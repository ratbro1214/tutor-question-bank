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ins w:id="0" w:author="Administrator" w:date="2023-11-24T14:21:44Z"/>
          <w:rFonts w:hint="eastAsia" w:ascii="宋体" w:hAnsi="宋体" w:eastAsia="宋体"/>
          <w:b/>
          <w:sz w:val="28"/>
          <w:szCs w:val="28"/>
        </w:rPr>
      </w:pPr>
      <w:r>
        <w:rPr>
          <w:rFonts w:hint="eastAsia" w:ascii="宋体" w:hAnsi="宋体" w:eastAsia="宋体"/>
          <w:b/>
          <w:sz w:val="28"/>
          <w:szCs w:val="28"/>
        </w:rPr>
        <w:t>高</w:t>
      </w:r>
      <w:del w:id="1" w:author="Administrator" w:date="2023-11-24T14:21:38Z">
        <w:bookmarkStart w:id="7" w:name="_GoBack"/>
        <w:bookmarkEnd w:id="7"/>
        <w:r>
          <w:rPr>
            <w:rFonts w:hint="default" w:ascii="宋体" w:hAnsi="宋体" w:eastAsia="宋体"/>
            <w:b/>
            <w:sz w:val="28"/>
            <w:szCs w:val="28"/>
            <w:lang w:val="en-US"/>
          </w:rPr>
          <w:delText>一</w:delText>
        </w:r>
      </w:del>
      <w:ins w:id="2" w:author="Administrator" w:date="2023-11-24T14:21:39Z">
        <w:r>
          <w:rPr>
            <w:rFonts w:hint="eastAsia" w:ascii="宋体" w:hAnsi="宋体" w:eastAsia="宋体"/>
            <w:b/>
            <w:sz w:val="28"/>
            <w:szCs w:val="28"/>
            <w:lang w:val="en-US" w:eastAsia="zh-CN"/>
          </w:rPr>
          <w:t>二</w:t>
        </w:r>
      </w:ins>
      <w:r>
        <w:rPr>
          <w:rFonts w:hint="eastAsia" w:ascii="宋体" w:hAnsi="宋体" w:eastAsia="宋体"/>
          <w:b/>
          <w:sz w:val="28"/>
          <w:szCs w:val="28"/>
        </w:rPr>
        <w:t>年级必修第</w:t>
      </w:r>
      <w:del w:id="3" w:author="Administrator" w:date="2023-11-24T14:21:51Z">
        <w:r>
          <w:rPr>
            <w:rFonts w:hint="default" w:ascii="宋体" w:hAnsi="宋体" w:eastAsia="宋体"/>
            <w:b/>
            <w:sz w:val="28"/>
            <w:szCs w:val="28"/>
            <w:lang w:val="en-US"/>
          </w:rPr>
          <w:delText>二</w:delText>
        </w:r>
      </w:del>
      <w:ins w:id="4" w:author="Administrator" w:date="2023-11-24T14:21:52Z">
        <w:r>
          <w:rPr>
            <w:rFonts w:hint="eastAsia" w:ascii="宋体" w:hAnsi="宋体" w:eastAsia="宋体"/>
            <w:b/>
            <w:sz w:val="28"/>
            <w:szCs w:val="28"/>
            <w:lang w:val="en-US" w:eastAsia="zh-CN"/>
          </w:rPr>
          <w:t>三</w:t>
        </w:r>
      </w:ins>
      <w:r>
        <w:rPr>
          <w:rFonts w:hint="eastAsia" w:ascii="宋体" w:hAnsi="宋体" w:eastAsia="宋体"/>
          <w:b/>
          <w:sz w:val="28"/>
          <w:szCs w:val="28"/>
        </w:rPr>
        <w:t>册第</w:t>
      </w:r>
      <w:r>
        <w:rPr>
          <w:rFonts w:hint="eastAsia" w:ascii="Times New Roman" w:hAnsi="Times New Roman" w:eastAsia="宋体"/>
          <w:b/>
          <w:sz w:val="28"/>
          <w:szCs w:val="28"/>
        </w:rPr>
        <w:t>11</w:t>
      </w:r>
      <w:r>
        <w:rPr>
          <w:rFonts w:hint="eastAsia" w:ascii="宋体" w:hAnsi="宋体" w:eastAsia="宋体"/>
          <w:b/>
          <w:sz w:val="28"/>
          <w:szCs w:val="28"/>
        </w:rPr>
        <w:t>单元设计</w:t>
      </w:r>
    </w:p>
    <w:p>
      <w:pPr>
        <w:spacing w:line="312" w:lineRule="auto"/>
        <w:jc w:val="center"/>
        <w:rPr>
          <w:del w:id="5" w:author="Administrator" w:date="2023-11-24T14:21:56Z"/>
          <w:rFonts w:hint="eastAsia" w:ascii="宋体" w:hAnsi="宋体" w:eastAsia="宋体"/>
          <w:b/>
          <w:sz w:val="28"/>
          <w:szCs w:val="28"/>
        </w:rPr>
      </w:pPr>
    </w:p>
    <w:p>
      <w:pPr>
        <w:spacing w:line="312" w:lineRule="auto"/>
        <w:ind w:firstLine="482" w:firstLineChars="200"/>
        <w:rPr>
          <w:rFonts w:ascii="宋体" w:hAnsi="宋体" w:eastAsia="宋体"/>
          <w:sz w:val="24"/>
          <w:szCs w:val="24"/>
        </w:rPr>
      </w:pPr>
      <w:r>
        <w:rPr>
          <w:rFonts w:hint="eastAsia" w:ascii="宋体" w:hAnsi="宋体" w:eastAsia="宋体"/>
          <w:b/>
          <w:bCs/>
          <w:sz w:val="24"/>
          <w:szCs w:val="24"/>
        </w:rPr>
        <w:t>一、单元教材教法分析</w:t>
      </w:r>
    </w:p>
    <w:p>
      <w:pPr>
        <w:snapToGrid w:val="0"/>
        <w:spacing w:line="312" w:lineRule="auto"/>
        <w:ind w:firstLine="482" w:firstLineChars="200"/>
        <w:rPr>
          <w:rFonts w:ascii="宋体" w:hAnsi="宋体" w:eastAsia="宋体"/>
          <w:b/>
          <w:sz w:val="24"/>
          <w:szCs w:val="24"/>
        </w:rPr>
      </w:pPr>
      <w:r>
        <w:rPr>
          <w:rFonts w:hint="eastAsia" w:ascii="Times New Roman" w:hAnsi="Times New Roman" w:eastAsia="宋体"/>
          <w:b/>
          <w:sz w:val="24"/>
          <w:szCs w:val="24"/>
        </w:rPr>
        <w:t>1</w:t>
      </w:r>
      <w:r>
        <w:rPr>
          <w:rFonts w:ascii="宋体" w:hAnsi="宋体" w:eastAsia="宋体"/>
          <w:b/>
          <w:sz w:val="24"/>
          <w:szCs w:val="24"/>
        </w:rPr>
        <w:t>.</w:t>
      </w:r>
      <w:r>
        <w:rPr>
          <w:rFonts w:hint="eastAsia" w:ascii="宋体" w:hAnsi="宋体" w:eastAsia="宋体"/>
          <w:b/>
          <w:sz w:val="24"/>
          <w:szCs w:val="24"/>
        </w:rPr>
        <w:t>教材内容：</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本单元内容为概率初步，共分为四节，分别是“</w:t>
      </w:r>
      <w:r>
        <w:rPr>
          <w:rFonts w:hint="eastAsia" w:ascii="Times New Roman" w:hAnsi="Times New Roman" w:eastAsia="宋体"/>
          <w:sz w:val="24"/>
          <w:szCs w:val="24"/>
        </w:rPr>
        <w:t>12</w:t>
      </w: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随机现象与样本空间”、“</w:t>
      </w:r>
      <w:r>
        <w:rPr>
          <w:rFonts w:hint="eastAsia" w:ascii="Times New Roman" w:hAnsi="Times New Roman" w:eastAsia="宋体"/>
          <w:sz w:val="24"/>
          <w:szCs w:val="24"/>
        </w:rPr>
        <w:t>12</w:t>
      </w: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古典概率”、“</w:t>
      </w:r>
      <w:r>
        <w:rPr>
          <w:rFonts w:hint="eastAsia" w:ascii="Times New Roman" w:hAnsi="Times New Roman" w:eastAsia="宋体"/>
          <w:sz w:val="24"/>
          <w:szCs w:val="24"/>
        </w:rPr>
        <w:t>12</w:t>
      </w:r>
      <w:r>
        <w:rPr>
          <w:rFonts w:hint="eastAsia" w:ascii="宋体" w:hAnsi="宋体" w:eastAsia="宋体"/>
          <w:sz w:val="24"/>
          <w:szCs w:val="24"/>
        </w:rPr>
        <w:t>.</w:t>
      </w:r>
      <w:r>
        <w:rPr>
          <w:rFonts w:hint="eastAsia" w:ascii="Times New Roman" w:hAnsi="Times New Roman" w:eastAsia="宋体"/>
          <w:sz w:val="24"/>
          <w:szCs w:val="24"/>
        </w:rPr>
        <w:t>3</w:t>
      </w:r>
      <w:r>
        <w:rPr>
          <w:rFonts w:hint="eastAsia" w:ascii="宋体" w:hAnsi="宋体" w:eastAsia="宋体"/>
          <w:sz w:val="24"/>
          <w:szCs w:val="24"/>
        </w:rPr>
        <w:t>频率与概率”、“</w:t>
      </w:r>
      <w:r>
        <w:rPr>
          <w:rFonts w:hint="eastAsia" w:ascii="Times New Roman" w:hAnsi="Times New Roman" w:eastAsia="宋体"/>
          <w:sz w:val="24"/>
          <w:szCs w:val="24"/>
        </w:rPr>
        <w:t>12</w:t>
      </w:r>
      <w:r>
        <w:rPr>
          <w:rFonts w:hint="eastAsia" w:ascii="宋体" w:hAnsi="宋体" w:eastAsia="宋体"/>
          <w:sz w:val="24"/>
          <w:szCs w:val="24"/>
        </w:rPr>
        <w:t>.</w:t>
      </w:r>
      <w:r>
        <w:rPr>
          <w:rFonts w:hint="eastAsia" w:ascii="Times New Roman" w:hAnsi="Times New Roman" w:eastAsia="宋体"/>
          <w:sz w:val="24"/>
          <w:szCs w:val="24"/>
        </w:rPr>
        <w:t>4</w:t>
      </w:r>
      <w:r>
        <w:rPr>
          <w:rFonts w:hint="eastAsia" w:ascii="宋体" w:hAnsi="宋体" w:eastAsia="宋体"/>
          <w:sz w:val="24"/>
          <w:szCs w:val="24"/>
        </w:rPr>
        <w:t>随机事件的独立性”．“随机现象与样本空间”内容包括随机现象、样本空间与事件.“古典概率”内容包括等可能性与概率、事件关系和运算、可加性.“频率与概率</w:t>
      </w:r>
      <w:r>
        <w:rPr>
          <w:rFonts w:ascii="宋体" w:hAnsi="宋体" w:eastAsia="宋体"/>
          <w:sz w:val="24"/>
          <w:szCs w:val="24"/>
        </w:rPr>
        <w:t>”</w:t>
      </w:r>
      <w:r>
        <w:rPr>
          <w:rFonts w:hint="eastAsia" w:ascii="宋体" w:hAnsi="宋体" w:eastAsia="宋体"/>
          <w:sz w:val="24"/>
          <w:szCs w:val="24"/>
        </w:rPr>
        <w:t>内容包括频率与概率.“随机事件的独立性”包括独立随机事件、事件的独立性.</w:t>
      </w:r>
    </w:p>
    <w:p>
      <w:pPr>
        <w:snapToGrid w:val="0"/>
        <w:spacing w:line="312" w:lineRule="auto"/>
        <w:ind w:firstLine="482" w:firstLineChars="200"/>
        <w:rPr>
          <w:rFonts w:ascii="宋体" w:hAnsi="宋体" w:eastAsia="宋体"/>
          <w:b/>
          <w:sz w:val="24"/>
          <w:szCs w:val="24"/>
        </w:rPr>
      </w:pPr>
      <w:r>
        <w:rPr>
          <w:rFonts w:ascii="Times New Roman" w:hAnsi="Times New Roman" w:eastAsia="宋体"/>
          <w:b/>
          <w:sz w:val="24"/>
          <w:szCs w:val="24"/>
        </w:rPr>
        <w:t>2</w:t>
      </w:r>
      <w:r>
        <w:rPr>
          <w:rFonts w:ascii="宋体" w:hAnsi="宋体" w:eastAsia="宋体"/>
          <w:b/>
          <w:sz w:val="24"/>
          <w:szCs w:val="24"/>
        </w:rPr>
        <w:t>.</w:t>
      </w:r>
      <w:r>
        <w:rPr>
          <w:rFonts w:hint="eastAsia" w:ascii="宋体" w:hAnsi="宋体" w:eastAsia="宋体"/>
          <w:b/>
          <w:sz w:val="24"/>
          <w:szCs w:val="24"/>
        </w:rPr>
        <w:t>教材内容解析：</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随机现象与样本空间”是一节与生活实际联系紧密的概念课，旨在在理解随机现象定义的基础上理解其核心思想——随机思想，有助于培养学生用一分为二、对立统一的辩证唯物主义观点分析问题和认识世界．生活中存在着大量的随机现象，用数学方法研究随机现象是概率论的任务．随机现象是通过试验来研究的，在大量试验或观察中，结果具有一定的统计规律性，概率论就是研究随机现象所具有的本质规律的一门数学学科．</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通过分析随机试验的可能结果，用适当的字母、数字或数对表示结果，构建样本空间，这是将实际问题数学化的关键步骤，也是提升学生数学抽象素养的重要途径.</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古典概率”的主要内容是古典概率模型、事件关系和运算以及概率的性质.古典概率模型是一种特殊的数学模型，也是一种最基本的概率模型，在概率论中占有相当重要的地位．古典概型的引入避免了大量的重复实验，而且可得到概率的准确值，学好它可以为学习其他概率奠定基础，同时有利于理解概率的概念，有助于计算一些事件的概率，有利于解释生活中的一些问题，起到承前启后的作用．本节课将感性认识与理性认识相结合，利用生活中大量实例归纳总结相关的数学概念及计算公式，用系统的眼光看待以前已经接触的一些知识，构建相应的数学模型．</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事件关系和运算的主要内容包括事件的包含、互斥、对立事件，以及并事件</w:t>
      </w:r>
      <w:r>
        <w:rPr>
          <w:rFonts w:hint="eastAsia" w:ascii="Times New Roman" w:hAnsi="Times New Roman" w:eastAsia="宋体"/>
          <w:sz w:val="24"/>
          <w:szCs w:val="24"/>
        </w:rPr>
        <w:t>(</w:t>
      </w:r>
      <w:r>
        <w:rPr>
          <w:rFonts w:hint="eastAsia" w:ascii="宋体" w:hAnsi="宋体" w:eastAsia="宋体"/>
          <w:sz w:val="24"/>
          <w:szCs w:val="24"/>
        </w:rPr>
        <w:t>或和事件</w:t>
      </w:r>
      <w:r>
        <w:rPr>
          <w:rFonts w:hint="eastAsia" w:ascii="Times New Roman" w:hAnsi="Times New Roman" w:eastAsia="宋体"/>
          <w:sz w:val="24"/>
          <w:szCs w:val="24"/>
        </w:rPr>
        <w:t>)</w:t>
      </w:r>
      <w:r>
        <w:rPr>
          <w:rFonts w:hint="eastAsia" w:ascii="宋体" w:hAnsi="宋体" w:eastAsia="宋体"/>
          <w:sz w:val="24"/>
          <w:szCs w:val="24"/>
        </w:rPr>
        <w:t>、交事件</w:t>
      </w:r>
      <w:r>
        <w:rPr>
          <w:rFonts w:hint="eastAsia" w:ascii="Times New Roman" w:hAnsi="Times New Roman" w:eastAsia="宋体"/>
          <w:sz w:val="24"/>
          <w:szCs w:val="24"/>
        </w:rPr>
        <w:t>(</w:t>
      </w:r>
      <w:r>
        <w:rPr>
          <w:rFonts w:hint="eastAsia" w:ascii="宋体" w:hAnsi="宋体" w:eastAsia="宋体"/>
          <w:sz w:val="24"/>
          <w:szCs w:val="24"/>
        </w:rPr>
        <w:t>积事件</w:t>
      </w:r>
      <w:r>
        <w:rPr>
          <w:rFonts w:hint="eastAsia" w:ascii="Times New Roman" w:hAnsi="Times New Roman" w:eastAsia="宋体"/>
          <w:sz w:val="24"/>
          <w:szCs w:val="24"/>
        </w:rPr>
        <w:t>)</w:t>
      </w:r>
      <w:r>
        <w:rPr>
          <w:rFonts w:hint="eastAsia" w:ascii="宋体" w:hAnsi="宋体" w:eastAsia="宋体"/>
          <w:sz w:val="24"/>
          <w:szCs w:val="24"/>
        </w:rPr>
        <w:t>等，通过与集合关系和运算的类比，可以更好地理解随机事件的关系和运算意义；可以用符号语言准确而简练地表示求解概率问题的过程；也有利于在选择性必修课程的概率内容中揭示随机变量的本质.</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频率与概率”的主要内容是频率的稳定性、频率与概率的联系与区别、用频率估计概率.伯努利大数定律是指频率具有稳定性，即在试验次数足够多时，频率会稳定地趋向于概率.这给出了由概率来表示可能性大小的理由，或者说概率在某种意义上是可以检验的.</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随机事件的独立性”主要内容是事件独立性的直观认识、两个事件独立性的定义、利用独立性简化概率的计算，两个事件的独立性是事件之间的一种特殊的关系，直观意义是两个事件发生与否互相不受影响，本质上是两个事件积的概率等于这两个事件概率的积.由于还没有条件概率的概念，从事件的关系和运算的角度研究概率的基本性质出发，通过具体例子引入事件的独立性的概念，这也是符合知识发展的逻辑性的.</w:t>
      </w:r>
    </w:p>
    <w:p>
      <w:pPr>
        <w:snapToGrid w:val="0"/>
        <w:spacing w:line="312" w:lineRule="auto"/>
        <w:ind w:firstLine="480" w:firstLineChars="200"/>
        <w:rPr>
          <w:rFonts w:ascii="宋体" w:hAnsi="宋体" w:eastAsia="宋体"/>
          <w:sz w:val="24"/>
          <w:szCs w:val="24"/>
        </w:rPr>
      </w:pPr>
      <w:r>
        <w:rPr>
          <w:rFonts w:hint="eastAsia" w:ascii="宋体" w:hAnsi="宋体" w:eastAsia="宋体"/>
          <w:sz w:val="24"/>
          <w:szCs w:val="24"/>
        </w:rPr>
        <w:t>本单元的学习可以帮助学生通过生活实例，体会随机现象、样本空间、样本点、随机事件等概念，领会古典概率模型的基本特征；认识到概率研究的对象是随机现象，是从不确定的角度认识客观世界的思维模式和解决问题的方法，感悟随机思想在解决实际问题中的作用，通过相关问题的解决，提升思维品质，体会偶然与必然的辩证思想.本单元重点提升数学建模、逻辑推理、数学运算和数学抽象素养.</w:t>
      </w:r>
    </w:p>
    <w:p>
      <w:pPr>
        <w:snapToGrid w:val="0"/>
        <w:spacing w:line="312" w:lineRule="auto"/>
        <w:ind w:firstLine="482" w:firstLineChars="200"/>
        <w:rPr>
          <w:rFonts w:ascii="宋体" w:hAnsi="宋体" w:eastAsia="宋体"/>
          <w:b/>
          <w:sz w:val="24"/>
          <w:szCs w:val="24"/>
        </w:rPr>
      </w:pPr>
      <w:r>
        <w:rPr>
          <w:rFonts w:hint="eastAsia" w:ascii="Times New Roman" w:hAnsi="Times New Roman" w:eastAsia="宋体"/>
          <w:b/>
          <w:sz w:val="24"/>
          <w:szCs w:val="24"/>
        </w:rPr>
        <w:t>3</w:t>
      </w:r>
      <w:r>
        <w:rPr>
          <w:rFonts w:ascii="宋体" w:hAnsi="宋体" w:eastAsia="宋体"/>
          <w:b/>
          <w:sz w:val="24"/>
          <w:szCs w:val="24"/>
        </w:rPr>
        <w:t>.</w:t>
      </w:r>
      <w:r>
        <w:rPr>
          <w:rFonts w:hint="eastAsia" w:ascii="宋体" w:hAnsi="宋体" w:eastAsia="宋体"/>
          <w:b/>
          <w:sz w:val="24"/>
          <w:szCs w:val="24"/>
        </w:rPr>
        <w:t>教材内容结构图：</w:t>
      </w:r>
    </w:p>
    <w:p>
      <w:pPr>
        <w:snapToGrid w:val="0"/>
        <w:spacing w:line="312" w:lineRule="auto"/>
        <w:ind w:firstLine="420" w:firstLineChars="200"/>
        <w:rPr>
          <w:rFonts w:ascii="宋体" w:hAnsi="宋体" w:eastAsia="宋体"/>
          <w:sz w:val="24"/>
          <w:szCs w:val="24"/>
        </w:rPr>
      </w:pPr>
      <w:r>
        <w:drawing>
          <wp:anchor distT="0" distB="0" distL="114300" distR="114300" simplePos="0" relativeHeight="251659264" behindDoc="0" locked="0" layoutInCell="1" allowOverlap="1">
            <wp:simplePos x="0" y="0"/>
            <wp:positionH relativeFrom="column">
              <wp:posOffset>1039495</wp:posOffset>
            </wp:positionH>
            <wp:positionV relativeFrom="paragraph">
              <wp:posOffset>234315</wp:posOffset>
            </wp:positionV>
            <wp:extent cx="3707130" cy="2580640"/>
            <wp:effectExtent l="0" t="0" r="1270" b="10160"/>
            <wp:wrapNone/>
            <wp:docPr id="2"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7"/>
                    <pic:cNvPicPr>
                      <a:picLocks noChangeAspect="1"/>
                    </pic:cNvPicPr>
                  </pic:nvPicPr>
                  <pic:blipFill>
                    <a:blip r:embed="rId4" cstate="print"/>
                    <a:stretch>
                      <a:fillRect/>
                    </a:stretch>
                  </pic:blipFill>
                  <pic:spPr>
                    <a:xfrm>
                      <a:off x="0" y="0"/>
                      <a:ext cx="3707130" cy="2580640"/>
                    </a:xfrm>
                    <a:prstGeom prst="rect">
                      <a:avLst/>
                    </a:prstGeom>
                    <a:noFill/>
                    <a:ln>
                      <a:noFill/>
                    </a:ln>
                  </pic:spPr>
                </pic:pic>
              </a:graphicData>
            </a:graphic>
          </wp:anchor>
        </w:drawing>
      </w:r>
    </w:p>
    <w:p>
      <w:pPr>
        <w:snapToGrid w:val="0"/>
        <w:spacing w:line="312" w:lineRule="auto"/>
        <w:ind w:firstLine="480" w:firstLineChars="200"/>
        <w:rPr>
          <w:rFonts w:ascii="宋体" w:hAnsi="宋体" w:eastAsia="宋体"/>
          <w:sz w:val="24"/>
          <w:szCs w:val="24"/>
        </w:rPr>
      </w:pPr>
    </w:p>
    <w:p>
      <w:pPr>
        <w:snapToGrid w:val="0"/>
        <w:spacing w:line="312" w:lineRule="auto"/>
        <w:ind w:firstLine="480" w:firstLineChars="200"/>
        <w:rPr>
          <w:rFonts w:ascii="宋体" w:hAnsi="宋体" w:eastAsia="宋体"/>
          <w:sz w:val="24"/>
          <w:szCs w:val="24"/>
        </w:rPr>
      </w:pPr>
    </w:p>
    <w:p>
      <w:pPr>
        <w:snapToGrid w:val="0"/>
        <w:spacing w:line="312" w:lineRule="auto"/>
        <w:rPr>
          <w:rFonts w:ascii="宋体" w:hAnsi="宋体" w:eastAsia="宋体"/>
          <w:sz w:val="24"/>
          <w:szCs w:val="24"/>
        </w:rPr>
      </w:pPr>
      <w:r>
        <w:rPr>
          <w:rFonts w:ascii="宋体" w:hAnsi="宋体" w:eastAsia="宋体"/>
          <w:sz w:val="24"/>
          <w:szCs w:val="24"/>
        </w:rPr>
        <w:t xml:space="preserve"> </w:t>
      </w:r>
    </w:p>
    <w:p>
      <w:pPr>
        <w:snapToGrid w:val="0"/>
        <w:spacing w:line="312" w:lineRule="auto"/>
        <w:ind w:firstLine="480" w:firstLineChars="200"/>
        <w:rPr>
          <w:rFonts w:ascii="Times New Roman" w:hAnsi="Times New Roman" w:eastAsia="宋体"/>
          <w:b/>
          <w:sz w:val="24"/>
          <w:szCs w:val="24"/>
        </w:rPr>
      </w:pPr>
      <w:r>
        <w:rPr>
          <w:sz w:val="24"/>
        </w:rPr>
        <w:pict>
          <v:shape id="文本框 6" o:spid="_x0000_s1026" o:spt="202" type="#_x0000_t202" style="position:absolute;left:0pt;margin-left:18.25pt;margin-top:4pt;height:20.65pt;width:63.65pt;z-index:2516602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">
            <v:path/>
            <v:fill focussize="0,0"/>
            <v:stroke weight="0.5pt" joinstyle="miter"/>
            <v:imagedata o:title=""/>
            <o:lock v:ext="edit"/>
            <v:textbox>
              <w:txbxContent>
                <w:p>
                  <w:pPr>
                    <w:jc w:val="center"/>
                    <w:rPr>
                      <w:rFonts w:ascii="宋体" w:hAnsi="宋体" w:eastAsia="宋体" w:cs="宋体"/>
                      <w:sz w:val="24"/>
                      <w:szCs w:val="24"/>
                    </w:rPr>
                  </w:pPr>
                  <w:r>
                    <w:rPr>
                      <w:rFonts w:hint="eastAsia" w:ascii="宋体" w:hAnsi="宋体" w:eastAsia="宋体" w:cs="宋体"/>
                      <w:szCs w:val="21"/>
                    </w:rPr>
                    <w:t>概率初步</w:t>
                  </w:r>
                </w:p>
              </w:txbxContent>
            </v:textbox>
          </v:shape>
        </w:pict>
      </w:r>
    </w:p>
    <w:p>
      <w:pPr>
        <w:snapToGrid w:val="0"/>
        <w:spacing w:line="312" w:lineRule="auto"/>
        <w:ind w:firstLine="480" w:firstLineChars="200"/>
        <w:rPr>
          <w:rFonts w:ascii="Times New Roman" w:hAnsi="Times New Roman" w:eastAsia="宋体"/>
          <w:b/>
          <w:sz w:val="24"/>
          <w:szCs w:val="24"/>
        </w:rPr>
      </w:pPr>
      <w:r>
        <w:rPr>
          <w:sz w:val="24"/>
        </w:rPr>
        <w:pict>
          <v:line id="直接连接符 8" o:spid="_x0000_s1202" o:spt="20" style="position:absolute;left:0pt;margin-left:50.1pt;margin-top:6.7pt;height:18.6pt;width:0.1pt;z-index:251662336;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">
            <v:path arrowok="t"/>
            <v:fill focussize="0,0"/>
            <v:stroke weight="1pt" color="#4472C4" joinstyle="miter"/>
            <v:imagedata o:title=""/>
            <o:lock v:ext="edit"/>
          </v:line>
        </w:pict>
      </w:r>
    </w:p>
    <w:p>
      <w:pPr>
        <w:snapToGrid w:val="0"/>
        <w:spacing w:line="312" w:lineRule="auto"/>
        <w:ind w:firstLine="480" w:firstLineChars="200"/>
        <w:rPr>
          <w:rFonts w:ascii="Times New Roman" w:hAnsi="Times New Roman" w:eastAsia="宋体"/>
          <w:b/>
          <w:sz w:val="24"/>
          <w:szCs w:val="24"/>
        </w:rPr>
      </w:pPr>
      <w:r>
        <w:rPr>
          <w:sz w:val="24"/>
        </w:rPr>
        <w:pict>
          <v:shape id="椭圆 7" o:spid="_x0000_s1201" o:spt="3" type="#_x0000_t3" style="position:absolute;left:0pt;margin-left:17.45pt;margin-top:7.35pt;height:38.15pt;width:65.45pt;z-index:251661312;v-text-anchor:middle;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">
            <v:path/>
            <v:fill on="f" focussize="0,0"/>
            <v:stroke weight="1pt" color="#2F5496" joinstyle="miter"/>
            <v:imagedata o:title=""/>
            <o:lock v:ext="edit"/>
          </v:shape>
        </w:pict>
      </w:r>
    </w:p>
    <w:p>
      <w:pPr>
        <w:snapToGrid w:val="0"/>
        <w:spacing w:line="312" w:lineRule="auto"/>
        <w:ind w:firstLine="630" w:firstLineChars="300"/>
        <w:rPr>
          <w:rFonts w:ascii="Times New Roman" w:hAnsi="Times New Roman" w:eastAsia="宋体"/>
          <w:b/>
          <w:sz w:val="24"/>
          <w:szCs w:val="24"/>
        </w:rPr>
      </w:pPr>
      <w:r>
        <w:rPr>
          <w:rFonts w:hint="eastAsia" w:ascii="Times New Roman" w:hAnsi="Times New Roman" w:eastAsia="宋体"/>
          <w:bCs/>
          <w:szCs w:val="21"/>
        </w:rPr>
        <w:t>随机思想</w:t>
      </w:r>
    </w:p>
    <w:p>
      <w:pPr>
        <w:snapToGrid w:val="0"/>
        <w:spacing w:line="312" w:lineRule="auto"/>
        <w:ind w:firstLine="482" w:firstLineChars="200"/>
        <w:rPr>
          <w:rFonts w:ascii="Times New Roman" w:hAnsi="Times New Roman" w:eastAsia="宋体"/>
          <w:b/>
          <w:sz w:val="24"/>
          <w:szCs w:val="24"/>
        </w:rPr>
      </w:pPr>
    </w:p>
    <w:p>
      <w:pPr>
        <w:snapToGrid w:val="0"/>
        <w:spacing w:line="312" w:lineRule="auto"/>
        <w:ind w:firstLine="482" w:firstLineChars="200"/>
        <w:rPr>
          <w:rFonts w:ascii="Times New Roman" w:hAnsi="Times New Roman" w:eastAsia="宋体"/>
          <w:b/>
          <w:sz w:val="24"/>
          <w:szCs w:val="24"/>
        </w:rPr>
      </w:pPr>
    </w:p>
    <w:p>
      <w:pPr>
        <w:snapToGrid w:val="0"/>
        <w:spacing w:line="312" w:lineRule="auto"/>
        <w:ind w:firstLine="482" w:firstLineChars="200"/>
        <w:rPr>
          <w:rFonts w:ascii="Times New Roman" w:hAnsi="Times New Roman" w:eastAsia="宋体"/>
          <w:b/>
          <w:sz w:val="24"/>
          <w:szCs w:val="24"/>
        </w:rPr>
      </w:pPr>
    </w:p>
    <w:p>
      <w:pPr>
        <w:snapToGrid w:val="0"/>
        <w:spacing w:line="312" w:lineRule="auto"/>
        <w:ind w:firstLine="482" w:firstLineChars="200"/>
        <w:rPr>
          <w:rFonts w:ascii="Times New Roman" w:hAnsi="Times New Roman" w:eastAsia="宋体"/>
          <w:b/>
          <w:sz w:val="24"/>
          <w:szCs w:val="24"/>
        </w:rPr>
      </w:pPr>
    </w:p>
    <w:p>
      <w:pPr>
        <w:snapToGrid w:val="0"/>
        <w:spacing w:line="312" w:lineRule="auto"/>
        <w:ind w:firstLine="420" w:firstLineChars="200"/>
        <w:rPr>
          <w:rFonts w:ascii="Times New Roman" w:hAnsi="Times New Roman" w:eastAsia="宋体"/>
          <w:b/>
          <w:sz w:val="24"/>
          <w:szCs w:val="24"/>
        </w:rPr>
      </w:pPr>
      <w:r>
        <w:drawing>
          <wp:inline distT="0" distB="0" distL="0" distR="0">
            <wp:extent cx="4692015" cy="460375"/>
            <wp:effectExtent l="0" t="0" r="13335"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cstate="print"/>
                    <a:stretch>
                      <a:fillRect/>
                    </a:stretch>
                  </pic:blipFill>
                  <pic:spPr>
                    <a:xfrm>
                      <a:off x="0" y="0"/>
                      <a:ext cx="4692015" cy="460375"/>
                    </a:xfrm>
                    <a:prstGeom prst="rect">
                      <a:avLst/>
                    </a:prstGeom>
                  </pic:spPr>
                </pic:pic>
              </a:graphicData>
            </a:graphic>
          </wp:inline>
        </w:drawing>
      </w:r>
    </w:p>
    <w:p>
      <w:pPr>
        <w:snapToGrid w:val="0"/>
        <w:spacing w:line="312" w:lineRule="auto"/>
        <w:ind w:firstLine="482" w:firstLineChars="200"/>
        <w:rPr>
          <w:rFonts w:ascii="Times New Roman" w:hAnsi="Times New Roman" w:eastAsia="宋体"/>
          <w:b/>
          <w:sz w:val="24"/>
          <w:szCs w:val="24"/>
        </w:rPr>
      </w:pPr>
    </w:p>
    <w:p>
      <w:pPr>
        <w:snapToGrid w:val="0"/>
        <w:spacing w:line="312" w:lineRule="auto"/>
        <w:ind w:firstLine="482" w:firstLineChars="200"/>
        <w:rPr>
          <w:rFonts w:ascii="宋体" w:hAnsi="宋体" w:eastAsia="宋体"/>
          <w:b/>
          <w:sz w:val="24"/>
          <w:szCs w:val="24"/>
        </w:rPr>
      </w:pPr>
      <w:r>
        <w:rPr>
          <w:rFonts w:ascii="Times New Roman" w:hAnsi="Times New Roman" w:eastAsia="宋体"/>
          <w:b/>
          <w:sz w:val="24"/>
          <w:szCs w:val="24"/>
        </w:rPr>
        <w:t>4</w:t>
      </w:r>
      <w:r>
        <w:rPr>
          <w:rFonts w:ascii="宋体" w:hAnsi="宋体" w:eastAsia="宋体"/>
          <w:b/>
          <w:sz w:val="24"/>
          <w:szCs w:val="24"/>
        </w:rPr>
        <w:t>.</w:t>
      </w:r>
      <w:r>
        <w:rPr>
          <w:rFonts w:hint="eastAsia" w:ascii="宋体" w:hAnsi="宋体" w:eastAsia="宋体"/>
          <w:b/>
          <w:sz w:val="24"/>
          <w:szCs w:val="24"/>
        </w:rPr>
        <w:t>教学建议</w:t>
      </w:r>
    </w:p>
    <w:p>
      <w:pPr>
        <w:spacing w:line="312" w:lineRule="auto"/>
        <w:ind w:firstLine="480" w:firstLineChars="200"/>
        <w:rPr>
          <w:rFonts w:ascii="宋体" w:hAnsi="宋体" w:eastAsia="宋体"/>
          <w:color w:val="000000" w:themeColor="text1"/>
          <w:sz w:val="24"/>
          <w:szCs w:val="24"/>
        </w:rPr>
      </w:pPr>
      <w:r>
        <w:rPr>
          <w:rFonts w:ascii="宋体" w:hAnsi="宋体" w:eastAsia="宋体"/>
          <w:color w:val="000000" w:themeColor="text1"/>
          <w:sz w:val="24"/>
          <w:szCs w:val="24"/>
        </w:rPr>
        <w:t>在概率的教学中，应引导学生通过日常生活中的实例了解随机事件与概率的意义，培养学生从直观现象出发去认识理论，并学习怎么把一个实际问题数学化．在随机事件和样本空间的教学中，应引导学生通过古典概型认识样本空间，理解随机事件发生的含义；理解古典概型的特征</w:t>
      </w:r>
      <w:r>
        <w:rPr>
          <w:rFonts w:hint="eastAsia" w:ascii="宋体" w:hAnsi="宋体" w:eastAsia="宋体"/>
          <w:color w:val="000000" w:themeColor="text1"/>
          <w:sz w:val="24"/>
          <w:szCs w:val="24"/>
        </w:rPr>
        <w:t>——</w:t>
      </w:r>
      <w:r>
        <w:rPr>
          <w:rFonts w:ascii="宋体" w:hAnsi="宋体" w:eastAsia="宋体"/>
          <w:color w:val="000000" w:themeColor="text1"/>
          <w:sz w:val="24"/>
          <w:szCs w:val="24"/>
        </w:rPr>
        <w:t>试验结果的有限性和每一个试验结果出现的等可能性，知道只有在这种特征下，才能定义古典概型中随机事件发生的概率．教学中要适当介绍基本计数方法</w:t>
      </w:r>
      <w:r>
        <w:rPr>
          <w:rFonts w:hint="eastAsia" w:ascii="Times New Roman" w:hAnsi="Times New Roman" w:eastAsia="宋体"/>
          <w:color w:val="000000" w:themeColor="text1"/>
          <w:sz w:val="24"/>
          <w:szCs w:val="24"/>
        </w:rPr>
        <w:t>(</w:t>
      </w:r>
      <w:r>
        <w:rPr>
          <w:rFonts w:ascii="宋体" w:hAnsi="宋体" w:eastAsia="宋体"/>
          <w:color w:val="000000" w:themeColor="text1"/>
          <w:sz w:val="24"/>
          <w:szCs w:val="24"/>
        </w:rPr>
        <w:t>如树状图、列表等</w:t>
      </w:r>
      <w:r>
        <w:rPr>
          <w:rFonts w:hint="eastAsia" w:ascii="Times New Roman" w:hAnsi="Times New Roman" w:eastAsia="宋体"/>
          <w:color w:val="000000" w:themeColor="text1"/>
          <w:sz w:val="24"/>
          <w:szCs w:val="24"/>
        </w:rPr>
        <w:t>)</w:t>
      </w:r>
      <w:r>
        <w:rPr>
          <w:rFonts w:ascii="宋体" w:hAnsi="宋体" w:eastAsia="宋体"/>
          <w:color w:val="000000" w:themeColor="text1"/>
          <w:sz w:val="24"/>
          <w:szCs w:val="24"/>
        </w:rPr>
        <w:t>，以计算古典概率中随机事件发生的概率．理解独立性，学会用独立性来计算概率．</w:t>
      </w:r>
    </w:p>
    <w:p>
      <w:pPr>
        <w:spacing w:line="312" w:lineRule="auto"/>
        <w:ind w:firstLine="480" w:firstLineChars="200"/>
        <w:rPr>
          <w:rFonts w:ascii="宋体" w:hAnsi="宋体" w:eastAsia="宋体"/>
          <w:color w:val="000000" w:themeColor="text1"/>
          <w:sz w:val="24"/>
          <w:szCs w:val="24"/>
        </w:rPr>
      </w:pPr>
      <w:r>
        <w:rPr>
          <w:rFonts w:ascii="宋体" w:hAnsi="宋体" w:eastAsia="宋体"/>
          <w:color w:val="000000" w:themeColor="text1"/>
          <w:sz w:val="24"/>
          <w:szCs w:val="24"/>
        </w:rPr>
        <w:t>概率教学的核心问题是让学生了解随机现象与概率的意义，加强与实际生活的联系，以科学的态度评价身边的一些随机现象．适当地增加学生间合作学习交流的机会，尽量让学生自己举出生活和学习中与古典概型有关的实例，并进行相互讨论，使学生在体会概率意义的同时，感受与他人合作的重要性以及培养实事求是的科学态度和锲而不舍的求学精神．</w:t>
      </w:r>
    </w:p>
    <w:p>
      <w:pPr>
        <w:spacing w:line="312" w:lineRule="auto"/>
        <w:ind w:firstLine="480" w:firstLineChars="200"/>
        <w:rPr>
          <w:rFonts w:ascii="宋体" w:hAnsi="宋体" w:eastAsia="宋体"/>
          <w:color w:val="000000" w:themeColor="text1"/>
          <w:sz w:val="24"/>
          <w:szCs w:val="24"/>
        </w:rPr>
      </w:pPr>
      <w:r>
        <w:rPr>
          <w:rFonts w:ascii="宋体" w:hAnsi="宋体" w:eastAsia="宋体"/>
          <w:color w:val="000000" w:themeColor="text1"/>
          <w:sz w:val="24"/>
          <w:szCs w:val="24"/>
        </w:rPr>
        <w:t>在数学建模、数据分析、逻辑推理、数学运算等方面落实抽象思维能力的培养，体会几何直观之外的直观，培养核心素养．</w:t>
      </w:r>
    </w:p>
    <w:p>
      <w:pPr>
        <w:spacing w:line="312" w:lineRule="auto"/>
        <w:ind w:firstLine="480" w:firstLineChars="200"/>
        <w:rPr>
          <w:rFonts w:ascii="宋体" w:hAnsi="宋体" w:eastAsia="宋体"/>
          <w:color w:val="000000" w:themeColor="text1"/>
          <w:sz w:val="24"/>
          <w:szCs w:val="24"/>
        </w:rPr>
      </w:pPr>
      <w:r>
        <w:rPr>
          <w:rFonts w:ascii="宋体" w:hAnsi="宋体" w:eastAsia="宋体"/>
          <w:color w:val="000000" w:themeColor="text1"/>
          <w:sz w:val="24"/>
          <w:szCs w:val="24"/>
        </w:rPr>
        <w:t>应该注意，在所有的概率性质中最重要的是可加性和独立性，教师应让学生认识到事件不相交时的加法公式与事件独立时的乘积公式是概率的自然特性．</w:t>
      </w:r>
    </w:p>
    <w:p>
      <w:pPr>
        <w:spacing w:line="312" w:lineRule="auto"/>
        <w:ind w:firstLine="480" w:firstLineChars="200"/>
        <w:rPr>
          <w:rFonts w:ascii="宋体" w:hAnsi="宋体"/>
          <w:color w:val="000000" w:themeColor="text1"/>
          <w:sz w:val="24"/>
          <w:szCs w:val="24"/>
        </w:rPr>
      </w:pPr>
      <w:r>
        <w:rPr>
          <w:rFonts w:ascii="宋体" w:hAnsi="宋体" w:eastAsia="宋体"/>
          <w:color w:val="000000" w:themeColor="text1"/>
          <w:sz w:val="24"/>
          <w:szCs w:val="24"/>
        </w:rPr>
        <w:t>鼓励学生尽可能运用实例和实物来熟悉随机现象，也可以运用计算器、计算机进行模拟活动，处理数据，更好地体会概率的意义和统计思想．例如，利用计算器产生随机数来模拟掷硬币试验等.</w:t>
      </w:r>
    </w:p>
    <w:p>
      <w:pPr>
        <w:spacing w:line="312" w:lineRule="auto"/>
        <w:ind w:firstLine="482" w:firstLineChars="200"/>
        <w:rPr>
          <w:rFonts w:ascii="宋体" w:hAnsi="宋体" w:eastAsia="宋体"/>
          <w:b/>
          <w:bCs/>
          <w:sz w:val="24"/>
          <w:szCs w:val="24"/>
        </w:rPr>
      </w:pPr>
      <w:r>
        <w:rPr>
          <w:rFonts w:hint="eastAsia" w:ascii="宋体" w:hAnsi="宋体" w:eastAsia="宋体"/>
          <w:b/>
          <w:bCs/>
          <w:sz w:val="24"/>
          <w:szCs w:val="24"/>
        </w:rPr>
        <w:t>二、单元教学目标</w:t>
      </w:r>
    </w:p>
    <w:p>
      <w:pPr>
        <w:spacing w:line="312" w:lineRule="auto"/>
        <w:jc w:val="center"/>
        <w:rPr>
          <w:rFonts w:ascii="宋体" w:hAnsi="宋体" w:eastAsia="宋体"/>
          <w:b/>
          <w:sz w:val="28"/>
          <w:szCs w:val="28"/>
        </w:rPr>
      </w:pPr>
      <w:r>
        <w:rPr>
          <w:rFonts w:hint="eastAsia" w:ascii="宋体" w:hAnsi="宋体" w:eastAsia="宋体"/>
          <w:b/>
          <w:sz w:val="28"/>
          <w:szCs w:val="28"/>
        </w:rPr>
        <w:t>表</w:t>
      </w:r>
      <w:r>
        <w:rPr>
          <w:rFonts w:hint="eastAsia" w:ascii="Times New Roman" w:hAnsi="Times New Roman" w:eastAsia="宋体"/>
          <w:b/>
          <w:sz w:val="28"/>
          <w:szCs w:val="28"/>
        </w:rPr>
        <w:t>1</w:t>
      </w:r>
      <w:r>
        <w:rPr>
          <w:rFonts w:hint="eastAsia" w:ascii="宋体" w:hAnsi="宋体" w:eastAsia="宋体"/>
          <w:b/>
          <w:sz w:val="28"/>
          <w:szCs w:val="28"/>
        </w:rPr>
        <w:t>：单元教学目标</w:t>
      </w:r>
    </w:p>
    <w:tbl>
      <w:tblPr>
        <w:tblStyle w:val="8"/>
        <w:tblW w:w="9498"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2835"/>
        <w:gridCol w:w="1276"/>
        <w:gridCol w:w="2126"/>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D8D8D8" w:themeFill="background1" w:themeFillShade="D9"/>
            <w:vAlign w:val="center"/>
          </w:tcPr>
          <w:p>
            <w:pPr>
              <w:widowControl/>
              <w:spacing w:line="312" w:lineRule="auto"/>
              <w:jc w:val="center"/>
              <w:rPr>
                <w:rFonts w:ascii="宋体" w:hAnsi="宋体" w:eastAsia="宋体" w:cs="宋体"/>
                <w:color w:val="000000"/>
                <w:kern w:val="0"/>
                <w:szCs w:val="21"/>
              </w:rPr>
            </w:pPr>
            <w:bookmarkStart w:id="0" w:name="_Hlk109117181"/>
            <w:r>
              <w:rPr>
                <w:rFonts w:hint="eastAsia" w:ascii="宋体" w:hAnsi="宋体" w:eastAsia="宋体" w:cs="宋体"/>
                <w:color w:val="000000"/>
                <w:kern w:val="0"/>
                <w:szCs w:val="21"/>
              </w:rPr>
              <w:t>目标序号</w:t>
            </w:r>
          </w:p>
        </w:tc>
        <w:tc>
          <w:tcPr>
            <w:tcW w:w="2835" w:type="dxa"/>
            <w:shd w:val="clear" w:color="auto" w:fill="D8D8D8" w:themeFill="background1" w:themeFillShade="D9"/>
            <w:noWrap/>
            <w:vAlign w:val="center"/>
          </w:tcPr>
          <w:p>
            <w:pPr>
              <w:widowControl/>
              <w:spacing w:line="312" w:lineRule="auto"/>
              <w:jc w:val="center"/>
              <w:rPr>
                <w:rFonts w:ascii="宋体" w:hAnsi="宋体" w:eastAsia="宋体" w:cs="宋体"/>
                <w:color w:val="000000"/>
                <w:kern w:val="0"/>
                <w:szCs w:val="21"/>
              </w:rPr>
            </w:pPr>
            <w:r>
              <w:rPr>
                <w:rFonts w:hint="eastAsia" w:ascii="宋体" w:hAnsi="宋体" w:eastAsia="宋体" w:cs="宋体"/>
                <w:color w:val="000000"/>
                <w:kern w:val="0"/>
                <w:szCs w:val="21"/>
              </w:rPr>
              <w:t>目标描述</w:t>
            </w:r>
          </w:p>
        </w:tc>
        <w:tc>
          <w:tcPr>
            <w:tcW w:w="1276" w:type="dxa"/>
            <w:shd w:val="clear" w:color="auto" w:fill="D8D8D8" w:themeFill="background1" w:themeFillShade="D9"/>
            <w:vAlign w:val="center"/>
          </w:tcPr>
          <w:p>
            <w:pPr>
              <w:widowControl/>
              <w:spacing w:line="312" w:lineRule="auto"/>
              <w:jc w:val="center"/>
              <w:rPr>
                <w:rFonts w:ascii="宋体" w:hAnsi="宋体" w:eastAsia="宋体" w:cs="宋体"/>
                <w:color w:val="000000"/>
                <w:kern w:val="0"/>
                <w:szCs w:val="21"/>
              </w:rPr>
            </w:pPr>
            <w:r>
              <w:rPr>
                <w:rFonts w:hint="eastAsia" w:ascii="宋体" w:hAnsi="宋体" w:eastAsia="宋体" w:cs="宋体"/>
                <w:color w:val="000000"/>
                <w:kern w:val="0"/>
                <w:szCs w:val="21"/>
              </w:rPr>
              <w:t>学习水平</w:t>
            </w:r>
          </w:p>
        </w:tc>
        <w:tc>
          <w:tcPr>
            <w:tcW w:w="2126" w:type="dxa"/>
            <w:shd w:val="clear" w:color="auto" w:fill="D8D8D8" w:themeFill="background1" w:themeFillShade="D9"/>
            <w:noWrap/>
            <w:vAlign w:val="center"/>
          </w:tcPr>
          <w:p>
            <w:pPr>
              <w:widowControl/>
              <w:spacing w:line="312" w:lineRule="auto"/>
              <w:jc w:val="center"/>
              <w:rPr>
                <w:rFonts w:ascii="宋体" w:hAnsi="宋体" w:eastAsia="宋体" w:cs="宋体"/>
                <w:kern w:val="0"/>
                <w:szCs w:val="21"/>
              </w:rPr>
            </w:pPr>
            <w:r>
              <w:rPr>
                <w:rFonts w:hint="eastAsia" w:ascii="宋体" w:hAnsi="宋体" w:eastAsia="宋体" w:cs="宋体"/>
                <w:kern w:val="0"/>
                <w:szCs w:val="21"/>
              </w:rPr>
              <w:t>对应学习要点</w:t>
            </w:r>
          </w:p>
          <w:p>
            <w:pPr>
              <w:widowControl/>
              <w:spacing w:line="312" w:lineRule="auto"/>
              <w:jc w:val="center"/>
              <w:rPr>
                <w:rFonts w:ascii="宋体" w:hAnsi="宋体" w:eastAsia="宋体" w:cs="宋体"/>
                <w:kern w:val="0"/>
                <w:szCs w:val="21"/>
              </w:rPr>
            </w:pPr>
            <w:r>
              <w:rPr>
                <w:rFonts w:hint="eastAsia" w:ascii="Times New Roman" w:hAnsi="Times New Roman" w:eastAsia="宋体" w:cs="宋体"/>
                <w:kern w:val="0"/>
                <w:szCs w:val="21"/>
              </w:rPr>
              <w:t>(</w:t>
            </w:r>
            <w:r>
              <w:rPr>
                <w:rFonts w:hint="eastAsia" w:ascii="宋体" w:hAnsi="宋体" w:eastAsia="宋体" w:cs="宋体"/>
                <w:kern w:val="0"/>
                <w:szCs w:val="21"/>
              </w:rPr>
              <w:t>可多个</w:t>
            </w:r>
            <w:r>
              <w:rPr>
                <w:rFonts w:hint="eastAsia" w:ascii="Times New Roman" w:hAnsi="Times New Roman" w:eastAsia="宋体" w:cs="宋体"/>
                <w:kern w:val="0"/>
                <w:szCs w:val="21"/>
              </w:rPr>
              <w:t>)</w:t>
            </w:r>
          </w:p>
        </w:tc>
        <w:tc>
          <w:tcPr>
            <w:tcW w:w="1984" w:type="dxa"/>
            <w:shd w:val="clear" w:color="auto" w:fill="D8D8D8" w:themeFill="background1" w:themeFillShade="D9"/>
            <w:noWrap/>
            <w:vAlign w:val="center"/>
          </w:tcPr>
          <w:p>
            <w:pPr>
              <w:widowControl/>
              <w:spacing w:line="312" w:lineRule="auto"/>
              <w:jc w:val="center"/>
              <w:rPr>
                <w:rFonts w:ascii="宋体" w:hAnsi="宋体" w:eastAsia="宋体" w:cs="宋体"/>
                <w:kern w:val="0"/>
                <w:szCs w:val="21"/>
              </w:rPr>
            </w:pPr>
            <w:r>
              <w:rPr>
                <w:rFonts w:hint="eastAsia" w:ascii="宋体" w:hAnsi="宋体" w:eastAsia="宋体" w:cs="宋体"/>
                <w:kern w:val="0"/>
                <w:szCs w:val="21"/>
              </w:rPr>
              <w:t>对应学科核心素养</w:t>
            </w:r>
            <w:r>
              <w:rPr>
                <w:rFonts w:hint="eastAsia" w:ascii="Times New Roman" w:hAnsi="Times New Roman" w:eastAsia="宋体" w:cs="宋体"/>
                <w:kern w:val="0"/>
                <w:szCs w:val="21"/>
              </w:rPr>
              <w:t>(</w:t>
            </w:r>
            <w:r>
              <w:rPr>
                <w:rFonts w:hint="eastAsia" w:ascii="宋体" w:hAnsi="宋体" w:eastAsia="宋体" w:cs="宋体"/>
                <w:kern w:val="0"/>
                <w:szCs w:val="21"/>
              </w:rPr>
              <w:t>可多个</w:t>
            </w:r>
            <w:r>
              <w:rPr>
                <w:rFonts w:hint="eastAsia" w:ascii="Times New Roman" w:hAnsi="Times New Roman" w:eastAsia="宋体" w:cs="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pacing w:line="312" w:lineRule="auto"/>
              <w:jc w:val="center"/>
              <w:rPr>
                <w:rFonts w:ascii="宋体" w:hAnsi="宋体" w:eastAsia="宋体"/>
                <w:color w:val="000000"/>
                <w:szCs w:val="21"/>
              </w:rPr>
            </w:pPr>
            <w:r>
              <w:rPr>
                <w:rFonts w:hint="eastAsia" w:ascii="宋体" w:hAnsi="宋体" w:eastAsia="宋体"/>
                <w:color w:val="000000"/>
                <w:szCs w:val="21"/>
              </w:rPr>
              <w:t>UN</w:t>
            </w:r>
            <w:r>
              <w:rPr>
                <w:rFonts w:hint="eastAsia" w:ascii="Times New Roman" w:hAnsi="Times New Roman" w:eastAsia="宋体"/>
                <w:color w:val="000000"/>
                <w:szCs w:val="21"/>
              </w:rPr>
              <w:t>1101</w:t>
            </w:r>
          </w:p>
        </w:tc>
        <w:tc>
          <w:tcPr>
            <w:tcW w:w="2835" w:type="dxa"/>
            <w:shd w:val="clear" w:color="auto" w:fill="E2EFD9" w:themeFill="accent6" w:themeFillTint="33"/>
            <w:noWrap/>
            <w:vAlign w:val="center"/>
          </w:tcPr>
          <w:p>
            <w:pPr>
              <w:widowControl/>
              <w:spacing w:line="312" w:lineRule="auto"/>
              <w:rPr>
                <w:rFonts w:ascii="宋体" w:hAnsi="宋体" w:eastAsia="宋体"/>
                <w:color w:val="000000"/>
                <w:szCs w:val="21"/>
              </w:rPr>
            </w:pPr>
            <w:r>
              <w:rPr>
                <w:rFonts w:hint="eastAsia" w:ascii="宋体" w:hAnsi="宋体" w:eastAsia="宋体"/>
                <w:color w:val="000000"/>
                <w:sz w:val="20"/>
                <w:szCs w:val="20"/>
              </w:rPr>
              <w:t>通过生活中的实例，了解随机现象的特征，理解样本空间、 样本点等概念及其关系.</w:t>
            </w:r>
          </w:p>
        </w:tc>
        <w:tc>
          <w:tcPr>
            <w:tcW w:w="1276" w:type="dxa"/>
            <w:shd w:val="clear" w:color="auto" w:fill="E2EFD9" w:themeFill="accent6" w:themeFillTint="33"/>
            <w:vAlign w:val="center"/>
          </w:tcPr>
          <w:p>
            <w:pPr>
              <w:widowControl/>
              <w:spacing w:line="312" w:lineRule="auto"/>
              <w:jc w:val="center"/>
              <w:rPr>
                <w:rFonts w:ascii="宋体" w:hAnsi="宋体" w:eastAsia="宋体"/>
                <w:color w:val="000000"/>
                <w:szCs w:val="21"/>
              </w:rPr>
            </w:pPr>
            <w:r>
              <w:rPr>
                <w:rFonts w:ascii="宋体" w:hAnsi="宋体" w:eastAsia="宋体"/>
                <w:color w:val="000000"/>
                <w:szCs w:val="21"/>
              </w:rPr>
              <w:t>L</w:t>
            </w:r>
            <w:r>
              <w:rPr>
                <w:rFonts w:ascii="Times New Roman" w:hAnsi="Times New Roman" w:eastAsia="宋体"/>
                <w:color w:val="000000"/>
                <w:szCs w:val="21"/>
              </w:rPr>
              <w:t>0</w:t>
            </w:r>
            <w:r>
              <w:rPr>
                <w:rFonts w:hint="eastAsia" w:ascii="Times New Roman" w:hAnsi="Times New Roman" w:eastAsia="宋体"/>
                <w:color w:val="000000"/>
                <w:szCs w:val="21"/>
              </w:rPr>
              <w:t>2</w:t>
            </w:r>
          </w:p>
        </w:tc>
        <w:tc>
          <w:tcPr>
            <w:tcW w:w="2126" w:type="dxa"/>
            <w:shd w:val="clear" w:color="auto" w:fill="E2EFD9" w:themeFill="accent6" w:themeFillTint="33"/>
            <w:noWrap/>
            <w:vAlign w:val="center"/>
          </w:tcPr>
          <w:p>
            <w:pPr>
              <w:widowControl/>
              <w:spacing w:line="312" w:lineRule="auto"/>
              <w:jc w:val="center"/>
              <w:rPr>
                <w:rFonts w:ascii="宋体" w:hAnsi="宋体" w:eastAsia="宋体"/>
                <w:color w:val="000000"/>
                <w:szCs w:val="21"/>
              </w:rPr>
            </w:pPr>
            <w:r>
              <w:rPr>
                <w:rFonts w:hint="eastAsia" w:ascii="宋体" w:hAnsi="宋体" w:eastAsia="宋体"/>
                <w:color w:val="000000"/>
                <w:sz w:val="20"/>
                <w:szCs w:val="20"/>
              </w:rPr>
              <w:t>确定性现象、随机现象、随机试验、样本空间、样本点、随机事件、必然事件、不可能事件</w:t>
            </w:r>
          </w:p>
        </w:tc>
        <w:tc>
          <w:tcPr>
            <w:tcW w:w="1984" w:type="dxa"/>
            <w:shd w:val="clear" w:color="auto" w:fill="E2EFD9" w:themeFill="accent6" w:themeFillTint="33"/>
            <w:noWrap/>
            <w:vAlign w:val="center"/>
          </w:tcPr>
          <w:p>
            <w:pPr>
              <w:widowControl/>
              <w:spacing w:line="312" w:lineRule="auto"/>
              <w:jc w:val="left"/>
              <w:rPr>
                <w:rFonts w:ascii="宋体" w:hAnsi="宋体" w:eastAsia="宋体"/>
                <w:color w:val="000000"/>
                <w:szCs w:val="21"/>
              </w:rPr>
            </w:pPr>
            <w:r>
              <w:rPr>
                <w:rFonts w:hint="eastAsia" w:ascii="宋体" w:hAnsi="宋体" w:eastAsia="宋体"/>
                <w:color w:val="000000"/>
                <w:szCs w:val="21"/>
              </w:rPr>
              <w:t>SXL</w:t>
            </w:r>
            <w:r>
              <w:rPr>
                <w:rFonts w:hint="eastAsia" w:ascii="Times New Roman" w:hAnsi="Times New Roman" w:eastAsia="宋体"/>
                <w:color w:val="000000"/>
                <w:szCs w:val="21"/>
              </w:rPr>
              <w:t>01</w:t>
            </w:r>
            <w:r>
              <w:rPr>
                <w:rFonts w:hint="eastAsia" w:ascii="宋体" w:hAnsi="宋体" w:eastAsia="宋体"/>
                <w:color w:val="000000"/>
                <w:szCs w:val="21"/>
              </w:rPr>
              <w:t>、SLX</w:t>
            </w:r>
            <w:r>
              <w:rPr>
                <w:rFonts w:hint="eastAsia" w:ascii="Times New Roman" w:hAnsi="Times New Roman" w:eastAsia="宋体"/>
                <w:color w:val="000000"/>
                <w:szCs w:val="21"/>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2</w:t>
            </w:r>
          </w:p>
        </w:tc>
        <w:tc>
          <w:tcPr>
            <w:tcW w:w="2835" w:type="dxa"/>
            <w:shd w:val="clear" w:color="auto" w:fill="E2EFD9" w:themeFill="accent6" w:themeFillTint="33"/>
            <w:noWrap/>
            <w:vAlign w:val="center"/>
          </w:tcPr>
          <w:p>
            <w:pPr>
              <w:widowControl/>
              <w:spacing w:line="312" w:lineRule="auto"/>
              <w:rPr>
                <w:rFonts w:ascii="宋体" w:hAnsi="宋体" w:eastAsia="宋体"/>
                <w:color w:val="000000"/>
                <w:sz w:val="20"/>
                <w:szCs w:val="20"/>
              </w:rPr>
            </w:pPr>
            <w:r>
              <w:rPr>
                <w:rFonts w:hint="eastAsia" w:ascii="宋体" w:hAnsi="宋体" w:eastAsia="宋体"/>
                <w:color w:val="000000"/>
                <w:sz w:val="20"/>
                <w:szCs w:val="20"/>
              </w:rPr>
              <w:t>了解等可能事件的含义，了解随机事件的并、交与互斥的含义，并能结合实例进行随机事件的并、交运算.</w:t>
            </w:r>
          </w:p>
        </w:tc>
        <w:tc>
          <w:tcPr>
            <w:tcW w:w="1276" w:type="dxa"/>
            <w:shd w:val="clear" w:color="auto" w:fill="E2EFD9" w:themeFill="accent6" w:themeFillTint="33"/>
            <w:vAlign w:val="center"/>
          </w:tcPr>
          <w:p>
            <w:pPr>
              <w:widowControl/>
              <w:spacing w:line="312" w:lineRule="auto"/>
              <w:jc w:val="center"/>
              <w:rPr>
                <w:rFonts w:ascii="宋体" w:hAnsi="宋体" w:eastAsia="宋体"/>
                <w:color w:val="000000"/>
                <w:sz w:val="20"/>
                <w:szCs w:val="20"/>
              </w:rPr>
            </w:pPr>
            <w:r>
              <w:rPr>
                <w:rFonts w:ascii="宋体" w:hAnsi="宋体" w:eastAsia="宋体"/>
                <w:color w:val="000000"/>
                <w:sz w:val="20"/>
                <w:szCs w:val="20"/>
              </w:rPr>
              <w:t>L</w:t>
            </w:r>
            <w:r>
              <w:rPr>
                <w:rFonts w:ascii="Times New Roman" w:hAnsi="Times New Roman" w:eastAsia="宋体"/>
                <w:color w:val="000000"/>
                <w:sz w:val="20"/>
                <w:szCs w:val="20"/>
              </w:rPr>
              <w:t>0</w:t>
            </w:r>
            <w:r>
              <w:rPr>
                <w:rFonts w:hint="eastAsia" w:ascii="Times New Roman" w:hAnsi="Times New Roman" w:eastAsia="宋体"/>
                <w:color w:val="000000"/>
                <w:sz w:val="20"/>
                <w:szCs w:val="20"/>
              </w:rPr>
              <w:t>3</w:t>
            </w:r>
          </w:p>
        </w:tc>
        <w:tc>
          <w:tcPr>
            <w:tcW w:w="2126" w:type="dxa"/>
            <w:shd w:val="clear" w:color="auto" w:fill="E2EFD9" w:themeFill="accent6" w:themeFillTint="33"/>
            <w:noWrap/>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 w:val="20"/>
                <w:szCs w:val="20"/>
              </w:rPr>
              <w:t>等可能性、事件的关系、事件的运算、互斥事件、对立事件</w:t>
            </w:r>
          </w:p>
        </w:tc>
        <w:tc>
          <w:tcPr>
            <w:tcW w:w="1984" w:type="dxa"/>
            <w:shd w:val="clear" w:color="auto" w:fill="E2EFD9" w:themeFill="accent6" w:themeFillTint="33"/>
            <w:noWrap/>
            <w:vAlign w:val="center"/>
          </w:tcPr>
          <w:p>
            <w:pPr>
              <w:widowControl/>
              <w:spacing w:line="312" w:lineRule="auto"/>
              <w:jc w:val="left"/>
              <w:rPr>
                <w:rFonts w:ascii="宋体" w:hAnsi="宋体" w:eastAsia="宋体"/>
                <w:color w:val="000000"/>
                <w:sz w:val="20"/>
                <w:szCs w:val="20"/>
              </w:rPr>
            </w:pPr>
            <w:r>
              <w:rPr>
                <w:rFonts w:hint="eastAsia" w:ascii="宋体" w:hAnsi="宋体" w:eastAsia="宋体"/>
                <w:color w:val="000000"/>
                <w:sz w:val="20"/>
                <w:szCs w:val="20"/>
              </w:rPr>
              <w:t>SXL</w:t>
            </w:r>
            <w:r>
              <w:rPr>
                <w:rFonts w:hint="eastAsia" w:ascii="Times New Roman" w:hAnsi="Times New Roman" w:eastAsia="宋体"/>
                <w:color w:val="000000"/>
                <w:sz w:val="20"/>
                <w:szCs w:val="20"/>
              </w:rPr>
              <w:t>01</w:t>
            </w:r>
            <w:r>
              <w:rPr>
                <w:rFonts w:hint="eastAsia" w:ascii="宋体" w:hAnsi="宋体" w:eastAsia="宋体"/>
                <w:color w:val="000000"/>
                <w:sz w:val="20"/>
                <w:szCs w:val="20"/>
              </w:rPr>
              <w:t>、</w:t>
            </w:r>
            <w:r>
              <w:rPr>
                <w:rFonts w:hint="eastAsia" w:ascii="宋体" w:hAnsi="宋体" w:eastAsia="宋体"/>
                <w:color w:val="000000"/>
                <w:szCs w:val="21"/>
              </w:rPr>
              <w:t>SLX</w:t>
            </w:r>
            <w:r>
              <w:rPr>
                <w:rFonts w:hint="eastAsia" w:ascii="Times New Roman" w:hAnsi="Times New Roman" w:eastAsia="宋体"/>
                <w:color w:val="000000"/>
                <w:szCs w:val="21"/>
              </w:rPr>
              <w:t>02</w:t>
            </w:r>
            <w:r>
              <w:rPr>
                <w:rFonts w:hint="eastAsia" w:ascii="宋体" w:hAnsi="宋体" w:eastAsia="宋体"/>
                <w:color w:val="000000"/>
                <w:szCs w:val="21"/>
              </w:rPr>
              <w:t>、SLX</w:t>
            </w:r>
            <w:r>
              <w:rPr>
                <w:rFonts w:hint="eastAsia" w:ascii="Times New Roman" w:hAnsi="Times New Roman" w:eastAsia="宋体"/>
                <w:color w:val="000000"/>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3</w:t>
            </w:r>
          </w:p>
        </w:tc>
        <w:tc>
          <w:tcPr>
            <w:tcW w:w="2835" w:type="dxa"/>
            <w:shd w:val="clear" w:color="auto" w:fill="E2EFD9" w:themeFill="accent6" w:themeFillTint="33"/>
            <w:noWrap/>
            <w:vAlign w:val="center"/>
          </w:tcPr>
          <w:p>
            <w:pPr>
              <w:widowControl/>
              <w:spacing w:line="312" w:lineRule="auto"/>
              <w:jc w:val="left"/>
              <w:rPr>
                <w:rFonts w:ascii="宋体" w:hAnsi="宋体" w:eastAsia="宋体"/>
                <w:color w:val="000000"/>
                <w:sz w:val="20"/>
                <w:szCs w:val="20"/>
              </w:rPr>
            </w:pPr>
            <w:r>
              <w:rPr>
                <w:rFonts w:hint="eastAsia" w:ascii="宋体" w:hAnsi="宋体" w:eastAsia="宋体"/>
                <w:color w:val="000000"/>
                <w:sz w:val="20"/>
                <w:szCs w:val="20"/>
              </w:rPr>
              <w:t>结合具体实例，理解古典概型， 能计算古典概型中简单随机事件的概率.</w:t>
            </w:r>
          </w:p>
        </w:tc>
        <w:tc>
          <w:tcPr>
            <w:tcW w:w="1276" w:type="dxa"/>
            <w:shd w:val="clear" w:color="auto" w:fill="E2EFD9" w:themeFill="accent6" w:themeFillTint="33"/>
            <w:vAlign w:val="center"/>
          </w:tcPr>
          <w:p>
            <w:pPr>
              <w:widowControl/>
              <w:spacing w:line="312" w:lineRule="auto"/>
              <w:jc w:val="center"/>
              <w:rPr>
                <w:rFonts w:ascii="宋体" w:hAnsi="宋体" w:eastAsia="宋体"/>
                <w:color w:val="000000"/>
                <w:sz w:val="20"/>
                <w:szCs w:val="20"/>
              </w:rPr>
            </w:pPr>
            <w:r>
              <w:rPr>
                <w:rFonts w:ascii="宋体" w:hAnsi="宋体" w:eastAsia="宋体"/>
                <w:color w:val="000000"/>
                <w:sz w:val="20"/>
                <w:szCs w:val="20"/>
              </w:rPr>
              <w:t>L</w:t>
            </w:r>
            <w:r>
              <w:rPr>
                <w:rFonts w:ascii="Times New Roman" w:hAnsi="Times New Roman" w:eastAsia="宋体"/>
                <w:color w:val="000000"/>
                <w:sz w:val="20"/>
                <w:szCs w:val="20"/>
              </w:rPr>
              <w:t>0</w:t>
            </w:r>
            <w:r>
              <w:rPr>
                <w:rFonts w:hint="eastAsia" w:ascii="Times New Roman" w:hAnsi="Times New Roman" w:eastAsia="宋体"/>
                <w:color w:val="000000"/>
                <w:sz w:val="20"/>
                <w:szCs w:val="20"/>
              </w:rPr>
              <w:t>3</w:t>
            </w:r>
          </w:p>
        </w:tc>
        <w:tc>
          <w:tcPr>
            <w:tcW w:w="2126" w:type="dxa"/>
            <w:shd w:val="clear" w:color="auto" w:fill="E2EFD9" w:themeFill="accent6" w:themeFillTint="33"/>
            <w:noWrap/>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 w:val="20"/>
                <w:szCs w:val="20"/>
              </w:rPr>
              <w:t>古典概率</w:t>
            </w:r>
          </w:p>
        </w:tc>
        <w:tc>
          <w:tcPr>
            <w:tcW w:w="1984" w:type="dxa"/>
            <w:shd w:val="clear" w:color="auto" w:fill="E2EFD9" w:themeFill="accent6" w:themeFillTint="33"/>
            <w:noWrap/>
            <w:vAlign w:val="center"/>
          </w:tcPr>
          <w:p>
            <w:pPr>
              <w:widowControl/>
              <w:spacing w:line="312" w:lineRule="auto"/>
              <w:jc w:val="left"/>
              <w:rPr>
                <w:rFonts w:ascii="宋体" w:hAnsi="宋体" w:eastAsia="宋体"/>
                <w:color w:val="000000"/>
                <w:sz w:val="20"/>
                <w:szCs w:val="20"/>
              </w:rPr>
            </w:pPr>
            <w:r>
              <w:rPr>
                <w:rFonts w:hint="eastAsia" w:ascii="宋体" w:hAnsi="宋体" w:eastAsia="宋体"/>
                <w:color w:val="000000"/>
                <w:szCs w:val="21"/>
              </w:rPr>
              <w:t>SXL</w:t>
            </w:r>
            <w:r>
              <w:rPr>
                <w:rFonts w:hint="eastAsia" w:ascii="Times New Roman" w:hAnsi="Times New Roman" w:eastAsia="宋体"/>
                <w:color w:val="000000"/>
                <w:szCs w:val="21"/>
              </w:rPr>
              <w:t>02</w:t>
            </w:r>
            <w:r>
              <w:rPr>
                <w:rFonts w:hint="eastAsia" w:ascii="宋体" w:hAnsi="宋体" w:eastAsia="宋体"/>
                <w:color w:val="000000"/>
                <w:szCs w:val="21"/>
              </w:rPr>
              <w:t>、SLX</w:t>
            </w:r>
            <w:r>
              <w:rPr>
                <w:rFonts w:hint="eastAsia" w:ascii="Times New Roman" w:hAnsi="Times New Roman" w:eastAsia="宋体"/>
                <w:color w:val="000000"/>
                <w:szCs w:val="21"/>
              </w:rPr>
              <w:t>03</w:t>
            </w:r>
            <w:r>
              <w:rPr>
                <w:rFonts w:hint="eastAsia" w:ascii="宋体" w:hAnsi="宋体" w:eastAsia="宋体"/>
                <w:color w:val="000000"/>
                <w:szCs w:val="21"/>
              </w:rPr>
              <w:t>、SLX</w:t>
            </w:r>
            <w:r>
              <w:rPr>
                <w:rFonts w:hint="eastAsia" w:ascii="Times New Roman" w:hAnsi="Times New Roman" w:eastAsia="宋体"/>
                <w:color w:val="000000"/>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4</w:t>
            </w:r>
          </w:p>
        </w:tc>
        <w:tc>
          <w:tcPr>
            <w:tcW w:w="2835" w:type="dxa"/>
            <w:shd w:val="clear" w:color="auto" w:fill="E2EFD9" w:themeFill="accent6" w:themeFillTint="33"/>
            <w:noWrap/>
            <w:vAlign w:val="center"/>
          </w:tcPr>
          <w:p>
            <w:pPr>
              <w:widowControl/>
              <w:spacing w:line="312" w:lineRule="auto"/>
              <w:jc w:val="left"/>
              <w:rPr>
                <w:rFonts w:ascii="宋体" w:hAnsi="宋体" w:eastAsia="宋体"/>
                <w:color w:val="000000"/>
                <w:sz w:val="20"/>
                <w:szCs w:val="20"/>
              </w:rPr>
            </w:pPr>
            <w:r>
              <w:rPr>
                <w:rFonts w:hint="eastAsia" w:ascii="宋体" w:hAnsi="宋体" w:eastAsia="宋体"/>
                <w:color w:val="000000"/>
                <w:sz w:val="20"/>
                <w:szCs w:val="20"/>
              </w:rPr>
              <w:t>通过实例，理解概率的性质，掌握随机事件概率的运算法则.</w:t>
            </w:r>
          </w:p>
        </w:tc>
        <w:tc>
          <w:tcPr>
            <w:tcW w:w="1276" w:type="dxa"/>
            <w:shd w:val="clear" w:color="auto" w:fill="E2EFD9" w:themeFill="accent6" w:themeFillTint="33"/>
            <w:vAlign w:val="center"/>
          </w:tcPr>
          <w:p>
            <w:pPr>
              <w:widowControl/>
              <w:spacing w:line="312" w:lineRule="auto"/>
              <w:jc w:val="center"/>
              <w:rPr>
                <w:rFonts w:ascii="宋体" w:hAnsi="宋体" w:eastAsia="宋体"/>
                <w:color w:val="000000"/>
                <w:sz w:val="20"/>
                <w:szCs w:val="20"/>
              </w:rPr>
            </w:pPr>
            <w:r>
              <w:rPr>
                <w:rFonts w:ascii="宋体" w:hAnsi="宋体" w:eastAsia="宋体"/>
                <w:color w:val="000000"/>
                <w:sz w:val="20"/>
                <w:szCs w:val="20"/>
              </w:rPr>
              <w:t>L</w:t>
            </w:r>
            <w:r>
              <w:rPr>
                <w:rFonts w:ascii="Times New Roman" w:hAnsi="Times New Roman" w:eastAsia="宋体"/>
                <w:color w:val="000000"/>
                <w:sz w:val="20"/>
                <w:szCs w:val="20"/>
              </w:rPr>
              <w:t>0</w:t>
            </w:r>
            <w:r>
              <w:rPr>
                <w:rFonts w:hint="eastAsia" w:ascii="Times New Roman" w:hAnsi="Times New Roman" w:eastAsia="宋体"/>
                <w:color w:val="000000"/>
                <w:sz w:val="20"/>
                <w:szCs w:val="20"/>
              </w:rPr>
              <w:t>3</w:t>
            </w:r>
          </w:p>
        </w:tc>
        <w:tc>
          <w:tcPr>
            <w:tcW w:w="2126" w:type="dxa"/>
            <w:shd w:val="clear" w:color="auto" w:fill="E2EFD9" w:themeFill="accent6" w:themeFillTint="33"/>
            <w:noWrap/>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 w:val="20"/>
                <w:szCs w:val="20"/>
              </w:rPr>
              <w:t>概率的性质（</w:t>
            </w:r>
            <w:r>
              <w:rPr>
                <w:rFonts w:hint="eastAsia" w:ascii="Times New Roman" w:hAnsi="Times New Roman" w:eastAsia="宋体"/>
                <w:color w:val="000000"/>
                <w:sz w:val="20"/>
                <w:szCs w:val="20"/>
              </w:rPr>
              <w:t>1</w:t>
            </w:r>
            <w:r>
              <w:rPr>
                <w:rFonts w:hint="eastAsia" w:ascii="宋体" w:hAnsi="宋体" w:eastAsia="宋体"/>
                <w:color w:val="000000"/>
                <w:sz w:val="20"/>
                <w:szCs w:val="20"/>
              </w:rPr>
              <w:t>-</w:t>
            </w:r>
            <w:r>
              <w:rPr>
                <w:rFonts w:hint="eastAsia" w:ascii="Times New Roman" w:hAnsi="Times New Roman" w:eastAsia="宋体"/>
                <w:color w:val="000000"/>
                <w:sz w:val="20"/>
                <w:szCs w:val="20"/>
              </w:rPr>
              <w:t>4，含互斥事件的概率可加性、对立事件的概率）</w:t>
            </w:r>
          </w:p>
        </w:tc>
        <w:tc>
          <w:tcPr>
            <w:tcW w:w="1984" w:type="dxa"/>
            <w:shd w:val="clear" w:color="auto" w:fill="E2EFD9" w:themeFill="accent6" w:themeFillTint="33"/>
            <w:noWrap/>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Cs w:val="21"/>
              </w:rPr>
              <w:t>SXL</w:t>
            </w:r>
            <w:r>
              <w:rPr>
                <w:rFonts w:hint="eastAsia" w:ascii="Times New Roman" w:hAnsi="Times New Roman" w:eastAsia="宋体"/>
                <w:color w:val="000000"/>
                <w:szCs w:val="21"/>
              </w:rPr>
              <w:t>01</w:t>
            </w:r>
            <w:r>
              <w:rPr>
                <w:rFonts w:hint="eastAsia" w:ascii="宋体" w:hAnsi="宋体" w:eastAsia="宋体"/>
                <w:color w:val="000000"/>
                <w:szCs w:val="21"/>
              </w:rPr>
              <w:t>、SXL</w:t>
            </w:r>
            <w:r>
              <w:rPr>
                <w:rFonts w:hint="eastAsia" w:ascii="Times New Roman" w:hAnsi="Times New Roman" w:eastAsia="宋体"/>
                <w:color w:val="000000"/>
                <w:szCs w:val="21"/>
              </w:rPr>
              <w:t>02</w:t>
            </w:r>
            <w:r>
              <w:rPr>
                <w:rFonts w:hint="eastAsia" w:ascii="宋体" w:hAnsi="宋体" w:eastAsia="宋体"/>
                <w:color w:val="000000"/>
                <w:szCs w:val="21"/>
              </w:rPr>
              <w:t>、SLX</w:t>
            </w:r>
            <w:r>
              <w:rPr>
                <w:rFonts w:hint="eastAsia" w:ascii="Times New Roman" w:hAnsi="Times New Roman" w:eastAsia="宋体"/>
                <w:color w:val="000000"/>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5</w:t>
            </w:r>
          </w:p>
        </w:tc>
        <w:tc>
          <w:tcPr>
            <w:tcW w:w="2835" w:type="dxa"/>
            <w:shd w:val="clear" w:color="auto" w:fill="E2EFD9" w:themeFill="accent6" w:themeFillTint="33"/>
            <w:noWrap/>
            <w:vAlign w:val="center"/>
          </w:tcPr>
          <w:p>
            <w:pPr>
              <w:widowControl/>
              <w:spacing w:line="312" w:lineRule="auto"/>
              <w:jc w:val="left"/>
              <w:rPr>
                <w:rFonts w:ascii="宋体" w:hAnsi="宋体" w:eastAsia="宋体"/>
                <w:color w:val="000000"/>
                <w:sz w:val="20"/>
                <w:szCs w:val="20"/>
              </w:rPr>
            </w:pPr>
            <w:r>
              <w:rPr>
                <w:rFonts w:hint="eastAsia" w:ascii="宋体" w:hAnsi="宋体" w:eastAsia="宋体"/>
                <w:color w:val="000000"/>
                <w:sz w:val="20"/>
                <w:szCs w:val="20"/>
              </w:rPr>
              <w:t>能结合实例， 用频率估计概率.</w:t>
            </w:r>
          </w:p>
        </w:tc>
        <w:tc>
          <w:tcPr>
            <w:tcW w:w="1276" w:type="dxa"/>
            <w:shd w:val="clear" w:color="auto" w:fill="E2EFD9" w:themeFill="accent6" w:themeFillTint="33"/>
            <w:vAlign w:val="center"/>
          </w:tcPr>
          <w:p>
            <w:pPr>
              <w:widowControl/>
              <w:spacing w:line="312" w:lineRule="auto"/>
              <w:jc w:val="center"/>
              <w:rPr>
                <w:rFonts w:ascii="宋体" w:hAnsi="宋体" w:eastAsia="宋体"/>
                <w:color w:val="000000"/>
                <w:sz w:val="20"/>
                <w:szCs w:val="20"/>
              </w:rPr>
            </w:pPr>
            <w:r>
              <w:rPr>
                <w:rFonts w:ascii="宋体" w:hAnsi="宋体" w:eastAsia="宋体"/>
                <w:color w:val="000000"/>
                <w:sz w:val="20"/>
                <w:szCs w:val="20"/>
              </w:rPr>
              <w:t>L</w:t>
            </w:r>
            <w:r>
              <w:rPr>
                <w:rFonts w:ascii="Times New Roman" w:hAnsi="Times New Roman" w:eastAsia="宋体"/>
                <w:color w:val="000000"/>
                <w:sz w:val="20"/>
                <w:szCs w:val="20"/>
              </w:rPr>
              <w:t>0</w:t>
            </w:r>
            <w:r>
              <w:rPr>
                <w:rFonts w:hint="eastAsia" w:ascii="Times New Roman" w:hAnsi="Times New Roman" w:eastAsia="宋体"/>
                <w:color w:val="000000"/>
                <w:sz w:val="20"/>
                <w:szCs w:val="20"/>
              </w:rPr>
              <w:t>3</w:t>
            </w:r>
          </w:p>
        </w:tc>
        <w:tc>
          <w:tcPr>
            <w:tcW w:w="2126" w:type="dxa"/>
            <w:shd w:val="clear" w:color="auto" w:fill="E2EFD9" w:themeFill="accent6" w:themeFillTint="33"/>
            <w:noWrap/>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 w:val="20"/>
                <w:szCs w:val="20"/>
              </w:rPr>
              <w:t>伯努利试验、伯努利大数定律、频率</w:t>
            </w:r>
            <w:r>
              <w:rPr>
                <w:rFonts w:hint="eastAsia" w:ascii="Times New Roman" w:hAnsi="Times New Roman" w:eastAsia="宋体"/>
                <w:color w:val="000000"/>
                <w:sz w:val="20"/>
                <w:szCs w:val="20"/>
              </w:rPr>
              <w:t>(</w:t>
            </w:r>
            <w:r>
              <w:rPr>
                <w:rFonts w:hint="eastAsia" w:ascii="宋体" w:hAnsi="宋体" w:eastAsia="宋体"/>
                <w:color w:val="000000"/>
                <w:sz w:val="20"/>
                <w:szCs w:val="20"/>
              </w:rPr>
              <w:t>经验概率</w:t>
            </w:r>
            <w:r>
              <w:rPr>
                <w:rFonts w:hint="eastAsia" w:ascii="Times New Roman" w:hAnsi="Times New Roman" w:eastAsia="宋体"/>
                <w:color w:val="000000"/>
                <w:sz w:val="20"/>
                <w:szCs w:val="20"/>
              </w:rPr>
              <w:t>)</w:t>
            </w:r>
          </w:p>
        </w:tc>
        <w:tc>
          <w:tcPr>
            <w:tcW w:w="1984" w:type="dxa"/>
            <w:shd w:val="clear" w:color="auto" w:fill="E2EFD9" w:themeFill="accent6" w:themeFillTint="33"/>
            <w:noWrap/>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Cs w:val="21"/>
              </w:rPr>
              <w:t>SLX</w:t>
            </w:r>
            <w:r>
              <w:rPr>
                <w:rFonts w:hint="eastAsia" w:ascii="Times New Roman" w:hAnsi="Times New Roman" w:eastAsia="宋体"/>
                <w:color w:val="000000"/>
                <w:szCs w:val="21"/>
              </w:rPr>
              <w:t>03</w:t>
            </w:r>
            <w:r>
              <w:rPr>
                <w:rFonts w:hint="eastAsia" w:ascii="宋体" w:hAnsi="宋体" w:eastAsia="宋体"/>
                <w:color w:val="000000"/>
                <w:szCs w:val="21"/>
              </w:rPr>
              <w:t>、SLX</w:t>
            </w:r>
            <w:r>
              <w:rPr>
                <w:rFonts w:hint="eastAsia" w:ascii="Times New Roman" w:hAnsi="Times New Roman" w:eastAsia="宋体"/>
                <w:color w:val="000000"/>
                <w:szCs w:val="21"/>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6</w:t>
            </w:r>
          </w:p>
        </w:tc>
        <w:tc>
          <w:tcPr>
            <w:tcW w:w="2835" w:type="dxa"/>
            <w:shd w:val="clear" w:color="auto" w:fill="E2EFD9" w:themeFill="accent6" w:themeFillTint="33"/>
            <w:noWrap/>
            <w:vAlign w:val="center"/>
          </w:tcPr>
          <w:p>
            <w:pPr>
              <w:widowControl/>
              <w:spacing w:line="312" w:lineRule="auto"/>
              <w:jc w:val="left"/>
              <w:rPr>
                <w:rFonts w:ascii="宋体" w:hAnsi="宋体" w:eastAsia="宋体"/>
                <w:color w:val="000000"/>
                <w:sz w:val="20"/>
                <w:szCs w:val="20"/>
              </w:rPr>
            </w:pPr>
            <w:r>
              <w:rPr>
                <w:rFonts w:hint="eastAsia" w:ascii="宋体" w:hAnsi="宋体" w:eastAsia="宋体"/>
                <w:color w:val="000000"/>
                <w:sz w:val="20"/>
                <w:szCs w:val="20"/>
              </w:rPr>
              <w:t>结合有限样本空间，了解两个随机事件独立性的含义，结合古典概型，利用独立性计算概率.</w:t>
            </w:r>
          </w:p>
        </w:tc>
        <w:tc>
          <w:tcPr>
            <w:tcW w:w="1276" w:type="dxa"/>
            <w:shd w:val="clear" w:color="auto" w:fill="E2EFD9" w:themeFill="accent6" w:themeFillTint="33"/>
          </w:tcPr>
          <w:p>
            <w:pPr>
              <w:widowControl/>
              <w:spacing w:line="312" w:lineRule="auto"/>
              <w:jc w:val="center"/>
              <w:rPr>
                <w:rFonts w:ascii="宋体" w:hAnsi="宋体" w:eastAsia="宋体"/>
                <w:color w:val="000000"/>
                <w:sz w:val="20"/>
                <w:szCs w:val="20"/>
              </w:rPr>
            </w:pPr>
          </w:p>
          <w:p>
            <w:pPr>
              <w:widowControl/>
              <w:spacing w:line="312" w:lineRule="auto"/>
              <w:ind w:firstLine="400" w:firstLineChars="200"/>
              <w:rPr>
                <w:rFonts w:ascii="宋体" w:hAnsi="宋体" w:eastAsia="宋体"/>
                <w:color w:val="000000"/>
                <w:sz w:val="20"/>
                <w:szCs w:val="20"/>
              </w:rPr>
            </w:pPr>
            <w:r>
              <w:rPr>
                <w:rFonts w:ascii="宋体" w:hAnsi="宋体" w:eastAsia="宋体"/>
                <w:color w:val="000000"/>
                <w:sz w:val="20"/>
                <w:szCs w:val="20"/>
              </w:rPr>
              <w:t>L</w:t>
            </w:r>
            <w:r>
              <w:rPr>
                <w:rFonts w:ascii="Times New Roman" w:hAnsi="Times New Roman" w:eastAsia="宋体"/>
                <w:color w:val="000000"/>
                <w:sz w:val="20"/>
                <w:szCs w:val="20"/>
              </w:rPr>
              <w:t>0</w:t>
            </w:r>
            <w:r>
              <w:rPr>
                <w:rFonts w:hint="eastAsia" w:ascii="Times New Roman" w:hAnsi="Times New Roman" w:eastAsia="宋体"/>
                <w:color w:val="000000"/>
                <w:sz w:val="20"/>
                <w:szCs w:val="20"/>
              </w:rPr>
              <w:t>3</w:t>
            </w:r>
          </w:p>
        </w:tc>
        <w:tc>
          <w:tcPr>
            <w:tcW w:w="2126" w:type="dxa"/>
            <w:shd w:val="clear" w:color="auto" w:fill="E2EFD9" w:themeFill="accent6" w:themeFillTint="33"/>
            <w:noWrap/>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 w:val="20"/>
                <w:szCs w:val="20"/>
              </w:rPr>
              <w:t>事件的独立性</w:t>
            </w:r>
          </w:p>
        </w:tc>
        <w:tc>
          <w:tcPr>
            <w:tcW w:w="1984" w:type="dxa"/>
            <w:shd w:val="clear" w:color="auto" w:fill="E2EFD9" w:themeFill="accent6" w:themeFillTint="33"/>
            <w:noWrap/>
            <w:vAlign w:val="center"/>
          </w:tcPr>
          <w:p>
            <w:pPr>
              <w:widowControl/>
              <w:spacing w:line="312" w:lineRule="auto"/>
              <w:jc w:val="center"/>
              <w:rPr>
                <w:rFonts w:ascii="宋体" w:hAnsi="宋体" w:eastAsia="宋体"/>
                <w:color w:val="000000"/>
                <w:sz w:val="20"/>
                <w:szCs w:val="20"/>
              </w:rPr>
            </w:pPr>
            <w:r>
              <w:rPr>
                <w:rFonts w:hint="eastAsia" w:ascii="宋体" w:hAnsi="宋体" w:eastAsia="宋体"/>
                <w:color w:val="000000"/>
                <w:szCs w:val="21"/>
              </w:rPr>
              <w:t>SXL</w:t>
            </w:r>
            <w:r>
              <w:rPr>
                <w:rFonts w:hint="eastAsia" w:ascii="Times New Roman" w:hAnsi="Times New Roman" w:eastAsia="宋体"/>
                <w:color w:val="000000"/>
                <w:szCs w:val="21"/>
              </w:rPr>
              <w:t>02</w:t>
            </w:r>
            <w:r>
              <w:rPr>
                <w:rFonts w:hint="eastAsia" w:ascii="宋体" w:hAnsi="宋体" w:eastAsia="宋体"/>
                <w:color w:val="000000"/>
                <w:szCs w:val="21"/>
              </w:rPr>
              <w:t>、SLX</w:t>
            </w:r>
            <w:r>
              <w:rPr>
                <w:rFonts w:hint="eastAsia" w:ascii="Times New Roman" w:hAnsi="Times New Roman" w:eastAsia="宋体"/>
                <w:color w:val="000000"/>
                <w:szCs w:val="21"/>
              </w:rPr>
              <w:t>03</w:t>
            </w:r>
          </w:p>
        </w:tc>
      </w:tr>
    </w:tbl>
    <w:p>
      <w:pPr>
        <w:spacing w:line="312" w:lineRule="auto"/>
        <w:jc w:val="center"/>
        <w:rPr>
          <w:rFonts w:ascii="宋体" w:hAnsi="宋体" w:eastAsia="宋体"/>
          <w:b/>
          <w:sz w:val="28"/>
          <w:szCs w:val="28"/>
        </w:rPr>
      </w:pPr>
      <w:r>
        <w:rPr>
          <w:rFonts w:hint="eastAsia" w:ascii="宋体" w:hAnsi="宋体" w:eastAsia="宋体"/>
          <w:b/>
          <w:sz w:val="28"/>
          <w:szCs w:val="28"/>
        </w:rPr>
        <w:t>表</w:t>
      </w:r>
      <w:r>
        <w:rPr>
          <w:rFonts w:hint="eastAsia" w:ascii="Times New Roman" w:hAnsi="Times New Roman" w:eastAsia="宋体"/>
          <w:b/>
          <w:sz w:val="28"/>
          <w:szCs w:val="28"/>
        </w:rPr>
        <w:t>2</w:t>
      </w:r>
      <w:r>
        <w:rPr>
          <w:rFonts w:ascii="宋体" w:hAnsi="宋体" w:eastAsia="宋体"/>
          <w:b/>
          <w:sz w:val="28"/>
          <w:szCs w:val="28"/>
        </w:rPr>
        <w:t>.</w:t>
      </w:r>
      <w:r>
        <w:rPr>
          <w:rFonts w:hint="eastAsia" w:ascii="宋体" w:hAnsi="宋体" w:eastAsia="宋体"/>
          <w:b/>
          <w:sz w:val="28"/>
          <w:szCs w:val="28"/>
        </w:rPr>
        <w:t>单元课时建议</w:t>
      </w:r>
    </w:p>
    <w:tbl>
      <w:tblPr>
        <w:tblStyle w:val="9"/>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367"/>
        <w:gridCol w:w="3079"/>
        <w:gridCol w:w="1225"/>
        <w:gridCol w:w="19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476" w:type="dxa"/>
            <w:tcBorders>
              <w:bottom w:val="single" w:color="auto" w:sz="4" w:space="0"/>
            </w:tcBorders>
            <w:shd w:val="clear" w:color="auto" w:fill="E7E6E6" w:themeFill="background2"/>
            <w:vAlign w:val="center"/>
          </w:tcPr>
          <w:p>
            <w:pPr>
              <w:spacing w:line="312" w:lineRule="auto"/>
              <w:jc w:val="center"/>
              <w:rPr>
                <w:rFonts w:ascii="宋体" w:hAnsi="宋体" w:eastAsia="宋体"/>
                <w:szCs w:val="21"/>
              </w:rPr>
            </w:pPr>
            <w:r>
              <w:rPr>
                <w:rFonts w:hint="eastAsia" w:ascii="宋体" w:hAnsi="宋体" w:eastAsia="宋体"/>
                <w:szCs w:val="21"/>
              </w:rPr>
              <w:t>课时</w:t>
            </w:r>
          </w:p>
        </w:tc>
        <w:tc>
          <w:tcPr>
            <w:tcW w:w="1367" w:type="dxa"/>
            <w:tcBorders>
              <w:bottom w:val="single" w:color="auto" w:sz="4" w:space="0"/>
            </w:tcBorders>
            <w:shd w:val="clear" w:color="auto" w:fill="E7E6E6" w:themeFill="background2"/>
            <w:vAlign w:val="center"/>
          </w:tcPr>
          <w:p>
            <w:pPr>
              <w:spacing w:line="312" w:lineRule="auto"/>
              <w:jc w:val="center"/>
              <w:rPr>
                <w:rFonts w:ascii="宋体" w:hAnsi="宋体" w:eastAsia="宋体"/>
                <w:szCs w:val="21"/>
              </w:rPr>
            </w:pPr>
            <w:r>
              <w:rPr>
                <w:rFonts w:hint="eastAsia" w:ascii="宋体" w:hAnsi="宋体" w:eastAsia="宋体"/>
                <w:szCs w:val="21"/>
              </w:rPr>
              <w:t>课题</w:t>
            </w:r>
          </w:p>
        </w:tc>
        <w:tc>
          <w:tcPr>
            <w:tcW w:w="3079" w:type="dxa"/>
            <w:tcBorders>
              <w:bottom w:val="single" w:color="auto" w:sz="4" w:space="0"/>
            </w:tcBorders>
            <w:shd w:val="clear" w:color="auto" w:fill="E7E6E6" w:themeFill="background2"/>
            <w:vAlign w:val="center"/>
          </w:tcPr>
          <w:p>
            <w:pPr>
              <w:spacing w:line="312" w:lineRule="auto"/>
              <w:jc w:val="center"/>
              <w:rPr>
                <w:rFonts w:ascii="宋体" w:hAnsi="宋体" w:eastAsia="宋体"/>
                <w:szCs w:val="21"/>
              </w:rPr>
            </w:pPr>
            <w:r>
              <w:rPr>
                <w:rFonts w:hint="eastAsia" w:ascii="宋体" w:hAnsi="宋体" w:eastAsia="宋体"/>
                <w:szCs w:val="21"/>
              </w:rPr>
              <w:t>课时教学目标</w:t>
            </w:r>
          </w:p>
        </w:tc>
        <w:tc>
          <w:tcPr>
            <w:tcW w:w="1225" w:type="dxa"/>
            <w:tcBorders>
              <w:bottom w:val="single" w:color="auto" w:sz="4" w:space="0"/>
            </w:tcBorders>
            <w:shd w:val="clear" w:color="auto" w:fill="E7E6E6" w:themeFill="background2"/>
            <w:vAlign w:val="center"/>
          </w:tcPr>
          <w:p>
            <w:pPr>
              <w:spacing w:line="312" w:lineRule="auto"/>
              <w:jc w:val="center"/>
              <w:rPr>
                <w:rFonts w:ascii="宋体" w:hAnsi="宋体" w:eastAsia="宋体"/>
                <w:szCs w:val="21"/>
              </w:rPr>
            </w:pPr>
            <w:r>
              <w:rPr>
                <w:rFonts w:hint="eastAsia" w:ascii="宋体" w:hAnsi="宋体" w:eastAsia="宋体"/>
                <w:szCs w:val="21"/>
              </w:rPr>
              <w:t>学习水平</w:t>
            </w:r>
          </w:p>
        </w:tc>
        <w:tc>
          <w:tcPr>
            <w:tcW w:w="1920" w:type="dxa"/>
            <w:tcBorders>
              <w:bottom w:val="single" w:color="auto" w:sz="4" w:space="0"/>
            </w:tcBorders>
            <w:shd w:val="clear" w:color="auto" w:fill="E7E6E6" w:themeFill="background2"/>
            <w:vAlign w:val="center"/>
          </w:tcPr>
          <w:p>
            <w:pPr>
              <w:spacing w:line="312" w:lineRule="auto"/>
              <w:jc w:val="center"/>
              <w:rPr>
                <w:rFonts w:ascii="宋体" w:hAnsi="宋体" w:eastAsia="宋体"/>
                <w:szCs w:val="21"/>
              </w:rPr>
            </w:pPr>
            <w:r>
              <w:rPr>
                <w:rFonts w:hint="eastAsia" w:ascii="宋体" w:hAnsi="宋体" w:eastAsia="宋体"/>
                <w:szCs w:val="21"/>
              </w:rPr>
              <w:t>对应的单元教学目标序号</w:t>
            </w:r>
          </w:p>
          <w:p>
            <w:pPr>
              <w:spacing w:line="312" w:lineRule="auto"/>
              <w:jc w:val="center"/>
              <w:rPr>
                <w:rFonts w:ascii="宋体" w:hAnsi="宋体" w:eastAsia="宋体"/>
                <w:szCs w:val="21"/>
              </w:rPr>
            </w:pPr>
            <w:r>
              <w:rPr>
                <w:rFonts w:hint="eastAsia" w:ascii="Times New Roman" w:hAnsi="Times New Roman" w:eastAsia="宋体"/>
                <w:sz w:val="18"/>
                <w:szCs w:val="18"/>
              </w:rPr>
              <w:t>(</w:t>
            </w:r>
            <w:r>
              <w:rPr>
                <w:rFonts w:hint="eastAsia" w:ascii="宋体" w:hAnsi="宋体" w:eastAsia="宋体"/>
                <w:sz w:val="18"/>
                <w:szCs w:val="18"/>
              </w:rPr>
              <w:t>可多个</w:t>
            </w:r>
            <w:r>
              <w:rPr>
                <w:rFonts w:hint="eastAsia" w:ascii="Times New Roman" w:hAnsi="Times New Roman" w:eastAsia="宋体"/>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76" w:type="dxa"/>
            <w:vMerge w:val="restart"/>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第</w:t>
            </w:r>
            <w:r>
              <w:rPr>
                <w:rFonts w:hint="eastAsia" w:ascii="Times New Roman" w:hAnsi="Times New Roman" w:eastAsia="宋体"/>
                <w:szCs w:val="21"/>
              </w:rPr>
              <w:t>1</w:t>
            </w:r>
            <w:r>
              <w:rPr>
                <w:rFonts w:hint="eastAsia" w:ascii="宋体" w:hAnsi="宋体" w:eastAsia="宋体"/>
                <w:szCs w:val="21"/>
              </w:rPr>
              <w:t>课时</w:t>
            </w:r>
          </w:p>
          <w:p>
            <w:pPr>
              <w:spacing w:line="312" w:lineRule="auto"/>
              <w:jc w:val="center"/>
              <w:rPr>
                <w:rFonts w:ascii="宋体" w:hAnsi="宋体" w:eastAsia="宋体"/>
                <w:szCs w:val="21"/>
              </w:rPr>
            </w:pPr>
            <w:r>
              <w:rPr>
                <w:rFonts w:hint="eastAsia" w:ascii="Times New Roman" w:hAnsi="Times New Roman" w:eastAsia="宋体"/>
                <w:szCs w:val="21"/>
              </w:rPr>
              <w:t>(</w:t>
            </w:r>
            <w:r>
              <w:rPr>
                <w:rFonts w:hint="eastAsia" w:ascii="宋体" w:hAnsi="宋体" w:eastAsia="宋体"/>
                <w:szCs w:val="21"/>
              </w:rPr>
              <w:t>UN</w:t>
            </w:r>
            <w:r>
              <w:rPr>
                <w:rFonts w:hint="eastAsia" w:ascii="Times New Roman" w:hAnsi="Times New Roman" w:eastAsia="宋体"/>
                <w:szCs w:val="21"/>
              </w:rPr>
              <w:t>11</w:t>
            </w:r>
            <w:r>
              <w:rPr>
                <w:rFonts w:hint="eastAsia" w:ascii="宋体" w:hAnsi="宋体" w:eastAsia="宋体"/>
                <w:szCs w:val="21"/>
              </w:rPr>
              <w:t>KS</w:t>
            </w:r>
            <w:r>
              <w:rPr>
                <w:rFonts w:ascii="Times New Roman" w:hAnsi="Times New Roman" w:eastAsia="宋体"/>
                <w:szCs w:val="21"/>
              </w:rPr>
              <w:t>01</w:t>
            </w:r>
            <w:r>
              <w:rPr>
                <w:rFonts w:hint="eastAsia" w:ascii="Times New Roman" w:hAnsi="Times New Roman" w:eastAsia="宋体"/>
                <w:szCs w:val="21"/>
              </w:rPr>
              <w:t>)</w:t>
            </w:r>
          </w:p>
        </w:tc>
        <w:tc>
          <w:tcPr>
            <w:tcW w:w="1367" w:type="dxa"/>
            <w:vMerge w:val="restart"/>
            <w:shd w:val="clear" w:color="auto" w:fill="E2EFD9" w:themeFill="accent6" w:themeFillTint="33"/>
            <w:vAlign w:val="center"/>
          </w:tcPr>
          <w:p>
            <w:pPr>
              <w:spacing w:line="312" w:lineRule="auto"/>
              <w:jc w:val="center"/>
              <w:rPr>
                <w:rFonts w:ascii="宋体" w:hAnsi="宋体" w:eastAsia="宋体" w:cs="宋体"/>
                <w:szCs w:val="21"/>
              </w:rPr>
            </w:pPr>
            <w:r>
              <w:rPr>
                <w:rFonts w:hint="eastAsia" w:ascii="宋体" w:hAnsi="宋体" w:eastAsia="宋体" w:cs="宋体"/>
                <w:snapToGrid w:val="0"/>
                <w:color w:val="000000"/>
                <w:spacing w:val="5"/>
                <w:kern w:val="0"/>
                <w:szCs w:val="21"/>
              </w:rPr>
              <w:t>随机现象与样本空间</w:t>
            </w:r>
            <w:r>
              <w:rPr>
                <w:rFonts w:hint="eastAsia" w:ascii="Times New Roman" w:hAnsi="Times New Roman" w:eastAsia="宋体" w:cs="宋体"/>
                <w:snapToGrid w:val="0"/>
                <w:color w:val="000000"/>
                <w:spacing w:val="5"/>
                <w:kern w:val="0"/>
                <w:szCs w:val="21"/>
              </w:rPr>
              <w:t>(1)</w:t>
            </w:r>
          </w:p>
        </w:tc>
        <w:tc>
          <w:tcPr>
            <w:tcW w:w="3079" w:type="dxa"/>
            <w:shd w:val="clear" w:color="auto" w:fill="E2EFD9" w:themeFill="accent6" w:themeFillTint="33"/>
            <w:vAlign w:val="center"/>
          </w:tcPr>
          <w:p>
            <w:pPr>
              <w:adjustRightInd w:val="0"/>
              <w:snapToGrid w:val="0"/>
              <w:spacing w:line="312" w:lineRule="auto"/>
              <w:rPr>
                <w:rFonts w:ascii="宋体" w:hAnsi="宋体" w:eastAsia="宋体" w:cs="宋体"/>
                <w:szCs w:val="21"/>
              </w:rPr>
            </w:pPr>
            <w:r>
              <w:rPr>
                <w:rFonts w:hint="eastAsia" w:ascii="宋体" w:hAnsi="宋体" w:eastAsia="宋体" w:cs="宋体"/>
                <w:snapToGrid w:val="0"/>
                <w:color w:val="000000"/>
                <w:szCs w:val="21"/>
              </w:rPr>
              <w:t>通过具体事例，认识随机现象在自然界、社会中普遍存在，理解随机现象的概念．</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02</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Cs w:val="21"/>
              </w:rPr>
              <w:t>UN</w:t>
            </w:r>
            <w:r>
              <w:rPr>
                <w:rFonts w:hint="eastAsia" w:ascii="Times New Roman" w:hAnsi="Times New Roman" w:eastAsia="宋体"/>
                <w:color w:val="000000"/>
                <w:szCs w:val="21"/>
              </w:rPr>
              <w:t>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szCs w:val="21"/>
              </w:rPr>
              <w:t>初步了解概率论的起源与发展历史，感悟数学的文化价值．</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01</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Cs w:val="21"/>
              </w:rPr>
              <w:t>UN</w:t>
            </w:r>
            <w:r>
              <w:rPr>
                <w:rFonts w:hint="eastAsia" w:ascii="Times New Roman" w:hAnsi="Times New Roman" w:eastAsia="宋体"/>
                <w:color w:val="000000"/>
                <w:szCs w:val="21"/>
              </w:rPr>
              <w:t>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476" w:type="dxa"/>
            <w:vMerge w:val="restart"/>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第</w:t>
            </w:r>
            <w:r>
              <w:rPr>
                <w:rFonts w:hint="eastAsia" w:ascii="Times New Roman" w:hAnsi="Times New Roman" w:eastAsia="宋体"/>
                <w:szCs w:val="21"/>
              </w:rPr>
              <w:t>2</w:t>
            </w:r>
            <w:r>
              <w:rPr>
                <w:rFonts w:hint="eastAsia" w:ascii="宋体" w:hAnsi="宋体" w:eastAsia="宋体"/>
                <w:szCs w:val="21"/>
              </w:rPr>
              <w:t>课时</w:t>
            </w:r>
          </w:p>
          <w:p>
            <w:pPr>
              <w:spacing w:line="312" w:lineRule="auto"/>
              <w:jc w:val="center"/>
              <w:rPr>
                <w:rFonts w:ascii="宋体" w:hAnsi="宋体" w:eastAsia="宋体"/>
                <w:szCs w:val="21"/>
              </w:rPr>
            </w:pPr>
            <w:r>
              <w:rPr>
                <w:rFonts w:hint="eastAsia" w:ascii="Times New Roman" w:hAnsi="Times New Roman" w:eastAsia="宋体"/>
                <w:szCs w:val="21"/>
              </w:rPr>
              <w:t>(</w:t>
            </w:r>
            <w:r>
              <w:rPr>
                <w:rFonts w:hint="eastAsia" w:ascii="宋体" w:hAnsi="宋体" w:eastAsia="宋体"/>
                <w:szCs w:val="21"/>
              </w:rPr>
              <w:t>UN</w:t>
            </w:r>
            <w:r>
              <w:rPr>
                <w:rFonts w:hint="eastAsia" w:ascii="Times New Roman" w:hAnsi="Times New Roman" w:eastAsia="宋体"/>
                <w:szCs w:val="21"/>
              </w:rPr>
              <w:t>11</w:t>
            </w:r>
            <w:r>
              <w:rPr>
                <w:rFonts w:hint="eastAsia" w:ascii="宋体" w:hAnsi="宋体" w:eastAsia="宋体"/>
                <w:szCs w:val="21"/>
              </w:rPr>
              <w:t>KS</w:t>
            </w:r>
            <w:r>
              <w:rPr>
                <w:rFonts w:ascii="Times New Roman" w:hAnsi="Times New Roman" w:eastAsia="宋体"/>
                <w:szCs w:val="21"/>
              </w:rPr>
              <w:t>02</w:t>
            </w:r>
            <w:r>
              <w:rPr>
                <w:rFonts w:hint="eastAsia" w:ascii="Times New Roman" w:hAnsi="Times New Roman" w:eastAsia="宋体"/>
                <w:szCs w:val="21"/>
              </w:rPr>
              <w:t>)</w:t>
            </w:r>
          </w:p>
        </w:tc>
        <w:tc>
          <w:tcPr>
            <w:tcW w:w="1367" w:type="dxa"/>
            <w:vMerge w:val="restart"/>
            <w:shd w:val="clear" w:color="auto" w:fill="E2EFD9" w:themeFill="accent6" w:themeFillTint="33"/>
            <w:vAlign w:val="center"/>
          </w:tcPr>
          <w:p>
            <w:pPr>
              <w:spacing w:line="312" w:lineRule="auto"/>
              <w:jc w:val="center"/>
              <w:rPr>
                <w:rFonts w:ascii="宋体" w:hAnsi="宋体" w:eastAsia="宋体" w:cs="宋体"/>
                <w:szCs w:val="21"/>
              </w:rPr>
            </w:pPr>
            <w:r>
              <w:rPr>
                <w:rFonts w:hint="eastAsia" w:ascii="宋体" w:hAnsi="宋体" w:eastAsia="宋体" w:cs="宋体"/>
                <w:snapToGrid w:val="0"/>
                <w:color w:val="000000"/>
                <w:spacing w:val="5"/>
                <w:kern w:val="0"/>
                <w:szCs w:val="21"/>
              </w:rPr>
              <w:t>随机现象与样本空间</w:t>
            </w:r>
            <w:r>
              <w:rPr>
                <w:rFonts w:hint="eastAsia" w:ascii="Times New Roman" w:hAnsi="Times New Roman" w:eastAsia="宋体" w:cs="宋体"/>
                <w:snapToGrid w:val="0"/>
                <w:color w:val="000000"/>
                <w:spacing w:val="5"/>
                <w:kern w:val="0"/>
                <w:szCs w:val="21"/>
              </w:rPr>
              <w:t>(2)</w:t>
            </w: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szCs w:val="21"/>
              </w:rPr>
              <w:t>通过具体实例，理解样本空间、样本点、事件</w:t>
            </w:r>
            <w:r>
              <w:rPr>
                <w:rFonts w:hint="eastAsia" w:ascii="Times New Roman" w:hAnsi="Times New Roman" w:eastAsia="宋体" w:cs="宋体"/>
                <w:snapToGrid w:val="0"/>
                <w:color w:val="000000"/>
                <w:szCs w:val="21"/>
              </w:rPr>
              <w:t>(</w:t>
            </w:r>
            <w:r>
              <w:rPr>
                <w:rFonts w:hint="eastAsia" w:ascii="宋体" w:hAnsi="宋体" w:eastAsia="宋体" w:cs="宋体"/>
                <w:snapToGrid w:val="0"/>
                <w:color w:val="000000"/>
                <w:szCs w:val="21"/>
              </w:rPr>
              <w:t>随机事件</w:t>
            </w:r>
            <w:r>
              <w:rPr>
                <w:rFonts w:hint="eastAsia" w:ascii="Times New Roman" w:hAnsi="Times New Roman" w:eastAsia="宋体" w:cs="宋体"/>
                <w:snapToGrid w:val="0"/>
                <w:color w:val="000000"/>
                <w:szCs w:val="21"/>
              </w:rPr>
              <w:t>)</w:t>
            </w:r>
            <w:r>
              <w:rPr>
                <w:rFonts w:hint="eastAsia" w:ascii="宋体" w:hAnsi="宋体" w:eastAsia="宋体" w:cs="宋体"/>
                <w:snapToGrid w:val="0"/>
                <w:color w:val="000000"/>
                <w:szCs w:val="21"/>
              </w:rPr>
              <w:t>的概念，发展数学抽象素养．</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02</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Cs w:val="21"/>
              </w:rPr>
              <w:t>UN</w:t>
            </w:r>
            <w:r>
              <w:rPr>
                <w:rFonts w:hint="eastAsia" w:ascii="Times New Roman" w:hAnsi="Times New Roman" w:eastAsia="宋体"/>
                <w:color w:val="000000"/>
                <w:szCs w:val="21"/>
              </w:rPr>
              <w:t>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szCs w:val="21"/>
              </w:rPr>
              <w:t>能够写出具体实例的样本空间和事件，发展数学建模素养.</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Cs w:val="21"/>
              </w:rPr>
              <w:t>UN</w:t>
            </w:r>
            <w:r>
              <w:rPr>
                <w:rFonts w:hint="eastAsia" w:ascii="Times New Roman" w:hAnsi="Times New Roman" w:eastAsia="宋体"/>
                <w:color w:val="000000"/>
                <w:szCs w:val="21"/>
              </w:rPr>
              <w:t>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第</w:t>
            </w:r>
            <w:r>
              <w:rPr>
                <w:rFonts w:hint="eastAsia" w:ascii="Times New Roman" w:hAnsi="Times New Roman" w:eastAsia="宋体"/>
                <w:szCs w:val="21"/>
              </w:rPr>
              <w:t>3</w:t>
            </w:r>
            <w:r>
              <w:rPr>
                <w:rFonts w:hint="eastAsia" w:ascii="宋体" w:hAnsi="宋体" w:eastAsia="宋体"/>
                <w:szCs w:val="21"/>
              </w:rPr>
              <w:t>课时</w:t>
            </w:r>
          </w:p>
          <w:p>
            <w:pPr>
              <w:spacing w:line="312" w:lineRule="auto"/>
              <w:jc w:val="center"/>
              <w:rPr>
                <w:rFonts w:ascii="宋体" w:hAnsi="宋体" w:eastAsia="宋体"/>
                <w:szCs w:val="21"/>
              </w:rPr>
            </w:pPr>
            <w:r>
              <w:rPr>
                <w:rFonts w:hint="eastAsia" w:ascii="Times New Roman" w:hAnsi="Times New Roman" w:eastAsia="宋体"/>
                <w:szCs w:val="21"/>
              </w:rPr>
              <w:t>(</w:t>
            </w:r>
            <w:r>
              <w:rPr>
                <w:rFonts w:hint="eastAsia" w:ascii="宋体" w:hAnsi="宋体" w:eastAsia="宋体"/>
                <w:szCs w:val="21"/>
              </w:rPr>
              <w:t>UN</w:t>
            </w:r>
            <w:r>
              <w:rPr>
                <w:rFonts w:hint="eastAsia" w:ascii="Times New Roman" w:hAnsi="Times New Roman" w:eastAsia="宋体"/>
                <w:szCs w:val="21"/>
              </w:rPr>
              <w:t>11</w:t>
            </w:r>
            <w:r>
              <w:rPr>
                <w:rFonts w:hint="eastAsia" w:ascii="宋体" w:hAnsi="宋体" w:eastAsia="宋体"/>
                <w:szCs w:val="21"/>
              </w:rPr>
              <w:t>KS</w:t>
            </w:r>
            <w:r>
              <w:rPr>
                <w:rFonts w:ascii="Times New Roman" w:hAnsi="Times New Roman" w:eastAsia="宋体"/>
                <w:szCs w:val="21"/>
              </w:rPr>
              <w:t>0</w:t>
            </w:r>
            <w:r>
              <w:rPr>
                <w:rFonts w:hint="eastAsia" w:ascii="Times New Roman" w:hAnsi="Times New Roman" w:eastAsia="宋体"/>
                <w:szCs w:val="21"/>
              </w:rPr>
              <w:t>3)</w:t>
            </w:r>
          </w:p>
        </w:tc>
        <w:tc>
          <w:tcPr>
            <w:tcW w:w="1367" w:type="dxa"/>
            <w:vMerge w:val="restart"/>
            <w:shd w:val="clear" w:color="auto" w:fill="E2EFD9" w:themeFill="accent6" w:themeFillTint="33"/>
            <w:vAlign w:val="center"/>
          </w:tcPr>
          <w:p>
            <w:pPr>
              <w:spacing w:line="312" w:lineRule="auto"/>
              <w:jc w:val="center"/>
              <w:rPr>
                <w:rFonts w:ascii="宋体" w:hAnsi="宋体" w:eastAsia="宋体" w:cs="宋体"/>
                <w:szCs w:val="21"/>
              </w:rPr>
            </w:pPr>
            <w:r>
              <w:rPr>
                <w:rFonts w:hint="eastAsia" w:ascii="宋体" w:hAnsi="宋体" w:eastAsia="宋体" w:cs="宋体"/>
                <w:snapToGrid w:val="0"/>
                <w:color w:val="000000"/>
                <w:spacing w:val="5"/>
                <w:kern w:val="0"/>
                <w:szCs w:val="21"/>
              </w:rPr>
              <w:t>古典概率</w:t>
            </w:r>
            <w:r>
              <w:rPr>
                <w:rFonts w:hint="eastAsia" w:ascii="Times New Roman" w:hAnsi="Times New Roman" w:eastAsia="宋体" w:cs="宋体"/>
                <w:snapToGrid w:val="0"/>
                <w:color w:val="000000"/>
                <w:spacing w:val="5"/>
                <w:kern w:val="0"/>
                <w:szCs w:val="21"/>
              </w:rPr>
              <w:t>(1)</w:t>
            </w:r>
          </w:p>
        </w:tc>
        <w:tc>
          <w:tcPr>
            <w:tcW w:w="3079" w:type="dxa"/>
            <w:shd w:val="clear" w:color="auto" w:fill="E2EFD9" w:themeFill="accent6" w:themeFillTint="33"/>
            <w:vAlign w:val="center"/>
          </w:tcPr>
          <w:p>
            <w:pPr>
              <w:spacing w:line="312" w:lineRule="auto"/>
              <w:rPr>
                <w:rFonts w:ascii="宋体" w:hAnsi="宋体" w:eastAsia="宋体" w:cs="宋体"/>
                <w:szCs w:val="21"/>
              </w:rPr>
            </w:pPr>
            <w:r>
              <w:rPr>
                <w:rStyle w:val="11"/>
                <w:rFonts w:hint="eastAsia" w:ascii="宋体" w:hAnsi="宋体" w:eastAsia="宋体" w:cs="宋体"/>
                <w:i w:val="0"/>
                <w:iCs w:val="0"/>
                <w:snapToGrid w:val="0"/>
                <w:color w:val="000000"/>
                <w:kern w:val="0"/>
                <w:szCs w:val="21"/>
              </w:rPr>
              <w:t>通过具体实例，理解组成古典概率模型的两个基本条件，会计算古典概率模型中简单随机事件的概率，发展数学运算素养．</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2、</w:t>
            </w: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spacing w:line="312" w:lineRule="auto"/>
              <w:rPr>
                <w:rFonts w:ascii="宋体" w:hAnsi="宋体" w:eastAsia="宋体" w:cs="宋体"/>
                <w:szCs w:val="21"/>
              </w:rPr>
            </w:pPr>
            <w:r>
              <w:rPr>
                <w:rStyle w:val="11"/>
                <w:rFonts w:hint="eastAsia" w:ascii="宋体" w:hAnsi="宋体" w:eastAsia="宋体" w:cs="宋体"/>
                <w:i w:val="0"/>
                <w:iCs w:val="0"/>
                <w:snapToGrid w:val="0"/>
                <w:color w:val="000000"/>
                <w:kern w:val="0"/>
                <w:szCs w:val="21"/>
              </w:rPr>
              <w:t>理解概率的基本性质，体会从具体到抽象，从特殊到一般的思想方法，发展数学建模素养．</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02</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第</w:t>
            </w:r>
            <w:r>
              <w:rPr>
                <w:rFonts w:hint="eastAsia" w:ascii="Times New Roman" w:hAnsi="Times New Roman" w:eastAsia="宋体"/>
                <w:szCs w:val="21"/>
              </w:rPr>
              <w:t>4</w:t>
            </w:r>
            <w:r>
              <w:rPr>
                <w:rFonts w:hint="eastAsia" w:ascii="宋体" w:hAnsi="宋体" w:eastAsia="宋体"/>
                <w:szCs w:val="21"/>
              </w:rPr>
              <w:t>课时</w:t>
            </w:r>
          </w:p>
          <w:p>
            <w:pPr>
              <w:spacing w:line="312" w:lineRule="auto"/>
              <w:jc w:val="center"/>
              <w:rPr>
                <w:rFonts w:ascii="宋体" w:hAnsi="宋体" w:eastAsia="宋体"/>
                <w:szCs w:val="21"/>
              </w:rPr>
            </w:pPr>
            <w:r>
              <w:rPr>
                <w:rFonts w:hint="eastAsia" w:ascii="Times New Roman" w:hAnsi="Times New Roman" w:eastAsia="宋体"/>
                <w:szCs w:val="21"/>
              </w:rPr>
              <w:t>(</w:t>
            </w:r>
            <w:r>
              <w:rPr>
                <w:rFonts w:hint="eastAsia" w:ascii="宋体" w:hAnsi="宋体" w:eastAsia="宋体"/>
                <w:szCs w:val="21"/>
              </w:rPr>
              <w:t>UN</w:t>
            </w:r>
            <w:r>
              <w:rPr>
                <w:rFonts w:hint="eastAsia" w:ascii="Times New Roman" w:hAnsi="Times New Roman" w:eastAsia="宋体"/>
                <w:szCs w:val="21"/>
              </w:rPr>
              <w:t>11</w:t>
            </w:r>
            <w:r>
              <w:rPr>
                <w:rFonts w:hint="eastAsia" w:ascii="宋体" w:hAnsi="宋体" w:eastAsia="宋体"/>
                <w:szCs w:val="21"/>
              </w:rPr>
              <w:t>KS</w:t>
            </w:r>
            <w:r>
              <w:rPr>
                <w:rFonts w:ascii="Times New Roman" w:hAnsi="Times New Roman" w:eastAsia="宋体"/>
                <w:szCs w:val="21"/>
              </w:rPr>
              <w:t>0</w:t>
            </w:r>
            <w:r>
              <w:rPr>
                <w:rFonts w:hint="eastAsia" w:ascii="Times New Roman" w:hAnsi="Times New Roman" w:eastAsia="宋体"/>
                <w:szCs w:val="21"/>
              </w:rPr>
              <w:t>4)</w:t>
            </w:r>
          </w:p>
        </w:tc>
        <w:tc>
          <w:tcPr>
            <w:tcW w:w="1367" w:type="dxa"/>
            <w:vMerge w:val="restart"/>
            <w:shd w:val="clear" w:color="auto" w:fill="E2EFD9" w:themeFill="accent6" w:themeFillTint="33"/>
            <w:vAlign w:val="center"/>
          </w:tcPr>
          <w:p>
            <w:pPr>
              <w:spacing w:line="312" w:lineRule="auto"/>
              <w:jc w:val="center"/>
              <w:rPr>
                <w:rFonts w:ascii="宋体" w:hAnsi="宋体" w:eastAsia="宋体" w:cs="宋体"/>
                <w:szCs w:val="21"/>
              </w:rPr>
            </w:pPr>
            <w:r>
              <w:rPr>
                <w:rFonts w:hint="eastAsia" w:ascii="宋体" w:hAnsi="宋体" w:eastAsia="宋体" w:cs="宋体"/>
                <w:snapToGrid w:val="0"/>
                <w:color w:val="000000"/>
                <w:spacing w:val="5"/>
                <w:kern w:val="0"/>
                <w:szCs w:val="21"/>
              </w:rPr>
              <w:t>古典概率</w:t>
            </w:r>
            <w:r>
              <w:rPr>
                <w:rFonts w:hint="eastAsia" w:ascii="Times New Roman" w:hAnsi="Times New Roman" w:eastAsia="宋体" w:cs="宋体"/>
                <w:snapToGrid w:val="0"/>
                <w:color w:val="000000"/>
                <w:spacing w:val="5"/>
                <w:kern w:val="0"/>
                <w:szCs w:val="21"/>
              </w:rPr>
              <w:t>(2)</w:t>
            </w: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kern w:val="0"/>
                <w:szCs w:val="21"/>
              </w:rPr>
              <w:t>会将一个随机试验依次分解为若干个等可能的随机试验，进而构造等可能的样本空间，发展逻辑推理素养．</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kern w:val="0"/>
                <w:szCs w:val="21"/>
              </w:rPr>
              <w:t>会计算古典概型中简单随机事件的概率，初步体会概率的语言和分析问题的思路，发展数学建模素养．</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第</w:t>
            </w:r>
            <w:r>
              <w:rPr>
                <w:rFonts w:hint="eastAsia" w:ascii="Times New Roman" w:hAnsi="Times New Roman" w:eastAsia="宋体"/>
                <w:szCs w:val="21"/>
              </w:rPr>
              <w:t>5</w:t>
            </w:r>
            <w:r>
              <w:rPr>
                <w:rFonts w:hint="eastAsia" w:ascii="宋体" w:hAnsi="宋体" w:eastAsia="宋体"/>
                <w:szCs w:val="21"/>
              </w:rPr>
              <w:t>课时</w:t>
            </w:r>
          </w:p>
          <w:p>
            <w:pPr>
              <w:spacing w:line="312" w:lineRule="auto"/>
              <w:jc w:val="center"/>
              <w:rPr>
                <w:rFonts w:ascii="宋体" w:hAnsi="宋体" w:eastAsia="宋体"/>
                <w:szCs w:val="21"/>
              </w:rPr>
            </w:pPr>
            <w:r>
              <w:rPr>
                <w:rFonts w:hint="eastAsia" w:ascii="Times New Roman" w:hAnsi="Times New Roman" w:eastAsia="宋体"/>
                <w:szCs w:val="21"/>
              </w:rPr>
              <w:t>(</w:t>
            </w:r>
            <w:r>
              <w:rPr>
                <w:rFonts w:hint="eastAsia" w:ascii="宋体" w:hAnsi="宋体" w:eastAsia="宋体"/>
                <w:szCs w:val="21"/>
              </w:rPr>
              <w:t>UN</w:t>
            </w:r>
            <w:r>
              <w:rPr>
                <w:rFonts w:hint="eastAsia" w:ascii="Times New Roman" w:hAnsi="Times New Roman" w:eastAsia="宋体"/>
                <w:szCs w:val="21"/>
              </w:rPr>
              <w:t>11</w:t>
            </w:r>
            <w:r>
              <w:rPr>
                <w:rFonts w:hint="eastAsia" w:ascii="宋体" w:hAnsi="宋体" w:eastAsia="宋体"/>
                <w:szCs w:val="21"/>
              </w:rPr>
              <w:t>KS</w:t>
            </w:r>
            <w:r>
              <w:rPr>
                <w:rFonts w:ascii="Times New Roman" w:hAnsi="Times New Roman" w:eastAsia="宋体"/>
                <w:szCs w:val="21"/>
              </w:rPr>
              <w:t>0</w:t>
            </w:r>
            <w:r>
              <w:rPr>
                <w:rFonts w:hint="eastAsia" w:ascii="Times New Roman" w:hAnsi="Times New Roman" w:eastAsia="宋体"/>
                <w:szCs w:val="21"/>
              </w:rPr>
              <w:t>5)</w:t>
            </w:r>
          </w:p>
        </w:tc>
        <w:tc>
          <w:tcPr>
            <w:tcW w:w="1367" w:type="dxa"/>
            <w:vMerge w:val="restart"/>
            <w:shd w:val="clear" w:color="auto" w:fill="E2EFD9" w:themeFill="accent6" w:themeFillTint="33"/>
            <w:vAlign w:val="center"/>
          </w:tcPr>
          <w:p>
            <w:pPr>
              <w:spacing w:line="312" w:lineRule="auto"/>
              <w:jc w:val="center"/>
              <w:rPr>
                <w:rFonts w:ascii="宋体" w:hAnsi="宋体" w:eastAsia="宋体" w:cs="宋体"/>
                <w:szCs w:val="21"/>
              </w:rPr>
            </w:pPr>
            <w:r>
              <w:rPr>
                <w:rFonts w:hint="eastAsia" w:ascii="宋体" w:hAnsi="宋体" w:eastAsia="宋体" w:cs="宋体"/>
                <w:snapToGrid w:val="0"/>
                <w:color w:val="000000"/>
                <w:spacing w:val="5"/>
                <w:kern w:val="0"/>
                <w:szCs w:val="21"/>
              </w:rPr>
              <w:t>古典概率</w:t>
            </w:r>
            <w:r>
              <w:rPr>
                <w:rFonts w:hint="eastAsia" w:ascii="Times New Roman" w:hAnsi="Times New Roman" w:eastAsia="宋体" w:cs="宋体"/>
                <w:snapToGrid w:val="0"/>
                <w:color w:val="000000"/>
                <w:spacing w:val="5"/>
                <w:kern w:val="0"/>
                <w:szCs w:val="21"/>
              </w:rPr>
              <w:t>(3)</w:t>
            </w:r>
          </w:p>
        </w:tc>
        <w:tc>
          <w:tcPr>
            <w:tcW w:w="3079" w:type="dxa"/>
            <w:shd w:val="clear" w:color="auto" w:fill="E2EFD9" w:themeFill="accent6" w:themeFillTint="33"/>
            <w:vAlign w:val="center"/>
          </w:tcPr>
          <w:p>
            <w:pPr>
              <w:spacing w:line="312" w:lineRule="auto"/>
              <w:rPr>
                <w:rFonts w:ascii="宋体" w:hAnsi="宋体" w:eastAsia="宋体" w:cs="宋体"/>
                <w:szCs w:val="21"/>
              </w:rPr>
            </w:pPr>
            <w:r>
              <w:rPr>
                <w:rStyle w:val="11"/>
                <w:rFonts w:hint="eastAsia" w:ascii="宋体" w:hAnsi="宋体" w:eastAsia="宋体" w:cs="宋体"/>
                <w:i w:val="0"/>
                <w:iCs w:val="0"/>
                <w:snapToGrid w:val="0"/>
                <w:color w:val="000000"/>
                <w:kern w:val="0"/>
                <w:szCs w:val="21"/>
              </w:rPr>
              <w:t>了解样本空间中事件与样本空间的子集的对应关系，懂得事件的关系、运算的含义，理解互斥事件与对立事件的概念，发展数学抽象素养.</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02</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spacing w:line="312" w:lineRule="auto"/>
              <w:jc w:val="left"/>
              <w:rPr>
                <w:rFonts w:ascii="宋体" w:hAnsi="宋体" w:eastAsia="宋体" w:cs="宋体"/>
                <w:szCs w:val="21"/>
              </w:rPr>
            </w:pPr>
            <w:r>
              <w:rPr>
                <w:rStyle w:val="11"/>
                <w:rFonts w:hint="eastAsia" w:ascii="宋体" w:hAnsi="宋体" w:eastAsia="宋体" w:cs="宋体"/>
                <w:i w:val="0"/>
                <w:iCs w:val="0"/>
                <w:snapToGrid w:val="0"/>
                <w:color w:val="000000"/>
                <w:kern w:val="0"/>
                <w:szCs w:val="21"/>
              </w:rPr>
              <w:t>能在熟悉的情境中用集合的关系、运算表示事件的关系、运算，了解一些基本的事件运算的性质并能说明理由，发展逻辑推理素养.</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第</w:t>
            </w:r>
            <w:r>
              <w:rPr>
                <w:rFonts w:hint="eastAsia" w:ascii="Times New Roman" w:hAnsi="Times New Roman" w:eastAsia="宋体"/>
                <w:szCs w:val="21"/>
              </w:rPr>
              <w:t>6</w:t>
            </w:r>
            <w:r>
              <w:rPr>
                <w:rFonts w:hint="eastAsia" w:ascii="宋体" w:hAnsi="宋体" w:eastAsia="宋体"/>
                <w:szCs w:val="21"/>
              </w:rPr>
              <w:t>课时</w:t>
            </w:r>
          </w:p>
          <w:p>
            <w:pPr>
              <w:spacing w:line="312" w:lineRule="auto"/>
              <w:jc w:val="center"/>
              <w:rPr>
                <w:rFonts w:ascii="宋体" w:hAnsi="宋体" w:eastAsia="宋体"/>
                <w:szCs w:val="21"/>
              </w:rPr>
            </w:pPr>
            <w:r>
              <w:rPr>
                <w:rFonts w:hint="eastAsia" w:ascii="Times New Roman" w:hAnsi="Times New Roman" w:eastAsia="宋体"/>
                <w:szCs w:val="21"/>
              </w:rPr>
              <w:t>(</w:t>
            </w:r>
            <w:r>
              <w:rPr>
                <w:rFonts w:hint="eastAsia" w:ascii="宋体" w:hAnsi="宋体" w:eastAsia="宋体"/>
                <w:szCs w:val="21"/>
              </w:rPr>
              <w:t>UN</w:t>
            </w:r>
            <w:r>
              <w:rPr>
                <w:rFonts w:hint="eastAsia" w:ascii="Times New Roman" w:hAnsi="Times New Roman" w:eastAsia="宋体"/>
                <w:szCs w:val="21"/>
              </w:rPr>
              <w:t>11</w:t>
            </w:r>
            <w:r>
              <w:rPr>
                <w:rFonts w:hint="eastAsia" w:ascii="宋体" w:hAnsi="宋体" w:eastAsia="宋体"/>
                <w:szCs w:val="21"/>
              </w:rPr>
              <w:t>KS</w:t>
            </w:r>
            <w:r>
              <w:rPr>
                <w:rFonts w:ascii="Times New Roman" w:hAnsi="Times New Roman" w:eastAsia="宋体"/>
                <w:szCs w:val="21"/>
              </w:rPr>
              <w:t>0</w:t>
            </w:r>
            <w:r>
              <w:rPr>
                <w:rFonts w:hint="eastAsia" w:ascii="Times New Roman" w:hAnsi="Times New Roman" w:eastAsia="宋体"/>
                <w:szCs w:val="21"/>
              </w:rPr>
              <w:t>6)</w:t>
            </w:r>
          </w:p>
        </w:tc>
        <w:tc>
          <w:tcPr>
            <w:tcW w:w="1367" w:type="dxa"/>
            <w:vMerge w:val="restart"/>
            <w:shd w:val="clear" w:color="auto" w:fill="E2EFD9" w:themeFill="accent6" w:themeFillTint="33"/>
            <w:vAlign w:val="center"/>
          </w:tcPr>
          <w:p>
            <w:pPr>
              <w:spacing w:line="312" w:lineRule="auto"/>
              <w:jc w:val="center"/>
              <w:rPr>
                <w:rFonts w:ascii="宋体" w:hAnsi="宋体" w:eastAsia="宋体" w:cs="宋体"/>
                <w:szCs w:val="21"/>
              </w:rPr>
            </w:pPr>
            <w:r>
              <w:rPr>
                <w:rFonts w:hint="eastAsia" w:ascii="宋体" w:hAnsi="宋体" w:eastAsia="宋体" w:cs="宋体"/>
                <w:snapToGrid w:val="0"/>
                <w:color w:val="000000"/>
                <w:spacing w:val="5"/>
                <w:kern w:val="0"/>
                <w:szCs w:val="21"/>
              </w:rPr>
              <w:t>古典概率</w:t>
            </w:r>
            <w:r>
              <w:rPr>
                <w:rFonts w:hint="eastAsia" w:ascii="Times New Roman" w:hAnsi="Times New Roman" w:eastAsia="宋体" w:cs="宋体"/>
                <w:snapToGrid w:val="0"/>
                <w:color w:val="000000"/>
                <w:spacing w:val="5"/>
                <w:kern w:val="0"/>
                <w:szCs w:val="21"/>
              </w:rPr>
              <w:t>(4)</w:t>
            </w: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kern w:val="0"/>
                <w:szCs w:val="21"/>
              </w:rPr>
              <w:t xml:space="preserve">经历古典概率模型中可加性的证明，理解可加性是概率的最本质的性质，并了解可加性在一般的概率模型中也成立. </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02</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kern w:val="0"/>
                <w:szCs w:val="21"/>
              </w:rPr>
              <w:t>在古典与非古典概率模型中，会利用概率性质求事件的概率，能用概率的语言描述、分析、转化与解决问题.</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第</w:t>
            </w:r>
            <w:r>
              <w:rPr>
                <w:rFonts w:hint="eastAsia" w:ascii="Times New Roman" w:hAnsi="Times New Roman" w:eastAsia="宋体"/>
                <w:szCs w:val="21"/>
              </w:rPr>
              <w:t>7</w:t>
            </w:r>
            <w:r>
              <w:rPr>
                <w:rFonts w:hint="eastAsia" w:ascii="宋体" w:hAnsi="宋体" w:eastAsia="宋体"/>
                <w:szCs w:val="21"/>
              </w:rPr>
              <w:t>课时</w:t>
            </w:r>
          </w:p>
          <w:p>
            <w:pPr>
              <w:spacing w:line="312" w:lineRule="auto"/>
              <w:jc w:val="center"/>
              <w:rPr>
                <w:rFonts w:ascii="宋体" w:hAnsi="宋体" w:eastAsia="宋体"/>
                <w:szCs w:val="21"/>
              </w:rPr>
            </w:pPr>
            <w:r>
              <w:rPr>
                <w:rFonts w:hint="eastAsia" w:ascii="Times New Roman" w:hAnsi="Times New Roman" w:eastAsia="宋体"/>
                <w:szCs w:val="21"/>
              </w:rPr>
              <w:t>(</w:t>
            </w:r>
            <w:r>
              <w:rPr>
                <w:rFonts w:hint="eastAsia" w:ascii="宋体" w:hAnsi="宋体" w:eastAsia="宋体"/>
                <w:szCs w:val="21"/>
              </w:rPr>
              <w:t>UN</w:t>
            </w:r>
            <w:r>
              <w:rPr>
                <w:rFonts w:hint="eastAsia" w:ascii="Times New Roman" w:hAnsi="Times New Roman" w:eastAsia="宋体"/>
                <w:szCs w:val="21"/>
              </w:rPr>
              <w:t>11</w:t>
            </w:r>
            <w:r>
              <w:rPr>
                <w:rFonts w:hint="eastAsia" w:ascii="宋体" w:hAnsi="宋体" w:eastAsia="宋体"/>
                <w:szCs w:val="21"/>
              </w:rPr>
              <w:t>KS</w:t>
            </w:r>
            <w:r>
              <w:rPr>
                <w:rFonts w:ascii="Times New Roman" w:hAnsi="Times New Roman" w:eastAsia="宋体"/>
                <w:szCs w:val="21"/>
              </w:rPr>
              <w:t>0</w:t>
            </w:r>
            <w:r>
              <w:rPr>
                <w:rFonts w:hint="eastAsia" w:ascii="Times New Roman" w:hAnsi="Times New Roman" w:eastAsia="宋体"/>
                <w:szCs w:val="21"/>
              </w:rPr>
              <w:t>7)</w:t>
            </w:r>
          </w:p>
        </w:tc>
        <w:tc>
          <w:tcPr>
            <w:tcW w:w="1367" w:type="dxa"/>
            <w:vMerge w:val="restart"/>
            <w:shd w:val="clear" w:color="auto" w:fill="E2EFD9" w:themeFill="accent6" w:themeFillTint="33"/>
            <w:vAlign w:val="center"/>
          </w:tcPr>
          <w:p>
            <w:pPr>
              <w:spacing w:line="312" w:lineRule="auto"/>
              <w:jc w:val="center"/>
              <w:rPr>
                <w:rFonts w:ascii="宋体" w:hAnsi="宋体" w:eastAsia="宋体" w:cs="宋体"/>
                <w:szCs w:val="21"/>
              </w:rPr>
            </w:pPr>
            <w:r>
              <w:rPr>
                <w:rFonts w:hint="eastAsia" w:ascii="宋体" w:hAnsi="宋体" w:eastAsia="宋体" w:cs="宋体"/>
                <w:snapToGrid w:val="0"/>
                <w:color w:val="000000"/>
                <w:spacing w:val="5"/>
                <w:kern w:val="0"/>
                <w:szCs w:val="21"/>
              </w:rPr>
              <w:t>频率与概率</w:t>
            </w: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kern w:val="0"/>
                <w:szCs w:val="21"/>
              </w:rPr>
              <w:t>通过对实例的观察与分析，初步理解伯努利试验中“独立地重复”的含义以及频率的意义，在此基础上归纳并抽象出伯努利大数定律，了解其意义.</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02</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pStyle w:val="2"/>
              <w:adjustRightInd w:val="0"/>
              <w:snapToGrid w:val="0"/>
              <w:spacing w:line="312" w:lineRule="auto"/>
              <w:rPr>
                <w:rFonts w:ascii="宋体" w:hAnsi="宋体" w:eastAsia="宋体" w:cs="宋体"/>
                <w:szCs w:val="21"/>
              </w:rPr>
            </w:pPr>
            <w:r>
              <w:rPr>
                <w:rFonts w:hint="eastAsia" w:ascii="宋体" w:hAnsi="宋体" w:eastAsia="宋体" w:cs="宋体"/>
                <w:snapToGrid w:val="0"/>
                <w:color w:val="000000"/>
                <w:kern w:val="0"/>
                <w:szCs w:val="21"/>
              </w:rPr>
              <w:t>会用频率估计概率，并解决一些简单的实际问题，发展数学建模、数据分析等素养.</w:t>
            </w:r>
          </w:p>
        </w:tc>
        <w:tc>
          <w:tcPr>
            <w:tcW w:w="1225"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L</w:t>
            </w:r>
            <w:r>
              <w:rPr>
                <w:rFonts w:hint="eastAsia" w:ascii="Times New Roman" w:hAnsi="Times New Roman" w:eastAsia="宋体"/>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第</w:t>
            </w:r>
            <w:r>
              <w:rPr>
                <w:rFonts w:hint="eastAsia" w:ascii="Times New Roman" w:hAnsi="Times New Roman" w:eastAsia="宋体"/>
                <w:szCs w:val="21"/>
              </w:rPr>
              <w:t>8</w:t>
            </w:r>
            <w:r>
              <w:rPr>
                <w:rFonts w:hint="eastAsia" w:ascii="宋体" w:hAnsi="宋体" w:eastAsia="宋体"/>
                <w:szCs w:val="21"/>
              </w:rPr>
              <w:t>课时</w:t>
            </w:r>
          </w:p>
          <w:p>
            <w:pPr>
              <w:spacing w:line="312" w:lineRule="auto"/>
              <w:jc w:val="center"/>
              <w:rPr>
                <w:rFonts w:ascii="宋体" w:hAnsi="宋体" w:eastAsia="宋体"/>
                <w:szCs w:val="21"/>
              </w:rPr>
            </w:pPr>
            <w:r>
              <w:rPr>
                <w:rFonts w:hint="eastAsia" w:ascii="Times New Roman" w:hAnsi="Times New Roman" w:eastAsia="宋体"/>
                <w:szCs w:val="21"/>
              </w:rPr>
              <w:t>(</w:t>
            </w:r>
            <w:r>
              <w:rPr>
                <w:rFonts w:hint="eastAsia" w:ascii="宋体" w:hAnsi="宋体" w:eastAsia="宋体"/>
                <w:szCs w:val="21"/>
              </w:rPr>
              <w:t>UN</w:t>
            </w:r>
            <w:r>
              <w:rPr>
                <w:rFonts w:hint="eastAsia" w:ascii="Times New Roman" w:hAnsi="Times New Roman" w:eastAsia="宋体"/>
                <w:szCs w:val="21"/>
              </w:rPr>
              <w:t>11</w:t>
            </w:r>
            <w:r>
              <w:rPr>
                <w:rFonts w:hint="eastAsia" w:ascii="宋体" w:hAnsi="宋体" w:eastAsia="宋体"/>
                <w:szCs w:val="21"/>
              </w:rPr>
              <w:t>KS</w:t>
            </w:r>
            <w:r>
              <w:rPr>
                <w:rFonts w:ascii="Times New Roman" w:hAnsi="Times New Roman" w:eastAsia="宋体"/>
                <w:szCs w:val="21"/>
              </w:rPr>
              <w:t>0</w:t>
            </w:r>
            <w:r>
              <w:rPr>
                <w:rFonts w:hint="eastAsia" w:ascii="Times New Roman" w:hAnsi="Times New Roman" w:eastAsia="宋体"/>
                <w:szCs w:val="21"/>
              </w:rPr>
              <w:t>8)</w:t>
            </w:r>
          </w:p>
        </w:tc>
        <w:tc>
          <w:tcPr>
            <w:tcW w:w="1367" w:type="dxa"/>
            <w:vMerge w:val="restart"/>
            <w:shd w:val="clear" w:color="auto" w:fill="E2EFD9" w:themeFill="accent6" w:themeFillTint="33"/>
            <w:vAlign w:val="center"/>
          </w:tcPr>
          <w:p>
            <w:pPr>
              <w:spacing w:line="312" w:lineRule="auto"/>
              <w:jc w:val="center"/>
              <w:rPr>
                <w:rFonts w:ascii="宋体" w:hAnsi="宋体" w:eastAsia="宋体" w:cs="宋体"/>
                <w:szCs w:val="21"/>
              </w:rPr>
            </w:pPr>
            <w:r>
              <w:rPr>
                <w:rFonts w:hint="eastAsia" w:ascii="宋体" w:hAnsi="宋体" w:eastAsia="宋体" w:cs="宋体"/>
                <w:snapToGrid w:val="0"/>
                <w:color w:val="000000"/>
                <w:spacing w:val="-2"/>
                <w:kern w:val="0"/>
                <w:szCs w:val="21"/>
              </w:rPr>
              <w:t>随机事件的独立性</w:t>
            </w:r>
            <w:r>
              <w:rPr>
                <w:rFonts w:hint="eastAsia" w:ascii="Times New Roman" w:hAnsi="Times New Roman" w:eastAsia="宋体" w:cs="宋体"/>
                <w:snapToGrid w:val="0"/>
                <w:color w:val="000000"/>
                <w:spacing w:val="-2"/>
                <w:kern w:val="0"/>
                <w:szCs w:val="21"/>
              </w:rPr>
              <w:t>(1)</w:t>
            </w:r>
          </w:p>
        </w:tc>
        <w:tc>
          <w:tcPr>
            <w:tcW w:w="3079" w:type="dxa"/>
            <w:shd w:val="clear" w:color="auto" w:fill="E2EFD9" w:themeFill="accent6" w:themeFillTint="33"/>
            <w:vAlign w:val="center"/>
          </w:tcPr>
          <w:p>
            <w:pPr>
              <w:adjustRightInd w:val="0"/>
              <w:snapToGrid w:val="0"/>
              <w:spacing w:line="312" w:lineRule="auto"/>
              <w:rPr>
                <w:rFonts w:ascii="宋体" w:hAnsi="宋体" w:eastAsia="宋体" w:cs="宋体"/>
                <w:sz w:val="18"/>
                <w:szCs w:val="21"/>
              </w:rPr>
            </w:pPr>
            <w:r>
              <w:rPr>
                <w:rFonts w:hint="eastAsia" w:ascii="宋体" w:hAnsi="宋体" w:eastAsia="宋体" w:cs="宋体"/>
                <w:snapToGrid w:val="0"/>
                <w:color w:val="000000"/>
                <w:kern w:val="0"/>
                <w:szCs w:val="21"/>
              </w:rPr>
              <w:t>通过具体事例，经历由对事件独立的直观判断到事件独立的严格定义的形成过程，理解随机事件独立性的含义，提升观察、类比、归纳的能力.</w:t>
            </w:r>
          </w:p>
        </w:tc>
        <w:tc>
          <w:tcPr>
            <w:tcW w:w="1225" w:type="dxa"/>
            <w:shd w:val="clear" w:color="auto" w:fill="E2EFD9" w:themeFill="accent6" w:themeFillTint="33"/>
            <w:vAlign w:val="center"/>
          </w:tcPr>
          <w:p>
            <w:pPr>
              <w:spacing w:line="312" w:lineRule="auto"/>
              <w:jc w:val="center"/>
              <w:rPr>
                <w:rFonts w:ascii="宋体" w:hAnsi="宋体" w:eastAsia="宋体" w:cs="宋体"/>
                <w:color w:val="000000"/>
                <w:kern w:val="0"/>
                <w:szCs w:val="21"/>
              </w:rPr>
            </w:pPr>
            <w:r>
              <w:rPr>
                <w:rFonts w:hint="eastAsia" w:ascii="宋体" w:hAnsi="宋体" w:eastAsia="宋体" w:cs="宋体"/>
                <w:color w:val="000000"/>
                <w:kern w:val="0"/>
                <w:szCs w:val="21"/>
              </w:rPr>
              <w:t>L</w:t>
            </w:r>
            <w:r>
              <w:rPr>
                <w:rFonts w:hint="eastAsia" w:ascii="Times New Roman" w:hAnsi="Times New Roman" w:eastAsia="宋体" w:cs="宋体"/>
                <w:color w:val="000000"/>
                <w:kern w:val="0"/>
                <w:szCs w:val="21"/>
              </w:rPr>
              <w:t>02</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kern w:val="0"/>
                <w:szCs w:val="21"/>
              </w:rPr>
              <w:t>掌握独立事件的条件，并会解决较复杂的概率问题，发展数学建模素养．</w:t>
            </w:r>
          </w:p>
        </w:tc>
        <w:tc>
          <w:tcPr>
            <w:tcW w:w="1225" w:type="dxa"/>
            <w:shd w:val="clear" w:color="auto" w:fill="E2EFD9" w:themeFill="accent6" w:themeFillTint="33"/>
            <w:vAlign w:val="center"/>
          </w:tcPr>
          <w:p>
            <w:pPr>
              <w:spacing w:line="312" w:lineRule="auto"/>
              <w:jc w:val="center"/>
              <w:rPr>
                <w:rFonts w:ascii="宋体" w:hAnsi="宋体" w:eastAsia="宋体" w:cs="宋体"/>
                <w:color w:val="000000"/>
                <w:kern w:val="0"/>
                <w:szCs w:val="21"/>
              </w:rPr>
            </w:pPr>
            <w:r>
              <w:rPr>
                <w:rFonts w:hint="eastAsia" w:ascii="宋体" w:hAnsi="宋体" w:eastAsia="宋体" w:cs="宋体"/>
                <w:color w:val="000000"/>
                <w:kern w:val="0"/>
                <w:szCs w:val="21"/>
              </w:rPr>
              <w:t>L</w:t>
            </w:r>
            <w:r>
              <w:rPr>
                <w:rFonts w:hint="eastAsia" w:ascii="Times New Roman" w:hAnsi="Times New Roman" w:eastAsia="宋体" w:cs="宋体"/>
                <w:color w:val="000000"/>
                <w:kern w:val="0"/>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第</w:t>
            </w:r>
            <w:r>
              <w:rPr>
                <w:rFonts w:hint="eastAsia" w:ascii="Times New Roman" w:hAnsi="Times New Roman" w:eastAsia="宋体"/>
                <w:szCs w:val="21"/>
              </w:rPr>
              <w:t>9</w:t>
            </w:r>
            <w:r>
              <w:rPr>
                <w:rFonts w:hint="eastAsia" w:ascii="宋体" w:hAnsi="宋体" w:eastAsia="宋体"/>
                <w:szCs w:val="21"/>
              </w:rPr>
              <w:t>课时</w:t>
            </w:r>
          </w:p>
          <w:p>
            <w:pPr>
              <w:spacing w:line="312" w:lineRule="auto"/>
              <w:jc w:val="center"/>
              <w:rPr>
                <w:rFonts w:ascii="宋体" w:hAnsi="宋体" w:eastAsia="宋体"/>
                <w:szCs w:val="21"/>
              </w:rPr>
            </w:pPr>
            <w:r>
              <w:rPr>
                <w:rFonts w:hint="eastAsia" w:ascii="Times New Roman" w:hAnsi="Times New Roman" w:eastAsia="宋体"/>
                <w:szCs w:val="21"/>
              </w:rPr>
              <w:t>(</w:t>
            </w:r>
            <w:r>
              <w:rPr>
                <w:rFonts w:hint="eastAsia" w:ascii="宋体" w:hAnsi="宋体" w:eastAsia="宋体"/>
                <w:szCs w:val="21"/>
              </w:rPr>
              <w:t>UN</w:t>
            </w:r>
            <w:r>
              <w:rPr>
                <w:rFonts w:hint="eastAsia" w:ascii="Times New Roman" w:hAnsi="Times New Roman" w:eastAsia="宋体"/>
                <w:szCs w:val="21"/>
              </w:rPr>
              <w:t>11</w:t>
            </w:r>
            <w:r>
              <w:rPr>
                <w:rFonts w:hint="eastAsia" w:ascii="宋体" w:hAnsi="宋体" w:eastAsia="宋体"/>
                <w:szCs w:val="21"/>
              </w:rPr>
              <w:t>KS</w:t>
            </w:r>
            <w:r>
              <w:rPr>
                <w:rFonts w:ascii="Times New Roman" w:hAnsi="Times New Roman" w:eastAsia="宋体"/>
                <w:szCs w:val="21"/>
              </w:rPr>
              <w:t>0</w:t>
            </w:r>
            <w:r>
              <w:rPr>
                <w:rFonts w:hint="eastAsia" w:ascii="Times New Roman" w:hAnsi="Times New Roman" w:eastAsia="宋体"/>
                <w:szCs w:val="21"/>
              </w:rPr>
              <w:t>9)</w:t>
            </w:r>
          </w:p>
        </w:tc>
        <w:tc>
          <w:tcPr>
            <w:tcW w:w="1367" w:type="dxa"/>
            <w:vMerge w:val="restart"/>
            <w:shd w:val="clear" w:color="auto" w:fill="E2EFD9" w:themeFill="accent6" w:themeFillTint="33"/>
            <w:vAlign w:val="center"/>
          </w:tcPr>
          <w:p>
            <w:pPr>
              <w:spacing w:line="312" w:lineRule="auto"/>
              <w:jc w:val="center"/>
              <w:rPr>
                <w:rFonts w:ascii="宋体" w:hAnsi="宋体" w:eastAsia="宋体" w:cs="宋体"/>
                <w:szCs w:val="21"/>
              </w:rPr>
            </w:pPr>
            <w:r>
              <w:rPr>
                <w:rFonts w:hint="eastAsia" w:ascii="宋体" w:hAnsi="宋体" w:eastAsia="宋体" w:cs="宋体"/>
                <w:snapToGrid w:val="0"/>
                <w:color w:val="000000"/>
                <w:spacing w:val="-2"/>
                <w:kern w:val="0"/>
                <w:szCs w:val="21"/>
              </w:rPr>
              <w:t>随机事件的独立性</w:t>
            </w:r>
            <w:r>
              <w:rPr>
                <w:rFonts w:hint="eastAsia" w:ascii="Times New Roman" w:hAnsi="Times New Roman" w:eastAsia="宋体" w:cs="宋体"/>
                <w:snapToGrid w:val="0"/>
                <w:color w:val="000000"/>
                <w:spacing w:val="-2"/>
                <w:kern w:val="0"/>
                <w:szCs w:val="21"/>
              </w:rPr>
              <w:t>(2)</w:t>
            </w:r>
          </w:p>
        </w:tc>
        <w:tc>
          <w:tcPr>
            <w:tcW w:w="3079" w:type="dxa"/>
            <w:shd w:val="clear" w:color="auto" w:fill="E2EFD9" w:themeFill="accent6" w:themeFillTint="33"/>
            <w:vAlign w:val="center"/>
          </w:tcPr>
          <w:p>
            <w:pPr>
              <w:tabs>
                <w:tab w:val="left" w:pos="420"/>
              </w:tabs>
              <w:adjustRightInd w:val="0"/>
              <w:snapToGrid w:val="0"/>
              <w:spacing w:line="312" w:lineRule="auto"/>
              <w:rPr>
                <w:rFonts w:ascii="宋体" w:hAnsi="宋体" w:eastAsia="宋体" w:cs="宋体"/>
                <w:szCs w:val="21"/>
              </w:rPr>
            </w:pPr>
            <w:r>
              <w:rPr>
                <w:rFonts w:hint="eastAsia" w:ascii="宋体" w:hAnsi="宋体" w:eastAsia="宋体" w:cs="宋体"/>
                <w:snapToGrid w:val="0"/>
                <w:color w:val="000000"/>
                <w:kern w:val="0"/>
                <w:szCs w:val="21"/>
              </w:rPr>
              <w:t>会用两个事件相互独立的充要条件判断两个事件是否独立.</w:t>
            </w:r>
          </w:p>
        </w:tc>
        <w:tc>
          <w:tcPr>
            <w:tcW w:w="1225" w:type="dxa"/>
            <w:shd w:val="clear" w:color="auto" w:fill="E2EFD9" w:themeFill="accent6" w:themeFillTint="33"/>
            <w:vAlign w:val="center"/>
          </w:tcPr>
          <w:p>
            <w:pPr>
              <w:spacing w:line="312" w:lineRule="auto"/>
              <w:jc w:val="center"/>
              <w:rPr>
                <w:rFonts w:ascii="宋体" w:hAnsi="宋体" w:eastAsia="宋体" w:cs="宋体"/>
                <w:color w:val="000000"/>
                <w:kern w:val="0"/>
                <w:szCs w:val="21"/>
              </w:rPr>
            </w:pPr>
            <w:r>
              <w:rPr>
                <w:rFonts w:hint="eastAsia" w:ascii="宋体" w:hAnsi="宋体" w:eastAsia="宋体" w:cs="宋体"/>
                <w:color w:val="000000"/>
                <w:kern w:val="0"/>
                <w:szCs w:val="21"/>
              </w:rPr>
              <w:t>L</w:t>
            </w:r>
            <w:r>
              <w:rPr>
                <w:rFonts w:hint="eastAsia" w:ascii="Times New Roman" w:hAnsi="Times New Roman" w:eastAsia="宋体" w:cs="宋体"/>
                <w:color w:val="000000"/>
                <w:kern w:val="0"/>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adjustRightInd w:val="0"/>
              <w:snapToGrid w:val="0"/>
              <w:spacing w:line="312" w:lineRule="auto"/>
              <w:rPr>
                <w:rFonts w:ascii="宋体" w:hAnsi="宋体" w:eastAsia="宋体" w:cs="宋体"/>
                <w:sz w:val="18"/>
                <w:szCs w:val="21"/>
              </w:rPr>
            </w:pPr>
            <w:r>
              <w:rPr>
                <w:rFonts w:hint="eastAsia" w:ascii="宋体" w:hAnsi="宋体" w:eastAsia="宋体" w:cs="宋体"/>
                <w:snapToGrid w:val="0"/>
                <w:color w:val="000000"/>
                <w:kern w:val="0"/>
                <w:szCs w:val="21"/>
              </w:rPr>
              <w:t>掌握随机事件独立性的性质，发展逻辑推理素养.</w:t>
            </w:r>
          </w:p>
        </w:tc>
        <w:tc>
          <w:tcPr>
            <w:tcW w:w="1225" w:type="dxa"/>
            <w:shd w:val="clear" w:color="auto" w:fill="E2EFD9" w:themeFill="accent6" w:themeFillTint="33"/>
            <w:vAlign w:val="center"/>
          </w:tcPr>
          <w:p>
            <w:pPr>
              <w:spacing w:line="312" w:lineRule="auto"/>
              <w:jc w:val="center"/>
              <w:rPr>
                <w:rFonts w:ascii="宋体" w:hAnsi="宋体" w:eastAsia="宋体" w:cs="宋体"/>
                <w:color w:val="000000"/>
                <w:kern w:val="0"/>
                <w:szCs w:val="21"/>
              </w:rPr>
            </w:pPr>
            <w:r>
              <w:rPr>
                <w:rFonts w:hint="eastAsia" w:ascii="宋体" w:hAnsi="宋体" w:eastAsia="宋体" w:cs="宋体"/>
                <w:color w:val="000000"/>
                <w:kern w:val="0"/>
                <w:szCs w:val="21"/>
              </w:rPr>
              <w:t>L</w:t>
            </w:r>
            <w:r>
              <w:rPr>
                <w:rFonts w:hint="eastAsia" w:ascii="Times New Roman" w:hAnsi="Times New Roman" w:eastAsia="宋体" w:cs="宋体"/>
                <w:color w:val="000000"/>
                <w:kern w:val="0"/>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kern w:val="0"/>
                <w:szCs w:val="21"/>
              </w:rPr>
              <w:t>会利用事件的独立性解决较复杂的概率问题，发展数学建模素养．</w:t>
            </w:r>
          </w:p>
        </w:tc>
        <w:tc>
          <w:tcPr>
            <w:tcW w:w="1225" w:type="dxa"/>
            <w:shd w:val="clear" w:color="auto" w:fill="E2EFD9" w:themeFill="accent6" w:themeFillTint="33"/>
            <w:vAlign w:val="center"/>
          </w:tcPr>
          <w:p>
            <w:pPr>
              <w:spacing w:line="312" w:lineRule="auto"/>
              <w:jc w:val="center"/>
              <w:rPr>
                <w:rFonts w:ascii="宋体" w:hAnsi="宋体" w:eastAsia="宋体" w:cs="宋体"/>
                <w:color w:val="000000"/>
                <w:kern w:val="0"/>
                <w:szCs w:val="21"/>
              </w:rPr>
            </w:pPr>
            <w:r>
              <w:rPr>
                <w:rFonts w:hint="eastAsia" w:ascii="宋体" w:hAnsi="宋体" w:eastAsia="宋体" w:cs="宋体"/>
                <w:color w:val="000000"/>
                <w:kern w:val="0"/>
                <w:szCs w:val="21"/>
              </w:rPr>
              <w:t>L</w:t>
            </w:r>
            <w:r>
              <w:rPr>
                <w:rFonts w:hint="eastAsia" w:ascii="Times New Roman" w:hAnsi="Times New Roman" w:eastAsia="宋体" w:cs="宋体"/>
                <w:color w:val="000000"/>
                <w:kern w:val="0"/>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 w:val="20"/>
                <w:szCs w:val="20"/>
              </w:rPr>
              <w:t>UN</w:t>
            </w:r>
            <w:r>
              <w:rPr>
                <w:rFonts w:hint="eastAsia" w:ascii="Times New Roman" w:hAnsi="Times New Roman" w:eastAsia="宋体"/>
                <w:color w:val="000000"/>
                <w:sz w:val="20"/>
                <w:szCs w:val="20"/>
              </w:rPr>
              <w:t>11</w:t>
            </w:r>
            <w:r>
              <w:rPr>
                <w:rFonts w:ascii="Times New Roman" w:hAnsi="Times New Roman" w:eastAsia="宋体"/>
                <w:color w:val="000000"/>
                <w:sz w:val="20"/>
                <w:szCs w:val="20"/>
              </w:rPr>
              <w:t>0</w:t>
            </w:r>
            <w:r>
              <w:rPr>
                <w:rFonts w:hint="eastAsia" w:ascii="Times New Roman" w:hAnsi="Times New Roman" w:eastAsia="宋体"/>
                <w:color w:val="000000"/>
                <w:sz w:val="20"/>
                <w:szCs w:val="20"/>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szCs w:val="21"/>
              </w:rPr>
              <w:t>第</w:t>
            </w:r>
            <w:r>
              <w:rPr>
                <w:rFonts w:hint="eastAsia" w:ascii="Times New Roman" w:hAnsi="Times New Roman" w:eastAsia="宋体"/>
                <w:szCs w:val="21"/>
              </w:rPr>
              <w:t>10</w:t>
            </w:r>
            <w:r>
              <w:rPr>
                <w:rFonts w:hint="eastAsia" w:ascii="宋体" w:hAnsi="宋体" w:eastAsia="宋体"/>
                <w:szCs w:val="21"/>
              </w:rPr>
              <w:t>课时</w:t>
            </w:r>
          </w:p>
          <w:p>
            <w:pPr>
              <w:spacing w:line="312" w:lineRule="auto"/>
              <w:jc w:val="center"/>
              <w:rPr>
                <w:rFonts w:ascii="宋体" w:hAnsi="宋体" w:eastAsia="宋体"/>
                <w:szCs w:val="21"/>
              </w:rPr>
            </w:pPr>
            <w:r>
              <w:rPr>
                <w:rFonts w:hint="eastAsia" w:ascii="Times New Roman" w:hAnsi="Times New Roman" w:eastAsia="宋体"/>
                <w:szCs w:val="21"/>
              </w:rPr>
              <w:t>(</w:t>
            </w:r>
            <w:r>
              <w:rPr>
                <w:rFonts w:hint="eastAsia" w:ascii="宋体" w:hAnsi="宋体" w:eastAsia="宋体"/>
                <w:szCs w:val="21"/>
              </w:rPr>
              <w:t>UN</w:t>
            </w:r>
            <w:r>
              <w:rPr>
                <w:rFonts w:hint="eastAsia" w:ascii="Times New Roman" w:hAnsi="Times New Roman" w:eastAsia="宋体"/>
                <w:szCs w:val="21"/>
              </w:rPr>
              <w:t>11</w:t>
            </w:r>
            <w:r>
              <w:rPr>
                <w:rFonts w:hint="eastAsia" w:ascii="宋体" w:hAnsi="宋体" w:eastAsia="宋体"/>
                <w:szCs w:val="21"/>
              </w:rPr>
              <w:t>KS</w:t>
            </w:r>
            <w:r>
              <w:rPr>
                <w:rFonts w:hint="eastAsia" w:ascii="Times New Roman" w:hAnsi="Times New Roman" w:eastAsia="宋体"/>
                <w:szCs w:val="21"/>
              </w:rPr>
              <w:t>10)</w:t>
            </w:r>
          </w:p>
        </w:tc>
        <w:tc>
          <w:tcPr>
            <w:tcW w:w="1367" w:type="dxa"/>
            <w:vMerge w:val="restart"/>
            <w:shd w:val="clear" w:color="auto" w:fill="E2EFD9" w:themeFill="accent6" w:themeFillTint="33"/>
            <w:vAlign w:val="center"/>
          </w:tcPr>
          <w:p>
            <w:pPr>
              <w:spacing w:line="312" w:lineRule="auto"/>
              <w:jc w:val="center"/>
              <w:rPr>
                <w:rFonts w:ascii="宋体" w:hAnsi="宋体" w:eastAsia="宋体" w:cs="宋体"/>
                <w:szCs w:val="21"/>
              </w:rPr>
            </w:pPr>
            <w:r>
              <w:rPr>
                <w:rFonts w:hint="eastAsia" w:ascii="宋体" w:hAnsi="宋体" w:eastAsia="宋体" w:cs="宋体"/>
                <w:snapToGrid w:val="0"/>
                <w:color w:val="000000"/>
                <w:kern w:val="0"/>
                <w:szCs w:val="21"/>
              </w:rPr>
              <w:t>概率初步单元复习课</w:t>
            </w: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kern w:val="0"/>
                <w:szCs w:val="21"/>
              </w:rPr>
              <w:t xml:space="preserve">通过复习概率的相关基础知识，进一步理解随机现象与概率的意义. </w:t>
            </w:r>
          </w:p>
        </w:tc>
        <w:tc>
          <w:tcPr>
            <w:tcW w:w="1225" w:type="dxa"/>
            <w:shd w:val="clear" w:color="auto" w:fill="E2EFD9" w:themeFill="accent6" w:themeFillTint="33"/>
            <w:vAlign w:val="center"/>
          </w:tcPr>
          <w:p>
            <w:pPr>
              <w:spacing w:line="312" w:lineRule="auto"/>
              <w:jc w:val="center"/>
              <w:rPr>
                <w:rFonts w:ascii="宋体" w:hAnsi="宋体" w:eastAsia="宋体" w:cs="宋体"/>
                <w:color w:val="000000"/>
                <w:kern w:val="0"/>
                <w:szCs w:val="21"/>
              </w:rPr>
            </w:pPr>
            <w:r>
              <w:rPr>
                <w:rFonts w:hint="eastAsia" w:ascii="宋体" w:hAnsi="宋体" w:eastAsia="宋体" w:cs="宋体"/>
                <w:color w:val="000000"/>
                <w:kern w:val="0"/>
                <w:szCs w:val="21"/>
              </w:rPr>
              <w:t>L</w:t>
            </w:r>
            <w:r>
              <w:rPr>
                <w:rFonts w:hint="eastAsia" w:ascii="Times New Roman" w:hAnsi="Times New Roman" w:eastAsia="宋体" w:cs="宋体"/>
                <w:color w:val="000000"/>
                <w:kern w:val="0"/>
                <w:szCs w:val="21"/>
              </w:rPr>
              <w:t>02</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Cs w:val="21"/>
              </w:rPr>
              <w:t>UN</w:t>
            </w:r>
            <w:r>
              <w:rPr>
                <w:rFonts w:hint="eastAsia" w:ascii="Times New Roman" w:hAnsi="Times New Roman" w:eastAsia="宋体"/>
                <w:color w:val="000000"/>
                <w:szCs w:val="21"/>
              </w:rPr>
              <w:t>1101</w:t>
            </w:r>
            <w:r>
              <w:rPr>
                <w:rFonts w:hint="eastAsia" w:ascii="宋体" w:hAnsi="宋体" w:eastAsia="宋体"/>
                <w:color w:val="000000"/>
                <w:szCs w:val="21"/>
              </w:rPr>
              <w:t>、UN</w:t>
            </w:r>
            <w:r>
              <w:rPr>
                <w:rFonts w:hint="eastAsia" w:ascii="Times New Roman" w:hAnsi="Times New Roman" w:eastAsia="宋体"/>
                <w:color w:val="000000"/>
                <w:szCs w:val="21"/>
              </w:rPr>
              <w:t>1102</w:t>
            </w:r>
            <w:r>
              <w:rPr>
                <w:rFonts w:hint="eastAsia" w:ascii="宋体" w:hAnsi="宋体" w:eastAsia="宋体"/>
                <w:color w:val="000000"/>
                <w:szCs w:val="21"/>
              </w:rPr>
              <w:t>、UN</w:t>
            </w:r>
            <w:r>
              <w:rPr>
                <w:rFonts w:hint="eastAsia" w:ascii="Times New Roman" w:hAnsi="Times New Roman" w:eastAsia="宋体"/>
                <w:color w:val="000000"/>
                <w:szCs w:val="21"/>
              </w:rPr>
              <w:t>1103</w:t>
            </w:r>
            <w:r>
              <w:rPr>
                <w:rFonts w:hint="eastAsia" w:ascii="宋体" w:hAnsi="宋体" w:eastAsia="宋体"/>
                <w:color w:val="000000"/>
                <w:szCs w:val="21"/>
              </w:rPr>
              <w:t>、UN</w:t>
            </w:r>
            <w:r>
              <w:rPr>
                <w:rFonts w:hint="eastAsia" w:ascii="Times New Roman" w:hAnsi="Times New Roman" w:eastAsia="宋体"/>
                <w:color w:val="000000"/>
                <w:szCs w:val="21"/>
              </w:rPr>
              <w:t>1106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adjustRightInd w:val="0"/>
              <w:snapToGrid w:val="0"/>
              <w:spacing w:line="312" w:lineRule="auto"/>
              <w:rPr>
                <w:rFonts w:ascii="宋体" w:hAnsi="宋体" w:eastAsia="宋体" w:cs="宋体"/>
                <w:szCs w:val="21"/>
              </w:rPr>
            </w:pPr>
            <w:bookmarkStart w:id="1" w:name="_Hlk86153359"/>
            <w:r>
              <w:rPr>
                <w:rFonts w:hint="eastAsia" w:ascii="宋体" w:hAnsi="宋体" w:eastAsia="宋体" w:cs="宋体"/>
                <w:snapToGrid w:val="0"/>
                <w:color w:val="000000"/>
                <w:kern w:val="0"/>
                <w:szCs w:val="21"/>
              </w:rPr>
              <w:t>通过对概率性质的复习，进一步掌握事件的关系和运算，能综合应用概率性质解决较为复杂的概率问题，发展逻辑推理素养.</w:t>
            </w:r>
            <w:bookmarkEnd w:id="1"/>
          </w:p>
        </w:tc>
        <w:tc>
          <w:tcPr>
            <w:tcW w:w="1225" w:type="dxa"/>
            <w:shd w:val="clear" w:color="auto" w:fill="E2EFD9" w:themeFill="accent6" w:themeFillTint="33"/>
            <w:vAlign w:val="center"/>
          </w:tcPr>
          <w:p>
            <w:pPr>
              <w:spacing w:line="312" w:lineRule="auto"/>
              <w:jc w:val="center"/>
              <w:rPr>
                <w:rFonts w:ascii="宋体" w:hAnsi="宋体" w:eastAsia="宋体" w:cs="宋体"/>
                <w:color w:val="000000"/>
                <w:kern w:val="0"/>
                <w:szCs w:val="21"/>
              </w:rPr>
            </w:pPr>
            <w:r>
              <w:rPr>
                <w:rFonts w:hint="eastAsia" w:ascii="宋体" w:hAnsi="宋体" w:eastAsia="宋体" w:cs="宋体"/>
                <w:color w:val="000000"/>
                <w:kern w:val="0"/>
                <w:szCs w:val="21"/>
              </w:rPr>
              <w:t>L</w:t>
            </w:r>
            <w:r>
              <w:rPr>
                <w:rFonts w:hint="eastAsia" w:ascii="Times New Roman" w:hAnsi="Times New Roman" w:eastAsia="宋体" w:cs="宋体"/>
                <w:color w:val="000000"/>
                <w:kern w:val="0"/>
                <w:szCs w:val="21"/>
              </w:rPr>
              <w:t>03</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Cs w:val="21"/>
              </w:rPr>
              <w:t>UN</w:t>
            </w:r>
            <w:r>
              <w:rPr>
                <w:rFonts w:hint="eastAsia" w:ascii="Times New Roman" w:hAnsi="Times New Roman" w:eastAsia="宋体"/>
                <w:color w:val="000000"/>
                <w:szCs w:val="21"/>
              </w:rPr>
              <w:t>1104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shd w:val="clear" w:color="auto" w:fill="E2EFD9" w:themeFill="accent6" w:themeFillTint="33"/>
            <w:vAlign w:val="center"/>
          </w:tcPr>
          <w:p>
            <w:pPr>
              <w:spacing w:line="312" w:lineRule="auto"/>
              <w:jc w:val="center"/>
              <w:rPr>
                <w:rFonts w:ascii="宋体" w:hAnsi="宋体" w:eastAsia="宋体"/>
                <w:szCs w:val="21"/>
              </w:rPr>
            </w:pPr>
          </w:p>
        </w:tc>
        <w:tc>
          <w:tcPr>
            <w:tcW w:w="1367" w:type="dxa"/>
            <w:vMerge w:val="continue"/>
            <w:shd w:val="clear" w:color="auto" w:fill="E2EFD9" w:themeFill="accent6" w:themeFillTint="33"/>
            <w:vAlign w:val="center"/>
          </w:tcPr>
          <w:p>
            <w:pPr>
              <w:spacing w:line="312" w:lineRule="auto"/>
              <w:jc w:val="center"/>
              <w:rPr>
                <w:rFonts w:ascii="宋体" w:hAnsi="宋体" w:eastAsia="宋体" w:cs="宋体"/>
                <w:szCs w:val="21"/>
              </w:rPr>
            </w:pPr>
          </w:p>
        </w:tc>
        <w:tc>
          <w:tcPr>
            <w:tcW w:w="3079" w:type="dxa"/>
            <w:shd w:val="clear" w:color="auto" w:fill="E2EFD9" w:themeFill="accent6" w:themeFillTint="33"/>
            <w:vAlign w:val="center"/>
          </w:tcPr>
          <w:p>
            <w:pPr>
              <w:spacing w:line="312" w:lineRule="auto"/>
              <w:rPr>
                <w:rFonts w:ascii="宋体" w:hAnsi="宋体" w:eastAsia="宋体" w:cs="宋体"/>
                <w:szCs w:val="21"/>
              </w:rPr>
            </w:pPr>
            <w:r>
              <w:rPr>
                <w:rFonts w:hint="eastAsia" w:ascii="宋体" w:hAnsi="宋体" w:eastAsia="宋体" w:cs="宋体"/>
                <w:snapToGrid w:val="0"/>
                <w:color w:val="000000"/>
                <w:kern w:val="0"/>
                <w:szCs w:val="21"/>
              </w:rPr>
              <w:t>结合实例，巩固对频率和大数定律的理解，了解大数定律的重要性、实际作用与意义，发展数据分析和数学建模素养.</w:t>
            </w:r>
          </w:p>
        </w:tc>
        <w:tc>
          <w:tcPr>
            <w:tcW w:w="1225" w:type="dxa"/>
            <w:shd w:val="clear" w:color="auto" w:fill="E2EFD9" w:themeFill="accent6" w:themeFillTint="33"/>
            <w:vAlign w:val="center"/>
          </w:tcPr>
          <w:p>
            <w:pPr>
              <w:spacing w:line="312" w:lineRule="auto"/>
              <w:jc w:val="center"/>
              <w:rPr>
                <w:rFonts w:ascii="宋体" w:hAnsi="宋体" w:eastAsia="宋体" w:cs="宋体"/>
                <w:color w:val="000000"/>
                <w:kern w:val="0"/>
                <w:szCs w:val="21"/>
              </w:rPr>
            </w:pPr>
            <w:r>
              <w:rPr>
                <w:rFonts w:hint="eastAsia" w:ascii="宋体" w:hAnsi="宋体" w:eastAsia="宋体" w:cs="宋体"/>
                <w:color w:val="000000"/>
                <w:kern w:val="0"/>
                <w:szCs w:val="21"/>
              </w:rPr>
              <w:t>L</w:t>
            </w:r>
            <w:r>
              <w:rPr>
                <w:rFonts w:hint="eastAsia" w:ascii="Times New Roman" w:hAnsi="Times New Roman" w:eastAsia="宋体" w:cs="宋体"/>
                <w:color w:val="000000"/>
                <w:kern w:val="0"/>
                <w:szCs w:val="21"/>
              </w:rPr>
              <w:t>02</w:t>
            </w:r>
          </w:p>
        </w:tc>
        <w:tc>
          <w:tcPr>
            <w:tcW w:w="1920" w:type="dxa"/>
            <w:shd w:val="clear" w:color="auto" w:fill="E2EFD9" w:themeFill="accent6" w:themeFillTint="33"/>
            <w:vAlign w:val="center"/>
          </w:tcPr>
          <w:p>
            <w:pPr>
              <w:spacing w:line="312" w:lineRule="auto"/>
              <w:jc w:val="center"/>
              <w:rPr>
                <w:rFonts w:ascii="宋体" w:hAnsi="宋体" w:eastAsia="宋体"/>
                <w:szCs w:val="21"/>
              </w:rPr>
            </w:pPr>
            <w:r>
              <w:rPr>
                <w:rFonts w:hint="eastAsia" w:ascii="宋体" w:hAnsi="宋体" w:eastAsia="宋体"/>
                <w:color w:val="000000"/>
                <w:szCs w:val="21"/>
              </w:rPr>
              <w:t>UN</w:t>
            </w:r>
            <w:r>
              <w:rPr>
                <w:rFonts w:hint="eastAsia" w:ascii="Times New Roman" w:hAnsi="Times New Roman" w:eastAsia="宋体"/>
                <w:color w:val="000000"/>
                <w:szCs w:val="21"/>
              </w:rPr>
              <w:t>1105</w:t>
            </w:r>
          </w:p>
        </w:tc>
      </w:tr>
      <w:bookmarkEnd w:id="0"/>
    </w:tbl>
    <w:p>
      <w:pPr>
        <w:spacing w:line="312" w:lineRule="auto"/>
        <w:ind w:firstLine="482" w:firstLineChars="200"/>
        <w:rPr>
          <w:rFonts w:ascii="宋体" w:hAnsi="宋体" w:eastAsia="宋体"/>
          <w:b/>
          <w:bCs/>
          <w:sz w:val="24"/>
          <w:szCs w:val="24"/>
        </w:rPr>
      </w:pPr>
      <w:r>
        <w:rPr>
          <w:rFonts w:hint="eastAsia" w:ascii="宋体" w:hAnsi="宋体" w:eastAsia="宋体"/>
          <w:b/>
          <w:bCs/>
          <w:sz w:val="24"/>
          <w:szCs w:val="24"/>
        </w:rPr>
        <w:t>三、单元活动</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活动1</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活动名称：古典概率模型</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对应内容：12</w:t>
      </w:r>
      <w:r>
        <w:rPr>
          <w:rFonts w:ascii="Times New Roman" w:hAnsi="Times New Roman" w:eastAsia="宋体"/>
          <w:sz w:val="24"/>
          <w:szCs w:val="24"/>
        </w:rPr>
        <w:t>.</w:t>
      </w:r>
      <w:r>
        <w:rPr>
          <w:rFonts w:hint="eastAsia" w:ascii="Times New Roman" w:hAnsi="Times New Roman" w:eastAsia="宋体"/>
          <w:sz w:val="24"/>
          <w:szCs w:val="24"/>
        </w:rPr>
        <w:t>2</w:t>
      </w:r>
      <w:r>
        <w:rPr>
          <w:rFonts w:ascii="Times New Roman" w:hAnsi="Times New Roman" w:eastAsia="宋体"/>
          <w:sz w:val="24"/>
          <w:szCs w:val="24"/>
        </w:rPr>
        <w:t xml:space="preserve"> </w:t>
      </w:r>
      <w:r>
        <w:rPr>
          <w:rFonts w:hint="eastAsia" w:ascii="Times New Roman" w:hAnsi="Times New Roman" w:eastAsia="宋体"/>
          <w:sz w:val="24"/>
          <w:szCs w:val="24"/>
        </w:rPr>
        <w:t>古典概率</w:t>
      </w:r>
      <w:r>
        <w:rPr>
          <w:rFonts w:ascii="Times New Roman" w:hAnsi="Times New Roman" w:eastAsia="宋体"/>
          <w:sz w:val="24"/>
          <w:szCs w:val="24"/>
        </w:rPr>
        <w:t>.(</w:t>
      </w:r>
      <w:r>
        <w:rPr>
          <w:rFonts w:hint="eastAsia" w:ascii="Times New Roman" w:hAnsi="Times New Roman" w:eastAsia="宋体"/>
          <w:sz w:val="24"/>
          <w:szCs w:val="24"/>
        </w:rPr>
        <w:t>上教版高中数学教材必修第三册“12</w:t>
      </w:r>
      <w:r>
        <w:rPr>
          <w:rFonts w:ascii="Times New Roman" w:hAnsi="Times New Roman" w:eastAsia="宋体"/>
          <w:sz w:val="24"/>
          <w:szCs w:val="24"/>
        </w:rPr>
        <w:t>.</w:t>
      </w:r>
      <w:r>
        <w:rPr>
          <w:rFonts w:hint="eastAsia" w:ascii="Times New Roman" w:hAnsi="Times New Roman" w:eastAsia="宋体"/>
          <w:sz w:val="24"/>
          <w:szCs w:val="24"/>
        </w:rPr>
        <w:t>2</w:t>
      </w:r>
      <w:r>
        <w:rPr>
          <w:rFonts w:ascii="Times New Roman" w:hAnsi="Times New Roman" w:eastAsia="宋体"/>
          <w:sz w:val="24"/>
          <w:szCs w:val="24"/>
        </w:rPr>
        <w:t xml:space="preserve"> </w:t>
      </w:r>
      <w:r>
        <w:rPr>
          <w:rFonts w:hint="eastAsia" w:ascii="Times New Roman" w:hAnsi="Times New Roman" w:eastAsia="宋体"/>
          <w:sz w:val="24"/>
          <w:szCs w:val="24"/>
        </w:rPr>
        <w:t>古典概率”</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活动类型：知识构建活动</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活动目标：</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1．通过具体实例，理解组成古典概率模型的两个基本条件，会计算古典概率模型中简单随机事件的概率，发展数学运算素养．</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2．会将一个随机试验分解为若干个等可能的随机试验，构造等可能的样本空间，进而解决古典概型中简单的随机事件问题，初步体会概率的语言和分析问题的思路，发展数学建模素养．</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活动</w:t>
      </w:r>
      <w:r>
        <w:rPr>
          <w:rFonts w:ascii="Times New Roman" w:hAnsi="Times New Roman" w:eastAsia="宋体"/>
          <w:sz w:val="24"/>
          <w:szCs w:val="24"/>
        </w:rPr>
        <w:t>(</w:t>
      </w:r>
      <w:r>
        <w:rPr>
          <w:rFonts w:hint="eastAsia" w:ascii="Times New Roman" w:hAnsi="Times New Roman" w:eastAsia="宋体"/>
          <w:sz w:val="24"/>
          <w:szCs w:val="24"/>
        </w:rPr>
        <w:t>主要</w:t>
      </w:r>
      <w:r>
        <w:rPr>
          <w:rFonts w:ascii="Times New Roman" w:hAnsi="Times New Roman" w:eastAsia="宋体"/>
          <w:sz w:val="24"/>
          <w:szCs w:val="24"/>
        </w:rPr>
        <w:t>)</w:t>
      </w:r>
      <w:r>
        <w:rPr>
          <w:rFonts w:hint="eastAsia" w:ascii="Times New Roman" w:hAnsi="Times New Roman" w:eastAsia="宋体"/>
          <w:sz w:val="24"/>
          <w:szCs w:val="24"/>
        </w:rPr>
        <w:t>环节：</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w:t>
      </w:r>
      <w:r>
        <w:rPr>
          <w:rFonts w:hint="eastAsia" w:ascii="Times New Roman" w:hAnsi="Times New Roman" w:eastAsia="宋体" w:cs="宋体"/>
          <w:iCs/>
          <w:snapToGrid w:val="0"/>
          <w:color w:val="000000"/>
          <w:kern w:val="0"/>
          <w:sz w:val="24"/>
          <w:szCs w:val="24"/>
        </w:rPr>
        <w:t>创设情境</w:t>
      </w:r>
      <w:r>
        <w:rPr>
          <w:rFonts w:ascii="Times New Roman" w:hAnsi="Times New Roman" w:eastAsia="宋体" w:cs="宋体"/>
          <w:iCs/>
          <w:snapToGrid w:val="0"/>
          <w:color w:val="000000"/>
          <w:kern w:val="0"/>
          <w:sz w:val="24"/>
          <w:szCs w:val="24"/>
        </w:rPr>
        <w:t xml:space="preserve"> </w:t>
      </w:r>
      <w:r>
        <w:rPr>
          <w:rFonts w:hint="eastAsia" w:ascii="Times New Roman" w:hAnsi="Times New Roman" w:eastAsia="宋体" w:cs="宋体"/>
          <w:iCs/>
          <w:snapToGrid w:val="0"/>
          <w:color w:val="000000"/>
          <w:kern w:val="0"/>
          <w:sz w:val="24"/>
          <w:szCs w:val="24"/>
        </w:rPr>
        <w:t>引入课题</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情境</w:t>
      </w:r>
      <w:r>
        <w:rPr>
          <w:rFonts w:ascii="Times New Roman" w:hAnsi="Times New Roman" w:eastAsia="宋体"/>
          <w:sz w:val="24"/>
          <w:szCs w:val="24"/>
        </w:rPr>
        <w:t>]</w:t>
      </w:r>
      <w:r>
        <w:rPr>
          <w:rFonts w:hint="eastAsia" w:ascii="Times New Roman" w:hAnsi="Times New Roman" w:eastAsia="宋体"/>
          <w:sz w:val="24"/>
          <w:szCs w:val="24"/>
        </w:rPr>
        <w:t>足球比赛中，双方比赛开始前都会由裁判员“抛硬币”，双方队长来猜正面反面，赢的一方挑选往哪边攻，输的一方获得上半场比赛开球权．用抛硬币的方式来决定谁先开球，你认为公平吗？</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引例1</w:t>
      </w:r>
      <w:r>
        <w:rPr>
          <w:rFonts w:ascii="Times New Roman" w:hAnsi="Times New Roman" w:eastAsia="宋体"/>
          <w:sz w:val="24"/>
          <w:szCs w:val="24"/>
        </w:rPr>
        <w:t>]</w:t>
      </w:r>
      <w:r>
        <w:rPr>
          <w:rFonts w:hint="eastAsia" w:ascii="Times New Roman" w:hAnsi="Times New Roman" w:eastAsia="宋体"/>
          <w:sz w:val="24"/>
          <w:szCs w:val="24"/>
        </w:rPr>
        <w:t>掷一枚质地均匀的硬币，观察硬币落地后哪一面朝上</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1</w:t>
      </w:r>
      <w:r>
        <w:rPr>
          <w:rFonts w:ascii="Times New Roman" w:hAnsi="Times New Roman" w:eastAsia="宋体"/>
          <w:sz w:val="24"/>
          <w:szCs w:val="24"/>
        </w:rPr>
        <w:t>)</w:t>
      </w:r>
      <w:r>
        <w:rPr>
          <w:rFonts w:hint="eastAsia" w:ascii="Times New Roman" w:hAnsi="Times New Roman" w:eastAsia="宋体"/>
          <w:sz w:val="24"/>
          <w:szCs w:val="24"/>
        </w:rPr>
        <w:t>会出现几个可能的结果</w:t>
      </w:r>
      <w:r>
        <w:rPr>
          <w:rFonts w:ascii="Times New Roman" w:hAnsi="Times New Roman" w:eastAsia="宋体"/>
          <w:sz w:val="24"/>
          <w:szCs w:val="24"/>
        </w:rPr>
        <w:t>?</w:t>
      </w:r>
      <w:r>
        <w:rPr>
          <w:rFonts w:hint="eastAsia" w:ascii="Times New Roman" w:hAnsi="Times New Roman" w:eastAsia="宋体"/>
          <w:sz w:val="24"/>
          <w:szCs w:val="24"/>
        </w:rPr>
        <w:t>分别是什么</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sz w:val="24"/>
          <w:szCs w:val="24"/>
        </w:rPr>
        <w:t>样本空间如何表示</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3</w:t>
      </w:r>
      <w:r>
        <w:rPr>
          <w:rFonts w:ascii="Times New Roman" w:hAnsi="Times New Roman" w:eastAsia="宋体"/>
          <w:sz w:val="24"/>
          <w:szCs w:val="24"/>
        </w:rPr>
        <w:t>)</w:t>
      </w:r>
      <w:r>
        <w:rPr>
          <w:rFonts w:hint="eastAsia" w:ascii="Times New Roman" w:hAnsi="Times New Roman" w:eastAsia="宋体"/>
          <w:sz w:val="24"/>
          <w:szCs w:val="24"/>
        </w:rPr>
        <w:t>这些结果出现的可能性是否一样</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4</w:t>
      </w:r>
      <w:r>
        <w:rPr>
          <w:rFonts w:ascii="Times New Roman" w:hAnsi="Times New Roman" w:eastAsia="宋体"/>
          <w:sz w:val="24"/>
          <w:szCs w:val="24"/>
        </w:rPr>
        <w:t>)</w:t>
      </w:r>
      <w:r>
        <w:rPr>
          <w:rFonts w:hint="eastAsia" w:ascii="Times New Roman" w:hAnsi="Times New Roman" w:eastAsia="宋体"/>
          <w:sz w:val="24"/>
          <w:szCs w:val="24"/>
        </w:rPr>
        <w:t>其中正面朝上的可能性是多少</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引例2</w:t>
      </w:r>
      <w:r>
        <w:rPr>
          <w:rFonts w:ascii="Times New Roman" w:hAnsi="Times New Roman" w:eastAsia="宋体"/>
          <w:sz w:val="24"/>
          <w:szCs w:val="24"/>
        </w:rPr>
        <w:t>]</w:t>
      </w:r>
      <w:r>
        <w:rPr>
          <w:rFonts w:hint="eastAsia" w:ascii="Times New Roman" w:hAnsi="Times New Roman" w:eastAsia="宋体"/>
          <w:sz w:val="24"/>
          <w:szCs w:val="24"/>
        </w:rPr>
        <w:t>掷一颗质地均匀的骰子，观察朝上面的点数</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1</w:t>
      </w:r>
      <w:r>
        <w:rPr>
          <w:rFonts w:ascii="Times New Roman" w:hAnsi="Times New Roman" w:eastAsia="宋体"/>
          <w:sz w:val="24"/>
          <w:szCs w:val="24"/>
        </w:rPr>
        <w:t>)</w:t>
      </w:r>
      <w:r>
        <w:rPr>
          <w:rFonts w:hint="eastAsia" w:ascii="Times New Roman" w:hAnsi="Times New Roman" w:eastAsia="宋体"/>
          <w:sz w:val="24"/>
          <w:szCs w:val="24"/>
        </w:rPr>
        <w:t>会出现几个可能的结果</w:t>
      </w:r>
      <w:r>
        <w:rPr>
          <w:rFonts w:ascii="Times New Roman" w:hAnsi="Times New Roman" w:eastAsia="宋体"/>
          <w:sz w:val="24"/>
          <w:szCs w:val="24"/>
        </w:rPr>
        <w:t>?</w:t>
      </w:r>
      <w:r>
        <w:rPr>
          <w:rFonts w:hint="eastAsia" w:ascii="Times New Roman" w:hAnsi="Times New Roman" w:eastAsia="宋体"/>
          <w:sz w:val="24"/>
          <w:szCs w:val="24"/>
        </w:rPr>
        <w:t>分别是什么</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sz w:val="24"/>
          <w:szCs w:val="24"/>
        </w:rPr>
        <w:t>样本空间如何表示</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3</w:t>
      </w:r>
      <w:r>
        <w:rPr>
          <w:rFonts w:ascii="Times New Roman" w:hAnsi="Times New Roman" w:eastAsia="宋体"/>
          <w:sz w:val="24"/>
          <w:szCs w:val="24"/>
        </w:rPr>
        <w:t>)</w:t>
      </w:r>
      <w:r>
        <w:rPr>
          <w:rFonts w:hint="eastAsia" w:ascii="Times New Roman" w:hAnsi="Times New Roman" w:eastAsia="宋体"/>
          <w:sz w:val="24"/>
          <w:szCs w:val="24"/>
        </w:rPr>
        <w:t>这些结果出现的可能性是否一样</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4</w:t>
      </w:r>
      <w:r>
        <w:rPr>
          <w:rFonts w:ascii="Times New Roman" w:hAnsi="Times New Roman" w:eastAsia="宋体"/>
          <w:sz w:val="24"/>
          <w:szCs w:val="24"/>
        </w:rPr>
        <w:t>)</w:t>
      </w:r>
      <w:r>
        <w:rPr>
          <w:rFonts w:hint="eastAsia" w:ascii="Times New Roman" w:hAnsi="Times New Roman" w:eastAsia="宋体"/>
          <w:sz w:val="24"/>
          <w:szCs w:val="24"/>
        </w:rPr>
        <w:t>点数为1的可能性是多少</w:t>
      </w:r>
      <w:r>
        <w:rPr>
          <w:rFonts w:ascii="Times New Roman" w:hAnsi="Times New Roman" w:eastAsia="宋体"/>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cs="宋体"/>
          <w:iCs/>
          <w:snapToGrid w:val="0"/>
          <w:color w:val="000000"/>
          <w:kern w:val="0"/>
          <w:sz w:val="24"/>
          <w:szCs w:val="24"/>
        </w:rPr>
      </w:pPr>
      <w:r>
        <w:rPr>
          <w:rFonts w:ascii="Times New Roman" w:hAnsi="Times New Roman" w:eastAsia="宋体"/>
          <w:sz w:val="24"/>
          <w:szCs w:val="24"/>
        </w:rPr>
        <w:t>[</w:t>
      </w:r>
      <w:r>
        <w:rPr>
          <w:rFonts w:hint="eastAsia" w:ascii="Times New Roman" w:hAnsi="Times New Roman" w:eastAsia="宋体"/>
          <w:sz w:val="24"/>
          <w:szCs w:val="24"/>
        </w:rPr>
        <w:t>评价要点</w:t>
      </w:r>
      <w:r>
        <w:rPr>
          <w:rFonts w:ascii="Times New Roman" w:hAnsi="Times New Roman" w:eastAsia="宋体"/>
          <w:sz w:val="24"/>
          <w:szCs w:val="24"/>
        </w:rPr>
        <w:t xml:space="preserve">] </w:t>
      </w:r>
      <w:r>
        <w:rPr>
          <w:rFonts w:hint="eastAsia" w:ascii="Times New Roman" w:hAnsi="Times New Roman" w:eastAsia="宋体"/>
          <w:sz w:val="24"/>
          <w:szCs w:val="24"/>
        </w:rPr>
        <w:t>学生能够回答引例</w:t>
      </w:r>
      <w:r>
        <w:rPr>
          <w:rFonts w:ascii="Times New Roman" w:hAnsi="Times New Roman" w:eastAsia="宋体"/>
          <w:sz w:val="24"/>
          <w:szCs w:val="24"/>
        </w:rPr>
        <w:t>1</w:t>
      </w:r>
      <w:r>
        <w:rPr>
          <w:rFonts w:hint="eastAsia" w:ascii="Times New Roman" w:hAnsi="Times New Roman" w:eastAsia="宋体"/>
          <w:sz w:val="24"/>
          <w:szCs w:val="24"/>
        </w:rPr>
        <w:t>、</w:t>
      </w:r>
      <w:r>
        <w:rPr>
          <w:rFonts w:ascii="Times New Roman" w:hAnsi="Times New Roman" w:eastAsia="宋体"/>
          <w:sz w:val="24"/>
          <w:szCs w:val="24"/>
        </w:rPr>
        <w:t>2</w:t>
      </w:r>
      <w:r>
        <w:rPr>
          <w:rFonts w:hint="eastAsia" w:ascii="Times New Roman" w:hAnsi="Times New Roman" w:eastAsia="宋体"/>
          <w:sz w:val="24"/>
          <w:szCs w:val="24"/>
        </w:rPr>
        <w:t>，应对其进行鼓励.</w:t>
      </w:r>
    </w:p>
    <w:p>
      <w:pPr>
        <w:tabs>
          <w:tab w:val="left" w:pos="420"/>
        </w:tabs>
        <w:adjustRightInd w:val="0"/>
        <w:snapToGrid w:val="0"/>
        <w:spacing w:line="312" w:lineRule="auto"/>
        <w:ind w:firstLine="480" w:firstLineChars="200"/>
        <w:jc w:val="left"/>
        <w:rPr>
          <w:rFonts w:ascii="Times New Roman" w:hAnsi="Times New Roman" w:eastAsia="宋体" w:cs="宋体"/>
          <w:iCs/>
          <w:snapToGrid w:val="0"/>
          <w:color w:val="000000"/>
          <w:kern w:val="0"/>
          <w:sz w:val="24"/>
          <w:szCs w:val="24"/>
        </w:rPr>
      </w:pPr>
      <w:r>
        <w:rPr>
          <w:rFonts w:hint="eastAsia" w:ascii="Times New Roman" w:hAnsi="Times New Roman" w:eastAsia="宋体" w:cs="宋体"/>
          <w:iCs/>
          <w:snapToGrid w:val="0"/>
          <w:color w:val="000000"/>
          <w:kern w:val="0"/>
          <w:sz w:val="24"/>
          <w:szCs w:val="24"/>
        </w:rPr>
        <w:t>[设计意图]</w:t>
      </w:r>
      <w:r>
        <w:rPr>
          <w:rFonts w:hint="eastAsia" w:ascii="Times New Roman" w:hAnsi="Times New Roman" w:eastAsia="宋体"/>
          <w:sz w:val="24"/>
          <w:szCs w:val="24"/>
        </w:rPr>
        <w:t>通过简单的随机试验(引例1、2)，为后续教学做好铺垫.</w:t>
      </w:r>
    </w:p>
    <w:p>
      <w:pPr>
        <w:tabs>
          <w:tab w:val="left" w:pos="420"/>
        </w:tabs>
        <w:adjustRightInd w:val="0"/>
        <w:snapToGrid w:val="0"/>
        <w:spacing w:line="312" w:lineRule="auto"/>
        <w:ind w:firstLine="480" w:firstLineChars="200"/>
        <w:jc w:val="left"/>
        <w:rPr>
          <w:rFonts w:ascii="Times New Roman" w:hAnsi="Times New Roman" w:eastAsia="宋体" w:cs="宋体"/>
          <w:iCs/>
          <w:snapToGrid w:val="0"/>
          <w:color w:val="000000"/>
          <w:kern w:val="0"/>
          <w:sz w:val="24"/>
          <w:szCs w:val="24"/>
        </w:rPr>
      </w:pPr>
      <w:r>
        <w:rPr>
          <w:rFonts w:hint="eastAsia" w:ascii="Times New Roman" w:hAnsi="Times New Roman" w:eastAsia="宋体" w:cs="宋体"/>
          <w:iCs/>
          <w:snapToGrid w:val="0"/>
          <w:color w:val="000000"/>
          <w:kern w:val="0"/>
          <w:sz w:val="24"/>
          <w:szCs w:val="24"/>
        </w:rPr>
        <w:t>2</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形成概念</w:t>
      </w:r>
      <w:r>
        <w:rPr>
          <w:rFonts w:ascii="Times New Roman" w:hAnsi="Times New Roman" w:eastAsia="宋体" w:cs="宋体"/>
          <w:iCs/>
          <w:snapToGrid w:val="0"/>
          <w:color w:val="000000"/>
          <w:kern w:val="0"/>
          <w:sz w:val="24"/>
          <w:szCs w:val="24"/>
        </w:rPr>
        <w:t xml:space="preserve"> </w:t>
      </w:r>
      <w:r>
        <w:rPr>
          <w:rFonts w:hint="eastAsia" w:ascii="Times New Roman" w:hAnsi="Times New Roman" w:eastAsia="宋体" w:cs="宋体"/>
          <w:iCs/>
          <w:snapToGrid w:val="0"/>
          <w:color w:val="000000"/>
          <w:kern w:val="0"/>
          <w:sz w:val="24"/>
          <w:szCs w:val="24"/>
        </w:rPr>
        <w:t>理解辨析</w:t>
      </w:r>
    </w:p>
    <w:p>
      <w:pPr>
        <w:tabs>
          <w:tab w:val="left" w:pos="420"/>
        </w:tabs>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问题1</w:t>
      </w:r>
      <w:r>
        <w:rPr>
          <w:rFonts w:ascii="Times New Roman" w:hAnsi="Times New Roman" w:eastAsia="宋体" w:cs="宋体"/>
          <w:iCs/>
          <w:snapToGrid w:val="0"/>
          <w:color w:val="000000"/>
          <w:kern w:val="0"/>
          <w:sz w:val="24"/>
          <w:szCs w:val="24"/>
        </w:rPr>
        <w:t xml:space="preserve">] </w:t>
      </w:r>
      <w:r>
        <w:rPr>
          <w:rFonts w:hint="eastAsia" w:ascii="Times New Roman" w:hAnsi="Times New Roman" w:eastAsia="宋体" w:cs="宋体"/>
          <w:snapToGrid w:val="0"/>
          <w:color w:val="000000"/>
          <w:kern w:val="0"/>
          <w:sz w:val="24"/>
          <w:szCs w:val="24"/>
        </w:rPr>
        <w:t>以上两个试验的样本空间中，结果</w:t>
      </w:r>
      <w:r>
        <w:rPr>
          <w:rFonts w:ascii="Times New Roman" w:hAnsi="Times New Roman"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样本点</w:t>
      </w:r>
      <w:r>
        <w:rPr>
          <w:rFonts w:ascii="Times New Roman" w:hAnsi="Times New Roman"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的出现有哪些共同特征</w:t>
      </w:r>
      <w:r>
        <w:rPr>
          <w:rFonts w:ascii="Times New Roman" w:hAnsi="Times New Roman" w:eastAsia="宋体" w:cs="宋体"/>
          <w:snapToGrid w:val="0"/>
          <w:color w:val="000000"/>
          <w:kern w:val="0"/>
          <w:sz w:val="24"/>
          <w:szCs w:val="24"/>
        </w:rPr>
        <w:t>?</w:t>
      </w:r>
    </w:p>
    <w:p>
      <w:pPr>
        <w:tabs>
          <w:tab w:val="left" w:pos="60"/>
        </w:tabs>
        <w:adjustRightInd w:val="0"/>
        <w:snapToGrid w:val="0"/>
        <w:spacing w:line="312" w:lineRule="auto"/>
        <w:ind w:firstLine="480" w:firstLineChars="200"/>
        <w:jc w:val="left"/>
        <w:rPr>
          <w:rFonts w:ascii="Times New Roman" w:hAnsi="Times New Roman" w:eastAsia="宋体" w:cs="宋体"/>
          <w:iCs/>
          <w:snapToGrid w:val="0"/>
          <w:color w:val="000000"/>
          <w:kern w:val="0"/>
          <w:sz w:val="24"/>
          <w:szCs w:val="24"/>
        </w:rPr>
      </w:pPr>
      <w:r>
        <w:rPr>
          <w:rFonts w:ascii="Times New Roman" w:hAnsi="Times New Roman"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问题2</w:t>
      </w:r>
      <w:r>
        <w:rPr>
          <w:rFonts w:ascii="Times New Roman" w:hAnsi="Times New Roman" w:eastAsia="宋体" w:cs="宋体"/>
          <w:snapToGrid w:val="0"/>
          <w:color w:val="000000"/>
          <w:kern w:val="0"/>
          <w:sz w:val="24"/>
          <w:szCs w:val="24"/>
        </w:rPr>
        <w:t xml:space="preserve">] </w:t>
      </w:r>
      <w:r>
        <w:rPr>
          <w:rFonts w:hint="eastAsia" w:ascii="Times New Roman" w:hAnsi="Times New Roman" w:eastAsia="宋体" w:cs="宋体"/>
          <w:iCs/>
          <w:snapToGrid w:val="0"/>
          <w:color w:val="000000"/>
          <w:kern w:val="0"/>
          <w:sz w:val="24"/>
          <w:szCs w:val="24"/>
        </w:rPr>
        <w:t>试判断下列随机试验是否符合古典概率模型，并说明理由．</w:t>
      </w:r>
    </w:p>
    <w:p>
      <w:pPr>
        <w:tabs>
          <w:tab w:val="left" w:pos="60"/>
        </w:tabs>
        <w:adjustRightInd w:val="0"/>
        <w:snapToGrid w:val="0"/>
        <w:spacing w:line="312" w:lineRule="auto"/>
        <w:ind w:firstLine="480" w:firstLineChars="200"/>
        <w:jc w:val="left"/>
        <w:rPr>
          <w:rFonts w:ascii="Times New Roman" w:hAnsi="Times New Roman" w:eastAsia="宋体" w:cs="宋体"/>
          <w:iCs/>
          <w:snapToGrid w:val="0"/>
          <w:color w:val="000000"/>
          <w:kern w:val="0"/>
          <w:sz w:val="24"/>
          <w:szCs w:val="24"/>
        </w:rPr>
      </w:pP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1</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抛一个瓶盖，观察落地后的状态，如图所示．</w:t>
      </w:r>
    </w:p>
    <w:p>
      <w:pPr>
        <w:tabs>
          <w:tab w:val="left" w:pos="420"/>
        </w:tabs>
        <w:adjustRightInd w:val="0"/>
        <w:snapToGrid w:val="0"/>
        <w:spacing w:line="312" w:lineRule="auto"/>
        <w:jc w:val="center"/>
        <w:rPr>
          <w:rFonts w:ascii="Times New Roman" w:hAnsi="Times New Roman" w:eastAsia="宋体" w:cs="宋体"/>
          <w:iCs/>
          <w:snapToGrid w:val="0"/>
          <w:color w:val="000000"/>
          <w:kern w:val="0"/>
          <w:sz w:val="24"/>
          <w:szCs w:val="24"/>
        </w:rPr>
      </w:pPr>
      <w:r>
        <w:rPr>
          <w:rFonts w:ascii="Times New Roman" w:hAnsi="Times New Roman" w:eastAsia="宋体" w:cs="宋体"/>
          <w:snapToGrid w:val="0"/>
          <w:color w:val="000000"/>
          <w:kern w:val="0"/>
          <w:szCs w:val="21"/>
        </w:rPr>
        <w:drawing>
          <wp:inline distT="0" distB="0" distL="0" distR="0">
            <wp:extent cx="3119120" cy="1069975"/>
            <wp:effectExtent l="0" t="0" r="5080" b="15875"/>
            <wp:docPr id="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9"/>
                    <pic:cNvPicPr>
                      <a:picLocks noChangeAspect="1" noChangeArrowheads="1"/>
                    </pic:cNvPicPr>
                  </pic:nvPicPr>
                  <pic:blipFill>
                    <a:blip r:embed="rId6" cstate="print">
                      <a:extLst>
                        <a:ext uri="{28A0092B-C50C-407E-A947-70E740481C1C}">
                          <a14:useLocalDpi xmlns:a14="http://schemas.microsoft.com/office/drawing/2010/main" val="0"/>
                        </a:ext>
                      </a:extLst>
                    </a:blip>
                    <a:srcRect l="17615" t="11017" r="23214" b="75743"/>
                    <a:stretch>
                      <a:fillRect/>
                    </a:stretch>
                  </pic:blipFill>
                  <pic:spPr>
                    <a:xfrm>
                      <a:off x="0" y="0"/>
                      <a:ext cx="3119437" cy="1069975"/>
                    </a:xfrm>
                    <a:prstGeom prst="rect">
                      <a:avLst/>
                    </a:prstGeom>
                    <a:noFill/>
                    <a:ln>
                      <a:noFill/>
                    </a:ln>
                  </pic:spPr>
                </pic:pic>
              </a:graphicData>
            </a:graphic>
          </wp:inline>
        </w:drawing>
      </w:r>
    </w:p>
    <w:p>
      <w:pPr>
        <w:tabs>
          <w:tab w:val="left" w:pos="60"/>
        </w:tabs>
        <w:adjustRightInd w:val="0"/>
        <w:snapToGrid w:val="0"/>
        <w:spacing w:line="312" w:lineRule="auto"/>
        <w:ind w:firstLine="480" w:firstLineChars="200"/>
        <w:jc w:val="left"/>
        <w:rPr>
          <w:rFonts w:ascii="Times New Roman" w:hAnsi="Times New Roman" w:eastAsia="宋体" w:cs="宋体"/>
          <w:iCs/>
          <w:snapToGrid w:val="0"/>
          <w:color w:val="000000"/>
          <w:kern w:val="0"/>
          <w:sz w:val="24"/>
          <w:szCs w:val="24"/>
        </w:rPr>
      </w:pP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2</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在适宜的条件下，种下一粒种子，观察种子是否发芽．</w:t>
      </w:r>
    </w:p>
    <w:p>
      <w:pPr>
        <w:tabs>
          <w:tab w:val="left" w:pos="60"/>
        </w:tabs>
        <w:adjustRightInd w:val="0"/>
        <w:snapToGrid w:val="0"/>
        <w:spacing w:line="312" w:lineRule="auto"/>
        <w:ind w:firstLine="480" w:firstLineChars="200"/>
        <w:jc w:val="left"/>
        <w:rPr>
          <w:rFonts w:ascii="Times New Roman" w:hAnsi="Times New Roman" w:eastAsia="宋体" w:cs="宋体"/>
          <w:iCs/>
          <w:snapToGrid w:val="0"/>
          <w:color w:val="000000"/>
          <w:kern w:val="0"/>
          <w:sz w:val="24"/>
          <w:szCs w:val="24"/>
        </w:rPr>
      </w:pP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3</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连续掷一颗骰子，直到点数6出现为止，观察掷的次数．</w:t>
      </w:r>
    </w:p>
    <w:p>
      <w:pPr>
        <w:spacing w:line="312" w:lineRule="auto"/>
        <w:ind w:firstLine="480" w:firstLineChars="200"/>
        <w:rPr>
          <w:rFonts w:ascii="Times New Roman" w:hAnsi="Times New Roman" w:eastAsia="宋体" w:cs="宋体"/>
          <w:iCs/>
          <w:snapToGrid w:val="0"/>
          <w:color w:val="000000"/>
          <w:kern w:val="0"/>
          <w:sz w:val="24"/>
          <w:szCs w:val="24"/>
        </w:rPr>
      </w:pP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问题3</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考虑下面两个随机试验，如何度量事件</w:t>
      </w:r>
      <w:r>
        <w:rPr>
          <w:rFonts w:hint="eastAsia" w:ascii="Times New Roman" w:hAnsi="Times New Roman" w:eastAsia="宋体" w:cs="宋体"/>
          <w:iCs/>
          <w:snapToGrid w:val="0"/>
          <w:color w:val="000000"/>
          <w:kern w:val="0"/>
          <w:position w:val="-4"/>
          <w:sz w:val="24"/>
          <w:szCs w:val="24"/>
        </w:rPr>
        <w:object>
          <v:shape id="_x0000_i1025" o:spt="75" type="#_x0000_t75" style="height:13.25pt;width:12.1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ascii="Times New Roman" w:hAnsi="Times New Roman" w:eastAsia="宋体" w:cs="宋体"/>
          <w:iCs/>
          <w:snapToGrid w:val="0"/>
          <w:color w:val="000000"/>
          <w:kern w:val="0"/>
          <w:sz w:val="24"/>
          <w:szCs w:val="24"/>
        </w:rPr>
        <w:t>和事件</w:t>
      </w:r>
      <w:r>
        <w:rPr>
          <w:rFonts w:hint="eastAsia" w:ascii="Times New Roman" w:hAnsi="Times New Roman" w:eastAsia="宋体" w:cs="宋体"/>
          <w:iCs/>
          <w:snapToGrid w:val="0"/>
          <w:color w:val="000000"/>
          <w:kern w:val="0"/>
          <w:position w:val="-4"/>
          <w:sz w:val="24"/>
          <w:szCs w:val="24"/>
        </w:rPr>
        <w:object>
          <v:shape id="_x0000_i1026" o:spt="75" type="#_x0000_t75" style="height:13.25pt;width:12.1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Times New Roman" w:hAnsi="Times New Roman" w:eastAsia="宋体" w:cs="宋体"/>
          <w:iCs/>
          <w:snapToGrid w:val="0"/>
          <w:color w:val="000000"/>
          <w:kern w:val="0"/>
          <w:sz w:val="24"/>
          <w:szCs w:val="24"/>
        </w:rPr>
        <w:t>发生的可能性大小</w:t>
      </w:r>
      <w:r>
        <w:rPr>
          <w:rFonts w:ascii="Times New Roman" w:hAnsi="Times New Roman" w:eastAsia="宋体" w:cs="宋体"/>
          <w:iCs/>
          <w:snapToGrid w:val="0"/>
          <w:color w:val="000000"/>
          <w:kern w:val="0"/>
          <w:sz w:val="24"/>
          <w:szCs w:val="24"/>
        </w:rPr>
        <w:t>?</w:t>
      </w:r>
    </w:p>
    <w:p>
      <w:pPr>
        <w:spacing w:line="312" w:lineRule="auto"/>
        <w:ind w:firstLine="480" w:firstLineChars="200"/>
        <w:rPr>
          <w:rFonts w:ascii="Times New Roman" w:hAnsi="Times New Roman" w:eastAsia="宋体" w:cs="宋体"/>
          <w:iCs/>
          <w:snapToGrid w:val="0"/>
          <w:color w:val="000000"/>
          <w:kern w:val="0"/>
          <w:sz w:val="24"/>
          <w:szCs w:val="24"/>
        </w:rPr>
      </w:pP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1</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一个班级中有18名男生、22名女生</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采用抽签的方式，从中随机选择一名学生，设“抽到男生”记为事件</w:t>
      </w:r>
      <w:r>
        <w:rPr>
          <w:rFonts w:hint="eastAsia" w:ascii="Times New Roman" w:hAnsi="Times New Roman" w:eastAsia="宋体" w:cs="宋体"/>
          <w:iCs/>
          <w:snapToGrid w:val="0"/>
          <w:color w:val="000000"/>
          <w:kern w:val="0"/>
          <w:position w:val="-4"/>
          <w:sz w:val="24"/>
          <w:szCs w:val="24"/>
        </w:rPr>
        <w:object>
          <v:shape id="_x0000_i1027" o:spt="75" type="#_x0000_t75" style="height:13.25pt;width:12.1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11">
            <o:LockedField>false</o:LockedField>
          </o:OLEObject>
        </w:object>
      </w:r>
      <w:r>
        <w:rPr>
          <w:rFonts w:hint="eastAsia" w:ascii="Times New Roman" w:hAnsi="Times New Roman" w:eastAsia="宋体" w:cs="宋体"/>
          <w:iCs/>
          <w:snapToGrid w:val="0"/>
          <w:color w:val="000000"/>
          <w:kern w:val="0"/>
          <w:sz w:val="24"/>
          <w:szCs w:val="24"/>
        </w:rPr>
        <w:t>；</w:t>
      </w:r>
    </w:p>
    <w:p>
      <w:pPr>
        <w:spacing w:line="312" w:lineRule="auto"/>
        <w:ind w:firstLine="480" w:firstLineChars="200"/>
        <w:rPr>
          <w:rFonts w:ascii="Times New Roman" w:hAnsi="Times New Roman" w:eastAsia="宋体" w:cs="宋体"/>
          <w:iCs/>
          <w:snapToGrid w:val="0"/>
          <w:color w:val="000000"/>
          <w:kern w:val="0"/>
          <w:sz w:val="24"/>
          <w:szCs w:val="24"/>
        </w:rPr>
      </w:pP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2</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抛掷一枚质地均匀的硬币3次</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设“恰好一次正面朝上”记为事件</w:t>
      </w:r>
      <w:r>
        <w:rPr>
          <w:rFonts w:hint="eastAsia" w:ascii="Times New Roman" w:hAnsi="Times New Roman" w:eastAsia="宋体" w:cs="宋体"/>
          <w:iCs/>
          <w:snapToGrid w:val="0"/>
          <w:color w:val="000000"/>
          <w:kern w:val="0"/>
          <w:position w:val="-4"/>
          <w:sz w:val="24"/>
          <w:szCs w:val="24"/>
        </w:rPr>
        <w:object>
          <v:shape id="_x0000_i1028" o:spt="75" type="#_x0000_t75" style="height:13.25pt;width:12.1pt;" o:ole="t" filled="f" o:preferrelative="t" stroked="f" coordsize="21600,21600">
            <v:path/>
            <v:fill on="f" focussize="0,0"/>
            <v:stroke on="f" joinstyle="miter"/>
            <v:imagedata r:id="rId10" o:title=""/>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eastAsia="宋体" w:cs="宋体"/>
          <w:iCs/>
          <w:snapToGrid w:val="0"/>
          <w:color w:val="000000"/>
          <w:kern w:val="0"/>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评价要点</w:t>
      </w:r>
      <w:r>
        <w:rPr>
          <w:rFonts w:ascii="Times New Roman" w:hAnsi="Times New Roman" w:eastAsia="宋体"/>
          <w:sz w:val="24"/>
          <w:szCs w:val="24"/>
        </w:rPr>
        <w:t xml:space="preserve">] </w:t>
      </w:r>
      <w:r>
        <w:rPr>
          <w:rFonts w:hint="eastAsia" w:ascii="Times New Roman" w:hAnsi="Times New Roman" w:eastAsia="宋体"/>
          <w:sz w:val="24"/>
          <w:szCs w:val="24"/>
        </w:rPr>
        <w:t>学生能够根据引例</w:t>
      </w:r>
      <w:r>
        <w:rPr>
          <w:rFonts w:ascii="Times New Roman" w:hAnsi="Times New Roman" w:eastAsia="宋体"/>
          <w:sz w:val="24"/>
          <w:szCs w:val="24"/>
        </w:rPr>
        <w:t>1</w:t>
      </w:r>
      <w:r>
        <w:rPr>
          <w:rFonts w:hint="eastAsia" w:ascii="Times New Roman" w:hAnsi="Times New Roman" w:eastAsia="宋体"/>
          <w:sz w:val="24"/>
          <w:szCs w:val="24"/>
        </w:rPr>
        <w:t>、</w:t>
      </w:r>
      <w:r>
        <w:rPr>
          <w:rFonts w:ascii="Times New Roman" w:hAnsi="Times New Roman" w:eastAsia="宋体"/>
          <w:sz w:val="24"/>
          <w:szCs w:val="24"/>
        </w:rPr>
        <w:t>2</w:t>
      </w:r>
      <w:r>
        <w:rPr>
          <w:rFonts w:hint="eastAsia" w:ascii="Times New Roman" w:hAnsi="Times New Roman" w:eastAsia="宋体"/>
          <w:sz w:val="24"/>
          <w:szCs w:val="24"/>
        </w:rPr>
        <w:t>回答问题</w:t>
      </w:r>
      <w:r>
        <w:rPr>
          <w:rFonts w:ascii="Times New Roman" w:hAnsi="Times New Roman" w:eastAsia="宋体"/>
          <w:sz w:val="24"/>
          <w:szCs w:val="24"/>
        </w:rPr>
        <w:t>1</w:t>
      </w:r>
      <w:r>
        <w:rPr>
          <w:rFonts w:hint="eastAsia" w:ascii="Times New Roman" w:hAnsi="Times New Roman" w:eastAsia="宋体"/>
          <w:sz w:val="24"/>
          <w:szCs w:val="24"/>
        </w:rPr>
        <w:t>，归纳出这两个随机试验的共同特征：</w:t>
      </w:r>
      <w:r>
        <w:rPr>
          <w:rFonts w:ascii="Times New Roman" w:hAnsi="Times New Roman" w:eastAsia="宋体"/>
          <w:sz w:val="24"/>
          <w:szCs w:val="24"/>
        </w:rPr>
        <w:t>(1)</w:t>
      </w:r>
      <w:r>
        <w:rPr>
          <w:rFonts w:hint="eastAsia" w:ascii="Times New Roman" w:hAnsi="Times New Roman" w:eastAsia="宋体"/>
          <w:sz w:val="24"/>
          <w:szCs w:val="24"/>
        </w:rPr>
        <w:t>包含有限个可能出现的结果</w:t>
      </w:r>
      <w:r>
        <w:rPr>
          <w:rFonts w:ascii="Times New Roman" w:hAnsi="Times New Roman" w:eastAsia="宋体"/>
          <w:sz w:val="24"/>
          <w:szCs w:val="24"/>
        </w:rPr>
        <w:t>(</w:t>
      </w:r>
      <w:r>
        <w:rPr>
          <w:rFonts w:hint="eastAsia" w:ascii="Times New Roman" w:hAnsi="Times New Roman" w:eastAsia="宋体"/>
          <w:sz w:val="24"/>
          <w:szCs w:val="24"/>
        </w:rPr>
        <w:t>样本点</w:t>
      </w:r>
      <w:r>
        <w:rPr>
          <w:rFonts w:ascii="Times New Roman" w:hAnsi="Times New Roman" w:eastAsia="宋体"/>
          <w:sz w:val="24"/>
          <w:szCs w:val="24"/>
        </w:rPr>
        <w:t>)</w:t>
      </w:r>
      <w:r>
        <w:rPr>
          <w:rFonts w:hint="eastAsia" w:ascii="Times New Roman" w:hAnsi="Times New Roman" w:eastAsia="宋体"/>
          <w:sz w:val="24"/>
          <w:szCs w:val="24"/>
        </w:rPr>
        <w:t>；</w:t>
      </w:r>
      <w:r>
        <w:rPr>
          <w:rFonts w:ascii="Times New Roman" w:hAnsi="Times New Roman" w:eastAsia="宋体"/>
          <w:sz w:val="24"/>
          <w:szCs w:val="24"/>
        </w:rPr>
        <w:t>(2)</w:t>
      </w:r>
      <w:r>
        <w:rPr>
          <w:rFonts w:hint="eastAsia" w:ascii="Times New Roman" w:hAnsi="Times New Roman" w:eastAsia="宋体"/>
          <w:sz w:val="24"/>
          <w:szCs w:val="24"/>
        </w:rPr>
        <w:t>这些结果出现是等可能的，应对其进行鼓励；学生对问题</w:t>
      </w:r>
      <w:r>
        <w:rPr>
          <w:rFonts w:ascii="Times New Roman" w:hAnsi="Times New Roman" w:eastAsia="宋体"/>
          <w:sz w:val="24"/>
          <w:szCs w:val="24"/>
        </w:rPr>
        <w:t>2</w:t>
      </w:r>
      <w:r>
        <w:rPr>
          <w:rFonts w:hint="eastAsia" w:ascii="Times New Roman" w:hAnsi="Times New Roman" w:eastAsia="宋体"/>
          <w:sz w:val="24"/>
          <w:szCs w:val="24"/>
        </w:rPr>
        <w:t>、问题</w:t>
      </w:r>
      <w:r>
        <w:rPr>
          <w:rFonts w:ascii="Times New Roman" w:hAnsi="Times New Roman" w:eastAsia="宋体"/>
          <w:sz w:val="24"/>
          <w:szCs w:val="24"/>
        </w:rPr>
        <w:t>3</w:t>
      </w:r>
      <w:r>
        <w:rPr>
          <w:rFonts w:hint="eastAsia" w:ascii="Times New Roman" w:hAnsi="Times New Roman" w:eastAsia="宋体"/>
          <w:sz w:val="24"/>
          <w:szCs w:val="24"/>
        </w:rPr>
        <w:t>进行课堂交流和研讨，可根据思维表现情况对其给予评价</w:t>
      </w:r>
      <w:r>
        <w:rPr>
          <w:rFonts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设计意图</w:t>
      </w:r>
      <w:r>
        <w:rPr>
          <w:rFonts w:ascii="Times New Roman" w:hAnsi="Times New Roman" w:eastAsia="宋体"/>
          <w:sz w:val="24"/>
          <w:szCs w:val="24"/>
        </w:rPr>
        <w:t>]</w:t>
      </w:r>
      <w:r>
        <w:rPr>
          <w:rFonts w:hint="eastAsia" w:ascii="Times New Roman" w:hAnsi="Times New Roman" w:eastAsia="宋体"/>
          <w:sz w:val="24"/>
          <w:szCs w:val="24"/>
        </w:rPr>
        <w:t>通过设置思考问题1，引导学生归纳试验的共同特征，抽象古典概率模型的概念；通过设置思考问题2，引导学生辨析古典概率模型的概念，加深对概念的理解；通过设置思考问题3，引导学生依据已有的经验思考如何定义相关事件的概率</w:t>
      </w:r>
      <w:r>
        <w:rPr>
          <w:rFonts w:ascii="Times New Roman" w:hAnsi="Times New Roman" w:eastAsia="宋体"/>
          <w:sz w:val="24"/>
          <w:szCs w:val="24"/>
        </w:rPr>
        <w:t>.</w:t>
      </w:r>
      <w:r>
        <w:rPr>
          <w:rFonts w:hint="eastAsia" w:ascii="Times New Roman" w:hAnsi="Times New Roman" w:eastAsia="宋体"/>
          <w:sz w:val="24"/>
          <w:szCs w:val="24"/>
        </w:rPr>
        <w:t>通过上述过程，提升学生的数学抽象和数学建模素养</w:t>
      </w:r>
      <w:r>
        <w:rPr>
          <w:rFonts w:ascii="Times New Roman" w:hAnsi="Times New Roman" w:eastAsia="宋体"/>
          <w:sz w:val="24"/>
          <w:szCs w:val="24"/>
        </w:rPr>
        <w:t>.</w:t>
      </w:r>
    </w:p>
    <w:p>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hint="eastAsia" w:ascii="Times New Roman" w:hAnsi="Times New Roman" w:eastAsia="宋体" w:cs="宋体"/>
          <w:snapToGrid w:val="0"/>
          <w:color w:val="000000"/>
          <w:kern w:val="0"/>
          <w:sz w:val="24"/>
          <w:szCs w:val="24"/>
        </w:rPr>
        <w:t>3</w:t>
      </w:r>
      <w:r>
        <w:rPr>
          <w:rFonts w:ascii="Times New Roman" w:hAnsi="Times New Roman"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例题讲解</w:t>
      </w:r>
      <w:r>
        <w:rPr>
          <w:rFonts w:ascii="Times New Roman" w:hAnsi="Times New Roman" w:eastAsia="宋体" w:cs="宋体"/>
          <w:snapToGrid w:val="0"/>
          <w:color w:val="000000"/>
          <w:kern w:val="0"/>
          <w:sz w:val="24"/>
          <w:szCs w:val="24"/>
        </w:rPr>
        <w:t xml:space="preserve"> </w:t>
      </w:r>
      <w:r>
        <w:rPr>
          <w:rFonts w:hint="eastAsia" w:ascii="Times New Roman" w:hAnsi="Times New Roman" w:eastAsia="宋体" w:cs="宋体"/>
          <w:snapToGrid w:val="0"/>
          <w:color w:val="000000"/>
          <w:kern w:val="0"/>
          <w:sz w:val="24"/>
          <w:szCs w:val="24"/>
        </w:rPr>
        <w:t>巩固新知</w:t>
      </w:r>
    </w:p>
    <w:p>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hint="eastAsia" w:ascii="Times New Roman" w:hAnsi="Times New Roman" w:eastAsia="宋体" w:cs="宋体"/>
          <w:snapToGrid w:val="0"/>
          <w:color w:val="000000"/>
          <w:kern w:val="0"/>
          <w:sz w:val="24"/>
          <w:szCs w:val="24"/>
        </w:rPr>
        <w:t>例1</w:t>
      </w:r>
      <w:r>
        <w:rPr>
          <w:rFonts w:ascii="Times New Roman" w:hAnsi="Times New Roman" w:eastAsia="宋体" w:cs="宋体"/>
          <w:snapToGrid w:val="0"/>
          <w:color w:val="000000"/>
          <w:kern w:val="0"/>
          <w:sz w:val="24"/>
          <w:szCs w:val="24"/>
        </w:rPr>
        <w:t xml:space="preserve"> </w:t>
      </w:r>
      <w:r>
        <w:rPr>
          <w:rFonts w:hint="eastAsia" w:ascii="Times New Roman" w:hAnsi="Times New Roman" w:eastAsia="宋体" w:cs="宋体"/>
          <w:snapToGrid w:val="0"/>
          <w:color w:val="000000"/>
          <w:kern w:val="0"/>
          <w:sz w:val="24"/>
          <w:szCs w:val="24"/>
        </w:rPr>
        <w:t>抛掷一枚硬币正面朝上和掷一颗骰子得点数6的概率分别是多少？</w:t>
      </w:r>
    </w:p>
    <w:p>
      <w:pPr>
        <w:adjustRightInd w:val="0"/>
        <w:snapToGrid w:val="0"/>
        <w:spacing w:line="312" w:lineRule="auto"/>
        <w:ind w:firstLine="480" w:firstLineChars="200"/>
        <w:jc w:val="left"/>
        <w:rPr>
          <w:rFonts w:ascii="Times New Roman" w:hAnsi="Times New Roman" w:eastAsia="宋体" w:cs="宋体"/>
          <w:sz w:val="24"/>
          <w:szCs w:val="21"/>
        </w:rPr>
      </w:pPr>
      <w:r>
        <w:rPr>
          <w:rFonts w:hint="eastAsia" w:ascii="Times New Roman" w:hAnsi="Times New Roman" w:eastAsia="宋体" w:cs="宋体"/>
          <w:sz w:val="24"/>
          <w:szCs w:val="21"/>
        </w:rPr>
        <w:t>解</w:t>
      </w:r>
      <w:r>
        <w:rPr>
          <w:rFonts w:ascii="Times New Roman" w:hAnsi="Times New Roman" w:eastAsia="宋体" w:cs="宋体"/>
          <w:sz w:val="24"/>
          <w:szCs w:val="21"/>
        </w:rPr>
        <w:t xml:space="preserve"> </w:t>
      </w:r>
      <w:r>
        <w:rPr>
          <w:rFonts w:hint="eastAsia" w:ascii="Times New Roman" w:hAnsi="Times New Roman" w:eastAsia="宋体" w:cs="宋体"/>
          <w:sz w:val="24"/>
          <w:szCs w:val="21"/>
        </w:rPr>
        <w:t>抛掷一枚硬币，正面朝上和反面朝上的可能性是一样的，属于古典概率模型，由定义，它们的概率都是</w:t>
      </w:r>
      <w:r>
        <w:rPr>
          <w:rFonts w:hint="eastAsia" w:ascii="Times New Roman" w:hAnsi="Times New Roman" w:eastAsia="宋体" w:cs="宋体"/>
          <w:position w:val="-24"/>
          <w:sz w:val="24"/>
          <w:szCs w:val="21"/>
        </w:rPr>
        <w:object>
          <v:shape id="_x0000_i1029" o:spt="75" type="#_x0000_t75" style="height:30.55pt;width:11.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宋体" w:cs="宋体"/>
          <w:sz w:val="24"/>
          <w:szCs w:val="21"/>
        </w:rPr>
        <w:t>．</w:t>
      </w:r>
    </w:p>
    <w:p>
      <w:pPr>
        <w:tabs>
          <w:tab w:val="left" w:pos="420"/>
        </w:tabs>
        <w:adjustRightInd w:val="0"/>
        <w:snapToGrid w:val="0"/>
        <w:spacing w:line="312" w:lineRule="auto"/>
        <w:ind w:firstLine="420"/>
        <w:jc w:val="left"/>
        <w:rPr>
          <w:rFonts w:ascii="Times New Roman" w:hAnsi="Times New Roman" w:eastAsia="宋体" w:cs="宋体"/>
          <w:sz w:val="24"/>
          <w:szCs w:val="21"/>
        </w:rPr>
      </w:pPr>
      <w:r>
        <w:rPr>
          <w:rFonts w:hint="eastAsia" w:ascii="Times New Roman" w:hAnsi="Times New Roman" w:eastAsia="宋体" w:cs="宋体"/>
          <w:sz w:val="24"/>
          <w:szCs w:val="21"/>
        </w:rPr>
        <w:t>掷一颗骰子，朝上一面的数字是1、2、3、4、5、6中的一个，所以有6个可能结果，这些结果也是等可能出现的，所以掷骰子也是一个古典概率模型．由定义，每个结果出现的概率是</w:t>
      </w:r>
      <w:r>
        <w:rPr>
          <w:rFonts w:hint="eastAsia" w:ascii="Times New Roman" w:hAnsi="Times New Roman" w:eastAsia="宋体" w:cs="宋体"/>
          <w:position w:val="-24"/>
          <w:sz w:val="24"/>
          <w:szCs w:val="21"/>
        </w:rPr>
        <w:object>
          <v:shape id="_x0000_i1030" o:spt="75" type="#_x0000_t75" style="height:30.55pt;width:11.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宋体" w:cs="宋体"/>
          <w:sz w:val="24"/>
          <w:szCs w:val="21"/>
        </w:rPr>
        <w:t>，从而出现点数6的概率是</w:t>
      </w:r>
      <w:r>
        <w:rPr>
          <w:rFonts w:hint="eastAsia" w:ascii="Times New Roman" w:hAnsi="Times New Roman" w:eastAsia="宋体" w:cs="宋体"/>
          <w:position w:val="-24"/>
          <w:sz w:val="24"/>
          <w:szCs w:val="21"/>
        </w:rPr>
        <w:object>
          <v:shape id="_x0000_i1031" o:spt="75" type="#_x0000_t75" style="height:30.55pt;width:11.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宋体" w:cs="宋体"/>
          <w:sz w:val="24"/>
          <w:szCs w:val="21"/>
        </w:rPr>
        <w:t>．</w:t>
      </w:r>
    </w:p>
    <w:p>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1"/>
        </w:rPr>
      </w:pPr>
      <w:r>
        <w:rPr>
          <w:rFonts w:hint="eastAsia" w:ascii="Times New Roman" w:hAnsi="Times New Roman" w:eastAsia="宋体" w:cs="宋体"/>
          <w:snapToGrid w:val="0"/>
          <w:color w:val="000000"/>
          <w:kern w:val="0"/>
          <w:sz w:val="24"/>
          <w:szCs w:val="24"/>
        </w:rPr>
        <w:t>例2</w:t>
      </w:r>
      <w:r>
        <w:rPr>
          <w:rFonts w:ascii="Times New Roman" w:hAnsi="Times New Roman" w:eastAsia="宋体" w:cs="宋体"/>
          <w:snapToGrid w:val="0"/>
          <w:color w:val="000000"/>
          <w:kern w:val="0"/>
          <w:sz w:val="24"/>
          <w:szCs w:val="24"/>
        </w:rPr>
        <w:t xml:space="preserve"> </w:t>
      </w:r>
      <w:r>
        <w:rPr>
          <w:rFonts w:hint="eastAsia" w:ascii="Times New Roman" w:hAnsi="Times New Roman" w:eastAsia="宋体" w:cs="宋体"/>
          <w:snapToGrid w:val="0"/>
          <w:color w:val="000000"/>
          <w:kern w:val="0"/>
          <w:sz w:val="24"/>
          <w:szCs w:val="21"/>
        </w:rPr>
        <w:t>掷一颗骰子，观察掷出的点数，求掷得奇数点的概率．</w:t>
      </w:r>
    </w:p>
    <w:p>
      <w:pPr>
        <w:adjustRightInd w:val="0"/>
        <w:snapToGrid w:val="0"/>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sz w:val="24"/>
          <w:szCs w:val="24"/>
        </w:rPr>
        <w:t>解</w:t>
      </w:r>
      <w:r>
        <w:rPr>
          <w:rFonts w:ascii="Times New Roman" w:hAnsi="Times New Roman" w:eastAsia="宋体" w:cs="宋体"/>
          <w:sz w:val="24"/>
          <w:szCs w:val="24"/>
        </w:rPr>
        <w:t xml:space="preserve"> </w:t>
      </w:r>
      <w:r>
        <w:rPr>
          <w:rFonts w:hint="eastAsia" w:ascii="Times New Roman" w:hAnsi="Times New Roman" w:eastAsia="宋体" w:cs="宋体"/>
          <w:sz w:val="24"/>
          <w:szCs w:val="24"/>
        </w:rPr>
        <w:t>掷一颗骰子的样本空间</w:t>
      </w:r>
      <w:r>
        <w:rPr>
          <w:rFonts w:hint="eastAsia" w:ascii="Times New Roman" w:hAnsi="Times New Roman" w:eastAsia="宋体" w:cs="宋体"/>
          <w:position w:val="-10"/>
          <w:sz w:val="24"/>
          <w:szCs w:val="24"/>
        </w:rPr>
        <w:object>
          <v:shape id="_x0000_i1032" o:spt="75" type="#_x0000_t75" style="height:15.55pt;width:89.8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宋体" w:cs="宋体"/>
          <w:sz w:val="24"/>
          <w:szCs w:val="24"/>
        </w:rPr>
        <w:t>，这个样本空间一共有6个样本点，它们是等可能的，这个试验是古典概率模型．</w:t>
      </w:r>
    </w:p>
    <w:p>
      <w:pPr>
        <w:spacing w:line="312"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将掷得奇数点这个事件用</w:t>
      </w:r>
      <w:r>
        <w:rPr>
          <w:rFonts w:hint="eastAsia" w:ascii="Times New Roman" w:hAnsi="Times New Roman" w:eastAsia="宋体" w:cs="宋体"/>
          <w:position w:val="-4"/>
          <w:sz w:val="24"/>
          <w:szCs w:val="24"/>
        </w:rPr>
        <w:object>
          <v:shape id="_x0000_i1033" o:spt="75" type="#_x0000_t75" style="height:12.65pt;width:12.1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宋体" w:cs="宋体"/>
          <w:sz w:val="24"/>
          <w:szCs w:val="24"/>
        </w:rPr>
        <w:t>表示，</w:t>
      </w:r>
      <w:r>
        <w:rPr>
          <w:rFonts w:hint="eastAsia" w:ascii="Times New Roman" w:hAnsi="Times New Roman" w:eastAsia="宋体" w:cs="宋体"/>
          <w:position w:val="-10"/>
          <w:sz w:val="24"/>
          <w:szCs w:val="24"/>
        </w:rPr>
        <w:object>
          <v:shape id="_x0000_i1034" o:spt="75" type="#_x0000_t75" style="height:15.55pt;width:54.1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宋体" w:cs="宋体"/>
          <w:sz w:val="24"/>
          <w:szCs w:val="24"/>
        </w:rPr>
        <w:t>，事件</w:t>
      </w:r>
      <w:r>
        <w:rPr>
          <w:rFonts w:hint="eastAsia" w:ascii="Times New Roman" w:hAnsi="Times New Roman" w:eastAsia="宋体" w:cs="宋体"/>
          <w:position w:val="-4"/>
          <w:sz w:val="24"/>
          <w:szCs w:val="24"/>
        </w:rPr>
        <w:object>
          <v:shape id="_x0000_i1035" o:spt="75" type="#_x0000_t75" style="height:12.65pt;width:12.1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宋体" w:cs="宋体"/>
          <w:sz w:val="24"/>
          <w:szCs w:val="24"/>
        </w:rPr>
        <w:t>有3个样本点，因此</w:t>
      </w:r>
      <w:r>
        <w:rPr>
          <w:rFonts w:hint="eastAsia" w:ascii="Times New Roman" w:hAnsi="Times New Roman" w:eastAsia="宋体" w:cs="宋体"/>
          <w:position w:val="-24"/>
          <w:sz w:val="24"/>
          <w:szCs w:val="24"/>
        </w:rPr>
        <w:object>
          <v:shape id="_x0000_i1036" o:spt="75" type="#_x0000_t75" style="height:30.55pt;width:67.4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hint="eastAsia" w:ascii="Times New Roman" w:hAnsi="Times New Roman" w:eastAsia="宋体" w:cs="宋体"/>
          <w:sz w:val="24"/>
          <w:szCs w:val="24"/>
        </w:rPr>
        <w:t>．</w:t>
      </w:r>
    </w:p>
    <w:p>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hint="eastAsia" w:ascii="Times New Roman" w:hAnsi="Times New Roman" w:eastAsia="宋体" w:cs="宋体"/>
          <w:snapToGrid w:val="0"/>
          <w:color w:val="000000"/>
          <w:kern w:val="0"/>
          <w:sz w:val="24"/>
          <w:szCs w:val="24"/>
        </w:rPr>
        <w:t>例3</w:t>
      </w:r>
      <w:r>
        <w:rPr>
          <w:rFonts w:ascii="Times New Roman" w:hAnsi="Times New Roman" w:eastAsia="宋体" w:cs="宋体"/>
          <w:snapToGrid w:val="0"/>
          <w:color w:val="000000"/>
          <w:kern w:val="0"/>
          <w:sz w:val="24"/>
          <w:szCs w:val="24"/>
        </w:rPr>
        <w:t xml:space="preserve"> </w:t>
      </w:r>
      <w:r>
        <w:rPr>
          <w:rFonts w:hint="eastAsia" w:ascii="Times New Roman" w:hAnsi="Times New Roman" w:eastAsia="宋体" w:cs="宋体"/>
          <w:snapToGrid w:val="0"/>
          <w:color w:val="000000"/>
          <w:kern w:val="0"/>
          <w:sz w:val="24"/>
          <w:szCs w:val="24"/>
        </w:rPr>
        <w:t>同时掷两颗骰子，求：</w:t>
      </w:r>
    </w:p>
    <w:p>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1</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snapToGrid w:val="0"/>
          <w:color w:val="000000"/>
          <w:kern w:val="0"/>
          <w:sz w:val="24"/>
          <w:szCs w:val="24"/>
        </w:rPr>
        <w:t>所得点数之和为5的概率；</w:t>
      </w:r>
    </w:p>
    <w:p>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2</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snapToGrid w:val="0"/>
          <w:color w:val="000000"/>
          <w:kern w:val="0"/>
          <w:sz w:val="24"/>
          <w:szCs w:val="24"/>
        </w:rPr>
        <w:t>所得点数相等的概率；</w:t>
      </w:r>
    </w:p>
    <w:p>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3</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snapToGrid w:val="0"/>
          <w:color w:val="000000"/>
          <w:kern w:val="0"/>
          <w:sz w:val="24"/>
          <w:szCs w:val="24"/>
        </w:rPr>
        <w:t>所得点数都是偶数的概率；</w:t>
      </w:r>
    </w:p>
    <w:p>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ascii="Times New Roman" w:hAnsi="Times New Roman" w:eastAsia="宋体" w:cs="宋体"/>
          <w:iCs/>
          <w:snapToGrid w:val="0"/>
          <w:color w:val="000000"/>
          <w:kern w:val="0"/>
          <w:sz w:val="24"/>
          <w:szCs w:val="24"/>
        </w:rPr>
        <w:t>(</w:t>
      </w:r>
      <w:r>
        <w:rPr>
          <w:rFonts w:hint="eastAsia" w:ascii="Times New Roman" w:hAnsi="Times New Roman" w:eastAsia="宋体" w:cs="宋体"/>
          <w:iCs/>
          <w:snapToGrid w:val="0"/>
          <w:color w:val="000000"/>
          <w:kern w:val="0"/>
          <w:sz w:val="24"/>
          <w:szCs w:val="24"/>
        </w:rPr>
        <w:t>4</w:t>
      </w:r>
      <w:r>
        <w:rPr>
          <w:rFonts w:ascii="Times New Roman" w:hAnsi="Times New Roman" w:eastAsia="宋体" w:cs="宋体"/>
          <w:iCs/>
          <w:snapToGrid w:val="0"/>
          <w:color w:val="000000"/>
          <w:kern w:val="0"/>
          <w:sz w:val="24"/>
          <w:szCs w:val="24"/>
        </w:rPr>
        <w:t>)</w:t>
      </w:r>
      <w:r>
        <w:rPr>
          <w:rFonts w:hint="eastAsia" w:ascii="Times New Roman" w:hAnsi="Times New Roman" w:eastAsia="宋体" w:cs="宋体"/>
          <w:snapToGrid w:val="0"/>
          <w:color w:val="000000"/>
          <w:kern w:val="0"/>
          <w:sz w:val="24"/>
          <w:szCs w:val="24"/>
        </w:rPr>
        <w:t>所得点数相差2的概率．</w:t>
      </w:r>
    </w:p>
    <w:p>
      <w:pPr>
        <w:tabs>
          <w:tab w:val="left" w:pos="420"/>
        </w:tabs>
        <w:adjustRightInd w:val="0"/>
        <w:snapToGrid w:val="0"/>
        <w:spacing w:line="312" w:lineRule="auto"/>
        <w:ind w:firstLine="420"/>
        <w:jc w:val="left"/>
        <w:rPr>
          <w:rFonts w:ascii="Times New Roman" w:hAnsi="Times New Roman" w:eastAsia="宋体" w:cs="宋体"/>
          <w:sz w:val="24"/>
          <w:szCs w:val="24"/>
        </w:rPr>
      </w:pPr>
      <w:r>
        <w:rPr>
          <w:rFonts w:hint="eastAsia" w:ascii="Times New Roman" w:hAnsi="Times New Roman" w:eastAsia="宋体" w:cs="宋体"/>
          <w:sz w:val="24"/>
          <w:szCs w:val="24"/>
        </w:rPr>
        <w:t>解</w:t>
      </w:r>
      <w:r>
        <w:rPr>
          <w:rFonts w:ascii="Times New Roman" w:hAnsi="Times New Roman" w:eastAsia="宋体" w:cs="宋体"/>
          <w:sz w:val="24"/>
          <w:szCs w:val="24"/>
        </w:rPr>
        <w:t xml:space="preserve"> </w:t>
      </w:r>
      <w:r>
        <w:rPr>
          <w:rFonts w:hint="eastAsia" w:ascii="Times New Roman" w:hAnsi="Times New Roman" w:eastAsia="宋体" w:cs="宋体"/>
          <w:sz w:val="24"/>
          <w:szCs w:val="24"/>
        </w:rPr>
        <w:t>掷两颗骰子(设已标记为不同的颜色)的样本空间是</w:t>
      </w:r>
      <w:r>
        <w:rPr>
          <w:rFonts w:hint="eastAsia" w:ascii="Times New Roman" w:hAnsi="Times New Roman" w:eastAsia="宋体" w:cs="宋体"/>
          <w:position w:val="-10"/>
          <w:sz w:val="24"/>
          <w:szCs w:val="24"/>
        </w:rPr>
        <w:object>
          <v:shape id="_x0000_i1037" o:spt="75" type="#_x0000_t75" style="height:15pt;width:183.1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hint="eastAsia" w:ascii="Times New Roman" w:hAnsi="Times New Roman" w:eastAsia="宋体" w:cs="宋体"/>
          <w:sz w:val="24"/>
          <w:szCs w:val="24"/>
        </w:rPr>
        <w:t>，其中</w:t>
      </w:r>
      <w:r>
        <w:rPr>
          <w:rFonts w:hint="eastAsia" w:ascii="Times New Roman" w:hAnsi="Times New Roman" w:eastAsia="宋体" w:cs="宋体"/>
          <w:position w:val="-6"/>
          <w:sz w:val="24"/>
          <w:szCs w:val="24"/>
        </w:rPr>
        <w:object>
          <v:shape id="_x0000_i1038" o:spt="75" type="#_x0000_t75" style="height:11.5pt;width:7.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hint="eastAsia" w:ascii="Times New Roman" w:hAnsi="Times New Roman" w:eastAsia="宋体" w:cs="宋体"/>
          <w:sz w:val="24"/>
          <w:szCs w:val="24"/>
        </w:rPr>
        <w:t>、</w:t>
      </w:r>
      <w:r>
        <w:rPr>
          <w:rFonts w:hint="eastAsia" w:ascii="Times New Roman" w:hAnsi="Times New Roman" w:eastAsia="宋体" w:cs="宋体"/>
          <w:position w:val="-10"/>
          <w:sz w:val="24"/>
          <w:szCs w:val="24"/>
        </w:rPr>
        <w:object>
          <v:shape id="_x0000_i1039" o:spt="75" type="#_x0000_t75" style="height:15pt;width:11.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ascii="Times New Roman" w:hAnsi="Times New Roman" w:eastAsia="宋体" w:cs="宋体"/>
          <w:sz w:val="24"/>
          <w:szCs w:val="24"/>
        </w:rPr>
        <w:t>分别是第一颗与第二颗骰子所得的点数，这个样本空间一共有</w:t>
      </w:r>
      <w:r>
        <w:rPr>
          <w:rFonts w:hint="eastAsia" w:ascii="Times New Roman" w:hAnsi="Times New Roman" w:eastAsia="宋体" w:cs="宋体"/>
          <w:position w:val="-6"/>
          <w:sz w:val="24"/>
          <w:szCs w:val="24"/>
        </w:rPr>
        <w:object>
          <v:shape id="_x0000_i1040" o:spt="75" type="#_x0000_t75" style="height:13.25pt;width:43.8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hint="eastAsia" w:ascii="Times New Roman" w:hAnsi="Times New Roman" w:eastAsia="宋体" w:cs="宋体"/>
          <w:sz w:val="24"/>
          <w:szCs w:val="24"/>
        </w:rPr>
        <w:t>个样本点，它们是等可能的．</w:t>
      </w:r>
    </w:p>
    <w:p>
      <w:pPr>
        <w:tabs>
          <w:tab w:val="left" w:pos="420"/>
        </w:tabs>
        <w:adjustRightInd w:val="0"/>
        <w:snapToGrid w:val="0"/>
        <w:spacing w:line="312" w:lineRule="auto"/>
        <w:ind w:firstLine="420"/>
        <w:jc w:val="left"/>
        <w:rPr>
          <w:rFonts w:ascii="Times New Roman" w:hAnsi="Times New Roman" w:eastAsia="宋体" w:cs="宋体"/>
          <w:sz w:val="24"/>
          <w:szCs w:val="24"/>
        </w:rPr>
      </w:pPr>
      <w:r>
        <w:rPr>
          <w:rFonts w:hint="eastAsia" w:ascii="Times New Roman" w:hAnsi="Times New Roman" w:eastAsia="宋体" w:cs="宋体"/>
          <w:sz w:val="24"/>
          <w:szCs w:val="24"/>
        </w:rPr>
        <w:t>(1)将所得点数之和为5这个事件用</w:t>
      </w:r>
      <w:r>
        <w:rPr>
          <w:rFonts w:hint="eastAsia" w:ascii="Times New Roman" w:hAnsi="Times New Roman" w:eastAsia="宋体" w:cs="宋体"/>
          <w:position w:val="-4"/>
          <w:sz w:val="24"/>
          <w:szCs w:val="24"/>
        </w:rPr>
        <w:object>
          <v:shape id="_x0000_i1041" o:spt="75" type="#_x0000_t75" style="height:12.1pt;width:12.1pt;" o:ole="t" filled="f" o:preferrelative="t" stroked="f" coordsize="21600,21600">
            <v:path/>
            <v:fill on="f" focussize="0,0"/>
            <v:stroke on="f" joinstyle="miter"/>
            <v:imagedata r:id="rId21" o:title=""/>
            <o:lock v:ext="edit" aspectratio="t"/>
            <w10:wrap type="none"/>
            <w10:anchorlock/>
          </v:shape>
          <o:OLEObject Type="Embed" ProgID="Equation.DSMT4" ShapeID="_x0000_i1041" DrawAspect="Content" ObjectID="_1468075741" r:id="rId35">
            <o:LockedField>false</o:LockedField>
          </o:OLEObject>
        </w:object>
      </w:r>
      <w:r>
        <w:rPr>
          <w:rFonts w:hint="eastAsia" w:ascii="Times New Roman" w:hAnsi="Times New Roman" w:eastAsia="宋体" w:cs="宋体"/>
          <w:sz w:val="24"/>
          <w:szCs w:val="24"/>
        </w:rPr>
        <w:t>表示．那么，事件</w:t>
      </w:r>
      <w:r>
        <w:rPr>
          <w:rFonts w:hint="eastAsia" w:ascii="Times New Roman" w:hAnsi="Times New Roman" w:eastAsia="宋体" w:cs="宋体"/>
          <w:position w:val="-4"/>
          <w:sz w:val="24"/>
          <w:szCs w:val="24"/>
        </w:rPr>
        <w:object>
          <v:shape id="_x0000_i1042" o:spt="75" type="#_x0000_t75" style="height:12.1pt;width:12.1pt;" o:ole="t" filled="f" o:preferrelative="t" stroked="f" coordsize="21600,21600">
            <v:path/>
            <v:fill on="f" focussize="0,0"/>
            <v:stroke on="f" joinstyle="miter"/>
            <v:imagedata r:id="rId21" o:title=""/>
            <o:lock v:ext="edit" aspectratio="t"/>
            <w10:wrap type="none"/>
            <w10:anchorlock/>
          </v:shape>
          <o:OLEObject Type="Embed" ProgID="Equation.DSMT4" ShapeID="_x0000_i1042" DrawAspect="Content" ObjectID="_1468075742" r:id="rId36">
            <o:LockedField>false</o:LockedField>
          </o:OLEObject>
        </w:object>
      </w:r>
      <w:r>
        <w:rPr>
          <w:rFonts w:hint="eastAsia" w:ascii="Times New Roman" w:hAnsi="Times New Roman" w:eastAsia="宋体" w:cs="宋体"/>
          <w:sz w:val="24"/>
          <w:szCs w:val="24"/>
        </w:rPr>
        <w:t>包含以下样本点：</w:t>
      </w:r>
      <w:r>
        <w:rPr>
          <w:rFonts w:hint="eastAsia" w:ascii="Times New Roman" w:hAnsi="Times New Roman" w:eastAsia="宋体" w:cs="宋体"/>
          <w:position w:val="-10"/>
          <w:sz w:val="24"/>
          <w:szCs w:val="24"/>
        </w:rPr>
        <w:object>
          <v:shape id="_x0000_i1043" o:spt="75" type="#_x0000_t75" style="height:15.55pt;width:26.5pt;" o:ole="t" filled="f" o:preferrelative="t" stroked="f" coordsize="21600,21600">
            <v:path/>
            <v:fill on="f" focussize="0,0"/>
            <v:stroke on="f" joinstyle="miter"/>
            <v:imagedata r:id="rId38" o:title=""/>
            <o:lock v:ext="edit" aspectratio="t"/>
            <w10:wrap type="none"/>
            <w10:anchorlock/>
          </v:shape>
          <o:OLEObject Type="Embed" ProgID="Equation.DSMT4" ShapeID="_x0000_i1043" DrawAspect="Content" ObjectID="_1468075743" r:id="rId37">
            <o:LockedField>false</o:LockedField>
          </o:OLEObject>
        </w:object>
      </w:r>
      <w:r>
        <w:rPr>
          <w:rFonts w:hint="eastAsia" w:ascii="Times New Roman" w:hAnsi="Times New Roman" w:eastAsia="宋体" w:cs="宋体"/>
          <w:sz w:val="24"/>
          <w:szCs w:val="24"/>
        </w:rPr>
        <w:t>、</w:t>
      </w:r>
      <w:r>
        <w:rPr>
          <w:rFonts w:hint="eastAsia" w:ascii="Times New Roman" w:hAnsi="Times New Roman" w:eastAsia="宋体" w:cs="宋体"/>
          <w:position w:val="-10"/>
          <w:sz w:val="24"/>
          <w:szCs w:val="24"/>
        </w:rPr>
        <w:object>
          <v:shape id="_x0000_i1044" o:spt="75" type="#_x0000_t75" style="height:15.55pt;width:27.65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39">
            <o:LockedField>false</o:LockedField>
          </o:OLEObject>
        </w:object>
      </w:r>
      <w:r>
        <w:rPr>
          <w:rFonts w:hint="eastAsia" w:ascii="Times New Roman" w:hAnsi="Times New Roman" w:eastAsia="宋体" w:cs="宋体"/>
          <w:sz w:val="24"/>
          <w:szCs w:val="24"/>
        </w:rPr>
        <w:t>、</w:t>
      </w:r>
      <w:r>
        <w:rPr>
          <w:rFonts w:hint="eastAsia" w:ascii="Times New Roman" w:hAnsi="Times New Roman" w:eastAsia="宋体" w:cs="宋体"/>
          <w:position w:val="-10"/>
          <w:sz w:val="24"/>
          <w:szCs w:val="24"/>
        </w:rPr>
        <w:object>
          <v:shape id="_x0000_i1045" o:spt="75" type="#_x0000_t75" style="height:15.55pt;width:27.65pt;" o:ole="t" filled="f" o:preferrelative="t" stroked="f" coordsize="21600,21600">
            <v:path/>
            <v:fill on="f" focussize="0,0"/>
            <v:stroke on="f" joinstyle="miter"/>
            <v:imagedata r:id="rId42" o:title=""/>
            <o:lock v:ext="edit" aspectratio="t"/>
            <w10:wrap type="none"/>
            <w10:anchorlock/>
          </v:shape>
          <o:OLEObject Type="Embed" ProgID="Equation.DSMT4" ShapeID="_x0000_i1045" DrawAspect="Content" ObjectID="_1468075745" r:id="rId41">
            <o:LockedField>false</o:LockedField>
          </o:OLEObject>
        </w:object>
      </w:r>
      <w:r>
        <w:rPr>
          <w:rFonts w:hint="eastAsia" w:ascii="Times New Roman" w:hAnsi="Times New Roman" w:eastAsia="宋体" w:cs="宋体"/>
          <w:sz w:val="24"/>
          <w:szCs w:val="24"/>
        </w:rPr>
        <w:t>、</w:t>
      </w:r>
      <w:r>
        <w:rPr>
          <w:rFonts w:hint="eastAsia" w:ascii="Times New Roman" w:hAnsi="Times New Roman" w:eastAsia="宋体" w:cs="宋体"/>
          <w:position w:val="-10"/>
          <w:sz w:val="24"/>
          <w:szCs w:val="24"/>
        </w:rPr>
        <w:object>
          <v:shape id="_x0000_i1046" o:spt="75" type="#_x0000_t75" style="height:15.55pt;width:26.5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3">
            <o:LockedField>false</o:LockedField>
          </o:OLEObject>
        </w:object>
      </w:r>
      <w:r>
        <w:rPr>
          <w:rFonts w:hint="eastAsia" w:ascii="Times New Roman" w:hAnsi="Times New Roman" w:eastAsia="宋体" w:cs="宋体"/>
          <w:sz w:val="24"/>
          <w:szCs w:val="24"/>
        </w:rPr>
        <w:t>．即</w:t>
      </w:r>
      <w:r>
        <w:rPr>
          <w:rFonts w:hint="eastAsia" w:ascii="Times New Roman" w:hAnsi="Times New Roman" w:eastAsia="宋体" w:cs="宋体"/>
          <w:position w:val="-10"/>
          <w:sz w:val="24"/>
          <w:szCs w:val="24"/>
        </w:rPr>
        <w:object>
          <v:shape id="_x0000_i1047" o:spt="75" type="#_x0000_t75" style="height:15.55pt;width:138.25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5">
            <o:LockedField>false</o:LockedField>
          </o:OLEObject>
        </w:object>
      </w:r>
      <w:r>
        <w:rPr>
          <w:rFonts w:hint="eastAsia" w:ascii="Times New Roman" w:hAnsi="Times New Roman" w:eastAsia="宋体" w:cs="宋体"/>
          <w:sz w:val="24"/>
          <w:szCs w:val="24"/>
        </w:rPr>
        <w:t>．事件</w:t>
      </w:r>
      <w:r>
        <w:rPr>
          <w:rFonts w:hint="eastAsia" w:ascii="Times New Roman" w:hAnsi="Times New Roman" w:eastAsia="宋体" w:cs="宋体"/>
          <w:position w:val="-4"/>
          <w:sz w:val="24"/>
          <w:szCs w:val="24"/>
        </w:rPr>
        <w:object>
          <v:shape id="_x0000_i1048" o:spt="75" type="#_x0000_t75" style="height:12.1pt;width:12.1pt;" o:ole="t" filled="f" o:preferrelative="t" stroked="f" coordsize="21600,21600">
            <v:path/>
            <v:fill on="f" focussize="0,0"/>
            <v:stroke on="f" joinstyle="miter"/>
            <v:imagedata r:id="rId21" o:title=""/>
            <o:lock v:ext="edit" aspectratio="t"/>
            <w10:wrap type="none"/>
            <w10:anchorlock/>
          </v:shape>
          <o:OLEObject Type="Embed" ProgID="Equation.DSMT4" ShapeID="_x0000_i1048" DrawAspect="Content" ObjectID="_1468075748" r:id="rId47">
            <o:LockedField>false</o:LockedField>
          </o:OLEObject>
        </w:object>
      </w:r>
      <w:r>
        <w:rPr>
          <w:rFonts w:hint="eastAsia" w:ascii="Times New Roman" w:hAnsi="Times New Roman" w:eastAsia="宋体" w:cs="宋体"/>
          <w:sz w:val="24"/>
          <w:szCs w:val="24"/>
        </w:rPr>
        <w:t>有4个样本点，从而点数之和等于5的概率为</w:t>
      </w:r>
      <w:r>
        <w:rPr>
          <w:rFonts w:hint="eastAsia" w:ascii="Times New Roman" w:hAnsi="Times New Roman" w:eastAsia="宋体" w:cs="宋体"/>
          <w:position w:val="-24"/>
          <w:sz w:val="24"/>
          <w:szCs w:val="24"/>
        </w:rPr>
        <w:object>
          <v:shape id="_x0000_i1049" o:spt="75" type="#_x0000_t75" style="height:30.55pt;width:74.3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r>
        <w:rPr>
          <w:rFonts w:hint="eastAsia" w:ascii="Times New Roman" w:hAnsi="Times New Roman" w:eastAsia="宋体" w:cs="宋体"/>
          <w:sz w:val="24"/>
          <w:szCs w:val="24"/>
        </w:rPr>
        <w:t>．</w:t>
      </w:r>
    </w:p>
    <w:p>
      <w:pPr>
        <w:tabs>
          <w:tab w:val="left" w:pos="420"/>
        </w:tabs>
        <w:adjustRightInd w:val="0"/>
        <w:snapToGrid w:val="0"/>
        <w:spacing w:line="312" w:lineRule="auto"/>
        <w:ind w:firstLine="420"/>
        <w:jc w:val="left"/>
        <w:rPr>
          <w:rFonts w:ascii="Times New Roman" w:hAnsi="Times New Roman" w:eastAsia="宋体" w:cs="宋体"/>
          <w:sz w:val="24"/>
          <w:szCs w:val="24"/>
        </w:rPr>
      </w:pPr>
      <w:r>
        <w:rPr>
          <w:rFonts w:hint="eastAsia" w:ascii="Times New Roman" w:hAnsi="Times New Roman" w:eastAsia="宋体" w:cs="宋体"/>
          <w:sz w:val="24"/>
          <w:szCs w:val="24"/>
        </w:rPr>
        <w:t>(2)将所得点数相等这个事件用</w:t>
      </w:r>
      <w:r>
        <w:rPr>
          <w:rFonts w:hint="eastAsia" w:ascii="Times New Roman" w:hAnsi="Times New Roman" w:eastAsia="宋体" w:cs="宋体"/>
          <w:position w:val="-4"/>
          <w:sz w:val="24"/>
          <w:szCs w:val="24"/>
        </w:rPr>
        <w:object>
          <v:shape id="_x0000_i1050" o:spt="75" type="#_x0000_t75" style="height:12.1pt;width:12.1pt;" o:ole="t" filled="f" o:preferrelative="t" stroked="f" coordsize="21600,21600">
            <v:path/>
            <v:fill on="f" focussize="0,0"/>
            <v:stroke on="f" joinstyle="miter"/>
            <v:imagedata r:id="rId51" o:title=""/>
            <o:lock v:ext="edit" aspectratio="t"/>
            <w10:wrap type="none"/>
            <w10:anchorlock/>
          </v:shape>
          <o:OLEObject Type="Embed" ProgID="Equation.DSMT4" ShapeID="_x0000_i1050" DrawAspect="Content" ObjectID="_1468075750" r:id="rId50">
            <o:LockedField>false</o:LockedField>
          </o:OLEObject>
        </w:object>
      </w:r>
      <w:r>
        <w:rPr>
          <w:rFonts w:hint="eastAsia" w:ascii="Times New Roman" w:hAnsi="Times New Roman" w:eastAsia="宋体" w:cs="宋体"/>
          <w:sz w:val="24"/>
          <w:szCs w:val="24"/>
        </w:rPr>
        <w:t>表示．类似地，有</w:t>
      </w:r>
      <w:r>
        <w:rPr>
          <w:rFonts w:hint="eastAsia" w:ascii="Times New Roman" w:hAnsi="Times New Roman" w:eastAsia="宋体" w:cs="宋体"/>
          <w:position w:val="-10"/>
          <w:sz w:val="24"/>
          <w:szCs w:val="24"/>
        </w:rPr>
        <w:object>
          <v:shape id="_x0000_i1051" o:spt="75" type="#_x0000_t75" style="height:15.55pt;width:195.25pt;" o:ole="t" filled="f" o:preferrelative="t" stroked="f" coordsize="21600,21600">
            <v:path/>
            <v:fill on="f" focussize="0,0"/>
            <v:stroke on="f" joinstyle="miter"/>
            <v:imagedata r:id="rId53" o:title=""/>
            <o:lock v:ext="edit" aspectratio="t"/>
            <w10:wrap type="none"/>
            <w10:anchorlock/>
          </v:shape>
          <o:OLEObject Type="Embed" ProgID="Equation.DSMT4" ShapeID="_x0000_i1051" DrawAspect="Content" ObjectID="_1468075751" r:id="rId52">
            <o:LockedField>false</o:LockedField>
          </o:OLEObject>
        </w:object>
      </w:r>
      <w:r>
        <w:rPr>
          <w:rFonts w:hint="eastAsia" w:ascii="Times New Roman" w:hAnsi="Times New Roman" w:eastAsia="宋体" w:cs="宋体"/>
          <w:sz w:val="24"/>
          <w:szCs w:val="24"/>
        </w:rPr>
        <w:t>，因此</w:t>
      </w:r>
      <w:r>
        <w:rPr>
          <w:rFonts w:hint="eastAsia" w:ascii="Times New Roman" w:hAnsi="Times New Roman" w:eastAsia="宋体" w:cs="宋体"/>
          <w:position w:val="-24"/>
          <w:sz w:val="24"/>
          <w:szCs w:val="24"/>
        </w:rPr>
        <w:object>
          <v:shape id="_x0000_i1052" o:spt="75" type="#_x0000_t75" style="height:30.55pt;width:74.3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r>
        <w:rPr>
          <w:rFonts w:hint="eastAsia" w:ascii="Times New Roman" w:hAnsi="Times New Roman" w:eastAsia="宋体" w:cs="宋体"/>
          <w:sz w:val="24"/>
          <w:szCs w:val="24"/>
        </w:rPr>
        <w:t>．</w:t>
      </w:r>
    </w:p>
    <w:p>
      <w:pPr>
        <w:tabs>
          <w:tab w:val="left" w:pos="420"/>
        </w:tabs>
        <w:adjustRightInd w:val="0"/>
        <w:snapToGrid w:val="0"/>
        <w:spacing w:line="312" w:lineRule="auto"/>
        <w:ind w:firstLine="420"/>
        <w:jc w:val="left"/>
        <w:rPr>
          <w:rFonts w:ascii="Times New Roman" w:hAnsi="Times New Roman" w:eastAsia="宋体" w:cs="宋体"/>
          <w:sz w:val="24"/>
          <w:szCs w:val="24"/>
        </w:rPr>
      </w:pPr>
      <w:r>
        <w:rPr>
          <w:rFonts w:hint="eastAsia" w:ascii="Times New Roman" w:hAnsi="Times New Roman" w:eastAsia="宋体" w:cs="宋体"/>
          <w:sz w:val="24"/>
          <w:szCs w:val="24"/>
        </w:rPr>
        <w:t>(3)将所得点数都是偶数这个事件用</w:t>
      </w:r>
      <w:r>
        <w:rPr>
          <w:rFonts w:hint="eastAsia" w:ascii="Times New Roman" w:hAnsi="Times New Roman" w:eastAsia="宋体" w:cs="宋体"/>
          <w:position w:val="-6"/>
          <w:sz w:val="24"/>
          <w:szCs w:val="24"/>
        </w:rPr>
        <w:object>
          <v:shape id="_x0000_i1053" o:spt="75" type="#_x0000_t75" style="height:13.25pt;width:12.1pt;" o:ole="t" filled="f" o:preferrelative="t" stroked="f" coordsize="21600,21600">
            <v:path/>
            <v:fill on="f" focussize="0,0"/>
            <v:stroke on="f" joinstyle="miter"/>
            <v:imagedata r:id="rId57" o:title=""/>
            <o:lock v:ext="edit" aspectratio="t"/>
            <w10:wrap type="none"/>
            <w10:anchorlock/>
          </v:shape>
          <o:OLEObject Type="Embed" ProgID="Equation.DSMT4" ShapeID="_x0000_i1053" DrawAspect="Content" ObjectID="_1468075753" r:id="rId56">
            <o:LockedField>false</o:LockedField>
          </o:OLEObject>
        </w:object>
      </w:r>
      <w:r>
        <w:rPr>
          <w:rFonts w:hint="eastAsia" w:ascii="Times New Roman" w:hAnsi="Times New Roman" w:eastAsia="宋体" w:cs="宋体"/>
          <w:sz w:val="24"/>
          <w:szCs w:val="24"/>
        </w:rPr>
        <w:t>表示，类似地，有</w:t>
      </w:r>
      <w:r>
        <w:rPr>
          <w:rFonts w:hint="eastAsia" w:ascii="Times New Roman" w:hAnsi="Times New Roman" w:eastAsia="宋体" w:cs="宋体"/>
          <w:position w:val="-10"/>
          <w:sz w:val="24"/>
          <w:szCs w:val="24"/>
        </w:rPr>
        <w:object>
          <v:shape id="_x0000_i1054" o:spt="75" type="#_x0000_t75" style="height:15.55pt;width:288pt;" o:ole="t" filled="f" o:preferrelative="t" stroked="f" coordsize="21600,21600">
            <v:path/>
            <v:fill on="f" focussize="0,0"/>
            <v:stroke on="f" joinstyle="miter"/>
            <v:imagedata r:id="rId59" o:title=""/>
            <o:lock v:ext="edit" aspectratio="t"/>
            <w10:wrap type="none"/>
            <w10:anchorlock/>
          </v:shape>
          <o:OLEObject Type="Embed" ProgID="Equation.DSMT4" ShapeID="_x0000_i1054" DrawAspect="Content" ObjectID="_1468075754" r:id="rId58">
            <o:LockedField>false</o:LockedField>
          </o:OLEObject>
        </w:object>
      </w:r>
      <w:r>
        <w:rPr>
          <w:rFonts w:hint="eastAsia" w:ascii="Times New Roman" w:hAnsi="Times New Roman" w:eastAsia="宋体" w:cs="宋体"/>
          <w:sz w:val="24"/>
          <w:szCs w:val="24"/>
        </w:rPr>
        <w:t>，因此</w:t>
      </w:r>
      <w:r>
        <w:rPr>
          <w:rFonts w:hint="eastAsia" w:ascii="Times New Roman" w:hAnsi="Times New Roman" w:eastAsia="宋体" w:cs="宋体"/>
          <w:position w:val="-24"/>
          <w:sz w:val="24"/>
          <w:szCs w:val="24"/>
        </w:rPr>
        <w:object>
          <v:shape id="_x0000_i1055" o:spt="75" type="#_x0000_t75" style="height:30.55pt;width:73.75pt;" o:ole="t" filled="f" o:preferrelative="t" stroked="f" coordsize="21600,21600">
            <v:path/>
            <v:fill on="f" focussize="0,0"/>
            <v:stroke on="f" joinstyle="miter"/>
            <v:imagedata r:id="rId61" o:title=""/>
            <o:lock v:ext="edit" aspectratio="t"/>
            <w10:wrap type="none"/>
            <w10:anchorlock/>
          </v:shape>
          <o:OLEObject Type="Embed" ProgID="Equation.DSMT4" ShapeID="_x0000_i1055" DrawAspect="Content" ObjectID="_1468075755" r:id="rId60">
            <o:LockedField>false</o:LockedField>
          </o:OLEObject>
        </w:object>
      </w:r>
      <w:r>
        <w:rPr>
          <w:rFonts w:hint="eastAsia" w:ascii="Times New Roman" w:hAnsi="Times New Roman" w:eastAsia="宋体" w:cs="宋体"/>
          <w:sz w:val="24"/>
          <w:szCs w:val="24"/>
        </w:rPr>
        <w:t>．</w:t>
      </w:r>
    </w:p>
    <w:p>
      <w:pPr>
        <w:spacing w:line="312"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(4)将所得点数相差2这个事件用</w:t>
      </w:r>
      <w:r>
        <w:rPr>
          <w:rFonts w:hint="eastAsia" w:ascii="Times New Roman" w:hAnsi="Times New Roman" w:eastAsia="宋体" w:cs="宋体"/>
          <w:position w:val="-4"/>
          <w:sz w:val="24"/>
          <w:szCs w:val="24"/>
        </w:rPr>
        <w:object>
          <v:shape id="_x0000_i1056" o:spt="75" type="#_x0000_t75" style="height:12.65pt;width:13.25pt;" o:ole="t" filled="f" o:preferrelative="t" stroked="f" coordsize="21600,21600">
            <v:path/>
            <v:fill on="f" focussize="0,0"/>
            <v:stroke on="f" joinstyle="miter"/>
            <v:imagedata r:id="rId63" o:title=""/>
            <o:lock v:ext="edit" aspectratio="t"/>
            <w10:wrap type="none"/>
            <w10:anchorlock/>
          </v:shape>
          <o:OLEObject Type="Embed" ProgID="Equation.DSMT4" ShapeID="_x0000_i1056" DrawAspect="Content" ObjectID="_1468075756" r:id="rId62">
            <o:LockedField>false</o:LockedField>
          </o:OLEObject>
        </w:object>
      </w:r>
      <w:r>
        <w:rPr>
          <w:rFonts w:hint="eastAsia" w:ascii="Times New Roman" w:hAnsi="Times New Roman" w:eastAsia="宋体" w:cs="宋体"/>
          <w:sz w:val="24"/>
          <w:szCs w:val="24"/>
        </w:rPr>
        <w:t>表示，类似地，有</w:t>
      </w:r>
      <w:r>
        <w:rPr>
          <w:rFonts w:hint="eastAsia" w:ascii="Times New Roman" w:hAnsi="Times New Roman" w:eastAsia="宋体" w:cs="宋体"/>
          <w:position w:val="-10"/>
          <w:sz w:val="24"/>
          <w:szCs w:val="24"/>
        </w:rPr>
        <w:object>
          <v:shape id="_x0000_i1057" o:spt="75" type="#_x0000_t75" style="height:15.55pt;width:253.45pt;" o:ole="t" filled="f" o:preferrelative="t" stroked="f" coordsize="21600,21600">
            <v:path/>
            <v:fill on="f" focussize="0,0"/>
            <v:stroke on="f" joinstyle="miter"/>
            <v:imagedata r:id="rId65" o:title=""/>
            <o:lock v:ext="edit" aspectratio="t"/>
            <w10:wrap type="none"/>
            <w10:anchorlock/>
          </v:shape>
          <o:OLEObject Type="Embed" ProgID="Equation.DSMT4" ShapeID="_x0000_i1057" DrawAspect="Content" ObjectID="_1468075757" r:id="rId64">
            <o:LockedField>false</o:LockedField>
          </o:OLEObject>
        </w:object>
      </w:r>
      <w:r>
        <w:rPr>
          <w:rFonts w:hint="eastAsia" w:ascii="Times New Roman" w:hAnsi="Times New Roman" w:eastAsia="宋体" w:cs="宋体"/>
          <w:sz w:val="24"/>
          <w:szCs w:val="24"/>
        </w:rPr>
        <w:t>，因此</w:t>
      </w:r>
      <w:r>
        <w:rPr>
          <w:rFonts w:hint="eastAsia" w:ascii="Times New Roman" w:hAnsi="Times New Roman" w:eastAsia="宋体" w:cs="宋体"/>
          <w:position w:val="-24"/>
          <w:sz w:val="24"/>
          <w:szCs w:val="24"/>
        </w:rPr>
        <w:object>
          <v:shape id="_x0000_i1058" o:spt="75" type="#_x0000_t75" style="height:30.55pt;width:76.05pt;" o:ole="t" filled="f" o:preferrelative="t" stroked="f" coordsize="21600,21600">
            <v:path/>
            <v:fill on="f" focussize="0,0"/>
            <v:stroke on="f" joinstyle="miter"/>
            <v:imagedata r:id="rId67" o:title=""/>
            <o:lock v:ext="edit" aspectratio="t"/>
            <w10:wrap type="none"/>
            <w10:anchorlock/>
          </v:shape>
          <o:OLEObject Type="Embed" ProgID="Equation.DSMT4" ShapeID="_x0000_i1058" DrawAspect="Content" ObjectID="_1468075758" r:id="rId66">
            <o:LockedField>false</o:LockedField>
          </o:OLEObject>
        </w:object>
      </w:r>
      <w:r>
        <w:rPr>
          <w:rFonts w:hint="eastAsia" w:ascii="Times New Roman" w:hAnsi="Times New Roman" w:eastAsia="宋体" w:cs="宋体"/>
          <w:sz w:val="24"/>
          <w:szCs w:val="24"/>
        </w:rPr>
        <w:t>．</w:t>
      </w:r>
    </w:p>
    <w:p>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bookmarkStart w:id="2" w:name="_Hlk81167119"/>
      <w:r>
        <w:rPr>
          <w:rFonts w:hint="eastAsia" w:ascii="Times New Roman" w:hAnsi="Times New Roman" w:eastAsia="宋体" w:cs="宋体"/>
          <w:snapToGrid w:val="0"/>
          <w:color w:val="000000"/>
          <w:kern w:val="0"/>
          <w:sz w:val="24"/>
          <w:szCs w:val="24"/>
        </w:rPr>
        <w:t>例4</w:t>
      </w:r>
      <w:r>
        <w:rPr>
          <w:rFonts w:ascii="Times New Roman" w:hAnsi="Times New Roman" w:eastAsia="宋体" w:cs="宋体"/>
          <w:snapToGrid w:val="0"/>
          <w:color w:val="000000"/>
          <w:kern w:val="0"/>
          <w:sz w:val="24"/>
          <w:szCs w:val="24"/>
        </w:rPr>
        <w:t xml:space="preserve"> </w:t>
      </w:r>
      <w:r>
        <w:rPr>
          <w:rFonts w:hint="eastAsia" w:ascii="Times New Roman" w:hAnsi="Times New Roman" w:eastAsia="宋体" w:cs="宋体"/>
          <w:snapToGrid w:val="0"/>
          <w:color w:val="000000"/>
          <w:kern w:val="0"/>
          <w:sz w:val="24"/>
          <w:szCs w:val="24"/>
        </w:rPr>
        <w:t>从分别写有</w:t>
      </w:r>
      <w:r>
        <w:rPr>
          <w:rFonts w:hint="eastAsia" w:ascii="Times New Roman" w:hAnsi="Times New Roman" w:eastAsia="宋体" w:cs="宋体"/>
          <w:position w:val="-4"/>
          <w:sz w:val="24"/>
          <w:szCs w:val="24"/>
        </w:rPr>
        <w:object>
          <v:shape id="_x0000_i1059" o:spt="75" type="#_x0000_t75" style="height:13.25pt;width:12.1pt;" o:ole="t" filled="f" o:preferrelative="t" stroked="f" coordsize="21600,21600">
            <v:path/>
            <v:fill on="f" focussize="0,0"/>
            <v:stroke on="f" joinstyle="miter"/>
            <v:imagedata r:id="rId69" o:title=""/>
            <o:lock v:ext="edit" aspectratio="t"/>
            <w10:wrap type="none"/>
            <w10:anchorlock/>
          </v:shape>
          <o:OLEObject Type="Embed" ProgID="Equation.DSMT4" ShapeID="_x0000_i1059" DrawAspect="Content" ObjectID="_1468075759" r:id="rId68">
            <o:LockedField>false</o:LockedField>
          </o:OLEObject>
        </w:object>
      </w:r>
      <w:r>
        <w:rPr>
          <w:rFonts w:hint="eastAsia" w:ascii="Times New Roman" w:hAnsi="Times New Roman" w:eastAsia="宋体" w:cs="宋体"/>
          <w:snapToGrid w:val="0"/>
          <w:color w:val="000000"/>
          <w:kern w:val="0"/>
          <w:sz w:val="24"/>
          <w:szCs w:val="24"/>
        </w:rPr>
        <w:t>、</w:t>
      </w:r>
      <w:r>
        <w:rPr>
          <w:rFonts w:hint="eastAsia" w:ascii="Times New Roman" w:hAnsi="Times New Roman" w:eastAsia="宋体" w:cs="宋体"/>
          <w:position w:val="-4"/>
          <w:sz w:val="24"/>
          <w:szCs w:val="24"/>
        </w:rPr>
        <w:object>
          <v:shape id="_x0000_i1060" o:spt="75" type="#_x0000_t75" style="height:13.25pt;width:12.1pt;" o:ole="t" filled="f" o:preferrelative="t" stroked="f" coordsize="21600,21600">
            <v:path/>
            <v:fill on="f" focussize="0,0"/>
            <v:stroke on="f" joinstyle="miter"/>
            <v:imagedata r:id="rId71" o:title=""/>
            <o:lock v:ext="edit" aspectratio="t"/>
            <w10:wrap type="none"/>
            <w10:anchorlock/>
          </v:shape>
          <o:OLEObject Type="Embed" ProgID="Equation.DSMT4" ShapeID="_x0000_i1060" DrawAspect="Content" ObjectID="_1468075760" r:id="rId70">
            <o:LockedField>false</o:LockedField>
          </o:OLEObject>
        </w:object>
      </w:r>
      <w:r>
        <w:rPr>
          <w:rFonts w:hint="eastAsia" w:ascii="Times New Roman" w:hAnsi="Times New Roman" w:eastAsia="宋体" w:cs="宋体"/>
          <w:snapToGrid w:val="0"/>
          <w:color w:val="000000"/>
          <w:kern w:val="0"/>
          <w:sz w:val="24"/>
          <w:szCs w:val="24"/>
        </w:rPr>
        <w:t>、</w:t>
      </w:r>
      <w:r>
        <w:rPr>
          <w:rFonts w:hint="eastAsia" w:ascii="Times New Roman" w:hAnsi="Times New Roman" w:eastAsia="宋体" w:cs="宋体"/>
          <w:position w:val="-6"/>
          <w:sz w:val="24"/>
          <w:szCs w:val="24"/>
        </w:rPr>
        <w:object>
          <v:shape id="_x0000_i1061" o:spt="75" type="#_x0000_t75" style="height:14.4pt;width:12.1pt;" o:ole="t" filled="f" o:preferrelative="t" stroked="f" coordsize="21600,21600">
            <v:path/>
            <v:fill on="f" focussize="0,0"/>
            <v:stroke on="f" joinstyle="miter"/>
            <v:imagedata r:id="rId73" o:title=""/>
            <o:lock v:ext="edit" aspectratio="t"/>
            <w10:wrap type="none"/>
            <w10:anchorlock/>
          </v:shape>
          <o:OLEObject Type="Embed" ProgID="Equation.DSMT4" ShapeID="_x0000_i1061" DrawAspect="Content" ObjectID="_1468075761" r:id="rId72">
            <o:LockedField>false</o:LockedField>
          </o:OLEObject>
        </w:object>
      </w:r>
      <w:r>
        <w:rPr>
          <w:rFonts w:hint="eastAsia" w:ascii="Times New Roman" w:hAnsi="Times New Roman" w:eastAsia="宋体" w:cs="宋体"/>
          <w:snapToGrid w:val="0"/>
          <w:color w:val="000000"/>
          <w:kern w:val="0"/>
          <w:sz w:val="24"/>
          <w:szCs w:val="24"/>
        </w:rPr>
        <w:t>的三个大小与质地相同的球中任意取两个，寻找其等可能的样本空间．</w:t>
      </w:r>
    </w:p>
    <w:bookmarkEnd w:id="2"/>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hint="eastAsia" w:ascii="Times New Roman" w:hAnsi="Times New Roman" w:eastAsia="宋体" w:cs="Times New Roman"/>
          <w:sz w:val="24"/>
          <w:szCs w:val="21"/>
        </w:rPr>
        <w:t>解</w:t>
      </w:r>
      <w:r>
        <w:rPr>
          <w:rFonts w:ascii="Times New Roman" w:hAnsi="Times New Roman" w:eastAsia="宋体" w:cs="Times New Roman"/>
          <w:sz w:val="24"/>
          <w:szCs w:val="21"/>
        </w:rPr>
        <w:t xml:space="preserve"> </w:t>
      </w:r>
      <w:r>
        <w:rPr>
          <w:rFonts w:hint="eastAsia" w:ascii="宋体" w:hAnsi="宋体" w:eastAsia="宋体" w:cs="宋体"/>
          <w:sz w:val="24"/>
          <w:szCs w:val="24"/>
        </w:rPr>
        <w:t>若考虑取出球的先后顺序，</w:t>
      </w:r>
      <w:r>
        <w:rPr>
          <w:rFonts w:hint="eastAsia" w:ascii="Times New Roman" w:hAnsi="Times New Roman" w:eastAsia="宋体" w:cs="Times New Roman"/>
          <w:sz w:val="24"/>
          <w:szCs w:val="24"/>
        </w:rPr>
        <w:t>共有6个等可能的结果：</w:t>
      </w:r>
      <w:r>
        <w:rPr>
          <w:rFonts w:ascii="Times New Roman" w:hAnsi="Times New Roman" w:eastAsia="仿宋" w:cs="Times New Roman"/>
          <w:position w:val="-4"/>
          <w:sz w:val="24"/>
          <w:szCs w:val="24"/>
        </w:rPr>
        <w:object>
          <v:shape id="_x0000_i1062" o:spt="75" type="#_x0000_t75" style="height:13.25pt;width:20.15pt;" o:ole="t" filled="f" o:preferrelative="t" stroked="f" coordsize="21600,21600">
            <v:path/>
            <v:fill on="f" focussize="0,0"/>
            <v:stroke on="f" joinstyle="miter"/>
            <v:imagedata r:id="rId75" o:title=""/>
            <o:lock v:ext="edit" aspectratio="t"/>
            <w10:wrap type="none"/>
            <w10:anchorlock/>
          </v:shape>
          <o:OLEObject Type="Embed" ProgID="Equation.DSMT4" ShapeID="_x0000_i1062" DrawAspect="Content" ObjectID="_1468075762" r:id="rId7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3" o:spt="75" type="#_x0000_t75" style="height:14.4pt;width:20.75pt;" o:ole="t" filled="f" o:preferrelative="t" stroked="f" coordsize="21600,21600">
            <v:path/>
            <v:fill on="f" focussize="0,0"/>
            <v:stroke on="f" joinstyle="miter"/>
            <v:imagedata r:id="rId77" o:title=""/>
            <o:lock v:ext="edit" aspectratio="t"/>
            <w10:wrap type="none"/>
            <w10:anchorlock/>
          </v:shape>
          <o:OLEObject Type="Embed" ProgID="Equation.DSMT4" ShapeID="_x0000_i1063" DrawAspect="Content" ObjectID="_1468075763" r:id="rId7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64" o:spt="75" type="#_x0000_t75" style="height:13.25pt;width:19pt;" o:ole="t" filled="f" o:preferrelative="t" stroked="f" coordsize="21600,21600">
            <v:path/>
            <v:fill on="f" focussize="0,0"/>
            <v:stroke on="f" joinstyle="miter"/>
            <v:imagedata r:id="rId79" o:title=""/>
            <o:lock v:ext="edit" aspectratio="t"/>
            <w10:wrap type="none"/>
            <w10:anchorlock/>
          </v:shape>
          <o:OLEObject Type="Embed" ProgID="Equation.DSMT4" ShapeID="_x0000_i1064" DrawAspect="Content" ObjectID="_1468075764" r:id="rId7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5" o:spt="75" type="#_x0000_t75" style="height:14.4pt;width:20.15pt;" o:ole="t" filled="f" o:preferrelative="t" stroked="f" coordsize="21600,21600">
            <v:path/>
            <v:fill on="f" focussize="0,0"/>
            <v:stroke on="f" joinstyle="miter"/>
            <v:imagedata r:id="rId81" o:title=""/>
            <o:lock v:ext="edit" aspectratio="t"/>
            <w10:wrap type="none"/>
            <w10:anchorlock/>
          </v:shape>
          <o:OLEObject Type="Embed" ProgID="Equation.DSMT4" ShapeID="_x0000_i1065" DrawAspect="Content" ObjectID="_1468075765" r:id="rId8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6" o:spt="75" type="#_x0000_t75" style="height:14.4pt;width:19pt;" o:ole="t" filled="f" o:preferrelative="t" stroked="f" coordsize="21600,21600">
            <v:path/>
            <v:fill on="f" focussize="0,0"/>
            <v:stroke on="f" joinstyle="miter"/>
            <v:imagedata r:id="rId83" o:title=""/>
            <o:lock v:ext="edit" aspectratio="t"/>
            <w10:wrap type="none"/>
            <w10:anchorlock/>
          </v:shape>
          <o:OLEObject Type="Embed" ProgID="Equation.DSMT4" ShapeID="_x0000_i1066" DrawAspect="Content" ObjectID="_1468075766" r:id="rId8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7" o:spt="75" type="#_x0000_t75" style="height:14.4pt;width:19pt;" o:ole="t" filled="f" o:preferrelative="t" stroked="f" coordsize="21600,21600">
            <v:path/>
            <v:fill on="f" focussize="0,0"/>
            <v:stroke on="f" joinstyle="miter"/>
            <v:imagedata r:id="rId85" o:title=""/>
            <o:lock v:ext="edit" aspectratio="t"/>
            <w10:wrap type="none"/>
            <w10:anchorlock/>
          </v:shape>
          <o:OLEObject Type="Embed" ProgID="Equation.DSMT4" ShapeID="_x0000_i1067" DrawAspect="Content" ObjectID="_1468075767" r:id="rId8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宋体" w:cs="Times New Roman"/>
          <w:sz w:val="24"/>
          <w:szCs w:val="24"/>
        </w:rPr>
        <w:t>因此，这个试验的一个等可能的样本空间是</w:t>
      </w:r>
      <w:r>
        <w:rPr>
          <w:rFonts w:ascii="Times New Roman" w:hAnsi="Times New Roman" w:eastAsia="仿宋" w:cs="Times New Roman"/>
          <w:position w:val="-10"/>
          <w:sz w:val="24"/>
          <w:szCs w:val="24"/>
        </w:rPr>
        <w:object>
          <v:shape id="_x0000_i1068" o:spt="75" type="#_x0000_t75" style="height:16.7pt;width:152.05pt;" o:ole="t" filled="f" o:preferrelative="t" stroked="f" coordsize="21600,21600">
            <v:path/>
            <v:fill on="f" focussize="0,0"/>
            <v:stroke on="f" joinstyle="miter"/>
            <v:imagedata r:id="rId87" o:title=""/>
            <o:lock v:ext="edit" aspectratio="t"/>
            <w10:wrap type="none"/>
            <w10:anchorlock/>
          </v:shape>
          <o:OLEObject Type="Embed" ProgID="Equation.DSMT4" ShapeID="_x0000_i1068" DrawAspect="Content" ObjectID="_1468075768" r:id="rId8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宋体" w:hAnsi="宋体" w:eastAsia="宋体" w:cs="宋体"/>
          <w:sz w:val="24"/>
          <w:szCs w:val="24"/>
        </w:rPr>
        <w:t>若不考虑取出球的先后顺序，</w:t>
      </w:r>
      <w:r>
        <w:rPr>
          <w:rFonts w:hint="eastAsia" w:ascii="Times New Roman" w:hAnsi="Times New Roman" w:eastAsia="宋体" w:cs="Times New Roman"/>
          <w:sz w:val="24"/>
          <w:szCs w:val="24"/>
        </w:rPr>
        <w:t>共有3个等可能的结果：</w:t>
      </w:r>
      <w:r>
        <w:rPr>
          <w:rFonts w:ascii="Times New Roman" w:hAnsi="Times New Roman" w:eastAsia="仿宋" w:cs="Times New Roman"/>
          <w:position w:val="-4"/>
          <w:sz w:val="24"/>
          <w:szCs w:val="24"/>
        </w:rPr>
        <w:object>
          <v:shape id="_x0000_i1069" o:spt="75" type="#_x0000_t75" style="height:13.25pt;width:20.15pt;" o:ole="t" filled="f" o:preferrelative="t" stroked="f" coordsize="21600,21600">
            <v:path/>
            <v:fill on="f" focussize="0,0"/>
            <v:stroke on="f" joinstyle="miter"/>
            <v:imagedata r:id="rId75" o:title=""/>
            <o:lock v:ext="edit" aspectratio="t"/>
            <w10:wrap type="none"/>
            <w10:anchorlock/>
          </v:shape>
          <o:OLEObject Type="Embed" ProgID="Equation.DSMT4" ShapeID="_x0000_i1069" DrawAspect="Content" ObjectID="_1468075769" r:id="rId8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0" o:spt="75" type="#_x0000_t75" style="height:14.4pt;width:20.75pt;" o:ole="t" filled="f" o:preferrelative="t" stroked="f" coordsize="21600,21600">
            <v:path/>
            <v:fill on="f" focussize="0,0"/>
            <v:stroke on="f" joinstyle="miter"/>
            <v:imagedata r:id="rId77" o:title=""/>
            <o:lock v:ext="edit" aspectratio="t"/>
            <w10:wrap type="none"/>
            <w10:anchorlock/>
          </v:shape>
          <o:OLEObject Type="Embed" ProgID="Equation.DSMT4" ShapeID="_x0000_i1070" DrawAspect="Content" ObjectID="_1468075770" r:id="rId8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1" o:spt="75" type="#_x0000_t75" style="height:14.4pt;width:20.15pt;" o:ole="t" filled="f" o:preferrelative="t" stroked="f" coordsize="21600,21600">
            <v:path/>
            <v:fill on="f" focussize="0,0"/>
            <v:stroke on="f" joinstyle="miter"/>
            <v:imagedata r:id="rId81" o:title=""/>
            <o:lock v:ext="edit" aspectratio="t"/>
            <w10:wrap type="none"/>
            <w10:anchorlock/>
          </v:shape>
          <o:OLEObject Type="Embed" ProgID="Equation.DSMT4" ShapeID="_x0000_i1071" DrawAspect="Content" ObjectID="_1468075771" r:id="rId9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宋体" w:cs="Times New Roman"/>
          <w:sz w:val="24"/>
          <w:szCs w:val="24"/>
        </w:rPr>
        <w:t>因此，这个试验的一个等可能的样本空间也可以是</w:t>
      </w:r>
      <w:r>
        <w:rPr>
          <w:rFonts w:ascii="Times New Roman" w:hAnsi="Times New Roman" w:eastAsia="仿宋" w:cs="Times New Roman"/>
          <w:position w:val="-10"/>
          <w:sz w:val="24"/>
          <w:szCs w:val="24"/>
        </w:rPr>
        <w:object>
          <v:shape id="_x0000_i1072" o:spt="75" type="#_x0000_t75" style="height:16.7pt;width:93.9pt;" o:ole="t" filled="f" o:preferrelative="t" stroked="f" coordsize="21600,21600">
            <v:path/>
            <v:fill on="f" focussize="0,0"/>
            <v:stroke on="f" joinstyle="miter"/>
            <v:imagedata r:id="rId92" o:title=""/>
            <o:lock v:ext="edit" aspectratio="t"/>
            <w10:wrap type="none"/>
            <w10:anchorlock/>
          </v:shape>
          <o:OLEObject Type="Embed" ProgID="Equation.DSMT4" ShapeID="_x0000_i1072" DrawAspect="Content" ObjectID="_1468075772" r:id="rId9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p>
    <w:p>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hint="eastAsia" w:ascii="Times New Roman" w:hAnsi="Times New Roman" w:eastAsia="宋体" w:cs="宋体"/>
          <w:snapToGrid w:val="0"/>
          <w:color w:val="000000"/>
          <w:kern w:val="0"/>
          <w:sz w:val="24"/>
          <w:szCs w:val="24"/>
        </w:rPr>
        <w:t>例5</w:t>
      </w:r>
      <w:r>
        <w:rPr>
          <w:rFonts w:ascii="Times New Roman" w:hAnsi="Times New Roman" w:eastAsia="宋体" w:cs="宋体"/>
          <w:snapToGrid w:val="0"/>
          <w:color w:val="000000"/>
          <w:kern w:val="0"/>
          <w:sz w:val="24"/>
          <w:szCs w:val="24"/>
        </w:rPr>
        <w:t xml:space="preserve"> </w:t>
      </w:r>
      <w:r>
        <w:rPr>
          <w:rFonts w:hint="eastAsia" w:ascii="Times New Roman" w:hAnsi="Times New Roman" w:eastAsia="宋体" w:cs="宋体"/>
          <w:snapToGrid w:val="0"/>
          <w:color w:val="000000"/>
          <w:kern w:val="0"/>
          <w:sz w:val="24"/>
          <w:szCs w:val="24"/>
        </w:rPr>
        <w:t>从一个放有大小与质地相同的两个白球、一个黑球的罐子中任意摸两个球，写出其样本空间并思考：这个样本空间是否有不同的写法？什么样的样本空间有等可能性？并求至少摸到一个黑球的概率．</w:t>
      </w:r>
    </w:p>
    <w:p>
      <w:pPr>
        <w:spacing w:line="312"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解</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把两个白球分别标记为</w:t>
      </w:r>
      <w:r>
        <w:rPr>
          <w:rFonts w:ascii="Times New Roman" w:hAnsi="Times New Roman" w:eastAsia="仿宋" w:cs="Times New Roman"/>
          <w:position w:val="-4"/>
          <w:sz w:val="24"/>
          <w:szCs w:val="24"/>
        </w:rPr>
        <w:object>
          <v:shape id="_x0000_i1073" o:spt="75" type="#_x0000_t75" style="height:12.1pt;width:12.1pt;" o:ole="t" filled="f" o:preferrelative="t" stroked="f" coordsize="21600,21600">
            <v:path/>
            <v:fill on="f" focussize="0,0"/>
            <v:stroke on="f" joinstyle="miter"/>
            <v:imagedata r:id="rId69" o:title=""/>
            <o:lock v:ext="edit" aspectratio="t"/>
            <w10:wrap type="none"/>
            <w10:anchorlock/>
          </v:shape>
          <o:OLEObject Type="Embed" ProgID="Equation.DSMT4" ShapeID="_x0000_i1073" DrawAspect="Content" ObjectID="_1468075773" r:id="rId93">
            <o:LockedField>false</o:LockedField>
          </o:OLEObject>
        </w:object>
      </w:r>
      <w:r>
        <w:rPr>
          <w:rFonts w:hint="eastAsia" w:ascii="Times New Roman" w:hAnsi="Times New Roman" w:eastAsia="宋体" w:cs="Times New Roman"/>
          <w:sz w:val="24"/>
          <w:szCs w:val="24"/>
        </w:rPr>
        <w:t>、</w:t>
      </w:r>
      <w:r>
        <w:rPr>
          <w:rFonts w:ascii="Times New Roman" w:hAnsi="Times New Roman" w:eastAsia="仿宋" w:cs="Times New Roman"/>
          <w:position w:val="-4"/>
          <w:sz w:val="24"/>
          <w:szCs w:val="24"/>
        </w:rPr>
        <w:object>
          <v:shape id="_x0000_i1074" o:spt="75" type="#_x0000_t75" style="height:12.1pt;width:12.1pt;" o:ole="t" filled="f" o:preferrelative="t" stroked="f" coordsize="21600,21600">
            <v:path/>
            <v:fill on="f" focussize="0,0"/>
            <v:stroke on="f" joinstyle="miter"/>
            <v:imagedata r:id="rId71" o:title=""/>
            <o:lock v:ext="edit" aspectratio="t"/>
            <w10:wrap type="none"/>
            <w10:anchorlock/>
          </v:shape>
          <o:OLEObject Type="Embed" ProgID="Equation.DSMT4" ShapeID="_x0000_i1074" DrawAspect="Content" ObjectID="_1468075774" r:id="rId94">
            <o:LockedField>false</o:LockedField>
          </o:OLEObject>
        </w:object>
      </w:r>
      <w:r>
        <w:rPr>
          <w:rFonts w:hint="eastAsia" w:ascii="Times New Roman" w:hAnsi="Times New Roman" w:eastAsia="宋体" w:cs="Times New Roman"/>
          <w:sz w:val="24"/>
          <w:szCs w:val="24"/>
        </w:rPr>
        <w:t>，而黑球标记为</w:t>
      </w:r>
      <w:r>
        <w:rPr>
          <w:rFonts w:ascii="Times New Roman" w:hAnsi="Times New Roman" w:eastAsia="仿宋" w:cs="Times New Roman"/>
          <w:position w:val="-6"/>
          <w:sz w:val="24"/>
          <w:szCs w:val="24"/>
        </w:rPr>
        <w:object>
          <v:shape id="_x0000_i1075" o:spt="75" type="#_x0000_t75" style="height:14.4pt;width:12.1pt;" o:ole="t" filled="f" o:preferrelative="t" stroked="f" coordsize="21600,21600">
            <v:path/>
            <v:fill on="f" focussize="0,0"/>
            <v:stroke on="f" joinstyle="miter"/>
            <v:imagedata r:id="rId73" o:title=""/>
            <o:lock v:ext="edit" aspectratio="t"/>
            <w10:wrap type="none"/>
            <w10:anchorlock/>
          </v:shape>
          <o:OLEObject Type="Embed" ProgID="Equation.DSMT4" ShapeID="_x0000_i1075" DrawAspect="Content" ObjectID="_1468075775" r:id="rId95">
            <o:LockedField>false</o:LockedField>
          </o:OLEObject>
        </w:object>
      </w:r>
      <w:r>
        <w:rPr>
          <w:rFonts w:ascii="Times New Roman" w:hAnsi="Times New Roman" w:eastAsia="仿宋" w:cs="Times New Roman"/>
          <w:sz w:val="24"/>
          <w:szCs w:val="24"/>
        </w:rPr>
        <w:t>．</w:t>
      </w:r>
      <w:r>
        <w:rPr>
          <w:rFonts w:hint="eastAsia" w:ascii="Times New Roman" w:hAnsi="Times New Roman" w:eastAsia="宋体" w:cs="Times New Roman"/>
          <w:sz w:val="24"/>
          <w:szCs w:val="24"/>
        </w:rPr>
        <w:t>样本空间</w:t>
      </w:r>
      <w:r>
        <w:rPr>
          <w:rFonts w:ascii="Times New Roman" w:hAnsi="Times New Roman" w:eastAsia="仿宋" w:cs="Times New Roman"/>
          <w:position w:val="-10"/>
          <w:sz w:val="24"/>
          <w:szCs w:val="24"/>
        </w:rPr>
        <w:object>
          <v:shape id="_x0000_i1076" o:spt="75" type="#_x0000_t75" style="height:14.4pt;width:151.5pt;" o:ole="t" filled="f" o:preferrelative="t" stroked="f" coordsize="21600,21600">
            <v:path/>
            <v:fill on="f" focussize="0,0"/>
            <v:stroke on="f" joinstyle="miter"/>
            <v:imagedata r:id="rId97" o:title=""/>
            <o:lock v:ext="edit" aspectratio="t"/>
            <w10:wrap type="none"/>
            <w10:anchorlock/>
          </v:shape>
          <o:OLEObject Type="Embed" ProgID="Equation.DSMT4" ShapeID="_x0000_i1076" DrawAspect="Content" ObjectID="_1468075776" r:id="rId96">
            <o:LockedField>false</o:LockedField>
          </o:OLEObject>
        </w:object>
      </w:r>
      <w:r>
        <w:rPr>
          <w:rFonts w:hint="eastAsia" w:ascii="Times New Roman" w:hAnsi="Times New Roman" w:eastAsia="宋体" w:cs="Times New Roman"/>
          <w:sz w:val="24"/>
          <w:szCs w:val="24"/>
        </w:rPr>
        <w:t>是等可能的</w:t>
      </w:r>
      <w:r>
        <w:rPr>
          <w:rFonts w:ascii="Times New Roman" w:hAnsi="Times New Roman" w:eastAsia="宋体" w:cs="Times New Roman"/>
          <w:sz w:val="24"/>
          <w:szCs w:val="24"/>
        </w:rPr>
        <w:t>．</w:t>
      </w:r>
      <w:r>
        <w:rPr>
          <w:rFonts w:hint="eastAsia" w:ascii="Times New Roman" w:hAnsi="Times New Roman" w:eastAsia="宋体" w:cs="Times New Roman"/>
          <w:sz w:val="24"/>
          <w:szCs w:val="24"/>
        </w:rPr>
        <w:t>若只关心摸到的白球个数，样本空间</w:t>
      </w:r>
      <w:r>
        <w:rPr>
          <w:rFonts w:ascii="Times New Roman" w:hAnsi="Times New Roman" w:eastAsia="仿宋" w:cs="Times New Roman"/>
          <w:position w:val="-4"/>
          <w:sz w:val="24"/>
          <w:szCs w:val="24"/>
        </w:rPr>
        <w:object>
          <v:shape id="_x0000_i1077" o:spt="75" type="#_x0000_t75" style="height:12.1pt;width:24.2pt;" o:ole="t" filled="f" o:preferrelative="t" stroked="f" coordsize="21600,21600">
            <v:path/>
            <v:fill on="f" focussize="0,0"/>
            <v:stroke on="f" joinstyle="miter"/>
            <v:imagedata r:id="rId99" o:title=""/>
            <o:lock v:ext="edit" aspectratio="t"/>
            <w10:wrap type="none"/>
            <w10:anchorlock/>
          </v:shape>
          <o:OLEObject Type="Embed" ProgID="Equation.DSMT4" ShapeID="_x0000_i1077" DrawAspect="Content" ObjectID="_1468075777" r:id="rId9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宋体" w:cs="Times New Roman"/>
          <w:sz w:val="24"/>
          <w:szCs w:val="24"/>
        </w:rPr>
        <w:t>两个白球，一黑一白</w:t>
      </w:r>
      <w:r>
        <w:rPr>
          <w:rFonts w:hint="eastAsia" w:ascii="Times New Roman" w:hAnsi="Times New Roman" w:eastAsia="仿宋" w:cs="Times New Roman"/>
          <w:sz w:val="24"/>
          <w:szCs w:val="24"/>
        </w:rPr>
        <w:t>}</w:t>
      </w:r>
      <w:r>
        <w:rPr>
          <w:rFonts w:hint="eastAsia" w:ascii="Times New Roman" w:hAnsi="Times New Roman" w:eastAsia="宋体" w:cs="Times New Roman"/>
          <w:sz w:val="24"/>
          <w:szCs w:val="24"/>
        </w:rPr>
        <w:t>，这不是等可能的</w:t>
      </w:r>
      <w:r>
        <w:rPr>
          <w:rFonts w:ascii="Times New Roman" w:hAnsi="Times New Roman" w:eastAsia="宋体" w:cs="Times New Roman"/>
          <w:sz w:val="24"/>
          <w:szCs w:val="24"/>
        </w:rPr>
        <w:t>.</w:t>
      </w:r>
    </w:p>
    <w:p>
      <w:pPr>
        <w:spacing w:line="312" w:lineRule="auto"/>
        <w:ind w:firstLine="480" w:firstLineChars="200"/>
        <w:rPr>
          <w:rFonts w:ascii="Times New Roman" w:hAnsi="Times New Roman"/>
        </w:rPr>
      </w:pPr>
      <w:r>
        <w:rPr>
          <w:rFonts w:hint="eastAsia" w:ascii="Times New Roman" w:hAnsi="Times New Roman" w:eastAsia="宋体" w:cs="Times New Roman"/>
          <w:sz w:val="24"/>
          <w:szCs w:val="24"/>
        </w:rPr>
        <w:t>记事件</w:t>
      </w:r>
      <w:r>
        <w:rPr>
          <w:rFonts w:hint="eastAsia" w:ascii="Times New Roman" w:hAnsi="Times New Roman" w:eastAsia="宋体" w:cs="Times New Roman"/>
          <w:i/>
          <w:iCs/>
          <w:sz w:val="24"/>
          <w:szCs w:val="24"/>
        </w:rPr>
        <w:t>M</w:t>
      </w:r>
      <w:r>
        <w:rPr>
          <w:rFonts w:hint="eastAsia" w:ascii="Times New Roman" w:hAnsi="Times New Roman" w:eastAsia="宋体" w:cs="Times New Roman"/>
          <w:sz w:val="24"/>
          <w:szCs w:val="24"/>
        </w:rPr>
        <w:t>为“至少摸到一个黑球”，则</w:t>
      </w:r>
      <w:r>
        <w:rPr>
          <w:rFonts w:ascii="Times New Roman" w:hAnsi="Times New Roman" w:eastAsia="仿宋" w:cs="Times New Roman"/>
          <w:position w:val="-10"/>
          <w:sz w:val="24"/>
          <w:szCs w:val="24"/>
        </w:rPr>
        <w:object>
          <v:shape id="_x0000_i1078" o:spt="75" type="#_x0000_t75" style="height:16.7pt;width:114.6pt;" o:ole="t" filled="f" o:preferrelative="t" stroked="f" coordsize="21600,21600">
            <v:path/>
            <v:fill on="f" focussize="0,0"/>
            <v:stroke on="f" joinstyle="miter"/>
            <v:imagedata r:id="rId101" o:title=""/>
            <o:lock v:ext="edit" aspectratio="t"/>
            <w10:wrap type="none"/>
            <w10:anchorlock/>
          </v:shape>
          <o:OLEObject Type="Embed" ProgID="Equation.DSMT4" ShapeID="_x0000_i1078" DrawAspect="Content" ObjectID="_1468075778" r:id="rId100">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因此其概率</w:t>
      </w:r>
      <w:r>
        <w:rPr>
          <w:rFonts w:ascii="Times New Roman" w:hAnsi="Times New Roman" w:eastAsia="仿宋" w:cs="Times New Roman"/>
          <w:position w:val="-24"/>
          <w:sz w:val="24"/>
          <w:szCs w:val="24"/>
        </w:rPr>
        <w:object>
          <v:shape id="_x0000_i1079" o:spt="75" type="#_x0000_t75" style="height:31.7pt;width:67.4pt;" o:ole="t" filled="f" o:preferrelative="t" stroked="f" coordsize="21600,21600">
            <v:path/>
            <v:fill on="f" focussize="0,0"/>
            <v:stroke on="f" joinstyle="miter"/>
            <v:imagedata r:id="rId103" o:title=""/>
            <o:lock v:ext="edit" aspectratio="t"/>
            <w10:wrap type="none"/>
            <w10:anchorlock/>
          </v:shape>
          <o:OLEObject Type="Embed" ProgID="Equation.DSMT4" ShapeID="_x0000_i1079" DrawAspect="Content" ObjectID="_1468075779" r:id="rId10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宋体" w:cs="宋体"/>
          <w:snapToGrid w:val="0"/>
          <w:color w:val="000000"/>
          <w:kern w:val="0"/>
          <w:sz w:val="24"/>
          <w:szCs w:val="24"/>
        </w:rPr>
      </w:pPr>
      <w:r>
        <w:rPr>
          <w:rFonts w:hint="eastAsia" w:ascii="Times New Roman" w:hAnsi="Times New Roman" w:eastAsia="宋体" w:cs="宋体"/>
          <w:snapToGrid w:val="0"/>
          <w:color w:val="000000"/>
          <w:kern w:val="0"/>
          <w:sz w:val="24"/>
          <w:szCs w:val="24"/>
        </w:rPr>
        <w:t>例6</w:t>
      </w:r>
      <w:r>
        <w:rPr>
          <w:rFonts w:ascii="Times New Roman" w:hAnsi="Times New Roman" w:eastAsia="宋体" w:cs="宋体"/>
          <w:snapToGrid w:val="0"/>
          <w:color w:val="000000"/>
          <w:kern w:val="0"/>
          <w:sz w:val="24"/>
          <w:szCs w:val="24"/>
        </w:rPr>
        <w:t xml:space="preserve"> </w:t>
      </w:r>
      <w:r>
        <w:rPr>
          <w:rFonts w:hint="eastAsia" w:ascii="Times New Roman" w:hAnsi="Times New Roman" w:eastAsia="宋体" w:cs="宋体"/>
          <w:snapToGrid w:val="0"/>
          <w:color w:val="000000"/>
          <w:kern w:val="0"/>
          <w:sz w:val="24"/>
          <w:szCs w:val="24"/>
        </w:rPr>
        <w:t>甲、乙两个人玩“石头、剪刀、布”的游戏，假设两人都随机出拳，求：(1)平局的概率；(2)甲赢的概率；(3)甲不输的概率．</w:t>
      </w:r>
    </w:p>
    <w:p>
      <w:pPr>
        <w:spacing w:line="312"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解</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因为甲有3种不同的出拳方法，乙同样也有3种不同的出拳方法，因此一次出拳共有</w:t>
      </w:r>
      <w:r>
        <w:rPr>
          <w:rFonts w:ascii="Times New Roman" w:hAnsi="Times New Roman" w:eastAsia="仿宋" w:cs="Times New Roman"/>
          <w:position w:val="-6"/>
          <w:sz w:val="24"/>
          <w:szCs w:val="24"/>
        </w:rPr>
        <w:object>
          <v:shape id="_x0000_i1080" o:spt="75" type="#_x0000_t75" style="height:15pt;width:42.05pt;" o:ole="t" filled="f" o:preferrelative="t" stroked="f" coordsize="21600,21600">
            <v:path/>
            <v:fill on="f" focussize="0,0"/>
            <v:stroke on="f" joinstyle="miter"/>
            <v:imagedata r:id="rId105" o:title=""/>
            <o:lock v:ext="edit" aspectratio="t"/>
            <w10:wrap type="none"/>
            <w10:anchorlock/>
          </v:shape>
          <o:OLEObject Type="Embed" ProgID="Equation.DSMT4" ShapeID="_x0000_i1080" DrawAspect="Content" ObjectID="_1468075780" r:id="rId104">
            <o:LockedField>false</o:LockedField>
          </o:OLEObject>
        </w:object>
      </w:r>
      <w:r>
        <w:rPr>
          <w:rFonts w:hint="eastAsia" w:ascii="Times New Roman" w:hAnsi="Times New Roman" w:eastAsia="宋体" w:cs="Times New Roman"/>
          <w:sz w:val="24"/>
          <w:szCs w:val="24"/>
        </w:rPr>
        <w:t>种不同可能</w:t>
      </w:r>
      <w:r>
        <w:rPr>
          <w:rFonts w:ascii="Times New Roman" w:hAnsi="Times New Roman" w:eastAsia="宋体" w:cs="Times New Roman"/>
          <w:sz w:val="24"/>
          <w:szCs w:val="24"/>
        </w:rPr>
        <w:t>．</w:t>
      </w:r>
      <w:r>
        <w:rPr>
          <w:rFonts w:hint="eastAsia" w:ascii="Times New Roman" w:hAnsi="Times New Roman" w:eastAsia="宋体" w:cs="Times New Roman"/>
          <w:sz w:val="24"/>
          <w:szCs w:val="24"/>
        </w:rPr>
        <w:t>因为都是随机出拳，所以可以看成古典概率模型，样本空间中共包含</w:t>
      </w:r>
      <w:r>
        <w:rPr>
          <w:rFonts w:hint="eastAsia" w:ascii="Times New Roman" w:hAnsi="Times New Roman" w:eastAsia="仿宋" w:cs="Times New Roman"/>
          <w:sz w:val="24"/>
          <w:szCs w:val="24"/>
        </w:rPr>
        <w:t>9</w:t>
      </w:r>
      <w:r>
        <w:rPr>
          <w:rFonts w:hint="eastAsia" w:ascii="Times New Roman" w:hAnsi="Times New Roman" w:eastAsia="宋体" w:cs="Times New Roman"/>
          <w:sz w:val="24"/>
          <w:szCs w:val="24"/>
        </w:rPr>
        <w:t>个样本点</w:t>
      </w:r>
      <w:r>
        <w:rPr>
          <w:rFonts w:ascii="Times New Roman" w:hAnsi="Times New Roman" w:eastAsia="宋体" w:cs="Times New Roman"/>
          <w:sz w:val="24"/>
          <w:szCs w:val="24"/>
        </w:rPr>
        <w:t>．</w:t>
      </w:r>
      <w:r>
        <w:rPr>
          <w:rFonts w:hint="eastAsia" w:ascii="Times New Roman" w:hAnsi="Times New Roman" w:eastAsia="宋体" w:cs="Times New Roman"/>
          <w:sz w:val="24"/>
          <w:szCs w:val="24"/>
        </w:rPr>
        <w:t>因为石头赢剪刀，剪刀赢布，布赢石头，记事件</w:t>
      </w:r>
      <w:r>
        <w:rPr>
          <w:rFonts w:ascii="Times New Roman" w:hAnsi="Times New Roman" w:eastAsia="仿宋" w:cs="Times New Roman"/>
          <w:position w:val="-4"/>
          <w:sz w:val="24"/>
          <w:szCs w:val="24"/>
        </w:rPr>
        <w:object>
          <v:shape id="_x0000_i1081" o:spt="75" type="#_x0000_t75" style="height:13.25pt;width:12.1pt;" o:ole="t" filled="f" o:preferrelative="t" stroked="f" coordsize="21600,21600">
            <v:path/>
            <v:fill on="f" focussize="0,0"/>
            <v:stroke on="f" joinstyle="miter"/>
            <v:imagedata r:id="rId69" o:title=""/>
            <o:lock v:ext="edit" aspectratio="t"/>
            <w10:wrap type="none"/>
            <w10:anchorlock/>
          </v:shape>
          <o:OLEObject Type="Embed" ProgID="Equation.DSMT4" ShapeID="_x0000_i1081" DrawAspect="Content" ObjectID="_1468075781" r:id="rId106">
            <o:LockedField>false</o:LockedField>
          </o:OLEObject>
        </w:object>
      </w:r>
      <w:r>
        <w:rPr>
          <w:rFonts w:hint="eastAsia" w:ascii="Times New Roman" w:hAnsi="Times New Roman" w:eastAsia="宋体" w:cs="Times New Roman"/>
          <w:sz w:val="24"/>
          <w:szCs w:val="24"/>
        </w:rPr>
        <w:t>为“平局</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r>
        <w:rPr>
          <w:rFonts w:ascii="Times New Roman" w:hAnsi="Times New Roman" w:eastAsia="仿宋" w:cs="Times New Roman"/>
          <w:position w:val="-4"/>
          <w:sz w:val="24"/>
          <w:szCs w:val="24"/>
        </w:rPr>
        <w:object>
          <v:shape id="_x0000_i1082" o:spt="75" type="#_x0000_t75" style="height:13.25pt;width:12.1pt;" o:ole="t" filled="f" o:preferrelative="t" stroked="f" coordsize="21600,21600">
            <v:path/>
            <v:fill on="f" focussize="0,0"/>
            <v:stroke on="f" joinstyle="miter"/>
            <v:imagedata r:id="rId108" o:title=""/>
            <o:lock v:ext="edit" aspectratio="t"/>
            <w10:wrap type="none"/>
            <w10:anchorlock/>
          </v:shape>
          <o:OLEObject Type="Embed" ProgID="Equation.DSMT4" ShapeID="_x0000_i1082" DrawAspect="Content" ObjectID="_1468075782" r:id="rId107">
            <o:LockedField>false</o:LockedField>
          </o:OLEObject>
        </w:object>
      </w:r>
      <w:r>
        <w:rPr>
          <w:rFonts w:hint="eastAsia" w:ascii="Times New Roman" w:hAnsi="Times New Roman" w:eastAsia="宋体" w:cs="Times New Roman"/>
          <w:sz w:val="24"/>
          <w:szCs w:val="24"/>
        </w:rPr>
        <w:t>为“甲赢”</w:t>
      </w:r>
      <w:r>
        <w:rPr>
          <w:rFonts w:ascii="Times New Roman" w:hAnsi="Times New Roman" w:eastAsia="宋体" w:cs="Times New Roman"/>
          <w:sz w:val="24"/>
          <w:szCs w:val="24"/>
        </w:rPr>
        <w:t>.</w:t>
      </w:r>
    </w:p>
    <w:p>
      <w:pPr>
        <w:spacing w:line="312"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hint="eastAsia" w:ascii="Times New Roman" w:hAnsi="Times New Roman" w:eastAsia="仿宋" w:cs="Times New Roman"/>
          <w:sz w:val="24"/>
          <w:szCs w:val="24"/>
        </w:rPr>
        <w:t>1</w:t>
      </w:r>
      <w:r>
        <w:rPr>
          <w:rFonts w:hint="eastAsia" w:ascii="Times New Roman" w:hAnsi="Times New Roman" w:eastAsia="宋体" w:cs="Times New Roman"/>
          <w:sz w:val="24"/>
          <w:szCs w:val="24"/>
        </w:rPr>
        <w:t>)事件</w:t>
      </w:r>
      <w:r>
        <w:rPr>
          <w:rFonts w:ascii="Times New Roman" w:hAnsi="Times New Roman" w:eastAsia="仿宋" w:cs="Times New Roman"/>
          <w:position w:val="-4"/>
          <w:sz w:val="24"/>
          <w:szCs w:val="24"/>
        </w:rPr>
        <w:object>
          <v:shape id="_x0000_i1083" o:spt="75" type="#_x0000_t75" style="height:11.5pt;width:11.5pt;" o:ole="t" filled="f" o:preferrelative="t" stroked="f" coordsize="21600,21600">
            <v:path/>
            <v:fill on="f" focussize="0,0"/>
            <v:stroke on="f" joinstyle="miter"/>
            <v:imagedata r:id="rId69" o:title=""/>
            <o:lock v:ext="edit" aspectratio="t"/>
            <w10:wrap type="none"/>
            <w10:anchorlock/>
          </v:shape>
          <o:OLEObject Type="Embed" ProgID="Equation.DSMT4" ShapeID="_x0000_i1083" DrawAspect="Content" ObjectID="_1468075783" r:id="rId109">
            <o:LockedField>false</o:LockedField>
          </o:OLEObject>
        </w:object>
      </w:r>
      <w:r>
        <w:rPr>
          <w:rFonts w:hint="eastAsia" w:ascii="Times New Roman" w:hAnsi="Times New Roman" w:eastAsia="宋体" w:cs="Times New Roman"/>
          <w:sz w:val="24"/>
          <w:szCs w:val="24"/>
        </w:rPr>
        <w:t>包含</w:t>
      </w:r>
      <w:r>
        <w:rPr>
          <w:rFonts w:hint="eastAsia" w:ascii="Times New Roman" w:hAnsi="Times New Roman" w:eastAsia="仿宋" w:cs="Times New Roman"/>
          <w:sz w:val="24"/>
          <w:szCs w:val="24"/>
        </w:rPr>
        <w:t>3</w:t>
      </w:r>
      <w:r>
        <w:rPr>
          <w:rFonts w:hint="eastAsia" w:ascii="Times New Roman" w:hAnsi="Times New Roman" w:eastAsia="宋体" w:cs="Times New Roman"/>
          <w:sz w:val="24"/>
          <w:szCs w:val="24"/>
        </w:rPr>
        <w:t>个样本点，因此</w:t>
      </w:r>
      <w:r>
        <w:rPr>
          <w:rFonts w:ascii="Times New Roman" w:hAnsi="Times New Roman" w:eastAsia="仿宋" w:cs="Times New Roman"/>
          <w:position w:val="-24"/>
          <w:sz w:val="24"/>
          <w:szCs w:val="24"/>
        </w:rPr>
        <w:object>
          <v:shape id="_x0000_i1084" o:spt="75" type="#_x0000_t75" style="height:30.55pt;width:68.55pt;" o:ole="t" filled="f" o:preferrelative="t" stroked="f" coordsize="21600,21600">
            <v:path/>
            <v:fill on="f" focussize="0,0"/>
            <v:stroke on="f" joinstyle="miter"/>
            <v:imagedata r:id="rId111" o:title=""/>
            <o:lock v:ext="edit" aspectratio="t"/>
            <w10:wrap type="none"/>
            <w10:anchorlock/>
          </v:shape>
          <o:OLEObject Type="Embed" ProgID="Equation.DSMT4" ShapeID="_x0000_i1084" DrawAspect="Content" ObjectID="_1468075784" r:id="rId110">
            <o:LockedField>false</o:LockedField>
          </o:OLEObject>
        </w:object>
      </w:r>
      <w:r>
        <w:rPr>
          <w:rFonts w:hint="eastAsia" w:ascii="Times New Roman" w:hAnsi="Times New Roman" w:eastAsia="宋体" w:cs="Times New Roman"/>
          <w:sz w:val="24"/>
          <w:szCs w:val="24"/>
        </w:rPr>
        <w:t>；</w:t>
      </w:r>
    </w:p>
    <w:p>
      <w:pPr>
        <w:spacing w:line="312" w:lineRule="auto"/>
        <w:ind w:firstLine="480" w:firstLineChars="200"/>
        <w:rPr>
          <w:rFonts w:ascii="Times New Roman" w:hAnsi="Times New Roman"/>
          <w:sz w:val="24"/>
          <w:szCs w:val="24"/>
        </w:rPr>
      </w:pPr>
      <w:r>
        <w:rPr>
          <w:rFonts w:hint="eastAsia" w:ascii="Times New Roman" w:hAnsi="Times New Roman" w:eastAsia="宋体" w:cs="Times New Roman"/>
          <w:sz w:val="24"/>
          <w:szCs w:val="24"/>
        </w:rPr>
        <w:t>(</w:t>
      </w:r>
      <w:r>
        <w:rPr>
          <w:rFonts w:ascii="Times New Roman" w:hAnsi="Times New Roman" w:eastAsia="仿宋" w:cs="Times New Roman"/>
          <w:sz w:val="24"/>
          <w:szCs w:val="24"/>
        </w:rPr>
        <w:t>2</w:t>
      </w:r>
      <w:r>
        <w:rPr>
          <w:rFonts w:hint="eastAsia" w:ascii="Times New Roman" w:hAnsi="Times New Roman" w:eastAsia="宋体" w:cs="Times New Roman"/>
          <w:sz w:val="24"/>
          <w:szCs w:val="24"/>
        </w:rPr>
        <w:t>)事件</w:t>
      </w:r>
      <w:r>
        <w:rPr>
          <w:rFonts w:ascii="Times New Roman" w:hAnsi="Times New Roman" w:eastAsia="仿宋" w:cs="Times New Roman"/>
          <w:position w:val="-4"/>
          <w:sz w:val="24"/>
          <w:szCs w:val="24"/>
        </w:rPr>
        <w:object>
          <v:shape id="_x0000_i1085" o:spt="75" type="#_x0000_t75" style="height:13.25pt;width:12.1pt;" o:ole="t" filled="f" o:preferrelative="t" stroked="f" coordsize="21600,21600">
            <v:path/>
            <v:fill on="f" focussize="0,0"/>
            <v:stroke on="f" joinstyle="miter"/>
            <v:imagedata r:id="rId108" o:title=""/>
            <o:lock v:ext="edit" aspectratio="t"/>
            <w10:wrap type="none"/>
            <w10:anchorlock/>
          </v:shape>
          <o:OLEObject Type="Embed" ProgID="Equation.DSMT4" ShapeID="_x0000_i1085" DrawAspect="Content" ObjectID="_1468075785" r:id="rId112">
            <o:LockedField>false</o:LockedField>
          </o:OLEObject>
        </w:object>
      </w:r>
      <w:r>
        <w:rPr>
          <w:rFonts w:hint="eastAsia" w:ascii="Times New Roman" w:hAnsi="Times New Roman" w:eastAsia="宋体" w:cs="Times New Roman"/>
          <w:sz w:val="24"/>
          <w:szCs w:val="24"/>
        </w:rPr>
        <w:t>包含</w:t>
      </w:r>
      <w:r>
        <w:rPr>
          <w:rFonts w:hint="eastAsia" w:ascii="Times New Roman" w:hAnsi="Times New Roman" w:eastAsia="仿宋" w:cs="Times New Roman"/>
          <w:sz w:val="24"/>
          <w:szCs w:val="24"/>
        </w:rPr>
        <w:t>3</w:t>
      </w:r>
      <w:r>
        <w:rPr>
          <w:rFonts w:hint="eastAsia" w:ascii="Times New Roman" w:hAnsi="Times New Roman" w:eastAsia="宋体" w:cs="Times New Roman"/>
          <w:sz w:val="24"/>
          <w:szCs w:val="24"/>
        </w:rPr>
        <w:t>个样本点，因此</w:t>
      </w:r>
      <w:r>
        <w:rPr>
          <w:rFonts w:ascii="Times New Roman" w:hAnsi="Times New Roman" w:eastAsia="仿宋" w:cs="Times New Roman"/>
          <w:position w:val="-24"/>
          <w:sz w:val="24"/>
          <w:szCs w:val="24"/>
        </w:rPr>
        <w:object>
          <v:shape id="_x0000_i1086" o:spt="75" type="#_x0000_t75" style="height:31.7pt;width:67.4pt;" o:ole="t" filled="f" o:preferrelative="t" stroked="f" coordsize="21600,21600">
            <v:path/>
            <v:fill on="f" focussize="0,0"/>
            <v:stroke on="f" joinstyle="miter"/>
            <v:imagedata r:id="rId114" o:title=""/>
            <o:lock v:ext="edit" aspectratio="t"/>
            <w10:wrap type="none"/>
            <w10:anchorlock/>
          </v:shape>
          <o:OLEObject Type="Embed" ProgID="Equation.DSMT4" ShapeID="_x0000_i1086" DrawAspect="Content" ObjectID="_1468075786" r:id="rId113">
            <o:LockedField>false</o:LockedField>
          </o:OLEObject>
        </w:object>
      </w:r>
      <w:r>
        <w:rPr>
          <w:rFonts w:hint="eastAsia" w:ascii="Times New Roman" w:hAnsi="Times New Roman" w:eastAsia="宋体" w:cs="Times New Roman"/>
          <w:sz w:val="24"/>
          <w:szCs w:val="24"/>
        </w:rPr>
        <w:t>；</w:t>
      </w:r>
    </w:p>
    <w:p>
      <w:pPr>
        <w:spacing w:line="312" w:lineRule="auto"/>
        <w:ind w:right="212" w:rightChars="101" w:firstLine="480" w:firstLineChars="200"/>
        <w:rPr>
          <w:rFonts w:ascii="Times New Roman" w:hAnsi="Times New Roman"/>
          <w:sz w:val="24"/>
          <w:szCs w:val="24"/>
        </w:rPr>
      </w:pPr>
      <w:r>
        <w:rPr>
          <w:rFonts w:hint="eastAsia" w:ascii="Times New Roman" w:hAnsi="Times New Roman" w:eastAsia="宋体" w:cs="Times New Roman"/>
          <w:sz w:val="24"/>
          <w:szCs w:val="24"/>
        </w:rPr>
        <w:t>(</w:t>
      </w:r>
      <w:r>
        <w:rPr>
          <w:rFonts w:ascii="Times New Roman" w:hAnsi="Times New Roman" w:eastAsia="仿宋" w:cs="Times New Roman"/>
          <w:sz w:val="24"/>
          <w:szCs w:val="24"/>
        </w:rPr>
        <w:t>3</w:t>
      </w:r>
      <w:r>
        <w:rPr>
          <w:rFonts w:hint="eastAsia" w:ascii="Times New Roman" w:hAnsi="Times New Roman" w:eastAsia="宋体" w:cs="Times New Roman"/>
          <w:sz w:val="24"/>
          <w:szCs w:val="24"/>
        </w:rPr>
        <w:t>)事件</w:t>
      </w:r>
      <w:r>
        <w:rPr>
          <w:rFonts w:ascii="Times New Roman" w:hAnsi="Times New Roman" w:eastAsia="仿宋" w:cs="Times New Roman"/>
          <w:position w:val="-6"/>
          <w:sz w:val="24"/>
          <w:szCs w:val="24"/>
        </w:rPr>
        <w:object>
          <v:shape id="_x0000_i1087" o:spt="75" type="#_x0000_t75" style="height:14.4pt;width:12.1pt;" o:ole="t" filled="f" o:preferrelative="t" stroked="f" coordsize="21600,21600">
            <v:path/>
            <v:fill on="f" focussize="0,0"/>
            <v:stroke on="f" joinstyle="miter"/>
            <v:imagedata r:id="rId116" o:title=""/>
            <o:lock v:ext="edit" aspectratio="t"/>
            <w10:wrap type="none"/>
            <w10:anchorlock/>
          </v:shape>
          <o:OLEObject Type="Embed" ProgID="Equation.DSMT4" ShapeID="_x0000_i1087" DrawAspect="Content" ObjectID="_1468075787" r:id="rId115">
            <o:LockedField>false</o:LockedField>
          </o:OLEObject>
        </w:object>
      </w:r>
      <w:r>
        <w:rPr>
          <w:rFonts w:hint="eastAsia" w:ascii="Times New Roman" w:hAnsi="Times New Roman" w:eastAsia="宋体" w:cs="Times New Roman"/>
          <w:sz w:val="24"/>
          <w:szCs w:val="24"/>
        </w:rPr>
        <w:t>表示“甲不输”</w:t>
      </w:r>
      <w:r>
        <w:rPr>
          <w:rFonts w:ascii="Times New Roman" w:hAnsi="Times New Roman" w:eastAsia="宋体" w:cs="Times New Roman"/>
          <w:sz w:val="24"/>
          <w:szCs w:val="24"/>
        </w:rPr>
        <w:t>,</w:t>
      </w:r>
      <w:r>
        <w:rPr>
          <w:rFonts w:hint="eastAsia" w:ascii="Times New Roman" w:hAnsi="Times New Roman" w:eastAsia="宋体" w:cs="Times New Roman"/>
          <w:sz w:val="24"/>
          <w:szCs w:val="24"/>
        </w:rPr>
        <w:t>包含事件</w:t>
      </w:r>
      <w:r>
        <w:rPr>
          <w:rFonts w:ascii="Times New Roman" w:hAnsi="Times New Roman" w:eastAsia="仿宋" w:cs="Times New Roman"/>
          <w:position w:val="-4"/>
          <w:sz w:val="24"/>
          <w:szCs w:val="24"/>
        </w:rPr>
        <w:object>
          <v:shape id="_x0000_i1088" o:spt="75" type="#_x0000_t75" style="height:13.25pt;width:12.1pt;" o:ole="t" filled="f" o:preferrelative="t" stroked="f" coordsize="21600,21600">
            <v:path/>
            <v:fill on="f" focussize="0,0"/>
            <v:stroke on="f" joinstyle="miter"/>
            <v:imagedata r:id="rId69" o:title=""/>
            <o:lock v:ext="edit" aspectratio="t"/>
            <w10:wrap type="none"/>
            <w10:anchorlock/>
          </v:shape>
          <o:OLEObject Type="Embed" ProgID="Equation.DSMT4" ShapeID="_x0000_i1088" DrawAspect="Content" ObjectID="_1468075788" r:id="rId117">
            <o:LockedField>false</o:LockedField>
          </o:OLEObject>
        </w:object>
      </w:r>
      <w:r>
        <w:rPr>
          <w:rFonts w:hint="eastAsia" w:ascii="Times New Roman" w:hAnsi="Times New Roman" w:eastAsia="宋体" w:cs="Times New Roman"/>
          <w:sz w:val="24"/>
          <w:szCs w:val="24"/>
        </w:rPr>
        <w:t>和事件</w:t>
      </w:r>
      <w:r>
        <w:rPr>
          <w:rFonts w:ascii="Times New Roman" w:hAnsi="Times New Roman" w:eastAsia="仿宋" w:cs="Times New Roman"/>
          <w:position w:val="-4"/>
          <w:sz w:val="24"/>
          <w:szCs w:val="24"/>
        </w:rPr>
        <w:object>
          <v:shape id="_x0000_i1089" o:spt="75" type="#_x0000_t75" style="height:13.25pt;width:12.1pt;" o:ole="t" filled="f" o:preferrelative="t" stroked="f" coordsize="21600,21600">
            <v:path/>
            <v:fill on="f" focussize="0,0"/>
            <v:stroke on="f" joinstyle="miter"/>
            <v:imagedata r:id="rId108" o:title=""/>
            <o:lock v:ext="edit" aspectratio="t"/>
            <w10:wrap type="none"/>
            <w10:anchorlock/>
          </v:shape>
          <o:OLEObject Type="Embed" ProgID="Equation.DSMT4" ShapeID="_x0000_i1089" DrawAspect="Content" ObjectID="_1468075789" r:id="rId118">
            <o:LockedField>false</o:LockedField>
          </o:OLEObject>
        </w:object>
      </w:r>
      <w:r>
        <w:rPr>
          <w:rFonts w:hint="eastAsia" w:ascii="Times New Roman" w:hAnsi="Times New Roman" w:eastAsia="宋体" w:cs="Times New Roman"/>
          <w:sz w:val="24"/>
          <w:szCs w:val="24"/>
        </w:rPr>
        <w:t>两种情况，有</w:t>
      </w:r>
      <w:r>
        <w:rPr>
          <w:rFonts w:ascii="Times New Roman" w:hAnsi="Times New Roman" w:eastAsia="仿宋" w:cs="Times New Roman"/>
          <w:sz w:val="24"/>
          <w:szCs w:val="24"/>
        </w:rPr>
        <w:t>6</w:t>
      </w:r>
      <w:r>
        <w:rPr>
          <w:rFonts w:hint="eastAsia" w:ascii="Times New Roman" w:hAnsi="Times New Roman" w:eastAsia="宋体" w:cs="Times New Roman"/>
          <w:sz w:val="24"/>
          <w:szCs w:val="24"/>
        </w:rPr>
        <w:t>个样本点，因此</w:t>
      </w:r>
      <w:r>
        <w:rPr>
          <w:rFonts w:ascii="Times New Roman" w:hAnsi="Times New Roman" w:eastAsia="仿宋" w:cs="Times New Roman"/>
          <w:position w:val="-24"/>
          <w:sz w:val="24"/>
          <w:szCs w:val="24"/>
        </w:rPr>
        <w:object>
          <v:shape id="_x0000_i1090" o:spt="75" type="#_x0000_t75" style="height:31.7pt;width:68.55pt;" o:ole="t" filled="f" o:preferrelative="t" stroked="f" coordsize="21600,21600">
            <v:path/>
            <v:fill on="f" focussize="0,0"/>
            <v:stroke on="f" joinstyle="miter"/>
            <v:imagedata r:id="rId120" o:title=""/>
            <o:lock v:ext="edit" aspectratio="t"/>
            <w10:wrap type="none"/>
            <w10:anchorlock/>
          </v:shape>
          <o:OLEObject Type="Embed" ProgID="Equation.DSMT4" ShapeID="_x0000_i1090" DrawAspect="Content" ObjectID="_1468075790" r:id="rId119">
            <o:LockedField>false</o:LockedField>
          </o:OLEObject>
        </w:object>
      </w:r>
      <w:r>
        <w:rPr>
          <w:rFonts w:ascii="Times New Roman" w:hAnsi="Times New Roman" w:eastAsia="宋体" w:cs="Times New Roman"/>
          <w:sz w:val="24"/>
          <w:szCs w:val="24"/>
        </w:rPr>
        <w:t>．</w:t>
      </w:r>
    </w:p>
    <w:p>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t>
      </w:r>
      <w:r>
        <w:rPr>
          <w:rFonts w:hint="eastAsia" w:ascii="Times New Roman" w:hAnsi="Times New Roman" w:eastAsia="宋体"/>
          <w:sz w:val="24"/>
          <w:szCs w:val="24"/>
        </w:rPr>
        <w:t>评价要点</w:t>
      </w:r>
      <w:r>
        <w:rPr>
          <w:rFonts w:ascii="Times New Roman" w:hAnsi="Times New Roman" w:eastAsia="宋体"/>
          <w:sz w:val="24"/>
          <w:szCs w:val="24"/>
        </w:rPr>
        <w:t>]</w:t>
      </w:r>
      <w:r>
        <w:rPr>
          <w:rFonts w:hint="eastAsia" w:ascii="Times New Roman" w:hAnsi="Times New Roman" w:eastAsia="宋体"/>
          <w:sz w:val="24"/>
          <w:szCs w:val="24"/>
        </w:rPr>
        <w:t>学生能够完成例</w:t>
      </w:r>
      <w:r>
        <w:rPr>
          <w:rFonts w:ascii="Times New Roman" w:hAnsi="Times New Roman" w:eastAsia="宋体"/>
          <w:sz w:val="24"/>
          <w:szCs w:val="24"/>
        </w:rPr>
        <w:t>1-3</w:t>
      </w:r>
      <w:r>
        <w:rPr>
          <w:rFonts w:hint="eastAsia" w:ascii="Times New Roman" w:hAnsi="Times New Roman" w:eastAsia="宋体"/>
          <w:sz w:val="24"/>
          <w:szCs w:val="24"/>
        </w:rPr>
        <w:t>的学习，应对其予以肯定；学生对例</w:t>
      </w:r>
      <w:r>
        <w:rPr>
          <w:rFonts w:ascii="Times New Roman" w:hAnsi="Times New Roman" w:eastAsia="宋体"/>
          <w:sz w:val="24"/>
          <w:szCs w:val="24"/>
        </w:rPr>
        <w:t>4-6</w:t>
      </w:r>
      <w:r>
        <w:rPr>
          <w:rFonts w:hint="eastAsia" w:ascii="Times New Roman" w:hAnsi="Times New Roman" w:eastAsia="宋体"/>
          <w:sz w:val="24"/>
          <w:szCs w:val="24"/>
        </w:rPr>
        <w:t>进行课堂交流和研讨，可根据思维表现情况对其给予评价</w:t>
      </w:r>
      <w:r>
        <w:rPr>
          <w:rFonts w:ascii="Times New Roman" w:hAnsi="Times New Roman" w:eastAsia="宋体"/>
          <w:sz w:val="24"/>
          <w:szCs w:val="24"/>
        </w:rPr>
        <w:t>.</w:t>
      </w:r>
    </w:p>
    <w:p>
      <w:pPr>
        <w:spacing w:line="312" w:lineRule="auto"/>
        <w:ind w:firstLine="480" w:firstLineChars="200"/>
        <w:rPr>
          <w:rFonts w:ascii="Times New Roman" w:hAnsi="Times New Roman" w:eastAsia="宋体" w:cs="宋体"/>
          <w:sz w:val="24"/>
          <w:szCs w:val="24"/>
        </w:rPr>
      </w:pPr>
      <w:r>
        <w:rPr>
          <w:rFonts w:ascii="Times New Roman" w:hAnsi="Times New Roman"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设计意图</w:t>
      </w:r>
      <w:r>
        <w:rPr>
          <w:rFonts w:ascii="Times New Roman" w:hAnsi="Times New Roman"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通过例</w:t>
      </w:r>
      <w:r>
        <w:rPr>
          <w:rFonts w:ascii="Times New Roman" w:hAnsi="Times New Roman" w:eastAsia="宋体" w:cs="宋体"/>
          <w:snapToGrid w:val="0"/>
          <w:color w:val="000000"/>
          <w:kern w:val="0"/>
          <w:sz w:val="24"/>
          <w:szCs w:val="24"/>
        </w:rPr>
        <w:t>1-3</w:t>
      </w:r>
      <w:r>
        <w:rPr>
          <w:rFonts w:hint="eastAsia" w:ascii="Times New Roman" w:hAnsi="Times New Roman" w:eastAsia="宋体" w:cs="宋体"/>
          <w:snapToGrid w:val="0"/>
          <w:color w:val="000000"/>
          <w:kern w:val="0"/>
          <w:sz w:val="24"/>
          <w:szCs w:val="24"/>
        </w:rPr>
        <w:t>等</w:t>
      </w:r>
      <w:r>
        <w:rPr>
          <w:rFonts w:ascii="Times New Roman" w:hAnsi="Times New Roman" w:eastAsia="宋体" w:cs="宋体"/>
          <w:snapToGrid w:val="0"/>
          <w:color w:val="000000"/>
          <w:kern w:val="0"/>
          <w:sz w:val="24"/>
          <w:szCs w:val="24"/>
        </w:rPr>
        <w:t>3</w:t>
      </w:r>
      <w:r>
        <w:rPr>
          <w:rFonts w:hint="eastAsia" w:ascii="Times New Roman" w:hAnsi="Times New Roman" w:eastAsia="宋体" w:cs="宋体"/>
          <w:snapToGrid w:val="0"/>
          <w:color w:val="000000"/>
          <w:kern w:val="0"/>
          <w:sz w:val="24"/>
          <w:szCs w:val="24"/>
        </w:rPr>
        <w:t>个较简单的古典概型问题的解决，帮助学生加深对古典概率模型的理解；通过例题4</w:t>
      </w:r>
      <w:r>
        <w:rPr>
          <w:rFonts w:ascii="Times New Roman" w:hAnsi="Times New Roman"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6，引导学生学会将一个随机试验依次分解为若干个等可能的随机试验，构造等可能的样本空间，学会计算古典概型中简单随机事件的概率，初步体会概率的语言和分析问题的思路．</w:t>
      </w:r>
    </w:p>
    <w:p>
      <w:pPr>
        <w:spacing w:line="312" w:lineRule="auto"/>
        <w:ind w:firstLine="480" w:firstLineChars="200"/>
        <w:rPr>
          <w:rFonts w:ascii="Times New Roman" w:hAnsi="Times New Roman" w:eastAsia="宋体"/>
          <w:sz w:val="24"/>
          <w:szCs w:val="24"/>
        </w:rPr>
      </w:pP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活动说明</w: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本活动是教材必修第三册“12</w: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2古典概型”中“等可能性与概率”“等可能(续)”的课时活动</w: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该活动通过创设抛掷硬币、骰子等学生熟悉的情境，帮助学生理解古典概型的概念，并通过丰富的、有趣的实际问题，帮助学生深化知识理解、积累问题解决的活动经验</w: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本活动需要两个课时完成</w:t>
      </w:r>
      <w:r>
        <w:rPr>
          <w:rFonts w:ascii="Times New Roman" w:hAnsi="Times New Roman" w:eastAsia="宋体" w:cs="宋体"/>
          <w:kern w:val="0"/>
          <w:sz w:val="24"/>
          <w:szCs w:val="24"/>
        </w:rPr>
        <w:t>.</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w:t>
      </w:r>
      <w:r>
        <w:rPr>
          <w:rFonts w:hint="eastAsia" w:ascii="Times New Roman" w:hAnsi="Times New Roman" w:eastAsia="宋体"/>
          <w:sz w:val="24"/>
          <w:szCs w:val="24"/>
        </w:rPr>
        <w:t>2</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活动名称：随机事件的独立性.</w:t>
      </w:r>
    </w:p>
    <w:p>
      <w:pPr>
        <w:spacing w:line="312" w:lineRule="auto"/>
        <w:ind w:firstLine="480" w:firstLineChars="200"/>
        <w:rPr>
          <w:rFonts w:ascii="宋体" w:hAnsi="宋体" w:eastAsia="宋体"/>
          <w:sz w:val="24"/>
          <w:szCs w:val="24"/>
        </w:rPr>
      </w:pPr>
      <w:r>
        <w:rPr>
          <w:rFonts w:hint="eastAsia" w:ascii="宋体" w:hAnsi="宋体" w:eastAsia="宋体"/>
          <w:sz w:val="24"/>
          <w:szCs w:val="24"/>
        </w:rPr>
        <w:t>对应内容：</w:t>
      </w:r>
      <w:r>
        <w:rPr>
          <w:rFonts w:hint="eastAsia" w:ascii="Times New Roman" w:hAnsi="Times New Roman" w:eastAsia="宋体"/>
          <w:sz w:val="24"/>
          <w:szCs w:val="24"/>
        </w:rPr>
        <w:t>12</w:t>
      </w:r>
      <w:r>
        <w:rPr>
          <w:rFonts w:hint="eastAsia" w:ascii="宋体" w:hAnsi="宋体" w:eastAsia="宋体"/>
          <w:sz w:val="24"/>
          <w:szCs w:val="24"/>
        </w:rPr>
        <w:t>.</w:t>
      </w:r>
      <w:r>
        <w:rPr>
          <w:rFonts w:hint="eastAsia" w:ascii="Times New Roman" w:hAnsi="Times New Roman" w:eastAsia="宋体"/>
          <w:sz w:val="24"/>
          <w:szCs w:val="24"/>
        </w:rPr>
        <w:t>4</w:t>
      </w:r>
      <w:r>
        <w:rPr>
          <w:rFonts w:hint="eastAsia" w:ascii="宋体" w:hAnsi="宋体" w:eastAsia="宋体"/>
          <w:sz w:val="24"/>
          <w:szCs w:val="24"/>
        </w:rPr>
        <w:t xml:space="preserve"> 随机事件的独立性.(上教版高中数学教材必修第三册“</w:t>
      </w:r>
      <w:r>
        <w:rPr>
          <w:rFonts w:hint="eastAsia" w:ascii="Times New Roman" w:hAnsi="Times New Roman" w:eastAsia="宋体"/>
          <w:sz w:val="24"/>
          <w:szCs w:val="24"/>
        </w:rPr>
        <w:t>12</w:t>
      </w:r>
      <w:r>
        <w:rPr>
          <w:rFonts w:hint="eastAsia" w:ascii="宋体" w:hAnsi="宋体" w:eastAsia="宋体"/>
          <w:sz w:val="24"/>
          <w:szCs w:val="24"/>
        </w:rPr>
        <w:t>.</w:t>
      </w:r>
      <w:r>
        <w:rPr>
          <w:rFonts w:hint="eastAsia" w:ascii="Times New Roman" w:hAnsi="Times New Roman" w:eastAsia="宋体"/>
          <w:sz w:val="24"/>
          <w:szCs w:val="24"/>
        </w:rPr>
        <w:t>4</w:t>
      </w:r>
      <w:r>
        <w:rPr>
          <w:rFonts w:hint="eastAsia" w:ascii="宋体" w:hAnsi="宋体" w:eastAsia="宋体"/>
          <w:sz w:val="24"/>
          <w:szCs w:val="24"/>
        </w:rPr>
        <w:t xml:space="preserve"> 随机事件的独立性”)</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活动类型：知识构建活动.</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活动目标：</w:t>
      </w:r>
      <w:r>
        <w:rPr>
          <w:rFonts w:hint="eastAsia" w:ascii="Times New Roman" w:hAnsi="Times New Roman" w:eastAsia="宋体"/>
          <w:sz w:val="24"/>
          <w:szCs w:val="24"/>
        </w:rPr>
        <w:t>1</w:t>
      </w:r>
      <w:r>
        <w:rPr>
          <w:rFonts w:hint="eastAsia" w:ascii="宋体" w:hAnsi="宋体" w:eastAsia="宋体"/>
          <w:sz w:val="24"/>
          <w:szCs w:val="24"/>
        </w:rPr>
        <w:t>.结合实例，理解两个随机事件独立性的含义，会判断两个事件的独立性.</w:t>
      </w:r>
    </w:p>
    <w:p>
      <w:p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2</w:t>
      </w:r>
      <w:r>
        <w:rPr>
          <w:rFonts w:hint="eastAsia" w:ascii="宋体" w:hAnsi="宋体" w:eastAsia="宋体"/>
          <w:sz w:val="24"/>
          <w:szCs w:val="24"/>
        </w:rPr>
        <w:t>.经历运用独立事件的概率乘法公式解决问题的过程，促进知识的理解与相关公式的运用.</w:t>
      </w:r>
    </w:p>
    <w:p>
      <w:p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3</w:t>
      </w:r>
      <w:r>
        <w:rPr>
          <w:rFonts w:hint="eastAsia" w:ascii="宋体" w:hAnsi="宋体" w:eastAsia="宋体"/>
          <w:sz w:val="24"/>
          <w:szCs w:val="24"/>
        </w:rPr>
        <w:t>.通过活动，感悟知识的形成与方法的运用，发展数学抽象、数学运算、逻辑推理素养.</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活动(主要)环节：</w:t>
      </w:r>
    </w:p>
    <w:p>
      <w:p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sz w:val="24"/>
          <w:szCs w:val="24"/>
        </w:rPr>
        <w:t>.创设情境，形成概念</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[情境]在伯努利大数定律中有这样的描述“独立地重复一个伯努利试验</w:t>
      </w:r>
      <w:r>
        <w:rPr>
          <w:rFonts w:hint="eastAsia" w:ascii="宋体" w:hAnsi="宋体" w:eastAsia="宋体"/>
          <w:position w:val="-6"/>
          <w:sz w:val="24"/>
          <w:szCs w:val="24"/>
        </w:rPr>
        <w:object>
          <v:shape id="_x0000_i1091" o:spt="75" type="#_x0000_t75" style="height:11.5pt;width:9.8pt;" o:ole="t" filled="f" o:preferrelative="t" stroked="f" coordsize="21600,21600">
            <v:path/>
            <v:fill on="f" focussize="0,0"/>
            <v:stroke on="f" joinstyle="miter"/>
            <v:imagedata r:id="rId122" o:title=""/>
            <o:lock v:ext="edit" aspectratio="t"/>
            <w10:wrap type="none"/>
            <w10:anchorlock/>
          </v:shape>
          <o:OLEObject Type="Embed" ProgID="Equation.DSMT4" ShapeID="_x0000_i1091" DrawAspect="Content" ObjectID="_1468075791" r:id="rId121">
            <o:LockedField>false</o:LockedField>
          </o:OLEObject>
        </w:object>
      </w:r>
      <w:r>
        <w:rPr>
          <w:rFonts w:hint="eastAsia" w:ascii="宋体" w:hAnsi="宋体" w:eastAsia="宋体"/>
          <w:sz w:val="24"/>
          <w:szCs w:val="24"/>
        </w:rPr>
        <w:t>次”，这里提到了“独立地重复”进行试验，如何理解“独立”呢？直观的，如果两个随机事件</w:t>
      </w:r>
      <w:r>
        <w:rPr>
          <w:rFonts w:hint="eastAsia" w:ascii="宋体" w:hAnsi="宋体" w:eastAsia="宋体"/>
          <w:position w:val="-4"/>
          <w:sz w:val="24"/>
          <w:szCs w:val="24"/>
        </w:rPr>
        <w:object>
          <v:shape id="_x0000_i1092" o:spt="75" type="#_x0000_t75" style="height:13.25pt;width:12.1pt;" o:ole="t" filled="f" o:preferrelative="t" stroked="f" coordsize="21600,21600">
            <v:path/>
            <v:fill on="f" focussize="0,0"/>
            <v:stroke on="f" joinstyle="miter"/>
            <v:imagedata r:id="rId124" o:title=""/>
            <o:lock v:ext="edit" aspectratio="t"/>
            <w10:wrap type="none"/>
            <w10:anchorlock/>
          </v:shape>
          <o:OLEObject Type="Embed" ProgID="Equation.DSMT4" ShapeID="_x0000_i1092" DrawAspect="Content" ObjectID="_1468075792" r:id="rId123">
            <o:LockedField>false</o:LockedField>
          </o:OLEObject>
        </w:object>
      </w:r>
      <w:r>
        <w:rPr>
          <w:rFonts w:hint="eastAsia" w:ascii="宋体" w:hAnsi="宋体" w:eastAsia="宋体"/>
          <w:sz w:val="24"/>
          <w:szCs w:val="24"/>
        </w:rPr>
        <w:t>、</w:t>
      </w:r>
      <w:r>
        <w:rPr>
          <w:rFonts w:hint="eastAsia" w:ascii="宋体" w:hAnsi="宋体" w:eastAsia="宋体"/>
          <w:position w:val="-4"/>
          <w:sz w:val="24"/>
          <w:szCs w:val="24"/>
        </w:rPr>
        <w:object>
          <v:shape id="_x0000_i1093" o:spt="75" type="#_x0000_t75" style="height:13.25pt;width:12.1pt;" o:ole="t" filled="f" o:preferrelative="t" stroked="f" coordsize="21600,21600">
            <v:path/>
            <v:fill on="f" focussize="0,0"/>
            <v:stroke on="f" joinstyle="miter"/>
            <v:imagedata r:id="rId126" o:title=""/>
            <o:lock v:ext="edit" aspectratio="t"/>
            <w10:wrap type="none"/>
            <w10:anchorlock/>
          </v:shape>
          <o:OLEObject Type="Embed" ProgID="Equation.DSMT4" ShapeID="_x0000_i1093" DrawAspect="Content" ObjectID="_1468075793" r:id="rId125">
            <o:LockedField>false</o:LockedField>
          </o:OLEObject>
        </w:object>
      </w:r>
      <w:r>
        <w:rPr>
          <w:rFonts w:hint="eastAsia" w:ascii="宋体" w:hAnsi="宋体" w:eastAsia="宋体"/>
          <w:sz w:val="24"/>
          <w:szCs w:val="24"/>
        </w:rPr>
        <w:t>是否发生互相不影响，就认为它们是独立的.</w:t>
      </w:r>
    </w:p>
    <w:p>
      <w:pPr>
        <w:spacing w:line="312" w:lineRule="auto"/>
        <w:ind w:firstLine="480" w:firstLineChars="200"/>
        <w:rPr>
          <w:rFonts w:ascii="宋体" w:hAnsi="宋体" w:eastAsia="宋体"/>
          <w:sz w:val="24"/>
          <w:szCs w:val="24"/>
        </w:rPr>
      </w:pPr>
      <w:r>
        <w:rPr>
          <w:rFonts w:hint="eastAsia" w:ascii="宋体" w:hAnsi="宋体" w:eastAsia="宋体"/>
          <w:sz w:val="24"/>
          <w:szCs w:val="24"/>
        </w:rPr>
        <w:t>[问题</w:t>
      </w:r>
      <w:r>
        <w:rPr>
          <w:rFonts w:hint="eastAsia" w:ascii="Times New Roman" w:hAnsi="Times New Roman" w:eastAsia="宋体"/>
          <w:sz w:val="24"/>
          <w:szCs w:val="24"/>
        </w:rPr>
        <w:t>1</w:t>
      </w:r>
      <w:r>
        <w:rPr>
          <w:rFonts w:hint="eastAsia" w:ascii="宋体" w:hAnsi="宋体" w:eastAsia="宋体"/>
          <w:sz w:val="24"/>
          <w:szCs w:val="24"/>
        </w:rPr>
        <w:t>]下面的随机试验中，随机事件</w:t>
      </w:r>
      <w:r>
        <w:rPr>
          <w:rFonts w:hint="eastAsia" w:ascii="宋体" w:hAnsi="宋体" w:eastAsia="宋体"/>
          <w:position w:val="-4"/>
          <w:sz w:val="24"/>
          <w:szCs w:val="24"/>
        </w:rPr>
        <w:object>
          <v:shape id="_x0000_i1094" o:spt="75" type="#_x0000_t75" style="height:13.25pt;width:12.1pt;" o:ole="t" filled="f" o:preferrelative="t" stroked="f" coordsize="21600,21600">
            <v:path/>
            <v:fill on="f" focussize="0,0"/>
            <v:stroke on="f" joinstyle="miter"/>
            <v:imagedata r:id="rId124" o:title=""/>
            <o:lock v:ext="edit" aspectratio="t"/>
            <w10:wrap type="none"/>
            <w10:anchorlock/>
          </v:shape>
          <o:OLEObject Type="Embed" ProgID="Equation.DSMT4" ShapeID="_x0000_i1094" DrawAspect="Content" ObjectID="_1468075794" r:id="rId127">
            <o:LockedField>false</o:LockedField>
          </o:OLEObject>
        </w:object>
      </w:r>
      <w:r>
        <w:rPr>
          <w:rFonts w:hint="eastAsia" w:ascii="宋体" w:hAnsi="宋体" w:eastAsia="宋体"/>
          <w:sz w:val="24"/>
          <w:szCs w:val="24"/>
        </w:rPr>
        <w:t>、</w:t>
      </w:r>
      <w:r>
        <w:rPr>
          <w:rFonts w:hint="eastAsia" w:ascii="宋体" w:hAnsi="宋体" w:eastAsia="宋体"/>
          <w:position w:val="-4"/>
          <w:sz w:val="24"/>
          <w:szCs w:val="24"/>
        </w:rPr>
        <w:object>
          <v:shape id="_x0000_i1095" o:spt="75" type="#_x0000_t75" style="height:13.25pt;width:12.1pt;" o:ole="t" filled="f" o:preferrelative="t" stroked="f" coordsize="21600,21600">
            <v:path/>
            <v:fill on="f" focussize="0,0"/>
            <v:stroke on="f" joinstyle="miter"/>
            <v:imagedata r:id="rId126" o:title=""/>
            <o:lock v:ext="edit" aspectratio="t"/>
            <w10:wrap type="none"/>
            <w10:anchorlock/>
          </v:shape>
          <o:OLEObject Type="Embed" ProgID="Equation.DSMT4" ShapeID="_x0000_i1095" DrawAspect="Content" ObjectID="_1468075795" r:id="rId128">
            <o:LockedField>false</o:LockedField>
          </o:OLEObject>
        </w:object>
      </w:r>
      <w:r>
        <w:rPr>
          <w:rFonts w:hint="eastAsia" w:ascii="宋体" w:hAnsi="宋体" w:eastAsia="宋体"/>
          <w:sz w:val="24"/>
          <w:szCs w:val="24"/>
        </w:rPr>
        <w:t>是否相互独立？</w:t>
      </w:r>
    </w:p>
    <w:p>
      <w:pPr>
        <w:spacing w:line="312" w:lineRule="auto"/>
        <w:ind w:firstLine="480" w:firstLineChars="200"/>
        <w:rPr>
          <w:rFonts w:ascii="宋体" w:hAnsi="宋体" w:eastAsia="宋体"/>
          <w:sz w:val="24"/>
          <w:szCs w:val="24"/>
        </w:rPr>
      </w:pPr>
      <w:r>
        <w:rPr>
          <w:rFonts w:hint="eastAsia" w:ascii="宋体" w:hAnsi="宋体" w:eastAsia="宋体"/>
          <w:sz w:val="24"/>
          <w:szCs w:val="24"/>
        </w:rPr>
        <w:t>试验</w:t>
      </w:r>
      <w:r>
        <w:rPr>
          <w:rFonts w:hint="eastAsia" w:ascii="Times New Roman" w:hAnsi="Times New Roman" w:eastAsia="宋体"/>
          <w:sz w:val="24"/>
          <w:szCs w:val="24"/>
        </w:rPr>
        <w:t>1</w:t>
      </w:r>
      <w:r>
        <w:rPr>
          <w:rFonts w:hint="eastAsia" w:ascii="宋体" w:hAnsi="宋体" w:eastAsia="宋体"/>
          <w:sz w:val="24"/>
          <w:szCs w:val="24"/>
        </w:rPr>
        <w:t>：分别抛掷两枚质地均匀硬币，设</w:t>
      </w:r>
      <w:r>
        <w:rPr>
          <w:rFonts w:hint="eastAsia" w:ascii="宋体" w:hAnsi="宋体" w:eastAsia="宋体"/>
          <w:position w:val="-4"/>
          <w:sz w:val="24"/>
          <w:szCs w:val="24"/>
        </w:rPr>
        <w:object>
          <v:shape id="_x0000_i1096" o:spt="75" type="#_x0000_t75" style="height:13.25pt;width:12.1pt;" o:ole="t" filled="f" o:preferrelative="t" stroked="f" coordsize="21600,21600">
            <v:path/>
            <v:fill on="f" focussize="0,0"/>
            <v:stroke on="f" joinstyle="miter"/>
            <v:imagedata r:id="rId124" o:title=""/>
            <o:lock v:ext="edit" aspectratio="t"/>
            <w10:wrap type="none"/>
            <w10:anchorlock/>
          </v:shape>
          <o:OLEObject Type="Embed" ProgID="Equation.DSMT4" ShapeID="_x0000_i1096" DrawAspect="Content" ObjectID="_1468075796" r:id="rId129">
            <o:LockedField>false</o:LockedField>
          </o:OLEObject>
        </w:object>
      </w:r>
      <w:r>
        <w:rPr>
          <w:rFonts w:hint="eastAsia" w:ascii="宋体" w:hAnsi="宋体" w:eastAsia="宋体"/>
          <w:sz w:val="24"/>
          <w:szCs w:val="24"/>
        </w:rPr>
        <w:t>表示事件“第一枚硬币正面朝上”，</w:t>
      </w:r>
      <w:r>
        <w:rPr>
          <w:rFonts w:hint="eastAsia" w:ascii="宋体" w:hAnsi="宋体" w:eastAsia="宋体"/>
          <w:position w:val="-4"/>
          <w:sz w:val="24"/>
          <w:szCs w:val="24"/>
        </w:rPr>
        <w:object>
          <v:shape id="_x0000_i1097" o:spt="75" type="#_x0000_t75" style="height:13.25pt;width:12.1pt;" o:ole="t" filled="f" o:preferrelative="t" stroked="f" coordsize="21600,21600">
            <v:path/>
            <v:fill on="f" focussize="0,0"/>
            <v:stroke on="f" joinstyle="miter"/>
            <v:imagedata r:id="rId126" o:title=""/>
            <o:lock v:ext="edit" aspectratio="t"/>
            <w10:wrap type="none"/>
            <w10:anchorlock/>
          </v:shape>
          <o:OLEObject Type="Embed" ProgID="Equation.DSMT4" ShapeID="_x0000_i1097" DrawAspect="Content" ObjectID="_1468075797" r:id="rId130">
            <o:LockedField>false</o:LockedField>
          </o:OLEObject>
        </w:object>
      </w:r>
      <w:r>
        <w:rPr>
          <w:rFonts w:hint="eastAsia" w:ascii="宋体" w:hAnsi="宋体" w:eastAsia="宋体"/>
          <w:sz w:val="24"/>
          <w:szCs w:val="24"/>
        </w:rPr>
        <w:t>表示事件“第二枚硬币反面朝上”.</w:t>
      </w:r>
    </w:p>
    <w:p>
      <w:pPr>
        <w:spacing w:line="312" w:lineRule="auto"/>
        <w:ind w:firstLine="480" w:firstLineChars="200"/>
        <w:rPr>
          <w:rFonts w:ascii="宋体" w:hAnsi="宋体" w:eastAsia="宋体"/>
          <w:sz w:val="24"/>
          <w:szCs w:val="24"/>
        </w:rPr>
      </w:pPr>
      <w:r>
        <w:rPr>
          <w:rFonts w:hint="eastAsia" w:ascii="宋体" w:hAnsi="宋体" w:eastAsia="宋体"/>
          <w:sz w:val="24"/>
          <w:szCs w:val="24"/>
        </w:rPr>
        <w:t>试验</w:t>
      </w:r>
      <w:r>
        <w:rPr>
          <w:rFonts w:hint="eastAsia" w:ascii="Times New Roman" w:hAnsi="Times New Roman" w:eastAsia="宋体"/>
          <w:sz w:val="24"/>
          <w:szCs w:val="24"/>
        </w:rPr>
        <w:t>2</w:t>
      </w:r>
      <w:r>
        <w:rPr>
          <w:rFonts w:hint="eastAsia" w:ascii="宋体" w:hAnsi="宋体" w:eastAsia="宋体"/>
          <w:sz w:val="24"/>
          <w:szCs w:val="24"/>
        </w:rPr>
        <w:t>：抛掷一枚质地均匀的硬币，设</w:t>
      </w:r>
      <w:r>
        <w:rPr>
          <w:rFonts w:hint="eastAsia" w:ascii="宋体" w:hAnsi="宋体" w:eastAsia="宋体"/>
          <w:position w:val="-4"/>
          <w:sz w:val="24"/>
          <w:szCs w:val="24"/>
        </w:rPr>
        <w:object>
          <v:shape id="_x0000_i1098" o:spt="75" type="#_x0000_t75" style="height:13.25pt;width:12.1pt;" o:ole="t" filled="f" o:preferrelative="t" stroked="f" coordsize="21600,21600">
            <v:path/>
            <v:fill on="f" focussize="0,0"/>
            <v:stroke on="f" joinstyle="miter"/>
            <v:imagedata r:id="rId124" o:title=""/>
            <o:lock v:ext="edit" aspectratio="t"/>
            <w10:wrap type="none"/>
            <w10:anchorlock/>
          </v:shape>
          <o:OLEObject Type="Embed" ProgID="Equation.DSMT4" ShapeID="_x0000_i1098" DrawAspect="Content" ObjectID="_1468075798" r:id="rId131">
            <o:LockedField>false</o:LockedField>
          </o:OLEObject>
        </w:object>
      </w:r>
      <w:r>
        <w:rPr>
          <w:rFonts w:hint="eastAsia" w:ascii="宋体" w:hAnsi="宋体" w:eastAsia="宋体"/>
          <w:sz w:val="24"/>
          <w:szCs w:val="24"/>
        </w:rPr>
        <w:t>表示事件“正面向上”，</w:t>
      </w:r>
      <w:r>
        <w:rPr>
          <w:rFonts w:hint="eastAsia" w:ascii="宋体" w:hAnsi="宋体" w:eastAsia="宋体"/>
          <w:position w:val="-4"/>
          <w:sz w:val="24"/>
          <w:szCs w:val="24"/>
        </w:rPr>
        <w:object>
          <v:shape id="_x0000_i1099" o:spt="75" type="#_x0000_t75" style="height:13.25pt;width:12.1pt;" o:ole="t" filled="f" o:preferrelative="t" stroked="f" coordsize="21600,21600">
            <v:path/>
            <v:fill on="f" focussize="0,0"/>
            <v:stroke on="f" joinstyle="miter"/>
            <v:imagedata r:id="rId126" o:title=""/>
            <o:lock v:ext="edit" aspectratio="t"/>
            <w10:wrap type="none"/>
            <w10:anchorlock/>
          </v:shape>
          <o:OLEObject Type="Embed" ProgID="Equation.DSMT4" ShapeID="_x0000_i1099" DrawAspect="Content" ObjectID="_1468075799" r:id="rId132">
            <o:LockedField>false</o:LockedField>
          </o:OLEObject>
        </w:object>
      </w:r>
      <w:r>
        <w:rPr>
          <w:rFonts w:hint="eastAsia" w:ascii="宋体" w:hAnsi="宋体" w:eastAsia="宋体"/>
          <w:sz w:val="24"/>
          <w:szCs w:val="24"/>
        </w:rPr>
        <w:t>表示事件"反面向上”.</w:t>
      </w:r>
    </w:p>
    <w:p>
      <w:pPr>
        <w:spacing w:line="312" w:lineRule="auto"/>
        <w:ind w:firstLine="480" w:firstLineChars="200"/>
        <w:rPr>
          <w:rFonts w:ascii="宋体" w:hAnsi="宋体" w:eastAsia="宋体"/>
          <w:sz w:val="24"/>
          <w:szCs w:val="24"/>
        </w:rPr>
      </w:pPr>
      <w:r>
        <w:rPr>
          <w:rFonts w:hint="eastAsia" w:ascii="宋体" w:hAnsi="宋体" w:eastAsia="宋体"/>
          <w:sz w:val="24"/>
          <w:szCs w:val="24"/>
        </w:rPr>
        <w:t>试验</w:t>
      </w:r>
      <w:r>
        <w:rPr>
          <w:rFonts w:hint="eastAsia" w:ascii="Times New Roman" w:hAnsi="Times New Roman" w:eastAsia="宋体"/>
          <w:sz w:val="24"/>
          <w:szCs w:val="24"/>
        </w:rPr>
        <w:t>3</w:t>
      </w:r>
      <w:r>
        <w:rPr>
          <w:rFonts w:hint="eastAsia" w:ascii="宋体" w:hAnsi="宋体" w:eastAsia="宋体"/>
          <w:sz w:val="24"/>
          <w:szCs w:val="24"/>
        </w:rPr>
        <w:t>：一个袋子中装有标号分别是</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w:t>
      </w:r>
      <w:r>
        <w:rPr>
          <w:rFonts w:hint="eastAsia" w:ascii="Times New Roman" w:hAnsi="Times New Roman" w:eastAsia="宋体"/>
          <w:sz w:val="24"/>
          <w:szCs w:val="24"/>
        </w:rPr>
        <w:t>3</w:t>
      </w:r>
      <w:r>
        <w:rPr>
          <w:rFonts w:hint="eastAsia" w:ascii="宋体" w:hAnsi="宋体" w:eastAsia="宋体"/>
          <w:sz w:val="24"/>
          <w:szCs w:val="24"/>
        </w:rPr>
        <w:t>、</w:t>
      </w:r>
      <w:r>
        <w:rPr>
          <w:rFonts w:hint="eastAsia" w:ascii="Times New Roman" w:hAnsi="Times New Roman" w:eastAsia="宋体"/>
          <w:sz w:val="24"/>
          <w:szCs w:val="24"/>
        </w:rPr>
        <w:t>4</w:t>
      </w:r>
      <w:r>
        <w:rPr>
          <w:rFonts w:hint="eastAsia" w:ascii="宋体" w:hAnsi="宋体" w:eastAsia="宋体"/>
          <w:sz w:val="24"/>
          <w:szCs w:val="24"/>
        </w:rPr>
        <w:t>的</w:t>
      </w:r>
      <w:r>
        <w:rPr>
          <w:rFonts w:hint="eastAsia" w:ascii="Times New Roman" w:hAnsi="Times New Roman" w:eastAsia="宋体"/>
          <w:sz w:val="24"/>
          <w:szCs w:val="24"/>
        </w:rPr>
        <w:t>4</w:t>
      </w:r>
      <w:r>
        <w:rPr>
          <w:rFonts w:hint="eastAsia" w:ascii="宋体" w:hAnsi="宋体" w:eastAsia="宋体"/>
          <w:sz w:val="24"/>
          <w:szCs w:val="24"/>
        </w:rPr>
        <w:t>个球，除标号外没有其他差异.采用有放回方式从袋中依次任意摸出两球.设</w:t>
      </w:r>
      <w:r>
        <w:rPr>
          <w:rFonts w:hint="eastAsia" w:ascii="宋体" w:hAnsi="宋体" w:eastAsia="宋体"/>
          <w:position w:val="-4"/>
          <w:sz w:val="24"/>
          <w:szCs w:val="24"/>
        </w:rPr>
        <w:object>
          <v:shape id="_x0000_i1100" o:spt="75" type="#_x0000_t75" style="height:13.25pt;width:12.1pt;" o:ole="t" filled="f" o:preferrelative="t" stroked="f" coordsize="21600,21600">
            <v:path/>
            <v:fill on="f" focussize="0,0"/>
            <v:stroke on="f" joinstyle="miter"/>
            <v:imagedata r:id="rId124" o:title=""/>
            <o:lock v:ext="edit" aspectratio="t"/>
            <w10:wrap type="none"/>
            <w10:anchorlock/>
          </v:shape>
          <o:OLEObject Type="Embed" ProgID="Equation.DSMT4" ShapeID="_x0000_i1100" DrawAspect="Content" ObjectID="_1468075800" r:id="rId133">
            <o:LockedField>false</o:LockedField>
          </o:OLEObject>
        </w:object>
      </w:r>
      <w:r>
        <w:rPr>
          <w:rFonts w:hint="eastAsia" w:ascii="宋体" w:hAnsi="宋体" w:eastAsia="宋体"/>
          <w:sz w:val="24"/>
          <w:szCs w:val="24"/>
        </w:rPr>
        <w:t>表示事件“第一次摸到球的标号是</w:t>
      </w:r>
      <w:r>
        <w:rPr>
          <w:rFonts w:hint="eastAsia" w:ascii="Times New Roman" w:hAnsi="Times New Roman" w:eastAsia="宋体"/>
          <w:sz w:val="24"/>
          <w:szCs w:val="24"/>
        </w:rPr>
        <w:t>1</w:t>
      </w:r>
      <w:r>
        <w:rPr>
          <w:rFonts w:hint="eastAsia" w:ascii="宋体" w:hAnsi="宋体" w:eastAsia="宋体"/>
          <w:sz w:val="24"/>
          <w:szCs w:val="24"/>
        </w:rPr>
        <w:t>”，</w:t>
      </w:r>
      <w:r>
        <w:rPr>
          <w:rFonts w:hint="eastAsia" w:ascii="宋体" w:hAnsi="宋体" w:eastAsia="宋体"/>
          <w:position w:val="-4"/>
          <w:sz w:val="24"/>
          <w:szCs w:val="24"/>
        </w:rPr>
        <w:object>
          <v:shape id="_x0000_i1101" o:spt="75" type="#_x0000_t75" style="height:13.25pt;width:12.1pt;" o:ole="t" filled="f" o:preferrelative="t" stroked="f" coordsize="21600,21600">
            <v:path/>
            <v:fill on="f" focussize="0,0"/>
            <v:stroke on="f" joinstyle="miter"/>
            <v:imagedata r:id="rId126" o:title=""/>
            <o:lock v:ext="edit" aspectratio="t"/>
            <w10:wrap type="none"/>
            <w10:anchorlock/>
          </v:shape>
          <o:OLEObject Type="Embed" ProgID="Equation.DSMT4" ShapeID="_x0000_i1101" DrawAspect="Content" ObjectID="_1468075801" r:id="rId134">
            <o:LockedField>false</o:LockedField>
          </o:OLEObject>
        </w:object>
      </w:r>
      <w:r>
        <w:rPr>
          <w:rFonts w:hint="eastAsia" w:ascii="宋体" w:hAnsi="宋体" w:eastAsia="宋体"/>
          <w:sz w:val="24"/>
          <w:szCs w:val="24"/>
        </w:rPr>
        <w:t>表示事件</w:t>
      </w:r>
      <w:r>
        <w:rPr>
          <w:rFonts w:hint="eastAsia" w:ascii="宋体" w:hAnsi="宋体" w:eastAsia="宋体" w:cs="宋体"/>
          <w:sz w:val="24"/>
          <w:szCs w:val="24"/>
        </w:rPr>
        <w:t>“第二次摸到球的标号是</w:t>
      </w:r>
      <w:r>
        <w:rPr>
          <w:rFonts w:hint="eastAsia" w:ascii="Times New Roman" w:hAnsi="Times New Roman" w:eastAsia="宋体" w:cs="宋体"/>
          <w:sz w:val="24"/>
          <w:szCs w:val="24"/>
        </w:rPr>
        <w:t>1</w:t>
      </w:r>
      <w:r>
        <w:rPr>
          <w:rFonts w:hint="eastAsia" w:ascii="宋体" w:hAnsi="宋体" w:eastAsia="宋体" w:cs="宋体"/>
          <w:sz w:val="24"/>
          <w:szCs w:val="24"/>
        </w:rPr>
        <w:t>”.</w:t>
      </w:r>
    </w:p>
    <w:p>
      <w:pPr>
        <w:spacing w:line="312" w:lineRule="auto"/>
        <w:ind w:firstLine="480" w:firstLineChars="200"/>
        <w:rPr>
          <w:rFonts w:ascii="宋体" w:hAnsi="宋体" w:eastAsia="宋体"/>
          <w:sz w:val="24"/>
          <w:szCs w:val="24"/>
        </w:rPr>
      </w:pPr>
      <w:r>
        <w:rPr>
          <w:rFonts w:hint="eastAsia" w:ascii="宋体" w:hAnsi="宋体" w:eastAsia="宋体"/>
          <w:sz w:val="24"/>
          <w:szCs w:val="24"/>
        </w:rPr>
        <w:t>试验</w:t>
      </w:r>
      <w:r>
        <w:rPr>
          <w:rFonts w:hint="eastAsia" w:ascii="Times New Roman" w:hAnsi="Times New Roman" w:eastAsia="宋体"/>
          <w:sz w:val="24"/>
          <w:szCs w:val="24"/>
        </w:rPr>
        <w:t>4：</w:t>
      </w:r>
      <w:r>
        <w:rPr>
          <w:rFonts w:hint="eastAsia" w:ascii="宋体" w:hAnsi="宋体" w:eastAsia="宋体"/>
          <w:sz w:val="24"/>
          <w:szCs w:val="24"/>
        </w:rPr>
        <w:t>一个袋子中装有标号分别是</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w:t>
      </w:r>
      <w:r>
        <w:rPr>
          <w:rFonts w:hint="eastAsia" w:ascii="Times New Roman" w:hAnsi="Times New Roman" w:eastAsia="宋体"/>
          <w:sz w:val="24"/>
          <w:szCs w:val="24"/>
        </w:rPr>
        <w:t>3</w:t>
      </w:r>
      <w:r>
        <w:rPr>
          <w:rFonts w:hint="eastAsia" w:ascii="宋体" w:hAnsi="宋体" w:eastAsia="宋体"/>
          <w:sz w:val="24"/>
          <w:szCs w:val="24"/>
        </w:rPr>
        <w:t>、</w:t>
      </w:r>
      <w:r>
        <w:rPr>
          <w:rFonts w:hint="eastAsia" w:ascii="Times New Roman" w:hAnsi="Times New Roman" w:eastAsia="宋体"/>
          <w:sz w:val="24"/>
          <w:szCs w:val="24"/>
        </w:rPr>
        <w:t>4</w:t>
      </w:r>
      <w:r>
        <w:rPr>
          <w:rFonts w:hint="eastAsia" w:ascii="宋体" w:hAnsi="宋体" w:eastAsia="宋体"/>
          <w:sz w:val="24"/>
          <w:szCs w:val="24"/>
        </w:rPr>
        <w:t>的</w:t>
      </w:r>
      <w:r>
        <w:rPr>
          <w:rFonts w:hint="eastAsia" w:ascii="Times New Roman" w:hAnsi="Times New Roman" w:eastAsia="宋体"/>
          <w:sz w:val="24"/>
          <w:szCs w:val="24"/>
        </w:rPr>
        <w:t>4</w:t>
      </w:r>
      <w:r>
        <w:rPr>
          <w:rFonts w:hint="eastAsia" w:ascii="宋体" w:hAnsi="宋体" w:eastAsia="宋体"/>
          <w:sz w:val="24"/>
          <w:szCs w:val="24"/>
        </w:rPr>
        <w:t>个球，其中</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是黑球，</w:t>
      </w:r>
      <w:r>
        <w:rPr>
          <w:rFonts w:hint="eastAsia" w:ascii="Times New Roman" w:hAnsi="Times New Roman" w:eastAsia="宋体"/>
          <w:sz w:val="24"/>
          <w:szCs w:val="24"/>
        </w:rPr>
        <w:t>3</w:t>
      </w:r>
      <w:r>
        <w:rPr>
          <w:rFonts w:hint="eastAsia" w:ascii="宋体" w:hAnsi="宋体" w:eastAsia="宋体"/>
          <w:sz w:val="24"/>
          <w:szCs w:val="24"/>
        </w:rPr>
        <w:t>、</w:t>
      </w:r>
      <w:r>
        <w:rPr>
          <w:rFonts w:hint="eastAsia" w:ascii="Times New Roman" w:hAnsi="Times New Roman" w:eastAsia="宋体"/>
          <w:sz w:val="24"/>
          <w:szCs w:val="24"/>
        </w:rPr>
        <w:t>4</w:t>
      </w:r>
      <w:r>
        <w:rPr>
          <w:rFonts w:hint="eastAsia" w:ascii="宋体" w:hAnsi="宋体" w:eastAsia="宋体"/>
          <w:sz w:val="24"/>
          <w:szCs w:val="24"/>
        </w:rPr>
        <w:t>是红球，除标号和颜色外没有其他差异.采用不放回的方式从袋中依次任意摸出两球.设</w:t>
      </w:r>
      <w:r>
        <w:rPr>
          <w:rFonts w:hint="eastAsia" w:ascii="宋体" w:hAnsi="宋体" w:eastAsia="宋体"/>
          <w:position w:val="-4"/>
          <w:sz w:val="24"/>
          <w:szCs w:val="24"/>
        </w:rPr>
        <w:object>
          <v:shape id="_x0000_i1102" o:spt="75" type="#_x0000_t75" style="height:13.25pt;width:12.1pt;" o:ole="t" filled="f" o:preferrelative="t" stroked="f" coordsize="21600,21600">
            <v:path/>
            <v:fill on="f" focussize="0,0"/>
            <v:stroke on="f" joinstyle="miter"/>
            <v:imagedata r:id="rId124" o:title=""/>
            <o:lock v:ext="edit" aspectratio="t"/>
            <w10:wrap type="none"/>
            <w10:anchorlock/>
          </v:shape>
          <o:OLEObject Type="Embed" ProgID="Equation.DSMT4" ShapeID="_x0000_i1102" DrawAspect="Content" ObjectID="_1468075802" r:id="rId135">
            <o:LockedField>false</o:LockedField>
          </o:OLEObject>
        </w:object>
      </w:r>
      <w:r>
        <w:rPr>
          <w:rFonts w:hint="eastAsia" w:ascii="宋体" w:hAnsi="宋体" w:eastAsia="宋体"/>
          <w:sz w:val="24"/>
          <w:szCs w:val="24"/>
        </w:rPr>
        <w:t>表示事件“第一次摸到球的是黑球”，</w:t>
      </w:r>
      <w:r>
        <w:rPr>
          <w:rFonts w:hint="eastAsia" w:ascii="宋体" w:hAnsi="宋体" w:eastAsia="宋体"/>
          <w:position w:val="-4"/>
          <w:sz w:val="24"/>
          <w:szCs w:val="24"/>
        </w:rPr>
        <w:object>
          <v:shape id="_x0000_i1103" o:spt="75" type="#_x0000_t75" style="height:13.25pt;width:12.1pt;" o:ole="t" filled="f" o:preferrelative="t" stroked="f" coordsize="21600,21600">
            <v:path/>
            <v:fill on="f" focussize="0,0"/>
            <v:stroke on="f" joinstyle="miter"/>
            <v:imagedata r:id="rId126" o:title=""/>
            <o:lock v:ext="edit" aspectratio="t"/>
            <w10:wrap type="none"/>
            <w10:anchorlock/>
          </v:shape>
          <o:OLEObject Type="Embed" ProgID="Equation.DSMT4" ShapeID="_x0000_i1103" DrawAspect="Content" ObjectID="_1468075803" r:id="rId136">
            <o:LockedField>false</o:LockedField>
          </o:OLEObject>
        </w:object>
      </w:r>
      <w:r>
        <w:rPr>
          <w:rFonts w:hint="eastAsia" w:ascii="宋体" w:hAnsi="宋体" w:eastAsia="宋体"/>
          <w:sz w:val="24"/>
          <w:szCs w:val="24"/>
        </w:rPr>
        <w:t>表示事件“第二次摸到球的是黑球”.</w:t>
      </w:r>
    </w:p>
    <w:p>
      <w:pPr>
        <w:pStyle w:val="6"/>
        <w:widowControl/>
        <w:spacing w:beforeAutospacing="0" w:afterAutospacing="0" w:line="312" w:lineRule="auto"/>
        <w:ind w:firstLine="480" w:firstLineChars="200"/>
        <w:rPr>
          <w:rFonts w:ascii="宋体" w:hAnsi="宋体" w:eastAsia="宋体" w:cstheme="minorBidi"/>
          <w:kern w:val="2"/>
          <w:szCs w:val="24"/>
        </w:rPr>
      </w:pPr>
      <w:r>
        <w:rPr>
          <w:rFonts w:hint="eastAsia" w:ascii="宋体" w:hAnsi="宋体" w:eastAsia="宋体" w:cstheme="minorBidi"/>
          <w:kern w:val="2"/>
          <w:szCs w:val="24"/>
        </w:rPr>
        <w:t>[问题</w:t>
      </w:r>
      <w:r>
        <w:rPr>
          <w:rFonts w:hint="eastAsia" w:ascii="Times New Roman" w:hAnsi="Times New Roman" w:eastAsia="宋体" w:cstheme="minorBidi"/>
          <w:kern w:val="2"/>
          <w:szCs w:val="24"/>
        </w:rPr>
        <w:t>2</w:t>
      </w:r>
      <w:r>
        <w:rPr>
          <w:rFonts w:hint="eastAsia" w:ascii="宋体" w:hAnsi="宋体" w:eastAsia="宋体" w:cstheme="minorBidi"/>
          <w:kern w:val="2"/>
          <w:szCs w:val="24"/>
        </w:rPr>
        <w:t>]请分别计算上述四个试验中事件</w:t>
      </w:r>
      <w:r>
        <w:rPr>
          <w:rFonts w:hint="eastAsia" w:ascii="宋体" w:hAnsi="宋体" w:eastAsia="宋体"/>
          <w:position w:val="-4"/>
          <w:szCs w:val="24"/>
        </w:rPr>
        <w:object>
          <v:shape id="_x0000_i1104" o:spt="75" type="#_x0000_t75" style="height:13.25pt;width:12.1pt;" o:ole="t" filled="f" o:preferrelative="t" stroked="f" coordsize="21600,21600">
            <v:path/>
            <v:fill on="f" focussize="0,0"/>
            <v:stroke on="f" joinstyle="miter"/>
            <v:imagedata r:id="rId124" o:title=""/>
            <o:lock v:ext="edit" aspectratio="t"/>
            <w10:wrap type="none"/>
            <w10:anchorlock/>
          </v:shape>
          <o:OLEObject Type="Embed" ProgID="Equation.DSMT4" ShapeID="_x0000_i1104" DrawAspect="Content" ObjectID="_1468075804" r:id="rId137">
            <o:LockedField>false</o:LockedField>
          </o:OLEObject>
        </w:object>
      </w:r>
      <w:r>
        <w:rPr>
          <w:rFonts w:hint="eastAsia" w:ascii="宋体" w:hAnsi="宋体" w:eastAsia="宋体" w:cstheme="minorBidi"/>
          <w:kern w:val="2"/>
          <w:szCs w:val="24"/>
        </w:rPr>
        <w:t>，事件</w:t>
      </w:r>
      <w:r>
        <w:rPr>
          <w:rFonts w:hint="eastAsia" w:ascii="宋体" w:hAnsi="宋体" w:eastAsia="宋体"/>
          <w:position w:val="-4"/>
          <w:szCs w:val="24"/>
        </w:rPr>
        <w:object>
          <v:shape id="_x0000_i1105" o:spt="75" type="#_x0000_t75" style="height:13.25pt;width:12.1pt;" o:ole="t" filled="f" o:preferrelative="t" stroked="f" coordsize="21600,21600">
            <v:path/>
            <v:fill on="f" focussize="0,0"/>
            <v:stroke on="f" joinstyle="miter"/>
            <v:imagedata r:id="rId126" o:title=""/>
            <o:lock v:ext="edit" aspectratio="t"/>
            <w10:wrap type="none"/>
            <w10:anchorlock/>
          </v:shape>
          <o:OLEObject Type="Embed" ProgID="Equation.DSMT4" ShapeID="_x0000_i1105" DrawAspect="Content" ObjectID="_1468075805" r:id="rId138">
            <o:LockedField>false</o:LockedField>
          </o:OLEObject>
        </w:object>
      </w:r>
      <w:r>
        <w:rPr>
          <w:rFonts w:hint="eastAsia" w:ascii="宋体" w:hAnsi="宋体" w:eastAsia="宋体" w:cstheme="minorBidi"/>
          <w:kern w:val="2"/>
          <w:szCs w:val="24"/>
        </w:rPr>
        <w:t>，事件</w:t>
      </w:r>
      <w:r>
        <w:rPr>
          <w:rFonts w:hint="eastAsia" w:ascii="宋体" w:hAnsi="宋体" w:eastAsia="宋体" w:cstheme="minorBidi"/>
          <w:kern w:val="2"/>
          <w:position w:val="-8"/>
          <w:szCs w:val="24"/>
        </w:rPr>
        <w:object>
          <v:shape id="_x0000_i1106" o:spt="75" type="#_x0000_t75" style="height:15pt;width:30.55pt;" o:ole="t" filled="f" o:preferrelative="t" stroked="f" coordsize="21600,21600">
            <v:path/>
            <v:fill on="f" focussize="0,0"/>
            <v:stroke on="f" joinstyle="miter"/>
            <v:imagedata r:id="rId140" o:title=""/>
            <o:lock v:ext="edit" aspectratio="t"/>
            <w10:wrap type="none"/>
            <w10:anchorlock/>
          </v:shape>
          <o:OLEObject Type="Embed" ProgID="Equation.DSMT4" ShapeID="_x0000_i1106" DrawAspect="Content" ObjectID="_1468075806" r:id="rId139">
            <o:LockedField>false</o:LockedField>
          </o:OLEObject>
        </w:object>
      </w:r>
      <w:r>
        <w:rPr>
          <w:rFonts w:hint="eastAsia" w:ascii="宋体" w:hAnsi="宋体" w:eastAsia="宋体" w:cstheme="minorBidi"/>
          <w:kern w:val="2"/>
          <w:szCs w:val="24"/>
        </w:rPr>
        <w:t>发生的概率</w:t>
      </w:r>
      <w:r>
        <w:rPr>
          <w:rFonts w:hint="eastAsia" w:ascii="宋体" w:hAnsi="宋体" w:eastAsia="宋体" w:cstheme="minorBidi"/>
          <w:kern w:val="2"/>
          <w:position w:val="-10"/>
          <w:szCs w:val="24"/>
        </w:rPr>
        <w:object>
          <v:shape id="_x0000_i1107" o:spt="75" type="#_x0000_t75" style="height:15.55pt;width:28.2pt;" o:ole="t" filled="f" o:preferrelative="t" stroked="f" coordsize="21600,21600">
            <v:path/>
            <v:fill on="f" focussize="0,0"/>
            <v:stroke on="f" joinstyle="miter"/>
            <v:imagedata r:id="rId142" o:title=""/>
            <o:lock v:ext="edit" aspectratio="t"/>
            <w10:wrap type="none"/>
            <w10:anchorlock/>
          </v:shape>
          <o:OLEObject Type="Embed" ProgID="Equation.DSMT4" ShapeID="_x0000_i1107" DrawAspect="Content" ObjectID="_1468075807" r:id="rId141">
            <o:LockedField>false</o:LockedField>
          </o:OLEObject>
        </w:object>
      </w:r>
      <w:r>
        <w:rPr>
          <w:rFonts w:hint="eastAsia" w:ascii="宋体" w:hAnsi="宋体" w:eastAsia="宋体" w:cstheme="minorBidi"/>
          <w:kern w:val="2"/>
          <w:szCs w:val="24"/>
        </w:rPr>
        <w:t>、</w:t>
      </w:r>
      <w:r>
        <w:rPr>
          <w:rFonts w:hint="eastAsia" w:ascii="宋体" w:hAnsi="宋体" w:eastAsia="宋体" w:cstheme="minorBidi"/>
          <w:kern w:val="2"/>
          <w:position w:val="-10"/>
          <w:szCs w:val="24"/>
        </w:rPr>
        <w:object>
          <v:shape id="_x0000_i1108" o:spt="75" type="#_x0000_t75" style="height:15.55pt;width:28.2pt;" o:ole="t" filled="f" o:preferrelative="t" stroked="f" coordsize="21600,21600">
            <v:path/>
            <v:fill on="f" focussize="0,0"/>
            <v:stroke on="f" joinstyle="miter"/>
            <v:imagedata r:id="rId144" o:title=""/>
            <o:lock v:ext="edit" aspectratio="t"/>
            <w10:wrap type="none"/>
            <w10:anchorlock/>
          </v:shape>
          <o:OLEObject Type="Embed" ProgID="Equation.DSMT4" ShapeID="_x0000_i1108" DrawAspect="Content" ObjectID="_1468075808" r:id="rId143">
            <o:LockedField>false</o:LockedField>
          </o:OLEObject>
        </w:object>
      </w:r>
      <w:r>
        <w:rPr>
          <w:rFonts w:hint="eastAsia" w:ascii="宋体" w:hAnsi="宋体" w:eastAsia="宋体" w:cstheme="minorBidi"/>
          <w:kern w:val="2"/>
          <w:szCs w:val="24"/>
        </w:rPr>
        <w:t>和</w:t>
      </w:r>
      <w:r>
        <w:rPr>
          <w:rFonts w:hint="eastAsia" w:ascii="宋体" w:hAnsi="宋体" w:eastAsia="宋体" w:cstheme="minorBidi"/>
          <w:kern w:val="2"/>
          <w:position w:val="-10"/>
          <w:szCs w:val="24"/>
        </w:rPr>
        <w:object>
          <v:shape id="_x0000_i1109" o:spt="75" type="#_x0000_t75" style="height:15.55pt;width:47.8pt;" o:ole="t" filled="f" o:preferrelative="t" stroked="f" coordsize="21600,21600">
            <v:path/>
            <v:fill on="f" focussize="0,0"/>
            <v:stroke on="f" joinstyle="miter"/>
            <v:imagedata r:id="rId146" o:title=""/>
            <o:lock v:ext="edit" aspectratio="t"/>
            <w10:wrap type="none"/>
            <w10:anchorlock/>
          </v:shape>
          <o:OLEObject Type="Embed" ProgID="Equation.DSMT4" ShapeID="_x0000_i1109" DrawAspect="Content" ObjectID="_1468075809" r:id="rId145">
            <o:LockedField>false</o:LockedField>
          </o:OLEObject>
        </w:object>
      </w:r>
      <w:r>
        <w:rPr>
          <w:rFonts w:hint="eastAsia" w:ascii="宋体" w:hAnsi="宋体" w:eastAsia="宋体" w:cstheme="minorBidi"/>
          <w:kern w:val="2"/>
          <w:szCs w:val="24"/>
        </w:rPr>
        <w:t>，比较这三个概率，你能发现怎样的规律？</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[思考</w:t>
      </w:r>
      <w:r>
        <w:rPr>
          <w:rFonts w:hint="eastAsia" w:ascii="Times New Roman" w:hAnsi="Times New Roman" w:eastAsia="宋体"/>
          <w:sz w:val="24"/>
          <w:szCs w:val="24"/>
        </w:rPr>
        <w:t>1</w:t>
      </w:r>
      <w:r>
        <w:rPr>
          <w:rFonts w:hint="eastAsia" w:ascii="宋体" w:hAnsi="宋体" w:eastAsia="宋体"/>
          <w:sz w:val="24"/>
          <w:szCs w:val="24"/>
        </w:rPr>
        <w:t>]请你尝试归纳概括出两个独立事件具有的性质.</w:t>
      </w:r>
    </w:p>
    <w:p>
      <w:pPr>
        <w:pStyle w:val="6"/>
        <w:widowControl/>
        <w:spacing w:beforeAutospacing="0" w:afterAutospacing="0" w:line="312" w:lineRule="auto"/>
        <w:ind w:firstLine="480" w:firstLineChars="200"/>
        <w:rPr>
          <w:rFonts w:ascii="宋体" w:hAnsi="宋体" w:eastAsia="宋体" w:cs="宋体"/>
        </w:rPr>
      </w:pPr>
      <w:r>
        <w:rPr>
          <w:rFonts w:hint="eastAsia" w:ascii="宋体" w:hAnsi="宋体" w:eastAsia="宋体" w:cs="宋体"/>
        </w:rPr>
        <w:t>事件独立的严格定义：两个事件</w:t>
      </w:r>
      <w:r>
        <w:rPr>
          <w:rFonts w:hint="eastAsia" w:ascii="宋体" w:hAnsi="宋体" w:eastAsia="宋体" w:cs="宋体"/>
          <w:position w:val="-6"/>
        </w:rPr>
        <w:object>
          <v:shape id="_x0000_i1110" o:spt="75" type="#_x0000_t75" style="height:13.25pt;width:29.95pt;" o:ole="t" filled="f" o:preferrelative="t" stroked="f" coordsize="21600,21600">
            <v:path/>
            <v:fill on="f" focussize="0,0"/>
            <v:stroke on="f" joinstyle="miter"/>
            <v:imagedata r:id="rId148" o:title=""/>
            <o:lock v:ext="edit" aspectratio="t"/>
            <w10:wrap type="none"/>
            <w10:anchorlock/>
          </v:shape>
          <o:OLEObject Type="Embed" ProgID="Equation.DSMT4" ShapeID="_x0000_i1110" DrawAspect="Content" ObjectID="_1468075810" r:id="rId147">
            <o:LockedField>false</o:LockedField>
          </o:OLEObject>
        </w:object>
      </w:r>
      <w:r>
        <w:rPr>
          <w:rFonts w:hint="eastAsia" w:ascii="宋体" w:hAnsi="宋体" w:eastAsia="宋体" w:cs="宋体"/>
        </w:rPr>
        <w:t>互相独立是指它们同时发生的概率等于它们各自发生的概率的乘积.即事件</w:t>
      </w:r>
      <w:r>
        <w:rPr>
          <w:rFonts w:hint="eastAsia" w:ascii="宋体" w:hAnsi="宋体" w:eastAsia="宋体" w:cs="宋体"/>
          <w:position w:val="-6"/>
        </w:rPr>
        <w:object>
          <v:shape id="_x0000_i1111" o:spt="75" type="#_x0000_t75" style="height:13.25pt;width:29.95pt;" o:ole="t" filled="f" o:preferrelative="t" stroked="f" coordsize="21600,21600">
            <v:path/>
            <v:fill on="f" focussize="0,0"/>
            <v:stroke on="f" joinstyle="miter"/>
            <v:imagedata r:id="rId148" o:title=""/>
            <o:lock v:ext="edit" aspectratio="t"/>
            <w10:wrap type="none"/>
            <w10:anchorlock/>
          </v:shape>
          <o:OLEObject Type="Embed" ProgID="Equation.DSMT4" ShapeID="_x0000_i1111" DrawAspect="Content" ObjectID="_1468075811" r:id="rId149">
            <o:LockedField>false</o:LockedField>
          </o:OLEObject>
        </w:object>
      </w:r>
      <w:r>
        <w:rPr>
          <w:rFonts w:hint="eastAsia" w:ascii="宋体" w:hAnsi="宋体" w:eastAsia="宋体" w:cs="宋体"/>
        </w:rPr>
        <w:t>互相独立</w:t>
      </w:r>
      <w:r>
        <w:rPr>
          <w:rFonts w:hint="eastAsia" w:ascii="宋体" w:hAnsi="宋体" w:eastAsia="宋体" w:cs="宋体"/>
          <w:position w:val="-14"/>
        </w:rPr>
        <w:object>
          <v:shape id="_x0000_i1112" o:spt="75" type="#_x0000_t75" style="height:20.15pt;width:131.35pt;" o:ole="t" filled="f" o:preferrelative="t" stroked="f" coordsize="21600,21600">
            <v:path/>
            <v:fill on="f" focussize="0,0"/>
            <v:stroke on="f" joinstyle="miter"/>
            <v:imagedata r:id="rId151" o:title=""/>
            <o:lock v:ext="edit" aspectratio="t"/>
            <w10:wrap type="none"/>
            <w10:anchorlock/>
          </v:shape>
          <o:OLEObject Type="Embed" ProgID="Equation.DSMT4" ShapeID="_x0000_i1112" DrawAspect="Content" ObjectID="_1468075812" r:id="rId150">
            <o:LockedField>false</o:LockedField>
          </o:OLEObject>
        </w:object>
      </w:r>
      <w:r>
        <w:rPr>
          <w:rFonts w:hint="eastAsia" w:ascii="宋体" w:hAnsi="宋体" w:eastAsia="宋体" w:cs="宋体"/>
        </w:rPr>
        <w:t>.</w:t>
      </w:r>
    </w:p>
    <w:p>
      <w:pPr>
        <w:spacing w:line="312"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[评价要点]学生能根据生活经验直观的判断问题1中的</w:t>
      </w:r>
      <w:r>
        <w:rPr>
          <w:rFonts w:hint="eastAsia" w:ascii="宋体" w:hAnsi="宋体" w:eastAsia="宋体"/>
          <w:sz w:val="24"/>
          <w:szCs w:val="24"/>
        </w:rPr>
        <w:t>随机事件</w:t>
      </w:r>
      <w:r>
        <w:rPr>
          <w:rFonts w:hint="eastAsia" w:ascii="宋体" w:hAnsi="宋体" w:eastAsia="宋体"/>
          <w:position w:val="-4"/>
          <w:sz w:val="24"/>
          <w:szCs w:val="24"/>
        </w:rPr>
        <w:object>
          <v:shape id="_x0000_i1113" o:spt="75" type="#_x0000_t75" style="height:13.25pt;width:12.1pt;" o:ole="t" filled="f" o:preferrelative="t" stroked="f" coordsize="21600,21600">
            <v:path/>
            <v:fill on="f" focussize="0,0"/>
            <v:stroke on="f" joinstyle="miter"/>
            <v:imagedata r:id="rId124" o:title=""/>
            <o:lock v:ext="edit" aspectratio="t"/>
            <w10:wrap type="none"/>
            <w10:anchorlock/>
          </v:shape>
          <o:OLEObject Type="Embed" ProgID="Equation.DSMT4" ShapeID="_x0000_i1113" DrawAspect="Content" ObjectID="_1468075813" r:id="rId152">
            <o:LockedField>false</o:LockedField>
          </o:OLEObject>
        </w:object>
      </w:r>
      <w:r>
        <w:rPr>
          <w:rFonts w:hint="eastAsia" w:ascii="宋体" w:hAnsi="宋体" w:eastAsia="宋体"/>
          <w:sz w:val="24"/>
          <w:szCs w:val="24"/>
        </w:rPr>
        <w:t>、</w:t>
      </w:r>
      <w:r>
        <w:rPr>
          <w:rFonts w:hint="eastAsia" w:ascii="宋体" w:hAnsi="宋体" w:eastAsia="宋体"/>
          <w:position w:val="-4"/>
          <w:sz w:val="24"/>
          <w:szCs w:val="24"/>
        </w:rPr>
        <w:object>
          <v:shape id="_x0000_i1114" o:spt="75" type="#_x0000_t75" style="height:13.25pt;width:12.1pt;" o:ole="t" filled="f" o:preferrelative="t" stroked="f" coordsize="21600,21600">
            <v:path/>
            <v:fill on="f" focussize="0,0"/>
            <v:stroke on="f" joinstyle="miter"/>
            <v:imagedata r:id="rId126" o:title=""/>
            <o:lock v:ext="edit" aspectratio="t"/>
            <w10:wrap type="none"/>
            <w10:anchorlock/>
          </v:shape>
          <o:OLEObject Type="Embed" ProgID="Equation.DSMT4" ShapeID="_x0000_i1114" DrawAspect="Content" ObjectID="_1468075814" r:id="rId153">
            <o:LockedField>false</o:LockedField>
          </o:OLEObject>
        </w:object>
      </w:r>
      <w:r>
        <w:rPr>
          <w:rFonts w:hint="eastAsia" w:ascii="宋体" w:hAnsi="宋体" w:eastAsia="宋体"/>
          <w:sz w:val="24"/>
          <w:szCs w:val="24"/>
        </w:rPr>
        <w:t>是否相互独立，能正确得出问题</w:t>
      </w:r>
      <w:r>
        <w:rPr>
          <w:rFonts w:hint="eastAsia" w:ascii="Times New Roman" w:hAnsi="Times New Roman" w:eastAsia="宋体"/>
          <w:sz w:val="24"/>
          <w:szCs w:val="24"/>
        </w:rPr>
        <w:t>2</w:t>
      </w:r>
      <w:r>
        <w:rPr>
          <w:rFonts w:hint="eastAsia" w:ascii="宋体" w:hAnsi="宋体" w:eastAsia="宋体"/>
          <w:sz w:val="24"/>
          <w:szCs w:val="24"/>
        </w:rPr>
        <w:t>中概率之间的关系与思考</w:t>
      </w:r>
      <w:r>
        <w:rPr>
          <w:rFonts w:hint="eastAsia" w:ascii="Times New Roman" w:hAnsi="Times New Roman" w:eastAsia="宋体"/>
          <w:sz w:val="24"/>
          <w:szCs w:val="24"/>
        </w:rPr>
        <w:t>1</w:t>
      </w:r>
      <w:r>
        <w:rPr>
          <w:rFonts w:hint="eastAsia" w:ascii="宋体" w:hAnsi="宋体" w:eastAsia="宋体"/>
          <w:sz w:val="24"/>
          <w:szCs w:val="24"/>
        </w:rPr>
        <w:t>中独立事件的定义，应对其进行鼓励</w:t>
      </w:r>
      <w:r>
        <w:rPr>
          <w:rFonts w:hint="eastAsia" w:ascii="宋体" w:hAnsi="宋体" w:eastAsia="宋体" w:cs="宋体"/>
          <w:sz w:val="24"/>
          <w:szCs w:val="24"/>
        </w:rPr>
        <w:t>.</w:t>
      </w:r>
    </w:p>
    <w:p>
      <w:pPr>
        <w:spacing w:line="312"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[设计意图]通过抛掷两枚硬币的实例，创设情境，引导学生探索问题1、2，得出相应概率的关系：若</w:t>
      </w:r>
      <w:r>
        <w:rPr>
          <w:rFonts w:hint="eastAsia" w:ascii="宋体" w:hAnsi="宋体" w:eastAsia="宋体"/>
          <w:sz w:val="24"/>
          <w:szCs w:val="24"/>
        </w:rPr>
        <w:t>随机事件</w:t>
      </w:r>
      <w:r>
        <w:rPr>
          <w:rFonts w:hint="eastAsia" w:ascii="宋体" w:hAnsi="宋体" w:eastAsia="宋体"/>
          <w:position w:val="-4"/>
          <w:sz w:val="24"/>
          <w:szCs w:val="24"/>
        </w:rPr>
        <w:object>
          <v:shape id="_x0000_i1115" o:spt="75" type="#_x0000_t75" style="height:13.25pt;width:12.1pt;" o:ole="t" filled="f" o:preferrelative="t" stroked="f" coordsize="21600,21600">
            <v:path/>
            <v:fill on="f" focussize="0,0"/>
            <v:stroke on="f" joinstyle="miter"/>
            <v:imagedata r:id="rId124" o:title=""/>
            <o:lock v:ext="edit" aspectratio="t"/>
            <w10:wrap type="none"/>
            <w10:anchorlock/>
          </v:shape>
          <o:OLEObject Type="Embed" ProgID="Equation.DSMT4" ShapeID="_x0000_i1115" DrawAspect="Content" ObjectID="_1468075815" r:id="rId154">
            <o:LockedField>false</o:LockedField>
          </o:OLEObject>
        </w:object>
      </w:r>
      <w:r>
        <w:rPr>
          <w:rFonts w:hint="eastAsia" w:ascii="宋体" w:hAnsi="宋体" w:eastAsia="宋体"/>
          <w:sz w:val="24"/>
          <w:szCs w:val="24"/>
        </w:rPr>
        <w:t>、</w:t>
      </w:r>
      <w:r>
        <w:rPr>
          <w:rFonts w:hint="eastAsia" w:ascii="宋体" w:hAnsi="宋体" w:eastAsia="宋体"/>
          <w:position w:val="-4"/>
          <w:sz w:val="24"/>
          <w:szCs w:val="24"/>
        </w:rPr>
        <w:object>
          <v:shape id="_x0000_i1116" o:spt="75" type="#_x0000_t75" style="height:13.25pt;width:12.1pt;" o:ole="t" filled="f" o:preferrelative="t" stroked="f" coordsize="21600,21600">
            <v:path/>
            <v:fill on="f" focussize="0,0"/>
            <v:stroke on="f" joinstyle="miter"/>
            <v:imagedata r:id="rId126" o:title=""/>
            <o:lock v:ext="edit" aspectratio="t"/>
            <w10:wrap type="none"/>
            <w10:anchorlock/>
          </v:shape>
          <o:OLEObject Type="Embed" ProgID="Equation.DSMT4" ShapeID="_x0000_i1116" DrawAspect="Content" ObjectID="_1468075816" r:id="rId155">
            <o:LockedField>false</o:LockedField>
          </o:OLEObject>
        </w:object>
      </w:r>
      <w:r>
        <w:rPr>
          <w:rFonts w:hint="eastAsia" w:ascii="宋体" w:hAnsi="宋体" w:eastAsia="宋体"/>
          <w:sz w:val="24"/>
          <w:szCs w:val="24"/>
        </w:rPr>
        <w:t>相互独立，则有</w:t>
      </w:r>
      <w:r>
        <w:rPr>
          <w:rFonts w:hint="eastAsia" w:ascii="宋体" w:hAnsi="宋体" w:eastAsia="宋体" w:cs="宋体"/>
          <w:position w:val="-14"/>
        </w:rPr>
        <w:object>
          <v:shape id="_x0000_i1117" o:spt="75" type="#_x0000_t75" style="height:20.15pt;width:114.6pt;" o:ole="t" filled="f" o:preferrelative="t" stroked="f" coordsize="21600,21600">
            <v:path/>
            <v:fill on="f" focussize="0,0"/>
            <v:stroke on="f" joinstyle="miter"/>
            <v:imagedata r:id="rId157" o:title=""/>
            <o:lock v:ext="edit" aspectratio="t"/>
            <w10:wrap type="none"/>
            <w10:anchorlock/>
          </v:shape>
          <o:OLEObject Type="Embed" ProgID="Equation.DSMT4" ShapeID="_x0000_i1117" DrawAspect="Content" ObjectID="_1468075817" r:id="rId156">
            <o:LockedField>false</o:LockedField>
          </o:OLEObject>
        </w:object>
      </w:r>
      <w:r>
        <w:rPr>
          <w:rFonts w:hint="eastAsia" w:ascii="宋体" w:hAnsi="宋体" w:eastAsia="宋体"/>
          <w:sz w:val="24"/>
          <w:szCs w:val="24"/>
        </w:rPr>
        <w:t>，若随机事件</w:t>
      </w:r>
      <w:r>
        <w:rPr>
          <w:rFonts w:hint="eastAsia" w:ascii="宋体" w:hAnsi="宋体" w:eastAsia="宋体"/>
          <w:position w:val="-4"/>
          <w:sz w:val="24"/>
          <w:szCs w:val="24"/>
        </w:rPr>
        <w:object>
          <v:shape id="_x0000_i1118" o:spt="75" type="#_x0000_t75" style="height:13.25pt;width:12.1pt;" o:ole="t" filled="f" o:preferrelative="t" stroked="f" coordsize="21600,21600">
            <v:path/>
            <v:fill on="f" focussize="0,0"/>
            <v:stroke on="f" joinstyle="miter"/>
            <v:imagedata r:id="rId124" o:title=""/>
            <o:lock v:ext="edit" aspectratio="t"/>
            <w10:wrap type="none"/>
            <w10:anchorlock/>
          </v:shape>
          <o:OLEObject Type="Embed" ProgID="Equation.DSMT4" ShapeID="_x0000_i1118" DrawAspect="Content" ObjectID="_1468075818" r:id="rId158">
            <o:LockedField>false</o:LockedField>
          </o:OLEObject>
        </w:object>
      </w:r>
      <w:r>
        <w:rPr>
          <w:rFonts w:hint="eastAsia" w:ascii="宋体" w:hAnsi="宋体" w:eastAsia="宋体"/>
          <w:sz w:val="24"/>
          <w:szCs w:val="24"/>
        </w:rPr>
        <w:t>、</w:t>
      </w:r>
      <w:r>
        <w:rPr>
          <w:rFonts w:hint="eastAsia" w:ascii="宋体" w:hAnsi="宋体" w:eastAsia="宋体"/>
          <w:position w:val="-4"/>
          <w:sz w:val="24"/>
          <w:szCs w:val="24"/>
        </w:rPr>
        <w:object>
          <v:shape id="_x0000_i1119" o:spt="75" type="#_x0000_t75" style="height:13.25pt;width:12.1pt;" o:ole="t" filled="f" o:preferrelative="t" stroked="f" coordsize="21600,21600">
            <v:path/>
            <v:fill on="f" focussize="0,0"/>
            <v:stroke on="f" joinstyle="miter"/>
            <v:imagedata r:id="rId126" o:title=""/>
            <o:lock v:ext="edit" aspectratio="t"/>
            <w10:wrap type="none"/>
            <w10:anchorlock/>
          </v:shape>
          <o:OLEObject Type="Embed" ProgID="Equation.DSMT4" ShapeID="_x0000_i1119" DrawAspect="Content" ObjectID="_1468075819" r:id="rId159">
            <o:LockedField>false</o:LockedField>
          </o:OLEObject>
        </w:object>
      </w:r>
      <w:r>
        <w:rPr>
          <w:rFonts w:hint="eastAsia" w:ascii="宋体" w:hAnsi="宋体" w:eastAsia="宋体"/>
          <w:sz w:val="24"/>
          <w:szCs w:val="24"/>
        </w:rPr>
        <w:t>不相互独立，则有</w:t>
      </w:r>
      <w:r>
        <w:rPr>
          <w:rFonts w:hint="eastAsia" w:ascii="宋体" w:hAnsi="宋体" w:eastAsia="宋体" w:cs="宋体"/>
          <w:position w:val="-14"/>
        </w:rPr>
        <w:object>
          <v:shape id="_x0000_i1120" o:spt="75" type="#_x0000_t75" style="height:20.15pt;width:114.6pt;" o:ole="t" filled="f" o:preferrelative="t" stroked="f" coordsize="21600,21600">
            <v:path/>
            <v:fill on="f" focussize="0,0"/>
            <v:stroke on="f" joinstyle="miter"/>
            <v:imagedata r:id="rId161" o:title=""/>
            <o:lock v:ext="edit" aspectratio="t"/>
            <w10:wrap type="none"/>
            <w10:anchorlock/>
          </v:shape>
          <o:OLEObject Type="Embed" ProgID="Equation.DSMT4" ShapeID="_x0000_i1120" DrawAspect="Content" ObjectID="_1468075820" r:id="rId160">
            <o:LockedField>false</o:LockedField>
          </o:OLEObject>
        </w:object>
      </w:r>
      <w:r>
        <w:rPr>
          <w:rFonts w:hint="eastAsia" w:ascii="Times New Roman" w:hAnsi="Times New Roman" w:eastAsia="宋体" w:cs="宋体"/>
          <w:sz w:val="24"/>
          <w:szCs w:val="24"/>
        </w:rPr>
        <w:t>，从而引导学生意识到</w:t>
      </w:r>
      <w:r>
        <w:rPr>
          <w:rFonts w:hint="eastAsia" w:ascii="宋体" w:hAnsi="宋体" w:eastAsia="宋体" w:cs="宋体"/>
          <w:sz w:val="24"/>
          <w:szCs w:val="24"/>
        </w:rPr>
        <w:t>事件</w:t>
      </w:r>
      <w:r>
        <w:rPr>
          <w:rFonts w:hint="eastAsia" w:ascii="宋体" w:hAnsi="宋体" w:eastAsia="宋体" w:cs="宋体"/>
          <w:position w:val="-6"/>
          <w:sz w:val="24"/>
          <w:szCs w:val="24"/>
        </w:rPr>
        <w:object>
          <v:shape id="_x0000_i1121" o:spt="75" type="#_x0000_t75" style="height:13.25pt;width:29.95pt;" o:ole="t" filled="f" o:preferrelative="t" stroked="f" coordsize="21600,21600">
            <v:path/>
            <v:fill on="f" focussize="0,0"/>
            <v:stroke on="f" joinstyle="miter"/>
            <v:imagedata r:id="rId148" o:title=""/>
            <o:lock v:ext="edit" aspectratio="t"/>
            <w10:wrap type="none"/>
            <w10:anchorlock/>
          </v:shape>
          <o:OLEObject Type="Embed" ProgID="Equation.DSMT4" ShapeID="_x0000_i1121" DrawAspect="Content" ObjectID="_1468075821" r:id="rId162">
            <o:LockedField>false</o:LockedField>
          </o:OLEObject>
        </w:object>
      </w:r>
      <w:r>
        <w:rPr>
          <w:rFonts w:hint="eastAsia" w:ascii="宋体" w:hAnsi="宋体" w:eastAsia="宋体" w:cs="宋体"/>
          <w:sz w:val="24"/>
          <w:szCs w:val="24"/>
        </w:rPr>
        <w:t>相互独立</w:t>
      </w:r>
      <w:r>
        <w:rPr>
          <w:rFonts w:hint="eastAsia" w:ascii="宋体" w:hAnsi="宋体" w:eastAsia="宋体" w:cs="宋体"/>
          <w:position w:val="-14"/>
          <w:sz w:val="24"/>
          <w:szCs w:val="24"/>
        </w:rPr>
        <w:object>
          <v:shape id="_x0000_i1122" o:spt="75" type="#_x0000_t75" style="height:20.15pt;width:131.35pt;" o:ole="t" filled="f" o:preferrelative="t" stroked="f" coordsize="21600,21600">
            <v:path/>
            <v:fill on="f" focussize="0,0"/>
            <v:stroke on="f" joinstyle="miter"/>
            <v:imagedata r:id="rId164" o:title=""/>
            <o:lock v:ext="edit" aspectratio="t"/>
            <w10:wrap type="none"/>
            <w10:anchorlock/>
          </v:shape>
          <o:OLEObject Type="Embed" ProgID="Equation.DSMT4" ShapeID="_x0000_i1122" DrawAspect="Content" ObjectID="_1468075822" r:id="rId163">
            <o:LockedField>false</o:LockedField>
          </o:OLEObject>
        </w:object>
      </w:r>
      <w:r>
        <w:rPr>
          <w:rFonts w:hint="eastAsia" w:ascii="Times New Roman" w:hAnsi="Times New Roman" w:eastAsia="宋体" w:cs="宋体"/>
          <w:sz w:val="24"/>
          <w:szCs w:val="24"/>
        </w:rPr>
        <w:t>，进而抽象出事件</w:t>
      </w:r>
      <w:r>
        <w:rPr>
          <w:rFonts w:hint="eastAsia" w:ascii="宋体" w:hAnsi="宋体" w:eastAsia="宋体" w:cs="宋体"/>
          <w:position w:val="-6"/>
          <w:sz w:val="24"/>
          <w:szCs w:val="24"/>
        </w:rPr>
        <w:object>
          <v:shape id="_x0000_i1123" o:spt="75" type="#_x0000_t75" style="height:13.25pt;width:29.95pt;" o:ole="t" filled="f" o:preferrelative="t" stroked="f" coordsize="21600,21600">
            <v:path/>
            <v:fill on="f" focussize="0,0"/>
            <v:stroke on="f" joinstyle="miter"/>
            <v:imagedata r:id="rId148" o:title=""/>
            <o:lock v:ext="edit" aspectratio="t"/>
            <w10:wrap type="none"/>
            <w10:anchorlock/>
          </v:shape>
          <o:OLEObject Type="Embed" ProgID="Equation.DSMT4" ShapeID="_x0000_i1123" DrawAspect="Content" ObjectID="_1468075823" r:id="rId165">
            <o:LockedField>false</o:LockedField>
          </o:OLEObject>
        </w:object>
      </w:r>
      <w:r>
        <w:rPr>
          <w:rFonts w:hint="eastAsia" w:ascii="宋体" w:hAnsi="宋体" w:eastAsia="宋体" w:cs="宋体"/>
          <w:sz w:val="24"/>
          <w:szCs w:val="24"/>
        </w:rPr>
        <w:t>相互独立的定义</w:t>
      </w:r>
      <w:r>
        <w:rPr>
          <w:rFonts w:hint="eastAsia" w:ascii="Times New Roman" w:hAnsi="Times New Roman" w:eastAsia="宋体" w:cs="宋体"/>
          <w:sz w:val="24"/>
          <w:szCs w:val="24"/>
        </w:rPr>
        <w:t>.</w:t>
      </w:r>
    </w:p>
    <w:p>
      <w:pPr>
        <w:spacing w:line="312" w:lineRule="auto"/>
        <w:ind w:firstLine="480" w:firstLineChars="200"/>
        <w:rPr>
          <w:rFonts w:ascii="宋体" w:hAnsi="宋体" w:eastAsia="宋体"/>
          <w:sz w:val="24"/>
          <w:szCs w:val="24"/>
        </w:rPr>
      </w:pPr>
      <w:r>
        <w:rPr>
          <w:rFonts w:hint="eastAsia" w:ascii="Times New Roman" w:hAnsi="Times New Roman" w:eastAsia="宋体" w:cs="宋体"/>
          <w:sz w:val="24"/>
          <w:szCs w:val="24"/>
        </w:rPr>
        <w:t>2</w:t>
      </w:r>
      <w:r>
        <w:rPr>
          <w:rFonts w:hint="eastAsia" w:ascii="宋体" w:hAnsi="宋体" w:eastAsia="宋体" w:cs="宋体"/>
          <w:sz w:val="24"/>
          <w:szCs w:val="24"/>
        </w:rPr>
        <w:t>.交流讨论 理解辨析</w:t>
      </w:r>
    </w:p>
    <w:p>
      <w:pPr>
        <w:pStyle w:val="6"/>
        <w:widowControl/>
        <w:spacing w:beforeAutospacing="0" w:afterAutospacing="0" w:line="312" w:lineRule="auto"/>
        <w:ind w:firstLine="480" w:firstLineChars="200"/>
        <w:rPr>
          <w:rFonts w:ascii="宋体" w:hAnsi="宋体" w:eastAsia="宋体" w:cs="宋体"/>
        </w:rPr>
      </w:pPr>
      <w:r>
        <w:rPr>
          <w:rFonts w:hint="eastAsia" w:ascii="宋体" w:hAnsi="宋体" w:eastAsia="宋体" w:cstheme="minorBidi"/>
          <w:kern w:val="2"/>
          <w:szCs w:val="24"/>
        </w:rPr>
        <w:t>[问题</w:t>
      </w:r>
      <w:r>
        <w:rPr>
          <w:rFonts w:hint="eastAsia" w:ascii="Times New Roman" w:hAnsi="Times New Roman" w:eastAsia="宋体" w:cstheme="minorBidi"/>
          <w:kern w:val="2"/>
          <w:szCs w:val="24"/>
        </w:rPr>
        <w:t>3</w:t>
      </w:r>
      <w:r>
        <w:rPr>
          <w:rFonts w:hint="eastAsia" w:ascii="宋体" w:hAnsi="宋体" w:eastAsia="宋体" w:cstheme="minorBidi"/>
          <w:kern w:val="2"/>
          <w:szCs w:val="24"/>
        </w:rPr>
        <w:t>]</w:t>
      </w:r>
      <w:r>
        <w:rPr>
          <w:rFonts w:hint="eastAsia" w:ascii="宋体" w:hAnsi="宋体" w:eastAsia="宋体" w:cs="宋体"/>
        </w:rPr>
        <w:t xml:space="preserve"> 同时抛掷两颗均匀的骰子，求所得点数都是偶数的概率.</w:t>
      </w:r>
    </w:p>
    <w:p>
      <w:pPr>
        <w:spacing w:line="312" w:lineRule="auto"/>
        <w:ind w:firstLine="480" w:firstLineChars="200"/>
        <w:rPr>
          <w:rFonts w:ascii="宋体" w:hAnsi="宋体" w:eastAsia="宋体"/>
          <w:sz w:val="24"/>
          <w:szCs w:val="24"/>
        </w:rPr>
      </w:pPr>
      <w:r>
        <w:rPr>
          <w:rFonts w:hint="eastAsia" w:ascii="宋体" w:hAnsi="宋体" w:eastAsia="宋体"/>
          <w:sz w:val="24"/>
          <w:szCs w:val="24"/>
        </w:rPr>
        <w:t>[问题</w:t>
      </w:r>
      <w:r>
        <w:rPr>
          <w:rFonts w:hint="eastAsia" w:ascii="Times New Roman" w:hAnsi="Times New Roman" w:eastAsia="宋体"/>
          <w:sz w:val="24"/>
          <w:szCs w:val="24"/>
        </w:rPr>
        <w:t>4</w:t>
      </w:r>
      <w:r>
        <w:rPr>
          <w:rFonts w:hint="eastAsia" w:ascii="宋体" w:hAnsi="宋体" w:eastAsia="宋体"/>
          <w:sz w:val="24"/>
          <w:szCs w:val="24"/>
        </w:rPr>
        <w:t>]同时抛掷三枚完全相同的硬币，求三枚硬币均正面朝上的概率.</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[思考</w:t>
      </w:r>
      <w:r>
        <w:rPr>
          <w:rFonts w:hint="eastAsia" w:ascii="Times New Roman" w:hAnsi="Times New Roman" w:eastAsia="宋体"/>
          <w:sz w:val="24"/>
          <w:szCs w:val="24"/>
        </w:rPr>
        <w:t>2</w:t>
      </w:r>
      <w:r>
        <w:rPr>
          <w:rFonts w:hint="eastAsia" w:ascii="宋体" w:hAnsi="宋体" w:eastAsia="宋体"/>
          <w:sz w:val="24"/>
          <w:szCs w:val="24"/>
        </w:rPr>
        <w:t>]有限个随机事件互相独立时，它们同时发生的概率等于它们各自发生的概率的乘积吗?</w:t>
      </w:r>
    </w:p>
    <w:p>
      <w:pPr>
        <w:spacing w:line="312" w:lineRule="auto"/>
        <w:ind w:firstLine="480" w:firstLineChars="200"/>
        <w:rPr>
          <w:rFonts w:ascii="宋体" w:hAnsi="宋体" w:eastAsia="宋体" w:cs="宋体"/>
          <w:snapToGrid w:val="0"/>
          <w:color w:val="000000"/>
          <w:kern w:val="0"/>
          <w:sz w:val="24"/>
          <w:szCs w:val="24"/>
        </w:rPr>
      </w:pPr>
      <w:r>
        <w:rPr>
          <w:rFonts w:hint="eastAsia" w:ascii="宋体" w:hAnsi="宋体" w:eastAsia="宋体"/>
          <w:sz w:val="24"/>
          <w:szCs w:val="24"/>
        </w:rPr>
        <w:t>[问题</w:t>
      </w:r>
      <w:r>
        <w:rPr>
          <w:rFonts w:hint="eastAsia" w:ascii="Times New Roman" w:hAnsi="Times New Roman" w:eastAsia="宋体"/>
          <w:sz w:val="24"/>
          <w:szCs w:val="24"/>
        </w:rPr>
        <w:t>5</w:t>
      </w:r>
      <w:r>
        <w:rPr>
          <w:rFonts w:hint="eastAsia" w:ascii="宋体" w:hAnsi="宋体" w:eastAsia="宋体"/>
          <w:sz w:val="24"/>
          <w:szCs w:val="24"/>
        </w:rPr>
        <w:t>]</w:t>
      </w:r>
      <w:r>
        <w:rPr>
          <w:rFonts w:hint="eastAsia" w:ascii="宋体" w:hAnsi="宋体" w:eastAsia="宋体" w:cs="宋体"/>
          <w:snapToGrid w:val="0"/>
          <w:color w:val="000000"/>
          <w:kern w:val="0"/>
          <w:sz w:val="24"/>
          <w:szCs w:val="24"/>
        </w:rPr>
        <w:t xml:space="preserve"> 甲、乙两名射击运动员进行射击比赛，甲中靶的概率为</w:t>
      </w:r>
      <w:r>
        <w:rPr>
          <w:rFonts w:hint="eastAsia" w:ascii="Times New Roman" w:hAnsi="Times New Roman" w:eastAsia="宋体" w:cs="宋体"/>
          <w:snapToGrid w:val="0"/>
          <w:color w:val="000000"/>
          <w:kern w:val="0"/>
          <w:sz w:val="24"/>
          <w:szCs w:val="24"/>
        </w:rPr>
        <w:t>0</w:t>
      </w:r>
      <w:r>
        <w:rPr>
          <w:rFonts w:hint="eastAsia" w:ascii="宋体" w:hAnsi="宋体"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8</w:t>
      </w:r>
      <w:r>
        <w:rPr>
          <w:rFonts w:hint="eastAsia" w:ascii="宋体" w:hAnsi="宋体" w:eastAsia="宋体" w:cs="宋体"/>
          <w:snapToGrid w:val="0"/>
          <w:color w:val="000000"/>
          <w:kern w:val="0"/>
          <w:sz w:val="24"/>
          <w:szCs w:val="24"/>
        </w:rPr>
        <w:t>，乙中靶的概率为</w:t>
      </w:r>
      <w:r>
        <w:rPr>
          <w:rFonts w:hint="eastAsia" w:ascii="Times New Roman" w:hAnsi="Times New Roman" w:eastAsia="宋体" w:cs="宋体"/>
          <w:snapToGrid w:val="0"/>
          <w:color w:val="000000"/>
          <w:kern w:val="0"/>
          <w:sz w:val="24"/>
          <w:szCs w:val="24"/>
        </w:rPr>
        <w:t>0</w:t>
      </w:r>
      <w:r>
        <w:rPr>
          <w:rFonts w:hint="eastAsia" w:ascii="宋体" w:hAnsi="宋体"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9</w:t>
      </w:r>
      <w:r>
        <w:rPr>
          <w:rFonts w:hint="eastAsia" w:ascii="宋体" w:hAnsi="宋体" w:eastAsia="宋体" w:cs="宋体"/>
          <w:snapToGrid w:val="0"/>
          <w:color w:val="000000"/>
          <w:kern w:val="0"/>
          <w:sz w:val="24"/>
          <w:szCs w:val="24"/>
        </w:rPr>
        <w:t>，甲和乙之间的射击结果互不影响，求两人都中靶的概率.</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bookmarkStart w:id="3" w:name="_Hlk79342715"/>
      <w:r>
        <w:rPr>
          <w:rFonts w:hint="eastAsia" w:ascii="宋体" w:hAnsi="宋体" w:eastAsia="宋体"/>
          <w:sz w:val="24"/>
          <w:szCs w:val="24"/>
        </w:rPr>
        <w:t>[问题</w:t>
      </w:r>
      <w:r>
        <w:rPr>
          <w:rFonts w:hint="eastAsia" w:ascii="Times New Roman" w:hAnsi="Times New Roman" w:eastAsia="宋体"/>
          <w:sz w:val="24"/>
          <w:szCs w:val="24"/>
        </w:rPr>
        <w:t>6</w:t>
      </w:r>
      <w:r>
        <w:rPr>
          <w:rFonts w:hint="eastAsia" w:ascii="宋体" w:hAnsi="宋体" w:eastAsia="宋体"/>
          <w:sz w:val="24"/>
          <w:szCs w:val="24"/>
        </w:rPr>
        <w:t>]</w:t>
      </w:r>
      <w:r>
        <w:rPr>
          <w:rFonts w:hint="eastAsia" w:ascii="宋体" w:hAnsi="宋体" w:eastAsia="宋体" w:cs="宋体"/>
          <w:snapToGrid w:val="0"/>
          <w:color w:val="000000"/>
          <w:kern w:val="0"/>
          <w:sz w:val="24"/>
          <w:szCs w:val="24"/>
        </w:rPr>
        <w:t xml:space="preserve"> 甲、乙、丙三名射击运动员进行射击比赛，甲中靶的概率为</w:t>
      </w:r>
      <w:r>
        <w:rPr>
          <w:rFonts w:hint="eastAsia" w:ascii="Times New Roman" w:hAnsi="Times New Roman" w:eastAsia="宋体" w:cs="宋体"/>
          <w:snapToGrid w:val="0"/>
          <w:color w:val="000000"/>
          <w:kern w:val="0"/>
          <w:sz w:val="24"/>
          <w:szCs w:val="24"/>
        </w:rPr>
        <w:t>0</w:t>
      </w:r>
      <w:r>
        <w:rPr>
          <w:rFonts w:hint="eastAsia" w:ascii="宋体" w:hAnsi="宋体"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8</w:t>
      </w:r>
      <w:r>
        <w:rPr>
          <w:rFonts w:hint="eastAsia" w:ascii="宋体" w:hAnsi="宋体" w:eastAsia="宋体" w:cs="宋体"/>
          <w:snapToGrid w:val="0"/>
          <w:color w:val="000000"/>
          <w:kern w:val="0"/>
          <w:sz w:val="24"/>
          <w:szCs w:val="24"/>
        </w:rPr>
        <w:t>，乙中靶的概率为</w:t>
      </w:r>
      <w:r>
        <w:rPr>
          <w:rFonts w:hint="eastAsia" w:ascii="Times New Roman" w:hAnsi="Times New Roman" w:eastAsia="宋体" w:cs="宋体"/>
          <w:snapToGrid w:val="0"/>
          <w:color w:val="000000"/>
          <w:kern w:val="0"/>
          <w:sz w:val="24"/>
          <w:szCs w:val="24"/>
        </w:rPr>
        <w:t>0</w:t>
      </w:r>
      <w:r>
        <w:rPr>
          <w:rFonts w:hint="eastAsia" w:ascii="宋体" w:hAnsi="宋体"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9</w:t>
      </w:r>
      <w:r>
        <w:rPr>
          <w:rFonts w:hint="eastAsia" w:ascii="宋体" w:hAnsi="宋体" w:eastAsia="宋体" w:cs="宋体"/>
          <w:snapToGrid w:val="0"/>
          <w:color w:val="000000"/>
          <w:kern w:val="0"/>
          <w:sz w:val="24"/>
          <w:szCs w:val="24"/>
        </w:rPr>
        <w:t>，丙中靶的概率为</w:t>
      </w:r>
      <w:r>
        <w:rPr>
          <w:rFonts w:hint="eastAsia" w:ascii="Times New Roman" w:hAnsi="Times New Roman" w:eastAsia="宋体" w:cs="宋体"/>
          <w:snapToGrid w:val="0"/>
          <w:color w:val="000000"/>
          <w:kern w:val="0"/>
          <w:sz w:val="24"/>
          <w:szCs w:val="24"/>
        </w:rPr>
        <w:t>0</w:t>
      </w:r>
      <w:r>
        <w:rPr>
          <w:rFonts w:hint="eastAsia" w:ascii="宋体" w:hAnsi="宋体"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7</w:t>
      </w:r>
      <w:r>
        <w:rPr>
          <w:rFonts w:hint="eastAsia" w:ascii="宋体" w:hAnsi="宋体" w:eastAsia="宋体" w:cs="宋体"/>
          <w:snapToGrid w:val="0"/>
          <w:color w:val="000000"/>
          <w:kern w:val="0"/>
          <w:sz w:val="24"/>
          <w:szCs w:val="24"/>
        </w:rPr>
        <w:t>，甲、乙、丙之间的射击结果互不影响.求三人都中靶的概率.</w:t>
      </w:r>
      <w:bookmarkEnd w:id="3"/>
      <w:bookmarkStart w:id="4" w:name="_Hlk76071571"/>
    </w:p>
    <w:bookmarkEnd w:id="4"/>
    <w:p>
      <w:pPr>
        <w:spacing w:line="312"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[评价要点]</w:t>
      </w:r>
      <w:r>
        <w:rPr>
          <w:rFonts w:hint="eastAsia" w:ascii="宋体" w:hAnsi="宋体" w:eastAsia="宋体" w:cs="宋体"/>
          <w:sz w:val="24"/>
          <w:szCs w:val="24"/>
        </w:rPr>
        <w:t>通过课堂中的交流和研讨，学生能够独立完成问题</w:t>
      </w:r>
      <w:r>
        <w:rPr>
          <w:rFonts w:hint="eastAsia" w:ascii="Times New Roman" w:hAnsi="Times New Roman" w:eastAsia="宋体" w:cs="宋体"/>
          <w:sz w:val="24"/>
          <w:szCs w:val="24"/>
        </w:rPr>
        <w:t>3</w:t>
      </w:r>
      <w:r>
        <w:rPr>
          <w:rFonts w:hint="eastAsia" w:ascii="宋体" w:hAnsi="宋体" w:eastAsia="宋体" w:cs="宋体"/>
          <w:sz w:val="24"/>
          <w:szCs w:val="24"/>
        </w:rPr>
        <w:t>、问题</w:t>
      </w:r>
      <w:r>
        <w:rPr>
          <w:rFonts w:hint="eastAsia" w:ascii="Times New Roman" w:hAnsi="Times New Roman" w:eastAsia="宋体" w:cs="宋体"/>
          <w:sz w:val="24"/>
          <w:szCs w:val="24"/>
        </w:rPr>
        <w:t>4、</w:t>
      </w:r>
      <w:r>
        <w:rPr>
          <w:rFonts w:hint="eastAsia" w:ascii="宋体" w:hAnsi="宋体" w:eastAsia="宋体"/>
          <w:sz w:val="24"/>
          <w:szCs w:val="24"/>
        </w:rPr>
        <w:t>问题</w:t>
      </w:r>
      <w:r>
        <w:rPr>
          <w:rFonts w:hint="eastAsia" w:ascii="Times New Roman" w:hAnsi="Times New Roman" w:eastAsia="宋体"/>
          <w:sz w:val="24"/>
          <w:szCs w:val="24"/>
        </w:rPr>
        <w:t>5、</w:t>
      </w:r>
      <w:r>
        <w:rPr>
          <w:rFonts w:hint="eastAsia" w:ascii="宋体" w:hAnsi="宋体" w:eastAsia="宋体"/>
          <w:sz w:val="24"/>
          <w:szCs w:val="24"/>
        </w:rPr>
        <w:t>问题</w:t>
      </w:r>
      <w:r>
        <w:rPr>
          <w:rFonts w:hint="eastAsia" w:ascii="Times New Roman" w:hAnsi="Times New Roman" w:eastAsia="宋体"/>
          <w:sz w:val="24"/>
          <w:szCs w:val="24"/>
        </w:rPr>
        <w:t>6</w:t>
      </w:r>
      <w:r>
        <w:rPr>
          <w:rFonts w:hint="eastAsia" w:ascii="宋体" w:hAnsi="宋体" w:eastAsia="宋体" w:cs="宋体"/>
          <w:sz w:val="24"/>
          <w:szCs w:val="24"/>
        </w:rPr>
        <w:t>，并对思考</w:t>
      </w:r>
      <w:r>
        <w:rPr>
          <w:rFonts w:hint="eastAsia" w:ascii="Times New Roman" w:hAnsi="Times New Roman" w:eastAsia="宋体" w:cs="宋体"/>
          <w:sz w:val="24"/>
          <w:szCs w:val="24"/>
        </w:rPr>
        <w:t>2</w:t>
      </w:r>
      <w:r>
        <w:rPr>
          <w:rFonts w:hint="eastAsia" w:ascii="宋体" w:hAnsi="宋体" w:eastAsia="宋体" w:cs="宋体"/>
          <w:sz w:val="24"/>
          <w:szCs w:val="24"/>
        </w:rPr>
        <w:t>进行讨论、交流，可根据思维表现情况给予评价.</w:t>
      </w:r>
    </w:p>
    <w:p>
      <w:pPr>
        <w:spacing w:line="312"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[设计意图]通过</w:t>
      </w:r>
      <w:r>
        <w:rPr>
          <w:rFonts w:hint="eastAsia" w:ascii="宋体" w:hAnsi="宋体" w:eastAsia="宋体" w:cs="宋体"/>
          <w:sz w:val="24"/>
          <w:szCs w:val="24"/>
        </w:rPr>
        <w:t>问题</w:t>
      </w:r>
      <w:r>
        <w:rPr>
          <w:rFonts w:hint="eastAsia" w:ascii="Times New Roman" w:hAnsi="Times New Roman" w:eastAsia="宋体" w:cs="宋体"/>
          <w:sz w:val="24"/>
          <w:szCs w:val="24"/>
        </w:rPr>
        <w:t>3</w:t>
      </w:r>
      <w:r>
        <w:rPr>
          <w:rFonts w:hint="eastAsia" w:ascii="宋体" w:hAnsi="宋体" w:eastAsia="宋体" w:cs="宋体"/>
          <w:sz w:val="24"/>
          <w:szCs w:val="24"/>
        </w:rPr>
        <w:t>、问题</w:t>
      </w:r>
      <w:r>
        <w:rPr>
          <w:rFonts w:hint="eastAsia" w:ascii="Times New Roman" w:hAnsi="Times New Roman" w:eastAsia="宋体" w:cs="宋体"/>
          <w:sz w:val="24"/>
          <w:szCs w:val="24"/>
        </w:rPr>
        <w:t>4加强对随机事件独立性的理解，并在思考2中将随机事件的个数扩展到有限个，得出相应的结论，即从特殊到一般，从具体到抽象，深化学生的认识，</w:t>
      </w:r>
      <w:r>
        <w:rPr>
          <w:rFonts w:hint="eastAsia" w:ascii="宋体" w:hAnsi="宋体" w:eastAsia="宋体" w:cs="宋体"/>
          <w:kern w:val="0"/>
          <w:sz w:val="24"/>
          <w:szCs w:val="24"/>
        </w:rPr>
        <w:t>通过</w:t>
      </w:r>
      <w:r>
        <w:rPr>
          <w:rFonts w:hint="eastAsia" w:ascii="宋体" w:hAnsi="宋体" w:eastAsia="宋体" w:cs="宋体"/>
          <w:sz w:val="24"/>
          <w:szCs w:val="24"/>
        </w:rPr>
        <w:t>问题</w:t>
      </w:r>
      <w:r>
        <w:rPr>
          <w:rFonts w:hint="eastAsia" w:ascii="Times New Roman" w:hAnsi="Times New Roman" w:eastAsia="宋体" w:cs="宋体"/>
          <w:sz w:val="24"/>
          <w:szCs w:val="24"/>
        </w:rPr>
        <w:t>5</w:t>
      </w:r>
      <w:r>
        <w:rPr>
          <w:rFonts w:hint="eastAsia" w:ascii="宋体" w:hAnsi="宋体" w:eastAsia="宋体" w:cs="宋体"/>
          <w:sz w:val="24"/>
          <w:szCs w:val="24"/>
        </w:rPr>
        <w:t>、问题</w:t>
      </w:r>
      <w:r>
        <w:rPr>
          <w:rFonts w:hint="eastAsia" w:ascii="Times New Roman" w:hAnsi="Times New Roman" w:eastAsia="宋体" w:cs="宋体"/>
          <w:sz w:val="24"/>
          <w:szCs w:val="24"/>
        </w:rPr>
        <w:t>6</w:t>
      </w:r>
      <w:r>
        <w:rPr>
          <w:rFonts w:hint="eastAsia" w:ascii="宋体" w:hAnsi="宋体" w:eastAsia="宋体" w:cs="宋体"/>
          <w:sz w:val="24"/>
          <w:szCs w:val="24"/>
        </w:rPr>
        <w:t>，让学生运用独立事件的概率公式解决较简单的概率问题.</w:t>
      </w:r>
    </w:p>
    <w:p>
      <w:pPr>
        <w:spacing w:line="312" w:lineRule="auto"/>
        <w:ind w:firstLine="480" w:firstLineChars="200"/>
        <w:rPr>
          <w:rFonts w:ascii="Times New Roman" w:hAnsi="Times New Roman" w:eastAsia="宋体"/>
          <w:sz w:val="24"/>
          <w:szCs w:val="24"/>
        </w:rPr>
      </w:pPr>
    </w:p>
    <w:p>
      <w:pPr>
        <w:spacing w:line="312" w:lineRule="auto"/>
        <w:ind w:firstLine="480" w:firstLineChars="200"/>
        <w:rPr>
          <w:rFonts w:ascii="宋体" w:hAnsi="宋体" w:eastAsia="宋体"/>
          <w:sz w:val="24"/>
          <w:szCs w:val="24"/>
        </w:rPr>
      </w:pPr>
      <w:r>
        <w:rPr>
          <w:rFonts w:hint="eastAsia" w:ascii="Times New Roman" w:hAnsi="Times New Roman" w:eastAsia="宋体"/>
          <w:sz w:val="24"/>
          <w:szCs w:val="24"/>
        </w:rPr>
        <w:t>3</w:t>
      </w:r>
      <w:r>
        <w:rPr>
          <w:rFonts w:hint="eastAsia" w:ascii="宋体" w:hAnsi="宋体" w:eastAsia="宋体"/>
          <w:sz w:val="24"/>
          <w:szCs w:val="24"/>
        </w:rPr>
        <w:t>.例题讲解 巩固新知</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hint="eastAsia" w:ascii="宋体" w:hAnsi="宋体" w:eastAsia="宋体" w:cs="宋体"/>
          <w:snapToGrid w:val="0"/>
          <w:color w:val="000000"/>
          <w:kern w:val="0"/>
          <w:sz w:val="24"/>
          <w:szCs w:val="24"/>
        </w:rPr>
        <w:t>例</w:t>
      </w:r>
      <w:r>
        <w:rPr>
          <w:rFonts w:hint="eastAsia" w:ascii="Times New Roman" w:hAnsi="Times New Roman" w:eastAsia="宋体" w:cs="宋体"/>
          <w:snapToGrid w:val="0"/>
          <w:color w:val="000000"/>
          <w:kern w:val="0"/>
          <w:sz w:val="24"/>
          <w:szCs w:val="24"/>
        </w:rPr>
        <w:t>1</w:t>
      </w:r>
      <w:r>
        <w:rPr>
          <w:rFonts w:hint="eastAsia" w:ascii="宋体" w:hAnsi="宋体" w:eastAsia="宋体" w:cs="宋体"/>
          <w:snapToGrid w:val="0"/>
          <w:color w:val="000000"/>
          <w:kern w:val="0"/>
          <w:sz w:val="24"/>
          <w:szCs w:val="24"/>
        </w:rPr>
        <w:t xml:space="preserve"> 抛掷</w:t>
      </w:r>
      <w:r>
        <w:rPr>
          <w:rFonts w:hint="eastAsia" w:ascii="Times New Roman" w:hAnsi="Times New Roman" w:eastAsia="宋体" w:cs="宋体"/>
          <w:snapToGrid w:val="0"/>
          <w:color w:val="000000"/>
          <w:kern w:val="0"/>
          <w:sz w:val="24"/>
          <w:szCs w:val="24"/>
        </w:rPr>
        <w:t>10</w:t>
      </w:r>
      <w:r>
        <w:rPr>
          <w:rFonts w:hint="eastAsia" w:ascii="宋体" w:hAnsi="宋体" w:eastAsia="宋体" w:cs="宋体"/>
          <w:snapToGrid w:val="0"/>
          <w:color w:val="000000"/>
          <w:kern w:val="0"/>
          <w:sz w:val="24"/>
          <w:szCs w:val="24"/>
        </w:rPr>
        <w:t>枚硬币，求：</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hint="eastAsia" w:ascii="Times New Roman" w:hAnsi="Times New Roman" w:eastAsia="宋体" w:cs="宋体"/>
          <w:snapToGrid w:val="0"/>
          <w:color w:val="000000"/>
          <w:kern w:val="0"/>
          <w:sz w:val="24"/>
          <w:szCs w:val="24"/>
        </w:rPr>
        <w:t>(1)</w:t>
      </w:r>
      <w:r>
        <w:rPr>
          <w:rFonts w:hint="eastAsia" w:ascii="宋体" w:hAnsi="宋体" w:eastAsia="宋体" w:cs="宋体"/>
          <w:snapToGrid w:val="0"/>
          <w:color w:val="000000"/>
          <w:kern w:val="0"/>
          <w:sz w:val="24"/>
          <w:szCs w:val="24"/>
        </w:rPr>
        <w:t>都是正面朝上的概率；</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hint="eastAsia" w:ascii="Times New Roman" w:hAnsi="Times New Roman" w:eastAsia="宋体" w:cs="宋体"/>
          <w:snapToGrid w:val="0"/>
          <w:color w:val="000000"/>
          <w:kern w:val="0"/>
          <w:sz w:val="24"/>
          <w:szCs w:val="24"/>
        </w:rPr>
        <w:t>(2)</w:t>
      </w:r>
      <w:r>
        <w:rPr>
          <w:rFonts w:hint="eastAsia" w:ascii="宋体" w:hAnsi="宋体" w:eastAsia="宋体" w:cs="宋体"/>
          <w:snapToGrid w:val="0"/>
          <w:color w:val="000000"/>
          <w:kern w:val="0"/>
          <w:sz w:val="24"/>
          <w:szCs w:val="24"/>
        </w:rPr>
        <w:t>恰有</w:t>
      </w:r>
      <w:r>
        <w:rPr>
          <w:rFonts w:hint="eastAsia" w:ascii="Times New Roman" w:hAnsi="Times New Roman" w:eastAsia="宋体" w:cs="宋体"/>
          <w:snapToGrid w:val="0"/>
          <w:color w:val="000000"/>
          <w:kern w:val="0"/>
          <w:sz w:val="24"/>
          <w:szCs w:val="24"/>
        </w:rPr>
        <w:t>1</w:t>
      </w:r>
      <w:r>
        <w:rPr>
          <w:rFonts w:hint="eastAsia" w:ascii="宋体" w:hAnsi="宋体" w:eastAsia="宋体" w:cs="宋体"/>
          <w:snapToGrid w:val="0"/>
          <w:color w:val="000000"/>
          <w:kern w:val="0"/>
          <w:sz w:val="24"/>
          <w:szCs w:val="24"/>
        </w:rPr>
        <w:t>枚反面朝上的概率.</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bookmarkStart w:id="5" w:name="_Hlk76072332"/>
      <w:r>
        <w:rPr>
          <w:rFonts w:hint="eastAsia" w:ascii="宋体" w:hAnsi="宋体" w:eastAsia="宋体" w:cs="宋体"/>
          <w:snapToGrid w:val="0"/>
          <w:color w:val="000000"/>
          <w:kern w:val="0"/>
          <w:sz w:val="24"/>
          <w:szCs w:val="24"/>
        </w:rPr>
        <w:t>解 (</w:t>
      </w:r>
      <w:r>
        <w:rPr>
          <w:rFonts w:hint="eastAsia" w:ascii="Times New Roman" w:hAnsi="Times New Roman" w:eastAsia="宋体" w:cs="宋体"/>
          <w:snapToGrid w:val="0"/>
          <w:color w:val="000000"/>
          <w:kern w:val="0"/>
          <w:sz w:val="24"/>
          <w:szCs w:val="24"/>
        </w:rPr>
        <w:t>1</w:t>
      </w:r>
      <w:r>
        <w:rPr>
          <w:rFonts w:hint="eastAsia" w:ascii="宋体" w:hAnsi="宋体" w:eastAsia="宋体" w:cs="宋体"/>
          <w:snapToGrid w:val="0"/>
          <w:color w:val="000000"/>
          <w:kern w:val="0"/>
          <w:sz w:val="24"/>
          <w:szCs w:val="24"/>
        </w:rPr>
        <w:t>)抛掷</w:t>
      </w:r>
      <w:r>
        <w:rPr>
          <w:rFonts w:hint="eastAsia" w:ascii="Times New Roman" w:hAnsi="Times New Roman" w:eastAsia="宋体" w:cs="宋体"/>
          <w:snapToGrid w:val="0"/>
          <w:color w:val="000000"/>
          <w:kern w:val="0"/>
          <w:sz w:val="24"/>
          <w:szCs w:val="24"/>
        </w:rPr>
        <w:t>10</w:t>
      </w:r>
      <w:r>
        <w:rPr>
          <w:rFonts w:hint="eastAsia" w:ascii="宋体" w:hAnsi="宋体" w:eastAsia="宋体" w:cs="宋体"/>
          <w:snapToGrid w:val="0"/>
          <w:color w:val="000000"/>
          <w:kern w:val="0"/>
          <w:sz w:val="24"/>
          <w:szCs w:val="24"/>
        </w:rPr>
        <w:t>枚硬币，其中每一枚正面朝上的概率是</w:t>
      </w:r>
      <w:r>
        <w:rPr>
          <w:rFonts w:hint="eastAsia" w:ascii="宋体" w:hAnsi="宋体" w:eastAsia="宋体" w:cs="宋体"/>
          <w:snapToGrid w:val="0"/>
          <w:color w:val="000000"/>
          <w:kern w:val="0"/>
          <w:position w:val="-24"/>
          <w:sz w:val="24"/>
          <w:szCs w:val="24"/>
        </w:rPr>
        <w:object>
          <v:shape id="_x0000_i1124" o:spt="75" type="#_x0000_t75" style="height:30.55pt;width:12.1pt;" o:ole="t" filled="f" o:preferrelative="t" stroked="f" coordsize="21600,21600">
            <v:path/>
            <v:fill on="f" focussize="0,0"/>
            <v:stroke on="f" joinstyle="miter"/>
            <v:imagedata r:id="rId167" o:title=""/>
            <o:lock v:ext="edit" aspectratio="t"/>
            <w10:wrap type="none"/>
            <w10:anchorlock/>
          </v:shape>
          <o:OLEObject Type="Embed" ProgID="Equation.DSMT4" ShapeID="_x0000_i1124" DrawAspect="Content" ObjectID="_1468075824" r:id="rId166">
            <o:LockedField>false</o:LockedField>
          </o:OLEObject>
        </w:object>
      </w:r>
      <w:r>
        <w:rPr>
          <w:rFonts w:hint="eastAsia" w:ascii="宋体" w:hAnsi="宋体" w:eastAsia="宋体" w:cs="宋体"/>
          <w:snapToGrid w:val="0"/>
          <w:color w:val="000000"/>
          <w:kern w:val="0"/>
          <w:sz w:val="24"/>
          <w:szCs w:val="24"/>
        </w:rPr>
        <w:t>，而它们相互之间是独立的，所以所求的概率为</w:t>
      </w:r>
      <w:r>
        <w:rPr>
          <w:rFonts w:hint="eastAsia" w:ascii="Times New Roman" w:hAnsi="Times New Roman" w:eastAsia="宋体" w:cs="宋体"/>
          <w:snapToGrid w:val="0"/>
          <w:color w:val="000000"/>
          <w:kern w:val="0"/>
          <w:sz w:val="24"/>
          <w:szCs w:val="24"/>
        </w:rPr>
        <w:t>10</w:t>
      </w:r>
      <w:r>
        <w:rPr>
          <w:rFonts w:hint="eastAsia" w:ascii="宋体" w:hAnsi="宋体" w:eastAsia="宋体" w:cs="宋体"/>
          <w:snapToGrid w:val="0"/>
          <w:color w:val="000000"/>
          <w:kern w:val="0"/>
          <w:sz w:val="24"/>
          <w:szCs w:val="24"/>
        </w:rPr>
        <w:t>枚硬币各自都是正面朝上的概率之乘积，即</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hint="eastAsia" w:ascii="宋体" w:hAnsi="宋体" w:eastAsia="宋体" w:cs="宋体"/>
          <w:snapToGrid w:val="0"/>
          <w:color w:val="000000"/>
          <w:kern w:val="0"/>
          <w:position w:val="-24"/>
          <w:sz w:val="24"/>
          <w:szCs w:val="24"/>
        </w:rPr>
        <w:object>
          <v:shape id="_x0000_i1125" o:spt="75" type="#_x0000_t75" style="height:30.55pt;width:56.45pt;" o:ole="t" filled="f" o:preferrelative="t" stroked="f" coordsize="21600,21600">
            <v:path/>
            <v:fill on="f" focussize="0,0"/>
            <v:stroke on="f" joinstyle="miter"/>
            <v:imagedata r:id="rId169" o:title=""/>
            <o:lock v:ext="edit" aspectratio="t"/>
            <w10:wrap type="none"/>
            <w10:anchorlock/>
          </v:shape>
          <o:OLEObject Type="Embed" ProgID="Equation.DSMT4" ShapeID="_x0000_i1125" DrawAspect="Content" ObjectID="_1468075825" r:id="rId168">
            <o:LockedField>false</o:LockedField>
          </o:OLEObject>
        </w:object>
      </w:r>
      <w:r>
        <w:rPr>
          <w:rFonts w:hint="eastAsia" w:ascii="宋体" w:hAnsi="宋体" w:eastAsia="宋体" w:cs="宋体"/>
          <w:snapToGrid w:val="0"/>
          <w:color w:val="000000"/>
          <w:kern w:val="0"/>
          <w:sz w:val="24"/>
          <w:szCs w:val="24"/>
        </w:rPr>
        <w:t>.</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hint="eastAsia" w:ascii="宋体" w:hAnsi="宋体" w:eastAsia="宋体" w:cs="宋体"/>
          <w:snapToGrid w:val="0"/>
          <w:color w:val="000000"/>
          <w:kern w:val="0"/>
          <w:sz w:val="24"/>
          <w:szCs w:val="24"/>
        </w:rPr>
        <w:t>(</w:t>
      </w:r>
      <w:r>
        <w:rPr>
          <w:rFonts w:hint="eastAsia" w:ascii="Times New Roman" w:hAnsi="Times New Roman" w:eastAsia="宋体" w:cs="宋体"/>
          <w:snapToGrid w:val="0"/>
          <w:color w:val="000000"/>
          <w:kern w:val="0"/>
          <w:sz w:val="24"/>
          <w:szCs w:val="24"/>
        </w:rPr>
        <w:t>2</w:t>
      </w:r>
      <w:r>
        <w:rPr>
          <w:rFonts w:hint="eastAsia" w:ascii="宋体" w:hAnsi="宋体" w:eastAsia="宋体" w:cs="宋体"/>
          <w:snapToGrid w:val="0"/>
          <w:color w:val="000000"/>
          <w:kern w:val="0"/>
          <w:sz w:val="24"/>
          <w:szCs w:val="24"/>
        </w:rPr>
        <w:t>)在考虑这个问题时，抛掷</w:t>
      </w:r>
      <w:r>
        <w:rPr>
          <w:rFonts w:hint="eastAsia" w:ascii="Times New Roman" w:hAnsi="Times New Roman" w:eastAsia="宋体" w:cs="宋体"/>
          <w:snapToGrid w:val="0"/>
          <w:color w:val="000000"/>
          <w:kern w:val="0"/>
          <w:sz w:val="24"/>
          <w:szCs w:val="24"/>
        </w:rPr>
        <w:t>10</w:t>
      </w:r>
      <w:r>
        <w:rPr>
          <w:rFonts w:hint="eastAsia" w:ascii="宋体" w:hAnsi="宋体" w:eastAsia="宋体" w:cs="宋体"/>
          <w:snapToGrid w:val="0"/>
          <w:color w:val="000000"/>
          <w:kern w:val="0"/>
          <w:sz w:val="24"/>
          <w:szCs w:val="24"/>
        </w:rPr>
        <w:t>枚硬币与依次抛掷</w:t>
      </w:r>
      <w:r>
        <w:rPr>
          <w:rFonts w:hint="eastAsia" w:ascii="Times New Roman" w:hAnsi="Times New Roman" w:eastAsia="宋体" w:cs="宋体"/>
          <w:snapToGrid w:val="0"/>
          <w:color w:val="000000"/>
          <w:kern w:val="0"/>
          <w:sz w:val="24"/>
          <w:szCs w:val="24"/>
        </w:rPr>
        <w:t>1</w:t>
      </w:r>
      <w:r>
        <w:rPr>
          <w:rFonts w:hint="eastAsia" w:ascii="宋体" w:hAnsi="宋体" w:eastAsia="宋体" w:cs="宋体"/>
          <w:snapToGrid w:val="0"/>
          <w:color w:val="000000"/>
          <w:kern w:val="0"/>
          <w:sz w:val="24"/>
          <w:szCs w:val="24"/>
        </w:rPr>
        <w:t>枚硬币</w:t>
      </w:r>
      <w:r>
        <w:rPr>
          <w:rFonts w:hint="eastAsia" w:ascii="Times New Roman" w:hAnsi="Times New Roman" w:eastAsia="宋体" w:cs="宋体"/>
          <w:snapToGrid w:val="0"/>
          <w:color w:val="000000"/>
          <w:kern w:val="0"/>
          <w:sz w:val="24"/>
          <w:szCs w:val="24"/>
        </w:rPr>
        <w:t>10</w:t>
      </w:r>
      <w:r>
        <w:rPr>
          <w:rFonts w:hint="eastAsia" w:ascii="宋体" w:hAnsi="宋体" w:eastAsia="宋体" w:cs="宋体"/>
          <w:snapToGrid w:val="0"/>
          <w:color w:val="000000"/>
          <w:kern w:val="0"/>
          <w:sz w:val="24"/>
          <w:szCs w:val="24"/>
        </w:rPr>
        <w:t>次是一样的.按照后一种情况，将恰有</w:t>
      </w:r>
      <w:r>
        <w:rPr>
          <w:rFonts w:hint="eastAsia" w:ascii="Times New Roman" w:hAnsi="Times New Roman" w:eastAsia="宋体" w:cs="宋体"/>
          <w:snapToGrid w:val="0"/>
          <w:color w:val="000000"/>
          <w:kern w:val="0"/>
          <w:sz w:val="24"/>
          <w:szCs w:val="24"/>
        </w:rPr>
        <w:t>1</w:t>
      </w:r>
      <w:r>
        <w:rPr>
          <w:rFonts w:hint="eastAsia" w:ascii="宋体" w:hAnsi="宋体" w:eastAsia="宋体" w:cs="宋体"/>
          <w:snapToGrid w:val="0"/>
          <w:color w:val="000000"/>
          <w:kern w:val="0"/>
          <w:sz w:val="24"/>
          <w:szCs w:val="24"/>
        </w:rPr>
        <w:t>次反面朝上这个事件记作</w:t>
      </w:r>
      <w:r>
        <w:rPr>
          <w:rFonts w:hint="eastAsia" w:ascii="宋体" w:hAnsi="宋体" w:eastAsia="宋体" w:cs="宋体"/>
          <w:snapToGrid w:val="0"/>
          <w:color w:val="000000"/>
          <w:kern w:val="0"/>
          <w:position w:val="-4"/>
          <w:sz w:val="24"/>
          <w:szCs w:val="24"/>
        </w:rPr>
        <w:object>
          <v:shape id="_x0000_i1126" o:spt="75" type="#_x0000_t75" style="height:13.25pt;width:12.1pt;" o:ole="t" filled="f" o:preferrelative="t" stroked="f" coordsize="21600,21600">
            <v:path/>
            <v:fill on="f" focussize="0,0"/>
            <v:stroke on="f" joinstyle="miter"/>
            <v:imagedata r:id="rId171" o:title=""/>
            <o:lock v:ext="edit" aspectratio="t"/>
            <w10:wrap type="none"/>
            <w10:anchorlock/>
          </v:shape>
          <o:OLEObject Type="Embed" ProgID="Equation.DSMT4" ShapeID="_x0000_i1126" DrawAspect="Content" ObjectID="_1468075826" r:id="rId170">
            <o:LockedField>false</o:LockedField>
          </o:OLEObject>
        </w:object>
      </w:r>
      <w:r>
        <w:rPr>
          <w:rFonts w:hint="eastAsia" w:ascii="宋体" w:hAnsi="宋体" w:eastAsia="宋体" w:cs="宋体"/>
          <w:snapToGrid w:val="0"/>
          <w:color w:val="000000"/>
          <w:kern w:val="0"/>
          <w:sz w:val="24"/>
          <w:szCs w:val="24"/>
        </w:rPr>
        <w:t>，它可以按哪一次反面朝上来分解：若第</w:t>
      </w:r>
      <w:r>
        <w:rPr>
          <w:rFonts w:hint="eastAsia" w:ascii="宋体" w:hAnsi="宋体" w:eastAsia="宋体" w:cs="宋体"/>
          <w:snapToGrid w:val="0"/>
          <w:color w:val="000000"/>
          <w:kern w:val="0"/>
          <w:position w:val="-6"/>
          <w:sz w:val="24"/>
          <w:szCs w:val="24"/>
        </w:rPr>
        <w:object>
          <v:shape id="_x0000_i1127" o:spt="75" type="#_x0000_t75" style="height:11.5pt;width:9.8pt;" o:ole="t" filled="f" o:preferrelative="t" stroked="f" coordsize="21600,21600">
            <v:path/>
            <v:fill on="f" focussize="0,0"/>
            <v:stroke on="f" joinstyle="miter"/>
            <v:imagedata r:id="rId173" o:title=""/>
            <o:lock v:ext="edit" aspectratio="t"/>
            <w10:wrap type="none"/>
            <w10:anchorlock/>
          </v:shape>
          <o:OLEObject Type="Embed" ProgID="Equation.DSMT4" ShapeID="_x0000_i1127" DrawAspect="Content" ObjectID="_1468075827" r:id="rId172">
            <o:LockedField>false</o:LockedField>
          </o:OLEObject>
        </w:object>
      </w:r>
      <w:r>
        <w:rPr>
          <w:rFonts w:hint="eastAsia" w:ascii="宋体" w:hAnsi="宋体" w:eastAsia="宋体" w:cs="宋体"/>
          <w:snapToGrid w:val="0"/>
          <w:color w:val="000000"/>
          <w:kern w:val="0"/>
          <w:sz w:val="24"/>
          <w:szCs w:val="24"/>
        </w:rPr>
        <w:t>次反面朝上而其他</w:t>
      </w:r>
      <w:r>
        <w:rPr>
          <w:rFonts w:hint="eastAsia" w:ascii="Times New Roman" w:hAnsi="Times New Roman" w:eastAsia="宋体" w:cs="宋体"/>
          <w:snapToGrid w:val="0"/>
          <w:color w:val="000000"/>
          <w:kern w:val="0"/>
          <w:sz w:val="24"/>
          <w:szCs w:val="24"/>
        </w:rPr>
        <w:t>9</w:t>
      </w:r>
      <w:r>
        <w:rPr>
          <w:rFonts w:hint="eastAsia" w:ascii="宋体" w:hAnsi="宋体" w:eastAsia="宋体" w:cs="宋体"/>
          <w:snapToGrid w:val="0"/>
          <w:color w:val="000000"/>
          <w:kern w:val="0"/>
          <w:sz w:val="24"/>
          <w:szCs w:val="24"/>
        </w:rPr>
        <w:t>次都是正面朝上，记为</w:t>
      </w:r>
      <w:r>
        <w:rPr>
          <w:rFonts w:hint="eastAsia" w:ascii="宋体" w:hAnsi="宋体" w:eastAsia="宋体" w:cs="宋体"/>
          <w:snapToGrid w:val="0"/>
          <w:color w:val="000000"/>
          <w:kern w:val="0"/>
          <w:position w:val="-12"/>
          <w:sz w:val="24"/>
          <w:szCs w:val="24"/>
        </w:rPr>
        <w:object>
          <v:shape id="_x0000_i1128" o:spt="75" type="#_x0000_t75" style="height:17.85pt;width:15pt;" o:ole="t" filled="f" o:preferrelative="t" stroked="f" coordsize="21600,21600">
            <v:path/>
            <v:fill on="f" focussize="0,0"/>
            <v:stroke on="f" joinstyle="miter"/>
            <v:imagedata r:id="rId175" o:title=""/>
            <o:lock v:ext="edit" aspectratio="t"/>
            <w10:wrap type="none"/>
            <w10:anchorlock/>
          </v:shape>
          <o:OLEObject Type="Embed" ProgID="Equation.DSMT4" ShapeID="_x0000_i1128" DrawAspect="Content" ObjectID="_1468075828" r:id="rId174">
            <o:LockedField>false</o:LockedField>
          </o:OLEObject>
        </w:object>
      </w:r>
      <w:r>
        <w:rPr>
          <w:rFonts w:hint="eastAsia" w:ascii="宋体" w:hAnsi="宋体" w:eastAsia="宋体" w:cs="宋体"/>
          <w:snapToGrid w:val="0"/>
          <w:color w:val="000000"/>
          <w:kern w:val="0"/>
          <w:sz w:val="24"/>
          <w:szCs w:val="24"/>
        </w:rPr>
        <w:t>，其中</w:t>
      </w:r>
      <w:r>
        <w:rPr>
          <w:rFonts w:hint="eastAsia" w:ascii="宋体" w:hAnsi="宋体" w:eastAsia="宋体" w:cs="宋体"/>
          <w:snapToGrid w:val="0"/>
          <w:color w:val="000000"/>
          <w:kern w:val="0"/>
          <w:position w:val="-6"/>
          <w:sz w:val="24"/>
          <w:szCs w:val="24"/>
        </w:rPr>
        <w:object>
          <v:shape id="_x0000_i1129" o:spt="75" type="#_x0000_t75" style="height:13.25pt;width:47.8pt;" o:ole="t" filled="f" o:preferrelative="t" stroked="f" coordsize="21600,21600">
            <v:path/>
            <v:fill on="f" focussize="0,0"/>
            <v:stroke on="f" joinstyle="miter"/>
            <v:imagedata r:id="rId177" o:title=""/>
            <o:lock v:ext="edit" aspectratio="t"/>
            <w10:wrap type="none"/>
            <w10:anchorlock/>
          </v:shape>
          <o:OLEObject Type="Embed" ProgID="Equation.DSMT4" ShapeID="_x0000_i1129" DrawAspect="Content" ObjectID="_1468075829" r:id="rId176">
            <o:LockedField>false</o:LockedField>
          </o:OLEObject>
        </w:object>
      </w:r>
      <w:r>
        <w:rPr>
          <w:rFonts w:hint="eastAsia" w:ascii="宋体" w:hAnsi="宋体" w:eastAsia="宋体" w:cs="宋体"/>
          <w:snapToGrid w:val="0"/>
          <w:color w:val="000000"/>
          <w:kern w:val="0"/>
          <w:sz w:val="24"/>
          <w:szCs w:val="24"/>
        </w:rPr>
        <w:t>，</w:t>
      </w:r>
      <w:r>
        <w:rPr>
          <w:rFonts w:hint="eastAsia" w:ascii="宋体" w:hAnsi="宋体" w:eastAsia="宋体" w:cs="宋体"/>
          <w:snapToGrid w:val="0"/>
          <w:color w:val="000000"/>
          <w:kern w:val="0"/>
          <w:position w:val="-6"/>
          <w:sz w:val="24"/>
          <w:szCs w:val="24"/>
        </w:rPr>
        <w:object>
          <v:shape id="_x0000_i1130" o:spt="75" type="#_x0000_t75" style="height:13.25pt;width:29.95pt;" o:ole="t" filled="f" o:preferrelative="t" stroked="f" coordsize="21600,21600">
            <v:path/>
            <v:fill on="f" focussize="0,0"/>
            <v:stroke on="f" joinstyle="miter"/>
            <v:imagedata r:id="rId179" o:title=""/>
            <o:lock v:ext="edit" aspectratio="t"/>
            <w10:wrap type="none"/>
            <w10:anchorlock/>
          </v:shape>
          <o:OLEObject Type="Embed" ProgID="Equation.DSMT4" ShapeID="_x0000_i1130" DrawAspect="Content" ObjectID="_1468075830" r:id="rId178">
            <o:LockedField>false</o:LockedField>
          </o:OLEObject>
        </w:object>
      </w:r>
      <w:r>
        <w:rPr>
          <w:rFonts w:hint="eastAsia" w:ascii="宋体" w:hAnsi="宋体" w:eastAsia="宋体" w:cs="宋体"/>
          <w:snapToGrid w:val="0"/>
          <w:color w:val="000000"/>
          <w:kern w:val="0"/>
          <w:sz w:val="24"/>
          <w:szCs w:val="24"/>
        </w:rPr>
        <w:t>.</w:t>
      </w:r>
      <w:r>
        <w:rPr>
          <w:rFonts w:hint="eastAsia" w:ascii="宋体" w:hAnsi="宋体" w:eastAsia="宋体" w:cs="宋体"/>
          <w:snapToGrid w:val="0"/>
          <w:color w:val="000000"/>
          <w:kern w:val="0"/>
          <w:position w:val="-4"/>
          <w:sz w:val="24"/>
          <w:szCs w:val="24"/>
        </w:rPr>
        <w:object>
          <v:shape id="_x0000_i1131" o:spt="75" type="#_x0000_t75" style="height:13.25pt;width:12.1pt;" o:ole="t" filled="f" o:preferrelative="t" stroked="f" coordsize="21600,21600">
            <v:path/>
            <v:fill on="f" focussize="0,0"/>
            <v:stroke on="f" joinstyle="miter"/>
            <v:imagedata r:id="rId171" o:title=""/>
            <o:lock v:ext="edit" aspectratio="t"/>
            <w10:wrap type="none"/>
            <w10:anchorlock/>
          </v:shape>
          <o:OLEObject Type="Embed" ProgID="Equation.DSMT4" ShapeID="_x0000_i1131" DrawAspect="Content" ObjectID="_1468075831" r:id="rId180">
            <o:LockedField>false</o:LockedField>
          </o:OLEObject>
        </w:object>
      </w:r>
      <w:r>
        <w:rPr>
          <w:rFonts w:hint="eastAsia" w:ascii="宋体" w:hAnsi="宋体" w:eastAsia="宋体" w:cs="宋体"/>
          <w:snapToGrid w:val="0"/>
          <w:color w:val="000000"/>
          <w:kern w:val="0"/>
          <w:sz w:val="24"/>
          <w:szCs w:val="24"/>
        </w:rPr>
        <w:t>发生相当于</w:t>
      </w:r>
      <w:r>
        <w:rPr>
          <w:rFonts w:hint="eastAsia" w:ascii="宋体" w:hAnsi="宋体" w:eastAsia="宋体" w:cs="宋体"/>
          <w:snapToGrid w:val="0"/>
          <w:color w:val="000000"/>
          <w:kern w:val="0"/>
          <w:position w:val="-12"/>
          <w:sz w:val="24"/>
          <w:szCs w:val="24"/>
        </w:rPr>
        <w:object>
          <v:shape id="_x0000_i1132" o:spt="75" type="#_x0000_t75" style="height:17.85pt;width:15pt;" o:ole="t" filled="f" o:preferrelative="t" stroked="f" coordsize="21600,21600">
            <v:path/>
            <v:fill on="f" focussize="0,0"/>
            <v:stroke on="f" joinstyle="miter"/>
            <v:imagedata r:id="rId175" o:title=""/>
            <o:lock v:ext="edit" aspectratio="t"/>
            <w10:wrap type="none"/>
            <w10:anchorlock/>
          </v:shape>
          <o:OLEObject Type="Embed" ProgID="Equation.DSMT4" ShapeID="_x0000_i1132" DrawAspect="Content" ObjectID="_1468075832" r:id="rId181">
            <o:LockedField>false</o:LockedField>
          </o:OLEObject>
        </w:object>
      </w:r>
      <w:r>
        <w:rPr>
          <w:rFonts w:hint="eastAsia" w:ascii="宋体" w:hAnsi="宋体" w:eastAsia="宋体" w:cs="宋体"/>
          <w:snapToGrid w:val="0"/>
          <w:color w:val="000000"/>
          <w:kern w:val="0"/>
          <w:sz w:val="24"/>
          <w:szCs w:val="24"/>
        </w:rPr>
        <w:t>之一发生，由独立性，就有</w:t>
      </w:r>
      <w:r>
        <w:rPr>
          <w:rFonts w:hint="eastAsia" w:ascii="宋体" w:hAnsi="宋体" w:eastAsia="宋体" w:cs="宋体"/>
          <w:snapToGrid w:val="0"/>
          <w:color w:val="000000"/>
          <w:kern w:val="0"/>
          <w:position w:val="-24"/>
          <w:sz w:val="24"/>
          <w:szCs w:val="24"/>
        </w:rPr>
        <w:object>
          <v:shape id="_x0000_i1133" o:spt="75" type="#_x0000_t75" style="height:30.55pt;width:59.9pt;" o:ole="t" filled="f" o:preferrelative="t" stroked="f" coordsize="21600,21600">
            <v:path/>
            <v:fill on="f" focussize="0,0"/>
            <v:stroke on="f" joinstyle="miter"/>
            <v:imagedata r:id="rId183" o:title=""/>
            <o:lock v:ext="edit" aspectratio="t"/>
            <w10:wrap type="none"/>
            <w10:anchorlock/>
          </v:shape>
          <o:OLEObject Type="Embed" ProgID="Equation.DSMT4" ShapeID="_x0000_i1133" DrawAspect="Content" ObjectID="_1468075833" r:id="rId182">
            <o:LockedField>false</o:LockedField>
          </o:OLEObject>
        </w:object>
      </w:r>
      <w:r>
        <w:rPr>
          <w:rFonts w:hint="eastAsia" w:ascii="宋体" w:hAnsi="宋体" w:eastAsia="宋体" w:cs="宋体"/>
          <w:snapToGrid w:val="0"/>
          <w:color w:val="000000"/>
          <w:kern w:val="0"/>
          <w:sz w:val="24"/>
          <w:szCs w:val="24"/>
        </w:rPr>
        <w:t>.</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hint="eastAsia" w:ascii="宋体" w:hAnsi="宋体" w:eastAsia="宋体" w:cs="宋体"/>
          <w:snapToGrid w:val="0"/>
          <w:color w:val="000000"/>
          <w:kern w:val="0"/>
          <w:sz w:val="24"/>
          <w:szCs w:val="24"/>
        </w:rPr>
        <w:t>再利用概率的可加性，推出</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hint="eastAsia" w:ascii="宋体" w:hAnsi="宋体" w:eastAsia="宋体" w:cs="宋体"/>
          <w:snapToGrid w:val="0"/>
          <w:color w:val="000000"/>
          <w:kern w:val="0"/>
          <w:position w:val="-24"/>
          <w:sz w:val="24"/>
          <w:szCs w:val="24"/>
        </w:rPr>
        <w:object>
          <v:shape id="_x0000_i1134" o:spt="75" type="#_x0000_t75" style="height:30.55pt;width:308.15pt;" o:ole="t" filled="f" o:preferrelative="t" stroked="f" coordsize="21600,21600">
            <v:path/>
            <v:fill on="f" focussize="0,0"/>
            <v:stroke on="f" joinstyle="miter"/>
            <v:imagedata r:id="rId185" o:title=""/>
            <o:lock v:ext="edit" aspectratio="t"/>
            <w10:wrap type="none"/>
            <w10:anchorlock/>
          </v:shape>
          <o:OLEObject Type="Embed" ProgID="Equation.DSMT4" ShapeID="_x0000_i1134" DrawAspect="Content" ObjectID="_1468075834" r:id="rId184">
            <o:LockedField>false</o:LockedField>
          </o:OLEObject>
        </w:object>
      </w:r>
      <w:r>
        <w:rPr>
          <w:rFonts w:hint="eastAsia" w:ascii="宋体" w:hAnsi="宋体" w:eastAsia="宋体" w:cs="宋体"/>
          <w:snapToGrid w:val="0"/>
          <w:color w:val="000000"/>
          <w:kern w:val="0"/>
          <w:position w:val="-24"/>
          <w:sz w:val="24"/>
          <w:szCs w:val="24"/>
        </w:rPr>
        <w:object>
          <v:shape id="_x0000_i1135" o:spt="75" type="#_x0000_t75" style="height:30.55pt;width:26.5pt;" o:ole="t" filled="f" o:preferrelative="t" stroked="f" coordsize="21600,21600">
            <v:path/>
            <v:fill on="f" focussize="0,0"/>
            <v:stroke on="f" joinstyle="miter"/>
            <v:imagedata r:id="rId187" o:title=""/>
            <o:lock v:ext="edit" aspectratio="t"/>
            <w10:wrap type="none"/>
            <w10:anchorlock/>
          </v:shape>
          <o:OLEObject Type="Embed" ProgID="Equation.DSMT4" ShapeID="_x0000_i1135" DrawAspect="Content" ObjectID="_1468075835" r:id="rId186">
            <o:LockedField>false</o:LockedField>
          </o:OLEObject>
        </w:object>
      </w:r>
      <w:r>
        <w:rPr>
          <w:rFonts w:hint="eastAsia" w:ascii="宋体" w:hAnsi="宋体" w:eastAsia="宋体" w:cs="宋体"/>
          <w:snapToGrid w:val="0"/>
          <w:color w:val="000000"/>
          <w:kern w:val="0"/>
          <w:sz w:val="24"/>
          <w:szCs w:val="24"/>
        </w:rPr>
        <w:t>.</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hint="eastAsia" w:ascii="宋体" w:hAnsi="宋体" w:eastAsia="宋体" w:cs="宋体"/>
          <w:snapToGrid w:val="0"/>
          <w:color w:val="000000"/>
          <w:kern w:val="0"/>
          <w:sz w:val="24"/>
          <w:szCs w:val="24"/>
        </w:rPr>
        <w:t>例</w:t>
      </w:r>
      <w:r>
        <w:rPr>
          <w:rFonts w:hint="eastAsia" w:ascii="Times New Roman" w:hAnsi="Times New Roman" w:eastAsia="宋体" w:cs="宋体"/>
          <w:snapToGrid w:val="0"/>
          <w:color w:val="000000"/>
          <w:kern w:val="0"/>
          <w:sz w:val="24"/>
          <w:szCs w:val="24"/>
        </w:rPr>
        <w:t>2</w:t>
      </w:r>
      <w:r>
        <w:rPr>
          <w:rFonts w:hint="eastAsia" w:ascii="宋体" w:hAnsi="宋体" w:eastAsia="宋体" w:cs="宋体"/>
          <w:snapToGrid w:val="0"/>
          <w:color w:val="000000"/>
          <w:kern w:val="0"/>
          <w:sz w:val="24"/>
          <w:szCs w:val="24"/>
        </w:rPr>
        <w:t xml:space="preserve"> 两个人比赛，对于弱者</w:t>
      </w:r>
      <w:r>
        <w:rPr>
          <w:rFonts w:hint="eastAsia" w:ascii="Times New Roman" w:hAnsi="Times New Roman" w:eastAsia="宋体" w:cs="宋体"/>
          <w:snapToGrid w:val="0"/>
          <w:color w:val="000000"/>
          <w:kern w:val="0"/>
          <w:sz w:val="24"/>
          <w:szCs w:val="24"/>
        </w:rPr>
        <w:t>(</w:t>
      </w:r>
      <w:r>
        <w:rPr>
          <w:rFonts w:hint="eastAsia" w:ascii="宋体" w:hAnsi="宋体" w:eastAsia="宋体" w:cs="宋体"/>
          <w:snapToGrid w:val="0"/>
          <w:color w:val="000000"/>
          <w:kern w:val="0"/>
          <w:sz w:val="24"/>
          <w:szCs w:val="24"/>
        </w:rPr>
        <w:t>赢的概率较小者</w:t>
      </w:r>
      <w:r>
        <w:rPr>
          <w:rFonts w:hint="eastAsia" w:ascii="Times New Roman" w:hAnsi="Times New Roman" w:eastAsia="宋体" w:cs="宋体"/>
          <w:snapToGrid w:val="0"/>
          <w:color w:val="000000"/>
          <w:kern w:val="0"/>
          <w:sz w:val="24"/>
          <w:szCs w:val="24"/>
        </w:rPr>
        <w:t>)</w:t>
      </w:r>
      <w:r>
        <w:rPr>
          <w:rFonts w:hint="eastAsia" w:ascii="宋体" w:hAnsi="宋体" w:eastAsia="宋体" w:cs="宋体"/>
          <w:snapToGrid w:val="0"/>
          <w:color w:val="000000"/>
          <w:kern w:val="0"/>
          <w:sz w:val="24"/>
          <w:szCs w:val="24"/>
        </w:rPr>
        <w:t>来说，一局定胜负和三局两胜比较，哪个更有利？</w:t>
      </w:r>
      <w:r>
        <w:rPr>
          <w:rFonts w:hint="eastAsia" w:ascii="Times New Roman" w:hAnsi="Times New Roman" w:eastAsia="宋体" w:cs="宋体"/>
          <w:snapToGrid w:val="0"/>
          <w:color w:val="000000"/>
          <w:kern w:val="0"/>
          <w:sz w:val="24"/>
          <w:szCs w:val="24"/>
        </w:rPr>
        <w:t>(</w:t>
      </w:r>
      <w:r>
        <w:rPr>
          <w:rFonts w:hint="eastAsia" w:ascii="宋体" w:hAnsi="宋体" w:eastAsia="宋体" w:cs="宋体"/>
          <w:snapToGrid w:val="0"/>
          <w:color w:val="000000"/>
          <w:kern w:val="0"/>
          <w:sz w:val="24"/>
          <w:szCs w:val="24"/>
        </w:rPr>
        <w:t>这里所说的“三局两胜”是常见的比赛模式，指先赢得两局者为胜，最多三局结束</w:t>
      </w:r>
      <w:r>
        <w:rPr>
          <w:rFonts w:hint="eastAsia" w:ascii="Times New Roman" w:hAnsi="Times New Roman" w:eastAsia="宋体" w:cs="宋体"/>
          <w:snapToGrid w:val="0"/>
          <w:color w:val="000000"/>
          <w:kern w:val="0"/>
          <w:sz w:val="24"/>
          <w:szCs w:val="24"/>
        </w:rPr>
        <w:t>)</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hint="eastAsia" w:ascii="宋体" w:hAnsi="宋体" w:eastAsia="宋体" w:cs="宋体"/>
          <w:snapToGrid w:val="0"/>
          <w:color w:val="000000"/>
          <w:kern w:val="0"/>
          <w:sz w:val="24"/>
          <w:szCs w:val="24"/>
        </w:rPr>
        <w:t>解 设</w:t>
      </w:r>
      <w:r>
        <w:rPr>
          <w:rFonts w:hint="eastAsia" w:ascii="宋体" w:hAnsi="宋体" w:eastAsia="宋体" w:cs="宋体"/>
          <w:snapToGrid w:val="0"/>
          <w:color w:val="000000"/>
          <w:kern w:val="0"/>
          <w:position w:val="-4"/>
          <w:sz w:val="24"/>
          <w:szCs w:val="24"/>
        </w:rPr>
        <w:object>
          <v:shape id="_x0000_i1136" o:spt="75" type="#_x0000_t75" style="height:13.25pt;width:12.1pt;" o:ole="t" filled="f" o:preferrelative="t" stroked="f" coordsize="21600,21600">
            <v:path/>
            <v:fill on="f" focussize="0,0"/>
            <v:stroke on="f" joinstyle="miter"/>
            <v:imagedata r:id="rId189" o:title=""/>
            <o:lock v:ext="edit" aspectratio="t"/>
            <w10:wrap type="none"/>
            <w10:anchorlock/>
          </v:shape>
          <o:OLEObject Type="Embed" ProgID="Equation.DSMT4" ShapeID="_x0000_i1136" DrawAspect="Content" ObjectID="_1468075836" r:id="rId188">
            <o:LockedField>false</o:LockedField>
          </o:OLEObject>
        </w:object>
      </w:r>
      <w:r>
        <w:rPr>
          <w:rFonts w:hint="eastAsia" w:ascii="宋体" w:hAnsi="宋体" w:eastAsia="宋体" w:cs="宋体"/>
          <w:snapToGrid w:val="0"/>
          <w:color w:val="000000"/>
          <w:kern w:val="0"/>
          <w:sz w:val="24"/>
          <w:szCs w:val="24"/>
        </w:rPr>
        <w:t>、</w:t>
      </w:r>
      <w:r>
        <w:rPr>
          <w:rFonts w:hint="eastAsia" w:ascii="宋体" w:hAnsi="宋体" w:eastAsia="宋体" w:cs="宋体"/>
          <w:snapToGrid w:val="0"/>
          <w:color w:val="000000"/>
          <w:kern w:val="0"/>
          <w:position w:val="-4"/>
          <w:sz w:val="24"/>
          <w:szCs w:val="24"/>
        </w:rPr>
        <w:object>
          <v:shape id="_x0000_i1137" o:spt="75" type="#_x0000_t75" style="height:13.25pt;width:12.1pt;" o:ole="t" filled="f" o:preferrelative="t" stroked="f" coordsize="21600,21600">
            <v:path/>
            <v:fill on="f" focussize="0,0"/>
            <v:stroke on="f" joinstyle="miter"/>
            <v:imagedata r:id="rId191" o:title=""/>
            <o:lock v:ext="edit" aspectratio="f"/>
            <w10:wrap type="none"/>
            <w10:anchorlock/>
          </v:shape>
          <o:OLEObject Type="Embed" ProgID="Equation.DSMT4" ShapeID="_x0000_i1137" DrawAspect="Content" ObjectID="_1468075837" r:id="rId190">
            <o:LockedField>false</o:LockedField>
          </o:OLEObject>
        </w:object>
      </w:r>
      <w:r>
        <w:rPr>
          <w:rFonts w:hint="eastAsia" w:ascii="宋体" w:hAnsi="宋体" w:eastAsia="宋体" w:cs="宋体"/>
          <w:snapToGrid w:val="0"/>
          <w:color w:val="000000"/>
          <w:kern w:val="0"/>
          <w:sz w:val="24"/>
          <w:szCs w:val="24"/>
        </w:rPr>
        <w:t>两人比赛，</w:t>
      </w:r>
      <w:r>
        <w:rPr>
          <w:rFonts w:hint="eastAsia" w:ascii="宋体" w:hAnsi="宋体" w:eastAsia="宋体" w:cs="宋体"/>
          <w:snapToGrid w:val="0"/>
          <w:color w:val="000000"/>
          <w:kern w:val="0"/>
          <w:position w:val="-4"/>
          <w:sz w:val="24"/>
          <w:szCs w:val="24"/>
        </w:rPr>
        <w:object>
          <v:shape id="_x0000_i1138" o:spt="75" type="#_x0000_t75" style="height:13.25pt;width:12.1pt;" o:ole="t" filled="f" o:preferrelative="t" stroked="f" coordsize="21600,21600">
            <v:path/>
            <v:fill on="f" focussize="0,0"/>
            <v:stroke on="f" joinstyle="miter"/>
            <v:imagedata r:id="rId193" o:title=""/>
            <o:lock v:ext="edit" aspectratio="t"/>
            <w10:wrap type="none"/>
            <w10:anchorlock/>
          </v:shape>
          <o:OLEObject Type="Embed" ProgID="Equation.DSMT4" ShapeID="_x0000_i1138" DrawAspect="Content" ObjectID="_1468075838" r:id="rId192">
            <o:LockedField>false</o:LockedField>
          </o:OLEObject>
        </w:object>
      </w:r>
      <w:r>
        <w:rPr>
          <w:rFonts w:hint="eastAsia" w:ascii="宋体" w:hAnsi="宋体" w:eastAsia="宋体" w:cs="宋体"/>
          <w:snapToGrid w:val="0"/>
          <w:color w:val="000000"/>
          <w:kern w:val="0"/>
          <w:sz w:val="24"/>
          <w:szCs w:val="24"/>
        </w:rPr>
        <w:t>是弱者，每一局赢的概率</w:t>
      </w:r>
      <w:r>
        <w:rPr>
          <w:rFonts w:hint="eastAsia" w:ascii="宋体" w:hAnsi="宋体" w:eastAsia="宋体" w:cs="宋体"/>
          <w:snapToGrid w:val="0"/>
          <w:color w:val="000000"/>
          <w:kern w:val="0"/>
          <w:position w:val="-24"/>
          <w:sz w:val="24"/>
          <w:szCs w:val="24"/>
        </w:rPr>
        <w:object>
          <v:shape id="_x0000_i1139" o:spt="75" type="#_x0000_t75" style="height:30.55pt;width:48.95pt;" o:ole="t" filled="f" o:preferrelative="t" stroked="f" coordsize="21600,21600">
            <v:path/>
            <v:fill on="f" focussize="0,0"/>
            <v:stroke on="f" joinstyle="miter"/>
            <v:imagedata r:id="rId195" o:title=""/>
            <o:lock v:ext="edit" aspectratio="t"/>
            <w10:wrap type="none"/>
            <w10:anchorlock/>
          </v:shape>
          <o:OLEObject Type="Embed" ProgID="Equation.DSMT4" ShapeID="_x0000_i1139" DrawAspect="Content" ObjectID="_1468075839" r:id="rId194">
            <o:LockedField>false</o:LockedField>
          </o:OLEObject>
        </w:object>
      </w:r>
      <w:r>
        <w:rPr>
          <w:rFonts w:hint="eastAsia" w:ascii="宋体" w:hAnsi="宋体" w:eastAsia="宋体" w:cs="宋体"/>
          <w:snapToGrid w:val="0"/>
          <w:color w:val="000000"/>
          <w:kern w:val="0"/>
          <w:sz w:val="24"/>
          <w:szCs w:val="24"/>
        </w:rPr>
        <w:t>.</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ascii="宋体" w:hAnsi="宋体" w:eastAsia="宋体" w:cs="宋体"/>
          <w:snapToGrid w:val="0"/>
          <w:color w:val="000000"/>
          <w:kern w:val="0"/>
          <w:sz w:val="24"/>
          <w:szCs w:val="24"/>
        </w:rPr>
        <w:t>现在计算在三局两胜的规则下，</w:t>
      </w:r>
      <w:r>
        <w:rPr>
          <w:rFonts w:hint="eastAsia" w:ascii="宋体" w:hAnsi="宋体" w:eastAsia="宋体" w:cs="宋体"/>
          <w:snapToGrid w:val="0"/>
          <w:color w:val="000000"/>
          <w:kern w:val="0"/>
          <w:position w:val="-4"/>
          <w:sz w:val="24"/>
          <w:szCs w:val="24"/>
        </w:rPr>
        <w:object>
          <v:shape id="_x0000_i1140" o:spt="75" type="#_x0000_t75" style="height:13.25pt;width:12.1pt;" o:ole="t" filled="f" o:preferrelative="t" stroked="f" coordsize="21600,21600">
            <v:path/>
            <v:fill on="f" focussize="0,0"/>
            <v:stroke on="f" joinstyle="miter"/>
            <v:imagedata r:id="rId193" o:title=""/>
            <o:lock v:ext="edit" aspectratio="t"/>
            <w10:wrap type="none"/>
            <w10:anchorlock/>
          </v:shape>
          <o:OLEObject Type="Embed" ProgID="Equation.DSMT4" ShapeID="_x0000_i1140" DrawAspect="Content" ObjectID="_1468075840" r:id="rId196">
            <o:LockedField>false</o:LockedField>
          </o:OLEObject>
        </w:object>
      </w:r>
      <w:r>
        <w:rPr>
          <w:rFonts w:ascii="宋体" w:hAnsi="宋体" w:eastAsia="宋体" w:cs="宋体"/>
          <w:snapToGrid w:val="0"/>
          <w:color w:val="000000"/>
          <w:kern w:val="0"/>
          <w:sz w:val="24"/>
          <w:szCs w:val="24"/>
        </w:rPr>
        <w:t>最终获胜的概率.</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ascii="宋体" w:hAnsi="宋体" w:eastAsia="宋体" w:cs="宋体"/>
          <w:snapToGrid w:val="0"/>
          <w:color w:val="000000"/>
          <w:kern w:val="0"/>
          <w:sz w:val="24"/>
          <w:szCs w:val="24"/>
        </w:rPr>
        <w:t>在三局两胜的比赛中，按照规则，事件"</w:t>
      </w:r>
      <w:r>
        <w:rPr>
          <w:rFonts w:hint="eastAsia" w:ascii="宋体" w:hAnsi="宋体" w:eastAsia="宋体" w:cs="宋体"/>
          <w:snapToGrid w:val="0"/>
          <w:color w:val="000000"/>
          <w:kern w:val="0"/>
          <w:position w:val="-4"/>
          <w:sz w:val="24"/>
          <w:szCs w:val="24"/>
        </w:rPr>
        <w:object>
          <v:shape id="_x0000_i1141" o:spt="75" type="#_x0000_t75" style="height:13.25pt;width:12.1pt;" o:ole="t" filled="f" o:preferrelative="t" stroked="f" coordsize="21600,21600">
            <v:path/>
            <v:fill on="f" focussize="0,0"/>
            <v:stroke on="f" joinstyle="miter"/>
            <v:imagedata r:id="rId193" o:title=""/>
            <o:lock v:ext="edit" aspectratio="t"/>
            <w10:wrap type="none"/>
            <w10:anchorlock/>
          </v:shape>
          <o:OLEObject Type="Embed" ProgID="Equation.DSMT4" ShapeID="_x0000_i1141" DrawAspect="Content" ObjectID="_1468075841" r:id="rId197">
            <o:LockedField>false</o:LockedField>
          </o:OLEObject>
        </w:object>
      </w:r>
      <w:r>
        <w:rPr>
          <w:rFonts w:ascii="宋体" w:hAnsi="宋体" w:eastAsia="宋体" w:cs="宋体"/>
          <w:snapToGrid w:val="0"/>
          <w:color w:val="000000"/>
          <w:kern w:val="0"/>
          <w:sz w:val="24"/>
          <w:szCs w:val="24"/>
        </w:rPr>
        <w:t>最终胜"包含下列三种情况：</w:t>
      </w:r>
    </w:p>
    <w:p>
      <w:pPr>
        <w:tabs>
          <w:tab w:val="left" w:pos="420"/>
        </w:tabs>
        <w:adjustRightInd w:val="0"/>
        <w:snapToGrid w:val="0"/>
        <w:spacing w:line="312" w:lineRule="auto"/>
        <w:ind w:firstLine="480" w:firstLineChars="200"/>
        <w:jc w:val="center"/>
        <w:rPr>
          <w:rFonts w:ascii="宋体" w:hAnsi="宋体" w:eastAsia="宋体" w:cs="宋体"/>
          <w:snapToGrid w:val="0"/>
          <w:color w:val="000000"/>
          <w:kern w:val="0"/>
          <w:sz w:val="24"/>
          <w:szCs w:val="24"/>
        </w:rPr>
      </w:pPr>
      <w:r>
        <w:rPr>
          <w:rFonts w:hint="eastAsia" w:ascii="宋体" w:hAnsi="宋体" w:eastAsia="宋体" w:cs="宋体"/>
          <w:snapToGrid w:val="0"/>
          <w:color w:val="000000"/>
          <w:kern w:val="0"/>
          <w:position w:val="-4"/>
          <w:sz w:val="24"/>
          <w:szCs w:val="24"/>
        </w:rPr>
        <w:object>
          <v:shape id="_x0000_i1142" o:spt="75" type="#_x0000_t75" style="height:13.25pt;width:19pt;" o:ole="t" filled="f" o:preferrelative="t" stroked="f" coordsize="21600,21600">
            <v:path/>
            <v:fill on="f" focussize="0,0"/>
            <v:stroke on="f" joinstyle="miter"/>
            <v:imagedata r:id="rId199" o:title=""/>
            <o:lock v:ext="edit" aspectratio="t"/>
            <w10:wrap type="none"/>
            <w10:anchorlock/>
          </v:shape>
          <o:OLEObject Type="Embed" ProgID="Equation.DSMT4" ShapeID="_x0000_i1142" DrawAspect="Content" ObjectID="_1468075842" r:id="rId198">
            <o:LockedField>false</o:LockedField>
          </o:OLEObject>
        </w:object>
      </w:r>
      <w:r>
        <w:rPr>
          <w:rFonts w:hint="eastAsia" w:ascii="宋体" w:hAnsi="宋体" w:eastAsia="宋体" w:cs="宋体"/>
          <w:snapToGrid w:val="0"/>
          <w:color w:val="000000"/>
          <w:kern w:val="0"/>
          <w:sz w:val="24"/>
          <w:szCs w:val="24"/>
        </w:rPr>
        <w:t>，</w:t>
      </w:r>
      <w:r>
        <w:rPr>
          <w:rFonts w:hint="eastAsia" w:ascii="宋体" w:hAnsi="宋体" w:eastAsia="宋体" w:cs="宋体"/>
          <w:snapToGrid w:val="0"/>
          <w:color w:val="000000"/>
          <w:kern w:val="0"/>
          <w:position w:val="-4"/>
          <w:sz w:val="24"/>
          <w:szCs w:val="24"/>
        </w:rPr>
        <w:object>
          <v:shape id="_x0000_i1143" o:spt="75" type="#_x0000_t75" style="height:13.25pt;width:26.5pt;" o:ole="t" filled="f" o:preferrelative="t" stroked="f" coordsize="21600,21600">
            <v:path/>
            <v:fill on="f" focussize="0,0"/>
            <v:stroke on="f" joinstyle="miter"/>
            <v:imagedata r:id="rId201" o:title=""/>
            <o:lock v:ext="edit" aspectratio="t"/>
            <w10:wrap type="none"/>
            <w10:anchorlock/>
          </v:shape>
          <o:OLEObject Type="Embed" ProgID="Equation.DSMT4" ShapeID="_x0000_i1143" DrawAspect="Content" ObjectID="_1468075843" r:id="rId200">
            <o:LockedField>false</o:LockedField>
          </o:OLEObject>
        </w:object>
      </w:r>
      <w:r>
        <w:rPr>
          <w:rFonts w:hint="eastAsia" w:ascii="宋体" w:hAnsi="宋体" w:eastAsia="宋体" w:cs="宋体"/>
          <w:snapToGrid w:val="0"/>
          <w:color w:val="000000"/>
          <w:kern w:val="0"/>
          <w:sz w:val="24"/>
          <w:szCs w:val="24"/>
        </w:rPr>
        <w:t>，</w:t>
      </w:r>
      <w:r>
        <w:rPr>
          <w:rFonts w:hint="eastAsia" w:ascii="宋体" w:hAnsi="宋体" w:eastAsia="宋体" w:cs="宋体"/>
          <w:snapToGrid w:val="0"/>
          <w:color w:val="000000"/>
          <w:kern w:val="0"/>
          <w:position w:val="-4"/>
          <w:sz w:val="24"/>
          <w:szCs w:val="24"/>
        </w:rPr>
        <w:object>
          <v:shape id="_x0000_i1144" o:spt="75" type="#_x0000_t75" style="height:13.25pt;width:26.5pt;" o:ole="t" filled="f" o:preferrelative="t" stroked="f" coordsize="21600,21600">
            <v:path/>
            <v:fill on="f" focussize="0,0"/>
            <v:stroke on="f" joinstyle="miter"/>
            <v:imagedata r:id="rId203" o:title=""/>
            <o:lock v:ext="edit" aspectratio="t"/>
            <w10:wrap type="none"/>
            <w10:anchorlock/>
          </v:shape>
          <o:OLEObject Type="Embed" ProgID="Equation.DSMT4" ShapeID="_x0000_i1144" DrawAspect="Content" ObjectID="_1468075844" r:id="rId202">
            <o:LockedField>false</o:LockedField>
          </o:OLEObject>
        </w:object>
      </w:r>
      <w:r>
        <w:rPr>
          <w:rFonts w:hint="eastAsia" w:ascii="宋体" w:hAnsi="宋体" w:eastAsia="宋体" w:cs="宋体"/>
          <w:snapToGrid w:val="0"/>
          <w:color w:val="000000"/>
          <w:kern w:val="0"/>
          <w:sz w:val="24"/>
          <w:szCs w:val="24"/>
        </w:rPr>
        <w:t>，</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ascii="宋体" w:hAnsi="宋体" w:eastAsia="宋体" w:cs="宋体"/>
          <w:snapToGrid w:val="0"/>
          <w:color w:val="000000"/>
          <w:kern w:val="0"/>
          <w:sz w:val="24"/>
          <w:szCs w:val="24"/>
        </w:rPr>
        <w:t>其中，</w:t>
      </w:r>
      <w:r>
        <w:rPr>
          <w:rFonts w:hint="eastAsia" w:ascii="宋体" w:hAnsi="宋体" w:eastAsia="宋体" w:cs="宋体"/>
          <w:snapToGrid w:val="0"/>
          <w:color w:val="000000"/>
          <w:kern w:val="0"/>
          <w:position w:val="-4"/>
          <w:sz w:val="24"/>
          <w:szCs w:val="24"/>
        </w:rPr>
        <w:object>
          <v:shape id="_x0000_i1145" o:spt="75" type="#_x0000_t75" style="height:13.25pt;width:26.5pt;" o:ole="t" filled="f" o:preferrelative="t" stroked="f" coordsize="21600,21600">
            <v:path/>
            <v:fill on="f" focussize="0,0"/>
            <v:stroke on="f" joinstyle="miter"/>
            <v:imagedata r:id="rId201" o:title=""/>
            <o:lock v:ext="edit" aspectratio="t"/>
            <w10:wrap type="none"/>
            <w10:anchorlock/>
          </v:shape>
          <o:OLEObject Type="Embed" ProgID="Equation.DSMT4" ShapeID="_x0000_i1145" DrawAspect="Content" ObjectID="_1468075845" r:id="rId204">
            <o:LockedField>false</o:LockedField>
          </o:OLEObject>
        </w:object>
      </w:r>
      <w:r>
        <w:rPr>
          <w:rFonts w:ascii="宋体" w:hAnsi="宋体" w:eastAsia="宋体" w:cs="宋体"/>
          <w:snapToGrid w:val="0"/>
          <w:color w:val="000000"/>
          <w:kern w:val="0"/>
          <w:sz w:val="24"/>
          <w:szCs w:val="24"/>
        </w:rPr>
        <w:t>按顺序表示第一、二、三局中赢的一方，其余同理.由独立性，这三种情况的概率分别为</w:t>
      </w:r>
    </w:p>
    <w:p>
      <w:pPr>
        <w:tabs>
          <w:tab w:val="left" w:pos="420"/>
        </w:tabs>
        <w:adjustRightInd w:val="0"/>
        <w:snapToGrid w:val="0"/>
        <w:spacing w:line="312" w:lineRule="auto"/>
        <w:ind w:firstLine="480" w:firstLineChars="200"/>
        <w:jc w:val="center"/>
        <w:rPr>
          <w:rFonts w:ascii="宋体" w:hAnsi="宋体" w:eastAsia="宋体" w:cs="宋体"/>
          <w:snapToGrid w:val="0"/>
          <w:color w:val="000000"/>
          <w:kern w:val="0"/>
          <w:sz w:val="24"/>
          <w:szCs w:val="24"/>
        </w:rPr>
      </w:pPr>
      <w:r>
        <w:rPr>
          <w:rFonts w:ascii="宋体" w:hAnsi="宋体" w:eastAsia="宋体" w:cs="宋体"/>
          <w:snapToGrid w:val="0"/>
          <w:color w:val="000000"/>
          <w:kern w:val="0"/>
          <w:position w:val="-10"/>
          <w:sz w:val="24"/>
          <w:szCs w:val="24"/>
        </w:rPr>
        <w:object>
          <v:shape id="_x0000_i1146" o:spt="75" type="#_x0000_t75" style="height:17.85pt;width:112.3pt;" o:ole="t" filled="f" o:preferrelative="t" stroked="f" coordsize="21600,21600">
            <v:path/>
            <v:fill on="f" focussize="0,0"/>
            <v:stroke on="f" joinstyle="miter"/>
            <v:imagedata r:id="rId206" o:title=""/>
            <o:lock v:ext="edit" aspectratio="t"/>
            <w10:wrap type="none"/>
            <w10:anchorlock/>
          </v:shape>
          <o:OLEObject Type="Embed" ProgID="Equation.DSMT4" ShapeID="_x0000_i1146" DrawAspect="Content" ObjectID="_1468075846" r:id="rId205">
            <o:LockedField>false</o:LockedField>
          </o:OLEObject>
        </w:object>
      </w:r>
      <w:r>
        <w:rPr>
          <w:rFonts w:hint="eastAsia" w:ascii="宋体" w:hAnsi="宋体" w:eastAsia="宋体" w:cs="宋体"/>
          <w:snapToGrid w:val="0"/>
          <w:color w:val="000000"/>
          <w:kern w:val="0"/>
          <w:sz w:val="24"/>
          <w:szCs w:val="24"/>
        </w:rPr>
        <w:t>.</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ascii="宋体" w:hAnsi="宋体" w:eastAsia="宋体" w:cs="宋体"/>
          <w:snapToGrid w:val="0"/>
          <w:color w:val="000000"/>
          <w:kern w:val="0"/>
          <w:sz w:val="24"/>
          <w:szCs w:val="24"/>
        </w:rPr>
        <w:t>利用概率性质</w:t>
      </w:r>
      <w:r>
        <w:rPr>
          <w:rFonts w:ascii="Times New Roman" w:hAnsi="Times New Roman" w:eastAsia="宋体" w:cs="宋体"/>
          <w:snapToGrid w:val="0"/>
          <w:color w:val="000000"/>
          <w:kern w:val="0"/>
          <w:sz w:val="24"/>
          <w:szCs w:val="24"/>
        </w:rPr>
        <w:t>3</w:t>
      </w:r>
      <w:r>
        <w:rPr>
          <w:rFonts w:ascii="宋体" w:hAnsi="宋体" w:eastAsia="宋体" w:cs="宋体"/>
          <w:snapToGrid w:val="0"/>
          <w:color w:val="000000"/>
          <w:kern w:val="0"/>
          <w:sz w:val="24"/>
          <w:szCs w:val="24"/>
        </w:rPr>
        <w:t>(可加性),推出</w:t>
      </w:r>
      <w:r>
        <w:rPr>
          <w:rFonts w:hint="eastAsia" w:ascii="宋体" w:hAnsi="宋体" w:eastAsia="宋体" w:cs="宋体"/>
          <w:snapToGrid w:val="0"/>
          <w:color w:val="000000"/>
          <w:kern w:val="0"/>
          <w:position w:val="-4"/>
          <w:sz w:val="24"/>
          <w:szCs w:val="24"/>
        </w:rPr>
        <w:object>
          <v:shape id="_x0000_i1147" o:spt="75" type="#_x0000_t75" style="height:13.25pt;width:12.1pt;" o:ole="t" filled="f" o:preferrelative="t" stroked="f" coordsize="21600,21600">
            <v:path/>
            <v:fill on="f" focussize="0,0"/>
            <v:stroke on="f" joinstyle="miter"/>
            <v:imagedata r:id="rId193" o:title=""/>
            <o:lock v:ext="edit" aspectratio="t"/>
            <w10:wrap type="none"/>
            <w10:anchorlock/>
          </v:shape>
          <o:OLEObject Type="Embed" ProgID="Equation.DSMT4" ShapeID="_x0000_i1147" DrawAspect="Content" ObjectID="_1468075847" r:id="rId207">
            <o:LockedField>false</o:LockedField>
          </o:OLEObject>
        </w:object>
      </w:r>
      <w:r>
        <w:rPr>
          <w:rFonts w:ascii="宋体" w:hAnsi="宋体" w:eastAsia="宋体" w:cs="宋体"/>
          <w:snapToGrid w:val="0"/>
          <w:color w:val="000000"/>
          <w:kern w:val="0"/>
          <w:sz w:val="24"/>
          <w:szCs w:val="24"/>
        </w:rPr>
        <w:t>最终胜的概率是</w:t>
      </w:r>
      <w:r>
        <w:rPr>
          <w:rFonts w:ascii="宋体" w:hAnsi="宋体" w:eastAsia="宋体" w:cs="宋体"/>
          <w:snapToGrid w:val="0"/>
          <w:color w:val="000000"/>
          <w:kern w:val="0"/>
          <w:position w:val="-14"/>
          <w:sz w:val="24"/>
          <w:szCs w:val="24"/>
        </w:rPr>
        <w:object>
          <v:shape id="_x0000_i1148" o:spt="75" type="#_x0000_t75" style="height:20.15pt;width:78.9pt;" o:ole="t" filled="f" o:preferrelative="t" stroked="f" coordsize="21600,21600">
            <v:path/>
            <v:fill on="f" focussize="0,0"/>
            <v:stroke on="f" joinstyle="miter"/>
            <v:imagedata r:id="rId209" o:title=""/>
            <o:lock v:ext="edit" aspectratio="t"/>
            <w10:wrap type="none"/>
            <w10:anchorlock/>
          </v:shape>
          <o:OLEObject Type="Embed" ProgID="Equation.DSMT4" ShapeID="_x0000_i1148" DrawAspect="Content" ObjectID="_1468075848" r:id="rId208">
            <o:LockedField>false</o:LockedField>
          </o:OLEObject>
        </w:object>
      </w:r>
      <w:r>
        <w:rPr>
          <w:rFonts w:ascii="宋体" w:hAnsi="宋体" w:eastAsia="宋体" w:cs="宋体"/>
          <w:snapToGrid w:val="0"/>
          <w:color w:val="000000"/>
          <w:kern w:val="0"/>
          <w:sz w:val="24"/>
          <w:szCs w:val="24"/>
        </w:rPr>
        <w:t>.</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ascii="宋体" w:hAnsi="宋体" w:eastAsia="宋体" w:cs="宋体"/>
          <w:snapToGrid w:val="0"/>
          <w:color w:val="000000"/>
          <w:kern w:val="0"/>
          <w:sz w:val="24"/>
          <w:szCs w:val="24"/>
        </w:rPr>
        <w:t>最后比较</w:t>
      </w:r>
      <w:r>
        <w:rPr>
          <w:rFonts w:ascii="宋体" w:hAnsi="宋体" w:eastAsia="宋体" w:cs="宋体"/>
          <w:snapToGrid w:val="0"/>
          <w:color w:val="000000"/>
          <w:kern w:val="0"/>
          <w:position w:val="-10"/>
          <w:sz w:val="24"/>
          <w:szCs w:val="24"/>
        </w:rPr>
        <w:object>
          <v:shape id="_x0000_i1149" o:spt="75" type="#_x0000_t75" style="height:13.25pt;width:12.1pt;" o:ole="t" filled="f" o:preferrelative="t" stroked="f" coordsize="21600,21600">
            <v:path/>
            <v:fill on="f" focussize="0,0"/>
            <v:stroke on="f" joinstyle="miter"/>
            <v:imagedata r:id="rId211" o:title=""/>
            <o:lock v:ext="edit" aspectratio="t"/>
            <w10:wrap type="none"/>
            <w10:anchorlock/>
          </v:shape>
          <o:OLEObject Type="Embed" ProgID="Equation.DSMT4" ShapeID="_x0000_i1149" DrawAspect="Content" ObjectID="_1468075849" r:id="rId210">
            <o:LockedField>false</o:LockedField>
          </o:OLEObject>
        </w:object>
      </w:r>
      <w:r>
        <w:rPr>
          <w:rFonts w:ascii="宋体" w:hAnsi="宋体" w:eastAsia="宋体" w:cs="宋体"/>
          <w:snapToGrid w:val="0"/>
          <w:color w:val="000000"/>
          <w:kern w:val="0"/>
          <w:sz w:val="24"/>
          <w:szCs w:val="24"/>
        </w:rPr>
        <w:t>与</w:t>
      </w:r>
      <w:r>
        <w:rPr>
          <w:rFonts w:ascii="宋体" w:hAnsi="宋体" w:eastAsia="宋体" w:cs="宋体"/>
          <w:snapToGrid w:val="0"/>
          <w:color w:val="000000"/>
          <w:kern w:val="0"/>
          <w:position w:val="-14"/>
          <w:sz w:val="24"/>
          <w:szCs w:val="24"/>
        </w:rPr>
        <w:object>
          <v:shape id="_x0000_i1150" o:spt="75" type="#_x0000_t75" style="height:20.15pt;width:78.9pt;" o:ole="t" filled="f" o:preferrelative="t" stroked="f" coordsize="21600,21600">
            <v:path/>
            <v:fill on="f" focussize="0,0"/>
            <v:stroke on="f" joinstyle="miter"/>
            <v:imagedata r:id="rId209" o:title=""/>
            <o:lock v:ext="edit" aspectratio="t"/>
            <w10:wrap type="none"/>
            <w10:anchorlock/>
          </v:shape>
          <o:OLEObject Type="Embed" ProgID="Equation.DSMT4" ShapeID="_x0000_i1150" DrawAspect="Content" ObjectID="_1468075850" r:id="rId212">
            <o:LockedField>false</o:LockedField>
          </o:OLEObject>
        </w:object>
      </w:r>
      <w:r>
        <w:rPr>
          <w:rFonts w:ascii="宋体" w:hAnsi="宋体" w:eastAsia="宋体" w:cs="宋体"/>
          <w:snapToGrid w:val="0"/>
          <w:color w:val="000000"/>
          <w:kern w:val="0"/>
          <w:sz w:val="24"/>
          <w:szCs w:val="24"/>
        </w:rPr>
        <w:t>哪个大.</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ascii="宋体" w:hAnsi="宋体" w:eastAsia="宋体" w:cs="宋体"/>
          <w:snapToGrid w:val="0"/>
          <w:color w:val="000000"/>
          <w:kern w:val="0"/>
          <w:sz w:val="24"/>
          <w:szCs w:val="24"/>
        </w:rPr>
        <w:t>因为</w:t>
      </w:r>
      <w:r>
        <w:rPr>
          <w:rFonts w:ascii="宋体" w:hAnsi="宋体" w:eastAsia="宋体" w:cs="宋体"/>
          <w:snapToGrid w:val="0"/>
          <w:color w:val="000000"/>
          <w:kern w:val="0"/>
          <w:position w:val="-24"/>
          <w:sz w:val="24"/>
          <w:szCs w:val="24"/>
        </w:rPr>
        <w:object>
          <v:shape id="_x0000_i1151" o:spt="75" type="#_x0000_t75" style="height:30.55pt;width:48.95pt;" o:ole="t" filled="f" o:preferrelative="t" stroked="f" coordsize="21600,21600">
            <v:path/>
            <v:fill on="f" focussize="0,0"/>
            <v:stroke on="f" joinstyle="miter"/>
            <v:imagedata r:id="rId214" o:title=""/>
            <o:lock v:ext="edit" aspectratio="t"/>
            <w10:wrap type="none"/>
            <w10:anchorlock/>
          </v:shape>
          <o:OLEObject Type="Embed" ProgID="Equation.DSMT4" ShapeID="_x0000_i1151" DrawAspect="Content" ObjectID="_1468075851" r:id="rId213">
            <o:LockedField>false</o:LockedField>
          </o:OLEObject>
        </w:object>
      </w:r>
      <w:r>
        <w:rPr>
          <w:rFonts w:hint="eastAsia" w:ascii="宋体" w:hAnsi="宋体" w:eastAsia="宋体" w:cs="宋体"/>
          <w:snapToGrid w:val="0"/>
          <w:color w:val="000000"/>
          <w:kern w:val="0"/>
          <w:sz w:val="24"/>
          <w:szCs w:val="24"/>
        </w:rPr>
        <w:t>，所以</w:t>
      </w:r>
      <w:r>
        <w:rPr>
          <w:rFonts w:ascii="宋体" w:hAnsi="宋体" w:eastAsia="宋体" w:cs="宋体"/>
          <w:snapToGrid w:val="0"/>
          <w:color w:val="000000"/>
          <w:kern w:val="0"/>
          <w:position w:val="-14"/>
          <w:sz w:val="24"/>
          <w:szCs w:val="24"/>
        </w:rPr>
        <w:object>
          <v:shape id="_x0000_i1152" o:spt="75" type="#_x0000_t75" style="height:20.15pt;width:209.1pt;" o:ole="t" filled="f" o:preferrelative="t" stroked="f" coordsize="21600,21600">
            <v:path/>
            <v:fill on="f" focussize="0,0"/>
            <v:stroke on="f" joinstyle="miter"/>
            <v:imagedata r:id="rId216" o:title=""/>
            <o:lock v:ext="edit" aspectratio="t"/>
            <w10:wrap type="none"/>
            <w10:anchorlock/>
          </v:shape>
          <o:OLEObject Type="Embed" ProgID="Equation.DSMT4" ShapeID="_x0000_i1152" DrawAspect="Content" ObjectID="_1468075852" r:id="rId215">
            <o:LockedField>false</o:LockedField>
          </o:OLEObject>
        </w:objec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hint="eastAsia" w:ascii="宋体" w:hAnsi="宋体" w:eastAsia="宋体" w:cs="宋体"/>
          <w:snapToGrid w:val="0"/>
          <w:color w:val="000000"/>
          <w:kern w:val="0"/>
          <w:sz w:val="24"/>
          <w:szCs w:val="24"/>
        </w:rPr>
        <w:t>因此</w:t>
      </w:r>
      <w:r>
        <w:rPr>
          <w:rFonts w:ascii="宋体" w:hAnsi="宋体" w:eastAsia="宋体" w:cs="宋体"/>
          <w:snapToGrid w:val="0"/>
          <w:color w:val="000000"/>
          <w:kern w:val="0"/>
          <w:position w:val="-14"/>
          <w:sz w:val="24"/>
          <w:szCs w:val="24"/>
        </w:rPr>
        <w:object>
          <v:shape id="_x0000_i1153" o:spt="75" type="#_x0000_t75" style="height:20.15pt;width:99.65pt;" o:ole="t" filled="f" o:preferrelative="t" stroked="f" coordsize="21600,21600">
            <v:path/>
            <v:fill on="f" focussize="0,0"/>
            <v:stroke on="f" joinstyle="miter"/>
            <v:imagedata r:id="rId218" o:title=""/>
            <o:lock v:ext="edit" aspectratio="t"/>
            <w10:wrap type="none"/>
            <w10:anchorlock/>
          </v:shape>
          <o:OLEObject Type="Embed" ProgID="Equation.DSMT4" ShapeID="_x0000_i1153" DrawAspect="Content" ObjectID="_1468075853" r:id="rId217">
            <o:LockedField>false</o:LockedField>
          </o:OLEObject>
        </w:object>
      </w:r>
      <w:r>
        <w:rPr>
          <w:rFonts w:ascii="宋体" w:hAnsi="宋体" w:eastAsia="宋体" w:cs="宋体"/>
          <w:snapToGrid w:val="0"/>
          <w:color w:val="000000"/>
          <w:kern w:val="0"/>
          <w:sz w:val="24"/>
          <w:szCs w:val="24"/>
        </w:rPr>
        <w:t>.</w:t>
      </w:r>
    </w:p>
    <w:p>
      <w:pPr>
        <w:tabs>
          <w:tab w:val="left" w:pos="420"/>
        </w:tabs>
        <w:adjustRightInd w:val="0"/>
        <w:snapToGrid w:val="0"/>
        <w:spacing w:line="312" w:lineRule="auto"/>
        <w:ind w:firstLine="480" w:firstLineChars="200"/>
        <w:rPr>
          <w:rFonts w:ascii="宋体" w:hAnsi="宋体" w:eastAsia="宋体" w:cs="宋体"/>
          <w:snapToGrid w:val="0"/>
          <w:color w:val="000000"/>
          <w:kern w:val="0"/>
          <w:sz w:val="24"/>
          <w:szCs w:val="24"/>
        </w:rPr>
      </w:pPr>
      <w:r>
        <w:rPr>
          <w:rFonts w:ascii="宋体" w:hAnsi="宋体" w:eastAsia="宋体" w:cs="宋体"/>
          <w:snapToGrid w:val="0"/>
          <w:color w:val="000000"/>
          <w:kern w:val="0"/>
          <w:sz w:val="24"/>
          <w:szCs w:val="24"/>
        </w:rPr>
        <w:t>这说明对于弱者来说，一局定胜负比三局两胜更有利.</w:t>
      </w:r>
    </w:p>
    <w:bookmarkEnd w:id="5"/>
    <w:p>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[评价要点]学生能积极参与课堂学习，</w:t>
      </w:r>
      <w:r>
        <w:rPr>
          <w:rFonts w:hint="eastAsia" w:ascii="宋体" w:hAnsi="宋体" w:eastAsia="宋体" w:cs="宋体"/>
          <w:sz w:val="24"/>
          <w:szCs w:val="24"/>
        </w:rPr>
        <w:t>完成例</w:t>
      </w:r>
      <w:r>
        <w:rPr>
          <w:rFonts w:hint="eastAsia" w:ascii="Times New Roman" w:hAnsi="Times New Roman" w:eastAsia="宋体" w:cs="宋体"/>
          <w:sz w:val="24"/>
          <w:szCs w:val="24"/>
        </w:rPr>
        <w:t>1</w:t>
      </w:r>
      <w:r>
        <w:rPr>
          <w:rFonts w:hint="eastAsia" w:ascii="宋体" w:hAnsi="宋体" w:eastAsia="宋体" w:cs="宋体"/>
          <w:sz w:val="24"/>
          <w:szCs w:val="24"/>
        </w:rPr>
        <w:t>第</w:t>
      </w:r>
      <w:r>
        <w:rPr>
          <w:rFonts w:hint="eastAsia" w:ascii="Times New Roman" w:hAnsi="Times New Roman" w:eastAsia="宋体" w:cs="宋体"/>
          <w:sz w:val="24"/>
          <w:szCs w:val="24"/>
        </w:rPr>
        <w:t>(1)</w:t>
      </w:r>
      <w:r>
        <w:rPr>
          <w:rFonts w:hint="eastAsia" w:ascii="宋体" w:hAnsi="宋体" w:eastAsia="宋体" w:cs="宋体"/>
          <w:sz w:val="24"/>
          <w:szCs w:val="24"/>
        </w:rPr>
        <w:t>小题，并对例</w:t>
      </w:r>
      <w:r>
        <w:rPr>
          <w:rFonts w:hint="eastAsia" w:ascii="Times New Roman" w:hAnsi="Times New Roman" w:eastAsia="宋体" w:cs="宋体"/>
          <w:sz w:val="24"/>
          <w:szCs w:val="24"/>
        </w:rPr>
        <w:t>1</w:t>
      </w:r>
      <w:r>
        <w:rPr>
          <w:rFonts w:hint="eastAsia" w:ascii="宋体" w:hAnsi="宋体" w:eastAsia="宋体" w:cs="宋体"/>
          <w:sz w:val="24"/>
          <w:szCs w:val="24"/>
        </w:rPr>
        <w:t>第</w:t>
      </w:r>
      <w:r>
        <w:rPr>
          <w:rFonts w:hint="eastAsia" w:ascii="Times New Roman" w:hAnsi="Times New Roman" w:eastAsia="宋体" w:cs="宋体"/>
          <w:sz w:val="24"/>
          <w:szCs w:val="24"/>
        </w:rPr>
        <w:t>(2)</w:t>
      </w:r>
      <w:r>
        <w:rPr>
          <w:rFonts w:hint="eastAsia" w:ascii="宋体" w:hAnsi="宋体" w:eastAsia="宋体" w:cs="宋体"/>
          <w:sz w:val="24"/>
          <w:szCs w:val="24"/>
        </w:rPr>
        <w:t>小题、例</w:t>
      </w:r>
      <w:r>
        <w:rPr>
          <w:rFonts w:hint="eastAsia" w:ascii="Times New Roman" w:hAnsi="Times New Roman" w:eastAsia="宋体" w:cs="宋体"/>
          <w:sz w:val="24"/>
          <w:szCs w:val="24"/>
        </w:rPr>
        <w:t>2</w:t>
      </w:r>
      <w:r>
        <w:rPr>
          <w:rFonts w:hint="eastAsia" w:ascii="宋体" w:hAnsi="宋体" w:eastAsia="宋体" w:cs="宋体"/>
          <w:sz w:val="24"/>
          <w:szCs w:val="24"/>
        </w:rPr>
        <w:t>通过交流完成问题的解决，可根据完成情况给予评价.</w:t>
      </w:r>
    </w:p>
    <w:p>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[设计意图]通过</w:t>
      </w:r>
      <w:r>
        <w:rPr>
          <w:rFonts w:hint="eastAsia" w:ascii="宋体" w:hAnsi="宋体" w:eastAsia="宋体" w:cs="宋体"/>
          <w:sz w:val="24"/>
          <w:szCs w:val="24"/>
        </w:rPr>
        <w:t>例</w:t>
      </w:r>
      <w:r>
        <w:rPr>
          <w:rFonts w:hint="eastAsia" w:ascii="Times New Roman" w:hAnsi="Times New Roman" w:eastAsia="宋体" w:cs="宋体"/>
          <w:sz w:val="24"/>
          <w:szCs w:val="24"/>
        </w:rPr>
        <w:t>1</w:t>
      </w:r>
      <w:r>
        <w:rPr>
          <w:rFonts w:hint="eastAsia" w:ascii="宋体" w:hAnsi="宋体" w:eastAsia="宋体" w:cs="宋体"/>
          <w:sz w:val="24"/>
          <w:szCs w:val="24"/>
        </w:rPr>
        <w:t>，让学生运用独立事件的概率公式解决较简单的概率问题；通过例</w:t>
      </w:r>
      <w:r>
        <w:rPr>
          <w:rFonts w:hint="eastAsia" w:ascii="Times New Roman" w:hAnsi="Times New Roman" w:eastAsia="宋体" w:cs="宋体"/>
          <w:sz w:val="24"/>
          <w:szCs w:val="24"/>
        </w:rPr>
        <w:t>2</w:t>
      </w:r>
      <w:r>
        <w:rPr>
          <w:rFonts w:hint="eastAsia" w:ascii="宋体" w:hAnsi="宋体" w:eastAsia="宋体" w:cs="宋体"/>
          <w:sz w:val="24"/>
          <w:szCs w:val="24"/>
        </w:rPr>
        <w:t>这样一个有实际意义的问题，激发学生学习的兴趣，学习解决较复杂的概率问题的方法，并从中体会数学学习的价值.</w:t>
      </w:r>
    </w:p>
    <w:p>
      <w:pPr>
        <w:adjustRightInd w:val="0"/>
        <w:snapToGrid w:val="0"/>
        <w:spacing w:line="312" w:lineRule="auto"/>
        <w:ind w:firstLine="480" w:firstLineChars="200"/>
        <w:rPr>
          <w:rFonts w:ascii="宋体" w:hAnsi="宋体" w:eastAsia="宋体" w:cs="宋体"/>
          <w:kern w:val="0"/>
          <w:sz w:val="24"/>
          <w:szCs w:val="24"/>
        </w:rPr>
      </w:pPr>
      <w:r>
        <w:rPr>
          <w:rFonts w:hint="eastAsia" w:ascii="宋体" w:hAnsi="宋体" w:eastAsia="宋体" w:cs="宋体"/>
          <w:kern w:val="0"/>
          <w:sz w:val="24"/>
          <w:szCs w:val="24"/>
        </w:rPr>
        <w:t>[活动说明] 本活动是教材必修第三册“</w:t>
      </w:r>
      <w:r>
        <w:rPr>
          <w:rFonts w:hint="eastAsia" w:ascii="Times New Roman" w:hAnsi="Times New Roman" w:eastAsia="宋体" w:cs="宋体"/>
          <w:kern w:val="0"/>
          <w:sz w:val="24"/>
          <w:szCs w:val="24"/>
        </w:rPr>
        <w:t>12</w:t>
      </w:r>
      <w:r>
        <w:rPr>
          <w:rFonts w:hint="eastAsia" w:ascii="宋体" w:hAnsi="宋体" w:eastAsia="宋体" w:cs="宋体"/>
          <w:kern w:val="0"/>
          <w:sz w:val="24"/>
          <w:szCs w:val="24"/>
        </w:rPr>
        <w:t>.</w:t>
      </w:r>
      <w:r>
        <w:rPr>
          <w:rFonts w:hint="eastAsia" w:ascii="Times New Roman" w:hAnsi="Times New Roman" w:eastAsia="宋体" w:cs="宋体"/>
          <w:kern w:val="0"/>
          <w:sz w:val="24"/>
          <w:szCs w:val="24"/>
        </w:rPr>
        <w:t>4</w:t>
      </w:r>
      <w:r>
        <w:rPr>
          <w:rFonts w:hint="eastAsia" w:ascii="宋体" w:hAnsi="宋体" w:eastAsia="宋体" w:cs="宋体"/>
          <w:kern w:val="0"/>
          <w:sz w:val="24"/>
          <w:szCs w:val="24"/>
        </w:rPr>
        <w:t>随机事件的独立性”中“独立随机事件”的课时活动.该活动通过抛掷硬币的实例，创设研究问题的情境，帮助学生理解随机事件独立性的含义及其概率性质，并通过丰富的、有趣的实际问题，帮助学生深化知识理解、积累问题解决的活动经验，通过这个活动的实施，学生可以体验到数学与生活的联系，真切体会到“数学有用”.</w:t>
      </w:r>
    </w:p>
    <w:p>
      <w:pPr>
        <w:spacing w:line="312" w:lineRule="auto"/>
        <w:ind w:firstLine="482" w:firstLineChars="200"/>
        <w:rPr>
          <w:rFonts w:ascii="宋体" w:hAnsi="宋体" w:eastAsia="宋体"/>
          <w:b/>
          <w:bCs/>
          <w:sz w:val="24"/>
          <w:szCs w:val="24"/>
        </w:rPr>
      </w:pPr>
      <w:r>
        <w:rPr>
          <w:rFonts w:hint="eastAsia" w:ascii="宋体" w:hAnsi="宋体" w:eastAsia="宋体"/>
          <w:b/>
          <w:bCs/>
          <w:sz w:val="24"/>
          <w:szCs w:val="24"/>
        </w:rPr>
        <w:t>四、单元作业</w:t>
      </w:r>
    </w:p>
    <w:p>
      <w:pPr>
        <w:spacing w:line="312" w:lineRule="auto"/>
        <w:ind w:firstLine="480" w:firstLineChars="200"/>
        <w:rPr>
          <w:rFonts w:ascii="宋体" w:hAnsi="宋体" w:eastAsia="宋体" w:cs="宋体"/>
          <w:sz w:val="24"/>
          <w:szCs w:val="24"/>
        </w:rPr>
      </w:pPr>
      <w:r>
        <w:rPr>
          <w:rFonts w:hint="eastAsia" w:ascii="宋体" w:hAnsi="宋体" w:eastAsia="宋体"/>
          <w:sz w:val="24"/>
          <w:szCs w:val="24"/>
        </w:rPr>
        <w:t>作业</w:t>
      </w:r>
      <w:r>
        <w:rPr>
          <w:rFonts w:hint="eastAsia" w:ascii="Times New Roman" w:hAnsi="Times New Roman" w:eastAsia="宋体"/>
          <w:sz w:val="24"/>
          <w:szCs w:val="24"/>
        </w:rPr>
        <w:t>1</w:t>
      </w:r>
      <w:r>
        <w:rPr>
          <w:rFonts w:hint="eastAsia" w:ascii="宋体" w:hAnsi="宋体" w:eastAsia="宋体"/>
          <w:sz w:val="24"/>
          <w:szCs w:val="24"/>
        </w:rPr>
        <w:t xml:space="preserve"> </w:t>
      </w:r>
      <w:r>
        <w:rPr>
          <w:rFonts w:hint="eastAsia" w:ascii="宋体" w:hAnsi="宋体" w:eastAsia="宋体" w:cs="宋体"/>
          <w:sz w:val="24"/>
          <w:szCs w:val="24"/>
        </w:rPr>
        <w:t xml:space="preserve"> </w:t>
      </w:r>
      <w:bookmarkStart w:id="6" w:name="_Hlk90418535"/>
    </w:p>
    <w:bookmarkEnd w:id="6"/>
    <w:p>
      <w:pPr>
        <w:spacing w:line="312" w:lineRule="auto"/>
        <w:ind w:firstLine="480" w:firstLineChars="200"/>
        <w:rPr>
          <w:rFonts w:ascii="宋体" w:hAnsi="宋体" w:eastAsia="宋体" w:cs="宋体"/>
          <w:sz w:val="24"/>
          <w:szCs w:val="24"/>
        </w:rPr>
      </w:pPr>
      <w:r>
        <w:rPr>
          <w:rFonts w:hint="eastAsia" w:ascii="Times New Roman" w:hAnsi="Times New Roman" w:eastAsia="宋体" w:cs="宋体"/>
          <w:sz w:val="24"/>
          <w:szCs w:val="24"/>
        </w:rPr>
        <w:t>1777</w:t>
      </w:r>
      <w:r>
        <w:rPr>
          <w:rFonts w:hint="eastAsia" w:ascii="宋体" w:hAnsi="宋体" w:eastAsia="宋体" w:cs="宋体"/>
          <w:sz w:val="24"/>
          <w:szCs w:val="24"/>
        </w:rPr>
        <w:t>年的一天，法国博物学家布丰先生在家里为宾客们做了一次有趣的试验：首先，他在一张白纸上画满了一条条距离相等的平行线.然后，他抓出一大把长度都是平行线之间距离的一半的小针，让客人把小针一根根地往纸上乱扔.最后，布丰宣布结果：大家共投针</w:t>
      </w:r>
      <w:r>
        <w:rPr>
          <w:rFonts w:hint="eastAsia" w:ascii="Times New Roman" w:hAnsi="Times New Roman" w:eastAsia="宋体" w:cs="宋体"/>
          <w:sz w:val="24"/>
          <w:szCs w:val="24"/>
        </w:rPr>
        <w:t>2212</w:t>
      </w:r>
      <w:r>
        <w:rPr>
          <w:rFonts w:hint="eastAsia" w:ascii="宋体" w:hAnsi="宋体" w:eastAsia="宋体" w:cs="宋体"/>
          <w:sz w:val="24"/>
          <w:szCs w:val="24"/>
        </w:rPr>
        <w:t>次，其中与直线相交的就有</w:t>
      </w:r>
      <w:r>
        <w:rPr>
          <w:rFonts w:hint="eastAsia" w:ascii="Times New Roman" w:hAnsi="Times New Roman" w:eastAsia="宋体" w:cs="宋体"/>
          <w:sz w:val="24"/>
          <w:szCs w:val="24"/>
        </w:rPr>
        <w:t>704</w:t>
      </w:r>
      <w:r>
        <w:rPr>
          <w:rFonts w:hint="eastAsia" w:ascii="宋体" w:hAnsi="宋体" w:eastAsia="宋体" w:cs="宋体"/>
          <w:sz w:val="24"/>
          <w:szCs w:val="24"/>
        </w:rPr>
        <w:t>次.用</w:t>
      </w:r>
      <w:r>
        <w:rPr>
          <w:rFonts w:hint="eastAsia" w:ascii="Times New Roman" w:hAnsi="Times New Roman" w:eastAsia="宋体" w:cs="宋体"/>
          <w:sz w:val="24"/>
          <w:szCs w:val="24"/>
        </w:rPr>
        <w:t>704</w:t>
      </w:r>
      <w:r>
        <w:rPr>
          <w:rFonts w:hint="eastAsia" w:ascii="宋体" w:hAnsi="宋体" w:eastAsia="宋体" w:cs="宋体"/>
          <w:sz w:val="24"/>
          <w:szCs w:val="24"/>
        </w:rPr>
        <w:t>去除</w:t>
      </w:r>
      <w:r>
        <w:rPr>
          <w:rFonts w:hint="eastAsia" w:ascii="Times New Roman" w:hAnsi="Times New Roman" w:eastAsia="宋体" w:cs="宋体"/>
          <w:sz w:val="24"/>
          <w:szCs w:val="24"/>
        </w:rPr>
        <w:t>2212</w:t>
      </w:r>
      <w:r>
        <w:rPr>
          <w:rFonts w:hint="eastAsia" w:ascii="宋体" w:hAnsi="宋体" w:eastAsia="宋体" w:cs="宋体"/>
          <w:sz w:val="24"/>
          <w:szCs w:val="24"/>
        </w:rPr>
        <w:t>，得数为</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142</w:t>
      </w:r>
      <w:r>
        <w:rPr>
          <w:rFonts w:hint="eastAsia" w:ascii="宋体" w:hAnsi="宋体" w:eastAsia="宋体" w:cs="宋体"/>
          <w:sz w:val="24"/>
          <w:szCs w:val="24"/>
        </w:rPr>
        <w:t>.他笑了笑说：“这就是圆周率</w:t>
      </w:r>
      <w:r>
        <w:rPr>
          <w:rFonts w:hint="eastAsia" w:ascii="宋体" w:hAnsi="宋体" w:eastAsia="宋体" w:cs="宋体"/>
          <w:position w:val="-6"/>
          <w:sz w:val="24"/>
          <w:szCs w:val="24"/>
        </w:rPr>
        <w:object>
          <v:shape id="_x0000_i1154" o:spt="75" type="#_x0000_t75" style="height:11.5pt;width:9.8pt;" o:ole="t" filled="f" o:preferrelative="t" stroked="f" coordsize="21600,21600">
            <v:path/>
            <v:fill on="f" focussize="0,0"/>
            <v:stroke on="f" joinstyle="miter"/>
            <v:imagedata r:id="rId220" o:title=""/>
            <o:lock v:ext="edit" aspectratio="t"/>
            <w10:wrap type="none"/>
            <w10:anchorlock/>
          </v:shape>
          <o:OLEObject Type="Embed" ProgID="Equation.DSMT4" ShapeID="_x0000_i1154" DrawAspect="Content" ObjectID="_1468075854" r:id="rId219">
            <o:LockedField>false</o:LockedField>
          </o:OLEObject>
        </w:object>
      </w:r>
      <w:r>
        <w:rPr>
          <w:rFonts w:hint="eastAsia" w:ascii="宋体" w:hAnsi="宋体" w:eastAsia="宋体" w:cs="宋体"/>
          <w:sz w:val="24"/>
          <w:szCs w:val="24"/>
        </w:rPr>
        <w:t>的近似值."这就是数学史上有名的“投针试验”.</w:t>
      </w:r>
    </w:p>
    <w:p>
      <w:pPr>
        <w:pStyle w:val="6"/>
        <w:widowControl/>
        <w:spacing w:beforeAutospacing="0" w:afterAutospacing="0" w:line="312" w:lineRule="auto"/>
        <w:ind w:firstLine="480" w:firstLineChars="200"/>
        <w:rPr>
          <w:rFonts w:ascii="宋体" w:hAnsi="宋体" w:eastAsia="宋体" w:cs="宋体"/>
          <w:kern w:val="2"/>
          <w:szCs w:val="24"/>
        </w:rPr>
      </w:pPr>
      <w:r>
        <w:rPr>
          <w:rFonts w:hint="eastAsia" w:ascii="Times New Roman" w:hAnsi="Times New Roman" w:eastAsia="宋体" w:cs="宋体"/>
          <w:kern w:val="2"/>
          <w:szCs w:val="24"/>
        </w:rPr>
        <w:t>(1)</w:t>
      </w:r>
      <w:r>
        <w:rPr>
          <w:rFonts w:hint="eastAsia" w:ascii="宋体" w:hAnsi="宋体" w:eastAsia="宋体" w:cs="宋体"/>
          <w:kern w:val="2"/>
          <w:szCs w:val="24"/>
        </w:rPr>
        <w:t>与小组同学合作完成上述试验，你的结果也与</w:t>
      </w:r>
      <w:r>
        <w:rPr>
          <w:rFonts w:hint="eastAsia" w:ascii="宋体" w:hAnsi="宋体" w:eastAsia="宋体" w:cs="宋体"/>
          <w:kern w:val="2"/>
          <w:position w:val="-6"/>
          <w:szCs w:val="24"/>
        </w:rPr>
        <w:object>
          <v:shape id="_x0000_i1155" o:spt="75" type="#_x0000_t75" style="height:11.5pt;width:9.8pt;" o:ole="t" filled="f" o:preferrelative="t" stroked="f" coordsize="21600,21600">
            <v:path/>
            <v:fill on="f" focussize="0,0"/>
            <v:stroke on="f" joinstyle="miter"/>
            <v:imagedata r:id="rId220" o:title=""/>
            <o:lock v:ext="edit" aspectratio="t"/>
            <w10:wrap type="none"/>
            <w10:anchorlock/>
          </v:shape>
          <o:OLEObject Type="Embed" ProgID="Equation.DSMT4" ShapeID="_x0000_i1155" DrawAspect="Content" ObjectID="_1468075855" r:id="rId221">
            <o:LockedField>false</o:LockedField>
          </o:OLEObject>
        </w:object>
      </w:r>
      <w:r>
        <w:rPr>
          <w:rFonts w:hint="eastAsia" w:ascii="宋体" w:hAnsi="宋体" w:eastAsia="宋体" w:cs="宋体"/>
          <w:kern w:val="2"/>
          <w:szCs w:val="24"/>
        </w:rPr>
        <w:t>近似吗？</w:t>
      </w:r>
    </w:p>
    <w:p>
      <w:pPr>
        <w:pStyle w:val="6"/>
        <w:widowControl/>
        <w:spacing w:beforeAutospacing="0" w:afterAutospacing="0" w:line="312" w:lineRule="auto"/>
        <w:ind w:firstLine="480" w:firstLineChars="200"/>
        <w:rPr>
          <w:rFonts w:ascii="宋体" w:hAnsi="宋体" w:eastAsia="宋体" w:cs="宋体"/>
          <w:kern w:val="2"/>
          <w:szCs w:val="24"/>
        </w:rPr>
      </w:pPr>
      <w:r>
        <w:rPr>
          <w:rFonts w:hint="eastAsia" w:ascii="Times New Roman" w:hAnsi="Times New Roman" w:eastAsia="宋体" w:cs="宋体"/>
          <w:kern w:val="2"/>
          <w:szCs w:val="24"/>
        </w:rPr>
        <w:t>(2)通过</w:t>
      </w:r>
      <w:r>
        <w:rPr>
          <w:rFonts w:hint="eastAsia" w:ascii="宋体" w:hAnsi="宋体" w:eastAsia="宋体" w:cs="宋体"/>
          <w:kern w:val="2"/>
          <w:szCs w:val="24"/>
        </w:rPr>
        <w:t>查阅相关资料、网络搜索或借助文心一言、chatgpt等工具，了解“投针试验”的背景、原理及意义，并与其他小组进行交流.</w:t>
      </w:r>
    </w:p>
    <w:p>
      <w:pPr>
        <w:pStyle w:val="6"/>
        <w:widowControl/>
        <w:spacing w:beforeAutospacing="0" w:afterAutospacing="0" w:line="312" w:lineRule="auto"/>
        <w:ind w:firstLine="480" w:firstLineChars="200"/>
      </w:pPr>
      <w:r>
        <w:drawing>
          <wp:inline distT="0" distB="0" distL="114300" distR="114300">
            <wp:extent cx="3310255" cy="2008505"/>
            <wp:effectExtent l="0" t="0" r="4445" b="10795"/>
            <wp:docPr id="23"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4"/>
                    <pic:cNvPicPr>
                      <a:picLocks noChangeAspect="1"/>
                    </pic:cNvPicPr>
                  </pic:nvPicPr>
                  <pic:blipFill>
                    <a:blip r:embed="rId222" cstate="print"/>
                    <a:stretch>
                      <a:fillRect/>
                    </a:stretch>
                  </pic:blipFill>
                  <pic:spPr>
                    <a:xfrm>
                      <a:off x="0" y="0"/>
                      <a:ext cx="3310255" cy="2008505"/>
                    </a:xfrm>
                    <a:prstGeom prst="rect">
                      <a:avLst/>
                    </a:prstGeom>
                    <a:noFill/>
                    <a:ln>
                      <a:noFill/>
                    </a:ln>
                  </pic:spPr>
                </pic:pic>
              </a:graphicData>
            </a:graphic>
          </wp:inline>
        </w:drawing>
      </w:r>
    </w:p>
    <w:p>
      <w:pPr>
        <w:spacing w:line="312" w:lineRule="auto"/>
        <w:ind w:firstLine="480" w:firstLineChars="200"/>
        <w:rPr>
          <w:rFonts w:ascii="宋体" w:hAnsi="宋体" w:eastAsia="宋体"/>
          <w:kern w:val="0"/>
          <w:sz w:val="24"/>
        </w:rPr>
      </w:pPr>
      <w:r>
        <w:rPr>
          <w:rFonts w:hint="eastAsia" w:ascii="宋体" w:hAnsi="宋体" w:eastAsia="宋体"/>
          <w:kern w:val="0"/>
          <w:sz w:val="24"/>
        </w:rPr>
        <w:t>[设计说明] 本作业为拓展性作业.布丰投针试验是一个经典的概率问题，在教育和研究中具有重要的概率和几何价值.它创新地运用概率统计方法计算圆周率，开辟了计算圆周率的新途径，从而体现了不同数学分支之间的内在联系，反映了数学的“统一美”；同时通过使用随机实验方法，竟然可以计算出圆周率，这个奇妙的现象很容易激发学生对数学学习的热情和渴望.</w:t>
      </w:r>
    </w:p>
    <w:p>
      <w:pPr>
        <w:spacing w:line="312" w:lineRule="auto"/>
        <w:ind w:firstLine="480" w:firstLineChars="200"/>
        <w:rPr>
          <w:rFonts w:ascii="宋体" w:hAnsi="宋体" w:eastAsia="宋体"/>
          <w:kern w:val="0"/>
          <w:sz w:val="24"/>
        </w:rPr>
      </w:pPr>
      <w:r>
        <w:rPr>
          <w:rFonts w:hint="eastAsia" w:ascii="宋体" w:hAnsi="宋体" w:eastAsia="宋体"/>
          <w:kern w:val="0"/>
          <w:sz w:val="24"/>
        </w:rPr>
        <w:t>本作业让学生查阅相关资料、网络搜索或借助文心一言、chatgpt等工具，了解“投针试验”的背景、原理及意义，并与其他小组进行交流.这样的做法不仅可以帮助学生更深入地了解投针试验的历史背景、基本原理和应用，进一步增强对这一方法和圆周率的理解和掌握，另外，在不同的小组提供不同的观点和信息的交流过程中还可以扩大学生的视野，增加对这一主题的认识，同时在交流过程中，学生需要整理、分析和表达自己的观点，这不仅可以促进学生思维的发展，还可以提高学生的沟通和表达能力，激发学生的探索精神和求知欲，帮助学生在合作学习的过程中相互学习、相互借鉴，共同进步.</w:t>
      </w:r>
    </w:p>
    <w:p>
      <w:pPr>
        <w:spacing w:line="312" w:lineRule="auto"/>
        <w:ind w:firstLine="480" w:firstLineChars="200"/>
        <w:rPr>
          <w:rFonts w:ascii="宋体" w:hAnsi="宋体" w:eastAsia="宋体"/>
          <w:sz w:val="24"/>
          <w:szCs w:val="24"/>
        </w:rPr>
      </w:pPr>
      <w:r>
        <w:rPr>
          <w:rFonts w:hint="eastAsia" w:ascii="宋体" w:hAnsi="宋体" w:eastAsia="宋体" w:cs="宋体"/>
          <w:sz w:val="24"/>
          <w:szCs w:val="24"/>
        </w:rPr>
        <w:t>本作业可以在学习完上教版高中数学教材必修第三册“</w:t>
      </w:r>
      <w:r>
        <w:rPr>
          <w:rFonts w:hint="eastAsia" w:ascii="Times New Roman" w:hAnsi="Times New Roman" w:eastAsia="宋体" w:cs="宋体"/>
          <w:sz w:val="24"/>
          <w:szCs w:val="24"/>
        </w:rPr>
        <w:t>12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频率与概率”后布置，作为阶段完成的一个拓展性作业.</w:t>
      </w:r>
      <w:r>
        <w:rPr>
          <w:rFonts w:hint="eastAsia" w:ascii="宋体" w:hAnsi="宋体" w:eastAsia="宋体"/>
          <w:sz w:val="24"/>
          <w:szCs w:val="24"/>
        </w:rPr>
        <w:t>作业的评价建议以小组为单位，将组员的小作文内容进行汇编整理，提炼核心内容并制作成PPT，在课堂上进行小组汇报.各组员的小作文与参与小组活动情况由小组内互评，各小组的汇报由组组之间互评和教师评价相结合来评价，对每位学生的评价由教师结合组内互评、组组间互评和教师评价结果综合评定.类似的作业评价将作为学生学业述评的一部分，教师需综合关注学生各单元作业评价的变化，鼓励学生不断改进以提升完成作业的质量.</w:t>
      </w:r>
    </w:p>
    <w:p>
      <w:pPr>
        <w:spacing w:line="312" w:lineRule="auto"/>
        <w:ind w:firstLine="480" w:firstLineChars="200"/>
        <w:rPr>
          <w:rFonts w:ascii="宋体" w:hAnsi="宋体" w:eastAsia="宋体"/>
          <w:sz w:val="24"/>
          <w:szCs w:val="24"/>
        </w:rPr>
      </w:pPr>
      <w:r>
        <w:rPr>
          <w:rFonts w:hint="eastAsia" w:ascii="宋体" w:hAnsi="宋体" w:eastAsia="宋体"/>
          <w:sz w:val="24"/>
          <w:szCs w:val="24"/>
        </w:rPr>
        <w:t>小组内评价标准：</w:t>
      </w:r>
    </w:p>
    <w:tbl>
      <w:tblPr>
        <w:tblStyle w:val="8"/>
        <w:tblW w:w="8298" w:type="dxa"/>
        <w:tblInd w:w="98" w:type="dxa"/>
        <w:tblLayout w:type="fixed"/>
        <w:tblCellMar>
          <w:top w:w="0" w:type="dxa"/>
          <w:left w:w="108" w:type="dxa"/>
          <w:bottom w:w="0" w:type="dxa"/>
          <w:right w:w="108" w:type="dxa"/>
        </w:tblCellMar>
      </w:tblPr>
      <w:tblGrid>
        <w:gridCol w:w="1271"/>
        <w:gridCol w:w="1271"/>
        <w:gridCol w:w="5756"/>
      </w:tblGrid>
      <w:tr>
        <w:tblPrEx>
          <w:tblCellMar>
            <w:top w:w="0" w:type="dxa"/>
            <w:left w:w="108" w:type="dxa"/>
            <w:bottom w:w="0" w:type="dxa"/>
            <w:right w:w="108" w:type="dxa"/>
          </w:tblCellMar>
        </w:tblPrEx>
        <w:trPr>
          <w:trHeight w:val="265" w:hRule="atLeast"/>
        </w:trPr>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内容</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等第</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标 准</w:t>
            </w:r>
          </w:p>
        </w:tc>
      </w:tr>
      <w:tr>
        <w:tblPrEx>
          <w:tblCellMar>
            <w:top w:w="0" w:type="dxa"/>
            <w:left w:w="108" w:type="dxa"/>
            <w:bottom w:w="0" w:type="dxa"/>
            <w:right w:w="108" w:type="dxa"/>
          </w:tblCellMar>
        </w:tblPrEx>
        <w:trPr>
          <w:trHeight w:val="515" w:hRule="atLeast"/>
        </w:trPr>
        <w:tc>
          <w:tcPr>
            <w:tcW w:w="1271" w:type="dxa"/>
            <w:vMerge w:val="restart"/>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小作文</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优秀</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s="宋体"/>
                <w:color w:val="000000"/>
                <w:sz w:val="24"/>
                <w:szCs w:val="24"/>
              </w:rPr>
            </w:pPr>
            <w:r>
              <w:rPr>
                <w:rStyle w:val="17"/>
                <w:rFonts w:hint="eastAsia" w:ascii="宋体" w:hAnsi="宋体" w:eastAsia="宋体" w:cs="宋体"/>
                <w:sz w:val="24"/>
                <w:szCs w:val="24"/>
              </w:rPr>
              <w:t>内容全面，表述清晰，梳理有层次、有结构，经验总结有效、可复制、可推广，被选入小组汇报的内容较多.</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center"/>
              <w:textAlignment w:val="bottom"/>
              <w:rPr>
                <w:rFonts w:ascii="宋体" w:hAnsi="宋体" w:eastAsia="宋体" w:cs="宋体"/>
                <w:color w:val="000000"/>
                <w:sz w:val="24"/>
                <w:szCs w:val="24"/>
              </w:rPr>
            </w:pPr>
            <w:r>
              <w:rPr>
                <w:rStyle w:val="17"/>
                <w:rFonts w:hint="eastAsia" w:ascii="宋体" w:hAnsi="宋体" w:eastAsia="宋体" w:cs="宋体"/>
                <w:sz w:val="24"/>
                <w:szCs w:val="24"/>
              </w:rPr>
              <w:t>良好</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s="宋体"/>
                <w:color w:val="000000"/>
                <w:sz w:val="24"/>
                <w:szCs w:val="24"/>
              </w:rPr>
            </w:pPr>
            <w:r>
              <w:rPr>
                <w:rStyle w:val="17"/>
                <w:rFonts w:hint="eastAsia" w:ascii="宋体" w:hAnsi="宋体" w:eastAsia="宋体" w:cs="宋体"/>
                <w:sz w:val="24"/>
                <w:szCs w:val="24"/>
              </w:rPr>
              <w:t>内容较全面，表述较清晰，经验总结有效，有被选入小组汇报的内容.</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center"/>
              <w:textAlignment w:val="bottom"/>
              <w:rPr>
                <w:rFonts w:ascii="宋体" w:hAnsi="宋体" w:eastAsia="宋体" w:cs="宋体"/>
                <w:color w:val="000000"/>
                <w:sz w:val="24"/>
                <w:szCs w:val="24"/>
              </w:rPr>
            </w:pPr>
            <w:r>
              <w:rPr>
                <w:rStyle w:val="17"/>
                <w:rFonts w:hint="eastAsia" w:ascii="宋体" w:hAnsi="宋体" w:eastAsia="宋体" w:cs="宋体"/>
                <w:sz w:val="24"/>
                <w:szCs w:val="24"/>
              </w:rPr>
              <w:t>合格</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s="宋体"/>
                <w:color w:val="000000"/>
                <w:sz w:val="24"/>
                <w:szCs w:val="24"/>
              </w:rPr>
            </w:pPr>
            <w:r>
              <w:rPr>
                <w:rStyle w:val="17"/>
                <w:rFonts w:hint="eastAsia" w:ascii="宋体" w:hAnsi="宋体" w:eastAsia="宋体" w:cs="宋体"/>
                <w:sz w:val="24"/>
                <w:szCs w:val="24"/>
              </w:rPr>
              <w:t>围绕个别内容撰写，表述清楚，态度端正.</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center"/>
              <w:textAlignment w:val="bottom"/>
              <w:rPr>
                <w:rFonts w:ascii="宋体" w:hAnsi="宋体" w:eastAsia="宋体" w:cs="宋体"/>
                <w:color w:val="000000"/>
                <w:sz w:val="24"/>
                <w:szCs w:val="24"/>
              </w:rPr>
            </w:pPr>
            <w:r>
              <w:rPr>
                <w:rStyle w:val="17"/>
                <w:rFonts w:hint="eastAsia" w:ascii="宋体" w:hAnsi="宋体" w:eastAsia="宋体" w:cs="宋体"/>
                <w:sz w:val="24"/>
                <w:szCs w:val="24"/>
              </w:rPr>
              <w:t>须努力</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s="宋体"/>
                <w:color w:val="000000"/>
                <w:sz w:val="24"/>
                <w:szCs w:val="24"/>
              </w:rPr>
            </w:pPr>
            <w:r>
              <w:rPr>
                <w:rStyle w:val="17"/>
                <w:rFonts w:hint="eastAsia" w:ascii="宋体" w:hAnsi="宋体" w:eastAsia="宋体" w:cs="宋体"/>
                <w:sz w:val="24"/>
                <w:szCs w:val="24"/>
              </w:rPr>
              <w:t>态度不端正，未能够清楚地表述相关内容.</w:t>
            </w:r>
          </w:p>
        </w:tc>
      </w:tr>
      <w:tr>
        <w:tblPrEx>
          <w:tblCellMar>
            <w:top w:w="0" w:type="dxa"/>
            <w:left w:w="108" w:type="dxa"/>
            <w:bottom w:w="0" w:type="dxa"/>
            <w:right w:w="108" w:type="dxa"/>
          </w:tblCellMar>
        </w:tblPrEx>
        <w:trPr>
          <w:trHeight w:val="515" w:hRule="atLeast"/>
        </w:trPr>
        <w:tc>
          <w:tcPr>
            <w:tcW w:w="127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s="宋体"/>
                <w:color w:val="000000"/>
                <w:sz w:val="24"/>
                <w:szCs w:val="24"/>
              </w:rPr>
            </w:pPr>
            <w:r>
              <w:rPr>
                <w:rStyle w:val="17"/>
                <w:rFonts w:hint="eastAsia" w:ascii="宋体" w:hAnsi="宋体" w:eastAsia="宋体" w:cs="宋体"/>
                <w:sz w:val="24"/>
                <w:szCs w:val="24"/>
              </w:rPr>
              <w:t>参与小组活动情况</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优秀</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s="宋体"/>
                <w:color w:val="000000"/>
                <w:sz w:val="24"/>
                <w:szCs w:val="24"/>
              </w:rPr>
            </w:pPr>
            <w:r>
              <w:rPr>
                <w:rStyle w:val="17"/>
                <w:rFonts w:hint="eastAsia" w:ascii="宋体" w:hAnsi="宋体" w:eastAsia="宋体" w:cs="宋体"/>
                <w:sz w:val="24"/>
                <w:szCs w:val="24"/>
              </w:rPr>
              <w:t>出色地完成小组活动中自己的任务，能够在小组活动的各环节中建言献策，善于倾听、接纳他人意见，积极配合完成全班的交流汇报.</w:t>
            </w:r>
          </w:p>
        </w:tc>
      </w:tr>
      <w:tr>
        <w:tblPrEx>
          <w:tblCellMar>
            <w:top w:w="0" w:type="dxa"/>
            <w:left w:w="108" w:type="dxa"/>
            <w:bottom w:w="0" w:type="dxa"/>
            <w:right w:w="108" w:type="dxa"/>
          </w:tblCellMar>
        </w:tblPrEx>
        <w:trPr>
          <w:trHeight w:val="51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jc w:val="left"/>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良好</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s="宋体"/>
                <w:color w:val="000000"/>
                <w:sz w:val="24"/>
                <w:szCs w:val="24"/>
              </w:rPr>
            </w:pPr>
            <w:r>
              <w:rPr>
                <w:rStyle w:val="17"/>
                <w:rFonts w:hint="eastAsia" w:ascii="宋体" w:hAnsi="宋体" w:eastAsia="宋体" w:cs="宋体"/>
                <w:sz w:val="24"/>
                <w:szCs w:val="24"/>
              </w:rPr>
              <w:t>较好地完成小组活动中自己的任务，善于倾听、接纳他人意见，能够配合完成全班的交流汇报.</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jc w:val="left"/>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center"/>
              <w:textAlignment w:val="top"/>
              <w:rPr>
                <w:rFonts w:ascii="宋体" w:hAnsi="宋体" w:eastAsia="宋体" w:cs="宋体"/>
                <w:color w:val="000000"/>
                <w:sz w:val="24"/>
                <w:szCs w:val="24"/>
              </w:rPr>
            </w:pPr>
            <w:r>
              <w:rPr>
                <w:rStyle w:val="17"/>
                <w:rFonts w:hint="eastAsia" w:ascii="宋体" w:hAnsi="宋体" w:eastAsia="宋体" w:cs="宋体"/>
                <w:sz w:val="24"/>
                <w:szCs w:val="24"/>
              </w:rPr>
              <w:t>合格</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left"/>
              <w:textAlignment w:val="top"/>
              <w:rPr>
                <w:rFonts w:ascii="宋体" w:hAnsi="宋体" w:eastAsia="宋体" w:cs="宋体"/>
                <w:color w:val="000000"/>
                <w:sz w:val="24"/>
                <w:szCs w:val="24"/>
              </w:rPr>
            </w:pPr>
            <w:r>
              <w:rPr>
                <w:rStyle w:val="17"/>
                <w:rFonts w:hint="eastAsia" w:ascii="宋体" w:hAnsi="宋体" w:eastAsia="宋体" w:cs="宋体"/>
                <w:sz w:val="24"/>
                <w:szCs w:val="24"/>
              </w:rPr>
              <w:t>能够完成小组活动中自己的任务.</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jc w:val="left"/>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须努力</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left"/>
              <w:textAlignment w:val="center"/>
              <w:rPr>
                <w:rFonts w:ascii="宋体" w:hAnsi="宋体" w:eastAsia="宋体" w:cs="宋体"/>
                <w:color w:val="000000"/>
                <w:sz w:val="24"/>
                <w:szCs w:val="24"/>
              </w:rPr>
            </w:pPr>
            <w:r>
              <w:rPr>
                <w:rStyle w:val="17"/>
                <w:rFonts w:hint="eastAsia" w:ascii="宋体" w:hAnsi="宋体" w:eastAsia="宋体" w:cs="宋体"/>
                <w:sz w:val="24"/>
                <w:szCs w:val="24"/>
              </w:rPr>
              <w:t>难以完成小组活动中自己的任务.</w:t>
            </w:r>
          </w:p>
        </w:tc>
      </w:tr>
    </w:tbl>
    <w:p>
      <w:pPr>
        <w:spacing w:line="312" w:lineRule="auto"/>
        <w:ind w:firstLine="480" w:firstLineChars="200"/>
        <w:rPr>
          <w:rFonts w:ascii="宋体" w:hAnsi="宋体" w:eastAsia="宋体"/>
          <w:sz w:val="24"/>
          <w:szCs w:val="24"/>
        </w:rPr>
      </w:pPr>
    </w:p>
    <w:p>
      <w:pPr>
        <w:spacing w:line="312" w:lineRule="auto"/>
        <w:ind w:firstLine="480" w:firstLineChars="200"/>
        <w:rPr>
          <w:rFonts w:ascii="宋体" w:hAnsi="宋体" w:eastAsia="宋体"/>
          <w:sz w:val="24"/>
          <w:szCs w:val="24"/>
        </w:rPr>
      </w:pPr>
      <w:r>
        <w:rPr>
          <w:rFonts w:hint="eastAsia" w:ascii="宋体" w:hAnsi="宋体" w:eastAsia="宋体"/>
          <w:sz w:val="24"/>
          <w:szCs w:val="24"/>
        </w:rPr>
        <w:t>小组汇报评价标准：</w:t>
      </w:r>
    </w:p>
    <w:tbl>
      <w:tblPr>
        <w:tblStyle w:val="8"/>
        <w:tblW w:w="8298" w:type="dxa"/>
        <w:jc w:val="center"/>
        <w:tblLayout w:type="fixed"/>
        <w:tblCellMar>
          <w:top w:w="0" w:type="dxa"/>
          <w:left w:w="108" w:type="dxa"/>
          <w:bottom w:w="0" w:type="dxa"/>
          <w:right w:w="108" w:type="dxa"/>
        </w:tblCellMar>
      </w:tblPr>
      <w:tblGrid>
        <w:gridCol w:w="1271"/>
        <w:gridCol w:w="1271"/>
        <w:gridCol w:w="5756"/>
      </w:tblGrid>
      <w:tr>
        <w:tblPrEx>
          <w:tblCellMar>
            <w:top w:w="0" w:type="dxa"/>
            <w:left w:w="108" w:type="dxa"/>
            <w:bottom w:w="0" w:type="dxa"/>
            <w:right w:w="108" w:type="dxa"/>
          </w:tblCellMar>
        </w:tblPrEx>
        <w:trPr>
          <w:trHeight w:val="285" w:hRule="atLeast"/>
          <w:jc w:val="center"/>
        </w:trPr>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内容</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等第</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标 准</w:t>
            </w:r>
          </w:p>
        </w:tc>
      </w:tr>
      <w:tr>
        <w:tblPrEx>
          <w:tblCellMar>
            <w:top w:w="0" w:type="dxa"/>
            <w:left w:w="108" w:type="dxa"/>
            <w:bottom w:w="0" w:type="dxa"/>
            <w:right w:w="108" w:type="dxa"/>
          </w:tblCellMar>
        </w:tblPrEx>
        <w:trPr>
          <w:trHeight w:val="565" w:hRule="atLeast"/>
          <w:jc w:val="center"/>
        </w:trPr>
        <w:tc>
          <w:tcPr>
            <w:tcW w:w="1271" w:type="dxa"/>
            <w:vMerge w:val="restart"/>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小组汇报</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优秀</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s="宋体"/>
                <w:color w:val="000000"/>
                <w:sz w:val="24"/>
                <w:szCs w:val="24"/>
              </w:rPr>
            </w:pPr>
            <w:r>
              <w:rPr>
                <w:rStyle w:val="19"/>
                <w:rFonts w:hint="eastAsia" w:ascii="宋体" w:hAnsi="宋体" w:eastAsia="宋体" w:cs="宋体"/>
                <w:sz w:val="24"/>
                <w:szCs w:val="24"/>
              </w:rPr>
              <w:t>PPT</w:t>
            </w:r>
            <w:r>
              <w:rPr>
                <w:rStyle w:val="18"/>
                <w:rFonts w:hint="eastAsia" w:ascii="宋体" w:hAnsi="宋体" w:eastAsia="宋体" w:cs="宋体"/>
                <w:sz w:val="24"/>
                <w:szCs w:val="24"/>
              </w:rPr>
              <w:t>制作精美，内容全面，表达正确且自然流畅，经验总结有效、可复制、可推广.</w:t>
            </w:r>
          </w:p>
        </w:tc>
      </w:tr>
      <w:tr>
        <w:tblPrEx>
          <w:tblCellMar>
            <w:top w:w="0" w:type="dxa"/>
            <w:left w:w="108" w:type="dxa"/>
            <w:bottom w:w="0" w:type="dxa"/>
            <w:right w:w="108" w:type="dxa"/>
          </w:tblCellMar>
        </w:tblPrEx>
        <w:trPr>
          <w:trHeight w:val="295" w:hRule="atLeast"/>
          <w:jc w:val="center"/>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良好</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left"/>
              <w:textAlignment w:val="center"/>
              <w:rPr>
                <w:rFonts w:ascii="宋体" w:hAnsi="宋体" w:eastAsia="宋体" w:cs="宋体"/>
                <w:color w:val="000000"/>
                <w:sz w:val="24"/>
                <w:szCs w:val="24"/>
              </w:rPr>
            </w:pPr>
            <w:r>
              <w:rPr>
                <w:rStyle w:val="19"/>
                <w:rFonts w:hint="eastAsia" w:ascii="宋体" w:hAnsi="宋体" w:eastAsia="宋体" w:cs="宋体"/>
                <w:sz w:val="24"/>
                <w:szCs w:val="24"/>
              </w:rPr>
              <w:t>PPT</w:t>
            </w:r>
            <w:r>
              <w:rPr>
                <w:rStyle w:val="18"/>
                <w:rFonts w:hint="eastAsia" w:ascii="宋体" w:hAnsi="宋体" w:eastAsia="宋体" w:cs="宋体"/>
                <w:sz w:val="24"/>
                <w:szCs w:val="24"/>
              </w:rPr>
              <w:t>制作整洁清晰，内容较全面，表达自然，经验总结有效.</w:t>
            </w:r>
          </w:p>
        </w:tc>
      </w:tr>
      <w:tr>
        <w:tblPrEx>
          <w:tblCellMar>
            <w:top w:w="0" w:type="dxa"/>
            <w:left w:w="108" w:type="dxa"/>
            <w:bottom w:w="0" w:type="dxa"/>
            <w:right w:w="108" w:type="dxa"/>
          </w:tblCellMar>
        </w:tblPrEx>
        <w:trPr>
          <w:trHeight w:val="295" w:hRule="atLeast"/>
          <w:jc w:val="center"/>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bottom"/>
              <w:rPr>
                <w:rFonts w:ascii="宋体" w:hAnsi="宋体" w:eastAsia="宋体" w:cs="宋体"/>
                <w:color w:val="000000"/>
                <w:sz w:val="24"/>
                <w:szCs w:val="24"/>
              </w:rPr>
            </w:pPr>
            <w:r>
              <w:rPr>
                <w:rStyle w:val="18"/>
                <w:rFonts w:hint="eastAsia" w:ascii="宋体" w:hAnsi="宋体" w:eastAsia="宋体" w:cs="宋体"/>
                <w:sz w:val="24"/>
                <w:szCs w:val="24"/>
              </w:rPr>
              <w:t>合格</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s="宋体"/>
                <w:color w:val="000000"/>
                <w:sz w:val="24"/>
                <w:szCs w:val="24"/>
              </w:rPr>
            </w:pPr>
            <w:r>
              <w:rPr>
                <w:rStyle w:val="19"/>
                <w:rFonts w:hint="eastAsia" w:ascii="宋体" w:hAnsi="宋体" w:eastAsia="宋体" w:cs="宋体"/>
                <w:sz w:val="24"/>
                <w:szCs w:val="24"/>
              </w:rPr>
              <w:t>PPT</w:t>
            </w:r>
            <w:r>
              <w:rPr>
                <w:rStyle w:val="18"/>
                <w:rFonts w:hint="eastAsia" w:ascii="宋体" w:hAnsi="宋体" w:eastAsia="宋体" w:cs="宋体"/>
                <w:sz w:val="24"/>
                <w:szCs w:val="24"/>
              </w:rPr>
              <w:t>制作较简单，围绕部分内容撰写，表达清楚，态度端正.</w:t>
            </w:r>
          </w:p>
        </w:tc>
      </w:tr>
      <w:tr>
        <w:tblPrEx>
          <w:tblCellMar>
            <w:top w:w="0" w:type="dxa"/>
            <w:left w:w="108" w:type="dxa"/>
            <w:bottom w:w="0" w:type="dxa"/>
            <w:right w:w="108" w:type="dxa"/>
          </w:tblCellMar>
        </w:tblPrEx>
        <w:trPr>
          <w:trHeight w:val="285" w:hRule="atLeast"/>
          <w:jc w:val="center"/>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center"/>
              <w:textAlignment w:val="top"/>
              <w:rPr>
                <w:rFonts w:ascii="宋体" w:hAnsi="宋体" w:eastAsia="宋体" w:cs="宋体"/>
                <w:color w:val="000000"/>
                <w:sz w:val="24"/>
                <w:szCs w:val="24"/>
              </w:rPr>
            </w:pPr>
            <w:r>
              <w:rPr>
                <w:rStyle w:val="18"/>
                <w:rFonts w:hint="eastAsia" w:ascii="宋体" w:hAnsi="宋体" w:eastAsia="宋体" w:cs="宋体"/>
                <w:sz w:val="24"/>
                <w:szCs w:val="24"/>
              </w:rPr>
              <w:t>须努力</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left"/>
              <w:textAlignment w:val="top"/>
              <w:rPr>
                <w:rFonts w:ascii="宋体" w:hAnsi="宋体" w:eastAsia="宋体" w:cs="宋体"/>
                <w:color w:val="000000"/>
                <w:sz w:val="24"/>
                <w:szCs w:val="24"/>
              </w:rPr>
            </w:pPr>
            <w:r>
              <w:rPr>
                <w:rStyle w:val="18"/>
                <w:rFonts w:hint="eastAsia" w:ascii="宋体" w:hAnsi="宋体" w:eastAsia="宋体" w:cs="宋体"/>
                <w:sz w:val="24"/>
                <w:szCs w:val="24"/>
              </w:rPr>
              <w:t>表达不清楚，态度不端正.</w:t>
            </w:r>
          </w:p>
        </w:tc>
      </w:tr>
    </w:tbl>
    <w:p>
      <w:pPr>
        <w:spacing w:line="312" w:lineRule="auto"/>
        <w:ind w:firstLine="480" w:firstLineChars="200"/>
        <w:rPr>
          <w:rFonts w:ascii="宋体" w:hAnsi="宋体" w:eastAsia="宋体"/>
          <w:sz w:val="24"/>
          <w:szCs w:val="24"/>
        </w:rPr>
      </w:pPr>
      <w:r>
        <w:rPr>
          <w:rFonts w:hint="eastAsia" w:ascii="宋体" w:hAnsi="宋体" w:eastAsia="宋体"/>
          <w:sz w:val="24"/>
          <w:szCs w:val="24"/>
        </w:rPr>
        <w:t>作业</w:t>
      </w:r>
      <w:r>
        <w:rPr>
          <w:rFonts w:hint="eastAsia" w:ascii="Times New Roman" w:hAnsi="Times New Roman" w:eastAsia="宋体"/>
          <w:sz w:val="24"/>
          <w:szCs w:val="24"/>
        </w:rPr>
        <w:t>2</w:t>
      </w:r>
      <w:r>
        <w:rPr>
          <w:rFonts w:hint="eastAsia" w:ascii="宋体" w:hAnsi="宋体" w:eastAsia="宋体"/>
          <w:sz w:val="24"/>
          <w:szCs w:val="24"/>
        </w:rPr>
        <w:t xml:space="preserve">  同学们，我们已经完成了“概率初步”单元的学习，相信同学们已经积累了一些学习心得，请撰写一篇数学小作文，文体不限，字数不限，内容可以是对本单元的知识、思想方法的梳理，谈谈学习概率的感想体会，应用相关知识解决问题的经验总结，等等.</w:t>
      </w:r>
    </w:p>
    <w:p>
      <w:pPr>
        <w:spacing w:line="312" w:lineRule="auto"/>
        <w:ind w:firstLine="480" w:firstLineChars="200"/>
        <w:rPr>
          <w:rFonts w:ascii="宋体" w:hAnsi="宋体" w:eastAsia="宋体"/>
          <w:sz w:val="24"/>
          <w:szCs w:val="24"/>
        </w:rPr>
      </w:pPr>
      <w:r>
        <w:rPr>
          <w:rFonts w:hint="eastAsia" w:ascii="宋体" w:hAnsi="宋体" w:eastAsia="宋体"/>
          <w:sz w:val="24"/>
          <w:szCs w:val="24"/>
        </w:rPr>
        <w:t>[设计说明]</w:t>
      </w:r>
      <w:r>
        <w:rPr>
          <w:rFonts w:ascii="宋体" w:hAnsi="宋体" w:eastAsia="宋体"/>
          <w:sz w:val="24"/>
          <w:szCs w:val="24"/>
        </w:rPr>
        <w:t xml:space="preserve"> </w:t>
      </w:r>
      <w:r>
        <w:rPr>
          <w:rFonts w:hint="eastAsia" w:ascii="宋体" w:hAnsi="宋体" w:eastAsia="宋体"/>
          <w:sz w:val="24"/>
          <w:szCs w:val="24"/>
        </w:rPr>
        <w:t>第</w:t>
      </w:r>
      <w:r>
        <w:rPr>
          <w:rFonts w:hint="eastAsia" w:ascii="Times New Roman" w:hAnsi="Times New Roman" w:eastAsia="宋体"/>
          <w:sz w:val="24"/>
          <w:szCs w:val="24"/>
        </w:rPr>
        <w:t>11</w:t>
      </w:r>
      <w:r>
        <w:rPr>
          <w:rFonts w:hint="eastAsia" w:ascii="宋体" w:hAnsi="宋体" w:eastAsia="宋体"/>
          <w:sz w:val="24"/>
          <w:szCs w:val="24"/>
        </w:rPr>
        <w:t>单元“概率初步”的学习是必修课程与选择性必修课程中概率与统计主题的开篇.概率的研究对象是随机现象，为人们从不确定性的角度认识客观世界提供重要的思维模式和解决问题的方法.单元学习结束时对本单元学习的内容、方法、过程做一个梳理和总结是非常必要的，将对今后的学习起指导作用.</w:t>
      </w:r>
    </w:p>
    <w:p>
      <w:pPr>
        <w:spacing w:line="312" w:lineRule="auto"/>
        <w:ind w:firstLine="480" w:firstLineChars="200"/>
        <w:rPr>
          <w:rFonts w:ascii="宋体" w:hAnsi="宋体" w:eastAsia="宋体"/>
          <w:sz w:val="24"/>
          <w:szCs w:val="24"/>
        </w:rPr>
      </w:pPr>
      <w:r>
        <w:rPr>
          <w:rFonts w:hint="eastAsia" w:ascii="宋体" w:hAnsi="宋体" w:eastAsia="宋体"/>
          <w:sz w:val="24"/>
          <w:szCs w:val="24"/>
        </w:rPr>
        <w:t>学生通过整理本单元的知识内容、思想方法，将学习感悟有条理地表达出来，形成小作文.在此过程中提升数学表达能力，养成重思考、勤反思的学习习惯.</w:t>
      </w:r>
    </w:p>
    <w:p>
      <w:pPr>
        <w:spacing w:line="312" w:lineRule="auto"/>
        <w:ind w:firstLine="480" w:firstLineChars="200"/>
        <w:rPr>
          <w:rFonts w:ascii="宋体" w:hAnsi="宋体" w:eastAsia="宋体"/>
          <w:sz w:val="24"/>
          <w:szCs w:val="24"/>
        </w:rPr>
      </w:pPr>
      <w:r>
        <w:rPr>
          <w:rFonts w:hint="eastAsia" w:ascii="宋体" w:hAnsi="宋体" w:eastAsia="宋体"/>
          <w:sz w:val="24"/>
          <w:szCs w:val="24"/>
        </w:rPr>
        <w:t>本作业是一份长周期作业，可以在单元学习之初就布置，让学生在单元学习的过程中注意梳理和积累，等到单元学习结束时收交评价.作业的评价建议以小组为单位，将组员的小作文内容进行汇编整理，提炼核心内容并制作成PPT，在课堂上进行小组汇报.各组员的小作文与参与小组活动情况由小组内互评，各小组的汇报由组组之间互评和教师评价相结合来评价，对每位学生的评价由教师结合组内互评、组组间互评和教师评价结果综合评定.类似的作业评价将作为学生学业述评的一部分，教师需综合关注学生各单元作业评价的变化，鼓励学生不断改进以提升完成作业的质量.</w:t>
      </w:r>
    </w:p>
    <w:p>
      <w:pPr>
        <w:spacing w:line="312" w:lineRule="auto"/>
        <w:ind w:firstLine="480" w:firstLineChars="200"/>
        <w:rPr>
          <w:rFonts w:ascii="宋体" w:hAnsi="宋体" w:eastAsia="宋体"/>
          <w:sz w:val="24"/>
          <w:szCs w:val="24"/>
        </w:rPr>
      </w:pPr>
      <w:r>
        <w:rPr>
          <w:rFonts w:hint="eastAsia" w:ascii="宋体" w:hAnsi="宋体" w:eastAsia="宋体"/>
          <w:sz w:val="24"/>
          <w:szCs w:val="24"/>
        </w:rPr>
        <w:t>小组内评价标准：</w:t>
      </w:r>
    </w:p>
    <w:tbl>
      <w:tblPr>
        <w:tblStyle w:val="8"/>
        <w:tblW w:w="8298" w:type="dxa"/>
        <w:tblInd w:w="98" w:type="dxa"/>
        <w:tblLayout w:type="fixed"/>
        <w:tblCellMar>
          <w:top w:w="0" w:type="dxa"/>
          <w:left w:w="108" w:type="dxa"/>
          <w:bottom w:w="0" w:type="dxa"/>
          <w:right w:w="108" w:type="dxa"/>
        </w:tblCellMar>
      </w:tblPr>
      <w:tblGrid>
        <w:gridCol w:w="1271"/>
        <w:gridCol w:w="1271"/>
        <w:gridCol w:w="5756"/>
      </w:tblGrid>
      <w:tr>
        <w:tblPrEx>
          <w:tblCellMar>
            <w:top w:w="0" w:type="dxa"/>
            <w:left w:w="108" w:type="dxa"/>
            <w:bottom w:w="0" w:type="dxa"/>
            <w:right w:w="108" w:type="dxa"/>
          </w:tblCellMar>
        </w:tblPrEx>
        <w:trPr>
          <w:trHeight w:val="265" w:hRule="atLeast"/>
        </w:trPr>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内容</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等第</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标 准</w:t>
            </w:r>
          </w:p>
        </w:tc>
      </w:tr>
      <w:tr>
        <w:tblPrEx>
          <w:tblCellMar>
            <w:top w:w="0" w:type="dxa"/>
            <w:left w:w="108" w:type="dxa"/>
            <w:bottom w:w="0" w:type="dxa"/>
            <w:right w:w="108" w:type="dxa"/>
          </w:tblCellMar>
        </w:tblPrEx>
        <w:trPr>
          <w:trHeight w:val="515" w:hRule="atLeast"/>
        </w:trPr>
        <w:tc>
          <w:tcPr>
            <w:tcW w:w="1271" w:type="dxa"/>
            <w:vMerge w:val="restart"/>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小作文</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优秀</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s="宋体"/>
                <w:color w:val="000000"/>
                <w:sz w:val="24"/>
                <w:szCs w:val="24"/>
              </w:rPr>
            </w:pPr>
            <w:r>
              <w:rPr>
                <w:rStyle w:val="17"/>
                <w:rFonts w:hint="eastAsia" w:ascii="宋体" w:hAnsi="宋体" w:eastAsia="宋体" w:cs="宋体"/>
                <w:sz w:val="24"/>
                <w:szCs w:val="24"/>
              </w:rPr>
              <w:t>内容全面，表述清晰，梳理有层次、有结构，经验总结有效、可复制、可推广，被选入小组汇报的内容较多.</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center"/>
              <w:textAlignment w:val="bottom"/>
              <w:rPr>
                <w:rFonts w:ascii="宋体" w:hAnsi="宋体" w:eastAsia="宋体" w:cs="宋体"/>
                <w:color w:val="000000"/>
                <w:sz w:val="24"/>
                <w:szCs w:val="24"/>
              </w:rPr>
            </w:pPr>
            <w:r>
              <w:rPr>
                <w:rStyle w:val="17"/>
                <w:rFonts w:hint="eastAsia" w:ascii="宋体" w:hAnsi="宋体" w:eastAsia="宋体" w:cs="宋体"/>
                <w:sz w:val="24"/>
                <w:szCs w:val="24"/>
              </w:rPr>
              <w:t>良好</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s="宋体"/>
                <w:color w:val="000000"/>
                <w:sz w:val="24"/>
                <w:szCs w:val="24"/>
              </w:rPr>
            </w:pPr>
            <w:r>
              <w:rPr>
                <w:rStyle w:val="17"/>
                <w:rFonts w:hint="eastAsia" w:ascii="宋体" w:hAnsi="宋体" w:eastAsia="宋体" w:cs="宋体"/>
                <w:sz w:val="24"/>
                <w:szCs w:val="24"/>
              </w:rPr>
              <w:t>内容较全面，表述较清晰，经验总结有效，有被选入小组汇报的内容.</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center"/>
              <w:textAlignment w:val="bottom"/>
              <w:rPr>
                <w:rFonts w:ascii="宋体" w:hAnsi="宋体" w:eastAsia="宋体" w:cs="宋体"/>
                <w:color w:val="000000"/>
                <w:sz w:val="24"/>
                <w:szCs w:val="24"/>
              </w:rPr>
            </w:pPr>
            <w:r>
              <w:rPr>
                <w:rStyle w:val="17"/>
                <w:rFonts w:hint="eastAsia" w:ascii="宋体" w:hAnsi="宋体" w:eastAsia="宋体" w:cs="宋体"/>
                <w:sz w:val="24"/>
                <w:szCs w:val="24"/>
              </w:rPr>
              <w:t>合格</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s="宋体"/>
                <w:color w:val="000000"/>
                <w:sz w:val="24"/>
                <w:szCs w:val="24"/>
              </w:rPr>
            </w:pPr>
            <w:r>
              <w:rPr>
                <w:rStyle w:val="17"/>
                <w:rFonts w:hint="eastAsia" w:ascii="宋体" w:hAnsi="宋体" w:eastAsia="宋体" w:cs="宋体"/>
                <w:sz w:val="24"/>
                <w:szCs w:val="24"/>
              </w:rPr>
              <w:t>围绕个别内容撰写，表述清楚，态度端正.</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center"/>
              <w:textAlignment w:val="bottom"/>
              <w:rPr>
                <w:rFonts w:ascii="宋体" w:hAnsi="宋体" w:eastAsia="宋体" w:cs="宋体"/>
                <w:color w:val="000000"/>
                <w:sz w:val="24"/>
                <w:szCs w:val="24"/>
              </w:rPr>
            </w:pPr>
            <w:r>
              <w:rPr>
                <w:rStyle w:val="17"/>
                <w:rFonts w:hint="eastAsia" w:ascii="宋体" w:hAnsi="宋体" w:eastAsia="宋体" w:cs="宋体"/>
                <w:sz w:val="24"/>
                <w:szCs w:val="24"/>
              </w:rPr>
              <w:t>须努力</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s="宋体"/>
                <w:color w:val="000000"/>
                <w:sz w:val="24"/>
                <w:szCs w:val="24"/>
              </w:rPr>
            </w:pPr>
            <w:r>
              <w:rPr>
                <w:rStyle w:val="17"/>
                <w:rFonts w:hint="eastAsia" w:ascii="宋体" w:hAnsi="宋体" w:eastAsia="宋体" w:cs="宋体"/>
                <w:sz w:val="24"/>
                <w:szCs w:val="24"/>
              </w:rPr>
              <w:t>态度不端正，未能够清楚地表述相关内容.</w:t>
            </w:r>
          </w:p>
        </w:tc>
      </w:tr>
      <w:tr>
        <w:tblPrEx>
          <w:tblCellMar>
            <w:top w:w="0" w:type="dxa"/>
            <w:left w:w="108" w:type="dxa"/>
            <w:bottom w:w="0" w:type="dxa"/>
            <w:right w:w="108" w:type="dxa"/>
          </w:tblCellMar>
        </w:tblPrEx>
        <w:trPr>
          <w:trHeight w:val="515" w:hRule="atLeast"/>
        </w:trPr>
        <w:tc>
          <w:tcPr>
            <w:tcW w:w="127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s="宋体"/>
                <w:color w:val="000000"/>
                <w:sz w:val="24"/>
                <w:szCs w:val="24"/>
              </w:rPr>
            </w:pPr>
            <w:r>
              <w:rPr>
                <w:rStyle w:val="17"/>
                <w:rFonts w:hint="eastAsia" w:ascii="宋体" w:hAnsi="宋体" w:eastAsia="宋体" w:cs="宋体"/>
                <w:sz w:val="24"/>
                <w:szCs w:val="24"/>
              </w:rPr>
              <w:t>参与小组活动情况</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优秀</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s="宋体"/>
                <w:color w:val="000000"/>
                <w:sz w:val="24"/>
                <w:szCs w:val="24"/>
              </w:rPr>
            </w:pPr>
            <w:r>
              <w:rPr>
                <w:rStyle w:val="17"/>
                <w:rFonts w:hint="eastAsia" w:ascii="宋体" w:hAnsi="宋体" w:eastAsia="宋体" w:cs="宋体"/>
                <w:sz w:val="24"/>
                <w:szCs w:val="24"/>
              </w:rPr>
              <w:t>出色地完成小组活动中自己的任务，能够在小组活动的各环节中建言献策，善于倾听、接纳他人意见，积极配合完成全班的交流汇报.</w:t>
            </w:r>
          </w:p>
        </w:tc>
      </w:tr>
      <w:tr>
        <w:tblPrEx>
          <w:tblCellMar>
            <w:top w:w="0" w:type="dxa"/>
            <w:left w:w="108" w:type="dxa"/>
            <w:bottom w:w="0" w:type="dxa"/>
            <w:right w:w="108" w:type="dxa"/>
          </w:tblCellMar>
        </w:tblPrEx>
        <w:trPr>
          <w:trHeight w:val="51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jc w:val="left"/>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良好</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s="宋体"/>
                <w:color w:val="000000"/>
                <w:sz w:val="24"/>
                <w:szCs w:val="24"/>
              </w:rPr>
            </w:pPr>
            <w:r>
              <w:rPr>
                <w:rStyle w:val="17"/>
                <w:rFonts w:hint="eastAsia" w:ascii="宋体" w:hAnsi="宋体" w:eastAsia="宋体" w:cs="宋体"/>
                <w:sz w:val="24"/>
                <w:szCs w:val="24"/>
              </w:rPr>
              <w:t>较好地完成小组活动中自己的任务，善于倾听、接纳他人意见，能够配合完成全班的交流汇报.</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jc w:val="left"/>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center"/>
              <w:textAlignment w:val="top"/>
              <w:rPr>
                <w:rFonts w:ascii="宋体" w:hAnsi="宋体" w:eastAsia="宋体" w:cs="宋体"/>
                <w:color w:val="000000"/>
                <w:sz w:val="24"/>
                <w:szCs w:val="24"/>
              </w:rPr>
            </w:pPr>
            <w:r>
              <w:rPr>
                <w:rStyle w:val="17"/>
                <w:rFonts w:hint="eastAsia" w:ascii="宋体" w:hAnsi="宋体" w:eastAsia="宋体" w:cs="宋体"/>
                <w:sz w:val="24"/>
                <w:szCs w:val="24"/>
              </w:rPr>
              <w:t>合格</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left"/>
              <w:textAlignment w:val="top"/>
              <w:rPr>
                <w:rFonts w:ascii="宋体" w:hAnsi="宋体" w:eastAsia="宋体" w:cs="宋体"/>
                <w:color w:val="000000"/>
                <w:sz w:val="24"/>
                <w:szCs w:val="24"/>
              </w:rPr>
            </w:pPr>
            <w:r>
              <w:rPr>
                <w:rStyle w:val="17"/>
                <w:rFonts w:hint="eastAsia" w:ascii="宋体" w:hAnsi="宋体" w:eastAsia="宋体" w:cs="宋体"/>
                <w:sz w:val="24"/>
                <w:szCs w:val="24"/>
              </w:rPr>
              <w:t>能够完成小组活动中自己的任务.</w:t>
            </w:r>
          </w:p>
        </w:tc>
      </w:tr>
      <w:tr>
        <w:tblPrEx>
          <w:tblCellMar>
            <w:top w:w="0" w:type="dxa"/>
            <w:left w:w="108" w:type="dxa"/>
            <w:bottom w:w="0" w:type="dxa"/>
            <w:right w:w="108" w:type="dxa"/>
          </w:tblCellMar>
        </w:tblPrEx>
        <w:trPr>
          <w:trHeight w:val="265" w:hRule="atLeast"/>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jc w:val="left"/>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7"/>
                <w:rFonts w:hint="eastAsia" w:ascii="宋体" w:hAnsi="宋体" w:eastAsia="宋体" w:cs="宋体"/>
                <w:sz w:val="24"/>
                <w:szCs w:val="24"/>
              </w:rPr>
              <w:t>须努力</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left"/>
              <w:textAlignment w:val="center"/>
              <w:rPr>
                <w:rFonts w:ascii="宋体" w:hAnsi="宋体" w:eastAsia="宋体" w:cs="宋体"/>
                <w:color w:val="000000"/>
                <w:sz w:val="24"/>
                <w:szCs w:val="24"/>
              </w:rPr>
            </w:pPr>
            <w:r>
              <w:rPr>
                <w:rStyle w:val="17"/>
                <w:rFonts w:hint="eastAsia" w:ascii="宋体" w:hAnsi="宋体" w:eastAsia="宋体" w:cs="宋体"/>
                <w:sz w:val="24"/>
                <w:szCs w:val="24"/>
              </w:rPr>
              <w:t>难以完成小组活动中自己的任务.</w:t>
            </w:r>
          </w:p>
        </w:tc>
      </w:tr>
    </w:tbl>
    <w:p>
      <w:pPr>
        <w:spacing w:line="312" w:lineRule="auto"/>
        <w:ind w:firstLine="480" w:firstLineChars="200"/>
        <w:rPr>
          <w:rFonts w:ascii="宋体" w:hAnsi="宋体" w:eastAsia="宋体"/>
          <w:sz w:val="24"/>
          <w:szCs w:val="24"/>
        </w:rPr>
      </w:pPr>
      <w:r>
        <w:rPr>
          <w:rFonts w:hint="eastAsia" w:ascii="宋体" w:hAnsi="宋体" w:eastAsia="宋体"/>
          <w:sz w:val="24"/>
          <w:szCs w:val="24"/>
        </w:rPr>
        <w:t>小组汇报评价标准：</w:t>
      </w:r>
    </w:p>
    <w:tbl>
      <w:tblPr>
        <w:tblStyle w:val="8"/>
        <w:tblW w:w="8298" w:type="dxa"/>
        <w:jc w:val="center"/>
        <w:tblLayout w:type="fixed"/>
        <w:tblCellMar>
          <w:top w:w="0" w:type="dxa"/>
          <w:left w:w="108" w:type="dxa"/>
          <w:bottom w:w="0" w:type="dxa"/>
          <w:right w:w="108" w:type="dxa"/>
        </w:tblCellMar>
      </w:tblPr>
      <w:tblGrid>
        <w:gridCol w:w="1271"/>
        <w:gridCol w:w="1271"/>
        <w:gridCol w:w="5756"/>
      </w:tblGrid>
      <w:tr>
        <w:tblPrEx>
          <w:tblCellMar>
            <w:top w:w="0" w:type="dxa"/>
            <w:left w:w="108" w:type="dxa"/>
            <w:bottom w:w="0" w:type="dxa"/>
            <w:right w:w="108" w:type="dxa"/>
          </w:tblCellMar>
        </w:tblPrEx>
        <w:trPr>
          <w:trHeight w:val="285" w:hRule="atLeast"/>
          <w:jc w:val="center"/>
        </w:trPr>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内容</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等第</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标 准</w:t>
            </w:r>
          </w:p>
        </w:tc>
      </w:tr>
      <w:tr>
        <w:tblPrEx>
          <w:tblCellMar>
            <w:top w:w="0" w:type="dxa"/>
            <w:left w:w="108" w:type="dxa"/>
            <w:bottom w:w="0" w:type="dxa"/>
            <w:right w:w="108" w:type="dxa"/>
          </w:tblCellMar>
        </w:tblPrEx>
        <w:trPr>
          <w:trHeight w:val="565" w:hRule="atLeast"/>
          <w:jc w:val="center"/>
        </w:trPr>
        <w:tc>
          <w:tcPr>
            <w:tcW w:w="1271" w:type="dxa"/>
            <w:vMerge w:val="restart"/>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小组汇报</w:t>
            </w: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优秀</w:t>
            </w:r>
          </w:p>
        </w:tc>
        <w:tc>
          <w:tcPr>
            <w:tcW w:w="5756"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spacing w:line="312" w:lineRule="auto"/>
              <w:jc w:val="left"/>
              <w:textAlignment w:val="center"/>
              <w:rPr>
                <w:rFonts w:ascii="宋体" w:hAnsi="宋体" w:eastAsia="宋体" w:cs="宋体"/>
                <w:color w:val="000000"/>
                <w:sz w:val="24"/>
                <w:szCs w:val="24"/>
              </w:rPr>
            </w:pPr>
            <w:r>
              <w:rPr>
                <w:rStyle w:val="19"/>
                <w:rFonts w:hint="eastAsia" w:ascii="宋体" w:hAnsi="宋体" w:eastAsia="宋体" w:cs="宋体"/>
                <w:sz w:val="24"/>
                <w:szCs w:val="24"/>
              </w:rPr>
              <w:t>PPT</w:t>
            </w:r>
            <w:r>
              <w:rPr>
                <w:rStyle w:val="18"/>
                <w:rFonts w:hint="eastAsia" w:ascii="宋体" w:hAnsi="宋体" w:eastAsia="宋体" w:cs="宋体"/>
                <w:sz w:val="24"/>
                <w:szCs w:val="24"/>
              </w:rPr>
              <w:t>制作精美，内容全面，表达正确且自然流畅，经验总结有效、可复制、可推广.</w:t>
            </w:r>
          </w:p>
        </w:tc>
      </w:tr>
      <w:tr>
        <w:tblPrEx>
          <w:tblCellMar>
            <w:top w:w="0" w:type="dxa"/>
            <w:left w:w="108" w:type="dxa"/>
            <w:bottom w:w="0" w:type="dxa"/>
            <w:right w:w="108" w:type="dxa"/>
          </w:tblCellMar>
        </w:tblPrEx>
        <w:trPr>
          <w:trHeight w:val="295" w:hRule="atLeast"/>
          <w:jc w:val="center"/>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Style w:val="18"/>
                <w:rFonts w:hint="eastAsia" w:ascii="宋体" w:hAnsi="宋体" w:eastAsia="宋体" w:cs="宋体"/>
                <w:sz w:val="24"/>
                <w:szCs w:val="24"/>
              </w:rPr>
              <w:t>良好</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left"/>
              <w:textAlignment w:val="center"/>
              <w:rPr>
                <w:rFonts w:ascii="宋体" w:hAnsi="宋体" w:eastAsia="宋体" w:cs="宋体"/>
                <w:color w:val="000000"/>
                <w:sz w:val="24"/>
                <w:szCs w:val="24"/>
              </w:rPr>
            </w:pPr>
            <w:r>
              <w:rPr>
                <w:rStyle w:val="19"/>
                <w:rFonts w:hint="eastAsia" w:ascii="宋体" w:hAnsi="宋体" w:eastAsia="宋体" w:cs="宋体"/>
                <w:sz w:val="24"/>
                <w:szCs w:val="24"/>
              </w:rPr>
              <w:t>PPT</w:t>
            </w:r>
            <w:r>
              <w:rPr>
                <w:rStyle w:val="18"/>
                <w:rFonts w:hint="eastAsia" w:ascii="宋体" w:hAnsi="宋体" w:eastAsia="宋体" w:cs="宋体"/>
                <w:sz w:val="24"/>
                <w:szCs w:val="24"/>
              </w:rPr>
              <w:t>制作整洁清晰，内容较全面，表达自然，经验总结有效.</w:t>
            </w:r>
          </w:p>
        </w:tc>
      </w:tr>
      <w:tr>
        <w:tblPrEx>
          <w:tblCellMar>
            <w:top w:w="0" w:type="dxa"/>
            <w:left w:w="108" w:type="dxa"/>
            <w:bottom w:w="0" w:type="dxa"/>
            <w:right w:w="108" w:type="dxa"/>
          </w:tblCellMar>
        </w:tblPrEx>
        <w:trPr>
          <w:trHeight w:val="295" w:hRule="atLeast"/>
          <w:jc w:val="center"/>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bottom"/>
              <w:rPr>
                <w:rFonts w:ascii="宋体" w:hAnsi="宋体" w:eastAsia="宋体" w:cs="宋体"/>
                <w:color w:val="000000"/>
                <w:sz w:val="24"/>
                <w:szCs w:val="24"/>
              </w:rPr>
            </w:pPr>
            <w:r>
              <w:rPr>
                <w:rStyle w:val="18"/>
                <w:rFonts w:hint="eastAsia" w:ascii="宋体" w:hAnsi="宋体" w:eastAsia="宋体" w:cs="宋体"/>
                <w:sz w:val="24"/>
                <w:szCs w:val="24"/>
              </w:rPr>
              <w:t>合格</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widowControl/>
              <w:spacing w:line="312" w:lineRule="auto"/>
              <w:jc w:val="left"/>
              <w:textAlignment w:val="bottom"/>
              <w:rPr>
                <w:rFonts w:ascii="宋体" w:hAnsi="宋体" w:eastAsia="宋体" w:cs="宋体"/>
                <w:color w:val="000000"/>
                <w:sz w:val="24"/>
                <w:szCs w:val="24"/>
              </w:rPr>
            </w:pPr>
            <w:r>
              <w:rPr>
                <w:rStyle w:val="19"/>
                <w:rFonts w:hint="eastAsia" w:ascii="宋体" w:hAnsi="宋体" w:eastAsia="宋体" w:cs="宋体"/>
                <w:sz w:val="24"/>
                <w:szCs w:val="24"/>
              </w:rPr>
              <w:t>PPT</w:t>
            </w:r>
            <w:r>
              <w:rPr>
                <w:rStyle w:val="18"/>
                <w:rFonts w:hint="eastAsia" w:ascii="宋体" w:hAnsi="宋体" w:eastAsia="宋体" w:cs="宋体"/>
                <w:sz w:val="24"/>
                <w:szCs w:val="24"/>
              </w:rPr>
              <w:t>制作较简单，围绕部分内容撰写，表达清楚，态度端正.</w:t>
            </w:r>
          </w:p>
        </w:tc>
      </w:tr>
      <w:tr>
        <w:tblPrEx>
          <w:tblCellMar>
            <w:top w:w="0" w:type="dxa"/>
            <w:left w:w="108" w:type="dxa"/>
            <w:bottom w:w="0" w:type="dxa"/>
            <w:right w:w="108" w:type="dxa"/>
          </w:tblCellMar>
        </w:tblPrEx>
        <w:trPr>
          <w:trHeight w:val="285" w:hRule="atLeast"/>
          <w:jc w:val="center"/>
        </w:trPr>
        <w:tc>
          <w:tcPr>
            <w:tcW w:w="1271" w:type="dxa"/>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rPr>
                <w:rFonts w:ascii="宋体" w:hAnsi="宋体" w:eastAsia="宋体" w:cs="宋体"/>
                <w:color w:val="000000"/>
                <w:sz w:val="24"/>
                <w:szCs w:val="24"/>
              </w:rPr>
            </w:pPr>
          </w:p>
        </w:tc>
        <w:tc>
          <w:tcPr>
            <w:tcW w:w="1271"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center"/>
              <w:textAlignment w:val="top"/>
              <w:rPr>
                <w:rFonts w:ascii="宋体" w:hAnsi="宋体" w:eastAsia="宋体" w:cs="宋体"/>
                <w:color w:val="000000"/>
                <w:sz w:val="24"/>
                <w:szCs w:val="24"/>
              </w:rPr>
            </w:pPr>
            <w:r>
              <w:rPr>
                <w:rStyle w:val="18"/>
                <w:rFonts w:hint="eastAsia" w:ascii="宋体" w:hAnsi="宋体" w:eastAsia="宋体" w:cs="宋体"/>
                <w:sz w:val="24"/>
                <w:szCs w:val="24"/>
              </w:rPr>
              <w:t>须努力</w:t>
            </w:r>
          </w:p>
        </w:tc>
        <w:tc>
          <w:tcPr>
            <w:tcW w:w="5756" w:type="dxa"/>
            <w:tcBorders>
              <w:top w:val="single" w:color="000000" w:sz="8" w:space="0"/>
              <w:left w:val="single" w:color="000000" w:sz="8" w:space="0"/>
              <w:bottom w:val="single" w:color="000000" w:sz="8" w:space="0"/>
              <w:right w:val="single" w:color="000000" w:sz="8" w:space="0"/>
            </w:tcBorders>
            <w:shd w:val="clear" w:color="auto" w:fill="auto"/>
            <w:noWrap/>
          </w:tcPr>
          <w:p>
            <w:pPr>
              <w:widowControl/>
              <w:spacing w:line="312" w:lineRule="auto"/>
              <w:jc w:val="left"/>
              <w:textAlignment w:val="top"/>
              <w:rPr>
                <w:rFonts w:ascii="宋体" w:hAnsi="宋体" w:eastAsia="宋体" w:cs="宋体"/>
                <w:color w:val="000000"/>
                <w:sz w:val="24"/>
                <w:szCs w:val="24"/>
              </w:rPr>
            </w:pPr>
            <w:r>
              <w:rPr>
                <w:rStyle w:val="18"/>
                <w:rFonts w:hint="eastAsia" w:ascii="宋体" w:hAnsi="宋体" w:eastAsia="宋体" w:cs="宋体"/>
                <w:sz w:val="24"/>
                <w:szCs w:val="24"/>
              </w:rPr>
              <w:t>表达不清楚，态度不端正.</w:t>
            </w:r>
          </w:p>
        </w:tc>
      </w:tr>
    </w:tbl>
    <w:p>
      <w:pPr>
        <w:spacing w:line="312" w:lineRule="auto"/>
        <w:rPr>
          <w:rFonts w:ascii="宋体" w:hAnsi="宋体" w:eastAsia="宋体"/>
          <w:sz w:val="24"/>
          <w:szCs w:val="24"/>
        </w:rPr>
      </w:pPr>
    </w:p>
    <w:p>
      <w:pPr>
        <w:spacing w:line="312" w:lineRule="auto"/>
        <w:ind w:firstLine="482" w:firstLineChars="200"/>
        <w:rPr>
          <w:rFonts w:ascii="宋体" w:hAnsi="宋体" w:eastAsia="宋体"/>
          <w:sz w:val="24"/>
          <w:szCs w:val="24"/>
        </w:rPr>
      </w:pPr>
      <w:r>
        <w:rPr>
          <w:rFonts w:hint="eastAsia" w:ascii="宋体" w:hAnsi="宋体" w:eastAsia="宋体"/>
          <w:b/>
          <w:bCs/>
          <w:sz w:val="24"/>
          <w:szCs w:val="24"/>
        </w:rPr>
        <w:t>五、单元评价</w:t>
      </w:r>
    </w:p>
    <w:p>
      <w:pPr>
        <w:spacing w:line="312" w:lineRule="auto"/>
        <w:ind w:firstLine="480" w:firstLineChars="200"/>
        <w:jc w:val="left"/>
        <w:textAlignment w:val="center"/>
        <w:rPr>
          <w:rFonts w:ascii="宋体" w:hAnsi="宋体" w:eastAsia="宋体" w:cs="宋体"/>
          <w:sz w:val="24"/>
          <w:szCs w:val="24"/>
        </w:rPr>
      </w:pPr>
      <w:r>
        <w:rPr>
          <w:rFonts w:hint="eastAsia" w:ascii="宋体" w:hAnsi="宋体" w:eastAsia="宋体" w:cs="宋体"/>
          <w:sz w:val="24"/>
          <w:szCs w:val="24"/>
        </w:rPr>
        <w:t xml:space="preserve"> 例</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sz w:val="24"/>
          <w:szCs w:val="24"/>
        </w:rPr>
        <w:t>10</w:t>
      </w:r>
      <w:r>
        <w:rPr>
          <w:rFonts w:hint="eastAsia" w:ascii="宋体" w:hAnsi="宋体" w:eastAsia="宋体" w:cs="宋体"/>
          <w:sz w:val="24"/>
          <w:szCs w:val="24"/>
        </w:rPr>
        <w:t>件产品中有</w:t>
      </w:r>
      <w:r>
        <w:rPr>
          <w:rFonts w:hint="eastAsia" w:ascii="Times New Roman" w:hAnsi="Times New Roman" w:eastAsia="宋体" w:cs="宋体"/>
          <w:sz w:val="24"/>
          <w:szCs w:val="24"/>
        </w:rPr>
        <w:t>4</w:t>
      </w:r>
      <w:r>
        <w:rPr>
          <w:rFonts w:hint="eastAsia" w:ascii="宋体" w:hAnsi="宋体" w:eastAsia="宋体" w:cs="宋体"/>
          <w:sz w:val="24"/>
          <w:szCs w:val="24"/>
        </w:rPr>
        <w:t>件一等品，</w:t>
      </w:r>
      <w:r>
        <w:rPr>
          <w:rFonts w:hint="eastAsia" w:ascii="Times New Roman" w:hAnsi="Times New Roman" w:eastAsia="宋体" w:cs="宋体"/>
          <w:sz w:val="24"/>
          <w:szCs w:val="24"/>
        </w:rPr>
        <w:t>6</w:t>
      </w:r>
      <w:r>
        <w:rPr>
          <w:rFonts w:hint="eastAsia" w:ascii="宋体" w:hAnsi="宋体" w:eastAsia="宋体" w:cs="宋体"/>
          <w:sz w:val="24"/>
          <w:szCs w:val="24"/>
        </w:rPr>
        <w:t>件二等品，从中随机取出两件.</w:t>
      </w:r>
    </w:p>
    <w:p>
      <w:pPr>
        <w:spacing w:line="312" w:lineRule="auto"/>
        <w:ind w:firstLine="480" w:firstLineChars="200"/>
        <w:jc w:val="left"/>
        <w:textAlignment w:val="center"/>
        <w:rPr>
          <w:rFonts w:ascii="宋体" w:hAnsi="宋体" w:eastAsia="宋体" w:cs="宋体"/>
          <w:sz w:val="24"/>
          <w:szCs w:val="24"/>
        </w:rPr>
      </w:pP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)用适当的符号表示抽样的可能结果，列举试验的样本空间；</w:t>
      </w:r>
    </w:p>
    <w:p>
      <w:pPr>
        <w:spacing w:line="312" w:lineRule="auto"/>
        <w:ind w:firstLine="480" w:firstLineChars="200"/>
        <w:jc w:val="left"/>
        <w:textAlignment w:val="center"/>
        <w:rPr>
          <w:rFonts w:ascii="宋体" w:hAnsi="宋体" w:eastAsia="宋体" w:cs="宋体"/>
          <w:sz w:val="24"/>
          <w:szCs w:val="24"/>
        </w:rPr>
      </w:pP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)求这两件产品中有一等品的概率.</w:t>
      </w:r>
    </w:p>
    <w:p>
      <w:pPr>
        <w:spacing w:line="312" w:lineRule="auto"/>
        <w:ind w:firstLine="480" w:firstLineChars="200"/>
        <w:jc w:val="left"/>
        <w:rPr>
          <w:rFonts w:ascii="宋体" w:hAnsi="宋体" w:eastAsia="宋体" w:cs="宋体"/>
          <w:sz w:val="24"/>
          <w:szCs w:val="24"/>
        </w:rPr>
      </w:pPr>
      <w:r>
        <w:rPr>
          <w:rFonts w:hint="eastAsia" w:ascii="宋体" w:hAnsi="宋体" w:eastAsia="宋体" w:cs="宋体"/>
          <w:sz w:val="24"/>
          <w:szCs w:val="24"/>
        </w:rPr>
        <w:t>解 (</w:t>
      </w:r>
      <w:r>
        <w:rPr>
          <w:rFonts w:hint="eastAsia" w:ascii="Times New Roman" w:hAnsi="Times New Roman" w:eastAsia="宋体" w:cs="宋体"/>
          <w:sz w:val="24"/>
          <w:szCs w:val="24"/>
        </w:rPr>
        <w:t>1</w:t>
      </w:r>
      <w:r>
        <w:rPr>
          <w:rFonts w:hint="eastAsia" w:ascii="宋体" w:hAnsi="宋体" w:eastAsia="宋体" w:cs="宋体"/>
          <w:sz w:val="24"/>
          <w:szCs w:val="24"/>
        </w:rPr>
        <w:t>) 首先对</w:t>
      </w:r>
      <w:r>
        <w:rPr>
          <w:rFonts w:hint="eastAsia" w:ascii="Times New Roman" w:hAnsi="Times New Roman" w:eastAsia="宋体" w:cs="宋体"/>
          <w:sz w:val="24"/>
          <w:szCs w:val="24"/>
        </w:rPr>
        <w:t>10</w:t>
      </w:r>
      <w:r>
        <w:rPr>
          <w:rFonts w:hint="eastAsia" w:ascii="宋体" w:hAnsi="宋体" w:eastAsia="宋体" w:cs="宋体"/>
          <w:sz w:val="24"/>
          <w:szCs w:val="24"/>
        </w:rPr>
        <w:t>件产品进行编号.例如，</w:t>
      </w:r>
      <w:r>
        <w:rPr>
          <w:rFonts w:hint="eastAsia" w:ascii="Times New Roman" w:hAnsi="Times New Roman" w:eastAsia="宋体" w:cs="宋体"/>
          <w:sz w:val="24"/>
          <w:szCs w:val="24"/>
        </w:rPr>
        <w:t>4</w:t>
      </w:r>
      <w:r>
        <w:rPr>
          <w:rFonts w:hint="eastAsia" w:ascii="宋体" w:hAnsi="宋体" w:eastAsia="宋体" w:cs="宋体"/>
          <w:sz w:val="24"/>
          <w:szCs w:val="24"/>
        </w:rPr>
        <w:t>件一等品编号为</w:t>
      </w:r>
      <w:r>
        <w:rPr>
          <w:rFonts w:hint="eastAsia" w:ascii="宋体" w:hAnsi="宋体" w:eastAsia="宋体" w:cs="宋体"/>
          <w:position w:val="-12"/>
          <w:sz w:val="24"/>
          <w:szCs w:val="24"/>
        </w:rPr>
        <w:object>
          <v:shape id="_x0000_i1156" o:spt="75" type="#_x0000_t75" style="height:17.85pt;width:57pt;" o:ole="t" filled="f" o:preferrelative="t" stroked="f" coordsize="21600,21600">
            <v:path/>
            <v:fill on="f" focussize="0,0"/>
            <v:stroke on="f" joinstyle="miter"/>
            <v:imagedata r:id="rId224" o:title=""/>
            <o:lock v:ext="edit" aspectratio="t"/>
            <w10:wrap type="none"/>
            <w10:anchorlock/>
          </v:shape>
          <o:OLEObject Type="Embed" ProgID="Equation.DSMT4" ShapeID="_x0000_i1156" DrawAspect="Content" ObjectID="_1468075856" r:id="rId223">
            <o:LockedField>false</o:LockedField>
          </o:OLEObject>
        </w:object>
      </w:r>
      <w:r>
        <w:rPr>
          <w:rFonts w:hint="eastAsia" w:ascii="宋体" w:hAnsi="宋体" w:eastAsia="宋体" w:cs="宋体"/>
          <w:sz w:val="24"/>
          <w:szCs w:val="24"/>
        </w:rPr>
        <w:t>,</w:t>
      </w:r>
      <w:r>
        <w:rPr>
          <w:rFonts w:hint="eastAsia" w:ascii="Times New Roman" w:hAnsi="Times New Roman" w:eastAsia="宋体" w:cs="宋体"/>
          <w:sz w:val="24"/>
          <w:szCs w:val="24"/>
        </w:rPr>
        <w:t>6</w:t>
      </w:r>
      <w:r>
        <w:rPr>
          <w:rFonts w:hint="eastAsia" w:ascii="宋体" w:hAnsi="宋体" w:eastAsia="宋体" w:cs="宋体"/>
          <w:sz w:val="24"/>
          <w:szCs w:val="24"/>
        </w:rPr>
        <w:t>件二等品编号为</w:t>
      </w:r>
      <w:r>
        <w:rPr>
          <w:rFonts w:hint="eastAsia" w:ascii="宋体" w:hAnsi="宋体" w:eastAsia="宋体" w:cs="宋体"/>
          <w:position w:val="-12"/>
          <w:sz w:val="24"/>
          <w:szCs w:val="24"/>
        </w:rPr>
        <w:object>
          <v:shape id="_x0000_i1157" o:spt="75" type="#_x0000_t75" style="height:17.85pt;width:60.5pt;" o:ole="t" filled="f" o:preferrelative="t" stroked="f" coordsize="21600,21600">
            <v:path/>
            <v:fill on="f" focussize="0,0"/>
            <v:stroke on="f" joinstyle="miter"/>
            <v:imagedata r:id="rId226" o:title=""/>
            <o:lock v:ext="edit" aspectratio="t"/>
            <w10:wrap type="none"/>
            <w10:anchorlock/>
          </v:shape>
          <o:OLEObject Type="Embed" ProgID="Equation.DSMT4" ShapeID="_x0000_i1157" DrawAspect="Content" ObjectID="_1468075857" r:id="rId225">
            <o:LockedField>false</o:LockedField>
          </o:OLEObject>
        </w:object>
      </w:r>
      <w:r>
        <w:rPr>
          <w:rFonts w:hint="eastAsia" w:ascii="宋体" w:hAnsi="宋体" w:eastAsia="宋体" w:cs="宋体"/>
          <w:sz w:val="24"/>
          <w:szCs w:val="24"/>
        </w:rPr>
        <w:t>,则样本空间为</w:t>
      </w:r>
      <w:r>
        <w:rPr>
          <w:rFonts w:hint="eastAsia" w:ascii="宋体" w:hAnsi="宋体" w:eastAsia="宋体" w:cs="宋体"/>
          <w:position w:val="-14"/>
          <w:sz w:val="24"/>
          <w:szCs w:val="24"/>
        </w:rPr>
        <w:object>
          <v:shape id="_x0000_i1158" o:spt="75" type="#_x0000_t75" style="height:19pt;width:180.3pt;" o:ole="t" filled="f" o:preferrelative="t" stroked="f" coordsize="21600,21600">
            <v:path/>
            <v:fill on="f" focussize="0,0"/>
            <v:stroke on="f" joinstyle="miter"/>
            <v:imagedata r:id="rId228" o:title=""/>
            <o:lock v:ext="edit" aspectratio="t"/>
            <w10:wrap type="none"/>
            <w10:anchorlock/>
          </v:shape>
          <o:OLEObject Type="Embed" ProgID="Equation.DSMT4" ShapeID="_x0000_i1158" DrawAspect="Content" ObjectID="_1468075858" r:id="rId227">
            <o:LockedField>false</o:LockedField>
          </o:OLEObject>
        </w:object>
      </w:r>
      <w:r>
        <w:rPr>
          <w:rFonts w:hint="eastAsia" w:ascii="宋体" w:hAnsi="宋体" w:eastAsia="宋体" w:cs="宋体"/>
          <w:sz w:val="24"/>
          <w:szCs w:val="24"/>
        </w:rPr>
        <w:t>.</w:t>
      </w:r>
    </w:p>
    <w:p>
      <w:pPr>
        <w:numPr>
          <w:ilvl w:val="255"/>
          <w:numId w:val="0"/>
        </w:numPr>
        <w:spacing w:line="312" w:lineRule="auto"/>
        <w:ind w:firstLine="480" w:firstLineChars="200"/>
        <w:jc w:val="left"/>
        <w:rPr>
          <w:rFonts w:ascii="宋体" w:hAnsi="宋体" w:eastAsia="宋体" w:cs="宋体"/>
          <w:sz w:val="24"/>
          <w:szCs w:val="24"/>
        </w:rPr>
      </w:pPr>
      <w:r>
        <w:rPr>
          <w:rFonts w:hint="eastAsia" w:ascii="Times New Roman" w:hAnsi="Times New Roman" w:eastAsia="宋体" w:cs="宋体"/>
          <w:sz w:val="24"/>
          <w:szCs w:val="24"/>
        </w:rPr>
        <w:t>(2)</w:t>
      </w:r>
      <w:r>
        <w:rPr>
          <w:rFonts w:hint="eastAsia" w:ascii="宋体" w:hAnsi="宋体" w:eastAsia="宋体" w:cs="宋体"/>
          <w:sz w:val="24"/>
          <w:szCs w:val="24"/>
        </w:rPr>
        <w:t xml:space="preserve"> 解法</w:t>
      </w:r>
      <w:r>
        <w:rPr>
          <w:rFonts w:hint="eastAsia" w:ascii="Times New Roman" w:hAnsi="Times New Roman" w:eastAsia="宋体" w:cs="宋体"/>
          <w:sz w:val="24"/>
          <w:szCs w:val="24"/>
        </w:rPr>
        <w:t>1</w:t>
      </w:r>
      <w:r>
        <w:rPr>
          <w:rFonts w:hint="eastAsia" w:ascii="宋体" w:hAnsi="宋体" w:eastAsia="宋体" w:cs="宋体"/>
          <w:sz w:val="24"/>
          <w:szCs w:val="24"/>
        </w:rPr>
        <w:t xml:space="preserve"> 把“两件产品中有一等品”记作事件</w:t>
      </w:r>
      <w:r>
        <w:rPr>
          <w:rFonts w:hint="eastAsia" w:ascii="宋体" w:hAnsi="宋体" w:eastAsia="宋体" w:cs="宋体"/>
          <w:position w:val="-4"/>
          <w:sz w:val="24"/>
          <w:szCs w:val="24"/>
        </w:rPr>
        <w:object>
          <v:shape id="_x0000_i1159" o:spt="75" type="#_x0000_t75" style="height:13.25pt;width:12.1pt;" o:ole="t" filled="f" o:preferrelative="t" stroked="f" coordsize="21600,21600">
            <v:path/>
            <v:fill on="f" focussize="0,0"/>
            <v:stroke on="f" joinstyle="miter"/>
            <v:imagedata r:id="rId230" o:title=""/>
            <o:lock v:ext="edit" aspectratio="t"/>
            <w10:wrap type="none"/>
            <w10:anchorlock/>
          </v:shape>
          <o:OLEObject Type="Embed" ProgID="Equation.DSMT4" ShapeID="_x0000_i1159" DrawAspect="Content" ObjectID="_1468075859" r:id="rId229">
            <o:LockedField>false</o:LockedField>
          </o:OLEObject>
        </w:object>
      </w:r>
      <w:r>
        <w:rPr>
          <w:rFonts w:hint="eastAsia" w:ascii="宋体" w:hAnsi="宋体" w:eastAsia="宋体" w:cs="宋体"/>
          <w:sz w:val="24"/>
          <w:szCs w:val="24"/>
        </w:rPr>
        <w:t>，“第一件产品为一等品”记作</w:t>
      </w:r>
      <w:r>
        <w:rPr>
          <w:rFonts w:hint="eastAsia" w:ascii="宋体" w:hAnsi="宋体" w:eastAsia="宋体" w:cs="宋体"/>
          <w:position w:val="-12"/>
          <w:sz w:val="24"/>
          <w:szCs w:val="24"/>
        </w:rPr>
        <w:object>
          <v:shape id="_x0000_i1160" o:spt="75" type="#_x0000_t75" style="height:17.85pt;width:13.25pt;" o:ole="t" filled="f" o:preferrelative="t" stroked="f" coordsize="21600,21600">
            <v:path/>
            <v:fill on="f" focussize="0,0"/>
            <v:stroke on="f" joinstyle="miter"/>
            <v:imagedata r:id="rId232" o:title=""/>
            <o:lock v:ext="edit" aspectratio="t"/>
            <w10:wrap type="none"/>
            <w10:anchorlock/>
          </v:shape>
          <o:OLEObject Type="Embed" ProgID="Equation.DSMT4" ShapeID="_x0000_i1160" DrawAspect="Content" ObjectID="_1468075860" r:id="rId231">
            <o:LockedField>false</o:LockedField>
          </o:OLEObject>
        </w:object>
      </w:r>
      <w:r>
        <w:rPr>
          <w:rFonts w:hint="eastAsia" w:ascii="宋体" w:hAnsi="宋体" w:eastAsia="宋体" w:cs="宋体"/>
          <w:sz w:val="24"/>
          <w:szCs w:val="24"/>
        </w:rPr>
        <w:t>，“第二件产品为一等品”记作</w:t>
      </w:r>
      <w:r>
        <w:rPr>
          <w:rFonts w:hint="eastAsia" w:ascii="宋体" w:hAnsi="宋体" w:eastAsia="宋体" w:cs="宋体"/>
          <w:position w:val="-10"/>
          <w:sz w:val="24"/>
          <w:szCs w:val="24"/>
        </w:rPr>
        <w:object>
          <v:shape id="_x0000_i1161" o:spt="75" type="#_x0000_t75" style="height:15.55pt;width:13.25pt;" o:ole="t" filled="f" o:preferrelative="t" stroked="f" coordsize="21600,21600">
            <v:path/>
            <v:fill on="f" focussize="0,0"/>
            <v:stroke on="f" joinstyle="miter"/>
            <v:imagedata r:id="rId234" o:title=""/>
            <o:lock v:ext="edit" aspectratio="t"/>
            <w10:wrap type="none"/>
            <w10:anchorlock/>
          </v:shape>
          <o:OLEObject Type="Embed" ProgID="Equation.DSMT4" ShapeID="_x0000_i1161" DrawAspect="Content" ObjectID="_1468075861" r:id="rId233">
            <o:LockedField>false</o:LockedField>
          </o:OLEObject>
        </w:object>
      </w:r>
      <w:r>
        <w:rPr>
          <w:rFonts w:hint="eastAsia" w:ascii="宋体" w:hAnsi="宋体" w:eastAsia="宋体" w:cs="宋体"/>
          <w:sz w:val="24"/>
          <w:szCs w:val="24"/>
        </w:rPr>
        <w:t>，则</w:t>
      </w:r>
      <w:r>
        <w:rPr>
          <w:rFonts w:hint="eastAsia" w:ascii="宋体" w:hAnsi="宋体" w:eastAsia="宋体" w:cs="宋体"/>
          <w:position w:val="-10"/>
          <w:sz w:val="24"/>
          <w:szCs w:val="24"/>
        </w:rPr>
        <w:object>
          <v:shape id="_x0000_i1162" o:spt="75" type="#_x0000_t75" style="height:17.85pt;width:135.95pt;" o:ole="t" filled="f" o:preferrelative="t" stroked="f" coordsize="21600,21600">
            <v:path/>
            <v:fill on="f" focussize="0,0"/>
            <v:stroke on="f" joinstyle="miter"/>
            <v:imagedata r:id="rId236" o:title=""/>
            <o:lock v:ext="edit" aspectratio="t"/>
            <w10:wrap type="none"/>
            <w10:anchorlock/>
          </v:shape>
          <o:OLEObject Type="Embed" ProgID="Equation.DSMT4" ShapeID="_x0000_i1162" DrawAspect="Content" ObjectID="_1468075862" r:id="rId235">
            <o:LockedField>false</o:LockedField>
          </o:OLEObject>
        </w:object>
      </w:r>
      <w:r>
        <w:rPr>
          <w:rFonts w:hint="eastAsia" w:ascii="宋体" w:hAnsi="宋体" w:eastAsia="宋体" w:cs="宋体"/>
          <w:sz w:val="24"/>
          <w:szCs w:val="24"/>
        </w:rPr>
        <w:t>，且</w:t>
      </w:r>
      <w:r>
        <w:rPr>
          <w:rFonts w:hint="eastAsia" w:ascii="宋体" w:hAnsi="宋体" w:eastAsia="宋体" w:cs="宋体"/>
          <w:position w:val="-10"/>
          <w:sz w:val="24"/>
          <w:szCs w:val="24"/>
        </w:rPr>
        <w:object>
          <v:shape id="_x0000_i1163" o:spt="75" type="#_x0000_t75" style="height:15.55pt;width:34pt;" o:ole="t" filled="f" o:preferrelative="t" stroked="f" coordsize="21600,21600">
            <v:path/>
            <v:fill on="f" focussize="0,0"/>
            <v:stroke on="f" joinstyle="miter"/>
            <v:imagedata r:id="rId238" o:title=""/>
            <o:lock v:ext="edit" aspectratio="t"/>
            <w10:wrap type="none"/>
            <w10:anchorlock/>
          </v:shape>
          <o:OLEObject Type="Embed" ProgID="Equation.DSMT4" ShapeID="_x0000_i1163" DrawAspect="Content" ObjectID="_1468075863" r:id="rId237">
            <o:LockedField>false</o:LockedField>
          </o:OLEObject>
        </w:object>
      </w:r>
      <w:r>
        <w:rPr>
          <w:rFonts w:hint="eastAsia" w:ascii="宋体" w:hAnsi="宋体" w:eastAsia="宋体" w:cs="宋体"/>
          <w:sz w:val="24"/>
          <w:szCs w:val="24"/>
        </w:rPr>
        <w:t>、</w:t>
      </w:r>
      <w:r>
        <w:rPr>
          <w:rFonts w:hint="eastAsia" w:ascii="宋体" w:hAnsi="宋体" w:eastAsia="宋体" w:cs="宋体"/>
          <w:position w:val="-10"/>
          <w:sz w:val="24"/>
          <w:szCs w:val="24"/>
        </w:rPr>
        <w:object>
          <v:shape id="_x0000_i1164" o:spt="75" type="#_x0000_t75" style="height:17.85pt;width:35.15pt;" o:ole="t" filled="f" o:preferrelative="t" stroked="f" coordsize="21600,21600">
            <v:path/>
            <v:fill on="f" focussize="0,0"/>
            <v:stroke on="f" joinstyle="miter"/>
            <v:imagedata r:id="rId240" o:title=""/>
            <o:lock v:ext="edit" aspectratio="t"/>
            <w10:wrap type="none"/>
            <w10:anchorlock/>
          </v:shape>
          <o:OLEObject Type="Embed" ProgID="Equation.DSMT4" ShapeID="_x0000_i1164" DrawAspect="Content" ObjectID="_1468075864" r:id="rId239">
            <o:LockedField>false</o:LockedField>
          </o:OLEObject>
        </w:object>
      </w:r>
      <w:r>
        <w:rPr>
          <w:rFonts w:hint="eastAsia" w:ascii="宋体" w:hAnsi="宋体" w:eastAsia="宋体" w:cs="宋体"/>
          <w:sz w:val="24"/>
          <w:szCs w:val="24"/>
        </w:rPr>
        <w:t>、</w:t>
      </w:r>
      <w:r>
        <w:rPr>
          <w:rFonts w:hint="eastAsia" w:ascii="宋体" w:hAnsi="宋体" w:eastAsia="宋体" w:cs="宋体"/>
          <w:position w:val="-10"/>
          <w:sz w:val="24"/>
          <w:szCs w:val="24"/>
        </w:rPr>
        <w:object>
          <v:shape id="_x0000_i1165" o:spt="75" type="#_x0000_t75" style="height:17.85pt;width:34pt;" o:ole="t" filled="f" o:preferrelative="t" stroked="f" coordsize="21600,21600">
            <v:path/>
            <v:fill on="f" focussize="0,0"/>
            <v:stroke on="f" joinstyle="miter"/>
            <v:imagedata r:id="rId242" o:title=""/>
            <o:lock v:ext="edit" aspectratio="t"/>
            <w10:wrap type="none"/>
            <w10:anchorlock/>
          </v:shape>
          <o:OLEObject Type="Embed" ProgID="Equation.DSMT4" ShapeID="_x0000_i1165" DrawAspect="Content" ObjectID="_1468075865" r:id="rId241">
            <o:LockedField>false</o:LockedField>
          </o:OLEObject>
        </w:object>
      </w:r>
      <w:r>
        <w:rPr>
          <w:rFonts w:hint="eastAsia" w:ascii="宋体" w:hAnsi="宋体" w:eastAsia="宋体" w:cs="宋体"/>
          <w:sz w:val="24"/>
          <w:szCs w:val="24"/>
        </w:rPr>
        <w:t>两两互斥.</w:t>
      </w:r>
    </w:p>
    <w:p>
      <w:pPr>
        <w:spacing w:line="312" w:lineRule="auto"/>
        <w:ind w:firstLine="480" w:firstLineChars="200"/>
        <w:jc w:val="left"/>
        <w:rPr>
          <w:rFonts w:ascii="宋体" w:hAnsi="宋体" w:eastAsia="宋体" w:cs="宋体"/>
          <w:sz w:val="24"/>
          <w:szCs w:val="24"/>
        </w:rPr>
      </w:pPr>
      <w:r>
        <w:rPr>
          <w:rFonts w:hint="eastAsia" w:ascii="宋体" w:hAnsi="宋体" w:eastAsia="宋体" w:cs="宋体"/>
          <w:sz w:val="24"/>
          <w:szCs w:val="24"/>
        </w:rPr>
        <w:t>因为</w:t>
      </w:r>
      <w:r>
        <w:rPr>
          <w:rFonts w:hint="eastAsia" w:ascii="宋体" w:hAnsi="宋体" w:eastAsia="宋体" w:cs="宋体"/>
          <w:position w:val="-10"/>
          <w:sz w:val="24"/>
          <w:szCs w:val="24"/>
        </w:rPr>
        <w:object>
          <v:shape id="_x0000_i1166" o:spt="75" type="#_x0000_t75" style="height:15pt;width:70.25pt;" o:ole="t" filled="f" o:preferrelative="t" stroked="f" coordsize="21600,21600">
            <v:path/>
            <v:fill on="f" focussize="0,0"/>
            <v:stroke on="f" joinstyle="miter"/>
            <v:imagedata r:id="rId244" o:title=""/>
            <o:lock v:ext="edit" aspectratio="t"/>
            <w10:wrap type="none"/>
            <w10:anchorlock/>
          </v:shape>
          <o:OLEObject Type="Embed" ProgID="Equation.DSMT4" ShapeID="_x0000_i1166" DrawAspect="Content" ObjectID="_1468075866" r:id="rId243">
            <o:LockedField>false</o:LockedField>
          </o:OLEObject>
        </w:object>
      </w:r>
      <w:r>
        <w:rPr>
          <w:rFonts w:hint="eastAsia" w:ascii="宋体" w:hAnsi="宋体" w:eastAsia="宋体" w:cs="宋体"/>
          <w:sz w:val="24"/>
          <w:szCs w:val="24"/>
        </w:rPr>
        <w:t>，</w:t>
      </w:r>
      <w:r>
        <w:rPr>
          <w:rFonts w:hint="eastAsia" w:ascii="宋体" w:hAnsi="宋体" w:eastAsia="宋体" w:cs="宋体"/>
          <w:position w:val="-10"/>
          <w:sz w:val="24"/>
          <w:szCs w:val="24"/>
        </w:rPr>
        <w:object>
          <v:shape id="_x0000_i1167" o:spt="75" type="#_x0000_t75" style="height:15.55pt;width:87pt;" o:ole="t" filled="f" o:preferrelative="t" stroked="f" coordsize="21600,21600">
            <v:path/>
            <v:fill on="f" focussize="0,0"/>
            <v:stroke on="f" joinstyle="miter"/>
            <v:imagedata r:id="rId246" o:title=""/>
            <o:lock v:ext="edit" aspectratio="t"/>
            <w10:wrap type="none"/>
            <w10:anchorlock/>
          </v:shape>
          <o:OLEObject Type="Embed" ProgID="Equation.DSMT4" ShapeID="_x0000_i1167" DrawAspect="Content" ObjectID="_1468075867" r:id="rId245">
            <o:LockedField>false</o:LockedField>
          </o:OLEObject>
        </w:object>
      </w:r>
      <w:r>
        <w:rPr>
          <w:rFonts w:hint="eastAsia" w:ascii="宋体" w:hAnsi="宋体" w:eastAsia="宋体" w:cs="宋体"/>
          <w:sz w:val="24"/>
          <w:szCs w:val="24"/>
        </w:rPr>
        <w:t>，</w:t>
      </w:r>
      <w:r>
        <w:rPr>
          <w:rFonts w:hint="eastAsia" w:ascii="宋体" w:hAnsi="宋体" w:eastAsia="宋体" w:cs="宋体"/>
          <w:position w:val="-10"/>
          <w:sz w:val="24"/>
          <w:szCs w:val="24"/>
        </w:rPr>
        <w:object>
          <v:shape id="_x0000_i1168" o:spt="75" type="#_x0000_t75" style="height:17.85pt;width:88.7pt;" o:ole="t" filled="f" o:preferrelative="t" stroked="f" coordsize="21600,21600">
            <v:path/>
            <v:fill on="f" focussize="0,0"/>
            <v:stroke on="f" joinstyle="miter"/>
            <v:imagedata r:id="rId248" o:title=""/>
            <o:lock v:ext="edit" aspectratio="t"/>
            <w10:wrap type="none"/>
            <w10:anchorlock/>
          </v:shape>
          <o:OLEObject Type="Embed" ProgID="Equation.DSMT4" ShapeID="_x0000_i1168" DrawAspect="Content" ObjectID="_1468075868" r:id="rId247">
            <o:LockedField>false</o:LockedField>
          </o:OLEObject>
        </w:object>
      </w:r>
      <w:r>
        <w:rPr>
          <w:rFonts w:hint="eastAsia" w:ascii="宋体" w:hAnsi="宋体" w:eastAsia="宋体" w:cs="宋体"/>
          <w:sz w:val="24"/>
          <w:szCs w:val="24"/>
        </w:rPr>
        <w:t>，</w:t>
      </w:r>
      <w:r>
        <w:rPr>
          <w:rFonts w:hint="eastAsia" w:ascii="宋体" w:hAnsi="宋体" w:eastAsia="宋体" w:cs="宋体"/>
          <w:position w:val="-10"/>
          <w:sz w:val="24"/>
          <w:szCs w:val="24"/>
        </w:rPr>
        <w:object>
          <v:shape id="_x0000_i1169" o:spt="75" type="#_x0000_t75" style="height:17.85pt;width:89.85pt;" o:ole="t" filled="f" o:preferrelative="t" stroked="f" coordsize="21600,21600">
            <v:path/>
            <v:fill on="f" focussize="0,0"/>
            <v:stroke on="f" joinstyle="miter"/>
            <v:imagedata r:id="rId250" o:title=""/>
            <o:lock v:ext="edit" aspectratio="t"/>
            <w10:wrap type="none"/>
            <w10:anchorlock/>
          </v:shape>
          <o:OLEObject Type="Embed" ProgID="Equation.DSMT4" ShapeID="_x0000_i1169" DrawAspect="Content" ObjectID="_1468075869" r:id="rId249">
            <o:LockedField>false</o:LockedField>
          </o:OLEObject>
        </w:object>
      </w:r>
      <w:r>
        <w:rPr>
          <w:rFonts w:hint="eastAsia" w:ascii="宋体" w:hAnsi="宋体" w:eastAsia="宋体" w:cs="宋体"/>
          <w:sz w:val="24"/>
          <w:szCs w:val="24"/>
        </w:rPr>
        <w:t>，</w:t>
      </w:r>
      <w:r>
        <w:rPr>
          <w:rFonts w:hint="eastAsia" w:ascii="宋体" w:hAnsi="宋体" w:eastAsia="宋体" w:cs="宋体"/>
          <w:position w:val="-10"/>
          <w:sz w:val="24"/>
          <w:szCs w:val="24"/>
        </w:rPr>
        <w:object>
          <v:shape id="_x0000_i1170" o:spt="75" type="#_x0000_t75" style="height:17.85pt;width:88.7pt;" o:ole="t" filled="f" o:preferrelative="t" stroked="f" coordsize="21600,21600">
            <v:path/>
            <v:fill on="f" focussize="0,0"/>
            <v:stroke on="f" joinstyle="miter"/>
            <v:imagedata r:id="rId252" o:title=""/>
            <o:lock v:ext="edit" aspectratio="t"/>
            <w10:wrap type="none"/>
            <w10:anchorlock/>
          </v:shape>
          <o:OLEObject Type="Embed" ProgID="Equation.DSMT4" ShapeID="_x0000_i1170" DrawAspect="Content" ObjectID="_1468075870" r:id="rId251">
            <o:LockedField>false</o:LockedField>
          </o:OLEObject>
        </w:object>
      </w:r>
      <w:r>
        <w:rPr>
          <w:rFonts w:hint="eastAsia" w:ascii="宋体" w:hAnsi="宋体" w:eastAsia="宋体" w:cs="宋体"/>
          <w:sz w:val="24"/>
          <w:szCs w:val="24"/>
        </w:rPr>
        <w:t>，所以由概率加法公式，</w:t>
      </w:r>
    </w:p>
    <w:p>
      <w:pPr>
        <w:spacing w:line="312" w:lineRule="auto"/>
        <w:ind w:firstLine="480" w:firstLineChars="200"/>
        <w:jc w:val="left"/>
        <w:rPr>
          <w:rFonts w:eastAsia="宋体"/>
          <w:sz w:val="24"/>
          <w:szCs w:val="24"/>
        </w:rPr>
      </w:pPr>
      <w:r>
        <w:rPr>
          <w:rFonts w:hint="eastAsia" w:ascii="宋体" w:hAnsi="宋体" w:eastAsia="宋体" w:cs="宋体"/>
          <w:sz w:val="24"/>
          <w:szCs w:val="24"/>
        </w:rPr>
        <w:t>得</w:t>
      </w:r>
      <w:r>
        <w:rPr>
          <w:rFonts w:hint="eastAsia" w:ascii="宋体" w:hAnsi="宋体" w:eastAsia="宋体" w:cs="宋体"/>
          <w:position w:val="-22"/>
          <w:sz w:val="24"/>
          <w:szCs w:val="24"/>
        </w:rPr>
        <w:object>
          <v:shape id="_x0000_i1171" o:spt="75" type="#_x0000_t75" style="height:28.2pt;width:281.1pt;" o:ole="t" filled="f" o:preferrelative="t" stroked="f" coordsize="21600,21600">
            <v:path/>
            <v:fill on="f" focussize="0,0"/>
            <v:stroke on="f" joinstyle="miter"/>
            <v:imagedata r:id="rId254" o:title=""/>
            <o:lock v:ext="edit" aspectratio="t"/>
            <w10:wrap type="none"/>
            <w10:anchorlock/>
          </v:shape>
          <o:OLEObject Type="Embed" ProgID="Equation.DSMT4" ShapeID="_x0000_i1171" DrawAspect="Content" ObjectID="_1468075871" r:id="rId253">
            <o:LockedField>false</o:LockedField>
          </o:OLEObject>
        </w:object>
      </w:r>
      <w:r>
        <w:rPr>
          <w:rFonts w:hint="eastAsia" w:ascii="宋体" w:hAnsi="宋体" w:eastAsia="宋体" w:cs="宋体"/>
          <w:sz w:val="24"/>
          <w:szCs w:val="24"/>
        </w:rPr>
        <w:t>.</w:t>
      </w:r>
    </w:p>
    <w:p>
      <w:pPr>
        <w:spacing w:line="312" w:lineRule="auto"/>
        <w:ind w:firstLine="480" w:firstLineChars="200"/>
        <w:jc w:val="left"/>
        <w:rPr>
          <w:rFonts w:ascii="宋体" w:hAnsi="宋体" w:eastAsia="宋体" w:cs="宋体"/>
          <w:sz w:val="24"/>
          <w:szCs w:val="24"/>
        </w:rPr>
      </w:pPr>
      <w:r>
        <w:rPr>
          <w:rFonts w:hint="eastAsia" w:ascii="宋体" w:hAnsi="宋体" w:eastAsia="宋体" w:cs="宋体"/>
          <w:sz w:val="24"/>
          <w:szCs w:val="24"/>
        </w:rPr>
        <w:t>解法</w:t>
      </w:r>
      <w:r>
        <w:rPr>
          <w:rFonts w:hint="eastAsia" w:ascii="Times New Roman" w:hAnsi="Times New Roman" w:eastAsia="宋体" w:cs="宋体"/>
          <w:sz w:val="24"/>
          <w:szCs w:val="24"/>
        </w:rPr>
        <w:t>2</w:t>
      </w:r>
      <w:r>
        <w:rPr>
          <w:rFonts w:hint="eastAsia" w:ascii="宋体" w:hAnsi="宋体" w:eastAsia="宋体" w:cs="宋体"/>
          <w:sz w:val="24"/>
          <w:szCs w:val="24"/>
        </w:rPr>
        <w:t xml:space="preserve"> 因为事件</w:t>
      </w:r>
      <w:r>
        <w:rPr>
          <w:rFonts w:hint="eastAsia" w:ascii="宋体" w:hAnsi="宋体" w:eastAsia="宋体" w:cs="宋体"/>
          <w:position w:val="-4"/>
          <w:sz w:val="24"/>
          <w:szCs w:val="24"/>
        </w:rPr>
        <w:object>
          <v:shape id="_x0000_i1172" o:spt="75" type="#_x0000_t75" style="height:12.1pt;width:11.5pt;" o:ole="t" filled="f" o:preferrelative="t" stroked="f" coordsize="21600,21600">
            <v:path/>
            <v:fill on="f" focussize="0,0"/>
            <v:stroke on="f" joinstyle="miter"/>
            <v:imagedata r:id="rId256" o:title=""/>
            <o:lock v:ext="edit" aspectratio="t"/>
            <w10:wrap type="none"/>
            <w10:anchorlock/>
          </v:shape>
          <o:OLEObject Type="Embed" ProgID="Equation.DSMT4" ShapeID="_x0000_i1172" DrawAspect="Content" ObjectID="_1468075872" r:id="rId255">
            <o:LockedField>false</o:LockedField>
          </o:OLEObject>
        </w:object>
      </w:r>
      <w:r>
        <w:rPr>
          <w:rFonts w:hint="eastAsia" w:ascii="宋体" w:hAnsi="宋体" w:eastAsia="宋体" w:cs="宋体"/>
          <w:sz w:val="24"/>
          <w:szCs w:val="24"/>
        </w:rPr>
        <w:t>的对立事件为</w:t>
      </w:r>
      <w:r>
        <w:rPr>
          <w:rFonts w:hint="eastAsia" w:ascii="宋体" w:hAnsi="宋体" w:eastAsia="宋体" w:cs="宋体"/>
          <w:position w:val="-10"/>
          <w:sz w:val="24"/>
          <w:szCs w:val="24"/>
        </w:rPr>
        <w:object>
          <v:shape id="_x0000_i1173" o:spt="75" type="#_x0000_t75" style="height:17.85pt;width:35.15pt;" o:ole="t" filled="f" o:preferrelative="t" stroked="f" coordsize="21600,21600">
            <v:path/>
            <v:fill on="f" focussize="0,0"/>
            <v:stroke on="f" joinstyle="miter"/>
            <v:imagedata r:id="rId258" o:title=""/>
            <o:lock v:ext="edit" aspectratio="t"/>
            <w10:wrap type="none"/>
            <w10:anchorlock/>
          </v:shape>
          <o:OLEObject Type="Embed" ProgID="Equation.DSMT4" ShapeID="_x0000_i1173" DrawAspect="Content" ObjectID="_1468075873" r:id="rId257">
            <o:LockedField>false</o:LockedField>
          </o:OLEObject>
        </w:object>
      </w:r>
      <w:r>
        <w:rPr>
          <w:rFonts w:hint="eastAsia" w:ascii="宋体" w:hAnsi="宋体" w:eastAsia="宋体" w:cs="宋体"/>
          <w:sz w:val="24"/>
          <w:szCs w:val="24"/>
        </w:rPr>
        <w:t>，所以</w:t>
      </w:r>
      <w:r>
        <w:rPr>
          <w:rFonts w:hint="eastAsia" w:ascii="宋体" w:hAnsi="宋体" w:eastAsia="宋体" w:cs="宋体"/>
          <w:position w:val="-22"/>
          <w:sz w:val="24"/>
          <w:szCs w:val="24"/>
        </w:rPr>
        <w:object>
          <v:shape id="_x0000_i1174" o:spt="75" type="#_x0000_t75" style="height:28.2pt;width:150.35pt;" o:ole="t" filled="f" o:preferrelative="t" stroked="f" coordsize="21600,21600">
            <v:path/>
            <v:fill on="f" focussize="0,0"/>
            <v:stroke on="f" joinstyle="miter"/>
            <v:imagedata r:id="rId260" o:title=""/>
            <o:lock v:ext="edit" aspectratio="t"/>
            <w10:wrap type="none"/>
            <w10:anchorlock/>
          </v:shape>
          <o:OLEObject Type="Embed" ProgID="Equation.DSMT4" ShapeID="_x0000_i1174" DrawAspect="Content" ObjectID="_1468075874" r:id="rId259">
            <o:LockedField>false</o:LockedField>
          </o:OLEObject>
        </w:object>
      </w:r>
      <w:r>
        <w:rPr>
          <w:rFonts w:hint="eastAsia" w:ascii="宋体" w:hAnsi="宋体" w:eastAsia="宋体" w:cs="宋体"/>
          <w:sz w:val="24"/>
          <w:szCs w:val="24"/>
        </w:rPr>
        <w:t>.</w:t>
      </w:r>
    </w:p>
    <w:tbl>
      <w:tblPr>
        <w:tblStyle w:val="8"/>
        <w:tblW w:w="7887" w:type="dxa"/>
        <w:tblInd w:w="98" w:type="dxa"/>
        <w:tblLayout w:type="fixed"/>
        <w:tblCellMar>
          <w:top w:w="0" w:type="dxa"/>
          <w:left w:w="108" w:type="dxa"/>
          <w:bottom w:w="0" w:type="dxa"/>
          <w:right w:w="108" w:type="dxa"/>
        </w:tblCellMar>
      </w:tblPr>
      <w:tblGrid>
        <w:gridCol w:w="1156"/>
        <w:gridCol w:w="3091"/>
        <w:gridCol w:w="2440"/>
        <w:gridCol w:w="1200"/>
      </w:tblGrid>
      <w:tr>
        <w:tblPrEx>
          <w:tblCellMar>
            <w:top w:w="0" w:type="dxa"/>
            <w:left w:w="108" w:type="dxa"/>
            <w:bottom w:w="0" w:type="dxa"/>
            <w:right w:w="108" w:type="dxa"/>
          </w:tblCellMar>
        </w:tblPrEx>
        <w:trPr>
          <w:trHeight w:val="275" w:hRule="atLeast"/>
        </w:trPr>
        <w:tc>
          <w:tcPr>
            <w:tcW w:w="11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序号</w:t>
            </w:r>
          </w:p>
        </w:tc>
        <w:tc>
          <w:tcPr>
            <w:tcW w:w="309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内容</w:t>
            </w:r>
          </w:p>
        </w:tc>
        <w:tc>
          <w:tcPr>
            <w:tcW w:w="244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素养</w:t>
            </w:r>
          </w:p>
        </w:tc>
        <w:tc>
          <w:tcPr>
            <w:tcW w:w="12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水平</w:t>
            </w:r>
          </w:p>
        </w:tc>
      </w:tr>
      <w:tr>
        <w:tblPrEx>
          <w:tblCellMar>
            <w:top w:w="0" w:type="dxa"/>
            <w:left w:w="108" w:type="dxa"/>
            <w:bottom w:w="0" w:type="dxa"/>
            <w:right w:w="108" w:type="dxa"/>
          </w:tblCellMar>
        </w:tblPrEx>
        <w:trPr>
          <w:trHeight w:val="275" w:hRule="atLeast"/>
        </w:trPr>
        <w:tc>
          <w:tcPr>
            <w:tcW w:w="11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例</w:t>
            </w:r>
            <w:r>
              <w:rPr>
                <w:rFonts w:hint="eastAsia" w:ascii="Times New Roman" w:hAnsi="Times New Roman" w:eastAsia="宋体" w:cs="宋体"/>
                <w:color w:val="000000"/>
                <w:kern w:val="0"/>
                <w:sz w:val="24"/>
                <w:szCs w:val="24"/>
              </w:rPr>
              <w:t>1</w:t>
            </w:r>
          </w:p>
        </w:tc>
        <w:tc>
          <w:tcPr>
            <w:tcW w:w="309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Times New Roman" w:hAnsi="Times New Roman" w:eastAsia="宋体" w:cs="宋体"/>
                <w:color w:val="000000"/>
                <w:sz w:val="24"/>
                <w:szCs w:val="24"/>
              </w:rPr>
              <w:t>11</w:t>
            </w:r>
            <w:r>
              <w:rPr>
                <w:rFonts w:hint="eastAsia" w:ascii="宋体" w:hAnsi="宋体" w:eastAsia="宋体" w:cs="宋体"/>
                <w:color w:val="000000"/>
                <w:sz w:val="24"/>
                <w:szCs w:val="24"/>
              </w:rPr>
              <w:t>.</w:t>
            </w:r>
            <w:r>
              <w:rPr>
                <w:rFonts w:hint="eastAsia" w:ascii="Times New Roman" w:hAnsi="Times New Roman" w:eastAsia="宋体" w:cs="宋体"/>
                <w:color w:val="000000"/>
                <w:sz w:val="24"/>
                <w:szCs w:val="24"/>
              </w:rPr>
              <w:t>1</w:t>
            </w:r>
            <w:r>
              <w:rPr>
                <w:rFonts w:hint="eastAsia" w:ascii="宋体" w:hAnsi="宋体" w:eastAsia="宋体" w:cs="宋体"/>
                <w:color w:val="000000"/>
                <w:sz w:val="24"/>
                <w:szCs w:val="24"/>
              </w:rPr>
              <w:t>随机现象与样本空间，</w:t>
            </w:r>
            <w:r>
              <w:rPr>
                <w:rFonts w:hint="eastAsia" w:ascii="Times New Roman" w:hAnsi="Times New Roman" w:eastAsia="宋体" w:cs="宋体"/>
                <w:color w:val="000000"/>
                <w:sz w:val="24"/>
                <w:szCs w:val="24"/>
              </w:rPr>
              <w:t>11</w:t>
            </w:r>
            <w:r>
              <w:rPr>
                <w:rFonts w:hint="eastAsia" w:ascii="宋体" w:hAnsi="宋体" w:eastAsia="宋体" w:cs="宋体"/>
                <w:color w:val="000000"/>
                <w:sz w:val="24"/>
                <w:szCs w:val="24"/>
              </w:rPr>
              <w:t>.</w:t>
            </w:r>
            <w:r>
              <w:rPr>
                <w:rFonts w:hint="eastAsia" w:ascii="Times New Roman" w:hAnsi="Times New Roman" w:eastAsia="宋体" w:cs="宋体"/>
                <w:color w:val="000000"/>
                <w:sz w:val="24"/>
                <w:szCs w:val="24"/>
              </w:rPr>
              <w:t>2</w:t>
            </w:r>
            <w:r>
              <w:rPr>
                <w:rFonts w:hint="eastAsia" w:ascii="宋体" w:hAnsi="宋体" w:eastAsia="宋体" w:cs="宋体"/>
                <w:color w:val="000000"/>
                <w:sz w:val="24"/>
                <w:szCs w:val="24"/>
              </w:rPr>
              <w:t>古典概率</w:t>
            </w:r>
          </w:p>
        </w:tc>
        <w:tc>
          <w:tcPr>
            <w:tcW w:w="244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数学建模、数学运算</w:t>
            </w:r>
          </w:p>
        </w:tc>
        <w:tc>
          <w:tcPr>
            <w:tcW w:w="12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sz w:val="24"/>
                <w:szCs w:val="24"/>
              </w:rPr>
              <w:t>C</w:t>
            </w:r>
          </w:p>
        </w:tc>
      </w:tr>
    </w:tbl>
    <w:p>
      <w:pPr>
        <w:spacing w:line="312" w:lineRule="auto"/>
        <w:ind w:firstLine="480" w:firstLineChars="200"/>
        <w:jc w:val="left"/>
        <w:rPr>
          <w:rFonts w:ascii="宋体" w:hAnsi="宋体" w:eastAsia="宋体"/>
          <w:sz w:val="24"/>
          <w:szCs w:val="24"/>
        </w:rPr>
      </w:pPr>
      <w:r>
        <w:rPr>
          <w:rFonts w:hint="eastAsia" w:ascii="宋体" w:hAnsi="宋体" w:eastAsia="宋体" w:cs="宋体"/>
          <w:sz w:val="24"/>
          <w:szCs w:val="24"/>
        </w:rPr>
        <w:t>说明</w:t>
      </w:r>
      <w:r>
        <w:rPr>
          <w:rFonts w:hint="eastAsia" w:ascii="宋体" w:hAnsi="宋体" w:eastAsia="宋体" w:cs="宋体"/>
        </w:rPr>
        <w:t xml:space="preserve"> </w:t>
      </w:r>
      <w:r>
        <w:rPr>
          <w:rFonts w:hint="eastAsia" w:ascii="宋体" w:hAnsi="宋体" w:eastAsia="宋体" w:cs="宋体"/>
          <w:sz w:val="24"/>
          <w:szCs w:val="24"/>
        </w:rPr>
        <w:t>在关联的情境中，理解样本空间、</w:t>
      </w:r>
      <w:r>
        <w:rPr>
          <w:rStyle w:val="11"/>
          <w:rFonts w:hint="eastAsia" w:ascii="宋体" w:hAnsi="宋体" w:eastAsia="宋体" w:cs="宋体"/>
          <w:i w:val="0"/>
          <w:iCs w:val="0"/>
          <w:snapToGrid w:val="0"/>
          <w:color w:val="000000"/>
          <w:kern w:val="0"/>
          <w:sz w:val="24"/>
          <w:szCs w:val="24"/>
        </w:rPr>
        <w:t>互斥事件、对立事件的概念，会用集合的关系、运算表示事件的关系、运算，</w:t>
      </w:r>
      <w:r>
        <w:rPr>
          <w:rFonts w:hint="eastAsia" w:ascii="宋体" w:hAnsi="宋体" w:eastAsia="宋体" w:cs="宋体"/>
          <w:sz w:val="24"/>
          <w:szCs w:val="24"/>
        </w:rPr>
        <w:t>理解古典概型，能计算古典概型中简单随机事件的概率.在本例题中渗透了随机思想和数学建模思想.</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例</w:t>
      </w:r>
      <w:r>
        <w:rPr>
          <w:rFonts w:hint="eastAsia" w:ascii="Times New Roman" w:hAnsi="Times New Roman" w:eastAsia="宋体"/>
          <w:sz w:val="24"/>
          <w:szCs w:val="24"/>
        </w:rPr>
        <w:t>2</w:t>
      </w:r>
      <w:r>
        <w:rPr>
          <w:rFonts w:hint="eastAsia" w:ascii="宋体" w:hAnsi="宋体" w:eastAsia="宋体"/>
          <w:sz w:val="24"/>
          <w:szCs w:val="24"/>
        </w:rPr>
        <w:t xml:space="preserve"> 在一次猜灯谜活动中，共有</w:t>
      </w:r>
      <w:r>
        <w:rPr>
          <w:rFonts w:hint="eastAsia" w:ascii="Times New Roman" w:hAnsi="Times New Roman" w:eastAsia="宋体"/>
          <w:sz w:val="24"/>
          <w:szCs w:val="24"/>
        </w:rPr>
        <w:t>20</w:t>
      </w:r>
      <w:r>
        <w:rPr>
          <w:rFonts w:hint="eastAsia" w:ascii="宋体" w:hAnsi="宋体" w:eastAsia="宋体"/>
          <w:sz w:val="24"/>
          <w:szCs w:val="24"/>
        </w:rPr>
        <w:t>道灯谜，两名同学独立竞猜，甲同学猜对了</w:t>
      </w:r>
      <w:r>
        <w:rPr>
          <w:rFonts w:hint="eastAsia" w:ascii="Times New Roman" w:hAnsi="Times New Roman" w:eastAsia="宋体"/>
          <w:sz w:val="24"/>
          <w:szCs w:val="24"/>
        </w:rPr>
        <w:t>12</w:t>
      </w:r>
      <w:r>
        <w:rPr>
          <w:rFonts w:hint="eastAsia" w:ascii="宋体" w:hAnsi="宋体" w:eastAsia="宋体"/>
          <w:sz w:val="24"/>
          <w:szCs w:val="24"/>
        </w:rPr>
        <w:t>个，乙同学猜对了</w:t>
      </w:r>
      <w:r>
        <w:rPr>
          <w:rFonts w:hint="eastAsia" w:ascii="Times New Roman" w:hAnsi="Times New Roman" w:eastAsia="宋体"/>
          <w:sz w:val="24"/>
          <w:szCs w:val="24"/>
        </w:rPr>
        <w:t>8</w:t>
      </w:r>
      <w:r>
        <w:rPr>
          <w:rFonts w:hint="eastAsia" w:ascii="宋体" w:hAnsi="宋体" w:eastAsia="宋体"/>
          <w:sz w:val="24"/>
          <w:szCs w:val="24"/>
        </w:rPr>
        <w:t>个.假设猜对每道灯谜都是等可能的，试求：</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w:t>
      </w:r>
      <w:r>
        <w:rPr>
          <w:rFonts w:hint="eastAsia" w:ascii="Times New Roman" w:hAnsi="Times New Roman" w:eastAsia="宋体"/>
          <w:sz w:val="24"/>
          <w:szCs w:val="24"/>
        </w:rPr>
        <w:t>1</w:t>
      </w:r>
      <w:r>
        <w:rPr>
          <w:rFonts w:hint="eastAsia" w:ascii="宋体" w:hAnsi="宋体" w:eastAsia="宋体"/>
          <w:sz w:val="24"/>
          <w:szCs w:val="24"/>
        </w:rPr>
        <w:t>)任选一道灯谜，甲、乙都没有猜对的概率；</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)任选一道灯谜，恰有一个人猜对的概率.</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解 把“任选一灯谜，甲猜对”记作事件</w:t>
      </w:r>
      <w:r>
        <w:rPr>
          <w:rFonts w:hint="eastAsia" w:ascii="宋体" w:hAnsi="宋体" w:eastAsia="宋体" w:cs="宋体"/>
          <w:position w:val="-4"/>
          <w:sz w:val="24"/>
          <w:szCs w:val="24"/>
        </w:rPr>
        <w:object>
          <v:shape id="_x0000_i1175" o:spt="75" type="#_x0000_t75" style="height:13.25pt;width:12.1pt;" o:ole="t" filled="f" o:preferrelative="t" stroked="f" coordsize="21600,21600">
            <v:path/>
            <v:fill on="f" focussize="0,0"/>
            <v:stroke on="f" joinstyle="miter"/>
            <v:imagedata r:id="rId230" o:title=""/>
            <o:lock v:ext="edit" aspectratio="t"/>
            <w10:wrap type="none"/>
            <w10:anchorlock/>
          </v:shape>
          <o:OLEObject Type="Embed" ProgID="Equation.DSMT4" ShapeID="_x0000_i1175" DrawAspect="Content" ObjectID="_1468075875" r:id="rId261">
            <o:LockedField>false</o:LockedField>
          </o:OLEObject>
        </w:object>
      </w:r>
      <w:r>
        <w:rPr>
          <w:rFonts w:hint="eastAsia" w:ascii="宋体" w:hAnsi="宋体" w:eastAsia="宋体"/>
          <w:sz w:val="24"/>
          <w:szCs w:val="24"/>
        </w:rPr>
        <w:t>，“任选一灯谜，乙猜对”记作事件</w:t>
      </w:r>
      <w:r>
        <w:rPr>
          <w:rFonts w:hint="eastAsia" w:ascii="宋体" w:hAnsi="宋体" w:eastAsia="宋体"/>
          <w:position w:val="-4"/>
          <w:sz w:val="24"/>
          <w:szCs w:val="24"/>
        </w:rPr>
        <w:object>
          <v:shape id="_x0000_i1176" o:spt="75" type="#_x0000_t75" style="height:13.25pt;width:12.1pt;" o:ole="t" filled="f" o:preferrelative="t" stroked="f" coordsize="21600,21600">
            <v:path/>
            <v:fill on="f" focussize="0,0"/>
            <v:stroke on="f" joinstyle="miter"/>
            <v:imagedata r:id="rId263" o:title=""/>
            <o:lock v:ext="edit" aspectratio="t"/>
            <w10:wrap type="none"/>
            <w10:anchorlock/>
          </v:shape>
          <o:OLEObject Type="Embed" ProgID="Equation.DSMT4" ShapeID="_x0000_i1176" DrawAspect="Content" ObjectID="_1468075876" r:id="rId262">
            <o:LockedField>false</o:LockedField>
          </o:OLEObject>
        </w:object>
      </w:r>
      <w:r>
        <w:rPr>
          <w:rFonts w:hint="eastAsia" w:ascii="宋体" w:hAnsi="宋体" w:eastAsia="宋体"/>
          <w:sz w:val="24"/>
          <w:szCs w:val="24"/>
        </w:rPr>
        <w:t>，则</w:t>
      </w:r>
      <w:r>
        <w:rPr>
          <w:rFonts w:hint="eastAsia" w:ascii="宋体" w:hAnsi="宋体" w:eastAsia="宋体"/>
          <w:position w:val="-24"/>
          <w:sz w:val="24"/>
          <w:szCs w:val="24"/>
        </w:rPr>
        <w:object>
          <v:shape id="_x0000_i1177" o:spt="75" type="#_x0000_t75" style="height:30.55pt;width:73.75pt;" o:ole="t" filled="f" o:preferrelative="t" stroked="f" coordsize="21600,21600">
            <v:path/>
            <v:fill on="f" focussize="0,0"/>
            <v:stroke on="f" joinstyle="miter"/>
            <v:imagedata r:id="rId265" o:title=""/>
            <o:lock v:ext="edit" aspectratio="t"/>
            <w10:wrap type="none"/>
            <w10:anchorlock/>
          </v:shape>
          <o:OLEObject Type="Embed" ProgID="Equation.DSMT4" ShapeID="_x0000_i1177" DrawAspect="Content" ObjectID="_1468075877" r:id="rId264">
            <o:LockedField>false</o:LockedField>
          </o:OLEObject>
        </w:object>
      </w:r>
      <w:r>
        <w:rPr>
          <w:rFonts w:hint="eastAsia" w:ascii="宋体" w:hAnsi="宋体" w:eastAsia="宋体"/>
          <w:sz w:val="24"/>
          <w:szCs w:val="24"/>
        </w:rPr>
        <w:t>，</w:t>
      </w:r>
      <w:r>
        <w:rPr>
          <w:rFonts w:hint="eastAsia" w:ascii="宋体" w:hAnsi="宋体" w:eastAsia="宋体"/>
          <w:position w:val="-24"/>
          <w:sz w:val="24"/>
          <w:szCs w:val="24"/>
        </w:rPr>
        <w:object>
          <v:shape id="_x0000_i1178" o:spt="75" type="#_x0000_t75" style="height:30.55pt;width:74.3pt;" o:ole="t" filled="f" o:preferrelative="t" stroked="f" coordsize="21600,21600">
            <v:path/>
            <v:fill on="f" focussize="0,0"/>
            <v:stroke on="f" joinstyle="miter"/>
            <v:imagedata r:id="rId267" o:title=""/>
            <o:lock v:ext="edit" aspectratio="t"/>
            <w10:wrap type="none"/>
            <w10:anchorlock/>
          </v:shape>
          <o:OLEObject Type="Embed" ProgID="Equation.DSMT4" ShapeID="_x0000_i1178" DrawAspect="Content" ObjectID="_1468075878" r:id="rId266">
            <o:LockedField>false</o:LockedField>
          </o:OLEObject>
        </w:object>
      </w:r>
      <w:r>
        <w:rPr>
          <w:rFonts w:hint="eastAsia" w:ascii="宋体" w:hAnsi="宋体" w:eastAsia="宋体"/>
          <w:sz w:val="24"/>
          <w:szCs w:val="24"/>
        </w:rPr>
        <w:t>，所以</w:t>
      </w:r>
      <w:r>
        <w:rPr>
          <w:rFonts w:hint="eastAsia" w:ascii="宋体" w:hAnsi="宋体" w:eastAsia="宋体"/>
          <w:position w:val="-24"/>
          <w:sz w:val="24"/>
          <w:szCs w:val="24"/>
        </w:rPr>
        <w:object>
          <v:shape id="_x0000_i1179" o:spt="75" type="#_x0000_t75" style="height:30.55pt;width:47.8pt;" o:ole="t" filled="f" o:preferrelative="t" stroked="f" coordsize="21600,21600">
            <v:path/>
            <v:fill on="f" focussize="0,0"/>
            <v:stroke on="f" joinstyle="miter"/>
            <v:imagedata r:id="rId269" o:title=""/>
            <o:lock v:ext="edit" aspectratio="t"/>
            <w10:wrap type="none"/>
            <w10:anchorlock/>
          </v:shape>
          <o:OLEObject Type="Embed" ProgID="Equation.DSMT4" ShapeID="_x0000_i1179" DrawAspect="Content" ObjectID="_1468075879" r:id="rId268">
            <o:LockedField>false</o:LockedField>
          </o:OLEObject>
        </w:object>
      </w:r>
      <w:r>
        <w:rPr>
          <w:rFonts w:hint="eastAsia" w:ascii="宋体" w:hAnsi="宋体" w:eastAsia="宋体"/>
          <w:sz w:val="24"/>
          <w:szCs w:val="24"/>
        </w:rPr>
        <w:t>，</w:t>
      </w:r>
      <w:r>
        <w:rPr>
          <w:rFonts w:hint="eastAsia" w:ascii="宋体" w:hAnsi="宋体" w:eastAsia="宋体"/>
          <w:position w:val="-24"/>
          <w:sz w:val="24"/>
          <w:szCs w:val="24"/>
        </w:rPr>
        <w:object>
          <v:shape id="_x0000_i1180" o:spt="75" type="#_x0000_t75" style="height:30.55pt;width:47.8pt;" o:ole="t" filled="f" o:preferrelative="t" stroked="f" coordsize="21600,21600">
            <v:path/>
            <v:fill on="f" focussize="0,0"/>
            <v:stroke on="f" joinstyle="miter"/>
            <v:imagedata r:id="rId271" o:title=""/>
            <o:lock v:ext="edit" aspectratio="t"/>
            <w10:wrap type="none"/>
            <w10:anchorlock/>
          </v:shape>
          <o:OLEObject Type="Embed" ProgID="Equation.DSMT4" ShapeID="_x0000_i1180" DrawAspect="Content" ObjectID="_1468075880" r:id="rId270">
            <o:LockedField>false</o:LockedField>
          </o:OLEObject>
        </w:object>
      </w:r>
      <w:r>
        <w:rPr>
          <w:rFonts w:hint="eastAsia" w:ascii="宋体" w:hAnsi="宋体" w:eastAsia="宋体"/>
          <w:sz w:val="24"/>
          <w:szCs w:val="24"/>
        </w:rPr>
        <w:t>.</w:t>
      </w:r>
    </w:p>
    <w:p>
      <w:pPr>
        <w:spacing w:line="312" w:lineRule="auto"/>
        <w:ind w:firstLine="480" w:firstLineChars="200"/>
        <w:jc w:val="left"/>
        <w:rPr>
          <w:rFonts w:ascii="宋体" w:hAnsi="宋体" w:eastAsia="宋体"/>
          <w:sz w:val="24"/>
          <w:szCs w:val="24"/>
        </w:rPr>
      </w:pPr>
      <w:r>
        <w:rPr>
          <w:rFonts w:hint="eastAsia" w:ascii="Times New Roman" w:hAnsi="Times New Roman" w:eastAsia="宋体"/>
          <w:sz w:val="24"/>
          <w:szCs w:val="24"/>
        </w:rPr>
        <w:t>(1)</w:t>
      </w:r>
      <w:r>
        <w:rPr>
          <w:rFonts w:hint="eastAsia" w:ascii="宋体" w:hAnsi="宋体" w:eastAsia="宋体" w:cs="宋体"/>
          <w:sz w:val="24"/>
          <w:szCs w:val="24"/>
        </w:rPr>
        <w:t>事件“</w:t>
      </w:r>
      <w:r>
        <w:rPr>
          <w:rFonts w:hint="eastAsia" w:ascii="宋体" w:hAnsi="宋体" w:eastAsia="宋体"/>
          <w:sz w:val="24"/>
          <w:szCs w:val="24"/>
        </w:rPr>
        <w:t>甲、乙都没有猜对</w:t>
      </w:r>
      <w:r>
        <w:rPr>
          <w:rFonts w:hint="eastAsia" w:ascii="宋体" w:hAnsi="宋体" w:eastAsia="宋体" w:cs="宋体"/>
          <w:sz w:val="24"/>
          <w:szCs w:val="24"/>
        </w:rPr>
        <w:t>”可以表示为</w:t>
      </w:r>
      <w:r>
        <w:rPr>
          <w:rFonts w:hint="eastAsia" w:ascii="宋体" w:hAnsi="宋体" w:eastAsia="宋体"/>
          <w:position w:val="-8"/>
          <w:sz w:val="24"/>
          <w:szCs w:val="24"/>
        </w:rPr>
        <w:object>
          <v:shape id="_x0000_i1181" o:spt="75" type="#_x0000_t75" style="height:17.85pt;width:30.55pt;" o:ole="t" filled="f" o:preferrelative="t" stroked="f" coordsize="21600,21600">
            <v:path/>
            <v:fill on="f" focussize="0,0"/>
            <v:stroke on="f" joinstyle="miter"/>
            <v:imagedata r:id="rId273" o:title=""/>
            <o:lock v:ext="edit" aspectratio="t"/>
            <w10:wrap type="none"/>
            <w10:anchorlock/>
          </v:shape>
          <o:OLEObject Type="Embed" ProgID="Equation.DSMT4" ShapeID="_x0000_i1181" DrawAspect="Content" ObjectID="_1468075881" r:id="rId272">
            <o:LockedField>false</o:LockedField>
          </o:OLEObject>
        </w:object>
      </w:r>
      <w:r>
        <w:rPr>
          <w:rFonts w:hint="eastAsia" w:ascii="宋体" w:hAnsi="宋体" w:eastAsia="宋体"/>
          <w:sz w:val="24"/>
          <w:szCs w:val="24"/>
        </w:rPr>
        <w:t>，所以</w:t>
      </w:r>
      <w:r>
        <w:rPr>
          <w:rFonts w:hint="eastAsia" w:ascii="宋体" w:hAnsi="宋体" w:eastAsia="宋体"/>
          <w:position w:val="-24"/>
          <w:sz w:val="24"/>
          <w:szCs w:val="24"/>
        </w:rPr>
        <w:object>
          <v:shape id="_x0000_i1182" o:spt="75" type="#_x0000_t75" style="height:30.55pt;width:206.8pt;" o:ole="t" filled="f" o:preferrelative="t" stroked="f" coordsize="21600,21600">
            <v:path/>
            <v:fill on="f" focussize="0,0"/>
            <v:stroke on="f" joinstyle="miter"/>
            <v:imagedata r:id="rId275" o:title=""/>
            <o:lock v:ext="edit" aspectratio="t"/>
            <w10:wrap type="none"/>
            <w10:anchorlock/>
          </v:shape>
          <o:OLEObject Type="Embed" ProgID="Equation.DSMT4" ShapeID="_x0000_i1182" DrawAspect="Content" ObjectID="_1468075882" r:id="rId274">
            <o:LockedField>false</o:LockedField>
          </o:OLEObject>
        </w:object>
      </w:r>
      <w:r>
        <w:rPr>
          <w:rFonts w:hint="eastAsia" w:ascii="宋体" w:hAnsi="宋体" w:eastAsia="宋体"/>
          <w:sz w:val="24"/>
          <w:szCs w:val="24"/>
        </w:rPr>
        <w:t>.</w:t>
      </w:r>
    </w:p>
    <w:p>
      <w:pPr>
        <w:spacing w:line="312" w:lineRule="auto"/>
        <w:ind w:firstLine="480" w:firstLineChars="200"/>
        <w:jc w:val="left"/>
        <w:rPr>
          <w:rFonts w:ascii="宋体" w:hAnsi="宋体" w:eastAsia="宋体"/>
          <w:sz w:val="24"/>
          <w:szCs w:val="24"/>
        </w:rPr>
      </w:pPr>
      <w:r>
        <w:rPr>
          <w:rFonts w:hint="eastAsia" w:ascii="Times New Roman" w:hAnsi="Times New Roman" w:eastAsia="宋体" w:cs="宋体"/>
          <w:sz w:val="24"/>
          <w:szCs w:val="24"/>
        </w:rPr>
        <w:t>(2)</w:t>
      </w:r>
      <w:r>
        <w:rPr>
          <w:rFonts w:hint="eastAsia" w:ascii="宋体" w:hAnsi="宋体" w:eastAsia="宋体"/>
          <w:sz w:val="24"/>
          <w:szCs w:val="24"/>
        </w:rPr>
        <w:t>事件“恰有一人猜对”可以表示为</w:t>
      </w:r>
      <w:r>
        <w:rPr>
          <w:rFonts w:hint="eastAsia" w:ascii="宋体" w:hAnsi="宋体" w:eastAsia="宋体"/>
          <w:position w:val="-10"/>
          <w:sz w:val="24"/>
          <w:szCs w:val="24"/>
        </w:rPr>
        <w:object>
          <v:shape id="_x0000_i1183" o:spt="75" type="#_x0000_t75" style="height:19pt;width:87pt;" o:ole="t" filled="f" o:preferrelative="t" stroked="f" coordsize="21600,21600">
            <v:path/>
            <v:fill on="f" focussize="0,0"/>
            <v:stroke on="f" joinstyle="miter"/>
            <v:imagedata r:id="rId277" o:title=""/>
            <o:lock v:ext="edit" aspectratio="t"/>
            <w10:wrap type="none"/>
            <w10:anchorlock/>
          </v:shape>
          <o:OLEObject Type="Embed" ProgID="Equation.DSMT4" ShapeID="_x0000_i1183" DrawAspect="Content" ObjectID="_1468075883" r:id="rId276">
            <o:LockedField>false</o:LockedField>
          </o:OLEObject>
        </w:object>
      </w:r>
      <w:r>
        <w:rPr>
          <w:rFonts w:hint="eastAsia" w:ascii="宋体" w:hAnsi="宋体" w:eastAsia="宋体"/>
          <w:sz w:val="24"/>
          <w:szCs w:val="24"/>
        </w:rPr>
        <w:t>，且</w:t>
      </w:r>
      <w:r>
        <w:rPr>
          <w:rFonts w:hint="eastAsia" w:ascii="宋体" w:hAnsi="宋体" w:eastAsia="宋体"/>
          <w:position w:val="-8"/>
          <w:sz w:val="24"/>
          <w:szCs w:val="24"/>
        </w:rPr>
        <w:object>
          <v:shape id="_x0000_i1184" o:spt="75" type="#_x0000_t75" style="height:17.85pt;width:30.55pt;" o:ole="t" filled="f" o:preferrelative="t" stroked="f" coordsize="21600,21600">
            <v:path/>
            <v:fill on="f" focussize="0,0"/>
            <v:stroke on="f" joinstyle="miter"/>
            <v:imagedata r:id="rId279" o:title=""/>
            <o:lock v:ext="edit" aspectratio="t"/>
            <w10:wrap type="none"/>
            <w10:anchorlock/>
          </v:shape>
          <o:OLEObject Type="Embed" ProgID="Equation.DSMT4" ShapeID="_x0000_i1184" DrawAspect="Content" ObjectID="_1468075884" r:id="rId278">
            <o:LockedField>false</o:LockedField>
          </o:OLEObject>
        </w:object>
      </w:r>
      <w:r>
        <w:rPr>
          <w:rFonts w:hint="eastAsia" w:ascii="宋体" w:hAnsi="宋体" w:eastAsia="宋体"/>
          <w:sz w:val="24"/>
          <w:szCs w:val="24"/>
        </w:rPr>
        <w:t>与</w:t>
      </w:r>
      <w:r>
        <w:rPr>
          <w:rFonts w:hint="eastAsia" w:ascii="宋体" w:hAnsi="宋体" w:eastAsia="宋体"/>
          <w:position w:val="-8"/>
          <w:sz w:val="24"/>
          <w:szCs w:val="24"/>
        </w:rPr>
        <w:object>
          <v:shape id="_x0000_i1185" o:spt="75" type="#_x0000_t75" style="height:17.85pt;width:30.55pt;" o:ole="t" filled="f" o:preferrelative="t" stroked="f" coordsize="21600,21600">
            <v:path/>
            <v:fill on="f" focussize="0,0"/>
            <v:stroke on="f" joinstyle="miter"/>
            <v:imagedata r:id="rId281" o:title=""/>
            <o:lock v:ext="edit" aspectratio="t"/>
            <w10:wrap type="none"/>
            <w10:anchorlock/>
          </v:shape>
          <o:OLEObject Type="Embed" ProgID="Equation.DSMT4" ShapeID="_x0000_i1185" DrawAspect="Content" ObjectID="_1468075885" r:id="rId280">
            <o:LockedField>false</o:LockedField>
          </o:OLEObject>
        </w:object>
      </w:r>
      <w:r>
        <w:rPr>
          <w:rFonts w:hint="eastAsia" w:ascii="宋体" w:hAnsi="宋体" w:eastAsia="宋体"/>
          <w:sz w:val="24"/>
          <w:szCs w:val="24"/>
        </w:rPr>
        <w:t>互斥.因为两名同学独立竞猜，所以事件</w:t>
      </w:r>
      <w:r>
        <w:rPr>
          <w:rFonts w:hint="eastAsia" w:ascii="宋体" w:hAnsi="宋体" w:eastAsia="宋体"/>
          <w:position w:val="-4"/>
          <w:sz w:val="24"/>
          <w:szCs w:val="24"/>
        </w:rPr>
        <w:object>
          <v:shape id="_x0000_i1186" o:spt="75" type="#_x0000_t75" style="height:13.25pt;width:12.1pt;" o:ole="t" filled="f" o:preferrelative="t" stroked="f" coordsize="21600,21600">
            <v:path/>
            <v:fill on="f" focussize="0,0"/>
            <v:stroke on="f" joinstyle="miter"/>
            <v:imagedata r:id="rId283" o:title=""/>
            <o:lock v:ext="edit" aspectratio="t"/>
            <w10:wrap type="none"/>
            <w10:anchorlock/>
          </v:shape>
          <o:OLEObject Type="Embed" ProgID="Equation.DSMT4" ShapeID="_x0000_i1186" DrawAspect="Content" ObjectID="_1468075886" r:id="rId282">
            <o:LockedField>false</o:LockedField>
          </o:OLEObject>
        </w:object>
      </w:r>
      <w:r>
        <w:rPr>
          <w:rFonts w:hint="eastAsia" w:ascii="宋体" w:hAnsi="宋体" w:eastAsia="宋体"/>
          <w:sz w:val="24"/>
          <w:szCs w:val="24"/>
        </w:rPr>
        <w:t>、</w:t>
      </w:r>
      <w:r>
        <w:rPr>
          <w:rFonts w:hint="eastAsia" w:ascii="宋体" w:hAnsi="宋体" w:eastAsia="宋体"/>
          <w:position w:val="-4"/>
          <w:sz w:val="24"/>
          <w:szCs w:val="24"/>
        </w:rPr>
        <w:object>
          <v:shape id="_x0000_i1187" o:spt="75" type="#_x0000_t75" style="height:13.25pt;width:12.1pt;" o:ole="t" filled="f" o:preferrelative="t" stroked="f" coordsize="21600,21600">
            <v:path/>
            <v:fill on="f" focussize="0,0"/>
            <v:stroke on="f" joinstyle="miter"/>
            <v:imagedata r:id="rId285" o:title=""/>
            <o:lock v:ext="edit" aspectratio="t"/>
            <w10:wrap type="none"/>
            <w10:anchorlock/>
          </v:shape>
          <o:OLEObject Type="Embed" ProgID="Equation.DSMT4" ShapeID="_x0000_i1187" DrawAspect="Content" ObjectID="_1468075887" r:id="rId284">
            <o:LockedField>false</o:LockedField>
          </o:OLEObject>
        </w:object>
      </w:r>
      <w:r>
        <w:rPr>
          <w:rFonts w:hint="eastAsia" w:ascii="宋体" w:hAnsi="宋体" w:eastAsia="宋体"/>
          <w:sz w:val="24"/>
          <w:szCs w:val="24"/>
        </w:rPr>
        <w:t>相互独立，从而</w:t>
      </w:r>
      <w:r>
        <w:rPr>
          <w:rFonts w:hint="eastAsia" w:ascii="宋体" w:hAnsi="宋体" w:eastAsia="宋体"/>
          <w:position w:val="-4"/>
          <w:sz w:val="24"/>
          <w:szCs w:val="24"/>
        </w:rPr>
        <w:object>
          <v:shape id="_x0000_i1188" o:spt="75" type="#_x0000_t75" style="height:13.25pt;width:12.1pt;" o:ole="t" filled="f" o:preferrelative="t" stroked="f" coordsize="21600,21600">
            <v:path/>
            <v:fill on="f" focussize="0,0"/>
            <v:stroke on="f" joinstyle="miter"/>
            <v:imagedata r:id="rId287" o:title=""/>
            <o:lock v:ext="edit" aspectratio="t"/>
            <w10:wrap type="none"/>
            <w10:anchorlock/>
          </v:shape>
          <o:OLEObject Type="Embed" ProgID="Equation.DSMT4" ShapeID="_x0000_i1188" DrawAspect="Content" ObjectID="_1468075888" r:id="rId286">
            <o:LockedField>false</o:LockedField>
          </o:OLEObject>
        </w:object>
      </w:r>
      <w:r>
        <w:rPr>
          <w:rFonts w:hint="eastAsia" w:ascii="宋体" w:hAnsi="宋体" w:eastAsia="宋体"/>
          <w:sz w:val="24"/>
          <w:szCs w:val="24"/>
        </w:rPr>
        <w:t>与</w:t>
      </w:r>
      <w:r>
        <w:rPr>
          <w:rFonts w:hint="eastAsia" w:ascii="宋体" w:hAnsi="宋体" w:eastAsia="宋体"/>
          <w:position w:val="-4"/>
          <w:sz w:val="24"/>
          <w:szCs w:val="24"/>
        </w:rPr>
        <w:object>
          <v:shape id="_x0000_i1189" o:spt="75" type="#_x0000_t75" style="height:15.55pt;width:12.1pt;" o:ole="t" filled="f" o:preferrelative="t" stroked="f" coordsize="21600,21600">
            <v:path/>
            <v:fill on="f" focussize="0,0"/>
            <v:stroke on="f" joinstyle="miter"/>
            <v:imagedata r:id="rId289" o:title=""/>
            <o:lock v:ext="edit" aspectratio="t"/>
            <w10:wrap type="none"/>
            <w10:anchorlock/>
          </v:shape>
          <o:OLEObject Type="Embed" ProgID="Equation.DSMT4" ShapeID="_x0000_i1189" DrawAspect="Content" ObjectID="_1468075889" r:id="rId288">
            <o:LockedField>false</o:LockedField>
          </o:OLEObject>
        </w:object>
      </w:r>
      <w:r>
        <w:rPr>
          <w:rFonts w:hint="eastAsia" w:ascii="宋体" w:hAnsi="宋体" w:eastAsia="宋体"/>
          <w:sz w:val="24"/>
          <w:szCs w:val="24"/>
        </w:rPr>
        <w:t>独立，</w:t>
      </w:r>
      <w:r>
        <w:rPr>
          <w:rFonts w:hint="eastAsia" w:ascii="宋体" w:hAnsi="宋体" w:eastAsia="宋体"/>
          <w:position w:val="-4"/>
          <w:sz w:val="24"/>
          <w:szCs w:val="24"/>
        </w:rPr>
        <w:object>
          <v:shape id="_x0000_i1190" o:spt="75" type="#_x0000_t75" style="height:15.55pt;width:12.1pt;" o:ole="t" filled="f" o:preferrelative="t" stroked="f" coordsize="21600,21600">
            <v:path/>
            <v:fill on="f" focussize="0,0"/>
            <v:stroke on="f" joinstyle="miter"/>
            <v:imagedata r:id="rId291" o:title=""/>
            <o:lock v:ext="edit" aspectratio="t"/>
            <w10:wrap type="none"/>
            <w10:anchorlock/>
          </v:shape>
          <o:OLEObject Type="Embed" ProgID="Equation.DSMT4" ShapeID="_x0000_i1190" DrawAspect="Content" ObjectID="_1468075890" r:id="rId290">
            <o:LockedField>false</o:LockedField>
          </o:OLEObject>
        </w:object>
      </w:r>
      <w:r>
        <w:rPr>
          <w:rFonts w:hint="eastAsia" w:ascii="宋体" w:hAnsi="宋体" w:eastAsia="宋体"/>
          <w:sz w:val="24"/>
          <w:szCs w:val="24"/>
        </w:rPr>
        <w:t>与</w:t>
      </w:r>
      <w:r>
        <w:rPr>
          <w:rFonts w:hint="eastAsia" w:ascii="宋体" w:hAnsi="宋体" w:eastAsia="宋体"/>
          <w:position w:val="-4"/>
          <w:sz w:val="24"/>
          <w:szCs w:val="24"/>
        </w:rPr>
        <w:object>
          <v:shape id="_x0000_i1191" o:spt="75" type="#_x0000_t75" style="height:13.25pt;width:12.1pt;" o:ole="t" filled="f" o:preferrelative="t" stroked="f" coordsize="21600,21600">
            <v:path/>
            <v:fill on="f" focussize="0,0"/>
            <v:stroke on="f" joinstyle="miter"/>
            <v:imagedata r:id="rId285" o:title=""/>
            <o:lock v:ext="edit" aspectratio="t"/>
            <w10:wrap type="none"/>
            <w10:anchorlock/>
          </v:shape>
          <o:OLEObject Type="Embed" ProgID="Equation.DSMT4" ShapeID="_x0000_i1191" DrawAspect="Content" ObjectID="_1468075891" r:id="rId292">
            <o:LockedField>false</o:LockedField>
          </o:OLEObject>
        </w:object>
      </w:r>
      <w:r>
        <w:rPr>
          <w:rFonts w:hint="eastAsia" w:ascii="宋体" w:hAnsi="宋体" w:eastAsia="宋体"/>
          <w:sz w:val="24"/>
          <w:szCs w:val="24"/>
        </w:rPr>
        <w:t>独立，</w:t>
      </w:r>
      <w:r>
        <w:rPr>
          <w:rFonts w:hint="eastAsia" w:ascii="宋体" w:hAnsi="宋体" w:eastAsia="宋体"/>
          <w:position w:val="-4"/>
          <w:sz w:val="24"/>
          <w:szCs w:val="24"/>
        </w:rPr>
        <w:object>
          <v:shape id="_x0000_i1192" o:spt="75" type="#_x0000_t75" style="height:15.55pt;width:12.1pt;" o:ole="t" filled="f" o:preferrelative="t" stroked="f" coordsize="21600,21600">
            <v:path/>
            <v:fill on="f" focussize="0,0"/>
            <v:stroke on="f" joinstyle="miter"/>
            <v:imagedata r:id="rId294" o:title=""/>
            <o:lock v:ext="edit" aspectratio="t"/>
            <w10:wrap type="none"/>
            <w10:anchorlock/>
          </v:shape>
          <o:OLEObject Type="Embed" ProgID="Equation.DSMT4" ShapeID="_x0000_i1192" DrawAspect="Content" ObjectID="_1468075892" r:id="rId293">
            <o:LockedField>false</o:LockedField>
          </o:OLEObject>
        </w:object>
      </w:r>
      <w:r>
        <w:rPr>
          <w:rFonts w:hint="eastAsia" w:ascii="宋体" w:hAnsi="宋体" w:eastAsia="宋体"/>
          <w:sz w:val="24"/>
          <w:szCs w:val="24"/>
        </w:rPr>
        <w:t>与</w:t>
      </w:r>
      <w:r>
        <w:rPr>
          <w:rFonts w:hint="eastAsia" w:ascii="宋体" w:hAnsi="宋体" w:eastAsia="宋体"/>
          <w:position w:val="-4"/>
          <w:sz w:val="24"/>
          <w:szCs w:val="24"/>
        </w:rPr>
        <w:object>
          <v:shape id="_x0000_i1193" o:spt="75" type="#_x0000_t75" style="height:15.55pt;width:12.1pt;" o:ole="t" filled="f" o:preferrelative="t" stroked="f" coordsize="21600,21600">
            <v:path/>
            <v:fill on="f" focussize="0,0"/>
            <v:stroke on="f" joinstyle="miter"/>
            <v:imagedata r:id="rId296" o:title=""/>
            <o:lock v:ext="edit" aspectratio="t"/>
            <w10:wrap type="none"/>
            <w10:anchorlock/>
          </v:shape>
          <o:OLEObject Type="Embed" ProgID="Equation.DSMT4" ShapeID="_x0000_i1193" DrawAspect="Content" ObjectID="_1468075893" r:id="rId295">
            <o:LockedField>false</o:LockedField>
          </o:OLEObject>
        </w:object>
      </w:r>
      <w:r>
        <w:rPr>
          <w:rFonts w:hint="eastAsia" w:ascii="宋体" w:hAnsi="宋体" w:eastAsia="宋体"/>
          <w:sz w:val="24"/>
          <w:szCs w:val="24"/>
        </w:rPr>
        <w:t>独立.</w:t>
      </w:r>
    </w:p>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于是</w:t>
      </w:r>
    </w:p>
    <w:p>
      <w:pPr>
        <w:spacing w:line="312" w:lineRule="auto"/>
        <w:ind w:firstLine="480" w:firstLineChars="200"/>
        <w:jc w:val="left"/>
        <w:rPr>
          <w:rFonts w:ascii="宋体" w:hAnsi="宋体" w:eastAsia="宋体" w:cs="宋体"/>
          <w:sz w:val="24"/>
          <w:szCs w:val="24"/>
        </w:rPr>
      </w:pPr>
      <w:r>
        <w:rPr>
          <w:rFonts w:hint="eastAsia" w:ascii="宋体" w:hAnsi="宋体" w:eastAsia="宋体"/>
          <w:position w:val="-24"/>
          <w:sz w:val="24"/>
          <w:szCs w:val="24"/>
        </w:rPr>
        <w:object>
          <v:shape id="_x0000_i1194" o:spt="75" type="#_x0000_t75" style="height:30.55pt;width:364.05pt;" o:ole="t" filled="f" o:preferrelative="t" stroked="f" coordsize="21600,21600">
            <v:path/>
            <v:fill on="f" focussize="0,0"/>
            <v:stroke on="f" joinstyle="miter"/>
            <v:imagedata r:id="rId298" o:title=""/>
            <o:lock v:ext="edit" aspectratio="t"/>
            <w10:wrap type="none"/>
            <w10:anchorlock/>
          </v:shape>
          <o:OLEObject Type="Embed" ProgID="Equation.DSMT4" ShapeID="_x0000_i1194" DrawAspect="Content" ObjectID="_1468075894" r:id="rId297">
            <o:LockedField>false</o:LockedField>
          </o:OLEObject>
        </w:object>
      </w:r>
      <w:r>
        <w:rPr>
          <w:rFonts w:hint="eastAsia" w:ascii="宋体" w:hAnsi="宋体" w:eastAsia="宋体"/>
          <w:sz w:val="24"/>
          <w:szCs w:val="24"/>
        </w:rPr>
        <w:t>.</w:t>
      </w:r>
    </w:p>
    <w:tbl>
      <w:tblPr>
        <w:tblStyle w:val="8"/>
        <w:tblW w:w="7887" w:type="dxa"/>
        <w:tblInd w:w="98" w:type="dxa"/>
        <w:tblLayout w:type="fixed"/>
        <w:tblCellMar>
          <w:top w:w="0" w:type="dxa"/>
          <w:left w:w="108" w:type="dxa"/>
          <w:bottom w:w="0" w:type="dxa"/>
          <w:right w:w="108" w:type="dxa"/>
        </w:tblCellMar>
      </w:tblPr>
      <w:tblGrid>
        <w:gridCol w:w="1156"/>
        <w:gridCol w:w="3091"/>
        <w:gridCol w:w="2440"/>
        <w:gridCol w:w="1200"/>
      </w:tblGrid>
      <w:tr>
        <w:tblPrEx>
          <w:tblCellMar>
            <w:top w:w="0" w:type="dxa"/>
            <w:left w:w="108" w:type="dxa"/>
            <w:bottom w:w="0" w:type="dxa"/>
            <w:right w:w="108" w:type="dxa"/>
          </w:tblCellMar>
        </w:tblPrEx>
        <w:trPr>
          <w:trHeight w:val="275" w:hRule="atLeast"/>
        </w:trPr>
        <w:tc>
          <w:tcPr>
            <w:tcW w:w="11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序号</w:t>
            </w:r>
          </w:p>
        </w:tc>
        <w:tc>
          <w:tcPr>
            <w:tcW w:w="309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内容</w:t>
            </w:r>
          </w:p>
        </w:tc>
        <w:tc>
          <w:tcPr>
            <w:tcW w:w="244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素养</w:t>
            </w:r>
          </w:p>
        </w:tc>
        <w:tc>
          <w:tcPr>
            <w:tcW w:w="12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水平</w:t>
            </w:r>
          </w:p>
        </w:tc>
      </w:tr>
      <w:tr>
        <w:tblPrEx>
          <w:tblCellMar>
            <w:top w:w="0" w:type="dxa"/>
            <w:left w:w="108" w:type="dxa"/>
            <w:bottom w:w="0" w:type="dxa"/>
            <w:right w:w="108" w:type="dxa"/>
          </w:tblCellMar>
        </w:tblPrEx>
        <w:trPr>
          <w:trHeight w:val="275" w:hRule="atLeast"/>
        </w:trPr>
        <w:tc>
          <w:tcPr>
            <w:tcW w:w="115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例</w:t>
            </w:r>
            <w:r>
              <w:rPr>
                <w:rFonts w:hint="eastAsia" w:ascii="Times New Roman" w:hAnsi="Times New Roman" w:eastAsia="宋体" w:cs="宋体"/>
                <w:color w:val="000000"/>
                <w:kern w:val="0"/>
                <w:sz w:val="24"/>
                <w:szCs w:val="24"/>
              </w:rPr>
              <w:t>2</w:t>
            </w:r>
          </w:p>
        </w:tc>
        <w:tc>
          <w:tcPr>
            <w:tcW w:w="309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Times New Roman" w:hAnsi="Times New Roman" w:eastAsia="宋体" w:cs="宋体"/>
                <w:color w:val="000000"/>
                <w:kern w:val="0"/>
                <w:sz w:val="24"/>
                <w:szCs w:val="24"/>
              </w:rPr>
              <w:t>11.4</w:t>
            </w:r>
            <w:r>
              <w:rPr>
                <w:rFonts w:hint="eastAsia" w:ascii="宋体" w:hAnsi="宋体" w:eastAsia="宋体" w:cs="宋体"/>
                <w:color w:val="000000"/>
                <w:kern w:val="0"/>
                <w:sz w:val="24"/>
                <w:szCs w:val="24"/>
              </w:rPr>
              <w:t>随机事件的独立性</w:t>
            </w:r>
          </w:p>
        </w:tc>
        <w:tc>
          <w:tcPr>
            <w:tcW w:w="244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数学建模、数学运算</w:t>
            </w:r>
          </w:p>
        </w:tc>
        <w:tc>
          <w:tcPr>
            <w:tcW w:w="12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widowControl/>
              <w:spacing w:line="312"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rPr>
              <w:t>C</w:t>
            </w:r>
          </w:p>
        </w:tc>
      </w:tr>
    </w:tbl>
    <w:p>
      <w:pPr>
        <w:spacing w:line="312" w:lineRule="auto"/>
        <w:ind w:firstLine="480" w:firstLineChars="200"/>
        <w:jc w:val="left"/>
        <w:rPr>
          <w:rFonts w:ascii="宋体" w:hAnsi="宋体" w:eastAsia="宋体"/>
          <w:sz w:val="24"/>
          <w:szCs w:val="24"/>
        </w:rPr>
      </w:pPr>
      <w:r>
        <w:rPr>
          <w:rFonts w:hint="eastAsia" w:ascii="宋体" w:hAnsi="宋体" w:eastAsia="宋体"/>
          <w:sz w:val="24"/>
          <w:szCs w:val="24"/>
        </w:rPr>
        <w:t xml:space="preserve">说明 </w:t>
      </w:r>
      <w:r>
        <w:rPr>
          <w:rFonts w:hint="eastAsia" w:ascii="宋体" w:hAnsi="宋体" w:eastAsia="宋体" w:cs="宋体"/>
          <w:sz w:val="24"/>
          <w:szCs w:val="24"/>
        </w:rPr>
        <w:t>在关联的情境中，理解随机事件独立性的概念，会利用事件的独立性解决较复杂的概率问题．在本例题中渗透了数学建模思想.</w:t>
      </w:r>
    </w:p>
    <w:p>
      <w:pPr>
        <w:spacing w:line="312" w:lineRule="auto"/>
        <w:ind w:firstLine="482" w:firstLineChars="200"/>
        <w:rPr>
          <w:rFonts w:ascii="宋体" w:hAnsi="宋体" w:eastAsia="宋体"/>
          <w:b/>
          <w:bCs/>
          <w:sz w:val="24"/>
          <w:szCs w:val="24"/>
        </w:rPr>
      </w:pPr>
      <w:r>
        <w:rPr>
          <w:rFonts w:hint="eastAsia" w:ascii="宋体" w:hAnsi="宋体" w:eastAsia="宋体"/>
          <w:b/>
          <w:bCs/>
          <w:sz w:val="24"/>
          <w:szCs w:val="24"/>
        </w:rPr>
        <w:t>六、单元资源</w:t>
      </w:r>
    </w:p>
    <w:p>
      <w:pPr>
        <w:spacing w:before="91" w:line="312" w:lineRule="auto"/>
        <w:ind w:firstLine="480" w:firstLineChars="200"/>
        <w:rPr>
          <w:rFonts w:ascii="宋体" w:hAnsi="宋体" w:eastAsia="宋体"/>
          <w:sz w:val="24"/>
          <w:szCs w:val="24"/>
        </w:rPr>
      </w:pPr>
      <w:r>
        <w:rPr>
          <w:rFonts w:hint="eastAsia" w:ascii="Times New Roman" w:hAnsi="Times New Roman" w:eastAsia="宋体"/>
          <w:sz w:val="24"/>
          <w:szCs w:val="24"/>
        </w:rPr>
        <w:t>1</w:t>
      </w:r>
      <w:r>
        <w:rPr>
          <w:rFonts w:ascii="宋体" w:hAnsi="宋体" w:eastAsia="宋体"/>
          <w:sz w:val="24"/>
          <w:szCs w:val="24"/>
        </w:rPr>
        <w:t>.</w:t>
      </w:r>
      <w:r>
        <w:rPr>
          <w:rFonts w:hint="eastAsia" w:ascii="宋体" w:hAnsi="宋体" w:eastAsia="宋体"/>
          <w:sz w:val="24"/>
          <w:szCs w:val="24"/>
        </w:rPr>
        <w:t>阅读资源</w:t>
      </w:r>
    </w:p>
    <w:p>
      <w:pPr>
        <w:snapToGrid w:val="0"/>
        <w:spacing w:line="312" w:lineRule="auto"/>
        <w:ind w:firstLine="480" w:firstLineChars="200"/>
        <w:rPr>
          <w:rFonts w:ascii="宋体" w:hAnsi="宋体" w:eastAsia="宋体" w:cs="宋体"/>
          <w:sz w:val="24"/>
          <w:szCs w:val="24"/>
        </w:rPr>
      </w:pPr>
      <w:r>
        <w:rPr>
          <w:rFonts w:hint="eastAsia" w:ascii="Times New Roman" w:hAnsi="Times New Roman" w:eastAsia="宋体" w:cs="宋体"/>
          <w:sz w:val="24"/>
          <w:szCs w:val="24"/>
        </w:rPr>
        <w:t>(1)</w:t>
      </w:r>
      <w:r>
        <w:rPr>
          <w:rFonts w:hint="eastAsia" w:ascii="宋体" w:hAnsi="宋体" w:eastAsia="宋体" w:cs="宋体"/>
          <w:sz w:val="24"/>
          <w:szCs w:val="24"/>
        </w:rPr>
        <w:t>《从掷骰子到阿尔法狗：趣谈概率论》第</w:t>
      </w:r>
      <w:r>
        <w:rPr>
          <w:rFonts w:hint="eastAsia" w:ascii="Times New Roman" w:hAnsi="Times New Roman" w:eastAsia="宋体" w:cs="宋体"/>
          <w:sz w:val="24"/>
          <w:szCs w:val="24"/>
        </w:rPr>
        <w:t>18</w:t>
      </w:r>
      <w:r>
        <w:rPr>
          <w:rFonts w:hint="eastAsia" w:ascii="宋体" w:hAnsi="宋体" w:eastAsia="宋体" w:cs="宋体"/>
          <w:sz w:val="24"/>
          <w:szCs w:val="24"/>
        </w:rPr>
        <w:t>页至第</w:t>
      </w:r>
      <w:r>
        <w:rPr>
          <w:rFonts w:hint="eastAsia" w:ascii="Times New Roman" w:hAnsi="Times New Roman" w:eastAsia="宋体" w:cs="宋体"/>
          <w:sz w:val="24"/>
          <w:szCs w:val="24"/>
        </w:rPr>
        <w:t>42</w:t>
      </w:r>
      <w:r>
        <w:rPr>
          <w:rFonts w:hint="eastAsia" w:ascii="宋体" w:hAnsi="宋体" w:eastAsia="宋体" w:cs="宋体"/>
          <w:sz w:val="24"/>
          <w:szCs w:val="24"/>
        </w:rPr>
        <w:t>页，</w:t>
      </w:r>
      <w:r>
        <w:rPr>
          <w:rFonts w:hint="eastAsia" w:ascii="宋体" w:hAnsi="宋体" w:eastAsia="宋体" w:cs="宋体"/>
          <w:snapToGrid w:val="0"/>
          <w:kern w:val="0"/>
          <w:sz w:val="24"/>
          <w:szCs w:val="24"/>
        </w:rPr>
        <w:t>第</w:t>
      </w:r>
      <w:r>
        <w:rPr>
          <w:rFonts w:hint="eastAsia" w:ascii="Times New Roman" w:hAnsi="Times New Roman" w:eastAsia="宋体" w:cs="宋体"/>
          <w:snapToGrid w:val="0"/>
          <w:kern w:val="0"/>
          <w:sz w:val="24"/>
          <w:szCs w:val="24"/>
        </w:rPr>
        <w:t>43</w:t>
      </w:r>
      <w:r>
        <w:rPr>
          <w:rFonts w:hint="eastAsia" w:ascii="宋体" w:hAnsi="宋体" w:eastAsia="宋体" w:cs="宋体"/>
          <w:snapToGrid w:val="0"/>
          <w:kern w:val="0"/>
          <w:sz w:val="24"/>
          <w:szCs w:val="24"/>
        </w:rPr>
        <w:t>页至第</w:t>
      </w:r>
      <w:r>
        <w:rPr>
          <w:rFonts w:hint="eastAsia" w:ascii="Times New Roman" w:hAnsi="Times New Roman" w:eastAsia="宋体" w:cs="宋体"/>
          <w:snapToGrid w:val="0"/>
          <w:kern w:val="0"/>
          <w:sz w:val="24"/>
          <w:szCs w:val="24"/>
        </w:rPr>
        <w:t>56</w:t>
      </w:r>
      <w:r>
        <w:rPr>
          <w:rFonts w:hint="eastAsia" w:ascii="宋体" w:hAnsi="宋体" w:eastAsia="宋体" w:cs="宋体"/>
          <w:snapToGrid w:val="0"/>
          <w:kern w:val="0"/>
          <w:sz w:val="24"/>
          <w:szCs w:val="24"/>
        </w:rPr>
        <w:t>页，</w:t>
      </w:r>
      <w:r>
        <w:rPr>
          <w:rFonts w:hint="eastAsia" w:ascii="宋体" w:hAnsi="宋体" w:eastAsia="宋体" w:cs="宋体"/>
          <w:snapToGrid w:val="0"/>
          <w:color w:val="000000"/>
          <w:sz w:val="24"/>
          <w:szCs w:val="24"/>
        </w:rPr>
        <w:t>第</w:t>
      </w:r>
      <w:r>
        <w:rPr>
          <w:rFonts w:hint="eastAsia" w:ascii="Times New Roman" w:hAnsi="Times New Roman" w:eastAsia="宋体" w:cs="宋体"/>
          <w:snapToGrid w:val="0"/>
          <w:color w:val="000000"/>
          <w:sz w:val="24"/>
          <w:szCs w:val="24"/>
        </w:rPr>
        <w:t>57</w:t>
      </w:r>
      <w:r>
        <w:rPr>
          <w:rFonts w:hint="eastAsia" w:ascii="宋体" w:hAnsi="宋体" w:eastAsia="宋体" w:cs="宋体"/>
          <w:snapToGrid w:val="0"/>
          <w:color w:val="000000"/>
          <w:sz w:val="24"/>
          <w:szCs w:val="24"/>
        </w:rPr>
        <w:t>页至第</w:t>
      </w:r>
      <w:r>
        <w:rPr>
          <w:rFonts w:hint="eastAsia" w:ascii="Times New Roman" w:hAnsi="Times New Roman" w:eastAsia="宋体" w:cs="宋体"/>
          <w:snapToGrid w:val="0"/>
          <w:color w:val="000000"/>
          <w:sz w:val="24"/>
          <w:szCs w:val="24"/>
        </w:rPr>
        <w:t>66</w:t>
      </w:r>
      <w:r>
        <w:rPr>
          <w:rFonts w:hint="eastAsia" w:ascii="宋体" w:hAnsi="宋体" w:eastAsia="宋体" w:cs="宋体"/>
          <w:snapToGrid w:val="0"/>
          <w:color w:val="000000"/>
          <w:sz w:val="24"/>
          <w:szCs w:val="24"/>
        </w:rPr>
        <w:t>页，</w:t>
      </w:r>
      <w:r>
        <w:rPr>
          <w:rFonts w:hint="eastAsia" w:ascii="宋体" w:hAnsi="宋体" w:eastAsia="宋体" w:cs="宋体"/>
          <w:sz w:val="24"/>
          <w:szCs w:val="24"/>
        </w:rPr>
        <w:t>张天蓉著，清华大学出版社.</w:t>
      </w:r>
    </w:p>
    <w:p>
      <w:pPr>
        <w:snapToGrid w:val="0"/>
        <w:spacing w:line="312" w:lineRule="auto"/>
        <w:ind w:firstLine="480" w:firstLineChars="200"/>
        <w:rPr>
          <w:rFonts w:ascii="仿宋" w:hAnsi="仿宋" w:eastAsia="仿宋" w:cs="Times New Roman"/>
          <w:snapToGrid w:val="0"/>
          <w:color w:val="000000"/>
          <w:spacing w:val="9"/>
          <w:kern w:val="0"/>
          <w:sz w:val="24"/>
          <w:szCs w:val="24"/>
        </w:rPr>
      </w:pPr>
      <w:r>
        <w:rPr>
          <w:rFonts w:hint="eastAsia" w:ascii="Times New Roman" w:hAnsi="Times New Roman" w:eastAsia="宋体" w:cs="宋体"/>
          <w:snapToGrid w:val="0"/>
          <w:kern w:val="0"/>
          <w:sz w:val="24"/>
          <w:szCs w:val="24"/>
        </w:rPr>
        <w:t xml:space="preserve"> </w:t>
      </w:r>
      <w:r>
        <w:rPr>
          <w:rFonts w:hint="eastAsia" w:ascii="Times New Roman" w:hAnsi="Times New Roman" w:eastAsia="宋体" w:cs="宋体"/>
          <w:snapToGrid w:val="0"/>
          <w:color w:val="000000"/>
          <w:kern w:val="0"/>
          <w:sz w:val="24"/>
          <w:szCs w:val="24"/>
        </w:rPr>
        <w:t>(</w:t>
      </w:r>
      <w:r>
        <w:rPr>
          <w:rFonts w:ascii="Times New Roman" w:hAnsi="Times New Roman" w:eastAsia="宋体" w:cs="宋体"/>
          <w:snapToGrid w:val="0"/>
          <w:color w:val="000000"/>
          <w:kern w:val="0"/>
          <w:sz w:val="24"/>
          <w:szCs w:val="24"/>
        </w:rPr>
        <w:t>2</w:t>
      </w:r>
      <w:r>
        <w:rPr>
          <w:rFonts w:hint="eastAsia" w:ascii="Times New Roman" w:hAnsi="Times New Roman" w:eastAsia="宋体" w:cs="宋体"/>
          <w:snapToGrid w:val="0"/>
          <w:color w:val="000000"/>
          <w:kern w:val="0"/>
          <w:sz w:val="24"/>
          <w:szCs w:val="24"/>
        </w:rPr>
        <w:t>)</w:t>
      </w:r>
      <w:r>
        <w:rPr>
          <w:rFonts w:hint="eastAsia" w:ascii="宋体" w:hAnsi="宋体" w:eastAsia="宋体" w:cs="宋体"/>
          <w:snapToGrid w:val="0"/>
          <w:color w:val="000000"/>
          <w:kern w:val="0"/>
          <w:sz w:val="24"/>
          <w:szCs w:val="24"/>
        </w:rPr>
        <w:t>《趣味数学百科图典》第</w:t>
      </w:r>
      <w:r>
        <w:rPr>
          <w:rFonts w:hint="eastAsia" w:ascii="Times New Roman" w:hAnsi="Times New Roman" w:eastAsia="宋体" w:cs="宋体"/>
          <w:snapToGrid w:val="0"/>
          <w:color w:val="000000"/>
          <w:kern w:val="0"/>
          <w:sz w:val="24"/>
          <w:szCs w:val="24"/>
        </w:rPr>
        <w:t>139</w:t>
      </w:r>
      <w:r>
        <w:rPr>
          <w:rFonts w:hint="eastAsia" w:ascii="宋体" w:hAnsi="宋体" w:eastAsia="宋体" w:cs="宋体"/>
          <w:snapToGrid w:val="0"/>
          <w:color w:val="000000"/>
          <w:kern w:val="0"/>
          <w:sz w:val="24"/>
          <w:szCs w:val="24"/>
        </w:rPr>
        <w:t>页至第</w:t>
      </w:r>
      <w:r>
        <w:rPr>
          <w:rFonts w:hint="eastAsia" w:ascii="Times New Roman" w:hAnsi="Times New Roman" w:eastAsia="宋体" w:cs="宋体"/>
          <w:snapToGrid w:val="0"/>
          <w:color w:val="000000"/>
          <w:kern w:val="0"/>
          <w:sz w:val="24"/>
          <w:szCs w:val="24"/>
        </w:rPr>
        <w:t>141</w:t>
      </w:r>
      <w:r>
        <w:rPr>
          <w:rFonts w:hint="eastAsia" w:ascii="宋体" w:hAnsi="宋体" w:eastAsia="宋体" w:cs="宋体"/>
          <w:snapToGrid w:val="0"/>
          <w:color w:val="000000"/>
          <w:kern w:val="0"/>
          <w:sz w:val="24"/>
          <w:szCs w:val="24"/>
        </w:rPr>
        <w:t>页，田翔仁编著，江苏凤凰少年儿童出版社.</w:t>
      </w:r>
    </w:p>
    <w:p>
      <w:pPr>
        <w:snapToGrid w:val="0"/>
        <w:spacing w:line="312" w:lineRule="auto"/>
        <w:ind w:left="480"/>
        <w:rPr>
          <w:rFonts w:ascii="宋体" w:hAnsi="宋体" w:eastAsia="宋体"/>
          <w:sz w:val="24"/>
          <w:szCs w:val="24"/>
        </w:rPr>
      </w:pPr>
      <w:r>
        <w:rPr>
          <w:rFonts w:hint="eastAsia" w:ascii="Times New Roman" w:hAnsi="Times New Roman" w:eastAsia="仿宋" w:cs="仿宋"/>
          <w:sz w:val="24"/>
          <w:szCs w:val="24"/>
        </w:rPr>
        <w:t>2</w:t>
      </w:r>
      <w:r>
        <w:rPr>
          <w:rFonts w:hint="eastAsia" w:ascii="仿宋" w:hAnsi="仿宋" w:eastAsia="仿宋" w:cs="仿宋"/>
          <w:sz w:val="24"/>
          <w:szCs w:val="24"/>
        </w:rPr>
        <w:t>.</w:t>
      </w:r>
      <w:r>
        <w:rPr>
          <w:rFonts w:hint="eastAsia" w:ascii="宋体" w:hAnsi="宋体" w:eastAsia="宋体" w:cs="宋体"/>
          <w:sz w:val="24"/>
          <w:szCs w:val="24"/>
        </w:rPr>
        <w:t>课件资源</w:t>
      </w:r>
    </w:p>
    <w:p>
      <w:pPr>
        <w:snapToGrid w:val="0"/>
        <w:spacing w:line="312" w:lineRule="auto"/>
        <w:ind w:left="480"/>
        <w:rPr>
          <w:rFonts w:ascii="宋体" w:hAnsi="宋体" w:eastAsia="宋体"/>
          <w:sz w:val="24"/>
          <w:szCs w:val="24"/>
        </w:rPr>
      </w:pPr>
      <w:r>
        <w:rPr>
          <w:rFonts w:hint="eastAsia" w:ascii="Times New Roman" w:hAnsi="Times New Roman" w:eastAsia="宋体"/>
          <w:sz w:val="24"/>
          <w:szCs w:val="24"/>
        </w:rPr>
        <w:t>11</w:t>
      </w:r>
      <w:r>
        <w:rPr>
          <w:rFonts w:hint="eastAsia" w:ascii="Times New Roman" w:hAnsi="Times New Roman" w:eastAsia="宋体" w:cs="宋体"/>
          <w:color w:val="000000"/>
          <w:kern w:val="0"/>
          <w:sz w:val="24"/>
          <w:szCs w:val="24"/>
        </w:rPr>
        <w:t>.</w:t>
      </w:r>
      <w:r>
        <w:rPr>
          <w:rFonts w:hint="eastAsia" w:ascii="Times New Roman" w:hAnsi="Times New Roman" w:eastAsia="宋体"/>
          <w:sz w:val="24"/>
          <w:szCs w:val="24"/>
        </w:rPr>
        <w:t>1</w:t>
      </w:r>
      <w:r>
        <w:rPr>
          <w:rFonts w:hint="eastAsia" w:ascii="宋体" w:hAnsi="宋体" w:eastAsia="宋体"/>
          <w:sz w:val="24"/>
          <w:szCs w:val="24"/>
        </w:rPr>
        <w:t xml:space="preserve"> 随机现象与样本空间</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w:t>
      </w:r>
    </w:p>
    <w:p>
      <w:pPr>
        <w:snapToGrid w:val="0"/>
        <w:spacing w:line="312" w:lineRule="auto"/>
        <w:ind w:left="480"/>
        <w:rPr>
          <w:rFonts w:ascii="宋体" w:hAnsi="宋体" w:eastAsia="宋体"/>
          <w:sz w:val="24"/>
          <w:szCs w:val="24"/>
        </w:rPr>
      </w:pPr>
      <w:r>
        <w:rPr>
          <w:rFonts w:hint="eastAsia" w:ascii="Times New Roman" w:hAnsi="Times New Roman" w:eastAsia="宋体"/>
          <w:sz w:val="24"/>
          <w:szCs w:val="24"/>
        </w:rPr>
        <w:t>11</w:t>
      </w:r>
      <w:r>
        <w:rPr>
          <w:rFonts w:hint="eastAsia" w:ascii="Times New Roman" w:hAnsi="Times New Roman" w:eastAsia="宋体" w:cs="宋体"/>
          <w:color w:val="000000"/>
          <w:kern w:val="0"/>
          <w:sz w:val="24"/>
          <w:szCs w:val="24"/>
        </w:rPr>
        <w:t>.</w:t>
      </w:r>
      <w:r>
        <w:rPr>
          <w:rFonts w:hint="eastAsia" w:ascii="Times New Roman" w:hAnsi="Times New Roman" w:eastAsia="宋体"/>
          <w:sz w:val="24"/>
          <w:szCs w:val="24"/>
        </w:rPr>
        <w:t>2</w:t>
      </w:r>
      <w:r>
        <w:rPr>
          <w:rFonts w:hint="eastAsia" w:ascii="宋体" w:hAnsi="宋体" w:eastAsia="宋体"/>
          <w:sz w:val="24"/>
          <w:szCs w:val="24"/>
        </w:rPr>
        <w:t>古典概率</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(4)</w:t>
      </w:r>
      <w:r>
        <w:rPr>
          <w:rFonts w:hint="eastAsia" w:ascii="宋体" w:hAnsi="宋体" w:eastAsia="宋体"/>
          <w:sz w:val="24"/>
          <w:szCs w:val="24"/>
        </w:rPr>
        <w:t>，</w:t>
      </w:r>
    </w:p>
    <w:p>
      <w:pPr>
        <w:snapToGrid w:val="0"/>
        <w:spacing w:line="312" w:lineRule="auto"/>
        <w:ind w:left="480"/>
        <w:rPr>
          <w:rFonts w:ascii="宋体" w:hAnsi="宋体" w:eastAsia="宋体"/>
          <w:sz w:val="24"/>
          <w:szCs w:val="24"/>
        </w:rPr>
      </w:pPr>
      <w:r>
        <w:rPr>
          <w:rFonts w:hint="eastAsia" w:ascii="Times New Roman" w:hAnsi="Times New Roman" w:eastAsia="宋体"/>
          <w:sz w:val="24"/>
          <w:szCs w:val="24"/>
        </w:rPr>
        <w:t>11</w:t>
      </w:r>
      <w:r>
        <w:rPr>
          <w:rFonts w:hint="eastAsia" w:ascii="Times New Roman" w:hAnsi="Times New Roman" w:eastAsia="宋体" w:cs="宋体"/>
          <w:color w:val="000000"/>
          <w:kern w:val="0"/>
          <w:sz w:val="24"/>
          <w:szCs w:val="24"/>
        </w:rPr>
        <w:t>.</w:t>
      </w:r>
      <w:r>
        <w:rPr>
          <w:rFonts w:hint="eastAsia" w:ascii="Times New Roman" w:hAnsi="Times New Roman" w:eastAsia="宋体"/>
          <w:sz w:val="24"/>
          <w:szCs w:val="24"/>
        </w:rPr>
        <w:t>3</w:t>
      </w:r>
      <w:r>
        <w:rPr>
          <w:rFonts w:hint="eastAsia" w:ascii="宋体" w:hAnsi="宋体" w:eastAsia="宋体"/>
          <w:sz w:val="24"/>
          <w:szCs w:val="24"/>
        </w:rPr>
        <w:t>频率与概率，</w:t>
      </w:r>
    </w:p>
    <w:p>
      <w:pPr>
        <w:snapToGrid w:val="0"/>
        <w:spacing w:line="312" w:lineRule="auto"/>
        <w:ind w:left="480"/>
        <w:rPr>
          <w:rFonts w:ascii="宋体" w:hAnsi="宋体" w:eastAsia="宋体"/>
          <w:sz w:val="24"/>
          <w:szCs w:val="24"/>
        </w:rPr>
      </w:pPr>
      <w:r>
        <w:rPr>
          <w:rFonts w:hint="eastAsia" w:ascii="Times New Roman" w:hAnsi="Times New Roman" w:eastAsia="宋体"/>
          <w:sz w:val="24"/>
          <w:szCs w:val="24"/>
        </w:rPr>
        <w:t>11</w:t>
      </w:r>
      <w:r>
        <w:rPr>
          <w:rFonts w:hint="eastAsia" w:ascii="Times New Roman" w:hAnsi="Times New Roman" w:eastAsia="宋体" w:cs="宋体"/>
          <w:color w:val="000000"/>
          <w:kern w:val="0"/>
          <w:sz w:val="24"/>
          <w:szCs w:val="24"/>
        </w:rPr>
        <w:t>.</w:t>
      </w:r>
      <w:r>
        <w:rPr>
          <w:rFonts w:hint="eastAsia" w:ascii="Times New Roman" w:hAnsi="Times New Roman" w:eastAsia="宋体"/>
          <w:sz w:val="24"/>
          <w:szCs w:val="24"/>
        </w:rPr>
        <w:t>4</w:t>
      </w:r>
      <w:r>
        <w:rPr>
          <w:rFonts w:hint="eastAsia" w:ascii="宋体" w:hAnsi="宋体" w:eastAsia="宋体"/>
          <w:sz w:val="24"/>
          <w:szCs w:val="24"/>
        </w:rPr>
        <w:t>随机事件与独立性</w:t>
      </w:r>
      <w:r>
        <w:rPr>
          <w:rFonts w:hint="eastAsia" w:ascii="Times New Roman" w:hAnsi="Times New Roman" w:eastAsia="宋体"/>
          <w:sz w:val="24"/>
          <w:szCs w:val="24"/>
        </w:rPr>
        <w:t>(1)</w:t>
      </w: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w:t>
      </w:r>
    </w:p>
    <w:p>
      <w:pPr>
        <w:snapToGrid w:val="0"/>
        <w:spacing w:line="312" w:lineRule="auto"/>
        <w:ind w:left="480"/>
        <w:rPr>
          <w:rFonts w:ascii="宋体" w:hAnsi="宋体" w:eastAsia="宋体"/>
          <w:sz w:val="24"/>
          <w:szCs w:val="24"/>
        </w:rPr>
      </w:pPr>
      <w:r>
        <w:rPr>
          <w:rFonts w:hint="eastAsia" w:ascii="宋体" w:hAnsi="宋体" w:eastAsia="宋体"/>
          <w:sz w:val="24"/>
          <w:szCs w:val="24"/>
        </w:rPr>
        <w:t>概率初步单元复习课.</w:t>
      </w:r>
    </w:p>
    <w:p>
      <w:pPr>
        <w:adjustRightInd w:val="0"/>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3</w:t>
      </w:r>
      <w:r>
        <w:rPr>
          <w:rFonts w:hint="eastAsia" w:ascii="Times New Roman" w:hAnsi="Times New Roman" w:eastAsia="宋体"/>
          <w:sz w:val="24"/>
          <w:szCs w:val="24"/>
        </w:rPr>
        <w:t>．视频资源</w:t>
      </w:r>
    </w:p>
    <w:p>
      <w:pPr>
        <w:pStyle w:val="22"/>
        <w:ind w:firstLine="480"/>
        <w:jc w:val="left"/>
        <w:rPr>
          <w:rFonts w:eastAsia="宋体"/>
        </w:rPr>
      </w:pPr>
      <w:r>
        <w:rPr>
          <w:rFonts w:hint="eastAsia" w:eastAsia="宋体" w:cs="宋体"/>
        </w:rPr>
        <w:t>国家中小学智慧教育平台(</w:t>
      </w:r>
      <w:r>
        <w:fldChar w:fldCharType="begin"/>
      </w:r>
      <w:r>
        <w:instrText xml:space="preserve"> HYPERLINK "https://www.zxx.edu.cn/syncClassroom" </w:instrText>
      </w:r>
      <w:r>
        <w:fldChar w:fldCharType="separate"/>
      </w:r>
      <w:r>
        <w:rPr>
          <w:rStyle w:val="12"/>
          <w:rFonts w:eastAsia="宋体" w:cs="宋体"/>
        </w:rPr>
        <w:t>https://www.zxx.edu.cn/syncClassroom</w:t>
      </w:r>
      <w:r>
        <w:rPr>
          <w:rStyle w:val="12"/>
          <w:rFonts w:eastAsia="宋体" w:cs="宋体"/>
        </w:rPr>
        <w:fldChar w:fldCharType="end"/>
      </w:r>
      <w:r>
        <w:rPr>
          <w:rFonts w:hint="eastAsia" w:eastAsia="宋体" w:cs="宋体"/>
        </w:rPr>
        <w:t>)．</w:t>
      </w:r>
    </w:p>
    <w:p>
      <w:pPr>
        <w:pStyle w:val="22"/>
        <w:ind w:firstLine="480"/>
        <w:jc w:val="right"/>
        <w:rPr>
          <w:ins w:id="6" w:author="Administrator" w:date="2023-11-24T14:20:30Z"/>
          <w:rFonts w:hint="eastAsia" w:eastAsia="宋体"/>
        </w:rPr>
      </w:pPr>
    </w:p>
    <w:p>
      <w:pPr>
        <w:pStyle w:val="22"/>
        <w:ind w:firstLine="480"/>
        <w:jc w:val="right"/>
        <w:rPr>
          <w:rFonts w:eastAsia="宋体"/>
        </w:rPr>
      </w:pPr>
      <w:r>
        <w:rPr>
          <w:rFonts w:hint="eastAsia" w:eastAsia="宋体"/>
        </w:rPr>
        <w:t>上海市基础教育数字化转型项目组(高中数学)</w:t>
      </w:r>
    </w:p>
    <w:p>
      <w:pPr>
        <w:spacing w:line="312" w:lineRule="auto"/>
        <w:ind w:firstLine="6480" w:firstLineChars="2700"/>
        <w:rPr>
          <w:rFonts w:ascii="宋体" w:hAnsi="宋体" w:eastAsia="宋体"/>
        </w:rPr>
      </w:pPr>
      <w:r>
        <w:rPr>
          <w:rFonts w:hint="eastAsia" w:eastAsia="宋体"/>
          <w:sz w:val="24"/>
          <w:szCs w:val="24"/>
        </w:rPr>
        <w:t>制作时间</w:t>
      </w:r>
      <w:r>
        <w:rPr>
          <w:rFonts w:ascii="Times New Roman" w:hAnsi="Times New Roman" w:eastAsia="宋体"/>
          <w:sz w:val="24"/>
          <w:szCs w:val="24"/>
        </w:rPr>
        <w:t>202</w:t>
      </w:r>
      <w:r>
        <w:rPr>
          <w:rFonts w:hint="eastAsia" w:ascii="Times New Roman" w:hAnsi="Times New Roman" w:eastAsia="宋体"/>
          <w:sz w:val="24"/>
          <w:szCs w:val="24"/>
        </w:rPr>
        <w:t>3</w:t>
      </w:r>
      <w:r>
        <w:rPr>
          <w:rFonts w:hint="eastAsia" w:eastAsia="宋体"/>
          <w:sz w:val="24"/>
          <w:szCs w:val="24"/>
        </w:rPr>
        <w:t>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ngLiU">
    <w:altName w:val="PMingLiU-ExtB"/>
    <w:panose1 w:val="02010609000101010101"/>
    <w:charset w:val="88"/>
    <w:family w:val="modern"/>
    <w:pitch w:val="default"/>
    <w:sig w:usb0="00000000" w:usb1="00000000" w:usb2="00000010" w:usb3="00000000" w:csb0="0010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jU5ZWE4ZDVjYzIzY2Q1OTFlMzY3NTc0MTdmNzViN2EifQ=="/>
  </w:docVars>
  <w:rsids>
    <w:rsidRoot w:val="005F2A8E"/>
    <w:rsid w:val="000058E8"/>
    <w:rsid w:val="00020E6D"/>
    <w:rsid w:val="00027F08"/>
    <w:rsid w:val="00052E9B"/>
    <w:rsid w:val="000617A7"/>
    <w:rsid w:val="00097FBD"/>
    <w:rsid w:val="000C1321"/>
    <w:rsid w:val="000C2218"/>
    <w:rsid w:val="000E723C"/>
    <w:rsid w:val="0012129C"/>
    <w:rsid w:val="0013256C"/>
    <w:rsid w:val="001440D7"/>
    <w:rsid w:val="001705A0"/>
    <w:rsid w:val="00176078"/>
    <w:rsid w:val="00184071"/>
    <w:rsid w:val="00186F82"/>
    <w:rsid w:val="00197174"/>
    <w:rsid w:val="001C7E59"/>
    <w:rsid w:val="001E7981"/>
    <w:rsid w:val="002006BC"/>
    <w:rsid w:val="00221211"/>
    <w:rsid w:val="002958D4"/>
    <w:rsid w:val="002A3267"/>
    <w:rsid w:val="002B76A2"/>
    <w:rsid w:val="002D24E8"/>
    <w:rsid w:val="002D67AF"/>
    <w:rsid w:val="00306026"/>
    <w:rsid w:val="00334046"/>
    <w:rsid w:val="00342090"/>
    <w:rsid w:val="00374350"/>
    <w:rsid w:val="003C7FF7"/>
    <w:rsid w:val="003D4793"/>
    <w:rsid w:val="003E2104"/>
    <w:rsid w:val="003F4007"/>
    <w:rsid w:val="003F7C43"/>
    <w:rsid w:val="00436627"/>
    <w:rsid w:val="0045406F"/>
    <w:rsid w:val="004C2CA1"/>
    <w:rsid w:val="004C66EE"/>
    <w:rsid w:val="004D0580"/>
    <w:rsid w:val="004D2245"/>
    <w:rsid w:val="004D5A69"/>
    <w:rsid w:val="004E1109"/>
    <w:rsid w:val="004E2910"/>
    <w:rsid w:val="004E38F4"/>
    <w:rsid w:val="004E7B7A"/>
    <w:rsid w:val="00544700"/>
    <w:rsid w:val="00554069"/>
    <w:rsid w:val="005F10B9"/>
    <w:rsid w:val="005F2A8E"/>
    <w:rsid w:val="005F33F0"/>
    <w:rsid w:val="005F72BB"/>
    <w:rsid w:val="00660F6D"/>
    <w:rsid w:val="00680FE5"/>
    <w:rsid w:val="00694407"/>
    <w:rsid w:val="006C1CC1"/>
    <w:rsid w:val="00737995"/>
    <w:rsid w:val="00750DE2"/>
    <w:rsid w:val="00754B1C"/>
    <w:rsid w:val="00770F60"/>
    <w:rsid w:val="007B12B0"/>
    <w:rsid w:val="007B60DB"/>
    <w:rsid w:val="007D15CF"/>
    <w:rsid w:val="007D29BF"/>
    <w:rsid w:val="007D7DBF"/>
    <w:rsid w:val="007F7335"/>
    <w:rsid w:val="00822006"/>
    <w:rsid w:val="0082222E"/>
    <w:rsid w:val="00856C93"/>
    <w:rsid w:val="008709C0"/>
    <w:rsid w:val="008741AD"/>
    <w:rsid w:val="008B2072"/>
    <w:rsid w:val="008D536E"/>
    <w:rsid w:val="00905CC3"/>
    <w:rsid w:val="009112F2"/>
    <w:rsid w:val="009244C7"/>
    <w:rsid w:val="00924FDD"/>
    <w:rsid w:val="009478B7"/>
    <w:rsid w:val="009A5339"/>
    <w:rsid w:val="009A6447"/>
    <w:rsid w:val="009E0272"/>
    <w:rsid w:val="009F04A3"/>
    <w:rsid w:val="00A1685A"/>
    <w:rsid w:val="00A31A78"/>
    <w:rsid w:val="00A63D54"/>
    <w:rsid w:val="00A67C9C"/>
    <w:rsid w:val="00AB25F2"/>
    <w:rsid w:val="00B268C1"/>
    <w:rsid w:val="00B30109"/>
    <w:rsid w:val="00B36C64"/>
    <w:rsid w:val="00B37DE4"/>
    <w:rsid w:val="00B82D03"/>
    <w:rsid w:val="00BC606A"/>
    <w:rsid w:val="00BF59B3"/>
    <w:rsid w:val="00C4604D"/>
    <w:rsid w:val="00C54A54"/>
    <w:rsid w:val="00CD502E"/>
    <w:rsid w:val="00D253AF"/>
    <w:rsid w:val="00D93A93"/>
    <w:rsid w:val="00D96C76"/>
    <w:rsid w:val="00E106D7"/>
    <w:rsid w:val="00E13F3A"/>
    <w:rsid w:val="00E27CC0"/>
    <w:rsid w:val="00E368E9"/>
    <w:rsid w:val="00E36D65"/>
    <w:rsid w:val="00E41C6E"/>
    <w:rsid w:val="00E44A1B"/>
    <w:rsid w:val="00E44C08"/>
    <w:rsid w:val="00E45233"/>
    <w:rsid w:val="00E811F8"/>
    <w:rsid w:val="00E84105"/>
    <w:rsid w:val="00E926DD"/>
    <w:rsid w:val="00EA33E8"/>
    <w:rsid w:val="00EB08E1"/>
    <w:rsid w:val="00EB45EB"/>
    <w:rsid w:val="00EC3AD8"/>
    <w:rsid w:val="00EE3306"/>
    <w:rsid w:val="00F15118"/>
    <w:rsid w:val="00F31A0A"/>
    <w:rsid w:val="00F87436"/>
    <w:rsid w:val="00FB12CC"/>
    <w:rsid w:val="00FB1B98"/>
    <w:rsid w:val="00FC6E4D"/>
    <w:rsid w:val="00FE3AA2"/>
    <w:rsid w:val="00FF161C"/>
    <w:rsid w:val="021A6564"/>
    <w:rsid w:val="06C47189"/>
    <w:rsid w:val="072A35C7"/>
    <w:rsid w:val="0A544CC8"/>
    <w:rsid w:val="0B5F5F36"/>
    <w:rsid w:val="0D5C1A87"/>
    <w:rsid w:val="0D886031"/>
    <w:rsid w:val="0F6B6D3C"/>
    <w:rsid w:val="0F7D0A46"/>
    <w:rsid w:val="10F5757C"/>
    <w:rsid w:val="11360C84"/>
    <w:rsid w:val="11A67B48"/>
    <w:rsid w:val="137B32C6"/>
    <w:rsid w:val="143811B7"/>
    <w:rsid w:val="197E1AAB"/>
    <w:rsid w:val="19DB3D80"/>
    <w:rsid w:val="1C29737A"/>
    <w:rsid w:val="1C8B2320"/>
    <w:rsid w:val="1DDC5D8A"/>
    <w:rsid w:val="1F685ED8"/>
    <w:rsid w:val="212C3E51"/>
    <w:rsid w:val="217C1496"/>
    <w:rsid w:val="222F54A5"/>
    <w:rsid w:val="236271B7"/>
    <w:rsid w:val="24156E1F"/>
    <w:rsid w:val="24A031D5"/>
    <w:rsid w:val="256E7BC2"/>
    <w:rsid w:val="25DC78EF"/>
    <w:rsid w:val="268C786C"/>
    <w:rsid w:val="28337B45"/>
    <w:rsid w:val="2B2A651C"/>
    <w:rsid w:val="2DB86C72"/>
    <w:rsid w:val="2DBD1924"/>
    <w:rsid w:val="2E8E3B5D"/>
    <w:rsid w:val="2EE1627B"/>
    <w:rsid w:val="2F2D235C"/>
    <w:rsid w:val="3196159F"/>
    <w:rsid w:val="32987A0D"/>
    <w:rsid w:val="35D65606"/>
    <w:rsid w:val="37661A13"/>
    <w:rsid w:val="3A41003D"/>
    <w:rsid w:val="3A687850"/>
    <w:rsid w:val="3A9A4726"/>
    <w:rsid w:val="3C443267"/>
    <w:rsid w:val="3D635B43"/>
    <w:rsid w:val="3D8F3346"/>
    <w:rsid w:val="3DBE3831"/>
    <w:rsid w:val="405745EF"/>
    <w:rsid w:val="41704C33"/>
    <w:rsid w:val="420B7E61"/>
    <w:rsid w:val="422B6A72"/>
    <w:rsid w:val="462C3E28"/>
    <w:rsid w:val="47CF53B3"/>
    <w:rsid w:val="48104437"/>
    <w:rsid w:val="4CD753A8"/>
    <w:rsid w:val="4E685C19"/>
    <w:rsid w:val="4EBE1CDD"/>
    <w:rsid w:val="507A1C88"/>
    <w:rsid w:val="50B909AE"/>
    <w:rsid w:val="52B92EE7"/>
    <w:rsid w:val="54130C1D"/>
    <w:rsid w:val="553803E7"/>
    <w:rsid w:val="587A0A23"/>
    <w:rsid w:val="5E4754BD"/>
    <w:rsid w:val="61464BA5"/>
    <w:rsid w:val="61857F0D"/>
    <w:rsid w:val="62173786"/>
    <w:rsid w:val="63641211"/>
    <w:rsid w:val="64002F32"/>
    <w:rsid w:val="642D54E3"/>
    <w:rsid w:val="66DE0D17"/>
    <w:rsid w:val="67065AB6"/>
    <w:rsid w:val="688C2241"/>
    <w:rsid w:val="69DD3CC6"/>
    <w:rsid w:val="6A940406"/>
    <w:rsid w:val="6B2018FE"/>
    <w:rsid w:val="6C6B28EF"/>
    <w:rsid w:val="6DFA3867"/>
    <w:rsid w:val="704871D5"/>
    <w:rsid w:val="70700C31"/>
    <w:rsid w:val="709E7CF3"/>
    <w:rsid w:val="74582108"/>
    <w:rsid w:val="754C1FAA"/>
    <w:rsid w:val="76037E52"/>
    <w:rsid w:val="793705F6"/>
    <w:rsid w:val="796911BF"/>
    <w:rsid w:val="7A363D6F"/>
    <w:rsid w:val="7AA72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23"/>
    <w:semiHidden/>
    <w:unhideWhenUsed/>
    <w:qFormat/>
    <w:uiPriority w:val="99"/>
    <w:rPr>
      <w:sz w:val="18"/>
      <w:szCs w:val="18"/>
    </w:r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Autospacing="1" w:afterAutospacing="1"/>
      <w:jc w:val="left"/>
    </w:pPr>
    <w:rPr>
      <w:rFonts w:cs="Times New Roman"/>
      <w:kern w:val="0"/>
      <w:sz w:val="24"/>
    </w:rPr>
  </w:style>
  <w:style w:type="paragraph" w:styleId="7">
    <w:name w:val="annotation subject"/>
    <w:basedOn w:val="2"/>
    <w:next w:val="2"/>
    <w:link w:val="24"/>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qFormat/>
    <w:uiPriority w:val="20"/>
    <w:rPr>
      <w:i/>
      <w:iCs/>
    </w:rPr>
  </w:style>
  <w:style w:type="character" w:styleId="12">
    <w:name w:val="Hyperlink"/>
    <w:basedOn w:val="10"/>
    <w:unhideWhenUsed/>
    <w:qFormat/>
    <w:uiPriority w:val="99"/>
    <w:rPr>
      <w:color w:val="0563C1" w:themeColor="hyperlink"/>
      <w:u w:val="single"/>
    </w:rPr>
  </w:style>
  <w:style w:type="character" w:styleId="13">
    <w:name w:val="annotation reference"/>
    <w:basedOn w:val="10"/>
    <w:semiHidden/>
    <w:unhideWhenUsed/>
    <w:qFormat/>
    <w:uiPriority w:val="99"/>
    <w:rPr>
      <w:sz w:val="21"/>
      <w:szCs w:val="21"/>
    </w:rPr>
  </w:style>
  <w:style w:type="character" w:customStyle="1" w:styleId="14">
    <w:name w:val="批注文字 Char"/>
    <w:basedOn w:val="10"/>
    <w:link w:val="2"/>
    <w:qFormat/>
    <w:uiPriority w:val="99"/>
  </w:style>
  <w:style w:type="character" w:customStyle="1" w:styleId="15">
    <w:name w:val="页眉 Char"/>
    <w:basedOn w:val="10"/>
    <w:link w:val="5"/>
    <w:qFormat/>
    <w:uiPriority w:val="99"/>
    <w:rPr>
      <w:sz w:val="18"/>
      <w:szCs w:val="18"/>
    </w:rPr>
  </w:style>
  <w:style w:type="character" w:customStyle="1" w:styleId="16">
    <w:name w:val="页脚 Char"/>
    <w:basedOn w:val="10"/>
    <w:link w:val="4"/>
    <w:qFormat/>
    <w:uiPriority w:val="99"/>
    <w:rPr>
      <w:sz w:val="18"/>
      <w:szCs w:val="18"/>
    </w:rPr>
  </w:style>
  <w:style w:type="character" w:customStyle="1" w:styleId="17">
    <w:name w:val="font11"/>
    <w:basedOn w:val="10"/>
    <w:qFormat/>
    <w:uiPriority w:val="0"/>
    <w:rPr>
      <w:rFonts w:hint="default" w:ascii="MingLiU" w:hAnsi="MingLiU" w:eastAsia="MingLiU" w:cs="MingLiU"/>
      <w:color w:val="000000"/>
      <w:sz w:val="18"/>
      <w:szCs w:val="18"/>
      <w:u w:val="none"/>
    </w:rPr>
  </w:style>
  <w:style w:type="character" w:customStyle="1" w:styleId="18">
    <w:name w:val="font21"/>
    <w:basedOn w:val="10"/>
    <w:qFormat/>
    <w:uiPriority w:val="0"/>
    <w:rPr>
      <w:rFonts w:hint="default" w:ascii="MingLiU" w:hAnsi="MingLiU" w:eastAsia="MingLiU" w:cs="MingLiU"/>
      <w:color w:val="000000"/>
      <w:sz w:val="20"/>
      <w:szCs w:val="20"/>
      <w:u w:val="none"/>
    </w:rPr>
  </w:style>
  <w:style w:type="character" w:customStyle="1" w:styleId="19">
    <w:name w:val="font31"/>
    <w:basedOn w:val="10"/>
    <w:qFormat/>
    <w:uiPriority w:val="0"/>
    <w:rPr>
      <w:rFonts w:hint="default" w:ascii="Times New Roman" w:hAnsi="Times New Roman" w:cs="Times New Roman"/>
      <w:color w:val="000000"/>
      <w:sz w:val="22"/>
      <w:szCs w:val="22"/>
      <w:u w:val="none"/>
    </w:rPr>
  </w:style>
  <w:style w:type="table" w:customStyle="1" w:styleId="20">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styleId="21">
    <w:name w:val="List Paragraph"/>
    <w:basedOn w:val="1"/>
    <w:qFormat/>
    <w:uiPriority w:val="34"/>
    <w:pPr>
      <w:ind w:firstLine="420" w:firstLineChars="200"/>
    </w:pPr>
  </w:style>
  <w:style w:type="paragraph" w:customStyle="1" w:styleId="22">
    <w:name w:val="样式1"/>
    <w:basedOn w:val="1"/>
    <w:qFormat/>
    <w:uiPriority w:val="0"/>
    <w:pPr>
      <w:tabs>
        <w:tab w:val="left" w:pos="420"/>
      </w:tabs>
      <w:adjustRightInd w:val="0"/>
      <w:snapToGrid w:val="0"/>
      <w:spacing w:line="312" w:lineRule="auto"/>
      <w:ind w:firstLine="200" w:firstLineChars="200"/>
    </w:pPr>
    <w:rPr>
      <w:rFonts w:ascii="Times New Roman" w:hAnsi="Times New Roman" w:eastAsia="仿宋"/>
      <w:sz w:val="24"/>
      <w:szCs w:val="24"/>
    </w:rPr>
  </w:style>
  <w:style w:type="character" w:customStyle="1" w:styleId="23">
    <w:name w:val="批注框文本 Char"/>
    <w:basedOn w:val="10"/>
    <w:link w:val="3"/>
    <w:semiHidden/>
    <w:qFormat/>
    <w:uiPriority w:val="99"/>
    <w:rPr>
      <w:rFonts w:asciiTheme="minorHAnsi" w:hAnsiTheme="minorHAnsi" w:eastAsiaTheme="minorEastAsia" w:cstheme="minorBidi"/>
      <w:kern w:val="2"/>
      <w:sz w:val="18"/>
      <w:szCs w:val="18"/>
    </w:rPr>
  </w:style>
  <w:style w:type="character" w:customStyle="1" w:styleId="24">
    <w:name w:val="批注主题 Char"/>
    <w:basedOn w:val="14"/>
    <w:link w:val="7"/>
    <w:semiHidden/>
    <w:qFormat/>
    <w:uiPriority w:val="99"/>
    <w:rPr>
      <w:rFonts w:asciiTheme="minorHAnsi" w:hAnsiTheme="minorHAnsi" w:eastAsiaTheme="minorEastAsia" w:cstheme="minorBidi"/>
      <w:b/>
      <w:bCs/>
      <w:kern w:val="2"/>
      <w:sz w:val="21"/>
      <w:szCs w:val="22"/>
    </w:r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6">
    <w:name w:val="未处理的提及1"/>
    <w:basedOn w:val="10"/>
    <w:semiHidden/>
    <w:unhideWhenUsed/>
    <w:qFormat/>
    <w:uiPriority w:val="99"/>
    <w:rPr>
      <w:color w:val="605E5C"/>
      <w:shd w:val="clear" w:color="auto" w:fill="E1DFDD"/>
    </w:rPr>
  </w:style>
  <w:style w:type="paragraph" w:customStyle="1" w:styleId="27">
    <w:name w:val="修订2"/>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3.bin"/><Relationship Id="rId97" Type="http://schemas.openxmlformats.org/officeDocument/2006/relationships/image" Target="media/image42.wmf"/><Relationship Id="rId96" Type="http://schemas.openxmlformats.org/officeDocument/2006/relationships/oleObject" Target="embeddings/oleObject52.bin"/><Relationship Id="rId95" Type="http://schemas.openxmlformats.org/officeDocument/2006/relationships/oleObject" Target="embeddings/oleObject51.bin"/><Relationship Id="rId94" Type="http://schemas.openxmlformats.org/officeDocument/2006/relationships/oleObject" Target="embeddings/oleObject50.bin"/><Relationship Id="rId93" Type="http://schemas.openxmlformats.org/officeDocument/2006/relationships/oleObject" Target="embeddings/oleObject49.bin"/><Relationship Id="rId92" Type="http://schemas.openxmlformats.org/officeDocument/2006/relationships/image" Target="media/image41.wmf"/><Relationship Id="rId91" Type="http://schemas.openxmlformats.org/officeDocument/2006/relationships/oleObject" Target="embeddings/oleObject48.bin"/><Relationship Id="rId90" Type="http://schemas.openxmlformats.org/officeDocument/2006/relationships/oleObject" Target="embeddings/oleObject47.bin"/><Relationship Id="rId9" Type="http://schemas.openxmlformats.org/officeDocument/2006/relationships/oleObject" Target="embeddings/oleObject2.bin"/><Relationship Id="rId89" Type="http://schemas.openxmlformats.org/officeDocument/2006/relationships/oleObject" Target="embeddings/oleObject46.bin"/><Relationship Id="rId88" Type="http://schemas.openxmlformats.org/officeDocument/2006/relationships/oleObject" Target="embeddings/oleObject45.bin"/><Relationship Id="rId87" Type="http://schemas.openxmlformats.org/officeDocument/2006/relationships/image" Target="media/image40.wmf"/><Relationship Id="rId86" Type="http://schemas.openxmlformats.org/officeDocument/2006/relationships/oleObject" Target="embeddings/oleObject44.bin"/><Relationship Id="rId85" Type="http://schemas.openxmlformats.org/officeDocument/2006/relationships/image" Target="media/image39.wmf"/><Relationship Id="rId84" Type="http://schemas.openxmlformats.org/officeDocument/2006/relationships/oleObject" Target="embeddings/oleObject43.bin"/><Relationship Id="rId83" Type="http://schemas.openxmlformats.org/officeDocument/2006/relationships/image" Target="media/image38.wmf"/><Relationship Id="rId82" Type="http://schemas.openxmlformats.org/officeDocument/2006/relationships/oleObject" Target="embeddings/oleObject42.bin"/><Relationship Id="rId81" Type="http://schemas.openxmlformats.org/officeDocument/2006/relationships/image" Target="media/image37.wmf"/><Relationship Id="rId80" Type="http://schemas.openxmlformats.org/officeDocument/2006/relationships/oleObject" Target="embeddings/oleObject41.bin"/><Relationship Id="rId8" Type="http://schemas.openxmlformats.org/officeDocument/2006/relationships/image" Target="media/image4.wmf"/><Relationship Id="rId79" Type="http://schemas.openxmlformats.org/officeDocument/2006/relationships/image" Target="media/image36.wmf"/><Relationship Id="rId78" Type="http://schemas.openxmlformats.org/officeDocument/2006/relationships/oleObject" Target="embeddings/oleObject40.bin"/><Relationship Id="rId77" Type="http://schemas.openxmlformats.org/officeDocument/2006/relationships/image" Target="media/image35.wmf"/><Relationship Id="rId76" Type="http://schemas.openxmlformats.org/officeDocument/2006/relationships/oleObject" Target="embeddings/oleObject39.bin"/><Relationship Id="rId75" Type="http://schemas.openxmlformats.org/officeDocument/2006/relationships/image" Target="media/image34.wmf"/><Relationship Id="rId74" Type="http://schemas.openxmlformats.org/officeDocument/2006/relationships/oleObject" Target="embeddings/oleObject38.bin"/><Relationship Id="rId73" Type="http://schemas.openxmlformats.org/officeDocument/2006/relationships/image" Target="media/image33.wmf"/><Relationship Id="rId72" Type="http://schemas.openxmlformats.org/officeDocument/2006/relationships/oleObject" Target="embeddings/oleObject37.bin"/><Relationship Id="rId71" Type="http://schemas.openxmlformats.org/officeDocument/2006/relationships/image" Target="media/image32.wmf"/><Relationship Id="rId70" Type="http://schemas.openxmlformats.org/officeDocument/2006/relationships/oleObject" Target="embeddings/oleObject36.bin"/><Relationship Id="rId7" Type="http://schemas.openxmlformats.org/officeDocument/2006/relationships/oleObject" Target="embeddings/oleObject1.bin"/><Relationship Id="rId69" Type="http://schemas.openxmlformats.org/officeDocument/2006/relationships/image" Target="media/image31.wmf"/><Relationship Id="rId68" Type="http://schemas.openxmlformats.org/officeDocument/2006/relationships/oleObject" Target="embeddings/oleObject35.bin"/><Relationship Id="rId67" Type="http://schemas.openxmlformats.org/officeDocument/2006/relationships/image" Target="media/image30.wmf"/><Relationship Id="rId66" Type="http://schemas.openxmlformats.org/officeDocument/2006/relationships/oleObject" Target="embeddings/oleObject34.bin"/><Relationship Id="rId65" Type="http://schemas.openxmlformats.org/officeDocument/2006/relationships/image" Target="media/image29.wmf"/><Relationship Id="rId64" Type="http://schemas.openxmlformats.org/officeDocument/2006/relationships/oleObject" Target="embeddings/oleObject33.bin"/><Relationship Id="rId63" Type="http://schemas.openxmlformats.org/officeDocument/2006/relationships/image" Target="media/image28.wmf"/><Relationship Id="rId62" Type="http://schemas.openxmlformats.org/officeDocument/2006/relationships/oleObject" Target="embeddings/oleObject32.bin"/><Relationship Id="rId61" Type="http://schemas.openxmlformats.org/officeDocument/2006/relationships/image" Target="media/image27.wmf"/><Relationship Id="rId60" Type="http://schemas.openxmlformats.org/officeDocument/2006/relationships/oleObject" Target="embeddings/oleObject31.bin"/><Relationship Id="rId6" Type="http://schemas.openxmlformats.org/officeDocument/2006/relationships/image" Target="media/image3.jpeg"/><Relationship Id="rId59" Type="http://schemas.openxmlformats.org/officeDocument/2006/relationships/image" Target="media/image26.wmf"/><Relationship Id="rId58" Type="http://schemas.openxmlformats.org/officeDocument/2006/relationships/oleObject" Target="embeddings/oleObject30.bin"/><Relationship Id="rId57" Type="http://schemas.openxmlformats.org/officeDocument/2006/relationships/image" Target="media/image25.wmf"/><Relationship Id="rId56" Type="http://schemas.openxmlformats.org/officeDocument/2006/relationships/oleObject" Target="embeddings/oleObject29.bin"/><Relationship Id="rId55" Type="http://schemas.openxmlformats.org/officeDocument/2006/relationships/image" Target="media/image24.wmf"/><Relationship Id="rId54" Type="http://schemas.openxmlformats.org/officeDocument/2006/relationships/oleObject" Target="embeddings/oleObject28.bin"/><Relationship Id="rId53" Type="http://schemas.openxmlformats.org/officeDocument/2006/relationships/image" Target="media/image23.wmf"/><Relationship Id="rId52" Type="http://schemas.openxmlformats.org/officeDocument/2006/relationships/oleObject" Target="embeddings/oleObject27.bin"/><Relationship Id="rId51" Type="http://schemas.openxmlformats.org/officeDocument/2006/relationships/image" Target="media/image22.wmf"/><Relationship Id="rId50" Type="http://schemas.openxmlformats.org/officeDocument/2006/relationships/oleObject" Target="embeddings/oleObject26.bin"/><Relationship Id="rId5" Type="http://schemas.openxmlformats.org/officeDocument/2006/relationships/image" Target="media/image2.png"/><Relationship Id="rId49" Type="http://schemas.openxmlformats.org/officeDocument/2006/relationships/image" Target="media/image21.wmf"/><Relationship Id="rId48" Type="http://schemas.openxmlformats.org/officeDocument/2006/relationships/oleObject" Target="embeddings/oleObject25.bin"/><Relationship Id="rId47" Type="http://schemas.openxmlformats.org/officeDocument/2006/relationships/oleObject" Target="embeddings/oleObject24.bin"/><Relationship Id="rId46" Type="http://schemas.openxmlformats.org/officeDocument/2006/relationships/image" Target="media/image20.wmf"/><Relationship Id="rId45" Type="http://schemas.openxmlformats.org/officeDocument/2006/relationships/oleObject" Target="embeddings/oleObject23.bin"/><Relationship Id="rId44" Type="http://schemas.openxmlformats.org/officeDocument/2006/relationships/image" Target="media/image19.wmf"/><Relationship Id="rId43" Type="http://schemas.openxmlformats.org/officeDocument/2006/relationships/oleObject" Target="embeddings/oleObject22.bin"/><Relationship Id="rId42" Type="http://schemas.openxmlformats.org/officeDocument/2006/relationships/image" Target="media/image18.wmf"/><Relationship Id="rId41" Type="http://schemas.openxmlformats.org/officeDocument/2006/relationships/oleObject" Target="embeddings/oleObject21.bin"/><Relationship Id="rId40" Type="http://schemas.openxmlformats.org/officeDocument/2006/relationships/image" Target="media/image17.wmf"/><Relationship Id="rId4" Type="http://schemas.openxmlformats.org/officeDocument/2006/relationships/image" Target="media/image1.png"/><Relationship Id="rId39" Type="http://schemas.openxmlformats.org/officeDocument/2006/relationships/oleObject" Target="embeddings/oleObject20.bin"/><Relationship Id="rId38" Type="http://schemas.openxmlformats.org/officeDocument/2006/relationships/image" Target="media/image16.wmf"/><Relationship Id="rId37" Type="http://schemas.openxmlformats.org/officeDocument/2006/relationships/oleObject" Target="embeddings/oleObject19.bin"/><Relationship Id="rId36" Type="http://schemas.openxmlformats.org/officeDocument/2006/relationships/oleObject" Target="embeddings/oleObject18.bin"/><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1" Type="http://schemas.microsoft.com/office/2011/relationships/people" Target="people.xml"/><Relationship Id="rId300" Type="http://schemas.openxmlformats.org/officeDocument/2006/relationships/fontTable" Target="fontTable.xml"/><Relationship Id="rId30" Type="http://schemas.openxmlformats.org/officeDocument/2006/relationships/image" Target="media/image13.wmf"/><Relationship Id="rId3" Type="http://schemas.openxmlformats.org/officeDocument/2006/relationships/theme" Target="theme/theme1.xml"/><Relationship Id="rId299" Type="http://schemas.openxmlformats.org/officeDocument/2006/relationships/customXml" Target="../customXml/item1.xml"/><Relationship Id="rId298" Type="http://schemas.openxmlformats.org/officeDocument/2006/relationships/image" Target="media/image125.wmf"/><Relationship Id="rId297" Type="http://schemas.openxmlformats.org/officeDocument/2006/relationships/oleObject" Target="embeddings/oleObject170.bin"/><Relationship Id="rId296" Type="http://schemas.openxmlformats.org/officeDocument/2006/relationships/image" Target="media/image124.wmf"/><Relationship Id="rId295" Type="http://schemas.openxmlformats.org/officeDocument/2006/relationships/oleObject" Target="embeddings/oleObject169.bin"/><Relationship Id="rId294" Type="http://schemas.openxmlformats.org/officeDocument/2006/relationships/image" Target="media/image123.wmf"/><Relationship Id="rId293" Type="http://schemas.openxmlformats.org/officeDocument/2006/relationships/oleObject" Target="embeddings/oleObject168.bin"/><Relationship Id="rId292" Type="http://schemas.openxmlformats.org/officeDocument/2006/relationships/oleObject" Target="embeddings/oleObject167.bin"/><Relationship Id="rId291" Type="http://schemas.openxmlformats.org/officeDocument/2006/relationships/image" Target="media/image122.wmf"/><Relationship Id="rId290" Type="http://schemas.openxmlformats.org/officeDocument/2006/relationships/oleObject" Target="embeddings/oleObject166.bin"/><Relationship Id="rId29" Type="http://schemas.openxmlformats.org/officeDocument/2006/relationships/oleObject" Target="embeddings/oleObject14.bin"/><Relationship Id="rId289" Type="http://schemas.openxmlformats.org/officeDocument/2006/relationships/image" Target="media/image121.wmf"/><Relationship Id="rId288" Type="http://schemas.openxmlformats.org/officeDocument/2006/relationships/oleObject" Target="embeddings/oleObject165.bin"/><Relationship Id="rId287" Type="http://schemas.openxmlformats.org/officeDocument/2006/relationships/image" Target="media/image120.wmf"/><Relationship Id="rId286" Type="http://schemas.openxmlformats.org/officeDocument/2006/relationships/oleObject" Target="embeddings/oleObject164.bin"/><Relationship Id="rId285" Type="http://schemas.openxmlformats.org/officeDocument/2006/relationships/image" Target="media/image119.wmf"/><Relationship Id="rId284" Type="http://schemas.openxmlformats.org/officeDocument/2006/relationships/oleObject" Target="embeddings/oleObject163.bin"/><Relationship Id="rId283" Type="http://schemas.openxmlformats.org/officeDocument/2006/relationships/image" Target="media/image118.wmf"/><Relationship Id="rId282" Type="http://schemas.openxmlformats.org/officeDocument/2006/relationships/oleObject" Target="embeddings/oleObject162.bin"/><Relationship Id="rId281" Type="http://schemas.openxmlformats.org/officeDocument/2006/relationships/image" Target="media/image117.wmf"/><Relationship Id="rId280" Type="http://schemas.openxmlformats.org/officeDocument/2006/relationships/oleObject" Target="embeddings/oleObject161.bin"/><Relationship Id="rId28" Type="http://schemas.openxmlformats.org/officeDocument/2006/relationships/image" Target="media/image12.wmf"/><Relationship Id="rId279" Type="http://schemas.openxmlformats.org/officeDocument/2006/relationships/image" Target="media/image116.wmf"/><Relationship Id="rId278" Type="http://schemas.openxmlformats.org/officeDocument/2006/relationships/oleObject" Target="embeddings/oleObject160.bin"/><Relationship Id="rId277" Type="http://schemas.openxmlformats.org/officeDocument/2006/relationships/image" Target="media/image115.wmf"/><Relationship Id="rId276" Type="http://schemas.openxmlformats.org/officeDocument/2006/relationships/oleObject" Target="embeddings/oleObject159.bin"/><Relationship Id="rId275" Type="http://schemas.openxmlformats.org/officeDocument/2006/relationships/image" Target="media/image114.wmf"/><Relationship Id="rId274" Type="http://schemas.openxmlformats.org/officeDocument/2006/relationships/oleObject" Target="embeddings/oleObject158.bin"/><Relationship Id="rId273" Type="http://schemas.openxmlformats.org/officeDocument/2006/relationships/image" Target="media/image113.wmf"/><Relationship Id="rId272" Type="http://schemas.openxmlformats.org/officeDocument/2006/relationships/oleObject" Target="embeddings/oleObject157.bin"/><Relationship Id="rId271" Type="http://schemas.openxmlformats.org/officeDocument/2006/relationships/image" Target="media/image112.wmf"/><Relationship Id="rId270" Type="http://schemas.openxmlformats.org/officeDocument/2006/relationships/oleObject" Target="embeddings/oleObject156.bin"/><Relationship Id="rId27" Type="http://schemas.openxmlformats.org/officeDocument/2006/relationships/oleObject" Target="embeddings/oleObject13.bin"/><Relationship Id="rId269" Type="http://schemas.openxmlformats.org/officeDocument/2006/relationships/image" Target="media/image111.wmf"/><Relationship Id="rId268" Type="http://schemas.openxmlformats.org/officeDocument/2006/relationships/oleObject" Target="embeddings/oleObject155.bin"/><Relationship Id="rId267" Type="http://schemas.openxmlformats.org/officeDocument/2006/relationships/image" Target="media/image110.wmf"/><Relationship Id="rId266" Type="http://schemas.openxmlformats.org/officeDocument/2006/relationships/oleObject" Target="embeddings/oleObject154.bin"/><Relationship Id="rId265" Type="http://schemas.openxmlformats.org/officeDocument/2006/relationships/image" Target="media/image109.wmf"/><Relationship Id="rId264" Type="http://schemas.openxmlformats.org/officeDocument/2006/relationships/oleObject" Target="embeddings/oleObject153.bin"/><Relationship Id="rId263" Type="http://schemas.openxmlformats.org/officeDocument/2006/relationships/image" Target="media/image108.wmf"/><Relationship Id="rId262" Type="http://schemas.openxmlformats.org/officeDocument/2006/relationships/oleObject" Target="embeddings/oleObject152.bin"/><Relationship Id="rId261" Type="http://schemas.openxmlformats.org/officeDocument/2006/relationships/oleObject" Target="embeddings/oleObject151.bin"/><Relationship Id="rId260" Type="http://schemas.openxmlformats.org/officeDocument/2006/relationships/image" Target="media/image107.wmf"/><Relationship Id="rId26" Type="http://schemas.openxmlformats.org/officeDocument/2006/relationships/image" Target="media/image11.wmf"/><Relationship Id="rId259" Type="http://schemas.openxmlformats.org/officeDocument/2006/relationships/oleObject" Target="embeddings/oleObject150.bin"/><Relationship Id="rId258" Type="http://schemas.openxmlformats.org/officeDocument/2006/relationships/image" Target="media/image106.wmf"/><Relationship Id="rId257" Type="http://schemas.openxmlformats.org/officeDocument/2006/relationships/oleObject" Target="embeddings/oleObject149.bin"/><Relationship Id="rId256" Type="http://schemas.openxmlformats.org/officeDocument/2006/relationships/image" Target="media/image105.wmf"/><Relationship Id="rId255" Type="http://schemas.openxmlformats.org/officeDocument/2006/relationships/oleObject" Target="embeddings/oleObject148.bin"/><Relationship Id="rId254" Type="http://schemas.openxmlformats.org/officeDocument/2006/relationships/image" Target="media/image104.wmf"/><Relationship Id="rId253" Type="http://schemas.openxmlformats.org/officeDocument/2006/relationships/oleObject" Target="embeddings/oleObject147.bin"/><Relationship Id="rId252" Type="http://schemas.openxmlformats.org/officeDocument/2006/relationships/image" Target="media/image103.wmf"/><Relationship Id="rId251" Type="http://schemas.openxmlformats.org/officeDocument/2006/relationships/oleObject" Target="embeddings/oleObject146.bin"/><Relationship Id="rId250" Type="http://schemas.openxmlformats.org/officeDocument/2006/relationships/image" Target="media/image102.wmf"/><Relationship Id="rId25" Type="http://schemas.openxmlformats.org/officeDocument/2006/relationships/oleObject" Target="embeddings/oleObject12.bin"/><Relationship Id="rId249" Type="http://schemas.openxmlformats.org/officeDocument/2006/relationships/oleObject" Target="embeddings/oleObject145.bin"/><Relationship Id="rId248" Type="http://schemas.openxmlformats.org/officeDocument/2006/relationships/image" Target="media/image101.wmf"/><Relationship Id="rId247" Type="http://schemas.openxmlformats.org/officeDocument/2006/relationships/oleObject" Target="embeddings/oleObject144.bin"/><Relationship Id="rId246" Type="http://schemas.openxmlformats.org/officeDocument/2006/relationships/image" Target="media/image100.wmf"/><Relationship Id="rId245" Type="http://schemas.openxmlformats.org/officeDocument/2006/relationships/oleObject" Target="embeddings/oleObject143.bin"/><Relationship Id="rId244" Type="http://schemas.openxmlformats.org/officeDocument/2006/relationships/image" Target="media/image99.wmf"/><Relationship Id="rId243" Type="http://schemas.openxmlformats.org/officeDocument/2006/relationships/oleObject" Target="embeddings/oleObject142.bin"/><Relationship Id="rId242" Type="http://schemas.openxmlformats.org/officeDocument/2006/relationships/image" Target="media/image98.wmf"/><Relationship Id="rId241" Type="http://schemas.openxmlformats.org/officeDocument/2006/relationships/oleObject" Target="embeddings/oleObject141.bin"/><Relationship Id="rId240" Type="http://schemas.openxmlformats.org/officeDocument/2006/relationships/image" Target="media/image97.wmf"/><Relationship Id="rId24" Type="http://schemas.openxmlformats.org/officeDocument/2006/relationships/oleObject" Target="embeddings/oleObject11.bin"/><Relationship Id="rId239" Type="http://schemas.openxmlformats.org/officeDocument/2006/relationships/oleObject" Target="embeddings/oleObject140.bin"/><Relationship Id="rId238" Type="http://schemas.openxmlformats.org/officeDocument/2006/relationships/image" Target="media/image96.wmf"/><Relationship Id="rId237" Type="http://schemas.openxmlformats.org/officeDocument/2006/relationships/oleObject" Target="embeddings/oleObject139.bin"/><Relationship Id="rId236" Type="http://schemas.openxmlformats.org/officeDocument/2006/relationships/image" Target="media/image95.wmf"/><Relationship Id="rId235" Type="http://schemas.openxmlformats.org/officeDocument/2006/relationships/oleObject" Target="embeddings/oleObject138.bin"/><Relationship Id="rId234" Type="http://schemas.openxmlformats.org/officeDocument/2006/relationships/image" Target="media/image94.wmf"/><Relationship Id="rId233" Type="http://schemas.openxmlformats.org/officeDocument/2006/relationships/oleObject" Target="embeddings/oleObject137.bin"/><Relationship Id="rId232" Type="http://schemas.openxmlformats.org/officeDocument/2006/relationships/image" Target="media/image93.wmf"/><Relationship Id="rId231" Type="http://schemas.openxmlformats.org/officeDocument/2006/relationships/oleObject" Target="embeddings/oleObject136.bin"/><Relationship Id="rId230" Type="http://schemas.openxmlformats.org/officeDocument/2006/relationships/image" Target="media/image92.wmf"/><Relationship Id="rId23" Type="http://schemas.openxmlformats.org/officeDocument/2006/relationships/image" Target="media/image10.wmf"/><Relationship Id="rId229" Type="http://schemas.openxmlformats.org/officeDocument/2006/relationships/oleObject" Target="embeddings/oleObject135.bin"/><Relationship Id="rId228" Type="http://schemas.openxmlformats.org/officeDocument/2006/relationships/image" Target="media/image91.wmf"/><Relationship Id="rId227" Type="http://schemas.openxmlformats.org/officeDocument/2006/relationships/oleObject" Target="embeddings/oleObject134.bin"/><Relationship Id="rId226" Type="http://schemas.openxmlformats.org/officeDocument/2006/relationships/image" Target="media/image90.wmf"/><Relationship Id="rId225" Type="http://schemas.openxmlformats.org/officeDocument/2006/relationships/oleObject" Target="embeddings/oleObject133.bin"/><Relationship Id="rId224" Type="http://schemas.openxmlformats.org/officeDocument/2006/relationships/image" Target="media/image89.wmf"/><Relationship Id="rId223" Type="http://schemas.openxmlformats.org/officeDocument/2006/relationships/oleObject" Target="embeddings/oleObject132.bin"/><Relationship Id="rId222" Type="http://schemas.openxmlformats.org/officeDocument/2006/relationships/image" Target="media/image88.png"/><Relationship Id="rId221" Type="http://schemas.openxmlformats.org/officeDocument/2006/relationships/oleObject" Target="embeddings/oleObject131.bin"/><Relationship Id="rId220" Type="http://schemas.openxmlformats.org/officeDocument/2006/relationships/image" Target="media/image87.wmf"/><Relationship Id="rId22" Type="http://schemas.openxmlformats.org/officeDocument/2006/relationships/oleObject" Target="embeddings/oleObject10.bin"/><Relationship Id="rId219" Type="http://schemas.openxmlformats.org/officeDocument/2006/relationships/oleObject" Target="embeddings/oleObject130.bin"/><Relationship Id="rId218" Type="http://schemas.openxmlformats.org/officeDocument/2006/relationships/image" Target="media/image86.wmf"/><Relationship Id="rId217" Type="http://schemas.openxmlformats.org/officeDocument/2006/relationships/oleObject" Target="embeddings/oleObject129.bin"/><Relationship Id="rId216" Type="http://schemas.openxmlformats.org/officeDocument/2006/relationships/image" Target="media/image85.wmf"/><Relationship Id="rId215" Type="http://schemas.openxmlformats.org/officeDocument/2006/relationships/oleObject" Target="embeddings/oleObject128.bin"/><Relationship Id="rId214" Type="http://schemas.openxmlformats.org/officeDocument/2006/relationships/image" Target="media/image84.wmf"/><Relationship Id="rId213" Type="http://schemas.openxmlformats.org/officeDocument/2006/relationships/oleObject" Target="embeddings/oleObject127.bin"/><Relationship Id="rId212" Type="http://schemas.openxmlformats.org/officeDocument/2006/relationships/oleObject" Target="embeddings/oleObject126.bin"/><Relationship Id="rId211" Type="http://schemas.openxmlformats.org/officeDocument/2006/relationships/image" Target="media/image83.wmf"/><Relationship Id="rId210" Type="http://schemas.openxmlformats.org/officeDocument/2006/relationships/oleObject" Target="embeddings/oleObject125.bin"/><Relationship Id="rId21" Type="http://schemas.openxmlformats.org/officeDocument/2006/relationships/image" Target="media/image9.wmf"/><Relationship Id="rId209" Type="http://schemas.openxmlformats.org/officeDocument/2006/relationships/image" Target="media/image82.wmf"/><Relationship Id="rId208" Type="http://schemas.openxmlformats.org/officeDocument/2006/relationships/oleObject" Target="embeddings/oleObject124.bin"/><Relationship Id="rId207" Type="http://schemas.openxmlformats.org/officeDocument/2006/relationships/oleObject" Target="embeddings/oleObject123.bin"/><Relationship Id="rId206" Type="http://schemas.openxmlformats.org/officeDocument/2006/relationships/image" Target="media/image81.wmf"/><Relationship Id="rId205" Type="http://schemas.openxmlformats.org/officeDocument/2006/relationships/oleObject" Target="embeddings/oleObject122.bin"/><Relationship Id="rId204" Type="http://schemas.openxmlformats.org/officeDocument/2006/relationships/oleObject" Target="embeddings/oleObject121.bin"/><Relationship Id="rId203" Type="http://schemas.openxmlformats.org/officeDocument/2006/relationships/image" Target="media/image80.wmf"/><Relationship Id="rId202" Type="http://schemas.openxmlformats.org/officeDocument/2006/relationships/oleObject" Target="embeddings/oleObject120.bin"/><Relationship Id="rId201" Type="http://schemas.openxmlformats.org/officeDocument/2006/relationships/image" Target="media/image79.wmf"/><Relationship Id="rId200" Type="http://schemas.openxmlformats.org/officeDocument/2006/relationships/oleObject" Target="embeddings/oleObject119.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78.wmf"/><Relationship Id="rId198" Type="http://schemas.openxmlformats.org/officeDocument/2006/relationships/oleObject" Target="embeddings/oleObject118.bin"/><Relationship Id="rId197" Type="http://schemas.openxmlformats.org/officeDocument/2006/relationships/oleObject" Target="embeddings/oleObject117.bin"/><Relationship Id="rId196" Type="http://schemas.openxmlformats.org/officeDocument/2006/relationships/oleObject" Target="embeddings/oleObject116.bin"/><Relationship Id="rId195" Type="http://schemas.openxmlformats.org/officeDocument/2006/relationships/image" Target="media/image77.wmf"/><Relationship Id="rId194" Type="http://schemas.openxmlformats.org/officeDocument/2006/relationships/oleObject" Target="embeddings/oleObject115.bin"/><Relationship Id="rId193" Type="http://schemas.openxmlformats.org/officeDocument/2006/relationships/image" Target="media/image76.wmf"/><Relationship Id="rId192" Type="http://schemas.openxmlformats.org/officeDocument/2006/relationships/oleObject" Target="embeddings/oleObject114.bin"/><Relationship Id="rId191" Type="http://schemas.openxmlformats.org/officeDocument/2006/relationships/image" Target="media/image75.wmf"/><Relationship Id="rId190" Type="http://schemas.openxmlformats.org/officeDocument/2006/relationships/oleObject" Target="embeddings/oleObject113.bin"/><Relationship Id="rId19" Type="http://schemas.openxmlformats.org/officeDocument/2006/relationships/image" Target="media/image8.wmf"/><Relationship Id="rId189" Type="http://schemas.openxmlformats.org/officeDocument/2006/relationships/image" Target="media/image74.wmf"/><Relationship Id="rId188" Type="http://schemas.openxmlformats.org/officeDocument/2006/relationships/oleObject" Target="embeddings/oleObject112.bin"/><Relationship Id="rId187" Type="http://schemas.openxmlformats.org/officeDocument/2006/relationships/image" Target="media/image73.wmf"/><Relationship Id="rId186" Type="http://schemas.openxmlformats.org/officeDocument/2006/relationships/oleObject" Target="embeddings/oleObject111.bin"/><Relationship Id="rId185" Type="http://schemas.openxmlformats.org/officeDocument/2006/relationships/image" Target="media/image72.wmf"/><Relationship Id="rId184" Type="http://schemas.openxmlformats.org/officeDocument/2006/relationships/oleObject" Target="embeddings/oleObject110.bin"/><Relationship Id="rId183" Type="http://schemas.openxmlformats.org/officeDocument/2006/relationships/image" Target="media/image71.wmf"/><Relationship Id="rId182" Type="http://schemas.openxmlformats.org/officeDocument/2006/relationships/oleObject" Target="embeddings/oleObject109.bin"/><Relationship Id="rId181" Type="http://schemas.openxmlformats.org/officeDocument/2006/relationships/oleObject" Target="embeddings/oleObject108.bin"/><Relationship Id="rId180" Type="http://schemas.openxmlformats.org/officeDocument/2006/relationships/oleObject" Target="embeddings/oleObject107.bin"/><Relationship Id="rId18" Type="http://schemas.openxmlformats.org/officeDocument/2006/relationships/oleObject" Target="embeddings/oleObject8.bin"/><Relationship Id="rId179" Type="http://schemas.openxmlformats.org/officeDocument/2006/relationships/image" Target="media/image70.wmf"/><Relationship Id="rId178" Type="http://schemas.openxmlformats.org/officeDocument/2006/relationships/oleObject" Target="embeddings/oleObject106.bin"/><Relationship Id="rId177" Type="http://schemas.openxmlformats.org/officeDocument/2006/relationships/image" Target="media/image69.wmf"/><Relationship Id="rId176" Type="http://schemas.openxmlformats.org/officeDocument/2006/relationships/oleObject" Target="embeddings/oleObject105.bin"/><Relationship Id="rId175" Type="http://schemas.openxmlformats.org/officeDocument/2006/relationships/image" Target="media/image68.wmf"/><Relationship Id="rId174" Type="http://schemas.openxmlformats.org/officeDocument/2006/relationships/oleObject" Target="embeddings/oleObject104.bin"/><Relationship Id="rId173" Type="http://schemas.openxmlformats.org/officeDocument/2006/relationships/image" Target="media/image67.wmf"/><Relationship Id="rId172" Type="http://schemas.openxmlformats.org/officeDocument/2006/relationships/oleObject" Target="embeddings/oleObject103.bin"/><Relationship Id="rId171" Type="http://schemas.openxmlformats.org/officeDocument/2006/relationships/image" Target="media/image66.wmf"/><Relationship Id="rId170" Type="http://schemas.openxmlformats.org/officeDocument/2006/relationships/oleObject" Target="embeddings/oleObject102.bin"/><Relationship Id="rId17" Type="http://schemas.openxmlformats.org/officeDocument/2006/relationships/oleObject" Target="embeddings/oleObject7.bin"/><Relationship Id="rId169" Type="http://schemas.openxmlformats.org/officeDocument/2006/relationships/image" Target="media/image65.wmf"/><Relationship Id="rId168" Type="http://schemas.openxmlformats.org/officeDocument/2006/relationships/oleObject" Target="embeddings/oleObject101.bin"/><Relationship Id="rId167" Type="http://schemas.openxmlformats.org/officeDocument/2006/relationships/image" Target="media/image64.wmf"/><Relationship Id="rId166" Type="http://schemas.openxmlformats.org/officeDocument/2006/relationships/oleObject" Target="embeddings/oleObject100.bin"/><Relationship Id="rId165" Type="http://schemas.openxmlformats.org/officeDocument/2006/relationships/oleObject" Target="embeddings/oleObject99.bin"/><Relationship Id="rId164" Type="http://schemas.openxmlformats.org/officeDocument/2006/relationships/image" Target="media/image63.wmf"/><Relationship Id="rId163" Type="http://schemas.openxmlformats.org/officeDocument/2006/relationships/oleObject" Target="embeddings/oleObject98.bin"/><Relationship Id="rId162" Type="http://schemas.openxmlformats.org/officeDocument/2006/relationships/oleObject" Target="embeddings/oleObject97.bin"/><Relationship Id="rId161" Type="http://schemas.openxmlformats.org/officeDocument/2006/relationships/image" Target="media/image62.wmf"/><Relationship Id="rId160" Type="http://schemas.openxmlformats.org/officeDocument/2006/relationships/oleObject" Target="embeddings/oleObject96.bin"/><Relationship Id="rId16" Type="http://schemas.openxmlformats.org/officeDocument/2006/relationships/image" Target="media/image7.wmf"/><Relationship Id="rId159" Type="http://schemas.openxmlformats.org/officeDocument/2006/relationships/oleObject" Target="embeddings/oleObject95.bin"/><Relationship Id="rId158" Type="http://schemas.openxmlformats.org/officeDocument/2006/relationships/oleObject" Target="embeddings/oleObject94.bin"/><Relationship Id="rId157" Type="http://schemas.openxmlformats.org/officeDocument/2006/relationships/image" Target="media/image61.wmf"/><Relationship Id="rId156" Type="http://schemas.openxmlformats.org/officeDocument/2006/relationships/oleObject" Target="embeddings/oleObject93.bin"/><Relationship Id="rId155" Type="http://schemas.openxmlformats.org/officeDocument/2006/relationships/oleObject" Target="embeddings/oleObject92.bin"/><Relationship Id="rId154" Type="http://schemas.openxmlformats.org/officeDocument/2006/relationships/oleObject" Target="embeddings/oleObject91.bin"/><Relationship Id="rId153" Type="http://schemas.openxmlformats.org/officeDocument/2006/relationships/oleObject" Target="embeddings/oleObject90.bin"/><Relationship Id="rId152" Type="http://schemas.openxmlformats.org/officeDocument/2006/relationships/oleObject" Target="embeddings/oleObject89.bin"/><Relationship Id="rId151" Type="http://schemas.openxmlformats.org/officeDocument/2006/relationships/image" Target="media/image60.wmf"/><Relationship Id="rId150" Type="http://schemas.openxmlformats.org/officeDocument/2006/relationships/oleObject" Target="embeddings/oleObject88.bin"/><Relationship Id="rId15" Type="http://schemas.openxmlformats.org/officeDocument/2006/relationships/oleObject" Target="embeddings/oleObject6.bin"/><Relationship Id="rId149" Type="http://schemas.openxmlformats.org/officeDocument/2006/relationships/oleObject" Target="embeddings/oleObject87.bin"/><Relationship Id="rId148" Type="http://schemas.openxmlformats.org/officeDocument/2006/relationships/image" Target="media/image59.wmf"/><Relationship Id="rId147" Type="http://schemas.openxmlformats.org/officeDocument/2006/relationships/oleObject" Target="embeddings/oleObject86.bin"/><Relationship Id="rId146" Type="http://schemas.openxmlformats.org/officeDocument/2006/relationships/image" Target="media/image58.wmf"/><Relationship Id="rId145" Type="http://schemas.openxmlformats.org/officeDocument/2006/relationships/oleObject" Target="embeddings/oleObject85.bin"/><Relationship Id="rId144" Type="http://schemas.openxmlformats.org/officeDocument/2006/relationships/image" Target="media/image57.wmf"/><Relationship Id="rId143" Type="http://schemas.openxmlformats.org/officeDocument/2006/relationships/oleObject" Target="embeddings/oleObject84.bin"/><Relationship Id="rId142" Type="http://schemas.openxmlformats.org/officeDocument/2006/relationships/image" Target="media/image56.wmf"/><Relationship Id="rId141" Type="http://schemas.openxmlformats.org/officeDocument/2006/relationships/oleObject" Target="embeddings/oleObject83.bin"/><Relationship Id="rId140" Type="http://schemas.openxmlformats.org/officeDocument/2006/relationships/image" Target="media/image55.wmf"/><Relationship Id="rId14" Type="http://schemas.openxmlformats.org/officeDocument/2006/relationships/image" Target="media/image6.wmf"/><Relationship Id="rId139" Type="http://schemas.openxmlformats.org/officeDocument/2006/relationships/oleObject" Target="embeddings/oleObject82.bin"/><Relationship Id="rId138" Type="http://schemas.openxmlformats.org/officeDocument/2006/relationships/oleObject" Target="embeddings/oleObject81.bin"/><Relationship Id="rId137" Type="http://schemas.openxmlformats.org/officeDocument/2006/relationships/oleObject" Target="embeddings/oleObject80.bin"/><Relationship Id="rId136" Type="http://schemas.openxmlformats.org/officeDocument/2006/relationships/oleObject" Target="embeddings/oleObject79.bin"/><Relationship Id="rId135" Type="http://schemas.openxmlformats.org/officeDocument/2006/relationships/oleObject" Target="embeddings/oleObject78.bin"/><Relationship Id="rId134" Type="http://schemas.openxmlformats.org/officeDocument/2006/relationships/oleObject" Target="embeddings/oleObject77.bin"/><Relationship Id="rId133" Type="http://schemas.openxmlformats.org/officeDocument/2006/relationships/oleObject" Target="embeddings/oleObject76.bin"/><Relationship Id="rId132" Type="http://schemas.openxmlformats.org/officeDocument/2006/relationships/oleObject" Target="embeddings/oleObject75.bin"/><Relationship Id="rId131" Type="http://schemas.openxmlformats.org/officeDocument/2006/relationships/oleObject" Target="embeddings/oleObject74.bin"/><Relationship Id="rId130" Type="http://schemas.openxmlformats.org/officeDocument/2006/relationships/oleObject" Target="embeddings/oleObject73.bin"/><Relationship Id="rId13" Type="http://schemas.openxmlformats.org/officeDocument/2006/relationships/oleObject" Target="embeddings/oleObject5.bin"/><Relationship Id="rId129" Type="http://schemas.openxmlformats.org/officeDocument/2006/relationships/oleObject" Target="embeddings/oleObject72.bin"/><Relationship Id="rId128" Type="http://schemas.openxmlformats.org/officeDocument/2006/relationships/oleObject" Target="embeddings/oleObject71.bin"/><Relationship Id="rId127" Type="http://schemas.openxmlformats.org/officeDocument/2006/relationships/oleObject" Target="embeddings/oleObject70.bin"/><Relationship Id="rId126" Type="http://schemas.openxmlformats.org/officeDocument/2006/relationships/image" Target="media/image54.wmf"/><Relationship Id="rId125" Type="http://schemas.openxmlformats.org/officeDocument/2006/relationships/oleObject" Target="embeddings/oleObject69.bin"/><Relationship Id="rId124" Type="http://schemas.openxmlformats.org/officeDocument/2006/relationships/image" Target="media/image53.wmf"/><Relationship Id="rId123" Type="http://schemas.openxmlformats.org/officeDocument/2006/relationships/oleObject" Target="embeddings/oleObject68.bin"/><Relationship Id="rId122" Type="http://schemas.openxmlformats.org/officeDocument/2006/relationships/image" Target="media/image52.wmf"/><Relationship Id="rId121" Type="http://schemas.openxmlformats.org/officeDocument/2006/relationships/oleObject" Target="embeddings/oleObject67.bin"/><Relationship Id="rId120" Type="http://schemas.openxmlformats.org/officeDocument/2006/relationships/image" Target="media/image51.wmf"/><Relationship Id="rId12" Type="http://schemas.openxmlformats.org/officeDocument/2006/relationships/oleObject" Target="embeddings/oleObject4.bin"/><Relationship Id="rId119" Type="http://schemas.openxmlformats.org/officeDocument/2006/relationships/oleObject" Target="embeddings/oleObject66.bin"/><Relationship Id="rId118" Type="http://schemas.openxmlformats.org/officeDocument/2006/relationships/oleObject" Target="embeddings/oleObject65.bin"/><Relationship Id="rId117" Type="http://schemas.openxmlformats.org/officeDocument/2006/relationships/oleObject" Target="embeddings/oleObject64.bin"/><Relationship Id="rId116" Type="http://schemas.openxmlformats.org/officeDocument/2006/relationships/image" Target="media/image50.wmf"/><Relationship Id="rId115" Type="http://schemas.openxmlformats.org/officeDocument/2006/relationships/oleObject" Target="embeddings/oleObject63.bin"/><Relationship Id="rId114" Type="http://schemas.openxmlformats.org/officeDocument/2006/relationships/image" Target="media/image49.wmf"/><Relationship Id="rId113" Type="http://schemas.openxmlformats.org/officeDocument/2006/relationships/oleObject" Target="embeddings/oleObject62.bin"/><Relationship Id="rId112" Type="http://schemas.openxmlformats.org/officeDocument/2006/relationships/oleObject" Target="embeddings/oleObject61.bin"/><Relationship Id="rId111" Type="http://schemas.openxmlformats.org/officeDocument/2006/relationships/image" Target="media/image48.wmf"/><Relationship Id="rId110" Type="http://schemas.openxmlformats.org/officeDocument/2006/relationships/oleObject" Target="embeddings/oleObject60.bin"/><Relationship Id="rId11" Type="http://schemas.openxmlformats.org/officeDocument/2006/relationships/oleObject" Target="embeddings/oleObject3.bin"/><Relationship Id="rId109" Type="http://schemas.openxmlformats.org/officeDocument/2006/relationships/oleObject" Target="embeddings/oleObject59.bin"/><Relationship Id="rId108" Type="http://schemas.openxmlformats.org/officeDocument/2006/relationships/image" Target="media/image47.wmf"/><Relationship Id="rId107" Type="http://schemas.openxmlformats.org/officeDocument/2006/relationships/oleObject" Target="embeddings/oleObject58.bin"/><Relationship Id="rId106" Type="http://schemas.openxmlformats.org/officeDocument/2006/relationships/oleObject" Target="embeddings/oleObject57.bin"/><Relationship Id="rId105" Type="http://schemas.openxmlformats.org/officeDocument/2006/relationships/image" Target="media/image46.wmf"/><Relationship Id="rId104" Type="http://schemas.openxmlformats.org/officeDocument/2006/relationships/oleObject" Target="embeddings/oleObject56.bin"/><Relationship Id="rId103" Type="http://schemas.openxmlformats.org/officeDocument/2006/relationships/image" Target="media/image45.wmf"/><Relationship Id="rId102" Type="http://schemas.openxmlformats.org/officeDocument/2006/relationships/oleObject" Target="embeddings/oleObject55.bin"/><Relationship Id="rId101" Type="http://schemas.openxmlformats.org/officeDocument/2006/relationships/image" Target="media/image44.wmf"/><Relationship Id="rId100" Type="http://schemas.openxmlformats.org/officeDocument/2006/relationships/oleObject" Target="embeddings/oleObject54.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202"/>
    <customShpInfo spid="_x0000_s120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2564</Words>
  <Characters>14618</Characters>
  <Lines>121</Lines>
  <Paragraphs>34</Paragraphs>
  <TotalTime>66</TotalTime>
  <ScaleCrop>false</ScaleCrop>
  <LinksUpToDate>false</LinksUpToDate>
  <CharactersWithSpaces>17148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2022-07-21T06:38:00Z</dcterms:created>
  <dc:creator>方 耀华</dc:creator>
  <cp:lastModifiedBy>Administrator</cp:lastModifiedBy>
  <dcterms:modified xsi:type="dcterms:W3CDTF">2023-11-24T06:22:08Z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BBE075455086469E97BCC0F654A4F45D_13</vt:lpwstr>
  </property>
  <property fmtid="{D5CDD505-2E9C-101B-9397-08002B2CF9AE}" pid="4" name="MTWinEqns">
    <vt:bool>true</vt:bool>
  </property>
</Properties>
</file>
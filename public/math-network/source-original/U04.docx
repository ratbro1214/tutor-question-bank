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word/commentsExtensible.xml" ContentType="application/vnd.openxmlformats-officedocument.wordprocessingml.commentsExtensible+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commentsExtended.xml" ContentType="application/vnd.openxmlformats-officedocument.wordprocessingml.commentsExtended+xml"/>
  <Override PartName="/word/webSettings.xml" ContentType="application/vnd.openxmlformats-officedocument.wordprocessingml.webSettings+xml"/>
  <Override PartName="/docProps/core.xml" ContentType="application/vnd.openxmlformats-package.core-properties+xml"/>
  <Override PartName="/word/commentsIds.xml" ContentType="application/vnd.openxmlformats-officedocument.wordprocessingml.commentsId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2A8E" w:rsidRPr="001214C4" w:rsidRDefault="005F2A8E" w:rsidP="002439C1">
      <w:pPr>
        <w:spacing w:line="360" w:lineRule="auto"/>
        <w:jc w:val="center"/>
        <w:rPr>
          <w:rFonts w:ascii="Times New Roman" w:eastAsia="宋体" w:hAnsi="Times New Roman"/>
          <w:b/>
          <w:sz w:val="28"/>
          <w:szCs w:val="28"/>
        </w:rPr>
      </w:pPr>
      <w:r w:rsidRPr="001214C4">
        <w:rPr>
          <w:rFonts w:ascii="Times New Roman" w:eastAsia="宋体" w:hAnsi="宋体" w:hint="eastAsia"/>
          <w:b/>
          <w:sz w:val="28"/>
          <w:szCs w:val="28"/>
        </w:rPr>
        <w:t>高一年级必修第一册第</w:t>
      </w:r>
      <w:r w:rsidR="002439C1" w:rsidRPr="001214C4">
        <w:rPr>
          <w:rFonts w:ascii="Times New Roman" w:eastAsia="宋体" w:hAnsi="Times New Roman"/>
          <w:b/>
          <w:sz w:val="28"/>
          <w:szCs w:val="28"/>
        </w:rPr>
        <w:t>4</w:t>
      </w:r>
      <w:r w:rsidRPr="001214C4">
        <w:rPr>
          <w:rFonts w:ascii="Times New Roman" w:eastAsia="宋体" w:hAnsi="宋体" w:hint="eastAsia"/>
          <w:b/>
          <w:sz w:val="28"/>
          <w:szCs w:val="28"/>
        </w:rPr>
        <w:t>单元设计</w:t>
      </w:r>
    </w:p>
    <w:p w:rsidR="005F2A8E" w:rsidRPr="001214C4" w:rsidRDefault="005F2A8E" w:rsidP="00D424B6">
      <w:pPr>
        <w:spacing w:line="360" w:lineRule="auto"/>
        <w:ind w:firstLineChars="200" w:firstLine="482"/>
        <w:rPr>
          <w:rFonts w:ascii="Times New Roman" w:eastAsia="宋体" w:hAnsi="Times New Roman"/>
          <w:b/>
          <w:sz w:val="24"/>
          <w:szCs w:val="24"/>
        </w:rPr>
      </w:pPr>
      <w:r w:rsidRPr="001214C4">
        <w:rPr>
          <w:rFonts w:ascii="Times New Roman" w:eastAsia="宋体" w:hAnsi="宋体" w:hint="eastAsia"/>
          <w:b/>
          <w:sz w:val="24"/>
          <w:szCs w:val="24"/>
        </w:rPr>
        <w:t>一、单元教材教法分析</w:t>
      </w:r>
    </w:p>
    <w:p w:rsidR="00D424B6" w:rsidRPr="001214C4" w:rsidRDefault="005F2A8E" w:rsidP="00D424B6">
      <w:pPr>
        <w:snapToGrid w:val="0"/>
        <w:spacing w:line="312" w:lineRule="auto"/>
        <w:ind w:firstLineChars="200" w:firstLine="482"/>
        <w:rPr>
          <w:rFonts w:ascii="Times New Roman" w:eastAsia="宋体" w:hAnsi="宋体"/>
          <w:b/>
          <w:sz w:val="24"/>
          <w:szCs w:val="24"/>
        </w:rPr>
      </w:pPr>
      <w:r w:rsidRPr="001214C4">
        <w:rPr>
          <w:rFonts w:ascii="Times New Roman" w:eastAsia="宋体" w:hAnsi="Times New Roman" w:hint="eastAsia"/>
          <w:b/>
          <w:sz w:val="24"/>
          <w:szCs w:val="24"/>
        </w:rPr>
        <w:t>1</w:t>
      </w:r>
      <w:r w:rsidR="004A0531" w:rsidRPr="001214C4">
        <w:rPr>
          <w:rFonts w:ascii="Times New Roman" w:eastAsia="宋体" w:hAnsi="Times New Roman"/>
          <w:b/>
          <w:sz w:val="24"/>
          <w:szCs w:val="24"/>
        </w:rPr>
        <w:t>．</w:t>
      </w:r>
      <w:r w:rsidRPr="001214C4">
        <w:rPr>
          <w:rFonts w:ascii="Times New Roman" w:eastAsia="宋体" w:hAnsi="宋体" w:hint="eastAsia"/>
          <w:b/>
          <w:sz w:val="24"/>
          <w:szCs w:val="24"/>
        </w:rPr>
        <w:t>教材内容</w:t>
      </w:r>
    </w:p>
    <w:p w:rsidR="005F2A8E" w:rsidRPr="001214C4" w:rsidRDefault="005F2A8E" w:rsidP="00D424B6">
      <w:pPr>
        <w:snapToGrid w:val="0"/>
        <w:spacing w:line="312" w:lineRule="auto"/>
        <w:ind w:firstLineChars="200" w:firstLine="480"/>
        <w:rPr>
          <w:rFonts w:ascii="Times New Roman" w:eastAsia="宋体" w:hAnsi="Times New Roman"/>
          <w:b/>
          <w:sz w:val="24"/>
          <w:szCs w:val="24"/>
        </w:rPr>
      </w:pPr>
      <w:r w:rsidRPr="001214C4">
        <w:rPr>
          <w:rFonts w:ascii="Times New Roman" w:eastAsia="宋体" w:hAnsi="宋体" w:hint="eastAsia"/>
          <w:sz w:val="24"/>
          <w:szCs w:val="24"/>
        </w:rPr>
        <w:t>本章内容为</w:t>
      </w:r>
      <w:r w:rsidR="002439C1" w:rsidRPr="001214C4">
        <w:rPr>
          <w:rFonts w:ascii="Times New Roman" w:eastAsia="宋体" w:hAnsi="宋体" w:hint="eastAsia"/>
          <w:sz w:val="24"/>
          <w:szCs w:val="24"/>
        </w:rPr>
        <w:t>函数的概念、性质及应用</w:t>
      </w:r>
      <w:r w:rsidRPr="001214C4">
        <w:rPr>
          <w:rFonts w:ascii="Times New Roman" w:eastAsia="宋体" w:hAnsi="宋体" w:hint="eastAsia"/>
          <w:sz w:val="24"/>
          <w:szCs w:val="24"/>
        </w:rPr>
        <w:t>，共包括</w:t>
      </w:r>
      <w:r w:rsidRPr="001214C4">
        <w:rPr>
          <w:rFonts w:ascii="Times New Roman" w:eastAsia="宋体" w:hAnsi="Times New Roman" w:hint="eastAsia"/>
          <w:sz w:val="24"/>
          <w:szCs w:val="24"/>
        </w:rPr>
        <w:t>“</w:t>
      </w:r>
      <w:r w:rsidR="002439C1" w:rsidRPr="001214C4">
        <w:rPr>
          <w:rFonts w:ascii="Times New Roman" w:eastAsia="宋体" w:hAnsi="Times New Roman"/>
          <w:sz w:val="24"/>
          <w:szCs w:val="24"/>
        </w:rPr>
        <w:t>5</w:t>
      </w:r>
      <w:r w:rsidRPr="001214C4">
        <w:rPr>
          <w:rFonts w:ascii="Times New Roman" w:eastAsia="宋体" w:hAnsi="Times New Roman" w:hint="eastAsia"/>
          <w:sz w:val="24"/>
          <w:szCs w:val="24"/>
        </w:rPr>
        <w:t>.1</w:t>
      </w:r>
      <w:r w:rsidR="002439C1" w:rsidRPr="001214C4">
        <w:rPr>
          <w:rFonts w:ascii="Times New Roman" w:eastAsia="宋体" w:hAnsi="宋体" w:hint="eastAsia"/>
          <w:sz w:val="24"/>
          <w:szCs w:val="24"/>
        </w:rPr>
        <w:t>函数</w:t>
      </w:r>
      <w:r w:rsidRPr="001214C4">
        <w:rPr>
          <w:rFonts w:ascii="Times New Roman" w:eastAsia="宋体" w:hAnsi="Times New Roman" w:hint="eastAsia"/>
          <w:sz w:val="24"/>
          <w:szCs w:val="24"/>
        </w:rPr>
        <w:t>”</w:t>
      </w:r>
      <w:r w:rsidR="002439C1" w:rsidRPr="001214C4">
        <w:rPr>
          <w:rFonts w:ascii="Times New Roman" w:eastAsia="宋体" w:hAnsi="宋体" w:hint="eastAsia"/>
          <w:sz w:val="24"/>
          <w:szCs w:val="24"/>
        </w:rPr>
        <w:t>、</w:t>
      </w:r>
      <w:r w:rsidR="002439C1" w:rsidRPr="001214C4">
        <w:rPr>
          <w:rFonts w:ascii="Times New Roman" w:eastAsia="宋体" w:hAnsi="Times New Roman" w:hint="eastAsia"/>
          <w:sz w:val="24"/>
          <w:szCs w:val="24"/>
        </w:rPr>
        <w:t>“</w:t>
      </w:r>
      <w:r w:rsidR="002439C1" w:rsidRPr="001214C4">
        <w:rPr>
          <w:rFonts w:ascii="Times New Roman" w:eastAsia="宋体" w:hAnsi="Times New Roman"/>
          <w:sz w:val="24"/>
          <w:szCs w:val="24"/>
        </w:rPr>
        <w:t>5</w:t>
      </w:r>
      <w:r w:rsidR="002439C1" w:rsidRPr="001214C4">
        <w:rPr>
          <w:rFonts w:ascii="Times New Roman" w:eastAsia="宋体" w:hAnsi="Times New Roman" w:hint="eastAsia"/>
          <w:sz w:val="24"/>
          <w:szCs w:val="24"/>
        </w:rPr>
        <w:t>.</w:t>
      </w:r>
      <w:r w:rsidR="002439C1" w:rsidRPr="001214C4">
        <w:rPr>
          <w:rFonts w:ascii="Times New Roman" w:eastAsia="宋体" w:hAnsi="Times New Roman"/>
          <w:sz w:val="24"/>
          <w:szCs w:val="24"/>
        </w:rPr>
        <w:t>2</w:t>
      </w:r>
      <w:r w:rsidR="002439C1" w:rsidRPr="001214C4">
        <w:rPr>
          <w:rFonts w:ascii="Times New Roman" w:eastAsia="宋体" w:hAnsi="宋体" w:hint="eastAsia"/>
          <w:sz w:val="24"/>
          <w:szCs w:val="24"/>
        </w:rPr>
        <w:t>函数的基本性质</w:t>
      </w:r>
      <w:r w:rsidR="002439C1" w:rsidRPr="001214C4">
        <w:rPr>
          <w:rFonts w:ascii="Times New Roman" w:eastAsia="宋体" w:hAnsi="Times New Roman" w:hint="eastAsia"/>
          <w:sz w:val="24"/>
          <w:szCs w:val="24"/>
        </w:rPr>
        <w:t>”</w:t>
      </w:r>
      <w:r w:rsidR="002439C1" w:rsidRPr="001214C4">
        <w:rPr>
          <w:rFonts w:ascii="Times New Roman" w:eastAsia="宋体" w:hAnsi="宋体" w:hint="eastAsia"/>
          <w:sz w:val="24"/>
          <w:szCs w:val="24"/>
        </w:rPr>
        <w:t>、</w:t>
      </w:r>
      <w:r w:rsidR="002439C1" w:rsidRPr="001214C4">
        <w:rPr>
          <w:rFonts w:ascii="Times New Roman" w:eastAsia="宋体" w:hAnsi="Times New Roman" w:hint="eastAsia"/>
          <w:sz w:val="24"/>
          <w:szCs w:val="24"/>
        </w:rPr>
        <w:t>“</w:t>
      </w:r>
      <w:r w:rsidR="002439C1" w:rsidRPr="001214C4">
        <w:rPr>
          <w:rFonts w:ascii="Times New Roman" w:eastAsia="宋体" w:hAnsi="Times New Roman"/>
          <w:sz w:val="24"/>
          <w:szCs w:val="24"/>
        </w:rPr>
        <w:t>5</w:t>
      </w:r>
      <w:r w:rsidR="002439C1" w:rsidRPr="001214C4">
        <w:rPr>
          <w:rFonts w:ascii="Times New Roman" w:eastAsia="宋体" w:hAnsi="Times New Roman" w:hint="eastAsia"/>
          <w:sz w:val="24"/>
          <w:szCs w:val="24"/>
        </w:rPr>
        <w:t>.</w:t>
      </w:r>
      <w:r w:rsidR="00961CC0" w:rsidRPr="001214C4">
        <w:rPr>
          <w:rFonts w:ascii="Times New Roman" w:eastAsia="宋体" w:hAnsi="Times New Roman"/>
          <w:sz w:val="24"/>
          <w:szCs w:val="24"/>
        </w:rPr>
        <w:t>3</w:t>
      </w:r>
      <w:r w:rsidR="002439C1" w:rsidRPr="001214C4">
        <w:rPr>
          <w:rFonts w:ascii="Times New Roman" w:eastAsia="宋体" w:hAnsi="宋体" w:hint="eastAsia"/>
          <w:sz w:val="24"/>
          <w:szCs w:val="24"/>
        </w:rPr>
        <w:t>函数的应用</w:t>
      </w:r>
      <w:r w:rsidR="002439C1" w:rsidRPr="001214C4">
        <w:rPr>
          <w:rFonts w:ascii="Times New Roman" w:eastAsia="宋体" w:hAnsi="Times New Roman" w:hint="eastAsia"/>
          <w:sz w:val="24"/>
          <w:szCs w:val="24"/>
        </w:rPr>
        <w:t>”</w:t>
      </w:r>
      <w:r w:rsidRPr="001214C4">
        <w:rPr>
          <w:rFonts w:ascii="Times New Roman" w:eastAsia="宋体" w:hAnsi="宋体" w:hint="eastAsia"/>
          <w:sz w:val="24"/>
          <w:szCs w:val="24"/>
        </w:rPr>
        <w:t>和</w:t>
      </w:r>
      <w:r w:rsidRPr="001214C4">
        <w:rPr>
          <w:rFonts w:ascii="Times New Roman" w:eastAsia="宋体" w:hAnsi="Times New Roman" w:hint="eastAsia"/>
          <w:sz w:val="24"/>
          <w:szCs w:val="24"/>
        </w:rPr>
        <w:t>“</w:t>
      </w:r>
      <w:r w:rsidR="00B52F47" w:rsidRPr="001214C4">
        <w:rPr>
          <w:rFonts w:ascii="Times New Roman" w:eastAsia="宋体" w:hAnsi="Times New Roman" w:hint="eastAsia"/>
          <w:sz w:val="24"/>
          <w:szCs w:val="24"/>
        </w:rPr>
        <w:t>*</w:t>
      </w:r>
      <w:r w:rsidR="002439C1" w:rsidRPr="001214C4">
        <w:rPr>
          <w:rFonts w:ascii="Times New Roman" w:eastAsia="宋体" w:hAnsi="Times New Roman"/>
          <w:sz w:val="24"/>
          <w:szCs w:val="24"/>
        </w:rPr>
        <w:t>5</w:t>
      </w:r>
      <w:r w:rsidRPr="001214C4">
        <w:rPr>
          <w:rFonts w:ascii="Times New Roman" w:eastAsia="宋体" w:hAnsi="Times New Roman" w:hint="eastAsia"/>
          <w:sz w:val="24"/>
          <w:szCs w:val="24"/>
        </w:rPr>
        <w:t>.</w:t>
      </w:r>
      <w:r w:rsidR="002439C1" w:rsidRPr="001214C4">
        <w:rPr>
          <w:rFonts w:ascii="Times New Roman" w:eastAsia="宋体" w:hAnsi="Times New Roman"/>
          <w:sz w:val="24"/>
          <w:szCs w:val="24"/>
        </w:rPr>
        <w:t>4</w:t>
      </w:r>
      <w:r w:rsidR="002439C1" w:rsidRPr="001214C4">
        <w:rPr>
          <w:rFonts w:ascii="Times New Roman" w:eastAsia="宋体" w:hAnsi="宋体" w:hint="eastAsia"/>
          <w:sz w:val="24"/>
          <w:szCs w:val="24"/>
        </w:rPr>
        <w:t>反函数</w:t>
      </w:r>
      <w:r w:rsidRPr="001214C4">
        <w:rPr>
          <w:rFonts w:ascii="Times New Roman" w:eastAsia="宋体" w:hAnsi="Times New Roman" w:hint="eastAsia"/>
          <w:sz w:val="24"/>
          <w:szCs w:val="24"/>
        </w:rPr>
        <w:t>”</w:t>
      </w:r>
      <w:r w:rsidR="002439C1" w:rsidRPr="001214C4">
        <w:rPr>
          <w:rFonts w:ascii="Times New Roman" w:eastAsia="宋体" w:hAnsi="宋体" w:hint="eastAsia"/>
          <w:sz w:val="24"/>
          <w:szCs w:val="24"/>
        </w:rPr>
        <w:t>四</w:t>
      </w:r>
      <w:r w:rsidRPr="001214C4">
        <w:rPr>
          <w:rFonts w:ascii="Times New Roman" w:eastAsia="宋体" w:hAnsi="宋体" w:hint="eastAsia"/>
          <w:sz w:val="24"/>
          <w:szCs w:val="24"/>
        </w:rPr>
        <w:t>节．</w:t>
      </w:r>
      <w:r w:rsidRPr="001214C4">
        <w:rPr>
          <w:rFonts w:ascii="Times New Roman" w:eastAsia="宋体" w:hAnsi="Times New Roman" w:hint="eastAsia"/>
          <w:sz w:val="24"/>
          <w:szCs w:val="24"/>
        </w:rPr>
        <w:t>“</w:t>
      </w:r>
      <w:r w:rsidR="002439C1" w:rsidRPr="001214C4">
        <w:rPr>
          <w:rFonts w:ascii="Times New Roman" w:eastAsia="宋体" w:hAnsi="宋体" w:hint="eastAsia"/>
          <w:sz w:val="24"/>
          <w:szCs w:val="24"/>
        </w:rPr>
        <w:t>函数</w:t>
      </w:r>
      <w:r w:rsidRPr="001214C4">
        <w:rPr>
          <w:rFonts w:ascii="Times New Roman" w:eastAsia="宋体" w:hAnsi="Times New Roman" w:hint="eastAsia"/>
          <w:sz w:val="24"/>
          <w:szCs w:val="24"/>
        </w:rPr>
        <w:t>”</w:t>
      </w:r>
      <w:r w:rsidRPr="001214C4">
        <w:rPr>
          <w:rFonts w:ascii="Times New Roman" w:eastAsia="宋体" w:hAnsi="宋体" w:hint="eastAsia"/>
          <w:sz w:val="24"/>
          <w:szCs w:val="24"/>
        </w:rPr>
        <w:t>内容包括：</w:t>
      </w:r>
      <w:r w:rsidR="00393D85" w:rsidRPr="001214C4">
        <w:rPr>
          <w:rFonts w:ascii="Times New Roman" w:eastAsia="宋体" w:hAnsi="宋体" w:hint="eastAsia"/>
          <w:sz w:val="24"/>
          <w:szCs w:val="24"/>
        </w:rPr>
        <w:t>函数的</w:t>
      </w:r>
      <w:r w:rsidR="00BE0F0E" w:rsidRPr="001214C4">
        <w:rPr>
          <w:rFonts w:ascii="Times New Roman" w:eastAsia="宋体" w:hAnsi="宋体" w:hint="eastAsia"/>
          <w:sz w:val="24"/>
          <w:szCs w:val="24"/>
        </w:rPr>
        <w:t>定义</w:t>
      </w:r>
      <w:r w:rsidR="00393D85" w:rsidRPr="001214C4">
        <w:rPr>
          <w:rFonts w:ascii="Times New Roman" w:eastAsia="宋体" w:hAnsi="宋体" w:hint="eastAsia"/>
          <w:sz w:val="24"/>
          <w:szCs w:val="24"/>
        </w:rPr>
        <w:t>、</w:t>
      </w:r>
      <w:r w:rsidR="00AE30B2" w:rsidRPr="001214C4">
        <w:rPr>
          <w:rFonts w:ascii="Times New Roman" w:eastAsia="宋体" w:hAnsi="宋体" w:hint="eastAsia"/>
          <w:sz w:val="24"/>
          <w:szCs w:val="24"/>
        </w:rPr>
        <w:t>函数的表示方法</w:t>
      </w:r>
      <w:r w:rsidRPr="001214C4">
        <w:rPr>
          <w:rFonts w:ascii="Times New Roman" w:eastAsia="宋体" w:hAnsi="宋体" w:hint="eastAsia"/>
          <w:sz w:val="24"/>
          <w:szCs w:val="24"/>
        </w:rPr>
        <w:t>．</w:t>
      </w:r>
      <w:r w:rsidR="00961CC0" w:rsidRPr="001214C4">
        <w:rPr>
          <w:rFonts w:ascii="Times New Roman" w:eastAsia="宋体" w:hAnsi="Times New Roman" w:hint="eastAsia"/>
          <w:sz w:val="24"/>
          <w:szCs w:val="24"/>
        </w:rPr>
        <w:t>“</w:t>
      </w:r>
      <w:r w:rsidR="00961CC0" w:rsidRPr="001214C4">
        <w:rPr>
          <w:rFonts w:ascii="Times New Roman" w:eastAsia="宋体" w:hAnsi="宋体" w:hint="eastAsia"/>
          <w:sz w:val="24"/>
          <w:szCs w:val="24"/>
        </w:rPr>
        <w:t>函数的基本性质</w:t>
      </w:r>
      <w:r w:rsidR="00961CC0" w:rsidRPr="001214C4">
        <w:rPr>
          <w:rFonts w:ascii="Times New Roman" w:eastAsia="宋体" w:hAnsi="Times New Roman" w:hint="eastAsia"/>
          <w:sz w:val="24"/>
          <w:szCs w:val="24"/>
        </w:rPr>
        <w:t>”</w:t>
      </w:r>
      <w:r w:rsidR="00961CC0" w:rsidRPr="001214C4">
        <w:rPr>
          <w:rFonts w:ascii="Times New Roman" w:eastAsia="宋体" w:hAnsi="宋体" w:hint="eastAsia"/>
          <w:sz w:val="24"/>
          <w:szCs w:val="24"/>
        </w:rPr>
        <w:t>内容包括：</w:t>
      </w:r>
      <w:r w:rsidR="00AE30B2" w:rsidRPr="001214C4">
        <w:rPr>
          <w:rFonts w:ascii="Times New Roman" w:eastAsia="宋体" w:hAnsi="宋体" w:hint="eastAsia"/>
          <w:sz w:val="24"/>
          <w:szCs w:val="24"/>
        </w:rPr>
        <w:t>函数的奇偶性</w:t>
      </w:r>
      <w:r w:rsidR="000651A3" w:rsidRPr="001214C4">
        <w:rPr>
          <w:rFonts w:ascii="Times New Roman" w:eastAsia="宋体" w:hAnsi="宋体" w:hint="eastAsia"/>
          <w:sz w:val="24"/>
          <w:szCs w:val="24"/>
        </w:rPr>
        <w:t>、函数的单调</w:t>
      </w:r>
      <w:r w:rsidR="00AE30B2" w:rsidRPr="001214C4">
        <w:rPr>
          <w:rFonts w:ascii="Times New Roman" w:eastAsia="宋体" w:hAnsi="宋体" w:hint="eastAsia"/>
          <w:sz w:val="24"/>
          <w:szCs w:val="24"/>
        </w:rPr>
        <w:t>性</w:t>
      </w:r>
      <w:r w:rsidR="000651A3" w:rsidRPr="001214C4">
        <w:rPr>
          <w:rFonts w:ascii="Times New Roman" w:eastAsia="宋体" w:hAnsi="宋体" w:hint="eastAsia"/>
          <w:sz w:val="24"/>
          <w:szCs w:val="24"/>
        </w:rPr>
        <w:t>、函数的最值</w:t>
      </w:r>
      <w:r w:rsidR="00961CC0" w:rsidRPr="001214C4">
        <w:rPr>
          <w:rFonts w:ascii="Times New Roman" w:eastAsia="宋体" w:hAnsi="宋体" w:hint="eastAsia"/>
          <w:sz w:val="24"/>
          <w:szCs w:val="24"/>
        </w:rPr>
        <w:t>．</w:t>
      </w:r>
      <w:r w:rsidR="00961CC0" w:rsidRPr="001214C4">
        <w:rPr>
          <w:rFonts w:ascii="Times New Roman" w:eastAsia="宋体" w:hAnsi="Times New Roman" w:hint="eastAsia"/>
          <w:sz w:val="24"/>
          <w:szCs w:val="24"/>
        </w:rPr>
        <w:t>“</w:t>
      </w:r>
      <w:r w:rsidR="00961CC0" w:rsidRPr="001214C4">
        <w:rPr>
          <w:rFonts w:ascii="Times New Roman" w:eastAsia="宋体" w:hAnsi="宋体" w:hint="eastAsia"/>
          <w:sz w:val="24"/>
          <w:szCs w:val="24"/>
        </w:rPr>
        <w:t>函数的应用</w:t>
      </w:r>
      <w:r w:rsidR="00961CC0" w:rsidRPr="001214C4">
        <w:rPr>
          <w:rFonts w:ascii="Times New Roman" w:eastAsia="宋体" w:hAnsi="Times New Roman" w:hint="eastAsia"/>
          <w:sz w:val="24"/>
          <w:szCs w:val="24"/>
        </w:rPr>
        <w:t>”</w:t>
      </w:r>
      <w:r w:rsidR="00961CC0" w:rsidRPr="001214C4">
        <w:rPr>
          <w:rFonts w:ascii="Times New Roman" w:eastAsia="宋体" w:hAnsi="宋体" w:hint="eastAsia"/>
          <w:sz w:val="24"/>
          <w:szCs w:val="24"/>
        </w:rPr>
        <w:t>内容包括：</w:t>
      </w:r>
      <w:r w:rsidR="004C79E7" w:rsidRPr="001214C4">
        <w:rPr>
          <w:rFonts w:ascii="Times New Roman" w:eastAsia="宋体" w:hAnsi="宋体" w:hint="eastAsia"/>
          <w:sz w:val="24"/>
          <w:szCs w:val="24"/>
        </w:rPr>
        <w:t>函数关系的建立、用函数观点求解方程</w:t>
      </w:r>
      <w:r w:rsidR="00BE0F0E" w:rsidRPr="001214C4">
        <w:rPr>
          <w:rFonts w:ascii="Times New Roman" w:eastAsia="宋体" w:hAnsi="宋体" w:hint="eastAsia"/>
          <w:sz w:val="24"/>
          <w:szCs w:val="24"/>
        </w:rPr>
        <w:t>与</w:t>
      </w:r>
      <w:r w:rsidR="004C79E7" w:rsidRPr="001214C4">
        <w:rPr>
          <w:rFonts w:ascii="Times New Roman" w:eastAsia="宋体" w:hAnsi="宋体" w:hint="eastAsia"/>
          <w:sz w:val="24"/>
          <w:szCs w:val="24"/>
        </w:rPr>
        <w:t>不等式、</w:t>
      </w:r>
      <w:r w:rsidR="00BE0F0E" w:rsidRPr="001214C4">
        <w:rPr>
          <w:rFonts w:ascii="Times New Roman" w:eastAsia="宋体" w:hAnsi="宋体" w:hint="eastAsia"/>
          <w:sz w:val="24"/>
          <w:szCs w:val="24"/>
        </w:rPr>
        <w:t>用</w:t>
      </w:r>
      <w:r w:rsidR="004C79E7" w:rsidRPr="001214C4">
        <w:rPr>
          <w:rFonts w:ascii="Times New Roman" w:eastAsia="宋体" w:hAnsi="宋体" w:hint="eastAsia"/>
          <w:sz w:val="24"/>
          <w:szCs w:val="24"/>
        </w:rPr>
        <w:t>二分法</w:t>
      </w:r>
      <w:r w:rsidR="00BE0F0E" w:rsidRPr="001214C4">
        <w:rPr>
          <w:rFonts w:ascii="Times New Roman" w:eastAsia="宋体" w:hAnsi="宋体" w:hint="eastAsia"/>
          <w:sz w:val="24"/>
          <w:szCs w:val="24"/>
        </w:rPr>
        <w:t>求函数的零点</w:t>
      </w:r>
      <w:r w:rsidR="00961CC0" w:rsidRPr="001214C4">
        <w:rPr>
          <w:rFonts w:ascii="Times New Roman" w:eastAsia="宋体" w:hAnsi="宋体" w:hint="eastAsia"/>
          <w:sz w:val="24"/>
          <w:szCs w:val="24"/>
        </w:rPr>
        <w:t>．</w:t>
      </w:r>
      <w:r w:rsidR="00961CC0" w:rsidRPr="001214C4">
        <w:rPr>
          <w:rFonts w:ascii="Times New Roman" w:eastAsia="宋体" w:hAnsi="Times New Roman" w:hint="eastAsia"/>
          <w:sz w:val="24"/>
          <w:szCs w:val="24"/>
        </w:rPr>
        <w:t>“</w:t>
      </w:r>
      <w:r w:rsidR="00961CC0" w:rsidRPr="001214C4">
        <w:rPr>
          <w:rFonts w:ascii="Times New Roman" w:eastAsia="宋体" w:hAnsi="宋体" w:hint="eastAsia"/>
          <w:sz w:val="24"/>
          <w:szCs w:val="24"/>
        </w:rPr>
        <w:t>反函数</w:t>
      </w:r>
      <w:r w:rsidR="00961CC0" w:rsidRPr="001214C4">
        <w:rPr>
          <w:rFonts w:ascii="Times New Roman" w:eastAsia="宋体" w:hAnsi="Times New Roman" w:hint="eastAsia"/>
          <w:sz w:val="24"/>
          <w:szCs w:val="24"/>
        </w:rPr>
        <w:t>”</w:t>
      </w:r>
      <w:r w:rsidR="00961CC0" w:rsidRPr="001214C4">
        <w:rPr>
          <w:rFonts w:ascii="Times New Roman" w:eastAsia="宋体" w:hAnsi="宋体" w:hint="eastAsia"/>
          <w:sz w:val="24"/>
          <w:szCs w:val="24"/>
        </w:rPr>
        <w:t>内容包括：</w:t>
      </w:r>
      <w:r w:rsidR="00BE0F0E" w:rsidRPr="001214C4">
        <w:rPr>
          <w:rFonts w:ascii="Times New Roman" w:eastAsia="宋体" w:hAnsi="宋体" w:hint="eastAsia"/>
          <w:sz w:val="24"/>
          <w:szCs w:val="24"/>
        </w:rPr>
        <w:t>反函数的概念</w:t>
      </w:r>
      <w:r w:rsidR="00393D85" w:rsidRPr="001214C4">
        <w:rPr>
          <w:rFonts w:ascii="Times New Roman" w:eastAsia="宋体" w:hAnsi="宋体" w:hint="eastAsia"/>
          <w:sz w:val="24"/>
          <w:szCs w:val="24"/>
        </w:rPr>
        <w:t>、反函数的图像</w:t>
      </w:r>
      <w:r w:rsidR="00961CC0" w:rsidRPr="001214C4">
        <w:rPr>
          <w:rFonts w:ascii="Times New Roman" w:eastAsia="宋体" w:hAnsi="宋体" w:hint="eastAsia"/>
          <w:sz w:val="24"/>
          <w:szCs w:val="24"/>
        </w:rPr>
        <w:t>．</w:t>
      </w:r>
      <w:r w:rsidR="00961CC0" w:rsidRPr="001214C4">
        <w:rPr>
          <w:rFonts w:ascii="Times New Roman" w:eastAsia="宋体" w:hAnsi="Times New Roman"/>
          <w:b/>
          <w:sz w:val="24"/>
          <w:szCs w:val="24"/>
        </w:rPr>
        <w:t xml:space="preserve"> </w:t>
      </w:r>
    </w:p>
    <w:p w:rsidR="00D424B6" w:rsidRPr="001214C4" w:rsidRDefault="005F2A8E" w:rsidP="00D424B6">
      <w:pPr>
        <w:snapToGrid w:val="0"/>
        <w:spacing w:line="312" w:lineRule="auto"/>
        <w:ind w:firstLineChars="200" w:firstLine="482"/>
        <w:rPr>
          <w:rFonts w:ascii="Times New Roman" w:eastAsia="宋体" w:hAnsi="宋体"/>
          <w:b/>
          <w:sz w:val="24"/>
          <w:szCs w:val="24"/>
        </w:rPr>
      </w:pPr>
      <w:r w:rsidRPr="001214C4">
        <w:rPr>
          <w:rFonts w:ascii="Times New Roman" w:eastAsia="宋体" w:hAnsi="Times New Roman"/>
          <w:b/>
          <w:sz w:val="24"/>
          <w:szCs w:val="24"/>
        </w:rPr>
        <w:t>2</w:t>
      </w:r>
      <w:r w:rsidR="004A0531" w:rsidRPr="001214C4">
        <w:rPr>
          <w:rFonts w:ascii="Times New Roman" w:eastAsia="宋体" w:hAnsi="Times New Roman"/>
          <w:b/>
          <w:sz w:val="24"/>
          <w:szCs w:val="24"/>
        </w:rPr>
        <w:t>．</w:t>
      </w:r>
      <w:r w:rsidRPr="001214C4">
        <w:rPr>
          <w:rFonts w:ascii="Times New Roman" w:eastAsia="宋体" w:hAnsi="宋体" w:hint="eastAsia"/>
          <w:b/>
          <w:sz w:val="24"/>
          <w:szCs w:val="24"/>
        </w:rPr>
        <w:t>教材内容解析</w:t>
      </w:r>
    </w:p>
    <w:p w:rsidR="006C00F0" w:rsidRPr="001214C4" w:rsidRDefault="006C00F0" w:rsidP="00D424B6">
      <w:pPr>
        <w:snapToGrid w:val="0"/>
        <w:spacing w:line="312" w:lineRule="auto"/>
        <w:ind w:firstLineChars="200" w:firstLine="480"/>
        <w:rPr>
          <w:rFonts w:ascii="Times New Roman" w:eastAsia="宋体" w:hAnsi="Times New Roman"/>
          <w:sz w:val="24"/>
          <w:szCs w:val="24"/>
        </w:rPr>
      </w:pPr>
      <w:r w:rsidRPr="001214C4">
        <w:rPr>
          <w:rFonts w:ascii="Times New Roman" w:eastAsia="宋体" w:hAnsi="宋体" w:hint="eastAsia"/>
          <w:sz w:val="24"/>
          <w:szCs w:val="24"/>
        </w:rPr>
        <w:t>函数是由初等数学走向高等数学的一个重要概念，函数概念的引入使数学工具可以对动态的对象进行定量的研究．在初中用变量之间的依赖关系描述函数，以及在几类具体函数的基础上，用集合语言和对应关系刻画函数，建立完整的、一般的函数概念，体会集合语言和对应关系在刻画函数概念中的作用．了解构成函数的要素，能求简单函数的定义域．在实际情境中，会根据不同的需要选择恰当的方法</w:t>
      </w:r>
      <w:r w:rsidR="004A0531" w:rsidRPr="001214C4">
        <w:rPr>
          <w:rFonts w:ascii="Times New Roman" w:eastAsia="宋体" w:hAnsi="Times New Roman"/>
          <w:sz w:val="24"/>
          <w:szCs w:val="24"/>
        </w:rPr>
        <w:t>（</w:t>
      </w:r>
      <w:r w:rsidRPr="001214C4">
        <w:rPr>
          <w:rFonts w:ascii="Times New Roman" w:eastAsia="宋体" w:hAnsi="宋体"/>
          <w:sz w:val="24"/>
          <w:szCs w:val="24"/>
        </w:rPr>
        <w:t>如图像法、列表法、解析法</w:t>
      </w:r>
      <w:r w:rsidR="004A0531" w:rsidRPr="001214C4">
        <w:rPr>
          <w:rFonts w:ascii="Times New Roman" w:eastAsia="宋体" w:hAnsi="Times New Roman"/>
          <w:sz w:val="24"/>
          <w:szCs w:val="24"/>
        </w:rPr>
        <w:t>）</w:t>
      </w:r>
      <w:r w:rsidRPr="001214C4">
        <w:rPr>
          <w:rFonts w:ascii="Times New Roman" w:eastAsia="宋体" w:hAnsi="宋体"/>
          <w:sz w:val="24"/>
          <w:szCs w:val="24"/>
        </w:rPr>
        <w:t>表示函数，体会函数图像的作用．通过具体实例，了解函数的分段表示法，并能简单应用．</w:t>
      </w:r>
    </w:p>
    <w:p w:rsidR="006C00F0" w:rsidRPr="001214C4" w:rsidRDefault="006C00F0" w:rsidP="006C00F0">
      <w:pPr>
        <w:snapToGrid w:val="0"/>
        <w:spacing w:line="312" w:lineRule="auto"/>
        <w:ind w:firstLineChars="200" w:firstLine="480"/>
        <w:rPr>
          <w:rFonts w:ascii="Times New Roman" w:eastAsia="宋体" w:hAnsi="Times New Roman"/>
          <w:sz w:val="24"/>
          <w:szCs w:val="24"/>
        </w:rPr>
      </w:pPr>
      <w:r w:rsidRPr="001214C4">
        <w:rPr>
          <w:rFonts w:ascii="Times New Roman" w:eastAsia="宋体" w:hAnsi="宋体" w:hint="eastAsia"/>
          <w:sz w:val="24"/>
          <w:szCs w:val="24"/>
        </w:rPr>
        <w:t>函数的基本性质是</w:t>
      </w:r>
      <w:r w:rsidR="00B52F47" w:rsidRPr="001214C4">
        <w:rPr>
          <w:rFonts w:ascii="Times New Roman" w:eastAsia="宋体" w:hAnsi="宋体" w:hint="eastAsia"/>
          <w:sz w:val="24"/>
          <w:szCs w:val="24"/>
        </w:rPr>
        <w:t>对</w:t>
      </w:r>
      <w:r w:rsidRPr="001214C4">
        <w:rPr>
          <w:rFonts w:ascii="Times New Roman" w:eastAsia="宋体" w:hAnsi="宋体" w:hint="eastAsia"/>
          <w:sz w:val="24"/>
          <w:szCs w:val="24"/>
        </w:rPr>
        <w:t>函数的特性的抽象．借助函数</w:t>
      </w:r>
      <w:r w:rsidR="00B52F47" w:rsidRPr="001214C4">
        <w:rPr>
          <w:rFonts w:ascii="Times New Roman" w:eastAsia="宋体" w:hAnsi="宋体" w:hint="eastAsia"/>
          <w:sz w:val="24"/>
          <w:szCs w:val="24"/>
        </w:rPr>
        <w:t>的</w:t>
      </w:r>
      <w:r w:rsidRPr="001214C4">
        <w:rPr>
          <w:rFonts w:ascii="Times New Roman" w:eastAsia="宋体" w:hAnsi="宋体" w:hint="eastAsia"/>
          <w:sz w:val="24"/>
          <w:szCs w:val="24"/>
        </w:rPr>
        <w:t>图像，理解函数的奇偶性、单调性、最大值与最小值概念和几何意义．会用符号语言表达函数的奇偶性、单调性、最大值与最小值，理解它们的作用和实际意义．</w:t>
      </w:r>
      <w:r w:rsidRPr="001214C4">
        <w:rPr>
          <w:rFonts w:ascii="Times New Roman" w:eastAsia="宋体" w:hAnsi="Times New Roman" w:hint="eastAsia"/>
          <w:sz w:val="24"/>
          <w:szCs w:val="24"/>
        </w:rPr>
        <w:t xml:space="preserve"> </w:t>
      </w:r>
    </w:p>
    <w:p w:rsidR="006C00F0" w:rsidRPr="001214C4" w:rsidRDefault="006C00F0" w:rsidP="006C00F0">
      <w:pPr>
        <w:snapToGrid w:val="0"/>
        <w:spacing w:line="312" w:lineRule="auto"/>
        <w:ind w:firstLineChars="200" w:firstLine="480"/>
        <w:rPr>
          <w:rFonts w:ascii="Times New Roman" w:eastAsia="宋体" w:hAnsi="Times New Roman"/>
          <w:sz w:val="24"/>
          <w:szCs w:val="24"/>
        </w:rPr>
      </w:pPr>
      <w:r w:rsidRPr="001214C4">
        <w:rPr>
          <w:rFonts w:ascii="Times New Roman" w:eastAsia="宋体" w:hAnsi="宋体" w:hint="eastAsia"/>
          <w:sz w:val="24"/>
          <w:szCs w:val="24"/>
        </w:rPr>
        <w:t>函数的应用包含</w:t>
      </w:r>
      <w:r w:rsidRPr="001214C4">
        <w:rPr>
          <w:rFonts w:ascii="Times New Roman" w:eastAsia="宋体" w:hAnsi="宋体"/>
          <w:sz w:val="24"/>
          <w:szCs w:val="24"/>
        </w:rPr>
        <w:t>函数在生产、生活中的应用</w:t>
      </w:r>
      <w:r w:rsidRPr="001214C4">
        <w:rPr>
          <w:rFonts w:ascii="Times New Roman" w:eastAsia="宋体" w:hAnsi="宋体" w:hint="eastAsia"/>
          <w:sz w:val="24"/>
          <w:szCs w:val="24"/>
        </w:rPr>
        <w:t>和函数在数学研究中的应用．理解函数模型是描述客观世界中变量关系和规律的重要数学语言和工具．在实际情境中，会选择合适的函数模型刻画现实问题的变化规律．借助函数图像，了解不等式与相应函数、方程的联系．掌握利用函数的单调性、零点等性质求解不等式以及判断方程是否有解的方法．结合具体的连续函数及其图像的特点，了解函数零点存在定理．探索用二分法求方程近似解的思路，并会画程序框图，能</w:t>
      </w:r>
      <w:r w:rsidR="008D4427" w:rsidRPr="001214C4">
        <w:rPr>
          <w:rFonts w:ascii="Times New Roman" w:eastAsia="宋体" w:hAnsi="宋体" w:hint="eastAsia"/>
          <w:sz w:val="24"/>
          <w:szCs w:val="24"/>
        </w:rPr>
        <w:t>借</w:t>
      </w:r>
      <w:r w:rsidRPr="001214C4">
        <w:rPr>
          <w:rFonts w:ascii="Times New Roman" w:eastAsia="宋体" w:hAnsi="宋体" w:hint="eastAsia"/>
          <w:sz w:val="24"/>
          <w:szCs w:val="24"/>
        </w:rPr>
        <w:t>助计算工具用二分法求方程近似解，了解用二分法求方程近似解具有一般性．</w:t>
      </w:r>
    </w:p>
    <w:p w:rsidR="006C00F0" w:rsidRPr="001214C4" w:rsidRDefault="006C00F0" w:rsidP="006C00F0">
      <w:pPr>
        <w:snapToGrid w:val="0"/>
        <w:spacing w:line="312" w:lineRule="auto"/>
        <w:ind w:firstLineChars="200" w:firstLine="480"/>
        <w:rPr>
          <w:rFonts w:ascii="Times New Roman" w:eastAsia="宋体" w:hAnsi="Times New Roman"/>
          <w:sz w:val="24"/>
          <w:szCs w:val="24"/>
        </w:rPr>
      </w:pPr>
      <w:r w:rsidRPr="001214C4">
        <w:rPr>
          <w:rFonts w:ascii="Times New Roman" w:eastAsia="宋体" w:hAnsi="宋体" w:hint="eastAsia"/>
          <w:sz w:val="24"/>
          <w:szCs w:val="24"/>
        </w:rPr>
        <w:t>反函数是构造新的函数的重要方式</w:t>
      </w:r>
      <w:r w:rsidR="008D4427" w:rsidRPr="001214C4">
        <w:rPr>
          <w:rFonts w:ascii="Times New Roman" w:eastAsia="宋体" w:hAnsi="宋体" w:hint="eastAsia"/>
          <w:sz w:val="24"/>
          <w:szCs w:val="24"/>
        </w:rPr>
        <w:t>，</w:t>
      </w:r>
      <w:r w:rsidRPr="001214C4">
        <w:rPr>
          <w:rFonts w:ascii="Times New Roman" w:eastAsia="宋体" w:hAnsi="宋体" w:hint="eastAsia"/>
          <w:sz w:val="24"/>
          <w:szCs w:val="24"/>
        </w:rPr>
        <w:t>在很多数学以及实际生活的应用中都涉及反函数．理解反函数的概念，会在较简单的情形下求反函数，知道函数与其反函数的图像之间的对称关系，并理解形成这种关系的原因．</w:t>
      </w:r>
    </w:p>
    <w:p w:rsidR="006C00F0" w:rsidRPr="001214C4" w:rsidRDefault="006C00F0" w:rsidP="006C00F0">
      <w:pPr>
        <w:snapToGrid w:val="0"/>
        <w:spacing w:line="312" w:lineRule="auto"/>
        <w:ind w:firstLineChars="200" w:firstLine="480"/>
        <w:rPr>
          <w:rFonts w:ascii="Times New Roman" w:eastAsia="宋体" w:hAnsi="Times New Roman"/>
          <w:sz w:val="24"/>
          <w:szCs w:val="24"/>
        </w:rPr>
      </w:pPr>
      <w:r w:rsidRPr="001214C4">
        <w:rPr>
          <w:rFonts w:ascii="Times New Roman" w:eastAsia="宋体" w:hAnsi="宋体" w:hint="eastAsia"/>
          <w:sz w:val="24"/>
          <w:szCs w:val="24"/>
        </w:rPr>
        <w:t>本章在学习一些具体函数的基础上，归纳出一般函数的概念，讨论函数的基本性质，并在第七章又重新回到对三角函数这一具体函数的学习，这一</w:t>
      </w:r>
      <w:r w:rsidRPr="001214C4">
        <w:rPr>
          <w:rFonts w:ascii="Times New Roman" w:eastAsia="宋体" w:hAnsi="Times New Roman" w:hint="eastAsia"/>
          <w:sz w:val="24"/>
          <w:szCs w:val="24"/>
        </w:rPr>
        <w:t>“</w:t>
      </w:r>
      <w:r w:rsidRPr="001214C4">
        <w:rPr>
          <w:rFonts w:ascii="Times New Roman" w:eastAsia="宋体" w:hAnsi="宋体" w:hint="eastAsia"/>
          <w:sz w:val="24"/>
          <w:szCs w:val="24"/>
        </w:rPr>
        <w:t>从具体到抽象，再回到具体</w:t>
      </w:r>
      <w:r w:rsidRPr="001214C4">
        <w:rPr>
          <w:rFonts w:ascii="Times New Roman" w:eastAsia="宋体" w:hAnsi="Times New Roman" w:hint="eastAsia"/>
          <w:sz w:val="24"/>
          <w:szCs w:val="24"/>
        </w:rPr>
        <w:t>”</w:t>
      </w:r>
      <w:r w:rsidRPr="001214C4">
        <w:rPr>
          <w:rFonts w:ascii="Times New Roman" w:eastAsia="宋体" w:hAnsi="宋体" w:hint="eastAsia"/>
          <w:sz w:val="24"/>
          <w:szCs w:val="24"/>
        </w:rPr>
        <w:t>的过程，符合学生的认知规律．高中阶段所学习的函数概念是初中阶段所学的函数概念的继承与精确化，与历史上函数概念的发展过程类</w:t>
      </w:r>
      <w:r w:rsidRPr="001214C4">
        <w:rPr>
          <w:rFonts w:ascii="Times New Roman" w:eastAsia="宋体" w:hAnsi="宋体" w:hint="eastAsia"/>
          <w:sz w:val="24"/>
          <w:szCs w:val="24"/>
        </w:rPr>
        <w:lastRenderedPageBreak/>
        <w:t>似</w:t>
      </w:r>
      <w:r w:rsidRPr="001214C4">
        <w:rPr>
          <w:rFonts w:ascii="Times New Roman" w:eastAsia="宋体" w:hAnsi="宋体"/>
          <w:sz w:val="24"/>
          <w:szCs w:val="24"/>
        </w:rPr>
        <w:t>．</w:t>
      </w:r>
      <w:r w:rsidRPr="001214C4">
        <w:rPr>
          <w:rFonts w:ascii="Times New Roman" w:eastAsia="宋体" w:hAnsi="宋体" w:hint="eastAsia"/>
          <w:sz w:val="24"/>
          <w:szCs w:val="24"/>
        </w:rPr>
        <w:t>本章所采用的函数概念摆脱了</w:t>
      </w:r>
      <w:r w:rsidRPr="001214C4">
        <w:rPr>
          <w:rFonts w:ascii="Times New Roman" w:eastAsia="宋体" w:hAnsi="Times New Roman" w:hint="eastAsia"/>
          <w:sz w:val="24"/>
          <w:szCs w:val="24"/>
        </w:rPr>
        <w:t>“</w:t>
      </w:r>
      <w:r w:rsidRPr="001214C4">
        <w:rPr>
          <w:rFonts w:ascii="Times New Roman" w:eastAsia="宋体" w:hAnsi="宋体" w:hint="eastAsia"/>
          <w:sz w:val="24"/>
          <w:szCs w:val="24"/>
        </w:rPr>
        <w:t>函数由曲线或由表达式来描述</w:t>
      </w:r>
      <w:r w:rsidRPr="001214C4">
        <w:rPr>
          <w:rFonts w:ascii="Times New Roman" w:eastAsia="宋体" w:hAnsi="Times New Roman" w:hint="eastAsia"/>
          <w:sz w:val="24"/>
          <w:szCs w:val="24"/>
        </w:rPr>
        <w:t>”</w:t>
      </w:r>
      <w:r w:rsidRPr="001214C4">
        <w:rPr>
          <w:rFonts w:ascii="Times New Roman" w:eastAsia="宋体" w:hAnsi="宋体" w:hint="eastAsia"/>
          <w:sz w:val="24"/>
          <w:szCs w:val="24"/>
        </w:rPr>
        <w:t>的原始定义，较为准确地将函数描述为非空实数集合到实数集合的满足某些特性的对应关系．有了函数的概念，在考察许多其他数学对象</w:t>
      </w:r>
      <w:r w:rsidR="004A0531" w:rsidRPr="001214C4">
        <w:rPr>
          <w:rFonts w:ascii="Times New Roman" w:eastAsia="宋体" w:hAnsi="Times New Roman"/>
          <w:sz w:val="24"/>
          <w:szCs w:val="24"/>
        </w:rPr>
        <w:t>（</w:t>
      </w:r>
      <w:r w:rsidRPr="001214C4">
        <w:rPr>
          <w:rFonts w:ascii="Times New Roman" w:eastAsia="宋体" w:hAnsi="宋体"/>
          <w:sz w:val="24"/>
          <w:szCs w:val="24"/>
        </w:rPr>
        <w:t>如方程、不等式</w:t>
      </w:r>
      <w:r w:rsidR="004A0531" w:rsidRPr="001214C4">
        <w:rPr>
          <w:rFonts w:ascii="Times New Roman" w:eastAsia="宋体" w:hAnsi="Times New Roman"/>
          <w:sz w:val="24"/>
          <w:szCs w:val="24"/>
        </w:rPr>
        <w:t>）</w:t>
      </w:r>
      <w:r w:rsidRPr="001214C4">
        <w:rPr>
          <w:rFonts w:ascii="Times New Roman" w:eastAsia="宋体" w:hAnsi="宋体"/>
          <w:sz w:val="24"/>
          <w:szCs w:val="24"/>
        </w:rPr>
        <w:t>的时候，就有了一种新的、利用函数图像这一工具的视角．</w:t>
      </w:r>
      <w:r w:rsidRPr="001214C4">
        <w:rPr>
          <w:rFonts w:ascii="Times New Roman" w:eastAsia="宋体" w:hAnsi="Times New Roman" w:hint="eastAsia"/>
          <w:sz w:val="24"/>
          <w:szCs w:val="24"/>
        </w:rPr>
        <w:t xml:space="preserve"> </w:t>
      </w:r>
    </w:p>
    <w:p w:rsidR="00B75DFD" w:rsidRPr="001214C4" w:rsidRDefault="006C00F0" w:rsidP="00DF6125">
      <w:pPr>
        <w:snapToGrid w:val="0"/>
        <w:spacing w:line="312" w:lineRule="auto"/>
        <w:ind w:firstLineChars="200" w:firstLine="480"/>
        <w:rPr>
          <w:rFonts w:ascii="Times New Roman" w:eastAsia="宋体" w:hAnsi="Times New Roman"/>
          <w:sz w:val="24"/>
          <w:szCs w:val="24"/>
        </w:rPr>
      </w:pPr>
      <w:r w:rsidRPr="001214C4">
        <w:rPr>
          <w:rFonts w:ascii="Times New Roman" w:eastAsia="宋体" w:hAnsi="宋体" w:hint="eastAsia"/>
          <w:sz w:val="24"/>
          <w:szCs w:val="24"/>
        </w:rPr>
        <w:t>通过本章的学习，帮助学生能够从两个变量之间的依赖关系、实数集合之间的对应关系、函数图像的几何直观、函数的符号表达等多个角度理解函数的意义与数学表达</w:t>
      </w:r>
      <w:r w:rsidR="0047556A" w:rsidRPr="001214C4">
        <w:rPr>
          <w:rFonts w:ascii="Times New Roman" w:eastAsia="宋体" w:hAnsi="宋体" w:hint="eastAsia"/>
          <w:sz w:val="24"/>
          <w:szCs w:val="24"/>
        </w:rPr>
        <w:t>；</w:t>
      </w:r>
      <w:r w:rsidRPr="001214C4">
        <w:rPr>
          <w:rFonts w:ascii="Times New Roman" w:eastAsia="宋体" w:hAnsi="宋体" w:hint="eastAsia"/>
          <w:sz w:val="24"/>
          <w:szCs w:val="24"/>
        </w:rPr>
        <w:t>在掌握一些基本函数类的性质的基础上，能够理解一般函数的奇偶性、单调性、最大</w:t>
      </w:r>
      <w:r w:rsidR="004A0531" w:rsidRPr="001214C4">
        <w:rPr>
          <w:rFonts w:ascii="Times New Roman" w:eastAsia="宋体" w:hAnsi="Times New Roman"/>
          <w:sz w:val="24"/>
          <w:szCs w:val="24"/>
        </w:rPr>
        <w:t>（</w:t>
      </w:r>
      <w:r w:rsidRPr="001214C4">
        <w:rPr>
          <w:rFonts w:ascii="Times New Roman" w:eastAsia="宋体" w:hAnsi="宋体"/>
          <w:sz w:val="24"/>
          <w:szCs w:val="24"/>
        </w:rPr>
        <w:t>小</w:t>
      </w:r>
      <w:r w:rsidR="004A0531" w:rsidRPr="001214C4">
        <w:rPr>
          <w:rFonts w:ascii="Times New Roman" w:eastAsia="宋体" w:hAnsi="Times New Roman"/>
          <w:sz w:val="24"/>
          <w:szCs w:val="24"/>
        </w:rPr>
        <w:t>）</w:t>
      </w:r>
      <w:r w:rsidR="00DF6125" w:rsidRPr="001214C4">
        <w:rPr>
          <w:rFonts w:ascii="Times New Roman" w:eastAsia="宋体" w:hAnsi="宋体"/>
          <w:sz w:val="24"/>
          <w:szCs w:val="24"/>
        </w:rPr>
        <w:t>值</w:t>
      </w:r>
      <w:r w:rsidRPr="001214C4">
        <w:rPr>
          <w:rFonts w:ascii="Times New Roman" w:eastAsia="宋体" w:hAnsi="宋体"/>
          <w:sz w:val="24"/>
          <w:szCs w:val="24"/>
        </w:rPr>
        <w:t>；在一些现实情境与数学情境中，能够建立适当的函数模型，或数形结合地进行分析并解决问题．本单元重点提升数学抽象、</w:t>
      </w:r>
      <w:r w:rsidR="009A4F28" w:rsidRPr="001214C4">
        <w:rPr>
          <w:rFonts w:ascii="Times New Roman" w:eastAsia="宋体" w:hAnsi="宋体"/>
          <w:sz w:val="24"/>
          <w:szCs w:val="24"/>
        </w:rPr>
        <w:t>逻辑推理、直观想象、</w:t>
      </w:r>
      <w:r w:rsidRPr="001214C4">
        <w:rPr>
          <w:rFonts w:ascii="Times New Roman" w:eastAsia="宋体" w:hAnsi="宋体"/>
          <w:sz w:val="24"/>
          <w:szCs w:val="24"/>
        </w:rPr>
        <w:t>数学运算和数学建模素养．</w:t>
      </w:r>
    </w:p>
    <w:p w:rsidR="00D424B6" w:rsidRPr="001214C4" w:rsidRDefault="005F2A8E" w:rsidP="00D424B6">
      <w:pPr>
        <w:snapToGrid w:val="0"/>
        <w:spacing w:line="312" w:lineRule="auto"/>
        <w:ind w:firstLineChars="200" w:firstLine="482"/>
        <w:jc w:val="left"/>
        <w:rPr>
          <w:rFonts w:ascii="Times New Roman" w:eastAsia="宋体" w:hAnsi="宋体"/>
          <w:b/>
          <w:sz w:val="24"/>
          <w:szCs w:val="24"/>
        </w:rPr>
      </w:pPr>
      <w:r w:rsidRPr="001214C4">
        <w:rPr>
          <w:rFonts w:ascii="Times New Roman" w:eastAsia="宋体" w:hAnsi="Times New Roman" w:hint="eastAsia"/>
          <w:b/>
          <w:sz w:val="24"/>
          <w:szCs w:val="24"/>
        </w:rPr>
        <w:t>3</w:t>
      </w:r>
      <w:r w:rsidR="004A0531" w:rsidRPr="001214C4">
        <w:rPr>
          <w:rFonts w:ascii="Times New Roman" w:eastAsia="宋体" w:hAnsi="Times New Roman"/>
          <w:b/>
          <w:sz w:val="24"/>
          <w:szCs w:val="24"/>
        </w:rPr>
        <w:t>．</w:t>
      </w:r>
      <w:r w:rsidRPr="001214C4">
        <w:rPr>
          <w:rFonts w:ascii="Times New Roman" w:eastAsia="宋体" w:hAnsi="宋体" w:hint="eastAsia"/>
          <w:b/>
          <w:sz w:val="24"/>
          <w:szCs w:val="24"/>
        </w:rPr>
        <w:t>教材内容结构图</w:t>
      </w:r>
    </w:p>
    <w:p w:rsidR="009702D6" w:rsidRPr="001214C4" w:rsidRDefault="00A04DA0" w:rsidP="009B65F4">
      <w:pPr>
        <w:adjustRightInd w:val="0"/>
        <w:snapToGrid w:val="0"/>
        <w:spacing w:line="312" w:lineRule="auto"/>
        <w:jc w:val="center"/>
        <w:rPr>
          <w:rFonts w:ascii="Times New Roman" w:eastAsia="宋体" w:hAnsi="Times New Roman"/>
          <w:b/>
          <w:sz w:val="24"/>
          <w:szCs w:val="24"/>
        </w:rPr>
      </w:pPr>
      <w:r w:rsidRPr="001214C4">
        <w:rPr>
          <w:rFonts w:ascii="Times New Roman" w:eastAsia="宋体" w:hAnsi="Times New Roman"/>
          <w:b/>
          <w:noProof/>
          <w:sz w:val="24"/>
          <w:szCs w:val="24"/>
        </w:rPr>
        <w:drawing>
          <wp:inline distT="0" distB="0" distL="0" distR="0">
            <wp:extent cx="4726800" cy="3517200"/>
            <wp:effectExtent l="1905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726800" cy="3517200"/>
                    </a:xfrm>
                    <a:prstGeom prst="rect">
                      <a:avLst/>
                    </a:prstGeom>
                    <a:noFill/>
                  </pic:spPr>
                </pic:pic>
              </a:graphicData>
            </a:graphic>
          </wp:inline>
        </w:drawing>
      </w:r>
    </w:p>
    <w:p w:rsidR="00D424B6" w:rsidRPr="001214C4" w:rsidRDefault="005F2A8E" w:rsidP="00D424B6">
      <w:pPr>
        <w:snapToGrid w:val="0"/>
        <w:spacing w:line="312" w:lineRule="auto"/>
        <w:ind w:firstLineChars="200" w:firstLine="482"/>
        <w:rPr>
          <w:rFonts w:ascii="Times New Roman" w:eastAsia="宋体" w:hAnsi="宋体"/>
          <w:b/>
          <w:sz w:val="24"/>
          <w:szCs w:val="24"/>
        </w:rPr>
      </w:pPr>
      <w:r w:rsidRPr="001214C4">
        <w:rPr>
          <w:rFonts w:ascii="Times New Roman" w:eastAsia="宋体" w:hAnsi="Times New Roman"/>
          <w:b/>
          <w:sz w:val="24"/>
          <w:szCs w:val="24"/>
        </w:rPr>
        <w:t>4</w:t>
      </w:r>
      <w:r w:rsidR="004A0531" w:rsidRPr="001214C4">
        <w:rPr>
          <w:rFonts w:ascii="Times New Roman" w:eastAsia="宋体" w:hAnsi="Times New Roman"/>
          <w:b/>
          <w:sz w:val="24"/>
          <w:szCs w:val="24"/>
        </w:rPr>
        <w:t>．</w:t>
      </w:r>
      <w:r w:rsidRPr="001214C4">
        <w:rPr>
          <w:rFonts w:ascii="Times New Roman" w:eastAsia="宋体" w:hAnsi="宋体" w:hint="eastAsia"/>
          <w:b/>
          <w:sz w:val="24"/>
          <w:szCs w:val="24"/>
        </w:rPr>
        <w:t>教学建议</w:t>
      </w:r>
    </w:p>
    <w:p w:rsidR="00AD5A67" w:rsidRPr="001214C4" w:rsidRDefault="00515E96" w:rsidP="00D424B6">
      <w:pPr>
        <w:snapToGrid w:val="0"/>
        <w:spacing w:line="312" w:lineRule="auto"/>
        <w:ind w:firstLineChars="200" w:firstLine="480"/>
        <w:rPr>
          <w:rFonts w:ascii="Times New Roman" w:eastAsia="宋体" w:hAnsi="Times New Roman" w:cs="FZSSK-GBK1-020001283-Identity-H"/>
          <w:kern w:val="0"/>
          <w:sz w:val="24"/>
          <w:szCs w:val="24"/>
        </w:rPr>
      </w:pPr>
      <w:r w:rsidRPr="001214C4">
        <w:rPr>
          <w:rFonts w:ascii="Times New Roman" w:eastAsia="宋体" w:hAnsi="宋体" w:cs="FZSSK-GBK1-020001283-Identity-H" w:hint="eastAsia"/>
          <w:kern w:val="0"/>
          <w:sz w:val="24"/>
          <w:szCs w:val="24"/>
        </w:rPr>
        <w:t>在</w:t>
      </w:r>
      <w:r w:rsidRPr="001214C4">
        <w:rPr>
          <w:rFonts w:ascii="Times New Roman" w:eastAsia="宋体" w:hAnsi="Times New Roman" w:cs="FZSSK-GBK1-020001283-Identity-H" w:hint="eastAsia"/>
          <w:kern w:val="0"/>
          <w:sz w:val="24"/>
          <w:szCs w:val="24"/>
        </w:rPr>
        <w:t>“</w:t>
      </w:r>
      <w:r w:rsidRPr="001214C4">
        <w:rPr>
          <w:rFonts w:ascii="Times New Roman" w:eastAsia="宋体" w:hAnsi="宋体" w:cs="FZSSK-GBK1-020001283-Identity-H" w:hint="eastAsia"/>
          <w:kern w:val="0"/>
          <w:sz w:val="24"/>
          <w:szCs w:val="24"/>
        </w:rPr>
        <w:t>函数</w:t>
      </w:r>
      <w:r w:rsidRPr="001214C4">
        <w:rPr>
          <w:rFonts w:ascii="Times New Roman" w:eastAsia="宋体" w:hAnsi="Times New Roman" w:cs="FZSSK-GBK1-020001283-Identity-H" w:hint="eastAsia"/>
          <w:kern w:val="0"/>
          <w:sz w:val="24"/>
          <w:szCs w:val="24"/>
        </w:rPr>
        <w:t>”</w:t>
      </w:r>
      <w:r w:rsidRPr="001214C4">
        <w:rPr>
          <w:rFonts w:ascii="Times New Roman" w:eastAsia="宋体" w:hAnsi="宋体" w:cs="FZSSK-GBK1-020001283-Identity-H" w:hint="eastAsia"/>
          <w:kern w:val="0"/>
          <w:sz w:val="24"/>
          <w:szCs w:val="24"/>
        </w:rPr>
        <w:t>单元的教学中，教师应把本单元的内容视为一个整体，从具体的函数出发，引导学生从变量之间的依赖关系、实数集合之间的对应关系、函数图像的几何直观等角度整体认识函数概念</w:t>
      </w:r>
      <w:r w:rsidRPr="001214C4">
        <w:rPr>
          <w:rFonts w:ascii="Times New Roman" w:eastAsia="宋体" w:hAnsi="宋体"/>
          <w:sz w:val="24"/>
          <w:szCs w:val="24"/>
        </w:rPr>
        <w:t>．</w:t>
      </w:r>
      <w:r w:rsidRPr="001214C4">
        <w:rPr>
          <w:rFonts w:ascii="Times New Roman" w:eastAsia="宋体" w:hAnsi="宋体" w:cs="FZSSK-GBK1-020001283-Identity-H" w:hint="eastAsia"/>
          <w:kern w:val="0"/>
          <w:sz w:val="24"/>
          <w:szCs w:val="24"/>
        </w:rPr>
        <w:t>在必修课程</w:t>
      </w:r>
      <w:r w:rsidRPr="001214C4">
        <w:rPr>
          <w:rFonts w:ascii="Times New Roman" w:eastAsia="宋体" w:hAnsi="Times New Roman" w:cs="FZSSK-GBK1-020001283-Identity-H" w:hint="eastAsia"/>
          <w:kern w:val="0"/>
          <w:sz w:val="24"/>
          <w:szCs w:val="24"/>
        </w:rPr>
        <w:t>“</w:t>
      </w:r>
      <w:r w:rsidRPr="001214C4">
        <w:rPr>
          <w:rFonts w:ascii="Times New Roman" w:eastAsia="宋体" w:hAnsi="宋体" w:cs="FZSSK-GBK1-020001283-Identity-H" w:hint="eastAsia"/>
          <w:kern w:val="0"/>
          <w:sz w:val="24"/>
          <w:szCs w:val="24"/>
        </w:rPr>
        <w:t>函数</w:t>
      </w:r>
      <w:r w:rsidRPr="001214C4">
        <w:rPr>
          <w:rFonts w:ascii="Times New Roman" w:eastAsia="宋体" w:hAnsi="Times New Roman" w:cs="FZSSK-GBK1-020001283-Identity-H" w:hint="eastAsia"/>
          <w:kern w:val="0"/>
          <w:sz w:val="24"/>
          <w:szCs w:val="24"/>
        </w:rPr>
        <w:t>”</w:t>
      </w:r>
      <w:r w:rsidRPr="001214C4">
        <w:rPr>
          <w:rFonts w:ascii="Times New Roman" w:eastAsia="宋体" w:hAnsi="宋体" w:cs="FZSSK-GBK1-020001283-Identity-H" w:hint="eastAsia"/>
          <w:kern w:val="0"/>
          <w:sz w:val="24"/>
          <w:szCs w:val="24"/>
        </w:rPr>
        <w:t>相关章节的学习中，通过梳理函数的单调性、周期性、奇偶性、最大</w:t>
      </w:r>
      <w:r w:rsidR="004A0531" w:rsidRPr="001214C4">
        <w:rPr>
          <w:rFonts w:ascii="Times New Roman" w:eastAsia="宋体" w:hAnsi="Times New Roman" w:cs="FzBookMaker2DlFont20536875779"/>
          <w:kern w:val="0"/>
          <w:sz w:val="24"/>
          <w:szCs w:val="24"/>
        </w:rPr>
        <w:t>（</w:t>
      </w:r>
      <w:r w:rsidRPr="001214C4">
        <w:rPr>
          <w:rFonts w:ascii="Times New Roman" w:eastAsia="宋体" w:hAnsi="宋体" w:cs="FZSSK-GBK1-020001283-Identity-H" w:hint="eastAsia"/>
          <w:kern w:val="0"/>
          <w:sz w:val="24"/>
          <w:szCs w:val="24"/>
        </w:rPr>
        <w:t>小</w:t>
      </w:r>
      <w:r w:rsidR="004A0531" w:rsidRPr="001214C4">
        <w:rPr>
          <w:rFonts w:ascii="Times New Roman" w:eastAsia="宋体" w:hAnsi="Times New Roman" w:cs="FzBookMaker2DlFont20536875779"/>
          <w:kern w:val="0"/>
          <w:sz w:val="24"/>
          <w:szCs w:val="24"/>
        </w:rPr>
        <w:t>）</w:t>
      </w:r>
      <w:r w:rsidRPr="001214C4">
        <w:rPr>
          <w:rFonts w:ascii="Times New Roman" w:eastAsia="宋体" w:hAnsi="宋体" w:cs="FZSSK-GBK1-020001283-Identity-H" w:hint="eastAsia"/>
          <w:kern w:val="0"/>
          <w:sz w:val="24"/>
          <w:szCs w:val="24"/>
        </w:rPr>
        <w:t>值等，认识函数的性质；经历运用函数解决实际问题的全过程</w:t>
      </w:r>
      <w:r w:rsidRPr="001214C4">
        <w:rPr>
          <w:rFonts w:ascii="Times New Roman" w:eastAsia="宋体" w:hAnsi="宋体"/>
          <w:sz w:val="24"/>
          <w:szCs w:val="24"/>
        </w:rPr>
        <w:t>．</w:t>
      </w:r>
      <w:r w:rsidRPr="001214C4">
        <w:rPr>
          <w:rFonts w:ascii="Times New Roman" w:eastAsia="宋体" w:hAnsi="宋体" w:cs="FZSSK-GBK1-020001283-Identity-H" w:hint="eastAsia"/>
          <w:kern w:val="0"/>
          <w:sz w:val="24"/>
          <w:szCs w:val="24"/>
        </w:rPr>
        <w:t>鼓励学生运用信息技术学习、探索和解决问题</w:t>
      </w:r>
      <w:r w:rsidRPr="001214C4">
        <w:rPr>
          <w:rFonts w:ascii="Times New Roman" w:eastAsia="宋体" w:hAnsi="宋体"/>
          <w:sz w:val="24"/>
          <w:szCs w:val="24"/>
        </w:rPr>
        <w:t>．</w:t>
      </w:r>
      <w:r w:rsidRPr="001214C4">
        <w:rPr>
          <w:rFonts w:ascii="Times New Roman" w:eastAsia="宋体" w:hAnsi="宋体" w:cs="FZSSK-GBK1-020001283-Identity-H" w:hint="eastAsia"/>
          <w:kern w:val="0"/>
          <w:sz w:val="24"/>
          <w:szCs w:val="24"/>
        </w:rPr>
        <w:t>例如，用计算器或计算机绘制出具体的幂函数、指数函数、对数函数的图像</w:t>
      </w:r>
      <w:r w:rsidRPr="001214C4">
        <w:rPr>
          <w:rFonts w:ascii="Times New Roman" w:eastAsia="宋体" w:hAnsi="宋体" w:hint="eastAsia"/>
          <w:sz w:val="24"/>
          <w:szCs w:val="24"/>
        </w:rPr>
        <w:t>，</w:t>
      </w:r>
      <w:r w:rsidRPr="001214C4">
        <w:rPr>
          <w:rFonts w:ascii="Times New Roman" w:eastAsia="宋体" w:hAnsi="宋体" w:cs="FZSSK-GBK1-020001283-Identity-H" w:hint="eastAsia"/>
          <w:kern w:val="0"/>
          <w:sz w:val="24"/>
          <w:szCs w:val="24"/>
        </w:rPr>
        <w:t>探索、比较它们的变化规律，研究它们的性质，求方程的近似解等</w:t>
      </w:r>
      <w:r w:rsidRPr="001214C4">
        <w:rPr>
          <w:rFonts w:ascii="Times New Roman" w:eastAsia="宋体" w:hAnsi="宋体"/>
          <w:sz w:val="24"/>
          <w:szCs w:val="24"/>
        </w:rPr>
        <w:t>．</w:t>
      </w:r>
      <w:r w:rsidR="00DF6125" w:rsidRPr="001214C4">
        <w:rPr>
          <w:rFonts w:ascii="Times New Roman" w:eastAsia="宋体" w:hAnsi="Times New Roman" w:cs="FZSSK-GBK1-020001283-Identity-H"/>
          <w:kern w:val="0"/>
          <w:sz w:val="24"/>
          <w:szCs w:val="24"/>
        </w:rPr>
        <w:t xml:space="preserve"> </w:t>
      </w:r>
    </w:p>
    <w:p w:rsidR="005B1BE7" w:rsidRPr="001214C4" w:rsidRDefault="005F2A8E" w:rsidP="00D424B6">
      <w:pPr>
        <w:pStyle w:val="a5"/>
        <w:ind w:firstLineChars="200" w:firstLine="482"/>
        <w:rPr>
          <w:rFonts w:ascii="Times New Roman" w:hAnsi="Times New Roman"/>
        </w:rPr>
      </w:pPr>
      <w:r w:rsidRPr="001214C4">
        <w:rPr>
          <w:rFonts w:ascii="Times New Roman" w:eastAsia="宋体" w:hAnsi="宋体" w:hint="eastAsia"/>
          <w:b/>
          <w:sz w:val="24"/>
          <w:szCs w:val="24"/>
        </w:rPr>
        <w:t>二、单元教学目标</w:t>
      </w:r>
    </w:p>
    <w:p w:rsidR="005F2A8E" w:rsidRPr="001214C4" w:rsidRDefault="005F2A8E" w:rsidP="005F2A8E">
      <w:pPr>
        <w:spacing w:line="360" w:lineRule="auto"/>
        <w:jc w:val="center"/>
        <w:rPr>
          <w:rFonts w:ascii="Times New Roman" w:eastAsia="宋体" w:hAnsi="Times New Roman"/>
          <w:b/>
          <w:sz w:val="28"/>
          <w:szCs w:val="28"/>
        </w:rPr>
      </w:pPr>
      <w:r w:rsidRPr="001214C4">
        <w:rPr>
          <w:rFonts w:ascii="Times New Roman" w:eastAsia="宋体" w:hAnsi="宋体" w:hint="eastAsia"/>
          <w:b/>
          <w:sz w:val="28"/>
          <w:szCs w:val="28"/>
        </w:rPr>
        <w:lastRenderedPageBreak/>
        <w:t>表</w:t>
      </w:r>
      <w:r w:rsidR="00B52F47" w:rsidRPr="001214C4">
        <w:rPr>
          <w:rFonts w:ascii="Times New Roman" w:eastAsia="宋体" w:hAnsi="Times New Roman" w:hint="eastAsia"/>
          <w:b/>
          <w:sz w:val="28"/>
          <w:szCs w:val="28"/>
        </w:rPr>
        <w:t>1</w:t>
      </w:r>
      <w:r w:rsidR="00F94B31" w:rsidRPr="001214C4">
        <w:rPr>
          <w:rFonts w:ascii="Times New Roman" w:eastAsia="宋体" w:hAnsi="Times New Roman" w:hint="eastAsia"/>
          <w:b/>
          <w:sz w:val="28"/>
          <w:szCs w:val="28"/>
        </w:rPr>
        <w:t xml:space="preserve"> </w:t>
      </w:r>
      <w:r w:rsidRPr="001214C4">
        <w:rPr>
          <w:rFonts w:ascii="Times New Roman" w:eastAsia="宋体" w:hAnsi="宋体" w:hint="eastAsia"/>
          <w:b/>
          <w:sz w:val="28"/>
          <w:szCs w:val="28"/>
        </w:rPr>
        <w:t>单元教学目标</w:t>
      </w:r>
    </w:p>
    <w:tbl>
      <w:tblPr>
        <w:tblW w:w="947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48"/>
        <w:gridCol w:w="3119"/>
        <w:gridCol w:w="1275"/>
        <w:gridCol w:w="1985"/>
        <w:gridCol w:w="1843"/>
      </w:tblGrid>
      <w:tr w:rsidR="005F2A8E" w:rsidRPr="001214C4" w:rsidTr="00C37886">
        <w:trPr>
          <w:trHeight w:val="224"/>
        </w:trPr>
        <w:tc>
          <w:tcPr>
            <w:tcW w:w="1248" w:type="dxa"/>
            <w:shd w:val="clear" w:color="auto" w:fill="D9D9D9" w:themeFill="background1" w:themeFillShade="D9"/>
            <w:vAlign w:val="center"/>
          </w:tcPr>
          <w:p w:rsidR="005F2A8E" w:rsidRPr="001214C4" w:rsidRDefault="005F2A8E" w:rsidP="00B65102">
            <w:pPr>
              <w:widowControl/>
              <w:jc w:val="center"/>
              <w:rPr>
                <w:rFonts w:ascii="Times New Roman" w:eastAsia="宋体" w:hAnsi="Times New Roman" w:cs="宋体"/>
                <w:color w:val="000000"/>
                <w:kern w:val="0"/>
                <w:szCs w:val="21"/>
              </w:rPr>
            </w:pPr>
            <w:r w:rsidRPr="001214C4">
              <w:rPr>
                <w:rFonts w:ascii="Times New Roman" w:eastAsia="宋体" w:hAnsi="宋体" w:cs="宋体" w:hint="eastAsia"/>
                <w:color w:val="000000"/>
                <w:kern w:val="0"/>
                <w:szCs w:val="21"/>
              </w:rPr>
              <w:t>目标序号</w:t>
            </w:r>
          </w:p>
        </w:tc>
        <w:tc>
          <w:tcPr>
            <w:tcW w:w="3119" w:type="dxa"/>
            <w:shd w:val="clear" w:color="auto" w:fill="D9D9D9" w:themeFill="background1" w:themeFillShade="D9"/>
            <w:noWrap/>
            <w:vAlign w:val="center"/>
            <w:hideMark/>
          </w:tcPr>
          <w:p w:rsidR="005F2A8E" w:rsidRPr="001214C4" w:rsidRDefault="005F2A8E" w:rsidP="00B65102">
            <w:pPr>
              <w:widowControl/>
              <w:jc w:val="center"/>
              <w:rPr>
                <w:rFonts w:ascii="Times New Roman" w:eastAsia="宋体" w:hAnsi="Times New Roman" w:cs="宋体"/>
                <w:color w:val="000000"/>
                <w:kern w:val="0"/>
                <w:szCs w:val="21"/>
              </w:rPr>
            </w:pPr>
            <w:r w:rsidRPr="001214C4">
              <w:rPr>
                <w:rFonts w:ascii="Times New Roman" w:eastAsia="宋体" w:hAnsi="宋体" w:cs="宋体" w:hint="eastAsia"/>
                <w:color w:val="000000"/>
                <w:kern w:val="0"/>
                <w:szCs w:val="21"/>
              </w:rPr>
              <w:t>目标描述</w:t>
            </w:r>
          </w:p>
        </w:tc>
        <w:tc>
          <w:tcPr>
            <w:tcW w:w="1275" w:type="dxa"/>
            <w:shd w:val="clear" w:color="auto" w:fill="D9D9D9" w:themeFill="background1" w:themeFillShade="D9"/>
            <w:vAlign w:val="center"/>
          </w:tcPr>
          <w:p w:rsidR="005F2A8E" w:rsidRPr="001214C4" w:rsidRDefault="005F2A8E" w:rsidP="00B65102">
            <w:pPr>
              <w:widowControl/>
              <w:jc w:val="center"/>
              <w:rPr>
                <w:rFonts w:ascii="Times New Roman" w:eastAsia="宋体" w:hAnsi="Times New Roman" w:cs="宋体"/>
                <w:color w:val="000000"/>
                <w:kern w:val="0"/>
                <w:szCs w:val="21"/>
              </w:rPr>
            </w:pPr>
            <w:r w:rsidRPr="001214C4">
              <w:rPr>
                <w:rFonts w:ascii="Times New Roman" w:eastAsia="宋体" w:hAnsi="宋体" w:cs="宋体" w:hint="eastAsia"/>
                <w:color w:val="000000"/>
                <w:kern w:val="0"/>
                <w:szCs w:val="21"/>
              </w:rPr>
              <w:t>学习水平</w:t>
            </w:r>
          </w:p>
        </w:tc>
        <w:tc>
          <w:tcPr>
            <w:tcW w:w="1985" w:type="dxa"/>
            <w:shd w:val="clear" w:color="auto" w:fill="D9D9D9" w:themeFill="background1" w:themeFillShade="D9"/>
            <w:noWrap/>
            <w:vAlign w:val="center"/>
            <w:hideMark/>
          </w:tcPr>
          <w:p w:rsidR="005F2A8E" w:rsidRPr="001214C4" w:rsidRDefault="005F2A8E" w:rsidP="00B65102">
            <w:pPr>
              <w:widowControl/>
              <w:jc w:val="center"/>
              <w:rPr>
                <w:rFonts w:ascii="Times New Roman" w:eastAsia="宋体" w:hAnsi="Times New Roman" w:cs="宋体"/>
                <w:kern w:val="0"/>
                <w:szCs w:val="21"/>
              </w:rPr>
            </w:pPr>
            <w:r w:rsidRPr="001214C4">
              <w:rPr>
                <w:rFonts w:ascii="Times New Roman" w:eastAsia="宋体" w:hAnsi="宋体" w:cs="宋体" w:hint="eastAsia"/>
                <w:kern w:val="0"/>
                <w:szCs w:val="21"/>
              </w:rPr>
              <w:t>对应学习要点</w:t>
            </w:r>
          </w:p>
          <w:p w:rsidR="005F2A8E" w:rsidRPr="001214C4" w:rsidRDefault="005F2A8E" w:rsidP="00B65102">
            <w:pPr>
              <w:widowControl/>
              <w:jc w:val="center"/>
              <w:rPr>
                <w:rFonts w:ascii="Times New Roman" w:eastAsia="宋体" w:hAnsi="Times New Roman" w:cs="宋体"/>
                <w:kern w:val="0"/>
                <w:szCs w:val="21"/>
              </w:rPr>
            </w:pPr>
            <w:r w:rsidRPr="001214C4">
              <w:rPr>
                <w:rFonts w:ascii="Times New Roman" w:eastAsia="宋体" w:hAnsi="宋体" w:cs="宋体" w:hint="eastAsia"/>
                <w:kern w:val="0"/>
                <w:szCs w:val="21"/>
              </w:rPr>
              <w:t>（可多个）</w:t>
            </w:r>
          </w:p>
        </w:tc>
        <w:tc>
          <w:tcPr>
            <w:tcW w:w="1843" w:type="dxa"/>
            <w:shd w:val="clear" w:color="auto" w:fill="D9D9D9" w:themeFill="background1" w:themeFillShade="D9"/>
            <w:noWrap/>
            <w:vAlign w:val="center"/>
            <w:hideMark/>
          </w:tcPr>
          <w:p w:rsidR="005F2A8E" w:rsidRPr="001214C4" w:rsidRDefault="005F2A8E" w:rsidP="00B65102">
            <w:pPr>
              <w:widowControl/>
              <w:jc w:val="center"/>
              <w:rPr>
                <w:rFonts w:ascii="Times New Roman" w:eastAsia="宋体" w:hAnsi="Times New Roman" w:cs="宋体"/>
                <w:kern w:val="0"/>
                <w:szCs w:val="21"/>
              </w:rPr>
            </w:pPr>
            <w:r w:rsidRPr="001214C4">
              <w:rPr>
                <w:rFonts w:ascii="Times New Roman" w:eastAsia="宋体" w:hAnsi="宋体" w:cs="宋体" w:hint="eastAsia"/>
                <w:kern w:val="0"/>
                <w:szCs w:val="21"/>
              </w:rPr>
              <w:t>对应学科核心素养（可多个）</w:t>
            </w:r>
          </w:p>
        </w:tc>
      </w:tr>
      <w:tr w:rsidR="005F2A8E" w:rsidRPr="001214C4" w:rsidTr="00C37886">
        <w:trPr>
          <w:trHeight w:val="224"/>
        </w:trPr>
        <w:tc>
          <w:tcPr>
            <w:tcW w:w="1248" w:type="dxa"/>
            <w:shd w:val="clear" w:color="auto" w:fill="E2EFD9" w:themeFill="accent6" w:themeFillTint="33"/>
            <w:vAlign w:val="center"/>
          </w:tcPr>
          <w:p w:rsidR="005F2A8E" w:rsidRPr="001214C4" w:rsidRDefault="00554069" w:rsidP="002361F5">
            <w:pPr>
              <w:widowControl/>
              <w:jc w:val="center"/>
              <w:rPr>
                <w:rFonts w:ascii="Times New Roman" w:eastAsia="宋体" w:hAnsi="Times New Roman"/>
                <w:color w:val="000000"/>
                <w:szCs w:val="21"/>
              </w:rPr>
            </w:pPr>
            <w:r w:rsidRPr="001214C4">
              <w:rPr>
                <w:rFonts w:ascii="Times New Roman" w:eastAsia="宋体" w:hAnsi="Times New Roman" w:hint="eastAsia"/>
                <w:color w:val="000000"/>
                <w:szCs w:val="21"/>
              </w:rPr>
              <w:t>UN</w:t>
            </w:r>
            <w:r w:rsidRPr="001214C4">
              <w:rPr>
                <w:rFonts w:ascii="Times New Roman" w:eastAsia="宋体" w:hAnsi="Times New Roman"/>
                <w:color w:val="000000"/>
                <w:szCs w:val="21"/>
              </w:rPr>
              <w:t>0</w:t>
            </w:r>
            <w:r w:rsidR="002361F5" w:rsidRPr="001214C4">
              <w:rPr>
                <w:rFonts w:ascii="Times New Roman" w:eastAsia="宋体" w:hAnsi="Times New Roman"/>
                <w:color w:val="000000"/>
                <w:szCs w:val="21"/>
              </w:rPr>
              <w:t>4</w:t>
            </w:r>
            <w:r w:rsidR="005F2A8E" w:rsidRPr="001214C4">
              <w:rPr>
                <w:rFonts w:ascii="Times New Roman" w:eastAsia="宋体" w:hAnsi="Times New Roman"/>
                <w:color w:val="000000"/>
                <w:szCs w:val="21"/>
              </w:rPr>
              <w:t>0</w:t>
            </w:r>
            <w:r w:rsidR="005F2A8E" w:rsidRPr="001214C4">
              <w:rPr>
                <w:rFonts w:ascii="Times New Roman" w:eastAsia="宋体" w:hAnsi="Times New Roman" w:hint="eastAsia"/>
                <w:color w:val="000000"/>
                <w:szCs w:val="21"/>
              </w:rPr>
              <w:t>1</w:t>
            </w:r>
          </w:p>
        </w:tc>
        <w:tc>
          <w:tcPr>
            <w:tcW w:w="3119" w:type="dxa"/>
            <w:shd w:val="clear" w:color="auto" w:fill="E2EFD9" w:themeFill="accent6" w:themeFillTint="33"/>
            <w:noWrap/>
            <w:vAlign w:val="center"/>
          </w:tcPr>
          <w:p w:rsidR="005F2A8E" w:rsidRPr="001214C4" w:rsidRDefault="005D60B6" w:rsidP="0005408E">
            <w:pPr>
              <w:widowControl/>
              <w:rPr>
                <w:rFonts w:ascii="Times New Roman" w:eastAsia="宋体" w:hAnsi="Times New Roman"/>
                <w:color w:val="000000"/>
                <w:szCs w:val="21"/>
              </w:rPr>
            </w:pPr>
            <w:r w:rsidRPr="001214C4">
              <w:rPr>
                <w:rFonts w:ascii="Times New Roman" w:eastAsia="宋体" w:hAnsi="宋体" w:hint="eastAsia"/>
                <w:color w:val="000000"/>
                <w:szCs w:val="21"/>
              </w:rPr>
              <w:t>在初中用变量之间的依赖关系描述函数，以及在几类具体函数的基础上，用集合语言和对应关系刻画函数，建立完整的、一般的函数概念，体会集合语言和对应关系在刻画函数概念中的作用</w:t>
            </w:r>
            <w:r w:rsidR="0005408E" w:rsidRPr="001214C4">
              <w:rPr>
                <w:rFonts w:ascii="Times New Roman" w:eastAsia="宋体" w:hAnsi="Times New Roman" w:hint="eastAsia"/>
                <w:color w:val="000000"/>
                <w:szCs w:val="21"/>
              </w:rPr>
              <w:t>．</w:t>
            </w:r>
            <w:r w:rsidR="00C96A7D" w:rsidRPr="001214C4">
              <w:rPr>
                <w:rFonts w:ascii="Times New Roman" w:eastAsia="宋体" w:hAnsi="宋体" w:hint="eastAsia"/>
                <w:color w:val="000000"/>
                <w:szCs w:val="21"/>
              </w:rPr>
              <w:t>了解构成函数的要素</w:t>
            </w:r>
            <w:r w:rsidR="0005408E" w:rsidRPr="001214C4">
              <w:rPr>
                <w:rFonts w:ascii="Times New Roman" w:eastAsia="宋体" w:hAnsi="宋体" w:hint="eastAsia"/>
                <w:color w:val="000000"/>
                <w:szCs w:val="21"/>
              </w:rPr>
              <w:t>，能求简单函数的定义域</w:t>
            </w:r>
            <w:r w:rsidR="0005408E" w:rsidRPr="001214C4">
              <w:rPr>
                <w:rFonts w:ascii="Times New Roman" w:eastAsia="宋体" w:hAnsi="Times New Roman" w:hint="eastAsia"/>
                <w:color w:val="000000"/>
                <w:szCs w:val="21"/>
              </w:rPr>
              <w:t>．</w:t>
            </w:r>
          </w:p>
        </w:tc>
        <w:tc>
          <w:tcPr>
            <w:tcW w:w="1275" w:type="dxa"/>
            <w:shd w:val="clear" w:color="auto" w:fill="E2EFD9" w:themeFill="accent6" w:themeFillTint="33"/>
            <w:vAlign w:val="center"/>
          </w:tcPr>
          <w:p w:rsidR="005F2A8E" w:rsidRPr="001214C4" w:rsidRDefault="00822006" w:rsidP="00B5069B">
            <w:pPr>
              <w:widowControl/>
              <w:jc w:val="center"/>
              <w:rPr>
                <w:rFonts w:ascii="Times New Roman" w:eastAsia="宋体" w:hAnsi="Times New Roman"/>
                <w:color w:val="000000"/>
                <w:szCs w:val="21"/>
              </w:rPr>
            </w:pPr>
            <w:r w:rsidRPr="001214C4">
              <w:rPr>
                <w:rFonts w:ascii="Times New Roman" w:eastAsia="宋体" w:hAnsi="Times New Roman"/>
                <w:color w:val="000000"/>
                <w:szCs w:val="21"/>
              </w:rPr>
              <w:t>L0</w:t>
            </w:r>
            <w:r w:rsidR="00B5069B" w:rsidRPr="001214C4">
              <w:rPr>
                <w:rFonts w:ascii="Times New Roman" w:eastAsia="宋体" w:hAnsi="Times New Roman"/>
                <w:color w:val="000000"/>
                <w:szCs w:val="21"/>
              </w:rPr>
              <w:t>3</w:t>
            </w:r>
          </w:p>
        </w:tc>
        <w:tc>
          <w:tcPr>
            <w:tcW w:w="1985" w:type="dxa"/>
            <w:shd w:val="clear" w:color="auto" w:fill="E2EFD9" w:themeFill="accent6" w:themeFillTint="33"/>
            <w:noWrap/>
            <w:vAlign w:val="center"/>
          </w:tcPr>
          <w:p w:rsidR="00B10B80" w:rsidRPr="001214C4" w:rsidRDefault="00B10B80" w:rsidP="009C39E4">
            <w:pPr>
              <w:widowControl/>
              <w:jc w:val="left"/>
              <w:rPr>
                <w:rFonts w:ascii="Times New Roman" w:eastAsia="宋体" w:hAnsi="Times New Roman"/>
                <w:color w:val="000000"/>
                <w:szCs w:val="21"/>
              </w:rPr>
            </w:pPr>
            <w:r w:rsidRPr="00B10B80">
              <w:rPr>
                <w:rFonts w:ascii="Times New Roman" w:eastAsia="宋体" w:hAnsi="Times New Roman" w:hint="eastAsia"/>
                <w:color w:val="000000"/>
                <w:szCs w:val="21"/>
              </w:rPr>
              <w:t>函数的定义、函数的定义域、函数的值域、相同函数、函数的对应关系</w:t>
            </w:r>
          </w:p>
        </w:tc>
        <w:tc>
          <w:tcPr>
            <w:tcW w:w="1843" w:type="dxa"/>
            <w:shd w:val="clear" w:color="auto" w:fill="E2EFD9" w:themeFill="accent6" w:themeFillTint="33"/>
            <w:noWrap/>
            <w:vAlign w:val="center"/>
          </w:tcPr>
          <w:p w:rsidR="005F2A8E" w:rsidRPr="001214C4" w:rsidRDefault="007B12B0" w:rsidP="001E004F">
            <w:pPr>
              <w:widowControl/>
              <w:jc w:val="left"/>
              <w:rPr>
                <w:rFonts w:ascii="Times New Roman" w:eastAsia="宋体" w:hAnsi="Times New Roman"/>
                <w:color w:val="000000"/>
                <w:szCs w:val="21"/>
              </w:rPr>
            </w:pPr>
            <w:r w:rsidRPr="001214C4">
              <w:rPr>
                <w:rFonts w:ascii="Times New Roman" w:eastAsia="宋体" w:hAnsi="Times New Roman" w:hint="eastAsia"/>
                <w:color w:val="000000"/>
                <w:szCs w:val="21"/>
              </w:rPr>
              <w:t>S</w:t>
            </w:r>
            <w:r w:rsidRPr="001214C4">
              <w:rPr>
                <w:rFonts w:ascii="Times New Roman" w:eastAsia="宋体" w:hAnsi="Times New Roman"/>
                <w:color w:val="000000"/>
                <w:szCs w:val="21"/>
              </w:rPr>
              <w:t>XL01</w:t>
            </w:r>
            <w:r w:rsidR="00B10B80">
              <w:rPr>
                <w:rFonts w:ascii="Times New Roman" w:eastAsia="宋体" w:hAnsi="Times New Roman" w:hint="eastAsia"/>
                <w:color w:val="000000"/>
                <w:szCs w:val="21"/>
              </w:rPr>
              <w:t>、</w:t>
            </w:r>
            <w:r w:rsidR="00B10B80" w:rsidRPr="001214C4">
              <w:rPr>
                <w:rFonts w:ascii="Times New Roman" w:eastAsia="宋体" w:hAnsi="Times New Roman" w:hint="eastAsia"/>
                <w:color w:val="000000"/>
                <w:szCs w:val="21"/>
              </w:rPr>
              <w:t>S</w:t>
            </w:r>
            <w:r w:rsidR="00B10B80" w:rsidRPr="001214C4">
              <w:rPr>
                <w:rFonts w:ascii="Times New Roman" w:eastAsia="宋体" w:hAnsi="Times New Roman"/>
                <w:color w:val="000000"/>
                <w:szCs w:val="21"/>
              </w:rPr>
              <w:t>XL02</w:t>
            </w:r>
            <w:r w:rsidR="00B10B80">
              <w:rPr>
                <w:rFonts w:ascii="Times New Roman" w:eastAsia="宋体" w:hAnsi="Times New Roman" w:hint="eastAsia"/>
                <w:color w:val="000000"/>
                <w:szCs w:val="21"/>
              </w:rPr>
              <w:t>、</w:t>
            </w:r>
            <w:r w:rsidR="00B10B80" w:rsidRPr="001214C4">
              <w:rPr>
                <w:rFonts w:ascii="Times New Roman" w:eastAsia="宋体" w:hAnsi="Times New Roman" w:hint="eastAsia"/>
                <w:color w:val="000000"/>
                <w:szCs w:val="21"/>
              </w:rPr>
              <w:t xml:space="preserve"> S</w:t>
            </w:r>
            <w:r w:rsidR="00B10B80" w:rsidRPr="001214C4">
              <w:rPr>
                <w:rFonts w:ascii="Times New Roman" w:eastAsia="宋体" w:hAnsi="Times New Roman"/>
                <w:color w:val="000000"/>
                <w:szCs w:val="21"/>
              </w:rPr>
              <w:t>XL05</w:t>
            </w:r>
          </w:p>
        </w:tc>
      </w:tr>
      <w:tr w:rsidR="00B10B80" w:rsidRPr="001214C4" w:rsidTr="00C37886">
        <w:trPr>
          <w:trHeight w:val="224"/>
        </w:trPr>
        <w:tc>
          <w:tcPr>
            <w:tcW w:w="1248" w:type="dxa"/>
            <w:shd w:val="clear" w:color="auto" w:fill="E2EFD9" w:themeFill="accent6" w:themeFillTint="33"/>
            <w:vAlign w:val="center"/>
          </w:tcPr>
          <w:p w:rsidR="00B10B80" w:rsidRPr="001214C4" w:rsidRDefault="00B10B80" w:rsidP="002361F5">
            <w:pPr>
              <w:widowControl/>
              <w:jc w:val="center"/>
              <w:rPr>
                <w:rFonts w:ascii="Times New Roman" w:eastAsia="宋体" w:hAnsi="Times New Roman"/>
                <w:color w:val="000000"/>
                <w:sz w:val="20"/>
                <w:szCs w:val="20"/>
              </w:rPr>
            </w:pPr>
            <w:r w:rsidRPr="001214C4">
              <w:rPr>
                <w:rFonts w:ascii="Times New Roman" w:eastAsia="宋体" w:hAnsi="Times New Roman" w:hint="eastAsia"/>
                <w:color w:val="000000"/>
                <w:sz w:val="20"/>
                <w:szCs w:val="20"/>
              </w:rPr>
              <w:t>UN</w:t>
            </w:r>
            <w:r w:rsidRPr="001214C4">
              <w:rPr>
                <w:rFonts w:ascii="Times New Roman" w:eastAsia="宋体" w:hAnsi="Times New Roman"/>
                <w:color w:val="000000"/>
                <w:sz w:val="20"/>
                <w:szCs w:val="20"/>
              </w:rPr>
              <w:t>040</w:t>
            </w:r>
            <w:r w:rsidRPr="001214C4">
              <w:rPr>
                <w:rFonts w:ascii="Times New Roman" w:eastAsia="宋体" w:hAnsi="Times New Roman" w:hint="eastAsia"/>
                <w:color w:val="000000"/>
                <w:sz w:val="20"/>
                <w:szCs w:val="20"/>
              </w:rPr>
              <w:t>2</w:t>
            </w:r>
          </w:p>
        </w:tc>
        <w:tc>
          <w:tcPr>
            <w:tcW w:w="3119" w:type="dxa"/>
            <w:shd w:val="clear" w:color="auto" w:fill="E2EFD9" w:themeFill="accent6" w:themeFillTint="33"/>
            <w:noWrap/>
            <w:vAlign w:val="center"/>
          </w:tcPr>
          <w:p w:rsidR="00B10B80" w:rsidRPr="001214C4" w:rsidRDefault="00B10B80" w:rsidP="00D413BE">
            <w:pPr>
              <w:widowControl/>
              <w:rPr>
                <w:rFonts w:ascii="Times New Roman" w:eastAsia="宋体" w:hAnsi="Times New Roman"/>
                <w:color w:val="000000"/>
                <w:szCs w:val="21"/>
              </w:rPr>
            </w:pPr>
            <w:r w:rsidRPr="001214C4">
              <w:rPr>
                <w:rFonts w:ascii="Times New Roman" w:eastAsia="宋体" w:hAnsi="宋体" w:hint="eastAsia"/>
                <w:color w:val="000000"/>
                <w:szCs w:val="21"/>
              </w:rPr>
              <w:t>在实际情境中，会根据不同的需要选择恰当的方法</w:t>
            </w:r>
            <w:r w:rsidRPr="001214C4">
              <w:rPr>
                <w:rFonts w:ascii="Times New Roman" w:eastAsia="宋体" w:hAnsi="Times New Roman"/>
                <w:color w:val="000000"/>
                <w:szCs w:val="21"/>
              </w:rPr>
              <w:t>（</w:t>
            </w:r>
            <w:r w:rsidRPr="001214C4">
              <w:rPr>
                <w:rFonts w:ascii="Times New Roman" w:eastAsia="宋体" w:hAnsi="宋体" w:hint="eastAsia"/>
                <w:color w:val="000000"/>
                <w:szCs w:val="21"/>
              </w:rPr>
              <w:t>如图像法、列表法、解析法</w:t>
            </w:r>
            <w:r w:rsidRPr="001214C4">
              <w:rPr>
                <w:rFonts w:ascii="Times New Roman" w:eastAsia="宋体" w:hAnsi="Times New Roman" w:hint="eastAsia"/>
                <w:color w:val="000000"/>
                <w:szCs w:val="21"/>
              </w:rPr>
              <w:t>）</w:t>
            </w:r>
            <w:r w:rsidRPr="001214C4">
              <w:rPr>
                <w:rFonts w:ascii="Times New Roman" w:eastAsia="宋体" w:hAnsi="宋体" w:hint="eastAsia"/>
                <w:color w:val="000000"/>
                <w:szCs w:val="21"/>
              </w:rPr>
              <w:t>表示函数，体会函数图像的作用</w:t>
            </w:r>
            <w:r w:rsidRPr="001214C4">
              <w:rPr>
                <w:rFonts w:ascii="Times New Roman" w:eastAsia="宋体" w:hAnsi="Times New Roman" w:hint="eastAsia"/>
                <w:color w:val="000000"/>
                <w:szCs w:val="21"/>
              </w:rPr>
              <w:t>．</w:t>
            </w:r>
            <w:r w:rsidRPr="001214C4">
              <w:rPr>
                <w:rFonts w:ascii="Times New Roman" w:eastAsia="宋体" w:hAnsi="宋体" w:hint="eastAsia"/>
                <w:color w:val="000000"/>
                <w:szCs w:val="21"/>
              </w:rPr>
              <w:t>通过具体实例，了解函数的分段表示法，并能简单应用</w:t>
            </w:r>
            <w:r w:rsidRPr="001214C4">
              <w:rPr>
                <w:rFonts w:ascii="Times New Roman" w:eastAsia="宋体" w:hAnsi="Times New Roman" w:hint="eastAsia"/>
                <w:color w:val="000000"/>
                <w:szCs w:val="21"/>
              </w:rPr>
              <w:t>．</w:t>
            </w:r>
          </w:p>
        </w:tc>
        <w:tc>
          <w:tcPr>
            <w:tcW w:w="1275" w:type="dxa"/>
            <w:shd w:val="clear" w:color="auto" w:fill="E2EFD9" w:themeFill="accent6" w:themeFillTint="33"/>
            <w:vAlign w:val="center"/>
          </w:tcPr>
          <w:p w:rsidR="00B10B80" w:rsidRPr="001214C4" w:rsidRDefault="00B10B80" w:rsidP="00F53F53">
            <w:pPr>
              <w:widowControl/>
              <w:jc w:val="center"/>
              <w:rPr>
                <w:rFonts w:ascii="Times New Roman" w:eastAsia="宋体" w:hAnsi="Times New Roman"/>
                <w:color w:val="000000"/>
                <w:szCs w:val="21"/>
              </w:rPr>
            </w:pPr>
            <w:r w:rsidRPr="001214C4">
              <w:rPr>
                <w:rFonts w:ascii="Times New Roman" w:eastAsia="宋体" w:hAnsi="Times New Roman"/>
                <w:color w:val="000000"/>
                <w:szCs w:val="21"/>
              </w:rPr>
              <w:t>L0</w:t>
            </w:r>
            <w:r w:rsidR="00F53F53">
              <w:rPr>
                <w:rFonts w:ascii="Times New Roman" w:eastAsia="宋体" w:hAnsi="Times New Roman" w:hint="eastAsia"/>
                <w:color w:val="000000"/>
                <w:szCs w:val="21"/>
              </w:rPr>
              <w:t>3</w:t>
            </w:r>
          </w:p>
        </w:tc>
        <w:tc>
          <w:tcPr>
            <w:tcW w:w="1985" w:type="dxa"/>
            <w:shd w:val="clear" w:color="auto" w:fill="E2EFD9" w:themeFill="accent6" w:themeFillTint="33"/>
            <w:noWrap/>
            <w:vAlign w:val="center"/>
          </w:tcPr>
          <w:p w:rsidR="00B10B80" w:rsidRPr="001214C4" w:rsidRDefault="00B10B80" w:rsidP="00D413BE">
            <w:pPr>
              <w:widowControl/>
              <w:jc w:val="left"/>
              <w:rPr>
                <w:rFonts w:ascii="Times New Roman" w:eastAsia="宋体" w:hAnsi="Times New Roman"/>
                <w:color w:val="000000"/>
                <w:szCs w:val="21"/>
              </w:rPr>
            </w:pPr>
            <w:r w:rsidRPr="001214C4">
              <w:rPr>
                <w:rFonts w:ascii="Times New Roman" w:eastAsia="宋体" w:hAnsi="宋体" w:hint="eastAsia"/>
                <w:color w:val="000000"/>
                <w:szCs w:val="21"/>
              </w:rPr>
              <w:t>列表表示函数、解析法表示函数</w:t>
            </w:r>
            <w:r w:rsidR="00C37886" w:rsidRPr="00C37886">
              <w:rPr>
                <w:rFonts w:ascii="Times New Roman" w:eastAsia="宋体" w:hAnsi="宋体" w:hint="eastAsia"/>
                <w:color w:val="000000"/>
                <w:szCs w:val="21"/>
              </w:rPr>
              <w:t>（含分段表示）</w:t>
            </w:r>
            <w:r w:rsidRPr="001214C4">
              <w:rPr>
                <w:rFonts w:ascii="Times New Roman" w:eastAsia="宋体" w:hAnsi="宋体" w:hint="eastAsia"/>
                <w:color w:val="000000"/>
                <w:szCs w:val="21"/>
              </w:rPr>
              <w:t>、函数的图像</w:t>
            </w:r>
          </w:p>
        </w:tc>
        <w:tc>
          <w:tcPr>
            <w:tcW w:w="1843" w:type="dxa"/>
            <w:shd w:val="clear" w:color="auto" w:fill="E2EFD9" w:themeFill="accent6" w:themeFillTint="33"/>
            <w:noWrap/>
            <w:vAlign w:val="center"/>
          </w:tcPr>
          <w:p w:rsidR="00B10B80" w:rsidRPr="001214C4" w:rsidRDefault="00B10B80" w:rsidP="00D413BE">
            <w:pPr>
              <w:widowControl/>
              <w:jc w:val="left"/>
              <w:rPr>
                <w:rFonts w:ascii="Times New Roman" w:eastAsia="宋体" w:hAnsi="Times New Roman"/>
                <w:color w:val="000000"/>
                <w:szCs w:val="21"/>
              </w:rPr>
            </w:pPr>
            <w:r w:rsidRPr="001214C4">
              <w:rPr>
                <w:rFonts w:ascii="Times New Roman" w:eastAsia="宋体" w:hAnsi="Times New Roman" w:hint="eastAsia"/>
                <w:color w:val="000000"/>
                <w:szCs w:val="21"/>
              </w:rPr>
              <w:t>S</w:t>
            </w:r>
            <w:r w:rsidRPr="001214C4">
              <w:rPr>
                <w:rFonts w:ascii="Times New Roman" w:eastAsia="宋体" w:hAnsi="Times New Roman"/>
                <w:color w:val="000000"/>
                <w:szCs w:val="21"/>
              </w:rPr>
              <w:t>XL01</w:t>
            </w:r>
            <w:r w:rsidRPr="001214C4">
              <w:rPr>
                <w:rFonts w:ascii="Times New Roman" w:eastAsia="宋体" w:hAnsi="宋体" w:hint="eastAsia"/>
                <w:color w:val="000000"/>
                <w:szCs w:val="21"/>
              </w:rPr>
              <w:t>、</w:t>
            </w:r>
            <w:r w:rsidRPr="001214C4">
              <w:rPr>
                <w:rFonts w:ascii="Times New Roman" w:eastAsia="宋体" w:hAnsi="Times New Roman" w:hint="eastAsia"/>
                <w:color w:val="000000"/>
                <w:szCs w:val="21"/>
              </w:rPr>
              <w:t>S</w:t>
            </w:r>
            <w:r w:rsidRPr="001214C4">
              <w:rPr>
                <w:rFonts w:ascii="Times New Roman" w:eastAsia="宋体" w:hAnsi="Times New Roman"/>
                <w:color w:val="000000"/>
                <w:szCs w:val="21"/>
              </w:rPr>
              <w:t>XL02</w:t>
            </w:r>
            <w:r w:rsidRPr="001214C4">
              <w:rPr>
                <w:rFonts w:ascii="Times New Roman" w:eastAsia="宋体" w:hAnsi="宋体" w:hint="eastAsia"/>
                <w:color w:val="000000"/>
                <w:szCs w:val="21"/>
              </w:rPr>
              <w:t>、</w:t>
            </w:r>
            <w:r w:rsidRPr="001214C4">
              <w:rPr>
                <w:rFonts w:ascii="Times New Roman" w:eastAsia="宋体" w:hAnsi="Times New Roman" w:hint="eastAsia"/>
                <w:color w:val="000000"/>
                <w:szCs w:val="21"/>
              </w:rPr>
              <w:t>S</w:t>
            </w:r>
            <w:r w:rsidRPr="001214C4">
              <w:rPr>
                <w:rFonts w:ascii="Times New Roman" w:eastAsia="宋体" w:hAnsi="Times New Roman"/>
                <w:color w:val="000000"/>
                <w:szCs w:val="21"/>
              </w:rPr>
              <w:t>XL04</w:t>
            </w:r>
          </w:p>
        </w:tc>
      </w:tr>
      <w:tr w:rsidR="00F53F53" w:rsidRPr="001214C4" w:rsidTr="00C37886">
        <w:trPr>
          <w:trHeight w:val="224"/>
        </w:trPr>
        <w:tc>
          <w:tcPr>
            <w:tcW w:w="1248" w:type="dxa"/>
            <w:shd w:val="clear" w:color="auto" w:fill="E2EFD9" w:themeFill="accent6" w:themeFillTint="33"/>
            <w:vAlign w:val="center"/>
          </w:tcPr>
          <w:p w:rsidR="00F53F53" w:rsidRPr="001214C4" w:rsidRDefault="00F53F53" w:rsidP="002361F5">
            <w:pPr>
              <w:widowControl/>
              <w:jc w:val="center"/>
              <w:rPr>
                <w:rFonts w:ascii="Times New Roman" w:eastAsia="宋体" w:hAnsi="Times New Roman"/>
                <w:color w:val="000000"/>
                <w:sz w:val="20"/>
                <w:szCs w:val="20"/>
              </w:rPr>
            </w:pPr>
            <w:r w:rsidRPr="001214C4">
              <w:rPr>
                <w:rFonts w:ascii="Times New Roman" w:eastAsia="宋体" w:hAnsi="Times New Roman" w:hint="eastAsia"/>
                <w:color w:val="000000"/>
                <w:sz w:val="20"/>
                <w:szCs w:val="20"/>
              </w:rPr>
              <w:t>UN</w:t>
            </w:r>
            <w:r w:rsidRPr="001214C4">
              <w:rPr>
                <w:rFonts w:ascii="Times New Roman" w:eastAsia="宋体" w:hAnsi="Times New Roman"/>
                <w:color w:val="000000"/>
                <w:sz w:val="20"/>
                <w:szCs w:val="20"/>
              </w:rPr>
              <w:t>040</w:t>
            </w:r>
            <w:r w:rsidRPr="001214C4">
              <w:rPr>
                <w:rFonts w:ascii="Times New Roman" w:eastAsia="宋体" w:hAnsi="Times New Roman" w:hint="eastAsia"/>
                <w:color w:val="000000"/>
                <w:sz w:val="20"/>
                <w:szCs w:val="20"/>
              </w:rPr>
              <w:t>3</w:t>
            </w:r>
          </w:p>
        </w:tc>
        <w:tc>
          <w:tcPr>
            <w:tcW w:w="3119" w:type="dxa"/>
            <w:shd w:val="clear" w:color="auto" w:fill="E2EFD9" w:themeFill="accent6" w:themeFillTint="33"/>
            <w:noWrap/>
            <w:vAlign w:val="center"/>
          </w:tcPr>
          <w:p w:rsidR="00F53F53" w:rsidRPr="001214C4" w:rsidRDefault="00F53F53" w:rsidP="00D413BE">
            <w:pPr>
              <w:widowControl/>
              <w:rPr>
                <w:rFonts w:ascii="Times New Roman" w:eastAsia="宋体" w:hAnsi="Times New Roman"/>
                <w:color w:val="000000"/>
                <w:szCs w:val="21"/>
              </w:rPr>
            </w:pPr>
            <w:r w:rsidRPr="001214C4">
              <w:rPr>
                <w:rFonts w:ascii="Times New Roman" w:eastAsia="宋体" w:hAnsi="宋体" w:hint="eastAsia"/>
                <w:color w:val="000000"/>
                <w:szCs w:val="21"/>
              </w:rPr>
              <w:t>借助函数图像，理解函数的奇偶性、单调性、最大值与最小值概念和几何意义</w:t>
            </w:r>
            <w:r w:rsidRPr="001214C4">
              <w:rPr>
                <w:rFonts w:ascii="Times New Roman" w:eastAsia="宋体" w:hAnsi="Times New Roman" w:hint="eastAsia"/>
                <w:color w:val="000000"/>
                <w:szCs w:val="21"/>
              </w:rPr>
              <w:t>．</w:t>
            </w:r>
          </w:p>
        </w:tc>
        <w:tc>
          <w:tcPr>
            <w:tcW w:w="1275" w:type="dxa"/>
            <w:shd w:val="clear" w:color="auto" w:fill="E2EFD9" w:themeFill="accent6" w:themeFillTint="33"/>
            <w:vAlign w:val="center"/>
          </w:tcPr>
          <w:p w:rsidR="00F53F53" w:rsidRPr="001214C4" w:rsidRDefault="00F53F53" w:rsidP="00D413BE">
            <w:pPr>
              <w:widowControl/>
              <w:jc w:val="center"/>
              <w:rPr>
                <w:rFonts w:ascii="Times New Roman" w:eastAsia="宋体" w:hAnsi="Times New Roman"/>
                <w:color w:val="000000"/>
                <w:szCs w:val="21"/>
              </w:rPr>
            </w:pPr>
            <w:r w:rsidRPr="001214C4">
              <w:rPr>
                <w:rFonts w:ascii="Times New Roman" w:eastAsia="宋体" w:hAnsi="Times New Roman"/>
                <w:color w:val="000000"/>
                <w:szCs w:val="21"/>
              </w:rPr>
              <w:t>L02</w:t>
            </w:r>
          </w:p>
        </w:tc>
        <w:tc>
          <w:tcPr>
            <w:tcW w:w="1985" w:type="dxa"/>
            <w:shd w:val="clear" w:color="auto" w:fill="E2EFD9" w:themeFill="accent6" w:themeFillTint="33"/>
            <w:noWrap/>
            <w:vAlign w:val="center"/>
          </w:tcPr>
          <w:p w:rsidR="00F53F53" w:rsidRPr="001214C4" w:rsidRDefault="00F53F53" w:rsidP="00D413BE">
            <w:pPr>
              <w:widowControl/>
              <w:jc w:val="left"/>
              <w:rPr>
                <w:rFonts w:ascii="Times New Roman" w:eastAsia="宋体" w:hAnsi="Times New Roman"/>
                <w:color w:val="000000"/>
                <w:szCs w:val="21"/>
              </w:rPr>
            </w:pPr>
            <w:r w:rsidRPr="001214C4">
              <w:rPr>
                <w:rFonts w:ascii="Times New Roman" w:eastAsia="宋体" w:hAnsi="宋体" w:hint="eastAsia"/>
                <w:color w:val="000000"/>
                <w:szCs w:val="21"/>
              </w:rPr>
              <w:t>偶函数的定义、奇函数的定义、偶函数的图像特征、奇函数的图像特征、（严格）增函数的定义、（严格）减函数的定义、函数单调性的图像特征、函数的单调区间、函数的最大值、函数的最小值</w:t>
            </w:r>
          </w:p>
        </w:tc>
        <w:tc>
          <w:tcPr>
            <w:tcW w:w="1843" w:type="dxa"/>
            <w:shd w:val="clear" w:color="auto" w:fill="E2EFD9" w:themeFill="accent6" w:themeFillTint="33"/>
            <w:noWrap/>
            <w:vAlign w:val="center"/>
          </w:tcPr>
          <w:p w:rsidR="00F53F53" w:rsidRPr="001214C4" w:rsidRDefault="00F53F53" w:rsidP="00D413BE">
            <w:pPr>
              <w:widowControl/>
              <w:rPr>
                <w:rFonts w:ascii="Times New Roman" w:eastAsia="宋体" w:hAnsi="Times New Roman"/>
                <w:color w:val="000000"/>
                <w:szCs w:val="21"/>
              </w:rPr>
            </w:pPr>
            <w:r w:rsidRPr="001214C4">
              <w:rPr>
                <w:rFonts w:ascii="Times New Roman" w:eastAsia="宋体" w:hAnsi="Times New Roman" w:hint="eastAsia"/>
                <w:color w:val="000000"/>
                <w:szCs w:val="21"/>
              </w:rPr>
              <w:t>S</w:t>
            </w:r>
            <w:r w:rsidRPr="001214C4">
              <w:rPr>
                <w:rFonts w:ascii="Times New Roman" w:eastAsia="宋体" w:hAnsi="Times New Roman"/>
                <w:color w:val="000000"/>
                <w:szCs w:val="21"/>
              </w:rPr>
              <w:t>XL01</w:t>
            </w:r>
            <w:r w:rsidRPr="001214C4">
              <w:rPr>
                <w:rFonts w:ascii="Times New Roman" w:eastAsia="宋体" w:hAnsi="宋体" w:hint="eastAsia"/>
                <w:color w:val="000000"/>
                <w:szCs w:val="21"/>
              </w:rPr>
              <w:t>、</w:t>
            </w:r>
            <w:r w:rsidRPr="001214C4">
              <w:rPr>
                <w:rFonts w:ascii="Times New Roman" w:eastAsia="宋体" w:hAnsi="Times New Roman" w:hint="eastAsia"/>
                <w:color w:val="000000"/>
                <w:szCs w:val="21"/>
              </w:rPr>
              <w:t>S</w:t>
            </w:r>
            <w:r w:rsidRPr="001214C4">
              <w:rPr>
                <w:rFonts w:ascii="Times New Roman" w:eastAsia="宋体" w:hAnsi="Times New Roman"/>
                <w:color w:val="000000"/>
                <w:szCs w:val="21"/>
              </w:rPr>
              <w:t>XL02</w:t>
            </w:r>
            <w:r w:rsidRPr="001214C4">
              <w:rPr>
                <w:rFonts w:ascii="Times New Roman" w:eastAsia="宋体" w:hAnsi="宋体" w:hint="eastAsia"/>
                <w:color w:val="000000"/>
                <w:szCs w:val="21"/>
              </w:rPr>
              <w:t>、</w:t>
            </w:r>
            <w:r w:rsidRPr="001214C4">
              <w:rPr>
                <w:rFonts w:ascii="Times New Roman" w:eastAsia="宋体" w:hAnsi="Times New Roman" w:hint="eastAsia"/>
                <w:color w:val="000000"/>
                <w:szCs w:val="21"/>
              </w:rPr>
              <w:t>S</w:t>
            </w:r>
            <w:r w:rsidRPr="001214C4">
              <w:rPr>
                <w:rFonts w:ascii="Times New Roman" w:eastAsia="宋体" w:hAnsi="Times New Roman"/>
                <w:color w:val="000000"/>
                <w:szCs w:val="21"/>
              </w:rPr>
              <w:t>XL04</w:t>
            </w:r>
          </w:p>
        </w:tc>
      </w:tr>
      <w:tr w:rsidR="00F53F53" w:rsidRPr="001214C4" w:rsidTr="00C37886">
        <w:trPr>
          <w:trHeight w:val="224"/>
        </w:trPr>
        <w:tc>
          <w:tcPr>
            <w:tcW w:w="1248" w:type="dxa"/>
            <w:shd w:val="clear" w:color="auto" w:fill="E2EFD9" w:themeFill="accent6" w:themeFillTint="33"/>
            <w:vAlign w:val="center"/>
          </w:tcPr>
          <w:p w:rsidR="00F53F53" w:rsidRPr="001214C4" w:rsidRDefault="00F53F53" w:rsidP="002361F5">
            <w:pPr>
              <w:widowControl/>
              <w:jc w:val="center"/>
              <w:rPr>
                <w:rFonts w:ascii="Times New Roman" w:eastAsia="宋体" w:hAnsi="Times New Roman"/>
                <w:color w:val="000000"/>
                <w:sz w:val="20"/>
                <w:szCs w:val="20"/>
              </w:rPr>
            </w:pPr>
            <w:r w:rsidRPr="001214C4">
              <w:rPr>
                <w:rFonts w:ascii="Times New Roman" w:eastAsia="宋体" w:hAnsi="Times New Roman" w:hint="eastAsia"/>
                <w:color w:val="000000"/>
                <w:sz w:val="20"/>
                <w:szCs w:val="20"/>
              </w:rPr>
              <w:t>UN</w:t>
            </w:r>
            <w:r w:rsidRPr="001214C4">
              <w:rPr>
                <w:rFonts w:ascii="Times New Roman" w:eastAsia="宋体" w:hAnsi="Times New Roman"/>
                <w:color w:val="000000"/>
                <w:sz w:val="20"/>
                <w:szCs w:val="20"/>
              </w:rPr>
              <w:t>0404</w:t>
            </w:r>
          </w:p>
        </w:tc>
        <w:tc>
          <w:tcPr>
            <w:tcW w:w="3119" w:type="dxa"/>
            <w:shd w:val="clear" w:color="auto" w:fill="E2EFD9" w:themeFill="accent6" w:themeFillTint="33"/>
            <w:noWrap/>
            <w:vAlign w:val="center"/>
          </w:tcPr>
          <w:p w:rsidR="00F53F53" w:rsidRPr="001214C4" w:rsidRDefault="00F53F53" w:rsidP="00D413BE">
            <w:pPr>
              <w:widowControl/>
              <w:rPr>
                <w:rFonts w:ascii="Times New Roman" w:eastAsia="宋体" w:hAnsi="Times New Roman"/>
                <w:color w:val="000000"/>
                <w:szCs w:val="21"/>
              </w:rPr>
            </w:pPr>
            <w:r w:rsidRPr="001214C4">
              <w:rPr>
                <w:rFonts w:ascii="Times New Roman" w:eastAsia="宋体" w:hAnsi="宋体" w:hint="eastAsia"/>
                <w:color w:val="000000"/>
                <w:szCs w:val="21"/>
              </w:rPr>
              <w:t>会用符号语言表达函数的奇偶性、单调性、最大值与最小值，理解它们的作用和实际意义</w:t>
            </w:r>
            <w:r w:rsidRPr="001214C4">
              <w:rPr>
                <w:rFonts w:ascii="Times New Roman" w:eastAsia="宋体" w:hAnsi="Times New Roman" w:hint="eastAsia"/>
                <w:color w:val="000000"/>
                <w:szCs w:val="21"/>
              </w:rPr>
              <w:t>．</w:t>
            </w:r>
          </w:p>
        </w:tc>
        <w:tc>
          <w:tcPr>
            <w:tcW w:w="1275" w:type="dxa"/>
            <w:shd w:val="clear" w:color="auto" w:fill="E2EFD9" w:themeFill="accent6" w:themeFillTint="33"/>
            <w:vAlign w:val="center"/>
          </w:tcPr>
          <w:p w:rsidR="00F53F53" w:rsidRPr="001214C4" w:rsidRDefault="00F53F53" w:rsidP="00D413BE">
            <w:pPr>
              <w:widowControl/>
              <w:jc w:val="center"/>
              <w:rPr>
                <w:rFonts w:ascii="Times New Roman" w:eastAsia="宋体" w:hAnsi="Times New Roman"/>
                <w:color w:val="000000"/>
                <w:szCs w:val="21"/>
              </w:rPr>
            </w:pPr>
            <w:r w:rsidRPr="001214C4">
              <w:rPr>
                <w:rFonts w:ascii="Times New Roman" w:eastAsia="宋体" w:hAnsi="Times New Roman"/>
                <w:color w:val="000000"/>
                <w:szCs w:val="21"/>
              </w:rPr>
              <w:t>L03</w:t>
            </w:r>
          </w:p>
        </w:tc>
        <w:tc>
          <w:tcPr>
            <w:tcW w:w="1985" w:type="dxa"/>
            <w:shd w:val="clear" w:color="auto" w:fill="E2EFD9" w:themeFill="accent6" w:themeFillTint="33"/>
            <w:noWrap/>
            <w:vAlign w:val="center"/>
          </w:tcPr>
          <w:p w:rsidR="00F53F53" w:rsidRPr="001214C4" w:rsidRDefault="00F53F53" w:rsidP="00F53F53">
            <w:pPr>
              <w:widowControl/>
              <w:jc w:val="left"/>
              <w:rPr>
                <w:rFonts w:ascii="Times New Roman" w:eastAsia="宋体" w:hAnsi="Times New Roman"/>
                <w:color w:val="000000"/>
                <w:szCs w:val="21"/>
              </w:rPr>
            </w:pPr>
            <w:r w:rsidRPr="001214C4">
              <w:rPr>
                <w:rFonts w:ascii="Times New Roman" w:eastAsia="宋体" w:hAnsi="宋体" w:hint="eastAsia"/>
                <w:color w:val="000000"/>
                <w:szCs w:val="21"/>
              </w:rPr>
              <w:t>偶函数的定义、奇函数的定义</w:t>
            </w:r>
            <w:r>
              <w:rPr>
                <w:rFonts w:ascii="Times New Roman" w:eastAsia="宋体" w:hAnsi="宋体" w:hint="eastAsia"/>
                <w:color w:val="000000"/>
                <w:szCs w:val="21"/>
              </w:rPr>
              <w:t>、</w:t>
            </w:r>
            <w:r w:rsidRPr="001214C4">
              <w:rPr>
                <w:rFonts w:ascii="Times New Roman" w:eastAsia="宋体" w:hAnsi="宋体" w:hint="eastAsia"/>
                <w:color w:val="000000"/>
                <w:szCs w:val="21"/>
              </w:rPr>
              <w:t>（严格）增函数的定义、（严格）减函数的定义、函数的最大值、函数的最小值</w:t>
            </w:r>
          </w:p>
        </w:tc>
        <w:tc>
          <w:tcPr>
            <w:tcW w:w="1843" w:type="dxa"/>
            <w:shd w:val="clear" w:color="auto" w:fill="E2EFD9" w:themeFill="accent6" w:themeFillTint="33"/>
            <w:noWrap/>
            <w:vAlign w:val="center"/>
          </w:tcPr>
          <w:p w:rsidR="00F53F53" w:rsidRPr="001214C4" w:rsidRDefault="00F53F53" w:rsidP="00D413BE">
            <w:pPr>
              <w:widowControl/>
              <w:rPr>
                <w:rFonts w:ascii="Times New Roman" w:eastAsia="宋体" w:hAnsi="Times New Roman"/>
                <w:color w:val="000000"/>
                <w:szCs w:val="21"/>
              </w:rPr>
            </w:pPr>
            <w:r w:rsidRPr="001214C4">
              <w:rPr>
                <w:rFonts w:ascii="Times New Roman" w:eastAsia="宋体" w:hAnsi="Times New Roman" w:hint="eastAsia"/>
                <w:color w:val="000000"/>
                <w:szCs w:val="21"/>
              </w:rPr>
              <w:t>S</w:t>
            </w:r>
            <w:r w:rsidRPr="001214C4">
              <w:rPr>
                <w:rFonts w:ascii="Times New Roman" w:eastAsia="宋体" w:hAnsi="Times New Roman"/>
                <w:color w:val="000000"/>
                <w:szCs w:val="21"/>
              </w:rPr>
              <w:t>XL01</w:t>
            </w:r>
            <w:r w:rsidRPr="001214C4">
              <w:rPr>
                <w:rFonts w:ascii="Times New Roman" w:eastAsia="宋体" w:hAnsi="宋体" w:hint="eastAsia"/>
                <w:color w:val="000000"/>
                <w:szCs w:val="21"/>
              </w:rPr>
              <w:t>、</w:t>
            </w:r>
            <w:r w:rsidRPr="001214C4">
              <w:rPr>
                <w:rFonts w:ascii="Times New Roman" w:eastAsia="宋体" w:hAnsi="Times New Roman" w:hint="eastAsia"/>
                <w:color w:val="000000"/>
                <w:szCs w:val="21"/>
              </w:rPr>
              <w:t>S</w:t>
            </w:r>
            <w:r w:rsidRPr="001214C4">
              <w:rPr>
                <w:rFonts w:ascii="Times New Roman" w:eastAsia="宋体" w:hAnsi="Times New Roman"/>
                <w:color w:val="000000"/>
                <w:szCs w:val="21"/>
              </w:rPr>
              <w:t>XL02</w:t>
            </w:r>
            <w:r w:rsidRPr="001214C4">
              <w:rPr>
                <w:rFonts w:ascii="Times New Roman" w:eastAsia="宋体" w:hAnsi="宋体" w:hint="eastAsia"/>
                <w:color w:val="000000"/>
                <w:szCs w:val="21"/>
              </w:rPr>
              <w:t>、</w:t>
            </w:r>
            <w:r w:rsidRPr="001214C4">
              <w:rPr>
                <w:rFonts w:ascii="Times New Roman" w:eastAsia="宋体" w:hAnsi="Times New Roman" w:hint="eastAsia"/>
                <w:color w:val="000000"/>
                <w:szCs w:val="21"/>
              </w:rPr>
              <w:t>S</w:t>
            </w:r>
            <w:r w:rsidRPr="001214C4">
              <w:rPr>
                <w:rFonts w:ascii="Times New Roman" w:eastAsia="宋体" w:hAnsi="Times New Roman"/>
                <w:color w:val="000000"/>
                <w:szCs w:val="21"/>
              </w:rPr>
              <w:t>XL04</w:t>
            </w:r>
          </w:p>
        </w:tc>
      </w:tr>
      <w:tr w:rsidR="00F53F53" w:rsidRPr="001214C4" w:rsidTr="00C37886">
        <w:trPr>
          <w:trHeight w:val="224"/>
        </w:trPr>
        <w:tc>
          <w:tcPr>
            <w:tcW w:w="1248" w:type="dxa"/>
            <w:shd w:val="clear" w:color="auto" w:fill="E2EFD9" w:themeFill="accent6" w:themeFillTint="33"/>
            <w:vAlign w:val="center"/>
          </w:tcPr>
          <w:p w:rsidR="00F53F53" w:rsidRPr="001214C4" w:rsidRDefault="00F53F53" w:rsidP="002361F5">
            <w:pPr>
              <w:widowControl/>
              <w:jc w:val="center"/>
              <w:rPr>
                <w:rFonts w:ascii="Times New Roman" w:eastAsia="宋体" w:hAnsi="Times New Roman"/>
                <w:color w:val="000000"/>
                <w:sz w:val="20"/>
                <w:szCs w:val="20"/>
              </w:rPr>
            </w:pPr>
            <w:r w:rsidRPr="001214C4">
              <w:rPr>
                <w:rFonts w:ascii="Times New Roman" w:eastAsia="宋体" w:hAnsi="Times New Roman" w:hint="eastAsia"/>
                <w:color w:val="000000"/>
                <w:sz w:val="20"/>
                <w:szCs w:val="20"/>
              </w:rPr>
              <w:t>UN</w:t>
            </w:r>
            <w:r w:rsidRPr="001214C4">
              <w:rPr>
                <w:rFonts w:ascii="Times New Roman" w:eastAsia="宋体" w:hAnsi="Times New Roman"/>
                <w:color w:val="000000"/>
                <w:sz w:val="20"/>
                <w:szCs w:val="20"/>
              </w:rPr>
              <w:t>0405</w:t>
            </w:r>
          </w:p>
        </w:tc>
        <w:tc>
          <w:tcPr>
            <w:tcW w:w="3119" w:type="dxa"/>
            <w:shd w:val="clear" w:color="auto" w:fill="E2EFD9" w:themeFill="accent6" w:themeFillTint="33"/>
            <w:noWrap/>
            <w:vAlign w:val="center"/>
          </w:tcPr>
          <w:p w:rsidR="00F53F53" w:rsidRPr="001214C4" w:rsidRDefault="00F53F53" w:rsidP="00D413BE">
            <w:pPr>
              <w:widowControl/>
              <w:rPr>
                <w:rFonts w:ascii="Times New Roman" w:eastAsia="宋体" w:hAnsi="Times New Roman"/>
                <w:color w:val="000000"/>
                <w:szCs w:val="21"/>
              </w:rPr>
            </w:pPr>
            <w:r w:rsidRPr="001214C4">
              <w:rPr>
                <w:rFonts w:ascii="Times New Roman" w:eastAsia="宋体" w:hAnsi="宋体" w:hint="eastAsia"/>
                <w:color w:val="000000"/>
                <w:szCs w:val="21"/>
              </w:rPr>
              <w:t>理解函数模型是描述客观世界中变量关系和规律的重要数学语言和工具</w:t>
            </w:r>
            <w:r w:rsidRPr="001214C4">
              <w:rPr>
                <w:rFonts w:ascii="Times New Roman" w:eastAsia="宋体" w:hAnsi="Times New Roman" w:hint="eastAsia"/>
                <w:color w:val="000000"/>
                <w:szCs w:val="21"/>
              </w:rPr>
              <w:t>．</w:t>
            </w:r>
            <w:r w:rsidRPr="001214C4">
              <w:rPr>
                <w:rFonts w:ascii="Times New Roman" w:eastAsia="宋体" w:hAnsi="宋体" w:hint="eastAsia"/>
                <w:color w:val="000000"/>
                <w:szCs w:val="21"/>
              </w:rPr>
              <w:t>在实际情境中，会选择合适的函数模型刻画现实问题的变化规律</w:t>
            </w:r>
            <w:r w:rsidRPr="001214C4">
              <w:rPr>
                <w:rFonts w:ascii="Times New Roman" w:eastAsia="宋体" w:hAnsi="Times New Roman" w:hint="eastAsia"/>
                <w:color w:val="000000"/>
                <w:szCs w:val="21"/>
              </w:rPr>
              <w:t>．</w:t>
            </w:r>
          </w:p>
        </w:tc>
        <w:tc>
          <w:tcPr>
            <w:tcW w:w="1275" w:type="dxa"/>
            <w:shd w:val="clear" w:color="auto" w:fill="E2EFD9" w:themeFill="accent6" w:themeFillTint="33"/>
            <w:vAlign w:val="center"/>
          </w:tcPr>
          <w:p w:rsidR="00F53F53" w:rsidRPr="001214C4" w:rsidRDefault="00F53F53" w:rsidP="00C37886">
            <w:pPr>
              <w:widowControl/>
              <w:jc w:val="center"/>
              <w:rPr>
                <w:rFonts w:ascii="Times New Roman" w:eastAsia="宋体" w:hAnsi="Times New Roman"/>
                <w:color w:val="000000"/>
                <w:szCs w:val="21"/>
              </w:rPr>
            </w:pPr>
            <w:r w:rsidRPr="001214C4">
              <w:rPr>
                <w:rFonts w:ascii="Times New Roman" w:eastAsia="宋体" w:hAnsi="Times New Roman"/>
                <w:color w:val="000000"/>
                <w:szCs w:val="21"/>
              </w:rPr>
              <w:t>L0</w:t>
            </w:r>
            <w:r w:rsidR="00C37886">
              <w:rPr>
                <w:rFonts w:ascii="Times New Roman" w:eastAsia="宋体" w:hAnsi="Times New Roman" w:hint="eastAsia"/>
                <w:color w:val="000000"/>
                <w:szCs w:val="21"/>
              </w:rPr>
              <w:t>3</w:t>
            </w:r>
          </w:p>
        </w:tc>
        <w:tc>
          <w:tcPr>
            <w:tcW w:w="1985" w:type="dxa"/>
            <w:shd w:val="clear" w:color="auto" w:fill="E2EFD9" w:themeFill="accent6" w:themeFillTint="33"/>
            <w:noWrap/>
            <w:vAlign w:val="center"/>
          </w:tcPr>
          <w:p w:rsidR="00F53F53" w:rsidRPr="001214C4" w:rsidRDefault="00F53F53" w:rsidP="00D413BE">
            <w:pPr>
              <w:widowControl/>
              <w:jc w:val="left"/>
              <w:rPr>
                <w:rFonts w:ascii="Times New Roman" w:eastAsia="宋体" w:hAnsi="Times New Roman"/>
                <w:color w:val="000000"/>
                <w:szCs w:val="21"/>
              </w:rPr>
            </w:pPr>
            <w:r w:rsidRPr="001214C4">
              <w:rPr>
                <w:rFonts w:ascii="Times New Roman" w:eastAsia="宋体" w:hAnsi="宋体" w:hint="eastAsia"/>
                <w:color w:val="000000"/>
                <w:szCs w:val="21"/>
              </w:rPr>
              <w:t>函数关系的建立</w:t>
            </w:r>
          </w:p>
        </w:tc>
        <w:tc>
          <w:tcPr>
            <w:tcW w:w="1843" w:type="dxa"/>
            <w:shd w:val="clear" w:color="auto" w:fill="E2EFD9" w:themeFill="accent6" w:themeFillTint="33"/>
            <w:noWrap/>
            <w:vAlign w:val="center"/>
          </w:tcPr>
          <w:p w:rsidR="00F53F53" w:rsidRPr="001214C4" w:rsidRDefault="00F53F53" w:rsidP="00D413BE">
            <w:pPr>
              <w:widowControl/>
              <w:rPr>
                <w:rFonts w:ascii="Times New Roman" w:eastAsia="宋体" w:hAnsi="Times New Roman"/>
                <w:color w:val="000000"/>
                <w:szCs w:val="21"/>
              </w:rPr>
            </w:pPr>
            <w:r w:rsidRPr="001214C4">
              <w:rPr>
                <w:rFonts w:ascii="Times New Roman" w:eastAsia="宋体" w:hAnsi="Times New Roman" w:hint="eastAsia"/>
                <w:color w:val="000000"/>
                <w:szCs w:val="21"/>
              </w:rPr>
              <w:t>S</w:t>
            </w:r>
            <w:r w:rsidRPr="001214C4">
              <w:rPr>
                <w:rFonts w:ascii="Times New Roman" w:eastAsia="宋体" w:hAnsi="Times New Roman"/>
                <w:color w:val="000000"/>
                <w:szCs w:val="21"/>
              </w:rPr>
              <w:t>XL03</w:t>
            </w:r>
          </w:p>
        </w:tc>
      </w:tr>
      <w:tr w:rsidR="00F53F53" w:rsidRPr="001214C4" w:rsidTr="00C37886">
        <w:trPr>
          <w:trHeight w:val="224"/>
        </w:trPr>
        <w:tc>
          <w:tcPr>
            <w:tcW w:w="1248" w:type="dxa"/>
            <w:shd w:val="clear" w:color="auto" w:fill="E2EFD9" w:themeFill="accent6" w:themeFillTint="33"/>
            <w:vAlign w:val="center"/>
          </w:tcPr>
          <w:p w:rsidR="00F53F53" w:rsidRPr="001214C4" w:rsidRDefault="00F53F53" w:rsidP="002361F5">
            <w:pPr>
              <w:widowControl/>
              <w:jc w:val="center"/>
              <w:rPr>
                <w:rFonts w:ascii="Times New Roman" w:eastAsia="宋体" w:hAnsi="Times New Roman"/>
                <w:color w:val="000000"/>
                <w:sz w:val="20"/>
                <w:szCs w:val="20"/>
              </w:rPr>
            </w:pPr>
            <w:r w:rsidRPr="001214C4">
              <w:rPr>
                <w:rFonts w:ascii="Times New Roman" w:eastAsia="宋体" w:hAnsi="Times New Roman" w:hint="eastAsia"/>
                <w:color w:val="000000"/>
                <w:sz w:val="20"/>
                <w:szCs w:val="20"/>
              </w:rPr>
              <w:t>UN</w:t>
            </w:r>
            <w:r w:rsidRPr="001214C4">
              <w:rPr>
                <w:rFonts w:ascii="Times New Roman" w:eastAsia="宋体" w:hAnsi="Times New Roman"/>
                <w:color w:val="000000"/>
                <w:sz w:val="20"/>
                <w:szCs w:val="20"/>
              </w:rPr>
              <w:t>0406</w:t>
            </w:r>
          </w:p>
        </w:tc>
        <w:tc>
          <w:tcPr>
            <w:tcW w:w="3119" w:type="dxa"/>
            <w:shd w:val="clear" w:color="auto" w:fill="E2EFD9" w:themeFill="accent6" w:themeFillTint="33"/>
            <w:noWrap/>
            <w:vAlign w:val="center"/>
          </w:tcPr>
          <w:p w:rsidR="00F53F53" w:rsidRPr="001214C4" w:rsidRDefault="00F53F53" w:rsidP="00D413BE">
            <w:pPr>
              <w:widowControl/>
              <w:rPr>
                <w:rFonts w:ascii="Times New Roman" w:eastAsia="宋体" w:hAnsi="Times New Roman"/>
                <w:color w:val="000000"/>
                <w:szCs w:val="21"/>
              </w:rPr>
            </w:pPr>
            <w:r w:rsidRPr="001214C4">
              <w:rPr>
                <w:rFonts w:ascii="Times New Roman" w:eastAsia="宋体" w:hAnsi="宋体" w:hint="eastAsia"/>
                <w:color w:val="000000"/>
                <w:szCs w:val="21"/>
              </w:rPr>
              <w:t>借助函数图像，了解不等式与相应函数、方程的联系</w:t>
            </w:r>
            <w:r w:rsidRPr="001214C4">
              <w:rPr>
                <w:rFonts w:ascii="Times New Roman" w:eastAsia="宋体" w:hAnsi="Times New Roman" w:hint="eastAsia"/>
                <w:color w:val="000000"/>
                <w:szCs w:val="21"/>
              </w:rPr>
              <w:t>．</w:t>
            </w:r>
            <w:r w:rsidRPr="001214C4">
              <w:rPr>
                <w:rFonts w:ascii="Times New Roman" w:eastAsia="宋体" w:hAnsi="宋体" w:hint="eastAsia"/>
                <w:color w:val="000000"/>
                <w:szCs w:val="21"/>
              </w:rPr>
              <w:t>掌握利用函数的单调性、零点等性质求解不等式以及判断方程是否有解</w:t>
            </w:r>
            <w:r w:rsidRPr="001214C4">
              <w:rPr>
                <w:rFonts w:ascii="Times New Roman" w:eastAsia="宋体" w:hAnsi="宋体" w:hint="eastAsia"/>
                <w:color w:val="000000"/>
                <w:szCs w:val="21"/>
              </w:rPr>
              <w:lastRenderedPageBreak/>
              <w:t>的方法</w:t>
            </w:r>
            <w:r w:rsidRPr="001214C4">
              <w:rPr>
                <w:rFonts w:ascii="Times New Roman" w:eastAsia="宋体" w:hAnsi="Times New Roman" w:hint="eastAsia"/>
                <w:color w:val="000000"/>
                <w:szCs w:val="21"/>
              </w:rPr>
              <w:t>．</w:t>
            </w:r>
          </w:p>
        </w:tc>
        <w:tc>
          <w:tcPr>
            <w:tcW w:w="1275" w:type="dxa"/>
            <w:shd w:val="clear" w:color="auto" w:fill="E2EFD9" w:themeFill="accent6" w:themeFillTint="33"/>
            <w:vAlign w:val="center"/>
          </w:tcPr>
          <w:p w:rsidR="00F53F53" w:rsidRPr="001214C4" w:rsidRDefault="00F53F53" w:rsidP="00C37886">
            <w:pPr>
              <w:widowControl/>
              <w:jc w:val="center"/>
              <w:rPr>
                <w:rFonts w:ascii="Times New Roman" w:eastAsia="宋体" w:hAnsi="Times New Roman"/>
                <w:color w:val="000000"/>
                <w:szCs w:val="21"/>
              </w:rPr>
            </w:pPr>
            <w:r w:rsidRPr="001214C4">
              <w:rPr>
                <w:rFonts w:ascii="Times New Roman" w:eastAsia="宋体" w:hAnsi="Times New Roman"/>
                <w:color w:val="000000"/>
                <w:szCs w:val="21"/>
              </w:rPr>
              <w:lastRenderedPageBreak/>
              <w:t>L0</w:t>
            </w:r>
            <w:r w:rsidR="00C37886">
              <w:rPr>
                <w:rFonts w:ascii="Times New Roman" w:eastAsia="宋体" w:hAnsi="Times New Roman" w:hint="eastAsia"/>
                <w:color w:val="000000"/>
                <w:szCs w:val="21"/>
              </w:rPr>
              <w:t>3</w:t>
            </w:r>
          </w:p>
        </w:tc>
        <w:tc>
          <w:tcPr>
            <w:tcW w:w="1985" w:type="dxa"/>
            <w:shd w:val="clear" w:color="auto" w:fill="E2EFD9" w:themeFill="accent6" w:themeFillTint="33"/>
            <w:noWrap/>
            <w:vAlign w:val="center"/>
          </w:tcPr>
          <w:p w:rsidR="00F53F53" w:rsidRPr="001214C4" w:rsidRDefault="00C37886" w:rsidP="00D413BE">
            <w:pPr>
              <w:widowControl/>
              <w:jc w:val="left"/>
              <w:rPr>
                <w:rFonts w:ascii="Times New Roman" w:eastAsia="宋体" w:hAnsi="Times New Roman"/>
                <w:color w:val="000000"/>
                <w:szCs w:val="21"/>
              </w:rPr>
            </w:pPr>
            <w:r w:rsidRPr="001214C4">
              <w:rPr>
                <w:rFonts w:ascii="Times New Roman" w:eastAsia="宋体" w:hAnsi="宋体" w:hint="eastAsia"/>
                <w:color w:val="000000"/>
                <w:szCs w:val="21"/>
              </w:rPr>
              <w:t>函数的零点、用函数观点求解方程和不等式</w:t>
            </w:r>
          </w:p>
        </w:tc>
        <w:tc>
          <w:tcPr>
            <w:tcW w:w="1843" w:type="dxa"/>
            <w:shd w:val="clear" w:color="auto" w:fill="E2EFD9" w:themeFill="accent6" w:themeFillTint="33"/>
            <w:noWrap/>
            <w:vAlign w:val="center"/>
          </w:tcPr>
          <w:p w:rsidR="00F53F53" w:rsidRPr="001214C4" w:rsidRDefault="00F53F53" w:rsidP="00D413BE">
            <w:pPr>
              <w:widowControl/>
              <w:rPr>
                <w:rFonts w:ascii="Times New Roman" w:eastAsia="宋体" w:hAnsi="Times New Roman"/>
                <w:color w:val="000000"/>
                <w:szCs w:val="21"/>
              </w:rPr>
            </w:pPr>
            <w:r w:rsidRPr="001214C4">
              <w:rPr>
                <w:rFonts w:ascii="Times New Roman" w:eastAsia="宋体" w:hAnsi="Times New Roman" w:hint="eastAsia"/>
                <w:color w:val="000000"/>
                <w:szCs w:val="21"/>
              </w:rPr>
              <w:t>S</w:t>
            </w:r>
            <w:r w:rsidRPr="001214C4">
              <w:rPr>
                <w:rFonts w:ascii="Times New Roman" w:eastAsia="宋体" w:hAnsi="Times New Roman"/>
                <w:color w:val="000000"/>
                <w:szCs w:val="21"/>
              </w:rPr>
              <w:t>XL02</w:t>
            </w:r>
            <w:r w:rsidRPr="001214C4">
              <w:rPr>
                <w:rFonts w:ascii="Times New Roman" w:eastAsia="宋体" w:hAnsi="宋体" w:hint="eastAsia"/>
                <w:color w:val="000000"/>
                <w:szCs w:val="21"/>
              </w:rPr>
              <w:t>、</w:t>
            </w:r>
            <w:r w:rsidRPr="001214C4">
              <w:rPr>
                <w:rFonts w:ascii="Times New Roman" w:eastAsia="宋体" w:hAnsi="Times New Roman" w:hint="eastAsia"/>
                <w:color w:val="000000"/>
                <w:szCs w:val="21"/>
              </w:rPr>
              <w:t>S</w:t>
            </w:r>
            <w:r w:rsidRPr="001214C4">
              <w:rPr>
                <w:rFonts w:ascii="Times New Roman" w:eastAsia="宋体" w:hAnsi="Times New Roman"/>
                <w:color w:val="000000"/>
                <w:szCs w:val="21"/>
              </w:rPr>
              <w:t>XL04</w:t>
            </w:r>
          </w:p>
        </w:tc>
      </w:tr>
      <w:tr w:rsidR="00C37886" w:rsidRPr="001214C4" w:rsidTr="00C37886">
        <w:trPr>
          <w:trHeight w:val="224"/>
        </w:trPr>
        <w:tc>
          <w:tcPr>
            <w:tcW w:w="1248" w:type="dxa"/>
            <w:shd w:val="clear" w:color="auto" w:fill="E2EFD9" w:themeFill="accent6" w:themeFillTint="33"/>
            <w:vAlign w:val="center"/>
          </w:tcPr>
          <w:p w:rsidR="00C37886" w:rsidRPr="001214C4" w:rsidRDefault="00C37886" w:rsidP="002361F5">
            <w:pPr>
              <w:widowControl/>
              <w:jc w:val="center"/>
              <w:rPr>
                <w:rFonts w:ascii="Times New Roman" w:eastAsia="宋体" w:hAnsi="Times New Roman"/>
                <w:color w:val="000000"/>
                <w:sz w:val="20"/>
                <w:szCs w:val="20"/>
              </w:rPr>
            </w:pPr>
            <w:r w:rsidRPr="001214C4">
              <w:rPr>
                <w:rFonts w:ascii="Times New Roman" w:eastAsia="宋体" w:hAnsi="Times New Roman" w:hint="eastAsia"/>
                <w:color w:val="000000"/>
                <w:sz w:val="20"/>
                <w:szCs w:val="20"/>
              </w:rPr>
              <w:lastRenderedPageBreak/>
              <w:t>UN</w:t>
            </w:r>
            <w:r w:rsidRPr="001214C4">
              <w:rPr>
                <w:rFonts w:ascii="Times New Roman" w:eastAsia="宋体" w:hAnsi="Times New Roman"/>
                <w:color w:val="000000"/>
                <w:sz w:val="20"/>
                <w:szCs w:val="20"/>
              </w:rPr>
              <w:t>0407</w:t>
            </w:r>
          </w:p>
        </w:tc>
        <w:tc>
          <w:tcPr>
            <w:tcW w:w="3119" w:type="dxa"/>
            <w:shd w:val="clear" w:color="auto" w:fill="E2EFD9" w:themeFill="accent6" w:themeFillTint="33"/>
            <w:noWrap/>
            <w:vAlign w:val="center"/>
          </w:tcPr>
          <w:p w:rsidR="00C37886" w:rsidRPr="001214C4" w:rsidRDefault="00C37886" w:rsidP="00D413BE">
            <w:pPr>
              <w:widowControl/>
              <w:rPr>
                <w:rFonts w:ascii="Times New Roman" w:eastAsia="宋体" w:hAnsi="Times New Roman"/>
                <w:color w:val="000000"/>
                <w:szCs w:val="21"/>
              </w:rPr>
            </w:pPr>
            <w:r w:rsidRPr="001214C4">
              <w:rPr>
                <w:rFonts w:ascii="Times New Roman" w:eastAsia="宋体" w:hAnsi="宋体" w:hint="eastAsia"/>
                <w:color w:val="000000"/>
                <w:szCs w:val="21"/>
              </w:rPr>
              <w:t>结合具体的连续函数及其图像的特点，了解函数零点存在定理</w:t>
            </w:r>
            <w:r w:rsidRPr="001214C4">
              <w:rPr>
                <w:rFonts w:ascii="Times New Roman" w:eastAsia="宋体" w:hAnsi="Times New Roman" w:hint="eastAsia"/>
                <w:color w:val="000000"/>
                <w:szCs w:val="21"/>
              </w:rPr>
              <w:t>．</w:t>
            </w:r>
            <w:r w:rsidRPr="001214C4">
              <w:rPr>
                <w:rFonts w:ascii="Times New Roman" w:eastAsia="宋体" w:hAnsi="宋体" w:hint="eastAsia"/>
                <w:color w:val="000000"/>
                <w:szCs w:val="21"/>
              </w:rPr>
              <w:t>探索用二分法求方程近似解的思路，并会画程序框图，能借助计算工具用二分法求方程近似解，了解用二分法求方程近似解具有一般性</w:t>
            </w:r>
            <w:r w:rsidRPr="001214C4">
              <w:rPr>
                <w:rFonts w:ascii="Times New Roman" w:eastAsia="宋体" w:hAnsi="Times New Roman" w:hint="eastAsia"/>
                <w:color w:val="000000"/>
                <w:szCs w:val="21"/>
              </w:rPr>
              <w:t>．</w:t>
            </w:r>
          </w:p>
        </w:tc>
        <w:tc>
          <w:tcPr>
            <w:tcW w:w="1275" w:type="dxa"/>
            <w:shd w:val="clear" w:color="auto" w:fill="E2EFD9" w:themeFill="accent6" w:themeFillTint="33"/>
            <w:vAlign w:val="center"/>
          </w:tcPr>
          <w:p w:rsidR="00C37886" w:rsidRPr="001214C4" w:rsidRDefault="00C37886" w:rsidP="00D413BE">
            <w:pPr>
              <w:widowControl/>
              <w:jc w:val="center"/>
              <w:rPr>
                <w:rFonts w:ascii="Times New Roman" w:eastAsia="宋体" w:hAnsi="Times New Roman"/>
                <w:color w:val="000000"/>
                <w:szCs w:val="21"/>
              </w:rPr>
            </w:pPr>
            <w:r w:rsidRPr="001214C4">
              <w:rPr>
                <w:rFonts w:ascii="Times New Roman" w:eastAsia="宋体" w:hAnsi="Times New Roman"/>
                <w:color w:val="000000"/>
                <w:szCs w:val="21"/>
              </w:rPr>
              <w:t>L0</w:t>
            </w:r>
            <w:r>
              <w:rPr>
                <w:rFonts w:ascii="Times New Roman" w:eastAsia="宋体" w:hAnsi="Times New Roman" w:hint="eastAsia"/>
                <w:color w:val="000000"/>
                <w:szCs w:val="21"/>
              </w:rPr>
              <w:t>3</w:t>
            </w:r>
          </w:p>
        </w:tc>
        <w:tc>
          <w:tcPr>
            <w:tcW w:w="1985" w:type="dxa"/>
            <w:shd w:val="clear" w:color="auto" w:fill="E2EFD9" w:themeFill="accent6" w:themeFillTint="33"/>
            <w:noWrap/>
            <w:vAlign w:val="center"/>
          </w:tcPr>
          <w:p w:rsidR="00C37886" w:rsidRPr="001214C4" w:rsidRDefault="00C37886" w:rsidP="00D413BE">
            <w:pPr>
              <w:widowControl/>
              <w:jc w:val="left"/>
              <w:rPr>
                <w:rFonts w:ascii="Times New Roman" w:eastAsia="宋体" w:hAnsi="Times New Roman"/>
                <w:color w:val="000000"/>
                <w:szCs w:val="21"/>
              </w:rPr>
            </w:pPr>
            <w:r w:rsidRPr="001214C4">
              <w:rPr>
                <w:rFonts w:ascii="Times New Roman" w:eastAsia="宋体" w:hAnsi="宋体" w:hint="eastAsia"/>
                <w:color w:val="000000"/>
                <w:szCs w:val="21"/>
              </w:rPr>
              <w:t>连续函数的零点存在定理</w:t>
            </w:r>
            <w:r>
              <w:rPr>
                <w:rFonts w:ascii="Times New Roman" w:eastAsia="宋体" w:hAnsi="宋体" w:hint="eastAsia"/>
                <w:color w:val="000000"/>
                <w:szCs w:val="21"/>
              </w:rPr>
              <w:t>、</w:t>
            </w:r>
            <w:r w:rsidRPr="001214C4">
              <w:rPr>
                <w:rFonts w:ascii="Times New Roman" w:eastAsia="宋体" w:hAnsi="宋体" w:hint="eastAsia"/>
                <w:color w:val="000000"/>
                <w:szCs w:val="21"/>
              </w:rPr>
              <w:t>二分法</w:t>
            </w:r>
          </w:p>
        </w:tc>
        <w:tc>
          <w:tcPr>
            <w:tcW w:w="1843" w:type="dxa"/>
            <w:shd w:val="clear" w:color="auto" w:fill="E2EFD9" w:themeFill="accent6" w:themeFillTint="33"/>
            <w:noWrap/>
            <w:vAlign w:val="center"/>
          </w:tcPr>
          <w:p w:rsidR="00C37886" w:rsidRPr="001214C4" w:rsidRDefault="00BC2EEC" w:rsidP="00D413BE">
            <w:pPr>
              <w:widowControl/>
              <w:rPr>
                <w:rFonts w:ascii="Times New Roman" w:eastAsia="宋体" w:hAnsi="Times New Roman"/>
                <w:color w:val="000000"/>
                <w:szCs w:val="21"/>
              </w:rPr>
            </w:pPr>
            <w:r w:rsidRPr="001214C4">
              <w:rPr>
                <w:rFonts w:ascii="Times New Roman" w:eastAsia="宋体" w:hAnsi="Times New Roman" w:hint="eastAsia"/>
                <w:color w:val="000000"/>
                <w:szCs w:val="21"/>
              </w:rPr>
              <w:t>S</w:t>
            </w:r>
            <w:r w:rsidRPr="001214C4">
              <w:rPr>
                <w:rFonts w:ascii="Times New Roman" w:eastAsia="宋体" w:hAnsi="Times New Roman"/>
                <w:color w:val="000000"/>
                <w:szCs w:val="21"/>
              </w:rPr>
              <w:t>XL02</w:t>
            </w:r>
            <w:r w:rsidRPr="001214C4">
              <w:rPr>
                <w:rFonts w:ascii="Times New Roman" w:eastAsia="宋体" w:hAnsi="宋体" w:hint="eastAsia"/>
                <w:color w:val="000000"/>
                <w:szCs w:val="21"/>
              </w:rPr>
              <w:t>、</w:t>
            </w:r>
            <w:r w:rsidR="00C37886" w:rsidRPr="001214C4">
              <w:rPr>
                <w:rFonts w:ascii="Times New Roman" w:eastAsia="宋体" w:hAnsi="Times New Roman" w:hint="eastAsia"/>
                <w:color w:val="000000"/>
                <w:szCs w:val="21"/>
              </w:rPr>
              <w:t>S</w:t>
            </w:r>
            <w:r w:rsidR="00C37886" w:rsidRPr="001214C4">
              <w:rPr>
                <w:rFonts w:ascii="Times New Roman" w:eastAsia="宋体" w:hAnsi="Times New Roman"/>
                <w:color w:val="000000"/>
                <w:szCs w:val="21"/>
              </w:rPr>
              <w:t>XL04</w:t>
            </w:r>
            <w:r w:rsidR="00C37886" w:rsidRPr="001214C4">
              <w:rPr>
                <w:rFonts w:ascii="Times New Roman" w:eastAsia="宋体" w:hAnsi="宋体" w:hint="eastAsia"/>
                <w:color w:val="000000"/>
                <w:szCs w:val="21"/>
              </w:rPr>
              <w:t>、</w:t>
            </w:r>
            <w:r w:rsidR="00C37886" w:rsidRPr="001214C4">
              <w:rPr>
                <w:rFonts w:ascii="Times New Roman" w:eastAsia="宋体" w:hAnsi="Times New Roman" w:hint="eastAsia"/>
                <w:color w:val="000000"/>
                <w:szCs w:val="21"/>
              </w:rPr>
              <w:t>S</w:t>
            </w:r>
            <w:r w:rsidR="00C37886" w:rsidRPr="001214C4">
              <w:rPr>
                <w:rFonts w:ascii="Times New Roman" w:eastAsia="宋体" w:hAnsi="Times New Roman"/>
                <w:color w:val="000000"/>
                <w:szCs w:val="21"/>
              </w:rPr>
              <w:t>XL05</w:t>
            </w:r>
          </w:p>
        </w:tc>
      </w:tr>
      <w:tr w:rsidR="00C37886" w:rsidRPr="001214C4" w:rsidTr="00C37886">
        <w:trPr>
          <w:trHeight w:val="224"/>
        </w:trPr>
        <w:tc>
          <w:tcPr>
            <w:tcW w:w="1248" w:type="dxa"/>
            <w:shd w:val="clear" w:color="auto" w:fill="E2EFD9" w:themeFill="accent6" w:themeFillTint="33"/>
            <w:vAlign w:val="center"/>
          </w:tcPr>
          <w:p w:rsidR="00C37886" w:rsidRPr="001214C4" w:rsidRDefault="00C37886" w:rsidP="002361F5">
            <w:pPr>
              <w:widowControl/>
              <w:jc w:val="center"/>
              <w:rPr>
                <w:rFonts w:ascii="Times New Roman" w:eastAsia="宋体" w:hAnsi="Times New Roman"/>
                <w:color w:val="000000"/>
                <w:sz w:val="20"/>
                <w:szCs w:val="20"/>
              </w:rPr>
            </w:pPr>
            <w:r w:rsidRPr="001214C4">
              <w:rPr>
                <w:rFonts w:ascii="Times New Roman" w:eastAsia="宋体" w:hAnsi="Times New Roman" w:hint="eastAsia"/>
                <w:color w:val="000000"/>
                <w:sz w:val="20"/>
                <w:szCs w:val="20"/>
              </w:rPr>
              <w:t>UN</w:t>
            </w:r>
            <w:r w:rsidRPr="001214C4">
              <w:rPr>
                <w:rFonts w:ascii="Times New Roman" w:eastAsia="宋体" w:hAnsi="Times New Roman"/>
                <w:color w:val="000000"/>
                <w:sz w:val="20"/>
                <w:szCs w:val="20"/>
              </w:rPr>
              <w:t>0408</w:t>
            </w:r>
          </w:p>
        </w:tc>
        <w:tc>
          <w:tcPr>
            <w:tcW w:w="3119" w:type="dxa"/>
            <w:shd w:val="clear" w:color="auto" w:fill="E2EFD9" w:themeFill="accent6" w:themeFillTint="33"/>
            <w:noWrap/>
            <w:vAlign w:val="center"/>
          </w:tcPr>
          <w:p w:rsidR="00C37886" w:rsidRPr="00C37886" w:rsidRDefault="00C37886" w:rsidP="00FA7654">
            <w:pPr>
              <w:widowControl/>
              <w:rPr>
                <w:rFonts w:ascii="宋体" w:eastAsia="宋体" w:hAnsi="宋体"/>
                <w:color w:val="000000"/>
                <w:szCs w:val="21"/>
              </w:rPr>
            </w:pPr>
            <w:r w:rsidRPr="00C37886">
              <w:rPr>
                <w:rFonts w:ascii="宋体" w:eastAsia="宋体" w:hAnsi="宋体" w:hint="eastAsia"/>
              </w:rPr>
              <w:t>结合具体的函数</w:t>
            </w:r>
            <w:r>
              <w:rPr>
                <w:rFonts w:ascii="宋体" w:eastAsia="宋体" w:hAnsi="宋体" w:hint="eastAsia"/>
              </w:rPr>
              <w:t>，</w:t>
            </w:r>
            <w:r w:rsidRPr="00C37886">
              <w:rPr>
                <w:rFonts w:ascii="宋体" w:eastAsia="宋体" w:hAnsi="宋体" w:hint="eastAsia"/>
              </w:rPr>
              <w:t>懂得</w:t>
            </w:r>
            <w:r w:rsidRPr="00C37886">
              <w:rPr>
                <w:rFonts w:ascii="宋体" w:eastAsia="宋体" w:hAnsi="宋体"/>
              </w:rPr>
              <w:t>反函数</w:t>
            </w:r>
            <w:r w:rsidRPr="00C37886">
              <w:rPr>
                <w:rFonts w:ascii="宋体" w:eastAsia="宋体" w:hAnsi="宋体" w:hint="eastAsia"/>
              </w:rPr>
              <w:t>符号的含义</w:t>
            </w:r>
            <w:r w:rsidRPr="00C37886">
              <w:rPr>
                <w:rFonts w:ascii="宋体" w:eastAsia="宋体" w:hAnsi="宋体" w:hint="eastAsia"/>
                <w:color w:val="000000" w:themeColor="text1"/>
                <w:szCs w:val="21"/>
              </w:rPr>
              <w:t>．</w:t>
            </w:r>
            <w:r w:rsidRPr="00C37886">
              <w:rPr>
                <w:rFonts w:ascii="宋体" w:eastAsia="宋体" w:hAnsi="宋体" w:hint="eastAsia"/>
              </w:rPr>
              <w:t>在熟悉的情境中</w:t>
            </w:r>
            <w:r>
              <w:rPr>
                <w:rFonts w:ascii="宋体" w:eastAsia="宋体" w:hAnsi="宋体" w:hint="eastAsia"/>
              </w:rPr>
              <w:t>，</w:t>
            </w:r>
            <w:proofErr w:type="gramStart"/>
            <w:r w:rsidRPr="00C37886">
              <w:rPr>
                <w:rFonts w:ascii="宋体" w:eastAsia="宋体" w:hAnsi="宋体"/>
              </w:rPr>
              <w:t>会求已知</w:t>
            </w:r>
            <w:proofErr w:type="gramEnd"/>
            <w:r w:rsidRPr="00C37886">
              <w:rPr>
                <w:rFonts w:ascii="宋体" w:eastAsia="宋体" w:hAnsi="宋体"/>
              </w:rPr>
              <w:t>函数的反函数</w:t>
            </w:r>
            <w:r w:rsidRPr="00C37886">
              <w:rPr>
                <w:rFonts w:ascii="宋体" w:eastAsia="宋体" w:hAnsi="宋体" w:hint="eastAsia"/>
                <w:color w:val="000000" w:themeColor="text1"/>
                <w:szCs w:val="21"/>
              </w:rPr>
              <w:t>．</w:t>
            </w:r>
            <w:r w:rsidRPr="00C37886">
              <w:rPr>
                <w:rFonts w:ascii="宋体" w:eastAsia="宋体" w:hAnsi="宋体" w:hint="eastAsia"/>
                <w:szCs w:val="21"/>
              </w:rPr>
              <w:t>知道函数与其反函数的图像之间的对称关系，并理解形成这种关系的原因．</w:t>
            </w:r>
          </w:p>
        </w:tc>
        <w:tc>
          <w:tcPr>
            <w:tcW w:w="1275" w:type="dxa"/>
            <w:shd w:val="clear" w:color="auto" w:fill="E2EFD9" w:themeFill="accent6" w:themeFillTint="33"/>
            <w:vAlign w:val="center"/>
          </w:tcPr>
          <w:p w:rsidR="00C37886" w:rsidRPr="001214C4" w:rsidRDefault="00C37886" w:rsidP="00C37886">
            <w:pPr>
              <w:widowControl/>
              <w:jc w:val="center"/>
              <w:rPr>
                <w:rFonts w:ascii="Times New Roman" w:eastAsia="宋体" w:hAnsi="Times New Roman"/>
                <w:color w:val="000000"/>
                <w:szCs w:val="21"/>
              </w:rPr>
            </w:pPr>
            <w:r w:rsidRPr="001214C4">
              <w:rPr>
                <w:rFonts w:ascii="Times New Roman" w:eastAsia="宋体" w:hAnsi="Times New Roman"/>
                <w:color w:val="000000"/>
                <w:szCs w:val="21"/>
              </w:rPr>
              <w:t>L0</w:t>
            </w:r>
            <w:r>
              <w:rPr>
                <w:rFonts w:ascii="Times New Roman" w:eastAsia="宋体" w:hAnsi="Times New Roman" w:hint="eastAsia"/>
                <w:color w:val="000000"/>
                <w:szCs w:val="21"/>
              </w:rPr>
              <w:t>2</w:t>
            </w:r>
          </w:p>
        </w:tc>
        <w:tc>
          <w:tcPr>
            <w:tcW w:w="1985" w:type="dxa"/>
            <w:shd w:val="clear" w:color="auto" w:fill="E2EFD9" w:themeFill="accent6" w:themeFillTint="33"/>
            <w:noWrap/>
            <w:vAlign w:val="center"/>
          </w:tcPr>
          <w:p w:rsidR="00C37886" w:rsidRPr="001214C4" w:rsidRDefault="00C37886" w:rsidP="009C39E4">
            <w:pPr>
              <w:widowControl/>
              <w:jc w:val="left"/>
              <w:rPr>
                <w:rFonts w:ascii="Times New Roman" w:eastAsia="宋体" w:hAnsi="Times New Roman"/>
                <w:color w:val="000000"/>
                <w:szCs w:val="21"/>
              </w:rPr>
            </w:pPr>
            <w:r w:rsidRPr="001214C4">
              <w:rPr>
                <w:rFonts w:ascii="Times New Roman" w:eastAsia="宋体" w:hAnsi="宋体" w:hint="eastAsia"/>
                <w:color w:val="000000"/>
                <w:szCs w:val="21"/>
              </w:rPr>
              <w:t>反函数的定义</w:t>
            </w:r>
            <w:r>
              <w:rPr>
                <w:rFonts w:ascii="Times New Roman" w:eastAsia="宋体" w:hAnsi="宋体" w:hint="eastAsia"/>
                <w:color w:val="000000"/>
                <w:szCs w:val="21"/>
              </w:rPr>
              <w:t>、</w:t>
            </w:r>
            <w:r w:rsidRPr="00C37886">
              <w:rPr>
                <w:rFonts w:ascii="Times New Roman" w:eastAsia="宋体" w:hAnsi="宋体" w:hint="eastAsia"/>
                <w:color w:val="000000"/>
                <w:szCs w:val="21"/>
              </w:rPr>
              <w:t>具有反函数的函数的图像特征、互为反函数的两函数图像的关系</w:t>
            </w:r>
          </w:p>
        </w:tc>
        <w:tc>
          <w:tcPr>
            <w:tcW w:w="1843" w:type="dxa"/>
            <w:shd w:val="clear" w:color="auto" w:fill="E2EFD9" w:themeFill="accent6" w:themeFillTint="33"/>
            <w:noWrap/>
            <w:vAlign w:val="center"/>
          </w:tcPr>
          <w:p w:rsidR="00C37886" w:rsidRPr="001214C4" w:rsidRDefault="0020793E" w:rsidP="0020793E">
            <w:pPr>
              <w:widowControl/>
              <w:rPr>
                <w:rFonts w:ascii="Times New Roman" w:eastAsia="宋体" w:hAnsi="Times New Roman"/>
                <w:color w:val="000000"/>
                <w:szCs w:val="21"/>
              </w:rPr>
            </w:pPr>
            <w:r w:rsidRPr="001214C4">
              <w:rPr>
                <w:rFonts w:ascii="Times New Roman" w:eastAsia="宋体" w:hAnsi="Times New Roman" w:hint="eastAsia"/>
                <w:color w:val="000000"/>
                <w:szCs w:val="21"/>
              </w:rPr>
              <w:t>S</w:t>
            </w:r>
            <w:r w:rsidRPr="001214C4">
              <w:rPr>
                <w:rFonts w:ascii="Times New Roman" w:eastAsia="宋体" w:hAnsi="Times New Roman"/>
                <w:color w:val="000000"/>
                <w:szCs w:val="21"/>
              </w:rPr>
              <w:t>XL01</w:t>
            </w:r>
            <w:r w:rsidRPr="001214C4">
              <w:rPr>
                <w:rFonts w:ascii="Times New Roman" w:eastAsia="宋体" w:hAnsi="宋体" w:hint="eastAsia"/>
                <w:color w:val="000000"/>
                <w:szCs w:val="21"/>
              </w:rPr>
              <w:t>、</w:t>
            </w:r>
            <w:r w:rsidR="00C37886" w:rsidRPr="001214C4">
              <w:rPr>
                <w:rFonts w:ascii="Times New Roman" w:eastAsia="宋体" w:hAnsi="Times New Roman" w:hint="eastAsia"/>
                <w:color w:val="000000"/>
                <w:szCs w:val="21"/>
              </w:rPr>
              <w:t>S</w:t>
            </w:r>
            <w:r w:rsidR="00C37886" w:rsidRPr="001214C4">
              <w:rPr>
                <w:rFonts w:ascii="Times New Roman" w:eastAsia="宋体" w:hAnsi="Times New Roman"/>
                <w:color w:val="000000"/>
                <w:szCs w:val="21"/>
              </w:rPr>
              <w:t>XL02</w:t>
            </w:r>
            <w:r w:rsidR="00C37886" w:rsidRPr="001214C4">
              <w:rPr>
                <w:rFonts w:ascii="Times New Roman" w:eastAsia="宋体" w:hAnsi="宋体" w:hint="eastAsia"/>
                <w:color w:val="000000"/>
                <w:szCs w:val="21"/>
              </w:rPr>
              <w:t>、</w:t>
            </w:r>
            <w:r w:rsidR="00C37886" w:rsidRPr="001214C4">
              <w:rPr>
                <w:rFonts w:ascii="Times New Roman" w:eastAsia="宋体" w:hAnsi="Times New Roman" w:hint="eastAsia"/>
                <w:color w:val="000000"/>
                <w:szCs w:val="21"/>
              </w:rPr>
              <w:t>S</w:t>
            </w:r>
            <w:r w:rsidR="00C37886" w:rsidRPr="001214C4">
              <w:rPr>
                <w:rFonts w:ascii="Times New Roman" w:eastAsia="宋体" w:hAnsi="Times New Roman"/>
                <w:color w:val="000000"/>
                <w:szCs w:val="21"/>
              </w:rPr>
              <w:t>XL04</w:t>
            </w:r>
          </w:p>
        </w:tc>
      </w:tr>
    </w:tbl>
    <w:p w:rsidR="005F2A8E" w:rsidRPr="001214C4" w:rsidRDefault="005F2A8E" w:rsidP="005F2A8E">
      <w:pPr>
        <w:spacing w:line="360" w:lineRule="auto"/>
        <w:jc w:val="center"/>
        <w:rPr>
          <w:rFonts w:ascii="Times New Roman" w:eastAsia="宋体" w:hAnsi="Times New Roman"/>
          <w:b/>
          <w:sz w:val="28"/>
          <w:szCs w:val="28"/>
        </w:rPr>
      </w:pPr>
      <w:bookmarkStart w:id="0" w:name="_Hlk109117181"/>
      <w:r w:rsidRPr="001214C4">
        <w:rPr>
          <w:rFonts w:ascii="Times New Roman" w:eastAsia="宋体" w:hAnsi="宋体" w:hint="eastAsia"/>
          <w:b/>
          <w:sz w:val="28"/>
          <w:szCs w:val="28"/>
        </w:rPr>
        <w:t>表</w:t>
      </w:r>
      <w:r w:rsidR="00B52F47" w:rsidRPr="001214C4">
        <w:rPr>
          <w:rFonts w:ascii="Times New Roman" w:eastAsia="宋体" w:hAnsi="Times New Roman" w:hint="eastAsia"/>
          <w:b/>
          <w:sz w:val="28"/>
          <w:szCs w:val="28"/>
        </w:rPr>
        <w:t>2</w:t>
      </w:r>
      <w:r w:rsidR="00F94B31" w:rsidRPr="001214C4">
        <w:rPr>
          <w:rFonts w:ascii="Times New Roman" w:eastAsia="宋体" w:hAnsi="Times New Roman" w:hint="eastAsia"/>
          <w:b/>
          <w:sz w:val="28"/>
          <w:szCs w:val="28"/>
        </w:rPr>
        <w:t xml:space="preserve"> </w:t>
      </w:r>
      <w:r w:rsidRPr="001214C4">
        <w:rPr>
          <w:rFonts w:ascii="Times New Roman" w:eastAsia="宋体" w:hAnsi="宋体" w:hint="eastAsia"/>
          <w:b/>
          <w:sz w:val="28"/>
          <w:szCs w:val="28"/>
        </w:rPr>
        <w:t>单元课时建议</w:t>
      </w:r>
    </w:p>
    <w:tbl>
      <w:tblPr>
        <w:tblStyle w:val="a3"/>
        <w:tblW w:w="9067" w:type="dxa"/>
        <w:jc w:val="center"/>
        <w:tblLook w:val="04A0"/>
      </w:tblPr>
      <w:tblGrid>
        <w:gridCol w:w="1628"/>
        <w:gridCol w:w="1339"/>
        <w:gridCol w:w="3020"/>
        <w:gridCol w:w="1195"/>
        <w:gridCol w:w="1885"/>
      </w:tblGrid>
      <w:tr w:rsidR="005F2A8E" w:rsidRPr="001214C4" w:rsidTr="00940295">
        <w:trPr>
          <w:trHeight w:val="720"/>
          <w:jc w:val="center"/>
        </w:trPr>
        <w:tc>
          <w:tcPr>
            <w:tcW w:w="1476" w:type="dxa"/>
            <w:tcBorders>
              <w:bottom w:val="single" w:sz="4" w:space="0" w:color="auto"/>
            </w:tcBorders>
            <w:shd w:val="clear" w:color="auto" w:fill="E7E6E6" w:themeFill="background2"/>
            <w:vAlign w:val="center"/>
          </w:tcPr>
          <w:p w:rsidR="005F2A8E" w:rsidRPr="001214C4" w:rsidRDefault="005F2A8E" w:rsidP="00B65102">
            <w:pPr>
              <w:spacing w:line="276" w:lineRule="auto"/>
              <w:jc w:val="center"/>
              <w:rPr>
                <w:rFonts w:ascii="Times New Roman" w:eastAsia="宋体" w:hAnsi="Times New Roman"/>
                <w:szCs w:val="21"/>
              </w:rPr>
            </w:pPr>
            <w:r w:rsidRPr="001214C4">
              <w:rPr>
                <w:rFonts w:ascii="Times New Roman" w:eastAsia="宋体" w:hAnsi="宋体" w:hint="eastAsia"/>
                <w:szCs w:val="21"/>
              </w:rPr>
              <w:t>课时</w:t>
            </w:r>
          </w:p>
        </w:tc>
        <w:tc>
          <w:tcPr>
            <w:tcW w:w="1367" w:type="dxa"/>
            <w:tcBorders>
              <w:bottom w:val="single" w:sz="4" w:space="0" w:color="auto"/>
            </w:tcBorders>
            <w:shd w:val="clear" w:color="auto" w:fill="E7E6E6" w:themeFill="background2"/>
            <w:vAlign w:val="center"/>
          </w:tcPr>
          <w:p w:rsidR="005F2A8E" w:rsidRPr="001214C4" w:rsidRDefault="005F2A8E" w:rsidP="00B65102">
            <w:pPr>
              <w:spacing w:line="276" w:lineRule="auto"/>
              <w:jc w:val="center"/>
              <w:rPr>
                <w:rFonts w:ascii="Times New Roman" w:eastAsia="宋体" w:hAnsi="Times New Roman"/>
                <w:szCs w:val="21"/>
              </w:rPr>
            </w:pPr>
            <w:r w:rsidRPr="001214C4">
              <w:rPr>
                <w:rFonts w:ascii="Times New Roman" w:eastAsia="宋体" w:hAnsi="宋体" w:hint="eastAsia"/>
                <w:szCs w:val="21"/>
              </w:rPr>
              <w:t>课题</w:t>
            </w:r>
          </w:p>
        </w:tc>
        <w:tc>
          <w:tcPr>
            <w:tcW w:w="3079" w:type="dxa"/>
            <w:tcBorders>
              <w:bottom w:val="single" w:sz="4" w:space="0" w:color="auto"/>
            </w:tcBorders>
            <w:shd w:val="clear" w:color="auto" w:fill="E7E6E6" w:themeFill="background2"/>
            <w:vAlign w:val="center"/>
          </w:tcPr>
          <w:p w:rsidR="005F2A8E" w:rsidRPr="001214C4" w:rsidRDefault="005F2A8E" w:rsidP="00B65102">
            <w:pPr>
              <w:spacing w:line="276" w:lineRule="auto"/>
              <w:jc w:val="center"/>
              <w:rPr>
                <w:rFonts w:ascii="Times New Roman" w:eastAsia="宋体" w:hAnsi="Times New Roman"/>
                <w:szCs w:val="21"/>
              </w:rPr>
            </w:pPr>
            <w:r w:rsidRPr="001214C4">
              <w:rPr>
                <w:rFonts w:ascii="Times New Roman" w:eastAsia="宋体" w:hAnsi="宋体" w:hint="eastAsia"/>
                <w:szCs w:val="21"/>
              </w:rPr>
              <w:t>课时教学</w:t>
            </w:r>
            <w:r w:rsidRPr="001214C4">
              <w:rPr>
                <w:rFonts w:ascii="Times New Roman" w:eastAsia="宋体" w:hAnsi="宋体" w:hint="eastAsia"/>
                <w:color w:val="000000" w:themeColor="text1"/>
                <w:szCs w:val="21"/>
              </w:rPr>
              <w:t>目标</w:t>
            </w:r>
          </w:p>
        </w:tc>
        <w:tc>
          <w:tcPr>
            <w:tcW w:w="1225" w:type="dxa"/>
            <w:tcBorders>
              <w:bottom w:val="single" w:sz="4" w:space="0" w:color="auto"/>
            </w:tcBorders>
            <w:shd w:val="clear" w:color="auto" w:fill="E7E6E6" w:themeFill="background2"/>
            <w:vAlign w:val="center"/>
          </w:tcPr>
          <w:p w:rsidR="005F2A8E" w:rsidRPr="001214C4" w:rsidRDefault="005F2A8E" w:rsidP="00B65102">
            <w:pPr>
              <w:spacing w:line="276" w:lineRule="auto"/>
              <w:jc w:val="center"/>
              <w:rPr>
                <w:rFonts w:ascii="Times New Roman" w:eastAsia="宋体" w:hAnsi="Times New Roman"/>
                <w:szCs w:val="21"/>
              </w:rPr>
            </w:pPr>
            <w:r w:rsidRPr="001214C4">
              <w:rPr>
                <w:rFonts w:ascii="Times New Roman" w:eastAsia="宋体" w:hAnsi="宋体" w:hint="eastAsia"/>
                <w:szCs w:val="21"/>
              </w:rPr>
              <w:t>学习水平</w:t>
            </w:r>
          </w:p>
        </w:tc>
        <w:tc>
          <w:tcPr>
            <w:tcW w:w="1920" w:type="dxa"/>
            <w:tcBorders>
              <w:bottom w:val="single" w:sz="4" w:space="0" w:color="auto"/>
            </w:tcBorders>
            <w:shd w:val="clear" w:color="auto" w:fill="E7E6E6" w:themeFill="background2"/>
            <w:vAlign w:val="center"/>
          </w:tcPr>
          <w:p w:rsidR="005F2A8E" w:rsidRPr="001214C4" w:rsidRDefault="005F2A8E" w:rsidP="00731393">
            <w:pPr>
              <w:spacing w:line="276" w:lineRule="auto"/>
              <w:jc w:val="center"/>
              <w:rPr>
                <w:rFonts w:ascii="Times New Roman" w:eastAsia="宋体" w:hAnsi="Times New Roman"/>
                <w:szCs w:val="21"/>
              </w:rPr>
            </w:pPr>
            <w:r w:rsidRPr="001214C4">
              <w:rPr>
                <w:rFonts w:ascii="Times New Roman" w:eastAsia="宋体" w:hAnsi="宋体" w:hint="eastAsia"/>
                <w:szCs w:val="21"/>
              </w:rPr>
              <w:t>对应的单元教学目标序号</w:t>
            </w:r>
            <w:r w:rsidRPr="001214C4">
              <w:rPr>
                <w:rFonts w:ascii="Times New Roman" w:eastAsia="宋体" w:hAnsi="宋体" w:hint="eastAsia"/>
                <w:sz w:val="18"/>
                <w:szCs w:val="18"/>
              </w:rPr>
              <w:t>（可多个）</w:t>
            </w:r>
          </w:p>
        </w:tc>
      </w:tr>
      <w:tr w:rsidR="00554069" w:rsidRPr="001214C4" w:rsidTr="00940295">
        <w:trPr>
          <w:trHeight w:val="360"/>
          <w:jc w:val="center"/>
        </w:trPr>
        <w:tc>
          <w:tcPr>
            <w:tcW w:w="1476" w:type="dxa"/>
            <w:vMerge w:val="restart"/>
            <w:shd w:val="clear" w:color="auto" w:fill="E2EFD9" w:themeFill="accent6" w:themeFillTint="33"/>
            <w:vAlign w:val="center"/>
          </w:tcPr>
          <w:p w:rsidR="00554069" w:rsidRPr="001214C4" w:rsidRDefault="00554069" w:rsidP="00B65102">
            <w:pPr>
              <w:spacing w:line="276" w:lineRule="auto"/>
              <w:jc w:val="center"/>
              <w:rPr>
                <w:rFonts w:ascii="Times New Roman" w:eastAsia="宋体" w:hAnsi="Times New Roman"/>
                <w:szCs w:val="21"/>
              </w:rPr>
            </w:pPr>
            <w:r w:rsidRPr="001214C4">
              <w:rPr>
                <w:rFonts w:ascii="Times New Roman" w:eastAsia="宋体" w:hAnsi="宋体" w:hint="eastAsia"/>
                <w:szCs w:val="21"/>
              </w:rPr>
              <w:t>第</w:t>
            </w:r>
            <w:r w:rsidRPr="001214C4">
              <w:rPr>
                <w:rFonts w:ascii="Times New Roman" w:eastAsia="宋体" w:hAnsi="Times New Roman" w:hint="eastAsia"/>
                <w:szCs w:val="21"/>
              </w:rPr>
              <w:t>1</w:t>
            </w:r>
            <w:r w:rsidRPr="001214C4">
              <w:rPr>
                <w:rFonts w:ascii="Times New Roman" w:eastAsia="宋体" w:hAnsi="宋体" w:hint="eastAsia"/>
                <w:szCs w:val="21"/>
              </w:rPr>
              <w:t>课时</w:t>
            </w:r>
          </w:p>
          <w:p w:rsidR="00E811F8" w:rsidRPr="001214C4" w:rsidRDefault="00E811F8" w:rsidP="000D4BB2">
            <w:pPr>
              <w:spacing w:line="276" w:lineRule="auto"/>
              <w:jc w:val="center"/>
              <w:rPr>
                <w:rFonts w:ascii="Times New Roman" w:eastAsia="宋体" w:hAnsi="Times New Roman"/>
                <w:szCs w:val="21"/>
              </w:rPr>
            </w:pPr>
            <w:r w:rsidRPr="001214C4">
              <w:rPr>
                <w:rFonts w:ascii="Times New Roman" w:eastAsia="宋体" w:hAnsi="宋体" w:hint="eastAsia"/>
                <w:szCs w:val="21"/>
              </w:rPr>
              <w:t>（</w:t>
            </w:r>
            <w:r w:rsidRPr="001214C4">
              <w:rPr>
                <w:rFonts w:ascii="Times New Roman" w:eastAsia="宋体" w:hAnsi="Times New Roman" w:hint="eastAsia"/>
                <w:szCs w:val="21"/>
              </w:rPr>
              <w:t>UN</w:t>
            </w:r>
            <w:r w:rsidRPr="001214C4">
              <w:rPr>
                <w:rFonts w:ascii="Times New Roman" w:eastAsia="宋体" w:hAnsi="Times New Roman"/>
                <w:szCs w:val="21"/>
              </w:rPr>
              <w:t>0</w:t>
            </w:r>
            <w:r w:rsidR="000D4BB2" w:rsidRPr="001214C4">
              <w:rPr>
                <w:rFonts w:ascii="Times New Roman" w:eastAsia="宋体" w:hAnsi="Times New Roman"/>
                <w:szCs w:val="21"/>
              </w:rPr>
              <w:t>4</w:t>
            </w:r>
            <w:r w:rsidRPr="001214C4">
              <w:rPr>
                <w:rFonts w:ascii="Times New Roman" w:eastAsia="宋体" w:hAnsi="Times New Roman" w:hint="eastAsia"/>
                <w:szCs w:val="21"/>
              </w:rPr>
              <w:t>KS</w:t>
            </w:r>
            <w:r w:rsidRPr="001214C4">
              <w:rPr>
                <w:rFonts w:ascii="Times New Roman" w:eastAsia="宋体" w:hAnsi="Times New Roman"/>
                <w:szCs w:val="21"/>
              </w:rPr>
              <w:t>01</w:t>
            </w:r>
            <w:r w:rsidRPr="001214C4">
              <w:rPr>
                <w:rFonts w:ascii="Times New Roman" w:eastAsia="宋体" w:hAnsi="宋体" w:hint="eastAsia"/>
                <w:szCs w:val="21"/>
              </w:rPr>
              <w:t>）</w:t>
            </w:r>
          </w:p>
        </w:tc>
        <w:tc>
          <w:tcPr>
            <w:tcW w:w="1367" w:type="dxa"/>
            <w:vMerge w:val="restart"/>
            <w:shd w:val="clear" w:color="auto" w:fill="E2EFD9" w:themeFill="accent6" w:themeFillTint="33"/>
            <w:vAlign w:val="center"/>
          </w:tcPr>
          <w:p w:rsidR="00554069" w:rsidRPr="001214C4" w:rsidRDefault="002242E8" w:rsidP="002242E8">
            <w:pPr>
              <w:spacing w:line="276" w:lineRule="auto"/>
              <w:jc w:val="center"/>
              <w:rPr>
                <w:rFonts w:ascii="Times New Roman" w:eastAsia="宋体" w:hAnsi="Times New Roman"/>
                <w:szCs w:val="21"/>
              </w:rPr>
            </w:pPr>
            <w:r w:rsidRPr="001214C4">
              <w:rPr>
                <w:rFonts w:ascii="Times New Roman" w:eastAsia="宋体" w:hAnsi="Times New Roman"/>
                <w:szCs w:val="21"/>
              </w:rPr>
              <w:t>5</w:t>
            </w:r>
            <w:r w:rsidR="004A0531" w:rsidRPr="001214C4">
              <w:rPr>
                <w:rFonts w:ascii="Times New Roman" w:eastAsia="宋体" w:hAnsi="Times New Roman"/>
                <w:szCs w:val="21"/>
              </w:rPr>
              <w:t>.</w:t>
            </w:r>
            <w:r w:rsidRPr="001214C4">
              <w:rPr>
                <w:rFonts w:ascii="Times New Roman" w:eastAsia="宋体" w:hAnsi="Times New Roman"/>
                <w:szCs w:val="21"/>
              </w:rPr>
              <w:t xml:space="preserve">1 </w:t>
            </w:r>
            <w:r w:rsidRPr="001214C4">
              <w:rPr>
                <w:rFonts w:ascii="Times New Roman" w:eastAsia="宋体" w:hAnsi="宋体"/>
                <w:szCs w:val="21"/>
              </w:rPr>
              <w:t>函数（</w:t>
            </w:r>
            <w:r w:rsidRPr="001214C4">
              <w:rPr>
                <w:rFonts w:ascii="Times New Roman" w:eastAsia="宋体" w:hAnsi="Times New Roman"/>
                <w:szCs w:val="21"/>
              </w:rPr>
              <w:t>1</w:t>
            </w:r>
            <w:r w:rsidRPr="001214C4">
              <w:rPr>
                <w:rFonts w:ascii="Times New Roman" w:eastAsia="宋体" w:hAnsi="宋体"/>
                <w:szCs w:val="21"/>
              </w:rPr>
              <w:t>）</w:t>
            </w:r>
          </w:p>
        </w:tc>
        <w:tc>
          <w:tcPr>
            <w:tcW w:w="3079" w:type="dxa"/>
            <w:shd w:val="clear" w:color="auto" w:fill="E2EFD9" w:themeFill="accent6" w:themeFillTint="33"/>
            <w:vAlign w:val="center"/>
          </w:tcPr>
          <w:p w:rsidR="00554069" w:rsidRPr="001214C4" w:rsidRDefault="002242E8" w:rsidP="002242E8">
            <w:pPr>
              <w:spacing w:line="276" w:lineRule="auto"/>
              <w:rPr>
                <w:rFonts w:ascii="Times New Roman" w:eastAsia="宋体" w:hAnsi="Times New Roman"/>
                <w:szCs w:val="21"/>
              </w:rPr>
            </w:pPr>
            <w:r w:rsidRPr="001214C4">
              <w:rPr>
                <w:rFonts w:ascii="Times New Roman" w:eastAsia="宋体" w:hAnsi="Times New Roman" w:hint="eastAsia"/>
                <w:szCs w:val="21"/>
              </w:rPr>
              <w:t>1</w:t>
            </w:r>
            <w:r w:rsidR="004A0531" w:rsidRPr="001214C4">
              <w:rPr>
                <w:rFonts w:ascii="Times New Roman" w:eastAsia="宋体" w:hAnsi="Times New Roman" w:hint="eastAsia"/>
                <w:szCs w:val="21"/>
              </w:rPr>
              <w:t>．</w:t>
            </w:r>
            <w:r w:rsidRPr="001214C4">
              <w:rPr>
                <w:rFonts w:ascii="Times New Roman" w:eastAsia="宋体" w:hAnsi="宋体"/>
                <w:szCs w:val="21"/>
              </w:rPr>
              <w:t>经历</w:t>
            </w:r>
            <w:r w:rsidRPr="001214C4">
              <w:rPr>
                <w:rFonts w:ascii="Times New Roman" w:eastAsia="宋体" w:hAnsi="宋体" w:hint="eastAsia"/>
                <w:szCs w:val="21"/>
              </w:rPr>
              <w:t>从实例出发、</w:t>
            </w:r>
            <w:r w:rsidRPr="001214C4">
              <w:rPr>
                <w:rFonts w:ascii="Times New Roman" w:eastAsia="宋体" w:hAnsi="宋体"/>
                <w:szCs w:val="21"/>
              </w:rPr>
              <w:t>由</w:t>
            </w:r>
            <w:r w:rsidRPr="001214C4">
              <w:rPr>
                <w:rFonts w:ascii="Times New Roman" w:eastAsia="宋体" w:hAnsi="宋体" w:hint="eastAsia"/>
                <w:szCs w:val="21"/>
              </w:rPr>
              <w:t>具体函数抽象出一般函数的概念的过程，发展数学抽象素养</w:t>
            </w:r>
            <w:r w:rsidR="004A0531" w:rsidRPr="001214C4">
              <w:rPr>
                <w:rFonts w:ascii="Times New Roman" w:eastAsia="宋体" w:hAnsi="Times New Roman" w:hint="eastAsia"/>
                <w:szCs w:val="21"/>
              </w:rPr>
              <w:t>．</w:t>
            </w:r>
          </w:p>
        </w:tc>
        <w:tc>
          <w:tcPr>
            <w:tcW w:w="1225" w:type="dxa"/>
            <w:shd w:val="clear" w:color="auto" w:fill="E2EFD9" w:themeFill="accent6" w:themeFillTint="33"/>
            <w:vAlign w:val="center"/>
          </w:tcPr>
          <w:p w:rsidR="00554069" w:rsidRPr="001214C4" w:rsidRDefault="00554069" w:rsidP="005C06C7">
            <w:pPr>
              <w:spacing w:line="276" w:lineRule="auto"/>
              <w:jc w:val="center"/>
              <w:rPr>
                <w:rFonts w:ascii="Times New Roman" w:eastAsia="宋体" w:hAnsi="Times New Roman"/>
                <w:szCs w:val="21"/>
              </w:rPr>
            </w:pPr>
            <w:r w:rsidRPr="001214C4">
              <w:rPr>
                <w:rFonts w:ascii="Times New Roman" w:eastAsia="宋体" w:hAnsi="Times New Roman" w:hint="eastAsia"/>
                <w:szCs w:val="21"/>
              </w:rPr>
              <w:t>L</w:t>
            </w:r>
            <w:r w:rsidRPr="001214C4">
              <w:rPr>
                <w:rFonts w:ascii="Times New Roman" w:eastAsia="宋体" w:hAnsi="Times New Roman"/>
                <w:szCs w:val="21"/>
              </w:rPr>
              <w:t>0</w:t>
            </w:r>
            <w:r w:rsidR="005C06C7" w:rsidRPr="001214C4">
              <w:rPr>
                <w:rFonts w:ascii="Times New Roman" w:eastAsia="宋体" w:hAnsi="Times New Roman"/>
                <w:szCs w:val="21"/>
              </w:rPr>
              <w:t>2</w:t>
            </w:r>
          </w:p>
        </w:tc>
        <w:tc>
          <w:tcPr>
            <w:tcW w:w="1920" w:type="dxa"/>
            <w:shd w:val="clear" w:color="auto" w:fill="E2EFD9" w:themeFill="accent6" w:themeFillTint="33"/>
            <w:vAlign w:val="center"/>
          </w:tcPr>
          <w:p w:rsidR="00554069" w:rsidRPr="001214C4" w:rsidRDefault="00554069" w:rsidP="00B65102">
            <w:pPr>
              <w:spacing w:line="276" w:lineRule="auto"/>
              <w:jc w:val="center"/>
              <w:rPr>
                <w:rFonts w:ascii="Times New Roman" w:eastAsia="宋体" w:hAnsi="Times New Roman"/>
                <w:szCs w:val="21"/>
              </w:rPr>
            </w:pPr>
            <w:r w:rsidRPr="001214C4">
              <w:rPr>
                <w:rFonts w:ascii="Times New Roman" w:eastAsia="宋体" w:hAnsi="Times New Roman" w:hint="eastAsia"/>
                <w:color w:val="000000"/>
                <w:szCs w:val="21"/>
              </w:rPr>
              <w:t>UN</w:t>
            </w:r>
            <w:r w:rsidRPr="001214C4">
              <w:rPr>
                <w:rFonts w:ascii="Times New Roman" w:eastAsia="宋体" w:hAnsi="Times New Roman"/>
                <w:color w:val="000000"/>
                <w:szCs w:val="21"/>
              </w:rPr>
              <w:t>0</w:t>
            </w:r>
            <w:r w:rsidR="00B65102" w:rsidRPr="001214C4">
              <w:rPr>
                <w:rFonts w:ascii="Times New Roman" w:eastAsia="宋体" w:hAnsi="Times New Roman"/>
                <w:color w:val="000000"/>
                <w:szCs w:val="21"/>
              </w:rPr>
              <w:t>4</w:t>
            </w:r>
            <w:r w:rsidRPr="001214C4">
              <w:rPr>
                <w:rFonts w:ascii="Times New Roman" w:eastAsia="宋体" w:hAnsi="Times New Roman"/>
                <w:color w:val="000000"/>
                <w:szCs w:val="21"/>
              </w:rPr>
              <w:t>01</w:t>
            </w:r>
          </w:p>
        </w:tc>
      </w:tr>
      <w:tr w:rsidR="00554069" w:rsidRPr="001214C4" w:rsidTr="00940295">
        <w:trPr>
          <w:trHeight w:val="360"/>
          <w:jc w:val="center"/>
        </w:trPr>
        <w:tc>
          <w:tcPr>
            <w:tcW w:w="1476" w:type="dxa"/>
            <w:vMerge/>
            <w:shd w:val="clear" w:color="auto" w:fill="E2EFD9" w:themeFill="accent6" w:themeFillTint="33"/>
            <w:vAlign w:val="center"/>
          </w:tcPr>
          <w:p w:rsidR="00554069" w:rsidRPr="001214C4" w:rsidRDefault="00554069" w:rsidP="00B65102">
            <w:pPr>
              <w:spacing w:line="276" w:lineRule="auto"/>
              <w:jc w:val="center"/>
              <w:rPr>
                <w:rFonts w:ascii="Times New Roman" w:eastAsia="宋体" w:hAnsi="Times New Roman"/>
                <w:szCs w:val="21"/>
              </w:rPr>
            </w:pPr>
          </w:p>
        </w:tc>
        <w:tc>
          <w:tcPr>
            <w:tcW w:w="1367" w:type="dxa"/>
            <w:vMerge/>
            <w:shd w:val="clear" w:color="auto" w:fill="E2EFD9" w:themeFill="accent6" w:themeFillTint="33"/>
            <w:vAlign w:val="center"/>
          </w:tcPr>
          <w:p w:rsidR="00554069" w:rsidRPr="001214C4" w:rsidRDefault="00554069" w:rsidP="00B65102">
            <w:pPr>
              <w:spacing w:line="276" w:lineRule="auto"/>
              <w:jc w:val="center"/>
              <w:rPr>
                <w:rFonts w:ascii="Times New Roman" w:eastAsia="宋体" w:hAnsi="Times New Roman"/>
                <w:szCs w:val="21"/>
              </w:rPr>
            </w:pPr>
          </w:p>
        </w:tc>
        <w:tc>
          <w:tcPr>
            <w:tcW w:w="3079" w:type="dxa"/>
            <w:shd w:val="clear" w:color="auto" w:fill="E2EFD9" w:themeFill="accent6" w:themeFillTint="33"/>
            <w:vAlign w:val="center"/>
          </w:tcPr>
          <w:p w:rsidR="00554069" w:rsidRPr="001214C4" w:rsidRDefault="00F92C35" w:rsidP="00F92C35">
            <w:pPr>
              <w:spacing w:line="276" w:lineRule="auto"/>
              <w:rPr>
                <w:rFonts w:ascii="Times New Roman" w:eastAsia="宋体" w:hAnsi="Times New Roman"/>
                <w:szCs w:val="21"/>
              </w:rPr>
            </w:pPr>
            <w:r w:rsidRPr="001214C4">
              <w:rPr>
                <w:rFonts w:ascii="Times New Roman" w:eastAsia="宋体" w:hAnsi="Times New Roman" w:hint="eastAsia"/>
                <w:szCs w:val="21"/>
              </w:rPr>
              <w:t>2</w:t>
            </w:r>
            <w:r w:rsidR="004A0531" w:rsidRPr="001214C4">
              <w:rPr>
                <w:rFonts w:ascii="Times New Roman" w:eastAsia="宋体" w:hAnsi="Times New Roman" w:hint="eastAsia"/>
                <w:szCs w:val="21"/>
              </w:rPr>
              <w:t>．</w:t>
            </w:r>
            <w:r w:rsidRPr="001214C4">
              <w:rPr>
                <w:rFonts w:ascii="Times New Roman" w:eastAsia="宋体" w:hAnsi="宋体" w:hint="eastAsia"/>
                <w:szCs w:val="21"/>
              </w:rPr>
              <w:t>理解函数的概念和</w:t>
            </w:r>
            <w:r w:rsidRPr="001214C4">
              <w:rPr>
                <w:rFonts w:ascii="Times New Roman" w:eastAsia="宋体" w:hAnsi="宋体"/>
                <w:szCs w:val="21"/>
              </w:rPr>
              <w:t>抽象符号</w:t>
            </w:r>
            <w:r w:rsidRPr="001214C4">
              <w:rPr>
                <w:rFonts w:ascii="Times New Roman" w:hAnsi="Times New Roman"/>
                <w:position w:val="-10"/>
              </w:rPr>
              <w:object w:dxaOrig="154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35pt;height:16.1pt" o:ole="">
                  <v:imagedata r:id="rId8" o:title=""/>
                </v:shape>
                <o:OLEObject Type="Embed" ProgID="Equation.DSMT4" ShapeID="_x0000_i1025" DrawAspect="Content" ObjectID="_1724676611" r:id="rId9"/>
              </w:object>
            </w:r>
            <w:r w:rsidRPr="001214C4">
              <w:rPr>
                <w:rFonts w:ascii="Times New Roman" w:eastAsia="宋体" w:hAnsi="宋体"/>
                <w:szCs w:val="21"/>
              </w:rPr>
              <w:t>的意义</w:t>
            </w:r>
            <w:r w:rsidRPr="001214C4">
              <w:rPr>
                <w:rFonts w:ascii="Times New Roman" w:eastAsia="宋体" w:hAnsi="宋体" w:hint="eastAsia"/>
                <w:szCs w:val="21"/>
              </w:rPr>
              <w:t>，体会集合语言和对应关系在刻画函数概念中的作用</w:t>
            </w:r>
            <w:r w:rsidR="004A0531" w:rsidRPr="001214C4">
              <w:rPr>
                <w:rFonts w:ascii="Times New Roman" w:eastAsia="宋体" w:hAnsi="Times New Roman" w:hint="eastAsia"/>
                <w:szCs w:val="21"/>
              </w:rPr>
              <w:t>．</w:t>
            </w:r>
          </w:p>
        </w:tc>
        <w:tc>
          <w:tcPr>
            <w:tcW w:w="1225" w:type="dxa"/>
            <w:shd w:val="clear" w:color="auto" w:fill="E2EFD9" w:themeFill="accent6" w:themeFillTint="33"/>
            <w:vAlign w:val="center"/>
          </w:tcPr>
          <w:p w:rsidR="00554069" w:rsidRPr="001214C4" w:rsidRDefault="00554069" w:rsidP="00B65102">
            <w:pPr>
              <w:spacing w:line="276" w:lineRule="auto"/>
              <w:jc w:val="center"/>
              <w:rPr>
                <w:rFonts w:ascii="Times New Roman" w:eastAsia="宋体" w:hAnsi="Times New Roman"/>
                <w:szCs w:val="21"/>
              </w:rPr>
            </w:pPr>
            <w:r w:rsidRPr="001214C4">
              <w:rPr>
                <w:rFonts w:ascii="Times New Roman" w:eastAsia="宋体" w:hAnsi="Times New Roman" w:hint="eastAsia"/>
                <w:szCs w:val="21"/>
              </w:rPr>
              <w:t>L</w:t>
            </w:r>
            <w:r w:rsidRPr="001214C4">
              <w:rPr>
                <w:rFonts w:ascii="Times New Roman" w:eastAsia="宋体" w:hAnsi="Times New Roman"/>
                <w:szCs w:val="21"/>
              </w:rPr>
              <w:t>02</w:t>
            </w:r>
          </w:p>
        </w:tc>
        <w:tc>
          <w:tcPr>
            <w:tcW w:w="1920" w:type="dxa"/>
            <w:shd w:val="clear" w:color="auto" w:fill="E2EFD9" w:themeFill="accent6" w:themeFillTint="33"/>
            <w:vAlign w:val="center"/>
          </w:tcPr>
          <w:p w:rsidR="00554069" w:rsidRPr="001214C4" w:rsidRDefault="00B65102" w:rsidP="00B65102">
            <w:pPr>
              <w:spacing w:line="276" w:lineRule="auto"/>
              <w:jc w:val="center"/>
              <w:rPr>
                <w:rFonts w:ascii="Times New Roman" w:eastAsia="宋体" w:hAnsi="Times New Roman"/>
                <w:szCs w:val="21"/>
              </w:rPr>
            </w:pPr>
            <w:r w:rsidRPr="001214C4">
              <w:rPr>
                <w:rFonts w:ascii="Times New Roman" w:eastAsia="宋体" w:hAnsi="Times New Roman" w:hint="eastAsia"/>
                <w:color w:val="000000"/>
                <w:szCs w:val="21"/>
              </w:rPr>
              <w:t>UN</w:t>
            </w:r>
            <w:r w:rsidRPr="001214C4">
              <w:rPr>
                <w:rFonts w:ascii="Times New Roman" w:eastAsia="宋体" w:hAnsi="Times New Roman"/>
                <w:color w:val="000000"/>
                <w:szCs w:val="21"/>
              </w:rPr>
              <w:t>0401</w:t>
            </w:r>
          </w:p>
        </w:tc>
      </w:tr>
      <w:tr w:rsidR="00554069" w:rsidRPr="001214C4" w:rsidTr="00940295">
        <w:trPr>
          <w:trHeight w:val="360"/>
          <w:jc w:val="center"/>
        </w:trPr>
        <w:tc>
          <w:tcPr>
            <w:tcW w:w="1476" w:type="dxa"/>
            <w:vMerge/>
            <w:shd w:val="clear" w:color="auto" w:fill="E2EFD9" w:themeFill="accent6" w:themeFillTint="33"/>
            <w:vAlign w:val="center"/>
          </w:tcPr>
          <w:p w:rsidR="00554069" w:rsidRPr="001214C4" w:rsidRDefault="00554069" w:rsidP="00B65102">
            <w:pPr>
              <w:spacing w:line="276" w:lineRule="auto"/>
              <w:jc w:val="center"/>
              <w:rPr>
                <w:rFonts w:ascii="Times New Roman" w:eastAsia="宋体" w:hAnsi="Times New Roman"/>
                <w:szCs w:val="21"/>
              </w:rPr>
            </w:pPr>
          </w:p>
        </w:tc>
        <w:tc>
          <w:tcPr>
            <w:tcW w:w="1367" w:type="dxa"/>
            <w:vMerge/>
            <w:shd w:val="clear" w:color="auto" w:fill="E2EFD9" w:themeFill="accent6" w:themeFillTint="33"/>
            <w:vAlign w:val="center"/>
          </w:tcPr>
          <w:p w:rsidR="00554069" w:rsidRPr="001214C4" w:rsidRDefault="00554069" w:rsidP="00B65102">
            <w:pPr>
              <w:spacing w:line="276" w:lineRule="auto"/>
              <w:jc w:val="center"/>
              <w:rPr>
                <w:rFonts w:ascii="Times New Roman" w:eastAsia="宋体" w:hAnsi="Times New Roman"/>
                <w:szCs w:val="21"/>
              </w:rPr>
            </w:pPr>
          </w:p>
        </w:tc>
        <w:tc>
          <w:tcPr>
            <w:tcW w:w="3079" w:type="dxa"/>
            <w:shd w:val="clear" w:color="auto" w:fill="E2EFD9" w:themeFill="accent6" w:themeFillTint="33"/>
            <w:vAlign w:val="center"/>
          </w:tcPr>
          <w:p w:rsidR="00554069" w:rsidRPr="001214C4" w:rsidRDefault="00B4322D" w:rsidP="00B4322D">
            <w:pPr>
              <w:spacing w:line="276" w:lineRule="auto"/>
              <w:rPr>
                <w:rFonts w:ascii="Times New Roman" w:eastAsia="宋体" w:hAnsi="Times New Roman"/>
                <w:szCs w:val="21"/>
              </w:rPr>
            </w:pPr>
            <w:r w:rsidRPr="001214C4">
              <w:rPr>
                <w:rFonts w:ascii="Times New Roman" w:eastAsia="宋体" w:hAnsi="Times New Roman" w:hint="eastAsia"/>
                <w:szCs w:val="21"/>
              </w:rPr>
              <w:t>3</w:t>
            </w:r>
            <w:r w:rsidR="004A0531" w:rsidRPr="001214C4">
              <w:rPr>
                <w:rFonts w:ascii="Times New Roman" w:eastAsia="宋体" w:hAnsi="Times New Roman" w:hint="eastAsia"/>
                <w:szCs w:val="21"/>
              </w:rPr>
              <w:t>．</w:t>
            </w:r>
            <w:r w:rsidRPr="001214C4">
              <w:rPr>
                <w:rFonts w:ascii="Times New Roman" w:eastAsia="宋体" w:hAnsi="宋体" w:hint="eastAsia"/>
                <w:szCs w:val="21"/>
              </w:rPr>
              <w:t>了解构成函数的要素，</w:t>
            </w:r>
            <w:r w:rsidRPr="001214C4">
              <w:rPr>
                <w:rFonts w:ascii="Times New Roman" w:eastAsia="宋体" w:hAnsi="宋体"/>
                <w:szCs w:val="21"/>
              </w:rPr>
              <w:t>会判断两个函数是否相同</w:t>
            </w:r>
            <w:r w:rsidR="004A0531" w:rsidRPr="001214C4">
              <w:rPr>
                <w:rFonts w:ascii="Times New Roman" w:eastAsia="宋体" w:hAnsi="Times New Roman" w:hint="eastAsia"/>
                <w:szCs w:val="21"/>
              </w:rPr>
              <w:t>．</w:t>
            </w:r>
          </w:p>
        </w:tc>
        <w:tc>
          <w:tcPr>
            <w:tcW w:w="1225" w:type="dxa"/>
            <w:shd w:val="clear" w:color="auto" w:fill="E2EFD9" w:themeFill="accent6" w:themeFillTint="33"/>
            <w:vAlign w:val="center"/>
          </w:tcPr>
          <w:p w:rsidR="00554069" w:rsidRPr="001214C4" w:rsidRDefault="00554069" w:rsidP="0020793E">
            <w:pPr>
              <w:spacing w:line="276" w:lineRule="auto"/>
              <w:jc w:val="center"/>
              <w:rPr>
                <w:rFonts w:ascii="Times New Roman" w:eastAsia="宋体" w:hAnsi="Times New Roman"/>
                <w:szCs w:val="21"/>
              </w:rPr>
            </w:pPr>
            <w:r w:rsidRPr="001214C4">
              <w:rPr>
                <w:rFonts w:ascii="Times New Roman" w:eastAsia="宋体" w:hAnsi="Times New Roman" w:hint="eastAsia"/>
                <w:szCs w:val="21"/>
              </w:rPr>
              <w:t>L</w:t>
            </w:r>
            <w:r w:rsidRPr="001214C4">
              <w:rPr>
                <w:rFonts w:ascii="Times New Roman" w:eastAsia="宋体" w:hAnsi="Times New Roman"/>
                <w:szCs w:val="21"/>
              </w:rPr>
              <w:t>0</w:t>
            </w:r>
            <w:r w:rsidR="0020793E">
              <w:rPr>
                <w:rFonts w:ascii="Times New Roman" w:eastAsia="宋体" w:hAnsi="Times New Roman" w:hint="eastAsia"/>
                <w:szCs w:val="21"/>
              </w:rPr>
              <w:t>2</w:t>
            </w:r>
          </w:p>
        </w:tc>
        <w:tc>
          <w:tcPr>
            <w:tcW w:w="1920" w:type="dxa"/>
            <w:shd w:val="clear" w:color="auto" w:fill="E2EFD9" w:themeFill="accent6" w:themeFillTint="33"/>
            <w:vAlign w:val="center"/>
          </w:tcPr>
          <w:p w:rsidR="00554069" w:rsidRPr="001214C4" w:rsidRDefault="00B65102" w:rsidP="009B65F4">
            <w:pPr>
              <w:spacing w:line="276" w:lineRule="auto"/>
              <w:jc w:val="center"/>
              <w:rPr>
                <w:rFonts w:ascii="Times New Roman" w:eastAsia="宋体" w:hAnsi="Times New Roman"/>
                <w:szCs w:val="21"/>
              </w:rPr>
            </w:pPr>
            <w:r w:rsidRPr="001214C4">
              <w:rPr>
                <w:rFonts w:ascii="Times New Roman" w:eastAsia="宋体" w:hAnsi="Times New Roman" w:hint="eastAsia"/>
                <w:color w:val="000000"/>
                <w:szCs w:val="21"/>
              </w:rPr>
              <w:t>UN</w:t>
            </w:r>
            <w:r w:rsidRPr="001214C4">
              <w:rPr>
                <w:rFonts w:ascii="Times New Roman" w:eastAsia="宋体" w:hAnsi="Times New Roman"/>
                <w:color w:val="000000"/>
                <w:szCs w:val="21"/>
              </w:rPr>
              <w:t>040</w:t>
            </w:r>
            <w:r w:rsidR="009B65F4">
              <w:rPr>
                <w:rFonts w:ascii="Times New Roman" w:eastAsia="宋体" w:hAnsi="Times New Roman" w:hint="eastAsia"/>
                <w:color w:val="000000"/>
                <w:szCs w:val="21"/>
              </w:rPr>
              <w:t>1</w:t>
            </w:r>
          </w:p>
        </w:tc>
      </w:tr>
      <w:tr w:rsidR="00554069" w:rsidRPr="001214C4" w:rsidTr="00940295">
        <w:trPr>
          <w:trHeight w:val="360"/>
          <w:jc w:val="center"/>
        </w:trPr>
        <w:tc>
          <w:tcPr>
            <w:tcW w:w="1476" w:type="dxa"/>
            <w:vMerge/>
            <w:shd w:val="clear" w:color="auto" w:fill="E2EFD9" w:themeFill="accent6" w:themeFillTint="33"/>
            <w:vAlign w:val="center"/>
          </w:tcPr>
          <w:p w:rsidR="00554069" w:rsidRPr="001214C4" w:rsidRDefault="00554069" w:rsidP="00B65102">
            <w:pPr>
              <w:spacing w:line="276" w:lineRule="auto"/>
              <w:jc w:val="center"/>
              <w:rPr>
                <w:rFonts w:ascii="Times New Roman" w:eastAsia="宋体" w:hAnsi="Times New Roman"/>
                <w:szCs w:val="21"/>
              </w:rPr>
            </w:pPr>
          </w:p>
        </w:tc>
        <w:tc>
          <w:tcPr>
            <w:tcW w:w="1367" w:type="dxa"/>
            <w:vMerge/>
            <w:shd w:val="clear" w:color="auto" w:fill="E2EFD9" w:themeFill="accent6" w:themeFillTint="33"/>
            <w:vAlign w:val="center"/>
          </w:tcPr>
          <w:p w:rsidR="00554069" w:rsidRPr="001214C4" w:rsidRDefault="00554069" w:rsidP="00B65102">
            <w:pPr>
              <w:spacing w:line="276" w:lineRule="auto"/>
              <w:jc w:val="center"/>
              <w:rPr>
                <w:rFonts w:ascii="Times New Roman" w:eastAsia="宋体" w:hAnsi="Times New Roman"/>
                <w:szCs w:val="21"/>
              </w:rPr>
            </w:pPr>
          </w:p>
        </w:tc>
        <w:tc>
          <w:tcPr>
            <w:tcW w:w="3079" w:type="dxa"/>
            <w:shd w:val="clear" w:color="auto" w:fill="E2EFD9" w:themeFill="accent6" w:themeFillTint="33"/>
            <w:vAlign w:val="center"/>
          </w:tcPr>
          <w:p w:rsidR="00554069" w:rsidRPr="001214C4" w:rsidRDefault="00B4322D" w:rsidP="00B4322D">
            <w:pPr>
              <w:spacing w:line="276" w:lineRule="auto"/>
              <w:rPr>
                <w:rFonts w:ascii="Times New Roman" w:eastAsia="宋体" w:hAnsi="Times New Roman"/>
                <w:szCs w:val="21"/>
              </w:rPr>
            </w:pPr>
            <w:r w:rsidRPr="001214C4">
              <w:rPr>
                <w:rFonts w:ascii="Times New Roman" w:eastAsia="宋体" w:hAnsi="Times New Roman"/>
                <w:szCs w:val="21"/>
              </w:rPr>
              <w:t>4</w:t>
            </w:r>
            <w:r w:rsidR="004A0531" w:rsidRPr="001214C4">
              <w:rPr>
                <w:rFonts w:ascii="Times New Roman" w:eastAsia="宋体" w:hAnsi="Times New Roman"/>
                <w:szCs w:val="21"/>
              </w:rPr>
              <w:t>．</w:t>
            </w:r>
            <w:r w:rsidRPr="001214C4">
              <w:rPr>
                <w:rFonts w:ascii="Times New Roman" w:eastAsia="宋体" w:hAnsi="宋体" w:hint="eastAsia"/>
                <w:szCs w:val="21"/>
              </w:rPr>
              <w:t>能在简单情形下求函数的定义域和值域</w:t>
            </w:r>
            <w:r w:rsidR="004A0531" w:rsidRPr="001214C4">
              <w:rPr>
                <w:rFonts w:ascii="Times New Roman" w:eastAsia="宋体" w:hAnsi="Times New Roman" w:hint="eastAsia"/>
                <w:szCs w:val="21"/>
              </w:rPr>
              <w:t>．</w:t>
            </w:r>
          </w:p>
        </w:tc>
        <w:tc>
          <w:tcPr>
            <w:tcW w:w="1225" w:type="dxa"/>
            <w:shd w:val="clear" w:color="auto" w:fill="E2EFD9" w:themeFill="accent6" w:themeFillTint="33"/>
            <w:vAlign w:val="center"/>
          </w:tcPr>
          <w:p w:rsidR="00554069" w:rsidRPr="001214C4" w:rsidRDefault="00554069" w:rsidP="005C06C7">
            <w:pPr>
              <w:spacing w:line="276" w:lineRule="auto"/>
              <w:jc w:val="center"/>
              <w:rPr>
                <w:rFonts w:ascii="Times New Roman" w:eastAsia="宋体" w:hAnsi="Times New Roman"/>
                <w:szCs w:val="21"/>
              </w:rPr>
            </w:pPr>
            <w:r w:rsidRPr="001214C4">
              <w:rPr>
                <w:rFonts w:ascii="Times New Roman" w:eastAsia="宋体" w:hAnsi="Times New Roman" w:hint="eastAsia"/>
                <w:szCs w:val="21"/>
              </w:rPr>
              <w:t>L</w:t>
            </w:r>
            <w:r w:rsidRPr="001214C4">
              <w:rPr>
                <w:rFonts w:ascii="Times New Roman" w:eastAsia="宋体" w:hAnsi="Times New Roman"/>
                <w:szCs w:val="21"/>
              </w:rPr>
              <w:t>0</w:t>
            </w:r>
            <w:r w:rsidR="005C06C7" w:rsidRPr="001214C4">
              <w:rPr>
                <w:rFonts w:ascii="Times New Roman" w:eastAsia="宋体" w:hAnsi="Times New Roman"/>
                <w:szCs w:val="21"/>
              </w:rPr>
              <w:t>3</w:t>
            </w:r>
          </w:p>
        </w:tc>
        <w:tc>
          <w:tcPr>
            <w:tcW w:w="1920" w:type="dxa"/>
            <w:shd w:val="clear" w:color="auto" w:fill="E2EFD9" w:themeFill="accent6" w:themeFillTint="33"/>
            <w:vAlign w:val="center"/>
          </w:tcPr>
          <w:p w:rsidR="00554069" w:rsidRPr="001214C4" w:rsidRDefault="00B65102" w:rsidP="009B65F4">
            <w:pPr>
              <w:spacing w:line="276" w:lineRule="auto"/>
              <w:jc w:val="center"/>
              <w:rPr>
                <w:rFonts w:ascii="Times New Roman" w:eastAsia="宋体" w:hAnsi="Times New Roman"/>
                <w:szCs w:val="21"/>
              </w:rPr>
            </w:pPr>
            <w:r w:rsidRPr="001214C4">
              <w:rPr>
                <w:rFonts w:ascii="Times New Roman" w:eastAsia="宋体" w:hAnsi="Times New Roman" w:hint="eastAsia"/>
                <w:color w:val="000000"/>
                <w:szCs w:val="21"/>
              </w:rPr>
              <w:t>UN</w:t>
            </w:r>
            <w:r w:rsidRPr="001214C4">
              <w:rPr>
                <w:rFonts w:ascii="Times New Roman" w:eastAsia="宋体" w:hAnsi="Times New Roman"/>
                <w:color w:val="000000"/>
                <w:szCs w:val="21"/>
              </w:rPr>
              <w:t>040</w:t>
            </w:r>
            <w:r w:rsidR="009B65F4">
              <w:rPr>
                <w:rFonts w:ascii="Times New Roman" w:eastAsia="宋体" w:hAnsi="Times New Roman" w:hint="eastAsia"/>
                <w:color w:val="000000"/>
                <w:szCs w:val="21"/>
              </w:rPr>
              <w:t>1</w:t>
            </w:r>
          </w:p>
        </w:tc>
      </w:tr>
      <w:tr w:rsidR="00940295" w:rsidRPr="001214C4" w:rsidTr="00940295">
        <w:trPr>
          <w:trHeight w:val="375"/>
          <w:jc w:val="center"/>
        </w:trPr>
        <w:tc>
          <w:tcPr>
            <w:tcW w:w="1476" w:type="dxa"/>
            <w:vMerge w:val="restart"/>
            <w:shd w:val="clear" w:color="auto" w:fill="E2EFD9" w:themeFill="accent6" w:themeFillTint="33"/>
            <w:vAlign w:val="center"/>
          </w:tcPr>
          <w:p w:rsidR="00940295" w:rsidRPr="001214C4" w:rsidRDefault="00940295" w:rsidP="00B65102">
            <w:pPr>
              <w:spacing w:line="276" w:lineRule="auto"/>
              <w:jc w:val="center"/>
              <w:rPr>
                <w:rFonts w:ascii="Times New Roman" w:eastAsia="宋体" w:hAnsi="Times New Roman"/>
                <w:szCs w:val="21"/>
              </w:rPr>
            </w:pPr>
            <w:r w:rsidRPr="001214C4">
              <w:rPr>
                <w:rFonts w:ascii="Times New Roman" w:eastAsia="宋体" w:hAnsi="宋体" w:hint="eastAsia"/>
                <w:szCs w:val="21"/>
              </w:rPr>
              <w:t>第</w:t>
            </w:r>
            <w:r w:rsidRPr="001214C4">
              <w:rPr>
                <w:rFonts w:ascii="Times New Roman" w:eastAsia="宋体" w:hAnsi="Times New Roman" w:hint="eastAsia"/>
                <w:szCs w:val="21"/>
              </w:rPr>
              <w:t>2</w:t>
            </w:r>
            <w:r w:rsidRPr="001214C4">
              <w:rPr>
                <w:rFonts w:ascii="Times New Roman" w:eastAsia="宋体" w:hAnsi="宋体" w:hint="eastAsia"/>
                <w:szCs w:val="21"/>
              </w:rPr>
              <w:t>课时</w:t>
            </w:r>
          </w:p>
          <w:p w:rsidR="00940295" w:rsidRPr="001214C4" w:rsidRDefault="00940295" w:rsidP="00940295">
            <w:pPr>
              <w:spacing w:line="276" w:lineRule="auto"/>
              <w:jc w:val="center"/>
              <w:rPr>
                <w:rFonts w:ascii="Times New Roman" w:eastAsia="宋体" w:hAnsi="Times New Roman"/>
                <w:szCs w:val="21"/>
              </w:rPr>
            </w:pPr>
            <w:r w:rsidRPr="001214C4">
              <w:rPr>
                <w:rFonts w:ascii="Times New Roman" w:eastAsia="宋体" w:hAnsi="宋体" w:hint="eastAsia"/>
                <w:szCs w:val="21"/>
              </w:rPr>
              <w:t>（</w:t>
            </w:r>
            <w:r w:rsidRPr="001214C4">
              <w:rPr>
                <w:rFonts w:ascii="Times New Roman" w:eastAsia="宋体" w:hAnsi="Times New Roman" w:hint="eastAsia"/>
                <w:szCs w:val="21"/>
              </w:rPr>
              <w:t>UN</w:t>
            </w:r>
            <w:r w:rsidRPr="001214C4">
              <w:rPr>
                <w:rFonts w:ascii="Times New Roman" w:eastAsia="宋体" w:hAnsi="Times New Roman"/>
                <w:szCs w:val="21"/>
              </w:rPr>
              <w:t>04</w:t>
            </w:r>
            <w:r w:rsidRPr="001214C4">
              <w:rPr>
                <w:rFonts w:ascii="Times New Roman" w:eastAsia="宋体" w:hAnsi="Times New Roman" w:hint="eastAsia"/>
                <w:szCs w:val="21"/>
              </w:rPr>
              <w:t>KS</w:t>
            </w:r>
            <w:r w:rsidRPr="001214C4">
              <w:rPr>
                <w:rFonts w:ascii="Times New Roman" w:eastAsia="宋体" w:hAnsi="Times New Roman"/>
                <w:szCs w:val="21"/>
              </w:rPr>
              <w:t>02</w:t>
            </w:r>
            <w:r w:rsidRPr="001214C4">
              <w:rPr>
                <w:rFonts w:ascii="Times New Roman" w:eastAsia="宋体" w:hAnsi="宋体" w:hint="eastAsia"/>
                <w:szCs w:val="21"/>
              </w:rPr>
              <w:t>）</w:t>
            </w:r>
          </w:p>
        </w:tc>
        <w:tc>
          <w:tcPr>
            <w:tcW w:w="1367" w:type="dxa"/>
            <w:vMerge w:val="restart"/>
            <w:shd w:val="clear" w:color="auto" w:fill="E2EFD9" w:themeFill="accent6" w:themeFillTint="33"/>
            <w:vAlign w:val="center"/>
          </w:tcPr>
          <w:p w:rsidR="00940295" w:rsidRPr="001214C4" w:rsidRDefault="00B4322D" w:rsidP="00B4322D">
            <w:pPr>
              <w:spacing w:line="276" w:lineRule="auto"/>
              <w:jc w:val="center"/>
              <w:rPr>
                <w:rFonts w:ascii="Times New Roman" w:eastAsia="宋体" w:hAnsi="Times New Roman"/>
                <w:szCs w:val="21"/>
              </w:rPr>
            </w:pPr>
            <w:r w:rsidRPr="001214C4">
              <w:rPr>
                <w:rFonts w:ascii="Times New Roman" w:eastAsia="宋体" w:hAnsi="Times New Roman"/>
                <w:szCs w:val="21"/>
              </w:rPr>
              <w:t xml:space="preserve">5.1 </w:t>
            </w:r>
            <w:r w:rsidRPr="001214C4">
              <w:rPr>
                <w:rFonts w:ascii="Times New Roman" w:eastAsia="宋体" w:hAnsi="宋体"/>
                <w:szCs w:val="21"/>
              </w:rPr>
              <w:t>函数（</w:t>
            </w:r>
            <w:r w:rsidRPr="001214C4">
              <w:rPr>
                <w:rFonts w:ascii="Times New Roman" w:eastAsia="宋体" w:hAnsi="Times New Roman"/>
                <w:szCs w:val="21"/>
              </w:rPr>
              <w:t>2</w:t>
            </w:r>
            <w:r w:rsidRPr="001214C4">
              <w:rPr>
                <w:rFonts w:ascii="Times New Roman" w:eastAsia="宋体" w:hAnsi="宋体"/>
                <w:szCs w:val="21"/>
              </w:rPr>
              <w:t>）</w:t>
            </w:r>
          </w:p>
        </w:tc>
        <w:tc>
          <w:tcPr>
            <w:tcW w:w="3079" w:type="dxa"/>
            <w:shd w:val="clear" w:color="auto" w:fill="E2EFD9" w:themeFill="accent6" w:themeFillTint="33"/>
            <w:vAlign w:val="center"/>
          </w:tcPr>
          <w:p w:rsidR="00940295" w:rsidRPr="001214C4" w:rsidRDefault="00B4322D" w:rsidP="00B4322D">
            <w:pPr>
              <w:spacing w:line="276" w:lineRule="auto"/>
              <w:rPr>
                <w:rFonts w:ascii="Times New Roman" w:eastAsia="宋体" w:hAnsi="Times New Roman"/>
                <w:szCs w:val="21"/>
              </w:rPr>
            </w:pPr>
            <w:r w:rsidRPr="001214C4">
              <w:rPr>
                <w:rFonts w:ascii="Times New Roman" w:eastAsia="宋体" w:hAnsi="Times New Roman"/>
                <w:szCs w:val="21"/>
              </w:rPr>
              <w:t>1</w:t>
            </w:r>
            <w:r w:rsidR="004A0531" w:rsidRPr="001214C4">
              <w:rPr>
                <w:rFonts w:ascii="Times New Roman" w:eastAsia="宋体" w:hAnsi="Times New Roman" w:hint="eastAsia"/>
                <w:szCs w:val="21"/>
              </w:rPr>
              <w:t>．</w:t>
            </w:r>
            <w:r w:rsidRPr="001214C4">
              <w:rPr>
                <w:rFonts w:ascii="Times New Roman" w:eastAsia="宋体" w:hAnsi="宋体"/>
                <w:szCs w:val="21"/>
              </w:rPr>
              <w:t>能够根据不同的情境选择恰当的方法（列表法、解析法、图像法）表示函数</w:t>
            </w:r>
            <w:r w:rsidR="004A0531" w:rsidRPr="001214C4">
              <w:rPr>
                <w:rFonts w:ascii="Times New Roman" w:eastAsia="宋体" w:hAnsi="Times New Roman" w:hint="eastAsia"/>
                <w:szCs w:val="21"/>
              </w:rPr>
              <w:t>．</w:t>
            </w:r>
            <w:r w:rsidRPr="001214C4">
              <w:rPr>
                <w:rFonts w:ascii="Times New Roman" w:eastAsia="宋体" w:hAnsi="Times New Roman"/>
                <w:szCs w:val="21"/>
              </w:rPr>
              <w:t xml:space="preserve"> </w:t>
            </w:r>
          </w:p>
        </w:tc>
        <w:tc>
          <w:tcPr>
            <w:tcW w:w="1225" w:type="dxa"/>
            <w:shd w:val="clear" w:color="auto" w:fill="E2EFD9" w:themeFill="accent6" w:themeFillTint="33"/>
            <w:vAlign w:val="center"/>
          </w:tcPr>
          <w:p w:rsidR="00940295" w:rsidRPr="001214C4" w:rsidRDefault="005C06C7" w:rsidP="00B65102">
            <w:pPr>
              <w:spacing w:line="276" w:lineRule="auto"/>
              <w:jc w:val="center"/>
              <w:rPr>
                <w:rFonts w:ascii="Times New Roman" w:eastAsia="宋体" w:hAnsi="Times New Roman"/>
                <w:szCs w:val="21"/>
              </w:rPr>
            </w:pPr>
            <w:r w:rsidRPr="001214C4">
              <w:rPr>
                <w:rFonts w:ascii="Times New Roman" w:eastAsia="宋体" w:hAnsi="Times New Roman" w:hint="eastAsia"/>
                <w:szCs w:val="21"/>
              </w:rPr>
              <w:t>L</w:t>
            </w:r>
            <w:r w:rsidRPr="001214C4">
              <w:rPr>
                <w:rFonts w:ascii="Times New Roman" w:eastAsia="宋体" w:hAnsi="Times New Roman"/>
                <w:szCs w:val="21"/>
              </w:rPr>
              <w:t>03</w:t>
            </w:r>
          </w:p>
        </w:tc>
        <w:tc>
          <w:tcPr>
            <w:tcW w:w="1920" w:type="dxa"/>
            <w:shd w:val="clear" w:color="auto" w:fill="E2EFD9" w:themeFill="accent6" w:themeFillTint="33"/>
            <w:vAlign w:val="center"/>
          </w:tcPr>
          <w:p w:rsidR="00940295" w:rsidRPr="001214C4" w:rsidRDefault="00B65102" w:rsidP="009B65F4">
            <w:pPr>
              <w:spacing w:line="276" w:lineRule="auto"/>
              <w:jc w:val="center"/>
              <w:rPr>
                <w:rFonts w:ascii="Times New Roman" w:eastAsia="宋体" w:hAnsi="Times New Roman"/>
                <w:szCs w:val="21"/>
              </w:rPr>
            </w:pPr>
            <w:r w:rsidRPr="001214C4">
              <w:rPr>
                <w:rFonts w:ascii="Times New Roman" w:eastAsia="宋体" w:hAnsi="Times New Roman" w:hint="eastAsia"/>
                <w:color w:val="000000"/>
                <w:szCs w:val="21"/>
              </w:rPr>
              <w:t>UN</w:t>
            </w:r>
            <w:r w:rsidRPr="001214C4">
              <w:rPr>
                <w:rFonts w:ascii="Times New Roman" w:eastAsia="宋体" w:hAnsi="Times New Roman"/>
                <w:color w:val="000000"/>
                <w:szCs w:val="21"/>
              </w:rPr>
              <w:t>040</w:t>
            </w:r>
            <w:r w:rsidR="009B65F4">
              <w:rPr>
                <w:rFonts w:ascii="Times New Roman" w:eastAsia="宋体" w:hAnsi="Times New Roman" w:hint="eastAsia"/>
                <w:color w:val="000000"/>
                <w:szCs w:val="21"/>
              </w:rPr>
              <w:t>2</w:t>
            </w:r>
          </w:p>
        </w:tc>
      </w:tr>
      <w:tr w:rsidR="00940295" w:rsidRPr="001214C4" w:rsidTr="00940295">
        <w:trPr>
          <w:jc w:val="center"/>
        </w:trPr>
        <w:tc>
          <w:tcPr>
            <w:tcW w:w="1476" w:type="dxa"/>
            <w:vMerge/>
            <w:shd w:val="clear" w:color="auto" w:fill="E2EFD9" w:themeFill="accent6" w:themeFillTint="33"/>
            <w:vAlign w:val="center"/>
          </w:tcPr>
          <w:p w:rsidR="00940295" w:rsidRPr="001214C4" w:rsidRDefault="00940295" w:rsidP="000D4BB2">
            <w:pPr>
              <w:spacing w:line="276" w:lineRule="auto"/>
              <w:jc w:val="center"/>
              <w:rPr>
                <w:rFonts w:ascii="Times New Roman" w:eastAsia="宋体" w:hAnsi="Times New Roman"/>
                <w:szCs w:val="21"/>
              </w:rPr>
            </w:pPr>
          </w:p>
        </w:tc>
        <w:tc>
          <w:tcPr>
            <w:tcW w:w="1367" w:type="dxa"/>
            <w:vMerge/>
            <w:shd w:val="clear" w:color="auto" w:fill="E2EFD9" w:themeFill="accent6" w:themeFillTint="33"/>
            <w:vAlign w:val="center"/>
          </w:tcPr>
          <w:p w:rsidR="00940295" w:rsidRPr="001214C4" w:rsidRDefault="00940295" w:rsidP="00B65102">
            <w:pPr>
              <w:spacing w:line="276" w:lineRule="auto"/>
              <w:jc w:val="center"/>
              <w:rPr>
                <w:rFonts w:ascii="Times New Roman" w:eastAsia="宋体" w:hAnsi="Times New Roman"/>
                <w:szCs w:val="21"/>
              </w:rPr>
            </w:pPr>
          </w:p>
        </w:tc>
        <w:tc>
          <w:tcPr>
            <w:tcW w:w="3079" w:type="dxa"/>
            <w:shd w:val="clear" w:color="auto" w:fill="E2EFD9" w:themeFill="accent6" w:themeFillTint="33"/>
            <w:vAlign w:val="center"/>
          </w:tcPr>
          <w:p w:rsidR="00940295" w:rsidRPr="001214C4" w:rsidRDefault="00B4322D" w:rsidP="00B4322D">
            <w:pPr>
              <w:spacing w:line="276" w:lineRule="auto"/>
              <w:rPr>
                <w:rFonts w:ascii="Times New Roman" w:eastAsia="宋体" w:hAnsi="Times New Roman"/>
                <w:szCs w:val="21"/>
              </w:rPr>
            </w:pPr>
            <w:r w:rsidRPr="001214C4">
              <w:rPr>
                <w:rFonts w:ascii="Times New Roman" w:eastAsia="宋体" w:hAnsi="Times New Roman"/>
                <w:szCs w:val="21"/>
              </w:rPr>
              <w:t>2</w:t>
            </w:r>
            <w:r w:rsidR="004A0531" w:rsidRPr="001214C4">
              <w:rPr>
                <w:rFonts w:ascii="Times New Roman" w:eastAsia="宋体" w:hAnsi="Times New Roman" w:hint="eastAsia"/>
                <w:szCs w:val="21"/>
              </w:rPr>
              <w:t>．</w:t>
            </w:r>
            <w:r w:rsidRPr="001214C4">
              <w:rPr>
                <w:rFonts w:ascii="Times New Roman" w:eastAsia="宋体" w:hAnsi="宋体"/>
                <w:szCs w:val="21"/>
              </w:rPr>
              <w:t>通过具体实例了解函数的分段表示法，并能简单应用</w:t>
            </w:r>
            <w:r w:rsidR="004A0531" w:rsidRPr="001214C4">
              <w:rPr>
                <w:rFonts w:ascii="Times New Roman" w:eastAsia="宋体" w:hAnsi="Times New Roman"/>
                <w:szCs w:val="21"/>
              </w:rPr>
              <w:t>．</w:t>
            </w:r>
            <w:r w:rsidRPr="001214C4">
              <w:rPr>
                <w:rFonts w:ascii="Times New Roman" w:eastAsia="宋体" w:hAnsi="Times New Roman"/>
                <w:szCs w:val="21"/>
              </w:rPr>
              <w:t xml:space="preserve"> </w:t>
            </w:r>
          </w:p>
        </w:tc>
        <w:tc>
          <w:tcPr>
            <w:tcW w:w="1225" w:type="dxa"/>
            <w:shd w:val="clear" w:color="auto" w:fill="E2EFD9" w:themeFill="accent6" w:themeFillTint="33"/>
            <w:vAlign w:val="center"/>
          </w:tcPr>
          <w:p w:rsidR="00940295" w:rsidRPr="001214C4" w:rsidRDefault="005C06C7" w:rsidP="009B65F4">
            <w:pPr>
              <w:spacing w:line="276" w:lineRule="auto"/>
              <w:jc w:val="center"/>
              <w:rPr>
                <w:rFonts w:ascii="Times New Roman" w:eastAsia="宋体" w:hAnsi="Times New Roman"/>
                <w:szCs w:val="21"/>
              </w:rPr>
            </w:pPr>
            <w:r w:rsidRPr="001214C4">
              <w:rPr>
                <w:rFonts w:ascii="Times New Roman" w:eastAsia="宋体" w:hAnsi="Times New Roman" w:hint="eastAsia"/>
                <w:szCs w:val="21"/>
              </w:rPr>
              <w:t>L</w:t>
            </w:r>
            <w:r w:rsidRPr="001214C4">
              <w:rPr>
                <w:rFonts w:ascii="Times New Roman" w:eastAsia="宋体" w:hAnsi="Times New Roman"/>
                <w:szCs w:val="21"/>
              </w:rPr>
              <w:t>0</w:t>
            </w:r>
            <w:r w:rsidR="009B65F4">
              <w:rPr>
                <w:rFonts w:ascii="Times New Roman" w:eastAsia="宋体" w:hAnsi="Times New Roman" w:hint="eastAsia"/>
                <w:szCs w:val="21"/>
              </w:rPr>
              <w:t>2</w:t>
            </w:r>
          </w:p>
        </w:tc>
        <w:tc>
          <w:tcPr>
            <w:tcW w:w="1920" w:type="dxa"/>
            <w:shd w:val="clear" w:color="auto" w:fill="E2EFD9" w:themeFill="accent6" w:themeFillTint="33"/>
            <w:vAlign w:val="center"/>
          </w:tcPr>
          <w:p w:rsidR="00940295" w:rsidRPr="001214C4" w:rsidRDefault="00B65102" w:rsidP="009B65F4">
            <w:pPr>
              <w:spacing w:line="276" w:lineRule="auto"/>
              <w:jc w:val="center"/>
              <w:rPr>
                <w:rFonts w:ascii="Times New Roman" w:eastAsia="宋体" w:hAnsi="Times New Roman"/>
                <w:szCs w:val="21"/>
              </w:rPr>
            </w:pPr>
            <w:r w:rsidRPr="001214C4">
              <w:rPr>
                <w:rFonts w:ascii="Times New Roman" w:eastAsia="宋体" w:hAnsi="Times New Roman" w:hint="eastAsia"/>
                <w:color w:val="000000"/>
                <w:szCs w:val="21"/>
              </w:rPr>
              <w:t>UN</w:t>
            </w:r>
            <w:r w:rsidRPr="001214C4">
              <w:rPr>
                <w:rFonts w:ascii="Times New Roman" w:eastAsia="宋体" w:hAnsi="Times New Roman"/>
                <w:color w:val="000000"/>
                <w:szCs w:val="21"/>
              </w:rPr>
              <w:t>040</w:t>
            </w:r>
            <w:r w:rsidR="009B65F4">
              <w:rPr>
                <w:rFonts w:ascii="Times New Roman" w:eastAsia="宋体" w:hAnsi="Times New Roman" w:hint="eastAsia"/>
                <w:color w:val="000000"/>
                <w:szCs w:val="21"/>
              </w:rPr>
              <w:t>2</w:t>
            </w:r>
          </w:p>
        </w:tc>
      </w:tr>
      <w:tr w:rsidR="00940295" w:rsidRPr="001214C4" w:rsidTr="00940295">
        <w:trPr>
          <w:jc w:val="center"/>
        </w:trPr>
        <w:tc>
          <w:tcPr>
            <w:tcW w:w="1476" w:type="dxa"/>
            <w:vMerge/>
            <w:shd w:val="clear" w:color="auto" w:fill="E2EFD9" w:themeFill="accent6" w:themeFillTint="33"/>
            <w:vAlign w:val="center"/>
          </w:tcPr>
          <w:p w:rsidR="00940295" w:rsidRPr="001214C4" w:rsidRDefault="00940295" w:rsidP="000D4BB2">
            <w:pPr>
              <w:spacing w:line="276" w:lineRule="auto"/>
              <w:jc w:val="center"/>
              <w:rPr>
                <w:rFonts w:ascii="Times New Roman" w:eastAsia="宋体" w:hAnsi="Times New Roman"/>
                <w:szCs w:val="21"/>
              </w:rPr>
            </w:pPr>
          </w:p>
        </w:tc>
        <w:tc>
          <w:tcPr>
            <w:tcW w:w="1367" w:type="dxa"/>
            <w:vMerge/>
            <w:shd w:val="clear" w:color="auto" w:fill="E2EFD9" w:themeFill="accent6" w:themeFillTint="33"/>
            <w:vAlign w:val="center"/>
          </w:tcPr>
          <w:p w:rsidR="00940295" w:rsidRPr="001214C4" w:rsidRDefault="00940295" w:rsidP="00B65102">
            <w:pPr>
              <w:spacing w:line="276" w:lineRule="auto"/>
              <w:jc w:val="center"/>
              <w:rPr>
                <w:rFonts w:ascii="Times New Roman" w:eastAsia="宋体" w:hAnsi="Times New Roman"/>
                <w:szCs w:val="21"/>
              </w:rPr>
            </w:pPr>
          </w:p>
        </w:tc>
        <w:tc>
          <w:tcPr>
            <w:tcW w:w="3079" w:type="dxa"/>
            <w:shd w:val="clear" w:color="auto" w:fill="E2EFD9" w:themeFill="accent6" w:themeFillTint="33"/>
            <w:vAlign w:val="center"/>
          </w:tcPr>
          <w:p w:rsidR="00940295" w:rsidRPr="001214C4" w:rsidRDefault="00B4322D" w:rsidP="00B4322D">
            <w:pPr>
              <w:spacing w:line="276" w:lineRule="auto"/>
              <w:rPr>
                <w:rFonts w:ascii="Times New Roman" w:eastAsia="宋体" w:hAnsi="Times New Roman"/>
                <w:szCs w:val="21"/>
              </w:rPr>
            </w:pPr>
            <w:r w:rsidRPr="001214C4">
              <w:rPr>
                <w:rFonts w:ascii="Times New Roman" w:eastAsia="宋体" w:hAnsi="Times New Roman"/>
                <w:szCs w:val="21"/>
              </w:rPr>
              <w:t>3</w:t>
            </w:r>
            <w:r w:rsidR="004A0531" w:rsidRPr="001214C4">
              <w:rPr>
                <w:rFonts w:ascii="Times New Roman" w:eastAsia="宋体" w:hAnsi="Times New Roman" w:hint="eastAsia"/>
                <w:szCs w:val="21"/>
              </w:rPr>
              <w:t>．</w:t>
            </w:r>
            <w:proofErr w:type="gramStart"/>
            <w:r w:rsidRPr="001214C4">
              <w:rPr>
                <w:rFonts w:ascii="Times New Roman" w:eastAsia="宋体" w:hAnsi="宋体"/>
                <w:szCs w:val="21"/>
              </w:rPr>
              <w:t>经历描点绘制</w:t>
            </w:r>
            <w:proofErr w:type="gramEnd"/>
            <w:r w:rsidRPr="001214C4">
              <w:rPr>
                <w:rFonts w:ascii="Times New Roman" w:eastAsia="宋体" w:hAnsi="宋体"/>
                <w:szCs w:val="21"/>
              </w:rPr>
              <w:t>不熟悉函数的大致图像的过程，体会函数图像的作用，发展直观想象的素养</w:t>
            </w:r>
            <w:r w:rsidR="004A0531" w:rsidRPr="001214C4">
              <w:rPr>
                <w:rFonts w:ascii="Times New Roman" w:eastAsia="宋体" w:hAnsi="Times New Roman"/>
                <w:szCs w:val="21"/>
              </w:rPr>
              <w:t>．</w:t>
            </w:r>
          </w:p>
        </w:tc>
        <w:tc>
          <w:tcPr>
            <w:tcW w:w="1225" w:type="dxa"/>
            <w:shd w:val="clear" w:color="auto" w:fill="E2EFD9" w:themeFill="accent6" w:themeFillTint="33"/>
            <w:vAlign w:val="center"/>
          </w:tcPr>
          <w:p w:rsidR="00940295" w:rsidRPr="001214C4" w:rsidRDefault="005C06C7" w:rsidP="009B65F4">
            <w:pPr>
              <w:spacing w:line="276" w:lineRule="auto"/>
              <w:jc w:val="center"/>
              <w:rPr>
                <w:rFonts w:ascii="Times New Roman" w:eastAsia="宋体" w:hAnsi="Times New Roman"/>
                <w:szCs w:val="21"/>
              </w:rPr>
            </w:pPr>
            <w:r w:rsidRPr="001214C4">
              <w:rPr>
                <w:rFonts w:ascii="Times New Roman" w:eastAsia="宋体" w:hAnsi="Times New Roman" w:hint="eastAsia"/>
                <w:szCs w:val="21"/>
              </w:rPr>
              <w:t>L</w:t>
            </w:r>
            <w:r w:rsidRPr="001214C4">
              <w:rPr>
                <w:rFonts w:ascii="Times New Roman" w:eastAsia="宋体" w:hAnsi="Times New Roman"/>
                <w:szCs w:val="21"/>
              </w:rPr>
              <w:t>0</w:t>
            </w:r>
            <w:r w:rsidR="009B65F4">
              <w:rPr>
                <w:rFonts w:ascii="Times New Roman" w:eastAsia="宋体" w:hAnsi="Times New Roman" w:hint="eastAsia"/>
                <w:szCs w:val="21"/>
              </w:rPr>
              <w:t>2</w:t>
            </w:r>
          </w:p>
        </w:tc>
        <w:tc>
          <w:tcPr>
            <w:tcW w:w="1920" w:type="dxa"/>
            <w:shd w:val="clear" w:color="auto" w:fill="E2EFD9" w:themeFill="accent6" w:themeFillTint="33"/>
            <w:vAlign w:val="center"/>
          </w:tcPr>
          <w:p w:rsidR="00940295" w:rsidRPr="001214C4" w:rsidRDefault="00B65102" w:rsidP="009B65F4">
            <w:pPr>
              <w:spacing w:line="276" w:lineRule="auto"/>
              <w:jc w:val="center"/>
              <w:rPr>
                <w:rFonts w:ascii="Times New Roman" w:eastAsia="宋体" w:hAnsi="Times New Roman"/>
                <w:szCs w:val="21"/>
              </w:rPr>
            </w:pPr>
            <w:r w:rsidRPr="001214C4">
              <w:rPr>
                <w:rFonts w:ascii="Times New Roman" w:eastAsia="宋体" w:hAnsi="Times New Roman" w:hint="eastAsia"/>
                <w:color w:val="000000"/>
                <w:szCs w:val="21"/>
              </w:rPr>
              <w:t>UN</w:t>
            </w:r>
            <w:r w:rsidRPr="001214C4">
              <w:rPr>
                <w:rFonts w:ascii="Times New Roman" w:eastAsia="宋体" w:hAnsi="Times New Roman"/>
                <w:color w:val="000000"/>
                <w:szCs w:val="21"/>
              </w:rPr>
              <w:t>040</w:t>
            </w:r>
            <w:r w:rsidR="009B65F4">
              <w:rPr>
                <w:rFonts w:ascii="Times New Roman" w:eastAsia="宋体" w:hAnsi="Times New Roman" w:hint="eastAsia"/>
                <w:color w:val="000000"/>
                <w:szCs w:val="21"/>
              </w:rPr>
              <w:t>2</w:t>
            </w:r>
          </w:p>
        </w:tc>
      </w:tr>
      <w:tr w:rsidR="00940295" w:rsidRPr="001214C4" w:rsidTr="00940295">
        <w:trPr>
          <w:jc w:val="center"/>
        </w:trPr>
        <w:tc>
          <w:tcPr>
            <w:tcW w:w="1476" w:type="dxa"/>
            <w:vMerge w:val="restart"/>
            <w:shd w:val="clear" w:color="auto" w:fill="E2EFD9" w:themeFill="accent6" w:themeFillTint="33"/>
            <w:vAlign w:val="center"/>
          </w:tcPr>
          <w:p w:rsidR="00940295" w:rsidRPr="001214C4" w:rsidRDefault="00940295" w:rsidP="00940295">
            <w:pPr>
              <w:spacing w:line="276" w:lineRule="auto"/>
              <w:jc w:val="center"/>
              <w:rPr>
                <w:rFonts w:ascii="Times New Roman" w:eastAsia="宋体" w:hAnsi="Times New Roman"/>
                <w:szCs w:val="21"/>
              </w:rPr>
            </w:pPr>
            <w:r w:rsidRPr="001214C4">
              <w:rPr>
                <w:rFonts w:ascii="Times New Roman" w:eastAsia="宋体" w:hAnsi="宋体" w:hint="eastAsia"/>
                <w:szCs w:val="21"/>
              </w:rPr>
              <w:t>第</w:t>
            </w:r>
            <w:r w:rsidRPr="001214C4">
              <w:rPr>
                <w:rFonts w:ascii="Times New Roman" w:eastAsia="宋体" w:hAnsi="Times New Roman"/>
                <w:szCs w:val="21"/>
              </w:rPr>
              <w:t>3</w:t>
            </w:r>
            <w:r w:rsidRPr="001214C4">
              <w:rPr>
                <w:rFonts w:ascii="Times New Roman" w:eastAsia="宋体" w:hAnsi="宋体" w:hint="eastAsia"/>
                <w:szCs w:val="21"/>
              </w:rPr>
              <w:t>课时</w:t>
            </w:r>
          </w:p>
          <w:p w:rsidR="00940295" w:rsidRPr="001214C4" w:rsidRDefault="00940295" w:rsidP="00940295">
            <w:pPr>
              <w:spacing w:line="276" w:lineRule="auto"/>
              <w:jc w:val="center"/>
              <w:rPr>
                <w:rFonts w:ascii="Times New Roman" w:eastAsia="宋体" w:hAnsi="Times New Roman"/>
                <w:szCs w:val="21"/>
              </w:rPr>
            </w:pPr>
            <w:r w:rsidRPr="001214C4">
              <w:rPr>
                <w:rFonts w:ascii="Times New Roman" w:eastAsia="宋体" w:hAnsi="宋体" w:hint="eastAsia"/>
                <w:szCs w:val="21"/>
              </w:rPr>
              <w:lastRenderedPageBreak/>
              <w:t>（</w:t>
            </w:r>
            <w:r w:rsidRPr="001214C4">
              <w:rPr>
                <w:rFonts w:ascii="Times New Roman" w:eastAsia="宋体" w:hAnsi="Times New Roman" w:hint="eastAsia"/>
                <w:szCs w:val="21"/>
              </w:rPr>
              <w:t>UN</w:t>
            </w:r>
            <w:r w:rsidRPr="001214C4">
              <w:rPr>
                <w:rFonts w:ascii="Times New Roman" w:eastAsia="宋体" w:hAnsi="Times New Roman"/>
                <w:szCs w:val="21"/>
              </w:rPr>
              <w:t>04</w:t>
            </w:r>
            <w:r w:rsidRPr="001214C4">
              <w:rPr>
                <w:rFonts w:ascii="Times New Roman" w:eastAsia="宋体" w:hAnsi="Times New Roman" w:hint="eastAsia"/>
                <w:szCs w:val="21"/>
              </w:rPr>
              <w:t>KS</w:t>
            </w:r>
            <w:r w:rsidRPr="001214C4">
              <w:rPr>
                <w:rFonts w:ascii="Times New Roman" w:eastAsia="宋体" w:hAnsi="Times New Roman"/>
                <w:szCs w:val="21"/>
              </w:rPr>
              <w:t>03</w:t>
            </w:r>
            <w:r w:rsidRPr="001214C4">
              <w:rPr>
                <w:rFonts w:ascii="Times New Roman" w:eastAsia="宋体" w:hAnsi="宋体" w:hint="eastAsia"/>
                <w:szCs w:val="21"/>
              </w:rPr>
              <w:t>）</w:t>
            </w:r>
          </w:p>
        </w:tc>
        <w:tc>
          <w:tcPr>
            <w:tcW w:w="1367" w:type="dxa"/>
            <w:vMerge w:val="restart"/>
            <w:shd w:val="clear" w:color="auto" w:fill="E2EFD9" w:themeFill="accent6" w:themeFillTint="33"/>
            <w:vAlign w:val="center"/>
          </w:tcPr>
          <w:p w:rsidR="00940295" w:rsidRPr="001214C4" w:rsidRDefault="0034703E" w:rsidP="0034703E">
            <w:pPr>
              <w:spacing w:line="276" w:lineRule="auto"/>
              <w:jc w:val="center"/>
              <w:rPr>
                <w:rFonts w:ascii="Times New Roman" w:eastAsia="宋体" w:hAnsi="Times New Roman"/>
                <w:szCs w:val="21"/>
              </w:rPr>
            </w:pPr>
            <w:r w:rsidRPr="001214C4">
              <w:rPr>
                <w:rFonts w:ascii="Times New Roman" w:eastAsia="宋体" w:hAnsi="Times New Roman" w:hint="eastAsia"/>
                <w:szCs w:val="21"/>
              </w:rPr>
              <w:lastRenderedPageBreak/>
              <w:t>5</w:t>
            </w:r>
            <w:r w:rsidR="004A0531" w:rsidRPr="001214C4">
              <w:rPr>
                <w:rFonts w:ascii="Times New Roman" w:eastAsia="宋体" w:hAnsi="Times New Roman"/>
                <w:szCs w:val="21"/>
              </w:rPr>
              <w:t>.</w:t>
            </w:r>
            <w:r w:rsidRPr="001214C4">
              <w:rPr>
                <w:rFonts w:ascii="Times New Roman" w:eastAsia="宋体" w:hAnsi="Times New Roman" w:hint="eastAsia"/>
                <w:szCs w:val="21"/>
              </w:rPr>
              <w:t xml:space="preserve">2 </w:t>
            </w:r>
            <w:r w:rsidRPr="001214C4">
              <w:rPr>
                <w:rFonts w:ascii="Times New Roman" w:eastAsia="宋体" w:hAnsi="宋体" w:hint="eastAsia"/>
                <w:szCs w:val="21"/>
              </w:rPr>
              <w:t>函数的</w:t>
            </w:r>
            <w:r w:rsidRPr="001214C4">
              <w:rPr>
                <w:rFonts w:ascii="Times New Roman" w:eastAsia="宋体" w:hAnsi="宋体" w:hint="eastAsia"/>
                <w:szCs w:val="21"/>
              </w:rPr>
              <w:lastRenderedPageBreak/>
              <w:t>基本性质（</w:t>
            </w:r>
            <w:r w:rsidRPr="001214C4">
              <w:rPr>
                <w:rFonts w:ascii="Times New Roman" w:eastAsia="宋体" w:hAnsi="Times New Roman" w:hint="eastAsia"/>
                <w:szCs w:val="21"/>
              </w:rPr>
              <w:t>1</w:t>
            </w:r>
            <w:r w:rsidRPr="001214C4">
              <w:rPr>
                <w:rFonts w:ascii="Times New Roman" w:eastAsia="宋体" w:hAnsi="宋体" w:hint="eastAsia"/>
                <w:szCs w:val="21"/>
              </w:rPr>
              <w:t>）</w:t>
            </w:r>
          </w:p>
        </w:tc>
        <w:tc>
          <w:tcPr>
            <w:tcW w:w="3079" w:type="dxa"/>
            <w:shd w:val="clear" w:color="auto" w:fill="E2EFD9" w:themeFill="accent6" w:themeFillTint="33"/>
            <w:vAlign w:val="center"/>
          </w:tcPr>
          <w:p w:rsidR="00940295" w:rsidRPr="001214C4" w:rsidRDefault="00CC60F2" w:rsidP="00CC60F2">
            <w:pPr>
              <w:spacing w:line="276" w:lineRule="auto"/>
              <w:rPr>
                <w:rFonts w:ascii="Times New Roman" w:eastAsia="宋体" w:hAnsi="Times New Roman"/>
                <w:szCs w:val="21"/>
              </w:rPr>
            </w:pPr>
            <w:r w:rsidRPr="001214C4">
              <w:rPr>
                <w:rFonts w:ascii="Times New Roman" w:eastAsia="宋体" w:hAnsi="Times New Roman" w:hint="eastAsia"/>
                <w:szCs w:val="21"/>
              </w:rPr>
              <w:lastRenderedPageBreak/>
              <w:t>1</w:t>
            </w:r>
            <w:r w:rsidR="004A0531" w:rsidRPr="001214C4">
              <w:rPr>
                <w:rFonts w:ascii="Times New Roman" w:eastAsia="宋体" w:hAnsi="Times New Roman"/>
                <w:szCs w:val="21"/>
              </w:rPr>
              <w:t>．</w:t>
            </w:r>
            <w:r w:rsidRPr="001214C4">
              <w:rPr>
                <w:rFonts w:ascii="Times New Roman" w:eastAsia="宋体" w:hAnsi="宋体" w:hint="eastAsia"/>
                <w:szCs w:val="21"/>
              </w:rPr>
              <w:t>经历函数奇偶性概念的形成</w:t>
            </w:r>
            <w:r w:rsidRPr="001214C4">
              <w:rPr>
                <w:rFonts w:ascii="Times New Roman" w:eastAsia="宋体" w:hAnsi="宋体" w:hint="eastAsia"/>
                <w:szCs w:val="21"/>
              </w:rPr>
              <w:lastRenderedPageBreak/>
              <w:t>过程，理解偶函数与奇函数的概念与图像特征，体会数形结合、从特殊到一般等数学思想方法，发展直观想象、数学抽象的素养</w:t>
            </w:r>
            <w:r w:rsidR="004A0531" w:rsidRPr="001214C4">
              <w:rPr>
                <w:rFonts w:ascii="Times New Roman" w:eastAsia="宋体" w:hAnsi="Times New Roman" w:hint="eastAsia"/>
                <w:szCs w:val="21"/>
              </w:rPr>
              <w:t>．</w:t>
            </w:r>
          </w:p>
        </w:tc>
        <w:tc>
          <w:tcPr>
            <w:tcW w:w="1225" w:type="dxa"/>
            <w:shd w:val="clear" w:color="auto" w:fill="E2EFD9" w:themeFill="accent6" w:themeFillTint="33"/>
            <w:vAlign w:val="center"/>
          </w:tcPr>
          <w:p w:rsidR="00940295" w:rsidRPr="001214C4" w:rsidRDefault="005C06C7" w:rsidP="00B65102">
            <w:pPr>
              <w:spacing w:line="276" w:lineRule="auto"/>
              <w:jc w:val="center"/>
              <w:rPr>
                <w:rFonts w:ascii="Times New Roman" w:eastAsia="宋体" w:hAnsi="Times New Roman"/>
                <w:szCs w:val="21"/>
              </w:rPr>
            </w:pPr>
            <w:r w:rsidRPr="001214C4">
              <w:rPr>
                <w:rFonts w:ascii="Times New Roman" w:eastAsia="宋体" w:hAnsi="Times New Roman" w:hint="eastAsia"/>
                <w:szCs w:val="21"/>
              </w:rPr>
              <w:lastRenderedPageBreak/>
              <w:t>L</w:t>
            </w:r>
            <w:r w:rsidRPr="001214C4">
              <w:rPr>
                <w:rFonts w:ascii="Times New Roman" w:eastAsia="宋体" w:hAnsi="Times New Roman"/>
                <w:szCs w:val="21"/>
              </w:rPr>
              <w:t>02</w:t>
            </w:r>
          </w:p>
        </w:tc>
        <w:tc>
          <w:tcPr>
            <w:tcW w:w="1920" w:type="dxa"/>
            <w:shd w:val="clear" w:color="auto" w:fill="E2EFD9" w:themeFill="accent6" w:themeFillTint="33"/>
            <w:vAlign w:val="center"/>
          </w:tcPr>
          <w:p w:rsidR="00940295" w:rsidRPr="001214C4" w:rsidRDefault="00B65102" w:rsidP="009B65F4">
            <w:pPr>
              <w:spacing w:line="276" w:lineRule="auto"/>
              <w:jc w:val="center"/>
              <w:rPr>
                <w:rFonts w:ascii="Times New Roman" w:eastAsia="宋体" w:hAnsi="Times New Roman"/>
                <w:szCs w:val="21"/>
              </w:rPr>
            </w:pPr>
            <w:r w:rsidRPr="001214C4">
              <w:rPr>
                <w:rFonts w:ascii="Times New Roman" w:eastAsia="宋体" w:hAnsi="Times New Roman" w:hint="eastAsia"/>
                <w:color w:val="000000"/>
                <w:szCs w:val="21"/>
              </w:rPr>
              <w:t>UN</w:t>
            </w:r>
            <w:r w:rsidRPr="001214C4">
              <w:rPr>
                <w:rFonts w:ascii="Times New Roman" w:eastAsia="宋体" w:hAnsi="Times New Roman"/>
                <w:color w:val="000000"/>
                <w:szCs w:val="21"/>
              </w:rPr>
              <w:t>040</w:t>
            </w:r>
            <w:r w:rsidR="009B65F4">
              <w:rPr>
                <w:rFonts w:ascii="Times New Roman" w:eastAsia="宋体" w:hAnsi="Times New Roman" w:hint="eastAsia"/>
                <w:color w:val="000000"/>
                <w:szCs w:val="21"/>
              </w:rPr>
              <w:t>3</w:t>
            </w:r>
          </w:p>
        </w:tc>
      </w:tr>
      <w:tr w:rsidR="00940295" w:rsidRPr="001214C4" w:rsidTr="00940295">
        <w:trPr>
          <w:jc w:val="center"/>
        </w:trPr>
        <w:tc>
          <w:tcPr>
            <w:tcW w:w="1476" w:type="dxa"/>
            <w:vMerge/>
            <w:shd w:val="clear" w:color="auto" w:fill="E2EFD9" w:themeFill="accent6" w:themeFillTint="33"/>
            <w:vAlign w:val="center"/>
          </w:tcPr>
          <w:p w:rsidR="00940295" w:rsidRPr="001214C4" w:rsidRDefault="00940295" w:rsidP="000D4BB2">
            <w:pPr>
              <w:spacing w:line="276" w:lineRule="auto"/>
              <w:jc w:val="center"/>
              <w:rPr>
                <w:rFonts w:ascii="Times New Roman" w:eastAsia="宋体" w:hAnsi="Times New Roman"/>
                <w:szCs w:val="21"/>
              </w:rPr>
            </w:pPr>
          </w:p>
        </w:tc>
        <w:tc>
          <w:tcPr>
            <w:tcW w:w="1367" w:type="dxa"/>
            <w:vMerge/>
            <w:shd w:val="clear" w:color="auto" w:fill="E2EFD9" w:themeFill="accent6" w:themeFillTint="33"/>
            <w:vAlign w:val="center"/>
          </w:tcPr>
          <w:p w:rsidR="00940295" w:rsidRPr="001214C4" w:rsidRDefault="00940295" w:rsidP="00B65102">
            <w:pPr>
              <w:spacing w:line="276" w:lineRule="auto"/>
              <w:jc w:val="center"/>
              <w:rPr>
                <w:rFonts w:ascii="Times New Roman" w:eastAsia="宋体" w:hAnsi="Times New Roman"/>
                <w:szCs w:val="21"/>
              </w:rPr>
            </w:pPr>
          </w:p>
        </w:tc>
        <w:tc>
          <w:tcPr>
            <w:tcW w:w="3079" w:type="dxa"/>
            <w:shd w:val="clear" w:color="auto" w:fill="E2EFD9" w:themeFill="accent6" w:themeFillTint="33"/>
            <w:vAlign w:val="center"/>
          </w:tcPr>
          <w:p w:rsidR="00940295" w:rsidRPr="001214C4" w:rsidRDefault="00CC60F2" w:rsidP="00CC60F2">
            <w:pPr>
              <w:spacing w:line="276" w:lineRule="auto"/>
              <w:rPr>
                <w:rFonts w:ascii="Times New Roman" w:eastAsia="宋体" w:hAnsi="Times New Roman"/>
                <w:szCs w:val="21"/>
              </w:rPr>
            </w:pPr>
            <w:r w:rsidRPr="001214C4">
              <w:rPr>
                <w:rFonts w:ascii="Times New Roman" w:eastAsia="宋体" w:hAnsi="Times New Roman"/>
                <w:szCs w:val="21"/>
              </w:rPr>
              <w:t>2</w:t>
            </w:r>
            <w:r w:rsidR="004A0531" w:rsidRPr="001214C4">
              <w:rPr>
                <w:rFonts w:ascii="Times New Roman" w:eastAsia="宋体" w:hAnsi="Times New Roman"/>
                <w:szCs w:val="21"/>
              </w:rPr>
              <w:t>．</w:t>
            </w:r>
            <w:r w:rsidRPr="001214C4">
              <w:rPr>
                <w:rFonts w:ascii="Times New Roman" w:eastAsia="宋体" w:hAnsi="宋体" w:hint="eastAsia"/>
                <w:szCs w:val="21"/>
              </w:rPr>
              <w:t>会在简单情形下利用定义证明函数为奇函数或偶函数，发展逻辑推理的素养</w:t>
            </w:r>
            <w:r w:rsidR="004A0531" w:rsidRPr="001214C4">
              <w:rPr>
                <w:rFonts w:ascii="Times New Roman" w:eastAsia="宋体" w:hAnsi="Times New Roman" w:hint="eastAsia"/>
                <w:szCs w:val="21"/>
              </w:rPr>
              <w:t>．</w:t>
            </w:r>
          </w:p>
        </w:tc>
        <w:tc>
          <w:tcPr>
            <w:tcW w:w="1225" w:type="dxa"/>
            <w:shd w:val="clear" w:color="auto" w:fill="E2EFD9" w:themeFill="accent6" w:themeFillTint="33"/>
            <w:vAlign w:val="center"/>
          </w:tcPr>
          <w:p w:rsidR="00940295" w:rsidRPr="001214C4" w:rsidRDefault="005C06C7" w:rsidP="00B65102">
            <w:pPr>
              <w:spacing w:line="276" w:lineRule="auto"/>
              <w:jc w:val="center"/>
              <w:rPr>
                <w:rFonts w:ascii="Times New Roman" w:eastAsia="宋体" w:hAnsi="Times New Roman"/>
                <w:szCs w:val="21"/>
              </w:rPr>
            </w:pPr>
            <w:r w:rsidRPr="001214C4">
              <w:rPr>
                <w:rFonts w:ascii="Times New Roman" w:eastAsia="宋体" w:hAnsi="Times New Roman" w:hint="eastAsia"/>
                <w:szCs w:val="21"/>
              </w:rPr>
              <w:t>L</w:t>
            </w:r>
            <w:r w:rsidRPr="001214C4">
              <w:rPr>
                <w:rFonts w:ascii="Times New Roman" w:eastAsia="宋体" w:hAnsi="Times New Roman"/>
                <w:szCs w:val="21"/>
              </w:rPr>
              <w:t>03</w:t>
            </w:r>
          </w:p>
        </w:tc>
        <w:tc>
          <w:tcPr>
            <w:tcW w:w="1920" w:type="dxa"/>
            <w:shd w:val="clear" w:color="auto" w:fill="E2EFD9" w:themeFill="accent6" w:themeFillTint="33"/>
            <w:vAlign w:val="center"/>
          </w:tcPr>
          <w:p w:rsidR="00940295" w:rsidRPr="001214C4" w:rsidRDefault="00B65102" w:rsidP="009B65F4">
            <w:pPr>
              <w:spacing w:line="276" w:lineRule="auto"/>
              <w:jc w:val="center"/>
              <w:rPr>
                <w:rFonts w:ascii="Times New Roman" w:eastAsia="宋体" w:hAnsi="Times New Roman"/>
                <w:szCs w:val="21"/>
              </w:rPr>
            </w:pPr>
            <w:r w:rsidRPr="001214C4">
              <w:rPr>
                <w:rFonts w:ascii="Times New Roman" w:eastAsia="宋体" w:hAnsi="Times New Roman" w:hint="eastAsia"/>
                <w:color w:val="000000"/>
                <w:szCs w:val="21"/>
              </w:rPr>
              <w:t>UN</w:t>
            </w:r>
            <w:r w:rsidRPr="001214C4">
              <w:rPr>
                <w:rFonts w:ascii="Times New Roman" w:eastAsia="宋体" w:hAnsi="Times New Roman"/>
                <w:color w:val="000000"/>
                <w:szCs w:val="21"/>
              </w:rPr>
              <w:t>040</w:t>
            </w:r>
            <w:r w:rsidR="009B65F4">
              <w:rPr>
                <w:rFonts w:ascii="Times New Roman" w:eastAsia="宋体" w:hAnsi="Times New Roman" w:hint="eastAsia"/>
                <w:color w:val="000000"/>
                <w:szCs w:val="21"/>
              </w:rPr>
              <w:t>3</w:t>
            </w:r>
            <w:r w:rsidR="009B65F4">
              <w:rPr>
                <w:rFonts w:ascii="Times New Roman" w:eastAsia="宋体" w:hAnsi="Times New Roman" w:hint="eastAsia"/>
                <w:color w:val="000000"/>
                <w:szCs w:val="21"/>
              </w:rPr>
              <w:t>、</w:t>
            </w:r>
            <w:r w:rsidR="009B65F4" w:rsidRPr="001214C4">
              <w:rPr>
                <w:rFonts w:ascii="Times New Roman" w:eastAsia="宋体" w:hAnsi="Times New Roman" w:hint="eastAsia"/>
                <w:color w:val="000000"/>
                <w:szCs w:val="21"/>
              </w:rPr>
              <w:t>UN</w:t>
            </w:r>
            <w:r w:rsidR="009B65F4" w:rsidRPr="001214C4">
              <w:rPr>
                <w:rFonts w:ascii="Times New Roman" w:eastAsia="宋体" w:hAnsi="Times New Roman"/>
                <w:color w:val="000000"/>
                <w:szCs w:val="21"/>
              </w:rPr>
              <w:t>040</w:t>
            </w:r>
            <w:r w:rsidR="009B65F4">
              <w:rPr>
                <w:rFonts w:ascii="Times New Roman" w:eastAsia="宋体" w:hAnsi="Times New Roman" w:hint="eastAsia"/>
                <w:color w:val="000000"/>
                <w:szCs w:val="21"/>
              </w:rPr>
              <w:t>4</w:t>
            </w:r>
          </w:p>
        </w:tc>
      </w:tr>
      <w:tr w:rsidR="00940295" w:rsidRPr="001214C4" w:rsidTr="00940295">
        <w:trPr>
          <w:jc w:val="center"/>
        </w:trPr>
        <w:tc>
          <w:tcPr>
            <w:tcW w:w="1476" w:type="dxa"/>
            <w:vMerge w:val="restart"/>
            <w:shd w:val="clear" w:color="auto" w:fill="E2EFD9" w:themeFill="accent6" w:themeFillTint="33"/>
            <w:vAlign w:val="center"/>
          </w:tcPr>
          <w:p w:rsidR="00940295" w:rsidRPr="001214C4" w:rsidRDefault="00940295" w:rsidP="00940295">
            <w:pPr>
              <w:spacing w:line="276" w:lineRule="auto"/>
              <w:jc w:val="center"/>
              <w:rPr>
                <w:rFonts w:ascii="Times New Roman" w:eastAsia="宋体" w:hAnsi="Times New Roman"/>
                <w:szCs w:val="21"/>
              </w:rPr>
            </w:pPr>
            <w:r w:rsidRPr="001214C4">
              <w:rPr>
                <w:rFonts w:ascii="Times New Roman" w:eastAsia="宋体" w:hAnsi="宋体" w:hint="eastAsia"/>
                <w:szCs w:val="21"/>
              </w:rPr>
              <w:t>第</w:t>
            </w:r>
            <w:r w:rsidRPr="001214C4">
              <w:rPr>
                <w:rFonts w:ascii="Times New Roman" w:eastAsia="宋体" w:hAnsi="Times New Roman"/>
                <w:szCs w:val="21"/>
              </w:rPr>
              <w:t>4</w:t>
            </w:r>
            <w:r w:rsidRPr="001214C4">
              <w:rPr>
                <w:rFonts w:ascii="Times New Roman" w:eastAsia="宋体" w:hAnsi="宋体" w:hint="eastAsia"/>
                <w:szCs w:val="21"/>
              </w:rPr>
              <w:t>课时</w:t>
            </w:r>
          </w:p>
          <w:p w:rsidR="00940295" w:rsidRPr="001214C4" w:rsidRDefault="00940295" w:rsidP="00940295">
            <w:pPr>
              <w:spacing w:line="276" w:lineRule="auto"/>
              <w:jc w:val="center"/>
              <w:rPr>
                <w:rFonts w:ascii="Times New Roman" w:eastAsia="宋体" w:hAnsi="Times New Roman"/>
                <w:szCs w:val="21"/>
              </w:rPr>
            </w:pPr>
            <w:r w:rsidRPr="001214C4">
              <w:rPr>
                <w:rFonts w:ascii="Times New Roman" w:eastAsia="宋体" w:hAnsi="宋体" w:hint="eastAsia"/>
                <w:szCs w:val="21"/>
              </w:rPr>
              <w:t>（</w:t>
            </w:r>
            <w:r w:rsidRPr="001214C4">
              <w:rPr>
                <w:rFonts w:ascii="Times New Roman" w:eastAsia="宋体" w:hAnsi="Times New Roman" w:hint="eastAsia"/>
                <w:szCs w:val="21"/>
              </w:rPr>
              <w:t>UN</w:t>
            </w:r>
            <w:r w:rsidRPr="001214C4">
              <w:rPr>
                <w:rFonts w:ascii="Times New Roman" w:eastAsia="宋体" w:hAnsi="Times New Roman"/>
                <w:szCs w:val="21"/>
              </w:rPr>
              <w:t>04</w:t>
            </w:r>
            <w:r w:rsidRPr="001214C4">
              <w:rPr>
                <w:rFonts w:ascii="Times New Roman" w:eastAsia="宋体" w:hAnsi="Times New Roman" w:hint="eastAsia"/>
                <w:szCs w:val="21"/>
              </w:rPr>
              <w:t>KS</w:t>
            </w:r>
            <w:r w:rsidRPr="001214C4">
              <w:rPr>
                <w:rFonts w:ascii="Times New Roman" w:eastAsia="宋体" w:hAnsi="Times New Roman"/>
                <w:szCs w:val="21"/>
              </w:rPr>
              <w:t>04</w:t>
            </w:r>
            <w:r w:rsidRPr="001214C4">
              <w:rPr>
                <w:rFonts w:ascii="Times New Roman" w:eastAsia="宋体" w:hAnsi="宋体" w:hint="eastAsia"/>
                <w:szCs w:val="21"/>
              </w:rPr>
              <w:t>）</w:t>
            </w:r>
          </w:p>
        </w:tc>
        <w:tc>
          <w:tcPr>
            <w:tcW w:w="1367" w:type="dxa"/>
            <w:vMerge w:val="restart"/>
            <w:shd w:val="clear" w:color="auto" w:fill="E2EFD9" w:themeFill="accent6" w:themeFillTint="33"/>
            <w:vAlign w:val="center"/>
          </w:tcPr>
          <w:p w:rsidR="00940295" w:rsidRPr="001214C4" w:rsidRDefault="0005699E" w:rsidP="0005699E">
            <w:pPr>
              <w:spacing w:line="276" w:lineRule="auto"/>
              <w:jc w:val="center"/>
              <w:rPr>
                <w:rFonts w:ascii="Times New Roman" w:eastAsia="宋体" w:hAnsi="Times New Roman"/>
                <w:szCs w:val="21"/>
              </w:rPr>
            </w:pPr>
            <w:r w:rsidRPr="001214C4">
              <w:rPr>
                <w:rFonts w:ascii="Times New Roman" w:eastAsia="宋体" w:hAnsi="Times New Roman" w:hint="eastAsia"/>
                <w:szCs w:val="21"/>
              </w:rPr>
              <w:t xml:space="preserve">5.2 </w:t>
            </w:r>
            <w:r w:rsidRPr="001214C4">
              <w:rPr>
                <w:rFonts w:ascii="Times New Roman" w:eastAsia="宋体" w:hAnsi="宋体" w:hint="eastAsia"/>
                <w:szCs w:val="21"/>
              </w:rPr>
              <w:t>函数的基本性质（</w:t>
            </w:r>
            <w:r w:rsidRPr="001214C4">
              <w:rPr>
                <w:rFonts w:ascii="Times New Roman" w:eastAsia="宋体" w:hAnsi="Times New Roman" w:hint="eastAsia"/>
                <w:szCs w:val="21"/>
              </w:rPr>
              <w:t>2</w:t>
            </w:r>
            <w:r w:rsidRPr="001214C4">
              <w:rPr>
                <w:rFonts w:ascii="Times New Roman" w:eastAsia="宋体" w:hAnsi="宋体" w:hint="eastAsia"/>
                <w:szCs w:val="21"/>
              </w:rPr>
              <w:t>）</w:t>
            </w:r>
          </w:p>
        </w:tc>
        <w:tc>
          <w:tcPr>
            <w:tcW w:w="3079" w:type="dxa"/>
            <w:shd w:val="clear" w:color="auto" w:fill="E2EFD9" w:themeFill="accent6" w:themeFillTint="33"/>
            <w:vAlign w:val="center"/>
          </w:tcPr>
          <w:p w:rsidR="00940295" w:rsidRPr="001214C4" w:rsidRDefault="0005699E" w:rsidP="0005699E">
            <w:pPr>
              <w:spacing w:line="276" w:lineRule="auto"/>
              <w:rPr>
                <w:rFonts w:ascii="Times New Roman" w:eastAsia="宋体" w:hAnsi="Times New Roman"/>
                <w:szCs w:val="21"/>
              </w:rPr>
            </w:pPr>
            <w:r w:rsidRPr="001214C4">
              <w:rPr>
                <w:rFonts w:ascii="Times New Roman" w:eastAsia="宋体" w:hAnsi="Times New Roman" w:hint="eastAsia"/>
                <w:szCs w:val="21"/>
              </w:rPr>
              <w:t>1</w:t>
            </w:r>
            <w:r w:rsidR="004A0531" w:rsidRPr="001214C4">
              <w:rPr>
                <w:rFonts w:ascii="Times New Roman" w:eastAsia="宋体" w:hAnsi="Times New Roman" w:hint="eastAsia"/>
                <w:szCs w:val="21"/>
              </w:rPr>
              <w:t>．</w:t>
            </w:r>
            <w:r w:rsidRPr="001214C4">
              <w:rPr>
                <w:rFonts w:ascii="Times New Roman" w:eastAsia="宋体" w:hAnsi="宋体" w:hint="eastAsia"/>
                <w:szCs w:val="21"/>
              </w:rPr>
              <w:t>通过对函数奇偶性的辨析，加深对奇函数与偶函数概念与图像特征的理解，进一步体会数形结合、分类讨论等数学思想方法</w:t>
            </w:r>
            <w:r w:rsidR="004A0531" w:rsidRPr="001214C4">
              <w:rPr>
                <w:rFonts w:ascii="Times New Roman" w:eastAsia="宋体" w:hAnsi="Times New Roman" w:hint="eastAsia"/>
                <w:szCs w:val="21"/>
              </w:rPr>
              <w:t>．</w:t>
            </w:r>
          </w:p>
        </w:tc>
        <w:tc>
          <w:tcPr>
            <w:tcW w:w="1225" w:type="dxa"/>
            <w:shd w:val="clear" w:color="auto" w:fill="E2EFD9" w:themeFill="accent6" w:themeFillTint="33"/>
            <w:vAlign w:val="center"/>
          </w:tcPr>
          <w:p w:rsidR="00940295" w:rsidRPr="001214C4" w:rsidRDefault="005C06C7" w:rsidP="00753FED">
            <w:pPr>
              <w:spacing w:line="276" w:lineRule="auto"/>
              <w:jc w:val="center"/>
              <w:rPr>
                <w:rFonts w:ascii="Times New Roman" w:eastAsia="宋体" w:hAnsi="Times New Roman"/>
                <w:szCs w:val="21"/>
              </w:rPr>
            </w:pPr>
            <w:r w:rsidRPr="001214C4">
              <w:rPr>
                <w:rFonts w:ascii="Times New Roman" w:eastAsia="宋体" w:hAnsi="Times New Roman" w:hint="eastAsia"/>
                <w:szCs w:val="21"/>
              </w:rPr>
              <w:t>L</w:t>
            </w:r>
            <w:r w:rsidRPr="001214C4">
              <w:rPr>
                <w:rFonts w:ascii="Times New Roman" w:eastAsia="宋体" w:hAnsi="Times New Roman"/>
                <w:szCs w:val="21"/>
              </w:rPr>
              <w:t>0</w:t>
            </w:r>
            <w:r w:rsidR="00753FED" w:rsidRPr="001214C4">
              <w:rPr>
                <w:rFonts w:ascii="Times New Roman" w:eastAsia="宋体" w:hAnsi="Times New Roman"/>
                <w:szCs w:val="21"/>
              </w:rPr>
              <w:t>3</w:t>
            </w:r>
          </w:p>
        </w:tc>
        <w:tc>
          <w:tcPr>
            <w:tcW w:w="1920" w:type="dxa"/>
            <w:shd w:val="clear" w:color="auto" w:fill="E2EFD9" w:themeFill="accent6" w:themeFillTint="33"/>
            <w:vAlign w:val="center"/>
          </w:tcPr>
          <w:p w:rsidR="00940295" w:rsidRPr="001214C4" w:rsidRDefault="009B65F4" w:rsidP="00B65102">
            <w:pPr>
              <w:spacing w:line="276" w:lineRule="auto"/>
              <w:jc w:val="center"/>
              <w:rPr>
                <w:rFonts w:ascii="Times New Roman" w:eastAsia="宋体" w:hAnsi="Times New Roman"/>
                <w:szCs w:val="21"/>
              </w:rPr>
            </w:pPr>
            <w:r w:rsidRPr="001214C4">
              <w:rPr>
                <w:rFonts w:ascii="Times New Roman" w:eastAsia="宋体" w:hAnsi="Times New Roman" w:hint="eastAsia"/>
                <w:color w:val="000000"/>
                <w:szCs w:val="21"/>
              </w:rPr>
              <w:t>UN</w:t>
            </w:r>
            <w:r w:rsidRPr="001214C4">
              <w:rPr>
                <w:rFonts w:ascii="Times New Roman" w:eastAsia="宋体" w:hAnsi="Times New Roman"/>
                <w:color w:val="000000"/>
                <w:szCs w:val="21"/>
              </w:rPr>
              <w:t>040</w:t>
            </w:r>
            <w:r>
              <w:rPr>
                <w:rFonts w:ascii="Times New Roman" w:eastAsia="宋体" w:hAnsi="Times New Roman" w:hint="eastAsia"/>
                <w:color w:val="000000"/>
                <w:szCs w:val="21"/>
              </w:rPr>
              <w:t>3</w:t>
            </w:r>
            <w:r>
              <w:rPr>
                <w:rFonts w:ascii="Times New Roman" w:eastAsia="宋体" w:hAnsi="Times New Roman" w:hint="eastAsia"/>
                <w:color w:val="000000"/>
                <w:szCs w:val="21"/>
              </w:rPr>
              <w:t>、</w:t>
            </w:r>
            <w:r w:rsidRPr="001214C4">
              <w:rPr>
                <w:rFonts w:ascii="Times New Roman" w:eastAsia="宋体" w:hAnsi="Times New Roman" w:hint="eastAsia"/>
                <w:color w:val="000000"/>
                <w:szCs w:val="21"/>
              </w:rPr>
              <w:t>UN</w:t>
            </w:r>
            <w:r w:rsidRPr="001214C4">
              <w:rPr>
                <w:rFonts w:ascii="Times New Roman" w:eastAsia="宋体" w:hAnsi="Times New Roman"/>
                <w:color w:val="000000"/>
                <w:szCs w:val="21"/>
              </w:rPr>
              <w:t>040</w:t>
            </w:r>
            <w:r>
              <w:rPr>
                <w:rFonts w:ascii="Times New Roman" w:eastAsia="宋体" w:hAnsi="Times New Roman" w:hint="eastAsia"/>
                <w:color w:val="000000"/>
                <w:szCs w:val="21"/>
              </w:rPr>
              <w:t>4</w:t>
            </w:r>
          </w:p>
        </w:tc>
      </w:tr>
      <w:tr w:rsidR="00940295" w:rsidRPr="001214C4" w:rsidTr="00940295">
        <w:trPr>
          <w:jc w:val="center"/>
        </w:trPr>
        <w:tc>
          <w:tcPr>
            <w:tcW w:w="1476" w:type="dxa"/>
            <w:vMerge/>
            <w:shd w:val="clear" w:color="auto" w:fill="E2EFD9" w:themeFill="accent6" w:themeFillTint="33"/>
            <w:vAlign w:val="center"/>
          </w:tcPr>
          <w:p w:rsidR="00940295" w:rsidRPr="001214C4" w:rsidRDefault="00940295" w:rsidP="00940295">
            <w:pPr>
              <w:spacing w:line="276" w:lineRule="auto"/>
              <w:jc w:val="center"/>
              <w:rPr>
                <w:rFonts w:ascii="Times New Roman" w:eastAsia="宋体" w:hAnsi="Times New Roman"/>
                <w:szCs w:val="21"/>
              </w:rPr>
            </w:pPr>
          </w:p>
        </w:tc>
        <w:tc>
          <w:tcPr>
            <w:tcW w:w="1367" w:type="dxa"/>
            <w:vMerge/>
            <w:shd w:val="clear" w:color="auto" w:fill="E2EFD9" w:themeFill="accent6" w:themeFillTint="33"/>
            <w:vAlign w:val="center"/>
          </w:tcPr>
          <w:p w:rsidR="00940295" w:rsidRPr="001214C4" w:rsidRDefault="00940295" w:rsidP="00B65102">
            <w:pPr>
              <w:spacing w:line="276" w:lineRule="auto"/>
              <w:jc w:val="center"/>
              <w:rPr>
                <w:rFonts w:ascii="Times New Roman" w:eastAsia="宋体" w:hAnsi="Times New Roman"/>
                <w:szCs w:val="21"/>
              </w:rPr>
            </w:pPr>
          </w:p>
        </w:tc>
        <w:tc>
          <w:tcPr>
            <w:tcW w:w="3079" w:type="dxa"/>
            <w:shd w:val="clear" w:color="auto" w:fill="E2EFD9" w:themeFill="accent6" w:themeFillTint="33"/>
            <w:vAlign w:val="center"/>
          </w:tcPr>
          <w:p w:rsidR="00940295" w:rsidRPr="001214C4" w:rsidRDefault="0005699E" w:rsidP="0005699E">
            <w:pPr>
              <w:spacing w:line="276" w:lineRule="auto"/>
              <w:rPr>
                <w:rFonts w:ascii="Times New Roman" w:eastAsia="宋体" w:hAnsi="Times New Roman"/>
                <w:szCs w:val="21"/>
              </w:rPr>
            </w:pPr>
            <w:r w:rsidRPr="001214C4">
              <w:rPr>
                <w:rFonts w:ascii="Times New Roman" w:eastAsia="宋体" w:hAnsi="Times New Roman" w:hint="eastAsia"/>
                <w:szCs w:val="21"/>
              </w:rPr>
              <w:t>2</w:t>
            </w:r>
            <w:r w:rsidR="004A0531" w:rsidRPr="001214C4">
              <w:rPr>
                <w:rFonts w:ascii="Times New Roman" w:eastAsia="宋体" w:hAnsi="Times New Roman"/>
                <w:szCs w:val="21"/>
              </w:rPr>
              <w:t>．</w:t>
            </w:r>
            <w:r w:rsidRPr="001214C4">
              <w:rPr>
                <w:rFonts w:ascii="Times New Roman" w:eastAsia="宋体" w:hAnsi="宋体" w:hint="eastAsia"/>
                <w:szCs w:val="21"/>
              </w:rPr>
              <w:t>学会利用函数的奇偶性，已知在定义域中</w:t>
            </w:r>
            <w:r w:rsidRPr="001214C4">
              <w:rPr>
                <w:rFonts w:ascii="Times New Roman" w:hAnsi="Times New Roman"/>
                <w:position w:val="-6"/>
              </w:rPr>
              <w:object w:dxaOrig="560" w:dyaOrig="279">
                <v:shape id="_x0000_i1026" type="#_x0000_t75" style="width:27.95pt;height:12.9pt" o:ole="">
                  <v:imagedata r:id="rId10" o:title=""/>
                </v:shape>
                <o:OLEObject Type="Embed" ProgID="Equation.DSMT4" ShapeID="_x0000_i1026" DrawAspect="Content" ObjectID="_1724676612" r:id="rId11"/>
              </w:object>
            </w:r>
            <w:r w:rsidRPr="001214C4">
              <w:rPr>
                <w:rFonts w:ascii="Times New Roman" w:eastAsia="宋体" w:hAnsi="宋体" w:hint="eastAsia"/>
                <w:szCs w:val="21"/>
              </w:rPr>
              <w:t>（或</w:t>
            </w:r>
            <w:r w:rsidRPr="001214C4">
              <w:rPr>
                <w:rFonts w:ascii="Times New Roman" w:hAnsi="Times New Roman"/>
                <w:position w:val="-6"/>
              </w:rPr>
              <w:object w:dxaOrig="560" w:dyaOrig="279">
                <v:shape id="_x0000_i1027" type="#_x0000_t75" style="width:27.95pt;height:12.9pt" o:ole="">
                  <v:imagedata r:id="rId12" o:title=""/>
                </v:shape>
                <o:OLEObject Type="Embed" ProgID="Equation.DSMT4" ShapeID="_x0000_i1027" DrawAspect="Content" ObjectID="_1724676613" r:id="rId13"/>
              </w:object>
            </w:r>
            <w:r w:rsidRPr="001214C4">
              <w:rPr>
                <w:rFonts w:ascii="Times New Roman" w:eastAsia="宋体" w:hAnsi="宋体" w:hint="eastAsia"/>
                <w:szCs w:val="21"/>
              </w:rPr>
              <w:t>）部分的图像（或性质），推导出其另一部分的图像（或性质），发展逻辑推理素养</w:t>
            </w:r>
            <w:r w:rsidR="004A0531" w:rsidRPr="001214C4">
              <w:rPr>
                <w:rFonts w:ascii="Times New Roman" w:eastAsia="宋体" w:hAnsi="Times New Roman"/>
                <w:szCs w:val="21"/>
              </w:rPr>
              <w:t>．</w:t>
            </w:r>
          </w:p>
        </w:tc>
        <w:tc>
          <w:tcPr>
            <w:tcW w:w="1225" w:type="dxa"/>
            <w:shd w:val="clear" w:color="auto" w:fill="E2EFD9" w:themeFill="accent6" w:themeFillTint="33"/>
            <w:vAlign w:val="center"/>
          </w:tcPr>
          <w:p w:rsidR="00940295" w:rsidRPr="001214C4" w:rsidRDefault="00753FED" w:rsidP="00B65102">
            <w:pPr>
              <w:spacing w:line="276" w:lineRule="auto"/>
              <w:jc w:val="center"/>
              <w:rPr>
                <w:rFonts w:ascii="Times New Roman" w:eastAsia="宋体" w:hAnsi="Times New Roman"/>
                <w:szCs w:val="21"/>
              </w:rPr>
            </w:pPr>
            <w:r w:rsidRPr="001214C4">
              <w:rPr>
                <w:rFonts w:ascii="Times New Roman" w:eastAsia="宋体" w:hAnsi="Times New Roman" w:hint="eastAsia"/>
                <w:szCs w:val="21"/>
              </w:rPr>
              <w:t>L</w:t>
            </w:r>
            <w:r w:rsidRPr="001214C4">
              <w:rPr>
                <w:rFonts w:ascii="Times New Roman" w:eastAsia="宋体" w:hAnsi="Times New Roman"/>
                <w:szCs w:val="21"/>
              </w:rPr>
              <w:t>03</w:t>
            </w:r>
          </w:p>
        </w:tc>
        <w:tc>
          <w:tcPr>
            <w:tcW w:w="1920" w:type="dxa"/>
            <w:shd w:val="clear" w:color="auto" w:fill="E2EFD9" w:themeFill="accent6" w:themeFillTint="33"/>
            <w:vAlign w:val="center"/>
          </w:tcPr>
          <w:p w:rsidR="00940295" w:rsidRPr="001214C4" w:rsidRDefault="009B65F4" w:rsidP="00B65102">
            <w:pPr>
              <w:spacing w:line="276" w:lineRule="auto"/>
              <w:jc w:val="center"/>
              <w:rPr>
                <w:rFonts w:ascii="Times New Roman" w:eastAsia="宋体" w:hAnsi="Times New Roman"/>
                <w:szCs w:val="21"/>
              </w:rPr>
            </w:pPr>
            <w:r w:rsidRPr="001214C4">
              <w:rPr>
                <w:rFonts w:ascii="Times New Roman" w:eastAsia="宋体" w:hAnsi="Times New Roman" w:hint="eastAsia"/>
                <w:color w:val="000000"/>
                <w:szCs w:val="21"/>
              </w:rPr>
              <w:t>UN</w:t>
            </w:r>
            <w:r w:rsidRPr="001214C4">
              <w:rPr>
                <w:rFonts w:ascii="Times New Roman" w:eastAsia="宋体" w:hAnsi="Times New Roman"/>
                <w:color w:val="000000"/>
                <w:szCs w:val="21"/>
              </w:rPr>
              <w:t>040</w:t>
            </w:r>
            <w:r>
              <w:rPr>
                <w:rFonts w:ascii="Times New Roman" w:eastAsia="宋体" w:hAnsi="Times New Roman" w:hint="eastAsia"/>
                <w:color w:val="000000"/>
                <w:szCs w:val="21"/>
              </w:rPr>
              <w:t>3</w:t>
            </w:r>
            <w:r>
              <w:rPr>
                <w:rFonts w:ascii="Times New Roman" w:eastAsia="宋体" w:hAnsi="Times New Roman" w:hint="eastAsia"/>
                <w:color w:val="000000"/>
                <w:szCs w:val="21"/>
              </w:rPr>
              <w:t>、</w:t>
            </w:r>
            <w:r w:rsidRPr="001214C4">
              <w:rPr>
                <w:rFonts w:ascii="Times New Roman" w:eastAsia="宋体" w:hAnsi="Times New Roman" w:hint="eastAsia"/>
                <w:color w:val="000000"/>
                <w:szCs w:val="21"/>
              </w:rPr>
              <w:t>UN</w:t>
            </w:r>
            <w:r w:rsidRPr="001214C4">
              <w:rPr>
                <w:rFonts w:ascii="Times New Roman" w:eastAsia="宋体" w:hAnsi="Times New Roman"/>
                <w:color w:val="000000"/>
                <w:szCs w:val="21"/>
              </w:rPr>
              <w:t>040</w:t>
            </w:r>
            <w:r>
              <w:rPr>
                <w:rFonts w:ascii="Times New Roman" w:eastAsia="宋体" w:hAnsi="Times New Roman" w:hint="eastAsia"/>
                <w:color w:val="000000"/>
                <w:szCs w:val="21"/>
              </w:rPr>
              <w:t>4</w:t>
            </w:r>
          </w:p>
        </w:tc>
      </w:tr>
      <w:tr w:rsidR="005C1D9E" w:rsidRPr="001214C4" w:rsidTr="00940295">
        <w:trPr>
          <w:jc w:val="center"/>
        </w:trPr>
        <w:tc>
          <w:tcPr>
            <w:tcW w:w="1476" w:type="dxa"/>
            <w:vMerge w:val="restart"/>
            <w:shd w:val="clear" w:color="auto" w:fill="E2EFD9" w:themeFill="accent6" w:themeFillTint="33"/>
            <w:vAlign w:val="center"/>
          </w:tcPr>
          <w:p w:rsidR="005C1D9E" w:rsidRPr="001214C4" w:rsidRDefault="005C1D9E" w:rsidP="005C1D9E">
            <w:pPr>
              <w:spacing w:line="276" w:lineRule="auto"/>
              <w:jc w:val="center"/>
              <w:rPr>
                <w:rFonts w:ascii="Times New Roman" w:eastAsia="宋体" w:hAnsi="Times New Roman"/>
                <w:szCs w:val="21"/>
              </w:rPr>
            </w:pPr>
            <w:r w:rsidRPr="001214C4">
              <w:rPr>
                <w:rFonts w:ascii="Times New Roman" w:eastAsia="宋体" w:hAnsi="宋体" w:hint="eastAsia"/>
                <w:szCs w:val="21"/>
              </w:rPr>
              <w:t>第</w:t>
            </w:r>
            <w:r w:rsidRPr="001214C4">
              <w:rPr>
                <w:rFonts w:ascii="Times New Roman" w:eastAsia="宋体" w:hAnsi="Times New Roman"/>
                <w:szCs w:val="21"/>
              </w:rPr>
              <w:t>5</w:t>
            </w:r>
            <w:r w:rsidRPr="001214C4">
              <w:rPr>
                <w:rFonts w:ascii="Times New Roman" w:eastAsia="宋体" w:hAnsi="宋体" w:hint="eastAsia"/>
                <w:szCs w:val="21"/>
              </w:rPr>
              <w:t>课时</w:t>
            </w:r>
          </w:p>
          <w:p w:rsidR="005C1D9E" w:rsidRPr="001214C4" w:rsidRDefault="005C1D9E" w:rsidP="005C1D9E">
            <w:pPr>
              <w:spacing w:line="276" w:lineRule="auto"/>
              <w:jc w:val="center"/>
              <w:rPr>
                <w:rFonts w:ascii="Times New Roman" w:eastAsia="宋体" w:hAnsi="Times New Roman"/>
                <w:szCs w:val="21"/>
              </w:rPr>
            </w:pPr>
            <w:r w:rsidRPr="001214C4">
              <w:rPr>
                <w:rFonts w:ascii="Times New Roman" w:eastAsia="宋体" w:hAnsi="宋体" w:hint="eastAsia"/>
                <w:szCs w:val="21"/>
              </w:rPr>
              <w:t>（</w:t>
            </w:r>
            <w:r w:rsidRPr="001214C4">
              <w:rPr>
                <w:rFonts w:ascii="Times New Roman" w:eastAsia="宋体" w:hAnsi="Times New Roman" w:hint="eastAsia"/>
                <w:szCs w:val="21"/>
              </w:rPr>
              <w:t>UN</w:t>
            </w:r>
            <w:r w:rsidRPr="001214C4">
              <w:rPr>
                <w:rFonts w:ascii="Times New Roman" w:eastAsia="宋体" w:hAnsi="Times New Roman"/>
                <w:szCs w:val="21"/>
              </w:rPr>
              <w:t>04</w:t>
            </w:r>
            <w:r w:rsidRPr="001214C4">
              <w:rPr>
                <w:rFonts w:ascii="Times New Roman" w:eastAsia="宋体" w:hAnsi="Times New Roman" w:hint="eastAsia"/>
                <w:szCs w:val="21"/>
              </w:rPr>
              <w:t>KS</w:t>
            </w:r>
            <w:r w:rsidRPr="001214C4">
              <w:rPr>
                <w:rFonts w:ascii="Times New Roman" w:eastAsia="宋体" w:hAnsi="Times New Roman"/>
                <w:szCs w:val="21"/>
              </w:rPr>
              <w:t>05</w:t>
            </w:r>
            <w:r w:rsidRPr="001214C4">
              <w:rPr>
                <w:rFonts w:ascii="Times New Roman" w:eastAsia="宋体" w:hAnsi="宋体" w:hint="eastAsia"/>
                <w:szCs w:val="21"/>
              </w:rPr>
              <w:t>）</w:t>
            </w:r>
          </w:p>
        </w:tc>
        <w:tc>
          <w:tcPr>
            <w:tcW w:w="1367" w:type="dxa"/>
            <w:vMerge w:val="restart"/>
            <w:shd w:val="clear" w:color="auto" w:fill="E2EFD9" w:themeFill="accent6" w:themeFillTint="33"/>
            <w:vAlign w:val="center"/>
          </w:tcPr>
          <w:p w:rsidR="005C1D9E" w:rsidRPr="001214C4" w:rsidRDefault="005C1D9E" w:rsidP="005C1D9E">
            <w:pPr>
              <w:spacing w:line="276" w:lineRule="auto"/>
              <w:jc w:val="center"/>
              <w:rPr>
                <w:rFonts w:ascii="Times New Roman" w:eastAsia="宋体" w:hAnsi="Times New Roman"/>
                <w:szCs w:val="21"/>
              </w:rPr>
            </w:pPr>
            <w:r w:rsidRPr="001214C4">
              <w:rPr>
                <w:rFonts w:ascii="Times New Roman" w:eastAsia="宋体" w:hAnsi="Times New Roman"/>
                <w:szCs w:val="21"/>
              </w:rPr>
              <w:t xml:space="preserve">5.2 </w:t>
            </w:r>
            <w:r w:rsidRPr="001214C4">
              <w:rPr>
                <w:rFonts w:ascii="Times New Roman" w:eastAsia="宋体" w:hAnsi="宋体"/>
                <w:szCs w:val="21"/>
              </w:rPr>
              <w:t>函数的基本性质（</w:t>
            </w:r>
            <w:r w:rsidRPr="001214C4">
              <w:rPr>
                <w:rFonts w:ascii="Times New Roman" w:eastAsia="宋体" w:hAnsi="Times New Roman"/>
                <w:szCs w:val="21"/>
              </w:rPr>
              <w:t>3</w:t>
            </w:r>
            <w:r w:rsidRPr="001214C4">
              <w:rPr>
                <w:rFonts w:ascii="Times New Roman" w:eastAsia="宋体" w:hAnsi="宋体"/>
                <w:szCs w:val="21"/>
              </w:rPr>
              <w:t>）</w:t>
            </w:r>
          </w:p>
        </w:tc>
        <w:tc>
          <w:tcPr>
            <w:tcW w:w="3079" w:type="dxa"/>
            <w:shd w:val="clear" w:color="auto" w:fill="E2EFD9" w:themeFill="accent6" w:themeFillTint="33"/>
            <w:vAlign w:val="center"/>
          </w:tcPr>
          <w:p w:rsidR="005C1D9E" w:rsidRPr="001214C4" w:rsidRDefault="00F0670C" w:rsidP="00F0670C">
            <w:pPr>
              <w:spacing w:line="276" w:lineRule="auto"/>
              <w:rPr>
                <w:rFonts w:ascii="Times New Roman" w:eastAsia="宋体" w:hAnsi="Times New Roman"/>
                <w:szCs w:val="21"/>
              </w:rPr>
            </w:pPr>
            <w:r w:rsidRPr="001214C4">
              <w:rPr>
                <w:rFonts w:ascii="Times New Roman" w:eastAsia="宋体" w:hAnsi="Times New Roman"/>
                <w:szCs w:val="21"/>
              </w:rPr>
              <w:t>1</w:t>
            </w:r>
            <w:r w:rsidR="004A0531" w:rsidRPr="001214C4">
              <w:rPr>
                <w:rFonts w:ascii="Times New Roman" w:eastAsia="宋体" w:hAnsi="Times New Roman" w:hint="eastAsia"/>
                <w:szCs w:val="21"/>
              </w:rPr>
              <w:t>．</w:t>
            </w:r>
            <w:r w:rsidRPr="001214C4">
              <w:rPr>
                <w:rFonts w:ascii="Times New Roman" w:eastAsia="宋体" w:hAnsi="宋体"/>
                <w:szCs w:val="21"/>
              </w:rPr>
              <w:t>通过生活和数学中的单调现象，经历</w:t>
            </w:r>
            <w:bookmarkStart w:id="1" w:name="_Hlk47732744"/>
            <w:r w:rsidRPr="001214C4">
              <w:rPr>
                <w:rFonts w:ascii="Times New Roman" w:eastAsia="宋体" w:hAnsi="宋体"/>
                <w:szCs w:val="21"/>
              </w:rPr>
              <w:t>描述性语言向符号化</w:t>
            </w:r>
            <w:bookmarkEnd w:id="1"/>
            <w:r w:rsidRPr="001214C4">
              <w:rPr>
                <w:rFonts w:ascii="Times New Roman" w:eastAsia="宋体" w:hAnsi="宋体"/>
                <w:szCs w:val="21"/>
              </w:rPr>
              <w:t>语言转化的过程，</w:t>
            </w:r>
            <w:r w:rsidRPr="001214C4">
              <w:rPr>
                <w:rFonts w:ascii="Times New Roman" w:eastAsia="宋体" w:hAnsi="宋体" w:hint="eastAsia"/>
                <w:szCs w:val="21"/>
              </w:rPr>
              <w:t>理解</w:t>
            </w:r>
            <w:bookmarkStart w:id="2" w:name="_Hlk47863064"/>
            <w:r w:rsidRPr="001214C4">
              <w:rPr>
                <w:rFonts w:ascii="Times New Roman" w:eastAsia="宋体" w:hAnsi="宋体" w:hint="eastAsia"/>
                <w:szCs w:val="21"/>
              </w:rPr>
              <w:t>单调函数</w:t>
            </w:r>
            <w:bookmarkEnd w:id="2"/>
            <w:r w:rsidRPr="001214C4">
              <w:rPr>
                <w:rFonts w:ascii="Times New Roman" w:eastAsia="宋体" w:hAnsi="宋体"/>
                <w:szCs w:val="21"/>
              </w:rPr>
              <w:t>的概念</w:t>
            </w:r>
            <w:r w:rsidRPr="001214C4">
              <w:rPr>
                <w:rFonts w:ascii="Times New Roman" w:eastAsia="宋体" w:hAnsi="宋体" w:hint="eastAsia"/>
                <w:szCs w:val="21"/>
              </w:rPr>
              <w:t>与</w:t>
            </w:r>
            <w:r w:rsidRPr="001214C4">
              <w:rPr>
                <w:rFonts w:ascii="Times New Roman" w:eastAsia="宋体" w:hAnsi="宋体"/>
                <w:szCs w:val="21"/>
              </w:rPr>
              <w:t>图像特征，发展数学抽象的素养</w:t>
            </w:r>
            <w:r w:rsidR="004A0531" w:rsidRPr="001214C4">
              <w:rPr>
                <w:rFonts w:ascii="Times New Roman" w:eastAsia="宋体" w:hAnsi="Times New Roman" w:hint="eastAsia"/>
                <w:szCs w:val="21"/>
              </w:rPr>
              <w:t>．</w:t>
            </w:r>
          </w:p>
        </w:tc>
        <w:tc>
          <w:tcPr>
            <w:tcW w:w="1225" w:type="dxa"/>
            <w:shd w:val="clear" w:color="auto" w:fill="E2EFD9" w:themeFill="accent6" w:themeFillTint="33"/>
            <w:vAlign w:val="center"/>
          </w:tcPr>
          <w:p w:rsidR="005C1D9E" w:rsidRPr="001214C4" w:rsidRDefault="00753FED" w:rsidP="00B65102">
            <w:pPr>
              <w:spacing w:line="276" w:lineRule="auto"/>
              <w:jc w:val="center"/>
              <w:rPr>
                <w:rFonts w:ascii="Times New Roman" w:eastAsia="宋体" w:hAnsi="Times New Roman"/>
                <w:szCs w:val="21"/>
              </w:rPr>
            </w:pPr>
            <w:r w:rsidRPr="001214C4">
              <w:rPr>
                <w:rFonts w:ascii="Times New Roman" w:eastAsia="宋体" w:hAnsi="Times New Roman" w:hint="eastAsia"/>
                <w:szCs w:val="21"/>
              </w:rPr>
              <w:t>L</w:t>
            </w:r>
            <w:r w:rsidRPr="001214C4">
              <w:rPr>
                <w:rFonts w:ascii="Times New Roman" w:eastAsia="宋体" w:hAnsi="Times New Roman"/>
                <w:szCs w:val="21"/>
              </w:rPr>
              <w:t>02</w:t>
            </w:r>
          </w:p>
        </w:tc>
        <w:tc>
          <w:tcPr>
            <w:tcW w:w="1920" w:type="dxa"/>
            <w:shd w:val="clear" w:color="auto" w:fill="E2EFD9" w:themeFill="accent6" w:themeFillTint="33"/>
            <w:vAlign w:val="center"/>
          </w:tcPr>
          <w:p w:rsidR="005C1D9E" w:rsidRPr="001214C4" w:rsidRDefault="009B65F4" w:rsidP="00B65102">
            <w:pPr>
              <w:spacing w:line="276" w:lineRule="auto"/>
              <w:jc w:val="center"/>
              <w:rPr>
                <w:rFonts w:ascii="Times New Roman" w:eastAsia="宋体" w:hAnsi="Times New Roman"/>
                <w:szCs w:val="21"/>
              </w:rPr>
            </w:pPr>
            <w:r w:rsidRPr="001214C4">
              <w:rPr>
                <w:rFonts w:ascii="Times New Roman" w:eastAsia="宋体" w:hAnsi="Times New Roman" w:hint="eastAsia"/>
                <w:color w:val="000000"/>
                <w:szCs w:val="21"/>
              </w:rPr>
              <w:t>UN</w:t>
            </w:r>
            <w:r w:rsidRPr="001214C4">
              <w:rPr>
                <w:rFonts w:ascii="Times New Roman" w:eastAsia="宋体" w:hAnsi="Times New Roman"/>
                <w:color w:val="000000"/>
                <w:szCs w:val="21"/>
              </w:rPr>
              <w:t>040</w:t>
            </w:r>
            <w:r>
              <w:rPr>
                <w:rFonts w:ascii="Times New Roman" w:eastAsia="宋体" w:hAnsi="Times New Roman" w:hint="eastAsia"/>
                <w:color w:val="000000"/>
                <w:szCs w:val="21"/>
              </w:rPr>
              <w:t>4</w:t>
            </w:r>
          </w:p>
        </w:tc>
      </w:tr>
      <w:tr w:rsidR="005C1D9E" w:rsidRPr="001214C4" w:rsidTr="00940295">
        <w:trPr>
          <w:jc w:val="center"/>
        </w:trPr>
        <w:tc>
          <w:tcPr>
            <w:tcW w:w="1476" w:type="dxa"/>
            <w:vMerge/>
            <w:shd w:val="clear" w:color="auto" w:fill="E2EFD9" w:themeFill="accent6" w:themeFillTint="33"/>
            <w:vAlign w:val="center"/>
          </w:tcPr>
          <w:p w:rsidR="005C1D9E" w:rsidRPr="001214C4" w:rsidRDefault="005C1D9E" w:rsidP="00940295">
            <w:pPr>
              <w:spacing w:line="276" w:lineRule="auto"/>
              <w:jc w:val="center"/>
              <w:rPr>
                <w:rFonts w:ascii="Times New Roman" w:eastAsia="宋体" w:hAnsi="Times New Roman"/>
                <w:szCs w:val="21"/>
              </w:rPr>
            </w:pPr>
          </w:p>
        </w:tc>
        <w:tc>
          <w:tcPr>
            <w:tcW w:w="1367" w:type="dxa"/>
            <w:vMerge/>
            <w:shd w:val="clear" w:color="auto" w:fill="E2EFD9" w:themeFill="accent6" w:themeFillTint="33"/>
            <w:vAlign w:val="center"/>
          </w:tcPr>
          <w:p w:rsidR="005C1D9E" w:rsidRPr="001214C4" w:rsidRDefault="005C1D9E" w:rsidP="00B65102">
            <w:pPr>
              <w:spacing w:line="276" w:lineRule="auto"/>
              <w:jc w:val="center"/>
              <w:rPr>
                <w:rFonts w:ascii="Times New Roman" w:eastAsia="宋体" w:hAnsi="Times New Roman"/>
                <w:szCs w:val="21"/>
              </w:rPr>
            </w:pPr>
          </w:p>
        </w:tc>
        <w:tc>
          <w:tcPr>
            <w:tcW w:w="3079" w:type="dxa"/>
            <w:shd w:val="clear" w:color="auto" w:fill="E2EFD9" w:themeFill="accent6" w:themeFillTint="33"/>
            <w:vAlign w:val="center"/>
          </w:tcPr>
          <w:p w:rsidR="005C1D9E" w:rsidRPr="001214C4" w:rsidRDefault="00F0670C" w:rsidP="00F0670C">
            <w:pPr>
              <w:spacing w:line="276" w:lineRule="auto"/>
              <w:rPr>
                <w:rFonts w:ascii="Times New Roman" w:eastAsia="宋体" w:hAnsi="Times New Roman"/>
                <w:szCs w:val="21"/>
              </w:rPr>
            </w:pPr>
            <w:r w:rsidRPr="001214C4">
              <w:rPr>
                <w:rFonts w:ascii="Times New Roman" w:eastAsia="宋体" w:hAnsi="Times New Roman"/>
                <w:szCs w:val="21"/>
              </w:rPr>
              <w:t>2</w:t>
            </w:r>
            <w:r w:rsidR="004A0531" w:rsidRPr="001214C4">
              <w:rPr>
                <w:rFonts w:ascii="Times New Roman" w:eastAsia="宋体" w:hAnsi="Times New Roman" w:hint="eastAsia"/>
                <w:szCs w:val="21"/>
              </w:rPr>
              <w:t>．</w:t>
            </w:r>
            <w:r w:rsidRPr="001214C4">
              <w:rPr>
                <w:rFonts w:ascii="Times New Roman" w:eastAsia="宋体" w:hAnsi="宋体"/>
                <w:szCs w:val="21"/>
              </w:rPr>
              <w:t>会在简单情形下利用</w:t>
            </w:r>
            <w:r w:rsidRPr="001214C4">
              <w:rPr>
                <w:rFonts w:ascii="Times New Roman" w:eastAsia="宋体" w:hAnsi="宋体" w:hint="eastAsia"/>
                <w:szCs w:val="21"/>
              </w:rPr>
              <w:t>单调函数</w:t>
            </w:r>
            <w:r w:rsidRPr="001214C4">
              <w:rPr>
                <w:rFonts w:ascii="Times New Roman" w:eastAsia="宋体" w:hAnsi="宋体"/>
                <w:szCs w:val="21"/>
              </w:rPr>
              <w:t>的定义判断和证明函数的单调性，发展逻辑推理的素养</w:t>
            </w:r>
            <w:r w:rsidR="004A0531" w:rsidRPr="001214C4">
              <w:rPr>
                <w:rFonts w:ascii="Times New Roman" w:eastAsia="宋体" w:hAnsi="Times New Roman" w:hint="eastAsia"/>
                <w:szCs w:val="21"/>
              </w:rPr>
              <w:t>．</w:t>
            </w:r>
          </w:p>
        </w:tc>
        <w:tc>
          <w:tcPr>
            <w:tcW w:w="1225" w:type="dxa"/>
            <w:shd w:val="clear" w:color="auto" w:fill="E2EFD9" w:themeFill="accent6" w:themeFillTint="33"/>
            <w:vAlign w:val="center"/>
          </w:tcPr>
          <w:p w:rsidR="005C1D9E" w:rsidRPr="001214C4" w:rsidRDefault="00753FED" w:rsidP="00B65102">
            <w:pPr>
              <w:spacing w:line="276" w:lineRule="auto"/>
              <w:jc w:val="center"/>
              <w:rPr>
                <w:rFonts w:ascii="Times New Roman" w:eastAsia="宋体" w:hAnsi="Times New Roman"/>
                <w:szCs w:val="21"/>
              </w:rPr>
            </w:pPr>
            <w:r w:rsidRPr="001214C4">
              <w:rPr>
                <w:rFonts w:ascii="Times New Roman" w:eastAsia="宋体" w:hAnsi="Times New Roman" w:hint="eastAsia"/>
                <w:szCs w:val="21"/>
              </w:rPr>
              <w:t>L</w:t>
            </w:r>
            <w:r w:rsidRPr="001214C4">
              <w:rPr>
                <w:rFonts w:ascii="Times New Roman" w:eastAsia="宋体" w:hAnsi="Times New Roman"/>
                <w:szCs w:val="21"/>
              </w:rPr>
              <w:t>03</w:t>
            </w:r>
          </w:p>
        </w:tc>
        <w:tc>
          <w:tcPr>
            <w:tcW w:w="1920" w:type="dxa"/>
            <w:shd w:val="clear" w:color="auto" w:fill="E2EFD9" w:themeFill="accent6" w:themeFillTint="33"/>
            <w:vAlign w:val="center"/>
          </w:tcPr>
          <w:p w:rsidR="005C1D9E" w:rsidRPr="001214C4" w:rsidRDefault="009B65F4" w:rsidP="00B65102">
            <w:pPr>
              <w:spacing w:line="276" w:lineRule="auto"/>
              <w:jc w:val="center"/>
              <w:rPr>
                <w:rFonts w:ascii="Times New Roman" w:eastAsia="宋体" w:hAnsi="Times New Roman"/>
                <w:szCs w:val="21"/>
              </w:rPr>
            </w:pPr>
            <w:r w:rsidRPr="001214C4">
              <w:rPr>
                <w:rFonts w:ascii="Times New Roman" w:eastAsia="宋体" w:hAnsi="Times New Roman" w:hint="eastAsia"/>
                <w:color w:val="000000"/>
                <w:szCs w:val="21"/>
              </w:rPr>
              <w:t>UN</w:t>
            </w:r>
            <w:r w:rsidRPr="001214C4">
              <w:rPr>
                <w:rFonts w:ascii="Times New Roman" w:eastAsia="宋体" w:hAnsi="Times New Roman"/>
                <w:color w:val="000000"/>
                <w:szCs w:val="21"/>
              </w:rPr>
              <w:t>040</w:t>
            </w:r>
            <w:r>
              <w:rPr>
                <w:rFonts w:ascii="Times New Roman" w:eastAsia="宋体" w:hAnsi="Times New Roman" w:hint="eastAsia"/>
                <w:color w:val="000000"/>
                <w:szCs w:val="21"/>
              </w:rPr>
              <w:t>4</w:t>
            </w:r>
          </w:p>
        </w:tc>
      </w:tr>
      <w:tr w:rsidR="00940295" w:rsidRPr="001214C4" w:rsidTr="00940295">
        <w:trPr>
          <w:jc w:val="center"/>
        </w:trPr>
        <w:tc>
          <w:tcPr>
            <w:tcW w:w="1476" w:type="dxa"/>
            <w:vMerge w:val="restart"/>
            <w:shd w:val="clear" w:color="auto" w:fill="E2EFD9" w:themeFill="accent6" w:themeFillTint="33"/>
            <w:vAlign w:val="center"/>
          </w:tcPr>
          <w:p w:rsidR="00940295" w:rsidRPr="001214C4" w:rsidRDefault="00940295" w:rsidP="00940295">
            <w:pPr>
              <w:spacing w:line="276" w:lineRule="auto"/>
              <w:jc w:val="center"/>
              <w:rPr>
                <w:rFonts w:ascii="Times New Roman" w:eastAsia="宋体" w:hAnsi="Times New Roman"/>
                <w:szCs w:val="21"/>
              </w:rPr>
            </w:pPr>
            <w:r w:rsidRPr="001214C4">
              <w:rPr>
                <w:rFonts w:ascii="Times New Roman" w:eastAsia="宋体" w:hAnsi="宋体" w:hint="eastAsia"/>
                <w:szCs w:val="21"/>
              </w:rPr>
              <w:t>第</w:t>
            </w:r>
            <w:r w:rsidRPr="001214C4">
              <w:rPr>
                <w:rFonts w:ascii="Times New Roman" w:eastAsia="宋体" w:hAnsi="Times New Roman"/>
                <w:szCs w:val="21"/>
              </w:rPr>
              <w:t>6</w:t>
            </w:r>
            <w:r w:rsidRPr="001214C4">
              <w:rPr>
                <w:rFonts w:ascii="Times New Roman" w:eastAsia="宋体" w:hAnsi="宋体" w:hint="eastAsia"/>
                <w:szCs w:val="21"/>
              </w:rPr>
              <w:t>课时</w:t>
            </w:r>
          </w:p>
          <w:p w:rsidR="00940295" w:rsidRPr="001214C4" w:rsidRDefault="00940295" w:rsidP="00940295">
            <w:pPr>
              <w:spacing w:line="276" w:lineRule="auto"/>
              <w:jc w:val="center"/>
              <w:rPr>
                <w:rFonts w:ascii="Times New Roman" w:eastAsia="宋体" w:hAnsi="Times New Roman"/>
                <w:szCs w:val="21"/>
              </w:rPr>
            </w:pPr>
            <w:r w:rsidRPr="001214C4">
              <w:rPr>
                <w:rFonts w:ascii="Times New Roman" w:eastAsia="宋体" w:hAnsi="宋体" w:hint="eastAsia"/>
                <w:szCs w:val="21"/>
              </w:rPr>
              <w:t>（</w:t>
            </w:r>
            <w:r w:rsidRPr="001214C4">
              <w:rPr>
                <w:rFonts w:ascii="Times New Roman" w:eastAsia="宋体" w:hAnsi="Times New Roman" w:hint="eastAsia"/>
                <w:szCs w:val="21"/>
              </w:rPr>
              <w:t>UN</w:t>
            </w:r>
            <w:r w:rsidRPr="001214C4">
              <w:rPr>
                <w:rFonts w:ascii="Times New Roman" w:eastAsia="宋体" w:hAnsi="Times New Roman"/>
                <w:szCs w:val="21"/>
              </w:rPr>
              <w:t>04</w:t>
            </w:r>
            <w:r w:rsidRPr="001214C4">
              <w:rPr>
                <w:rFonts w:ascii="Times New Roman" w:eastAsia="宋体" w:hAnsi="Times New Roman" w:hint="eastAsia"/>
                <w:szCs w:val="21"/>
              </w:rPr>
              <w:t>KS</w:t>
            </w:r>
            <w:r w:rsidRPr="001214C4">
              <w:rPr>
                <w:rFonts w:ascii="Times New Roman" w:eastAsia="宋体" w:hAnsi="Times New Roman"/>
                <w:szCs w:val="21"/>
              </w:rPr>
              <w:t>06</w:t>
            </w:r>
            <w:r w:rsidRPr="001214C4">
              <w:rPr>
                <w:rFonts w:ascii="Times New Roman" w:eastAsia="宋体" w:hAnsi="宋体" w:hint="eastAsia"/>
                <w:szCs w:val="21"/>
              </w:rPr>
              <w:t>）</w:t>
            </w:r>
          </w:p>
        </w:tc>
        <w:tc>
          <w:tcPr>
            <w:tcW w:w="1367" w:type="dxa"/>
            <w:vMerge w:val="restart"/>
            <w:shd w:val="clear" w:color="auto" w:fill="E2EFD9" w:themeFill="accent6" w:themeFillTint="33"/>
            <w:vAlign w:val="center"/>
          </w:tcPr>
          <w:p w:rsidR="00940295" w:rsidRPr="001214C4" w:rsidRDefault="00F0670C" w:rsidP="00F0670C">
            <w:pPr>
              <w:spacing w:line="276" w:lineRule="auto"/>
              <w:jc w:val="center"/>
              <w:rPr>
                <w:rFonts w:ascii="Times New Roman" w:eastAsia="宋体" w:hAnsi="Times New Roman"/>
                <w:szCs w:val="21"/>
              </w:rPr>
            </w:pPr>
            <w:r w:rsidRPr="001214C4">
              <w:rPr>
                <w:rFonts w:ascii="Times New Roman" w:eastAsia="宋体" w:hAnsi="Times New Roman"/>
                <w:szCs w:val="21"/>
              </w:rPr>
              <w:t xml:space="preserve">5.2 </w:t>
            </w:r>
            <w:r w:rsidRPr="001214C4">
              <w:rPr>
                <w:rFonts w:ascii="Times New Roman" w:eastAsia="宋体" w:hAnsi="宋体"/>
                <w:szCs w:val="21"/>
              </w:rPr>
              <w:t>函数的基本性质（</w:t>
            </w:r>
            <w:r w:rsidRPr="001214C4">
              <w:rPr>
                <w:rFonts w:ascii="Times New Roman" w:eastAsia="宋体" w:hAnsi="Times New Roman"/>
                <w:szCs w:val="21"/>
              </w:rPr>
              <w:t>4</w:t>
            </w:r>
            <w:r w:rsidRPr="001214C4">
              <w:rPr>
                <w:rFonts w:ascii="Times New Roman" w:eastAsia="宋体" w:hAnsi="宋体"/>
                <w:szCs w:val="21"/>
              </w:rPr>
              <w:t>）</w:t>
            </w:r>
          </w:p>
        </w:tc>
        <w:tc>
          <w:tcPr>
            <w:tcW w:w="3079" w:type="dxa"/>
            <w:shd w:val="clear" w:color="auto" w:fill="E2EFD9" w:themeFill="accent6" w:themeFillTint="33"/>
            <w:vAlign w:val="center"/>
          </w:tcPr>
          <w:p w:rsidR="00940295" w:rsidRPr="001214C4" w:rsidRDefault="00F0670C" w:rsidP="00F0670C">
            <w:pPr>
              <w:spacing w:line="276" w:lineRule="auto"/>
              <w:rPr>
                <w:rFonts w:ascii="Times New Roman" w:eastAsia="宋体" w:hAnsi="Times New Roman"/>
                <w:szCs w:val="21"/>
              </w:rPr>
            </w:pPr>
            <w:r w:rsidRPr="001214C4">
              <w:rPr>
                <w:rFonts w:ascii="Times New Roman" w:eastAsia="宋体" w:hAnsi="Times New Roman" w:hint="eastAsia"/>
                <w:szCs w:val="21"/>
              </w:rPr>
              <w:t>1</w:t>
            </w:r>
            <w:r w:rsidR="004A0531" w:rsidRPr="001214C4">
              <w:rPr>
                <w:rFonts w:ascii="Times New Roman" w:eastAsia="宋体" w:hAnsi="Times New Roman" w:hint="eastAsia"/>
                <w:szCs w:val="21"/>
              </w:rPr>
              <w:t>．</w:t>
            </w:r>
            <w:r w:rsidRPr="001214C4">
              <w:rPr>
                <w:rFonts w:ascii="Times New Roman" w:eastAsia="宋体" w:hAnsi="宋体"/>
                <w:szCs w:val="21"/>
              </w:rPr>
              <w:t>理解单调函数</w:t>
            </w:r>
            <w:r w:rsidRPr="001214C4">
              <w:rPr>
                <w:rFonts w:ascii="Times New Roman" w:eastAsia="宋体" w:hAnsi="宋体" w:hint="eastAsia"/>
                <w:szCs w:val="21"/>
              </w:rPr>
              <w:t>、</w:t>
            </w:r>
            <w:r w:rsidRPr="001214C4">
              <w:rPr>
                <w:rFonts w:ascii="Times New Roman" w:eastAsia="宋体" w:hAnsi="宋体"/>
                <w:szCs w:val="21"/>
              </w:rPr>
              <w:t>单调区间的概念，会判断函数</w:t>
            </w:r>
            <w:r w:rsidRPr="001214C4">
              <w:rPr>
                <w:rFonts w:ascii="Times New Roman" w:eastAsia="宋体" w:hAnsi="宋体" w:hint="eastAsia"/>
                <w:szCs w:val="21"/>
              </w:rPr>
              <w:t>是否为</w:t>
            </w:r>
            <w:r w:rsidRPr="001214C4">
              <w:rPr>
                <w:rFonts w:ascii="Times New Roman" w:eastAsia="宋体" w:hAnsi="宋体"/>
                <w:szCs w:val="21"/>
              </w:rPr>
              <w:t>单调函数</w:t>
            </w:r>
            <w:r w:rsidRPr="001214C4">
              <w:rPr>
                <w:rFonts w:ascii="Times New Roman" w:eastAsia="宋体" w:hAnsi="宋体" w:hint="eastAsia"/>
                <w:szCs w:val="21"/>
              </w:rPr>
              <w:t>，</w:t>
            </w:r>
            <w:r w:rsidRPr="001214C4">
              <w:rPr>
                <w:rFonts w:ascii="Times New Roman" w:eastAsia="宋体" w:hAnsi="宋体"/>
                <w:szCs w:val="21"/>
              </w:rPr>
              <w:t>会利用单调函数的概念</w:t>
            </w:r>
            <w:r w:rsidRPr="001214C4">
              <w:rPr>
                <w:rFonts w:ascii="Times New Roman" w:eastAsia="宋体" w:hAnsi="宋体" w:hint="eastAsia"/>
                <w:szCs w:val="21"/>
              </w:rPr>
              <w:t>求函数的</w:t>
            </w:r>
            <w:r w:rsidRPr="001214C4">
              <w:rPr>
                <w:rFonts w:ascii="Times New Roman" w:eastAsia="宋体" w:hAnsi="宋体"/>
                <w:szCs w:val="21"/>
              </w:rPr>
              <w:t>单调区间，</w:t>
            </w:r>
            <w:r w:rsidRPr="001214C4">
              <w:rPr>
                <w:rFonts w:ascii="Times New Roman" w:eastAsia="宋体" w:hAnsi="宋体" w:hint="eastAsia"/>
                <w:szCs w:val="21"/>
              </w:rPr>
              <w:t>发展</w:t>
            </w:r>
            <w:r w:rsidRPr="001214C4">
              <w:rPr>
                <w:rFonts w:ascii="Times New Roman" w:eastAsia="宋体" w:hAnsi="宋体"/>
                <w:szCs w:val="21"/>
              </w:rPr>
              <w:t>逻辑推理的素养</w:t>
            </w:r>
            <w:r w:rsidR="004A0531" w:rsidRPr="001214C4">
              <w:rPr>
                <w:rFonts w:ascii="Times New Roman" w:eastAsia="宋体" w:hAnsi="Times New Roman" w:hint="eastAsia"/>
                <w:szCs w:val="21"/>
              </w:rPr>
              <w:t>．</w:t>
            </w:r>
          </w:p>
        </w:tc>
        <w:tc>
          <w:tcPr>
            <w:tcW w:w="1225" w:type="dxa"/>
            <w:shd w:val="clear" w:color="auto" w:fill="E2EFD9" w:themeFill="accent6" w:themeFillTint="33"/>
            <w:vAlign w:val="center"/>
          </w:tcPr>
          <w:p w:rsidR="00940295" w:rsidRPr="001214C4" w:rsidRDefault="00753FED" w:rsidP="00B65102">
            <w:pPr>
              <w:spacing w:line="276" w:lineRule="auto"/>
              <w:jc w:val="center"/>
              <w:rPr>
                <w:rFonts w:ascii="Times New Roman" w:eastAsia="宋体" w:hAnsi="Times New Roman"/>
                <w:szCs w:val="21"/>
              </w:rPr>
            </w:pPr>
            <w:r w:rsidRPr="001214C4">
              <w:rPr>
                <w:rFonts w:ascii="Times New Roman" w:eastAsia="宋体" w:hAnsi="Times New Roman" w:hint="eastAsia"/>
                <w:szCs w:val="21"/>
              </w:rPr>
              <w:t>L</w:t>
            </w:r>
            <w:r w:rsidRPr="001214C4">
              <w:rPr>
                <w:rFonts w:ascii="Times New Roman" w:eastAsia="宋体" w:hAnsi="Times New Roman"/>
                <w:szCs w:val="21"/>
              </w:rPr>
              <w:t>03</w:t>
            </w:r>
          </w:p>
        </w:tc>
        <w:tc>
          <w:tcPr>
            <w:tcW w:w="1920" w:type="dxa"/>
            <w:shd w:val="clear" w:color="auto" w:fill="E2EFD9" w:themeFill="accent6" w:themeFillTint="33"/>
            <w:vAlign w:val="center"/>
          </w:tcPr>
          <w:p w:rsidR="00940295" w:rsidRPr="001214C4" w:rsidRDefault="009B65F4" w:rsidP="00B65102">
            <w:pPr>
              <w:spacing w:line="276" w:lineRule="auto"/>
              <w:jc w:val="center"/>
              <w:rPr>
                <w:rFonts w:ascii="Times New Roman" w:eastAsia="宋体" w:hAnsi="Times New Roman"/>
                <w:szCs w:val="21"/>
              </w:rPr>
            </w:pPr>
            <w:r w:rsidRPr="001214C4">
              <w:rPr>
                <w:rFonts w:ascii="Times New Roman" w:eastAsia="宋体" w:hAnsi="Times New Roman" w:hint="eastAsia"/>
                <w:color w:val="000000"/>
                <w:szCs w:val="21"/>
              </w:rPr>
              <w:t>UN</w:t>
            </w:r>
            <w:r w:rsidRPr="001214C4">
              <w:rPr>
                <w:rFonts w:ascii="Times New Roman" w:eastAsia="宋体" w:hAnsi="Times New Roman"/>
                <w:color w:val="000000"/>
                <w:szCs w:val="21"/>
              </w:rPr>
              <w:t>040</w:t>
            </w:r>
            <w:r>
              <w:rPr>
                <w:rFonts w:ascii="Times New Roman" w:eastAsia="宋体" w:hAnsi="Times New Roman" w:hint="eastAsia"/>
                <w:color w:val="000000"/>
                <w:szCs w:val="21"/>
              </w:rPr>
              <w:t>3</w:t>
            </w:r>
            <w:r>
              <w:rPr>
                <w:rFonts w:ascii="Times New Roman" w:eastAsia="宋体" w:hAnsi="Times New Roman" w:hint="eastAsia"/>
                <w:color w:val="000000"/>
                <w:szCs w:val="21"/>
              </w:rPr>
              <w:t>、</w:t>
            </w:r>
            <w:r w:rsidRPr="001214C4">
              <w:rPr>
                <w:rFonts w:ascii="Times New Roman" w:eastAsia="宋体" w:hAnsi="Times New Roman" w:hint="eastAsia"/>
                <w:color w:val="000000"/>
                <w:szCs w:val="21"/>
              </w:rPr>
              <w:t>UN</w:t>
            </w:r>
            <w:r w:rsidRPr="001214C4">
              <w:rPr>
                <w:rFonts w:ascii="Times New Roman" w:eastAsia="宋体" w:hAnsi="Times New Roman"/>
                <w:color w:val="000000"/>
                <w:szCs w:val="21"/>
              </w:rPr>
              <w:t>040</w:t>
            </w:r>
            <w:r>
              <w:rPr>
                <w:rFonts w:ascii="Times New Roman" w:eastAsia="宋体" w:hAnsi="Times New Roman" w:hint="eastAsia"/>
                <w:color w:val="000000"/>
                <w:szCs w:val="21"/>
              </w:rPr>
              <w:t>4</w:t>
            </w:r>
          </w:p>
        </w:tc>
      </w:tr>
      <w:tr w:rsidR="00940295" w:rsidRPr="001214C4" w:rsidTr="00940295">
        <w:trPr>
          <w:jc w:val="center"/>
        </w:trPr>
        <w:tc>
          <w:tcPr>
            <w:tcW w:w="1476" w:type="dxa"/>
            <w:vMerge/>
            <w:shd w:val="clear" w:color="auto" w:fill="E2EFD9" w:themeFill="accent6" w:themeFillTint="33"/>
            <w:vAlign w:val="center"/>
          </w:tcPr>
          <w:p w:rsidR="00940295" w:rsidRPr="001214C4" w:rsidRDefault="00940295" w:rsidP="000D4BB2">
            <w:pPr>
              <w:spacing w:line="276" w:lineRule="auto"/>
              <w:jc w:val="center"/>
              <w:rPr>
                <w:rFonts w:ascii="Times New Roman" w:eastAsia="宋体" w:hAnsi="Times New Roman"/>
                <w:szCs w:val="21"/>
              </w:rPr>
            </w:pPr>
          </w:p>
        </w:tc>
        <w:tc>
          <w:tcPr>
            <w:tcW w:w="1367" w:type="dxa"/>
            <w:vMerge/>
            <w:shd w:val="clear" w:color="auto" w:fill="E2EFD9" w:themeFill="accent6" w:themeFillTint="33"/>
            <w:vAlign w:val="center"/>
          </w:tcPr>
          <w:p w:rsidR="00940295" w:rsidRPr="001214C4" w:rsidRDefault="00940295" w:rsidP="00B65102">
            <w:pPr>
              <w:spacing w:line="276" w:lineRule="auto"/>
              <w:jc w:val="center"/>
              <w:rPr>
                <w:rFonts w:ascii="Times New Roman" w:eastAsia="宋体" w:hAnsi="Times New Roman"/>
                <w:szCs w:val="21"/>
              </w:rPr>
            </w:pPr>
          </w:p>
        </w:tc>
        <w:tc>
          <w:tcPr>
            <w:tcW w:w="3079" w:type="dxa"/>
            <w:shd w:val="clear" w:color="auto" w:fill="E2EFD9" w:themeFill="accent6" w:themeFillTint="33"/>
            <w:vAlign w:val="center"/>
          </w:tcPr>
          <w:p w:rsidR="00940295" w:rsidRPr="001214C4" w:rsidRDefault="00F0670C" w:rsidP="00B65102">
            <w:pPr>
              <w:spacing w:line="276" w:lineRule="auto"/>
              <w:rPr>
                <w:rFonts w:ascii="Times New Roman" w:eastAsia="宋体" w:hAnsi="Times New Roman"/>
                <w:szCs w:val="21"/>
              </w:rPr>
            </w:pPr>
            <w:r w:rsidRPr="001214C4">
              <w:rPr>
                <w:rFonts w:ascii="Times New Roman" w:eastAsia="宋体" w:hAnsi="Times New Roman" w:hint="eastAsia"/>
                <w:szCs w:val="21"/>
              </w:rPr>
              <w:t>2</w:t>
            </w:r>
            <w:r w:rsidR="004A0531" w:rsidRPr="001214C4">
              <w:rPr>
                <w:rFonts w:ascii="Times New Roman" w:eastAsia="宋体" w:hAnsi="Times New Roman" w:hint="eastAsia"/>
                <w:szCs w:val="21"/>
              </w:rPr>
              <w:t>．</w:t>
            </w:r>
            <w:r w:rsidRPr="001214C4">
              <w:rPr>
                <w:rFonts w:ascii="Times New Roman" w:eastAsia="宋体" w:hAnsi="宋体"/>
                <w:szCs w:val="21"/>
              </w:rPr>
              <w:t>经历函数奇偶性与单调性关系的探究，</w:t>
            </w:r>
            <w:r w:rsidRPr="001214C4">
              <w:rPr>
                <w:rFonts w:ascii="Times New Roman" w:eastAsia="宋体" w:hAnsi="宋体" w:hint="eastAsia"/>
                <w:szCs w:val="21"/>
              </w:rPr>
              <w:t>能解决一些简单的运用函数奇偶性判断其在某区间上单调性的问题，</w:t>
            </w:r>
            <w:r w:rsidRPr="001214C4">
              <w:rPr>
                <w:rFonts w:ascii="Times New Roman" w:eastAsia="宋体" w:hAnsi="宋体"/>
                <w:szCs w:val="21"/>
              </w:rPr>
              <w:t>发展直观想象的素养</w:t>
            </w:r>
            <w:r w:rsidR="004A0531" w:rsidRPr="001214C4">
              <w:rPr>
                <w:rFonts w:ascii="Times New Roman" w:eastAsia="宋体" w:hAnsi="Times New Roman" w:hint="eastAsia"/>
                <w:szCs w:val="21"/>
              </w:rPr>
              <w:t>．</w:t>
            </w:r>
          </w:p>
        </w:tc>
        <w:tc>
          <w:tcPr>
            <w:tcW w:w="1225" w:type="dxa"/>
            <w:shd w:val="clear" w:color="auto" w:fill="E2EFD9" w:themeFill="accent6" w:themeFillTint="33"/>
            <w:vAlign w:val="center"/>
          </w:tcPr>
          <w:p w:rsidR="00940295" w:rsidRPr="001214C4" w:rsidRDefault="00753FED" w:rsidP="00B65102">
            <w:pPr>
              <w:spacing w:line="276" w:lineRule="auto"/>
              <w:jc w:val="center"/>
              <w:rPr>
                <w:rFonts w:ascii="Times New Roman" w:eastAsia="宋体" w:hAnsi="Times New Roman"/>
                <w:szCs w:val="21"/>
              </w:rPr>
            </w:pPr>
            <w:r w:rsidRPr="001214C4">
              <w:rPr>
                <w:rFonts w:ascii="Times New Roman" w:eastAsia="宋体" w:hAnsi="Times New Roman" w:hint="eastAsia"/>
                <w:szCs w:val="21"/>
              </w:rPr>
              <w:t>L</w:t>
            </w:r>
            <w:r w:rsidRPr="001214C4">
              <w:rPr>
                <w:rFonts w:ascii="Times New Roman" w:eastAsia="宋体" w:hAnsi="Times New Roman"/>
                <w:szCs w:val="21"/>
              </w:rPr>
              <w:t>03</w:t>
            </w:r>
          </w:p>
        </w:tc>
        <w:tc>
          <w:tcPr>
            <w:tcW w:w="1920" w:type="dxa"/>
            <w:shd w:val="clear" w:color="auto" w:fill="E2EFD9" w:themeFill="accent6" w:themeFillTint="33"/>
            <w:vAlign w:val="center"/>
          </w:tcPr>
          <w:p w:rsidR="00940295" w:rsidRPr="001214C4" w:rsidRDefault="009B65F4" w:rsidP="00B65102">
            <w:pPr>
              <w:spacing w:line="276" w:lineRule="auto"/>
              <w:jc w:val="center"/>
              <w:rPr>
                <w:rFonts w:ascii="Times New Roman" w:eastAsia="宋体" w:hAnsi="Times New Roman"/>
                <w:szCs w:val="21"/>
              </w:rPr>
            </w:pPr>
            <w:r w:rsidRPr="001214C4">
              <w:rPr>
                <w:rFonts w:ascii="Times New Roman" w:eastAsia="宋体" w:hAnsi="Times New Roman" w:hint="eastAsia"/>
                <w:color w:val="000000"/>
                <w:szCs w:val="21"/>
              </w:rPr>
              <w:t>UN</w:t>
            </w:r>
            <w:r w:rsidRPr="001214C4">
              <w:rPr>
                <w:rFonts w:ascii="Times New Roman" w:eastAsia="宋体" w:hAnsi="Times New Roman"/>
                <w:color w:val="000000"/>
                <w:szCs w:val="21"/>
              </w:rPr>
              <w:t>040</w:t>
            </w:r>
            <w:r>
              <w:rPr>
                <w:rFonts w:ascii="Times New Roman" w:eastAsia="宋体" w:hAnsi="Times New Roman" w:hint="eastAsia"/>
                <w:color w:val="000000"/>
                <w:szCs w:val="21"/>
              </w:rPr>
              <w:t>3</w:t>
            </w:r>
            <w:r>
              <w:rPr>
                <w:rFonts w:ascii="Times New Roman" w:eastAsia="宋体" w:hAnsi="Times New Roman" w:hint="eastAsia"/>
                <w:color w:val="000000"/>
                <w:szCs w:val="21"/>
              </w:rPr>
              <w:t>、</w:t>
            </w:r>
            <w:r w:rsidRPr="001214C4">
              <w:rPr>
                <w:rFonts w:ascii="Times New Roman" w:eastAsia="宋体" w:hAnsi="Times New Roman" w:hint="eastAsia"/>
                <w:color w:val="000000"/>
                <w:szCs w:val="21"/>
              </w:rPr>
              <w:t>UN</w:t>
            </w:r>
            <w:r w:rsidRPr="001214C4">
              <w:rPr>
                <w:rFonts w:ascii="Times New Roman" w:eastAsia="宋体" w:hAnsi="Times New Roman"/>
                <w:color w:val="000000"/>
                <w:szCs w:val="21"/>
              </w:rPr>
              <w:t>040</w:t>
            </w:r>
            <w:r>
              <w:rPr>
                <w:rFonts w:ascii="Times New Roman" w:eastAsia="宋体" w:hAnsi="Times New Roman" w:hint="eastAsia"/>
                <w:color w:val="000000"/>
                <w:szCs w:val="21"/>
              </w:rPr>
              <w:t>4</w:t>
            </w:r>
          </w:p>
        </w:tc>
      </w:tr>
      <w:tr w:rsidR="00940295" w:rsidRPr="001214C4" w:rsidTr="00940295">
        <w:trPr>
          <w:jc w:val="center"/>
        </w:trPr>
        <w:tc>
          <w:tcPr>
            <w:tcW w:w="1476" w:type="dxa"/>
            <w:vMerge w:val="restart"/>
            <w:shd w:val="clear" w:color="auto" w:fill="E2EFD9" w:themeFill="accent6" w:themeFillTint="33"/>
            <w:vAlign w:val="center"/>
          </w:tcPr>
          <w:p w:rsidR="00940295" w:rsidRPr="001214C4" w:rsidRDefault="00940295" w:rsidP="00940295">
            <w:pPr>
              <w:spacing w:line="276" w:lineRule="auto"/>
              <w:jc w:val="center"/>
              <w:rPr>
                <w:rFonts w:ascii="Times New Roman" w:eastAsia="宋体" w:hAnsi="Times New Roman"/>
                <w:szCs w:val="21"/>
              </w:rPr>
            </w:pPr>
            <w:r w:rsidRPr="001214C4">
              <w:rPr>
                <w:rFonts w:ascii="Times New Roman" w:eastAsia="宋体" w:hAnsi="宋体" w:hint="eastAsia"/>
                <w:szCs w:val="21"/>
              </w:rPr>
              <w:t>第</w:t>
            </w:r>
            <w:r w:rsidRPr="001214C4">
              <w:rPr>
                <w:rFonts w:ascii="Times New Roman" w:eastAsia="宋体" w:hAnsi="Times New Roman"/>
                <w:szCs w:val="21"/>
              </w:rPr>
              <w:t>7</w:t>
            </w:r>
            <w:r w:rsidRPr="001214C4">
              <w:rPr>
                <w:rFonts w:ascii="Times New Roman" w:eastAsia="宋体" w:hAnsi="宋体" w:hint="eastAsia"/>
                <w:szCs w:val="21"/>
              </w:rPr>
              <w:t>课时</w:t>
            </w:r>
          </w:p>
          <w:p w:rsidR="00940295" w:rsidRPr="001214C4" w:rsidRDefault="00940295" w:rsidP="00940295">
            <w:pPr>
              <w:spacing w:line="276" w:lineRule="auto"/>
              <w:jc w:val="center"/>
              <w:rPr>
                <w:rFonts w:ascii="Times New Roman" w:eastAsia="宋体" w:hAnsi="Times New Roman"/>
                <w:szCs w:val="21"/>
              </w:rPr>
            </w:pPr>
            <w:r w:rsidRPr="001214C4">
              <w:rPr>
                <w:rFonts w:ascii="Times New Roman" w:eastAsia="宋体" w:hAnsi="宋体" w:hint="eastAsia"/>
                <w:szCs w:val="21"/>
              </w:rPr>
              <w:t>（</w:t>
            </w:r>
            <w:r w:rsidRPr="001214C4">
              <w:rPr>
                <w:rFonts w:ascii="Times New Roman" w:eastAsia="宋体" w:hAnsi="Times New Roman" w:hint="eastAsia"/>
                <w:szCs w:val="21"/>
              </w:rPr>
              <w:t>UN</w:t>
            </w:r>
            <w:r w:rsidRPr="001214C4">
              <w:rPr>
                <w:rFonts w:ascii="Times New Roman" w:eastAsia="宋体" w:hAnsi="Times New Roman"/>
                <w:szCs w:val="21"/>
              </w:rPr>
              <w:t>04</w:t>
            </w:r>
            <w:r w:rsidRPr="001214C4">
              <w:rPr>
                <w:rFonts w:ascii="Times New Roman" w:eastAsia="宋体" w:hAnsi="Times New Roman" w:hint="eastAsia"/>
                <w:szCs w:val="21"/>
              </w:rPr>
              <w:t>KS</w:t>
            </w:r>
            <w:r w:rsidRPr="001214C4">
              <w:rPr>
                <w:rFonts w:ascii="Times New Roman" w:eastAsia="宋体" w:hAnsi="Times New Roman"/>
                <w:szCs w:val="21"/>
              </w:rPr>
              <w:t>07</w:t>
            </w:r>
            <w:r w:rsidRPr="001214C4">
              <w:rPr>
                <w:rFonts w:ascii="Times New Roman" w:eastAsia="宋体" w:hAnsi="宋体" w:hint="eastAsia"/>
                <w:szCs w:val="21"/>
              </w:rPr>
              <w:t>）</w:t>
            </w:r>
          </w:p>
        </w:tc>
        <w:tc>
          <w:tcPr>
            <w:tcW w:w="1367" w:type="dxa"/>
            <w:vMerge w:val="restart"/>
            <w:shd w:val="clear" w:color="auto" w:fill="E2EFD9" w:themeFill="accent6" w:themeFillTint="33"/>
            <w:vAlign w:val="center"/>
          </w:tcPr>
          <w:p w:rsidR="00940295" w:rsidRPr="001214C4" w:rsidRDefault="00F0670C" w:rsidP="00F0670C">
            <w:pPr>
              <w:spacing w:line="276" w:lineRule="auto"/>
              <w:jc w:val="center"/>
              <w:rPr>
                <w:rFonts w:ascii="Times New Roman" w:eastAsia="宋体" w:hAnsi="Times New Roman"/>
                <w:szCs w:val="21"/>
              </w:rPr>
            </w:pPr>
            <w:r w:rsidRPr="001214C4">
              <w:rPr>
                <w:rFonts w:ascii="Times New Roman" w:eastAsia="宋体" w:hAnsi="Times New Roman"/>
                <w:szCs w:val="21"/>
              </w:rPr>
              <w:t xml:space="preserve">5.2 </w:t>
            </w:r>
            <w:r w:rsidRPr="001214C4">
              <w:rPr>
                <w:rFonts w:ascii="Times New Roman" w:eastAsia="宋体" w:hAnsi="宋体"/>
                <w:szCs w:val="21"/>
              </w:rPr>
              <w:t>函数的基本性质</w:t>
            </w:r>
            <w:r w:rsidRPr="001214C4">
              <w:rPr>
                <w:rFonts w:ascii="Times New Roman" w:eastAsia="宋体" w:hAnsi="宋体"/>
                <w:szCs w:val="21"/>
              </w:rPr>
              <w:lastRenderedPageBreak/>
              <w:t>（</w:t>
            </w:r>
            <w:r w:rsidRPr="001214C4">
              <w:rPr>
                <w:rFonts w:ascii="Times New Roman" w:eastAsia="宋体" w:hAnsi="Times New Roman"/>
                <w:szCs w:val="21"/>
              </w:rPr>
              <w:t>5</w:t>
            </w:r>
            <w:r w:rsidRPr="001214C4">
              <w:rPr>
                <w:rFonts w:ascii="Times New Roman" w:eastAsia="宋体" w:hAnsi="宋体"/>
                <w:szCs w:val="21"/>
              </w:rPr>
              <w:t>）</w:t>
            </w:r>
          </w:p>
        </w:tc>
        <w:tc>
          <w:tcPr>
            <w:tcW w:w="3079" w:type="dxa"/>
            <w:shd w:val="clear" w:color="auto" w:fill="E2EFD9" w:themeFill="accent6" w:themeFillTint="33"/>
            <w:vAlign w:val="center"/>
          </w:tcPr>
          <w:p w:rsidR="00940295" w:rsidRPr="001214C4" w:rsidRDefault="00CE0EBA" w:rsidP="00CE0EBA">
            <w:pPr>
              <w:spacing w:line="276" w:lineRule="auto"/>
              <w:rPr>
                <w:rFonts w:ascii="Times New Roman" w:eastAsia="宋体" w:hAnsi="Times New Roman"/>
                <w:szCs w:val="21"/>
              </w:rPr>
            </w:pPr>
            <w:r w:rsidRPr="001214C4">
              <w:rPr>
                <w:rFonts w:ascii="Times New Roman" w:eastAsia="宋体" w:hAnsi="Times New Roman"/>
                <w:szCs w:val="21"/>
              </w:rPr>
              <w:lastRenderedPageBreak/>
              <w:t>1</w:t>
            </w:r>
            <w:r w:rsidR="004A0531" w:rsidRPr="001214C4">
              <w:rPr>
                <w:rFonts w:ascii="Times New Roman" w:eastAsia="宋体" w:hAnsi="Times New Roman" w:hint="eastAsia"/>
                <w:szCs w:val="21"/>
              </w:rPr>
              <w:t>．</w:t>
            </w:r>
            <w:r w:rsidRPr="001214C4">
              <w:rPr>
                <w:rFonts w:ascii="Times New Roman" w:eastAsia="宋体" w:hAnsi="宋体"/>
                <w:szCs w:val="21"/>
              </w:rPr>
              <w:t>通过生活和数学中的最值问题，经历描述性语言向符号语</w:t>
            </w:r>
            <w:r w:rsidRPr="001214C4">
              <w:rPr>
                <w:rFonts w:ascii="Times New Roman" w:eastAsia="宋体" w:hAnsi="宋体"/>
                <w:szCs w:val="21"/>
              </w:rPr>
              <w:lastRenderedPageBreak/>
              <w:t>言的转化过程，理解函数最值的概念，发展数学抽象的素养</w:t>
            </w:r>
            <w:r w:rsidR="004A0531" w:rsidRPr="001214C4">
              <w:rPr>
                <w:rFonts w:ascii="Times New Roman" w:eastAsia="宋体" w:hAnsi="Times New Roman" w:hint="eastAsia"/>
                <w:szCs w:val="21"/>
              </w:rPr>
              <w:t>．</w:t>
            </w:r>
          </w:p>
        </w:tc>
        <w:tc>
          <w:tcPr>
            <w:tcW w:w="1225" w:type="dxa"/>
            <w:shd w:val="clear" w:color="auto" w:fill="E2EFD9" w:themeFill="accent6" w:themeFillTint="33"/>
            <w:vAlign w:val="center"/>
          </w:tcPr>
          <w:p w:rsidR="00940295" w:rsidRPr="001214C4" w:rsidRDefault="00753FED" w:rsidP="00B65102">
            <w:pPr>
              <w:spacing w:line="276" w:lineRule="auto"/>
              <w:jc w:val="center"/>
              <w:rPr>
                <w:rFonts w:ascii="Times New Roman" w:eastAsia="宋体" w:hAnsi="Times New Roman"/>
                <w:szCs w:val="21"/>
              </w:rPr>
            </w:pPr>
            <w:r w:rsidRPr="001214C4">
              <w:rPr>
                <w:rFonts w:ascii="Times New Roman" w:eastAsia="宋体" w:hAnsi="Times New Roman" w:hint="eastAsia"/>
                <w:szCs w:val="21"/>
              </w:rPr>
              <w:lastRenderedPageBreak/>
              <w:t>L</w:t>
            </w:r>
            <w:r w:rsidRPr="001214C4">
              <w:rPr>
                <w:rFonts w:ascii="Times New Roman" w:eastAsia="宋体" w:hAnsi="Times New Roman"/>
                <w:szCs w:val="21"/>
              </w:rPr>
              <w:t>02</w:t>
            </w:r>
          </w:p>
        </w:tc>
        <w:tc>
          <w:tcPr>
            <w:tcW w:w="1920" w:type="dxa"/>
            <w:shd w:val="clear" w:color="auto" w:fill="E2EFD9" w:themeFill="accent6" w:themeFillTint="33"/>
            <w:vAlign w:val="center"/>
          </w:tcPr>
          <w:p w:rsidR="00940295" w:rsidRPr="001214C4" w:rsidRDefault="009B65F4" w:rsidP="00B65102">
            <w:pPr>
              <w:spacing w:line="276" w:lineRule="auto"/>
              <w:jc w:val="center"/>
              <w:rPr>
                <w:rFonts w:ascii="Times New Roman" w:eastAsia="宋体" w:hAnsi="Times New Roman"/>
                <w:szCs w:val="21"/>
              </w:rPr>
            </w:pPr>
            <w:r w:rsidRPr="001214C4">
              <w:rPr>
                <w:rFonts w:ascii="Times New Roman" w:eastAsia="宋体" w:hAnsi="Times New Roman" w:hint="eastAsia"/>
                <w:color w:val="000000"/>
                <w:szCs w:val="21"/>
              </w:rPr>
              <w:t>UN</w:t>
            </w:r>
            <w:r w:rsidRPr="001214C4">
              <w:rPr>
                <w:rFonts w:ascii="Times New Roman" w:eastAsia="宋体" w:hAnsi="Times New Roman"/>
                <w:color w:val="000000"/>
                <w:szCs w:val="21"/>
              </w:rPr>
              <w:t>040</w:t>
            </w:r>
            <w:r>
              <w:rPr>
                <w:rFonts w:ascii="Times New Roman" w:eastAsia="宋体" w:hAnsi="Times New Roman" w:hint="eastAsia"/>
                <w:color w:val="000000"/>
                <w:szCs w:val="21"/>
              </w:rPr>
              <w:t>3</w:t>
            </w:r>
            <w:r>
              <w:rPr>
                <w:rFonts w:ascii="Times New Roman" w:eastAsia="宋体" w:hAnsi="Times New Roman" w:hint="eastAsia"/>
                <w:color w:val="000000"/>
                <w:szCs w:val="21"/>
              </w:rPr>
              <w:t>、</w:t>
            </w:r>
            <w:r w:rsidRPr="001214C4">
              <w:rPr>
                <w:rFonts w:ascii="Times New Roman" w:eastAsia="宋体" w:hAnsi="Times New Roman" w:hint="eastAsia"/>
                <w:color w:val="000000"/>
                <w:szCs w:val="21"/>
              </w:rPr>
              <w:t>UN</w:t>
            </w:r>
            <w:r w:rsidRPr="001214C4">
              <w:rPr>
                <w:rFonts w:ascii="Times New Roman" w:eastAsia="宋体" w:hAnsi="Times New Roman"/>
                <w:color w:val="000000"/>
                <w:szCs w:val="21"/>
              </w:rPr>
              <w:t>040</w:t>
            </w:r>
            <w:r>
              <w:rPr>
                <w:rFonts w:ascii="Times New Roman" w:eastAsia="宋体" w:hAnsi="Times New Roman" w:hint="eastAsia"/>
                <w:color w:val="000000"/>
                <w:szCs w:val="21"/>
              </w:rPr>
              <w:t>4</w:t>
            </w:r>
          </w:p>
        </w:tc>
      </w:tr>
      <w:tr w:rsidR="00940295" w:rsidRPr="001214C4" w:rsidTr="00940295">
        <w:trPr>
          <w:jc w:val="center"/>
        </w:trPr>
        <w:tc>
          <w:tcPr>
            <w:tcW w:w="1476" w:type="dxa"/>
            <w:vMerge/>
            <w:shd w:val="clear" w:color="auto" w:fill="E2EFD9" w:themeFill="accent6" w:themeFillTint="33"/>
            <w:vAlign w:val="center"/>
          </w:tcPr>
          <w:p w:rsidR="00940295" w:rsidRPr="001214C4" w:rsidRDefault="00940295" w:rsidP="000D4BB2">
            <w:pPr>
              <w:spacing w:line="276" w:lineRule="auto"/>
              <w:jc w:val="center"/>
              <w:rPr>
                <w:rFonts w:ascii="Times New Roman" w:eastAsia="宋体" w:hAnsi="Times New Roman"/>
                <w:szCs w:val="21"/>
              </w:rPr>
            </w:pPr>
          </w:p>
        </w:tc>
        <w:tc>
          <w:tcPr>
            <w:tcW w:w="1367" w:type="dxa"/>
            <w:vMerge/>
            <w:shd w:val="clear" w:color="auto" w:fill="E2EFD9" w:themeFill="accent6" w:themeFillTint="33"/>
            <w:vAlign w:val="center"/>
          </w:tcPr>
          <w:p w:rsidR="00940295" w:rsidRPr="001214C4" w:rsidRDefault="00940295" w:rsidP="00B65102">
            <w:pPr>
              <w:spacing w:line="276" w:lineRule="auto"/>
              <w:jc w:val="center"/>
              <w:rPr>
                <w:rFonts w:ascii="Times New Roman" w:eastAsia="宋体" w:hAnsi="Times New Roman"/>
                <w:szCs w:val="21"/>
              </w:rPr>
            </w:pPr>
          </w:p>
        </w:tc>
        <w:tc>
          <w:tcPr>
            <w:tcW w:w="3079" w:type="dxa"/>
            <w:shd w:val="clear" w:color="auto" w:fill="E2EFD9" w:themeFill="accent6" w:themeFillTint="33"/>
            <w:vAlign w:val="center"/>
          </w:tcPr>
          <w:p w:rsidR="00940295" w:rsidRPr="001214C4" w:rsidRDefault="00CE0EBA" w:rsidP="00B65102">
            <w:pPr>
              <w:spacing w:line="276" w:lineRule="auto"/>
              <w:rPr>
                <w:rFonts w:ascii="Times New Roman" w:eastAsia="宋体" w:hAnsi="Times New Roman"/>
                <w:szCs w:val="21"/>
              </w:rPr>
            </w:pPr>
            <w:r w:rsidRPr="001214C4">
              <w:rPr>
                <w:rFonts w:ascii="Times New Roman" w:eastAsia="宋体" w:hAnsi="Times New Roman"/>
                <w:szCs w:val="21"/>
              </w:rPr>
              <w:t>2</w:t>
            </w:r>
            <w:r w:rsidR="004A0531" w:rsidRPr="001214C4">
              <w:rPr>
                <w:rFonts w:ascii="Times New Roman" w:eastAsia="宋体" w:hAnsi="Times New Roman" w:hint="eastAsia"/>
                <w:szCs w:val="21"/>
              </w:rPr>
              <w:t>．</w:t>
            </w:r>
            <w:r w:rsidRPr="001214C4">
              <w:rPr>
                <w:rFonts w:ascii="Times New Roman" w:eastAsia="宋体" w:hAnsi="宋体" w:hint="eastAsia"/>
                <w:szCs w:val="21"/>
              </w:rPr>
              <w:t>会在简单情形下求函数的最值，</w:t>
            </w:r>
            <w:r w:rsidRPr="001214C4">
              <w:rPr>
                <w:rFonts w:ascii="Times New Roman" w:eastAsia="宋体" w:hAnsi="宋体"/>
                <w:szCs w:val="21"/>
              </w:rPr>
              <w:t>发展逻辑推理的素养</w:t>
            </w:r>
            <w:r w:rsidR="004A0531" w:rsidRPr="001214C4">
              <w:rPr>
                <w:rFonts w:ascii="Times New Roman" w:eastAsia="宋体" w:hAnsi="Times New Roman" w:hint="eastAsia"/>
                <w:szCs w:val="21"/>
              </w:rPr>
              <w:t>．</w:t>
            </w:r>
          </w:p>
        </w:tc>
        <w:tc>
          <w:tcPr>
            <w:tcW w:w="1225" w:type="dxa"/>
            <w:shd w:val="clear" w:color="auto" w:fill="E2EFD9" w:themeFill="accent6" w:themeFillTint="33"/>
            <w:vAlign w:val="center"/>
          </w:tcPr>
          <w:p w:rsidR="00940295" w:rsidRPr="001214C4" w:rsidRDefault="00753FED" w:rsidP="00B65102">
            <w:pPr>
              <w:spacing w:line="276" w:lineRule="auto"/>
              <w:jc w:val="center"/>
              <w:rPr>
                <w:rFonts w:ascii="Times New Roman" w:eastAsia="宋体" w:hAnsi="Times New Roman"/>
                <w:szCs w:val="21"/>
              </w:rPr>
            </w:pPr>
            <w:r w:rsidRPr="001214C4">
              <w:rPr>
                <w:rFonts w:ascii="Times New Roman" w:eastAsia="宋体" w:hAnsi="Times New Roman" w:hint="eastAsia"/>
                <w:szCs w:val="21"/>
              </w:rPr>
              <w:t>L</w:t>
            </w:r>
            <w:r w:rsidRPr="001214C4">
              <w:rPr>
                <w:rFonts w:ascii="Times New Roman" w:eastAsia="宋体" w:hAnsi="Times New Roman"/>
                <w:szCs w:val="21"/>
              </w:rPr>
              <w:t>03</w:t>
            </w:r>
          </w:p>
        </w:tc>
        <w:tc>
          <w:tcPr>
            <w:tcW w:w="1920" w:type="dxa"/>
            <w:shd w:val="clear" w:color="auto" w:fill="E2EFD9" w:themeFill="accent6" w:themeFillTint="33"/>
            <w:vAlign w:val="center"/>
          </w:tcPr>
          <w:p w:rsidR="00940295" w:rsidRPr="001214C4" w:rsidRDefault="009B65F4" w:rsidP="00B65102">
            <w:pPr>
              <w:spacing w:line="276" w:lineRule="auto"/>
              <w:jc w:val="center"/>
              <w:rPr>
                <w:rFonts w:ascii="Times New Roman" w:eastAsia="宋体" w:hAnsi="Times New Roman"/>
                <w:szCs w:val="21"/>
              </w:rPr>
            </w:pPr>
            <w:r w:rsidRPr="001214C4">
              <w:rPr>
                <w:rFonts w:ascii="Times New Roman" w:eastAsia="宋体" w:hAnsi="Times New Roman" w:hint="eastAsia"/>
                <w:color w:val="000000"/>
                <w:szCs w:val="21"/>
              </w:rPr>
              <w:t>UN</w:t>
            </w:r>
            <w:r w:rsidRPr="001214C4">
              <w:rPr>
                <w:rFonts w:ascii="Times New Roman" w:eastAsia="宋体" w:hAnsi="Times New Roman"/>
                <w:color w:val="000000"/>
                <w:szCs w:val="21"/>
              </w:rPr>
              <w:t>040</w:t>
            </w:r>
            <w:r>
              <w:rPr>
                <w:rFonts w:ascii="Times New Roman" w:eastAsia="宋体" w:hAnsi="Times New Roman" w:hint="eastAsia"/>
                <w:color w:val="000000"/>
                <w:szCs w:val="21"/>
              </w:rPr>
              <w:t>3</w:t>
            </w:r>
            <w:r>
              <w:rPr>
                <w:rFonts w:ascii="Times New Roman" w:eastAsia="宋体" w:hAnsi="Times New Roman" w:hint="eastAsia"/>
                <w:color w:val="000000"/>
                <w:szCs w:val="21"/>
              </w:rPr>
              <w:t>、</w:t>
            </w:r>
            <w:r w:rsidRPr="001214C4">
              <w:rPr>
                <w:rFonts w:ascii="Times New Roman" w:eastAsia="宋体" w:hAnsi="Times New Roman" w:hint="eastAsia"/>
                <w:color w:val="000000"/>
                <w:szCs w:val="21"/>
              </w:rPr>
              <w:t>UN</w:t>
            </w:r>
            <w:r w:rsidRPr="001214C4">
              <w:rPr>
                <w:rFonts w:ascii="Times New Roman" w:eastAsia="宋体" w:hAnsi="Times New Roman"/>
                <w:color w:val="000000"/>
                <w:szCs w:val="21"/>
              </w:rPr>
              <w:t>040</w:t>
            </w:r>
            <w:r>
              <w:rPr>
                <w:rFonts w:ascii="Times New Roman" w:eastAsia="宋体" w:hAnsi="Times New Roman" w:hint="eastAsia"/>
                <w:color w:val="000000"/>
                <w:szCs w:val="21"/>
              </w:rPr>
              <w:t>4</w:t>
            </w:r>
          </w:p>
        </w:tc>
      </w:tr>
      <w:tr w:rsidR="00940295" w:rsidRPr="001214C4" w:rsidTr="00940295">
        <w:trPr>
          <w:jc w:val="center"/>
        </w:trPr>
        <w:tc>
          <w:tcPr>
            <w:tcW w:w="1476" w:type="dxa"/>
            <w:vMerge w:val="restart"/>
            <w:shd w:val="clear" w:color="auto" w:fill="E2EFD9" w:themeFill="accent6" w:themeFillTint="33"/>
            <w:vAlign w:val="center"/>
          </w:tcPr>
          <w:p w:rsidR="00940295" w:rsidRPr="001214C4" w:rsidRDefault="00940295" w:rsidP="00940295">
            <w:pPr>
              <w:spacing w:line="276" w:lineRule="auto"/>
              <w:jc w:val="center"/>
              <w:rPr>
                <w:rFonts w:ascii="Times New Roman" w:eastAsia="宋体" w:hAnsi="Times New Roman"/>
                <w:szCs w:val="21"/>
              </w:rPr>
            </w:pPr>
            <w:r w:rsidRPr="001214C4">
              <w:rPr>
                <w:rFonts w:ascii="Times New Roman" w:eastAsia="宋体" w:hAnsi="宋体" w:hint="eastAsia"/>
                <w:szCs w:val="21"/>
              </w:rPr>
              <w:t>第</w:t>
            </w:r>
            <w:r w:rsidRPr="001214C4">
              <w:rPr>
                <w:rFonts w:ascii="Times New Roman" w:eastAsia="宋体" w:hAnsi="Times New Roman"/>
                <w:szCs w:val="21"/>
              </w:rPr>
              <w:t>8</w:t>
            </w:r>
            <w:r w:rsidRPr="001214C4">
              <w:rPr>
                <w:rFonts w:ascii="Times New Roman" w:eastAsia="宋体" w:hAnsi="宋体" w:hint="eastAsia"/>
                <w:szCs w:val="21"/>
              </w:rPr>
              <w:t>课时</w:t>
            </w:r>
          </w:p>
          <w:p w:rsidR="00940295" w:rsidRPr="001214C4" w:rsidRDefault="00940295" w:rsidP="002D6B76">
            <w:pPr>
              <w:spacing w:line="276" w:lineRule="auto"/>
              <w:jc w:val="center"/>
              <w:rPr>
                <w:rFonts w:ascii="Times New Roman" w:eastAsia="宋体" w:hAnsi="Times New Roman"/>
                <w:szCs w:val="21"/>
              </w:rPr>
            </w:pPr>
            <w:r w:rsidRPr="001214C4">
              <w:rPr>
                <w:rFonts w:ascii="Times New Roman" w:eastAsia="宋体" w:hAnsi="宋体" w:hint="eastAsia"/>
                <w:szCs w:val="21"/>
              </w:rPr>
              <w:t>（</w:t>
            </w:r>
            <w:r w:rsidRPr="001214C4">
              <w:rPr>
                <w:rFonts w:ascii="Times New Roman" w:eastAsia="宋体" w:hAnsi="Times New Roman" w:hint="eastAsia"/>
                <w:szCs w:val="21"/>
              </w:rPr>
              <w:t>UN</w:t>
            </w:r>
            <w:r w:rsidRPr="001214C4">
              <w:rPr>
                <w:rFonts w:ascii="Times New Roman" w:eastAsia="宋体" w:hAnsi="Times New Roman"/>
                <w:szCs w:val="21"/>
              </w:rPr>
              <w:t>04</w:t>
            </w:r>
            <w:r w:rsidRPr="001214C4">
              <w:rPr>
                <w:rFonts w:ascii="Times New Roman" w:eastAsia="宋体" w:hAnsi="Times New Roman" w:hint="eastAsia"/>
                <w:szCs w:val="21"/>
              </w:rPr>
              <w:t>KS</w:t>
            </w:r>
            <w:r w:rsidRPr="001214C4">
              <w:rPr>
                <w:rFonts w:ascii="Times New Roman" w:eastAsia="宋体" w:hAnsi="Times New Roman"/>
                <w:szCs w:val="21"/>
              </w:rPr>
              <w:t>0</w:t>
            </w:r>
            <w:r w:rsidR="002D6B76" w:rsidRPr="001214C4">
              <w:rPr>
                <w:rFonts w:ascii="Times New Roman" w:eastAsia="宋体" w:hAnsi="Times New Roman"/>
                <w:szCs w:val="21"/>
              </w:rPr>
              <w:t>8</w:t>
            </w:r>
            <w:r w:rsidRPr="001214C4">
              <w:rPr>
                <w:rFonts w:ascii="Times New Roman" w:eastAsia="宋体" w:hAnsi="宋体" w:hint="eastAsia"/>
                <w:szCs w:val="21"/>
              </w:rPr>
              <w:t>）</w:t>
            </w:r>
          </w:p>
        </w:tc>
        <w:tc>
          <w:tcPr>
            <w:tcW w:w="1367" w:type="dxa"/>
            <w:vMerge w:val="restart"/>
            <w:shd w:val="clear" w:color="auto" w:fill="E2EFD9" w:themeFill="accent6" w:themeFillTint="33"/>
            <w:vAlign w:val="center"/>
          </w:tcPr>
          <w:p w:rsidR="00940295" w:rsidRPr="001214C4" w:rsidRDefault="004D01FB" w:rsidP="004D01FB">
            <w:pPr>
              <w:spacing w:line="276" w:lineRule="auto"/>
              <w:jc w:val="center"/>
              <w:rPr>
                <w:rFonts w:ascii="Times New Roman" w:eastAsia="宋体" w:hAnsi="Times New Roman"/>
                <w:szCs w:val="21"/>
              </w:rPr>
            </w:pPr>
            <w:r w:rsidRPr="001214C4">
              <w:rPr>
                <w:rFonts w:ascii="Times New Roman" w:eastAsia="宋体" w:hAnsi="Times New Roman"/>
                <w:szCs w:val="21"/>
              </w:rPr>
              <w:t xml:space="preserve">5.3 </w:t>
            </w:r>
            <w:r w:rsidRPr="001214C4">
              <w:rPr>
                <w:rFonts w:ascii="Times New Roman" w:eastAsia="宋体" w:hAnsi="宋体"/>
                <w:szCs w:val="21"/>
              </w:rPr>
              <w:t>函数的应用（</w:t>
            </w:r>
            <w:r w:rsidRPr="001214C4">
              <w:rPr>
                <w:rFonts w:ascii="Times New Roman" w:eastAsia="宋体" w:hAnsi="Times New Roman"/>
                <w:szCs w:val="21"/>
              </w:rPr>
              <w:t>1</w:t>
            </w:r>
            <w:r w:rsidRPr="001214C4">
              <w:rPr>
                <w:rFonts w:ascii="Times New Roman" w:eastAsia="宋体" w:hAnsi="宋体"/>
                <w:szCs w:val="21"/>
              </w:rPr>
              <w:t>）</w:t>
            </w:r>
          </w:p>
        </w:tc>
        <w:tc>
          <w:tcPr>
            <w:tcW w:w="3079" w:type="dxa"/>
            <w:shd w:val="clear" w:color="auto" w:fill="E2EFD9" w:themeFill="accent6" w:themeFillTint="33"/>
            <w:vAlign w:val="center"/>
          </w:tcPr>
          <w:p w:rsidR="00940295" w:rsidRPr="001214C4" w:rsidRDefault="00C41DB4" w:rsidP="00F50EB8">
            <w:pPr>
              <w:spacing w:line="276" w:lineRule="auto"/>
              <w:rPr>
                <w:rFonts w:ascii="Times New Roman" w:eastAsia="宋体" w:hAnsi="Times New Roman"/>
                <w:szCs w:val="21"/>
              </w:rPr>
            </w:pPr>
            <w:r w:rsidRPr="001214C4">
              <w:rPr>
                <w:rFonts w:ascii="Times New Roman" w:eastAsia="宋体" w:hAnsi="Times New Roman"/>
                <w:szCs w:val="21"/>
              </w:rPr>
              <w:t>1</w:t>
            </w:r>
            <w:r w:rsidR="004A0531" w:rsidRPr="001214C4">
              <w:rPr>
                <w:rFonts w:ascii="Times New Roman" w:eastAsia="宋体" w:hAnsi="Times New Roman"/>
                <w:szCs w:val="21"/>
              </w:rPr>
              <w:t>．</w:t>
            </w:r>
            <w:r w:rsidR="00F50EB8" w:rsidRPr="001214C4">
              <w:rPr>
                <w:rFonts w:ascii="Times New Roman" w:eastAsia="宋体" w:hAnsi="宋体"/>
                <w:szCs w:val="21"/>
              </w:rPr>
              <w:t>会建立变量之间的函数关系，能结合实际写出函数的定义域</w:t>
            </w:r>
            <w:r w:rsidR="004A0531" w:rsidRPr="001214C4">
              <w:rPr>
                <w:rFonts w:ascii="Times New Roman" w:eastAsia="宋体" w:hAnsi="Times New Roman"/>
                <w:szCs w:val="21"/>
              </w:rPr>
              <w:t>．</w:t>
            </w:r>
            <w:r w:rsidR="00F50EB8" w:rsidRPr="001214C4">
              <w:rPr>
                <w:rFonts w:ascii="Times New Roman" w:eastAsia="宋体" w:hAnsi="Times New Roman"/>
                <w:szCs w:val="21"/>
              </w:rPr>
              <w:t xml:space="preserve"> </w:t>
            </w:r>
          </w:p>
        </w:tc>
        <w:tc>
          <w:tcPr>
            <w:tcW w:w="1225" w:type="dxa"/>
            <w:shd w:val="clear" w:color="auto" w:fill="E2EFD9" w:themeFill="accent6" w:themeFillTint="33"/>
            <w:vAlign w:val="center"/>
          </w:tcPr>
          <w:p w:rsidR="00940295" w:rsidRPr="001214C4" w:rsidRDefault="00753FED" w:rsidP="00B65102">
            <w:pPr>
              <w:spacing w:line="276" w:lineRule="auto"/>
              <w:jc w:val="center"/>
              <w:rPr>
                <w:rFonts w:ascii="Times New Roman" w:eastAsia="宋体" w:hAnsi="Times New Roman"/>
                <w:szCs w:val="21"/>
              </w:rPr>
            </w:pPr>
            <w:r w:rsidRPr="001214C4">
              <w:rPr>
                <w:rFonts w:ascii="Times New Roman" w:eastAsia="宋体" w:hAnsi="Times New Roman" w:hint="eastAsia"/>
                <w:szCs w:val="21"/>
              </w:rPr>
              <w:t>L</w:t>
            </w:r>
            <w:r w:rsidRPr="001214C4">
              <w:rPr>
                <w:rFonts w:ascii="Times New Roman" w:eastAsia="宋体" w:hAnsi="Times New Roman"/>
                <w:szCs w:val="21"/>
              </w:rPr>
              <w:t>03</w:t>
            </w:r>
          </w:p>
        </w:tc>
        <w:tc>
          <w:tcPr>
            <w:tcW w:w="1920" w:type="dxa"/>
            <w:shd w:val="clear" w:color="auto" w:fill="E2EFD9" w:themeFill="accent6" w:themeFillTint="33"/>
            <w:vAlign w:val="center"/>
          </w:tcPr>
          <w:p w:rsidR="00940295" w:rsidRPr="001214C4" w:rsidRDefault="00B65102" w:rsidP="009B65F4">
            <w:pPr>
              <w:spacing w:line="276" w:lineRule="auto"/>
              <w:jc w:val="center"/>
              <w:rPr>
                <w:rFonts w:ascii="Times New Roman" w:eastAsia="宋体" w:hAnsi="Times New Roman"/>
                <w:szCs w:val="21"/>
              </w:rPr>
            </w:pPr>
            <w:r w:rsidRPr="001214C4">
              <w:rPr>
                <w:rFonts w:ascii="Times New Roman" w:eastAsia="宋体" w:hAnsi="Times New Roman" w:hint="eastAsia"/>
                <w:color w:val="000000"/>
                <w:szCs w:val="21"/>
              </w:rPr>
              <w:t>UN</w:t>
            </w:r>
            <w:r w:rsidRPr="001214C4">
              <w:rPr>
                <w:rFonts w:ascii="Times New Roman" w:eastAsia="宋体" w:hAnsi="Times New Roman"/>
                <w:color w:val="000000"/>
                <w:szCs w:val="21"/>
              </w:rPr>
              <w:t>040</w:t>
            </w:r>
            <w:r w:rsidR="009B65F4">
              <w:rPr>
                <w:rFonts w:ascii="Times New Roman" w:eastAsia="宋体" w:hAnsi="Times New Roman" w:hint="eastAsia"/>
                <w:color w:val="000000"/>
                <w:szCs w:val="21"/>
              </w:rPr>
              <w:t>5</w:t>
            </w:r>
          </w:p>
        </w:tc>
      </w:tr>
      <w:tr w:rsidR="00940295" w:rsidRPr="001214C4" w:rsidTr="00940295">
        <w:trPr>
          <w:jc w:val="center"/>
        </w:trPr>
        <w:tc>
          <w:tcPr>
            <w:tcW w:w="1476" w:type="dxa"/>
            <w:vMerge/>
            <w:shd w:val="clear" w:color="auto" w:fill="E2EFD9" w:themeFill="accent6" w:themeFillTint="33"/>
            <w:vAlign w:val="center"/>
          </w:tcPr>
          <w:p w:rsidR="00940295" w:rsidRPr="001214C4" w:rsidRDefault="00940295" w:rsidP="000D4BB2">
            <w:pPr>
              <w:spacing w:line="276" w:lineRule="auto"/>
              <w:jc w:val="center"/>
              <w:rPr>
                <w:rFonts w:ascii="Times New Roman" w:eastAsia="宋体" w:hAnsi="Times New Roman"/>
                <w:szCs w:val="21"/>
              </w:rPr>
            </w:pPr>
          </w:p>
        </w:tc>
        <w:tc>
          <w:tcPr>
            <w:tcW w:w="1367" w:type="dxa"/>
            <w:vMerge/>
            <w:shd w:val="clear" w:color="auto" w:fill="E2EFD9" w:themeFill="accent6" w:themeFillTint="33"/>
            <w:vAlign w:val="center"/>
          </w:tcPr>
          <w:p w:rsidR="00940295" w:rsidRPr="001214C4" w:rsidRDefault="00940295" w:rsidP="00B65102">
            <w:pPr>
              <w:spacing w:line="276" w:lineRule="auto"/>
              <w:jc w:val="center"/>
              <w:rPr>
                <w:rFonts w:ascii="Times New Roman" w:eastAsia="宋体" w:hAnsi="Times New Roman"/>
                <w:szCs w:val="21"/>
              </w:rPr>
            </w:pPr>
          </w:p>
        </w:tc>
        <w:tc>
          <w:tcPr>
            <w:tcW w:w="3079" w:type="dxa"/>
            <w:shd w:val="clear" w:color="auto" w:fill="E2EFD9" w:themeFill="accent6" w:themeFillTint="33"/>
            <w:vAlign w:val="center"/>
          </w:tcPr>
          <w:p w:rsidR="00940295" w:rsidRPr="001214C4" w:rsidRDefault="00C41DB4" w:rsidP="00F50EB8">
            <w:pPr>
              <w:spacing w:line="276" w:lineRule="auto"/>
              <w:rPr>
                <w:rFonts w:ascii="Times New Roman" w:eastAsia="宋体" w:hAnsi="Times New Roman"/>
                <w:szCs w:val="21"/>
              </w:rPr>
            </w:pPr>
            <w:r w:rsidRPr="001214C4">
              <w:rPr>
                <w:rFonts w:ascii="Times New Roman" w:eastAsia="宋体" w:hAnsi="Times New Roman"/>
                <w:szCs w:val="21"/>
              </w:rPr>
              <w:t>2</w:t>
            </w:r>
            <w:r w:rsidR="004A0531" w:rsidRPr="001214C4">
              <w:rPr>
                <w:rFonts w:ascii="Times New Roman" w:eastAsia="宋体" w:hAnsi="Times New Roman"/>
                <w:szCs w:val="21"/>
              </w:rPr>
              <w:t>．</w:t>
            </w:r>
            <w:r w:rsidR="00F50EB8" w:rsidRPr="001214C4">
              <w:rPr>
                <w:rFonts w:ascii="Times New Roman" w:eastAsia="宋体" w:hAnsi="宋体"/>
                <w:szCs w:val="21"/>
              </w:rPr>
              <w:t>对不同情形下因不同条件产生的对应关系，能通过函数的分段表示法来表示</w:t>
            </w:r>
            <w:r w:rsidR="004A0531" w:rsidRPr="001214C4">
              <w:rPr>
                <w:rFonts w:ascii="Times New Roman" w:eastAsia="宋体" w:hAnsi="Times New Roman"/>
                <w:szCs w:val="21"/>
              </w:rPr>
              <w:t>．</w:t>
            </w:r>
          </w:p>
        </w:tc>
        <w:tc>
          <w:tcPr>
            <w:tcW w:w="1225" w:type="dxa"/>
            <w:shd w:val="clear" w:color="auto" w:fill="E2EFD9" w:themeFill="accent6" w:themeFillTint="33"/>
            <w:vAlign w:val="center"/>
          </w:tcPr>
          <w:p w:rsidR="00940295" w:rsidRPr="001214C4" w:rsidRDefault="00753FED" w:rsidP="00B65102">
            <w:pPr>
              <w:spacing w:line="276" w:lineRule="auto"/>
              <w:jc w:val="center"/>
              <w:rPr>
                <w:rFonts w:ascii="Times New Roman" w:eastAsia="宋体" w:hAnsi="Times New Roman"/>
                <w:szCs w:val="21"/>
              </w:rPr>
            </w:pPr>
            <w:r w:rsidRPr="001214C4">
              <w:rPr>
                <w:rFonts w:ascii="Times New Roman" w:eastAsia="宋体" w:hAnsi="Times New Roman" w:hint="eastAsia"/>
                <w:szCs w:val="21"/>
              </w:rPr>
              <w:t>L</w:t>
            </w:r>
            <w:r w:rsidRPr="001214C4">
              <w:rPr>
                <w:rFonts w:ascii="Times New Roman" w:eastAsia="宋体" w:hAnsi="Times New Roman"/>
                <w:szCs w:val="21"/>
              </w:rPr>
              <w:t>03</w:t>
            </w:r>
          </w:p>
        </w:tc>
        <w:tc>
          <w:tcPr>
            <w:tcW w:w="1920" w:type="dxa"/>
            <w:shd w:val="clear" w:color="auto" w:fill="E2EFD9" w:themeFill="accent6" w:themeFillTint="33"/>
            <w:vAlign w:val="center"/>
          </w:tcPr>
          <w:p w:rsidR="00940295" w:rsidRPr="001214C4" w:rsidRDefault="009B65F4" w:rsidP="00B65102">
            <w:pPr>
              <w:spacing w:line="276" w:lineRule="auto"/>
              <w:jc w:val="center"/>
              <w:rPr>
                <w:rFonts w:ascii="Times New Roman" w:eastAsia="宋体" w:hAnsi="Times New Roman"/>
                <w:szCs w:val="21"/>
              </w:rPr>
            </w:pPr>
            <w:r w:rsidRPr="001214C4">
              <w:rPr>
                <w:rFonts w:ascii="Times New Roman" w:eastAsia="宋体" w:hAnsi="Times New Roman" w:hint="eastAsia"/>
                <w:color w:val="000000"/>
                <w:szCs w:val="21"/>
              </w:rPr>
              <w:t>UN</w:t>
            </w:r>
            <w:r w:rsidRPr="001214C4">
              <w:rPr>
                <w:rFonts w:ascii="Times New Roman" w:eastAsia="宋体" w:hAnsi="Times New Roman"/>
                <w:color w:val="000000"/>
                <w:szCs w:val="21"/>
              </w:rPr>
              <w:t>040</w:t>
            </w:r>
            <w:r>
              <w:rPr>
                <w:rFonts w:ascii="Times New Roman" w:eastAsia="宋体" w:hAnsi="Times New Roman" w:hint="eastAsia"/>
                <w:color w:val="000000"/>
                <w:szCs w:val="21"/>
              </w:rPr>
              <w:t>5</w:t>
            </w:r>
          </w:p>
        </w:tc>
      </w:tr>
      <w:tr w:rsidR="00940295" w:rsidRPr="001214C4" w:rsidTr="00940295">
        <w:trPr>
          <w:jc w:val="center"/>
        </w:trPr>
        <w:tc>
          <w:tcPr>
            <w:tcW w:w="1476" w:type="dxa"/>
            <w:vMerge/>
            <w:shd w:val="clear" w:color="auto" w:fill="E2EFD9" w:themeFill="accent6" w:themeFillTint="33"/>
            <w:vAlign w:val="center"/>
          </w:tcPr>
          <w:p w:rsidR="00940295" w:rsidRPr="001214C4" w:rsidRDefault="00940295" w:rsidP="000D4BB2">
            <w:pPr>
              <w:spacing w:line="276" w:lineRule="auto"/>
              <w:jc w:val="center"/>
              <w:rPr>
                <w:rFonts w:ascii="Times New Roman" w:eastAsia="宋体" w:hAnsi="Times New Roman"/>
                <w:szCs w:val="21"/>
              </w:rPr>
            </w:pPr>
          </w:p>
        </w:tc>
        <w:tc>
          <w:tcPr>
            <w:tcW w:w="1367" w:type="dxa"/>
            <w:vMerge/>
            <w:shd w:val="clear" w:color="auto" w:fill="E2EFD9" w:themeFill="accent6" w:themeFillTint="33"/>
            <w:vAlign w:val="center"/>
          </w:tcPr>
          <w:p w:rsidR="00940295" w:rsidRPr="001214C4" w:rsidRDefault="00940295" w:rsidP="00B65102">
            <w:pPr>
              <w:spacing w:line="276" w:lineRule="auto"/>
              <w:jc w:val="center"/>
              <w:rPr>
                <w:rFonts w:ascii="Times New Roman" w:eastAsia="宋体" w:hAnsi="Times New Roman"/>
                <w:szCs w:val="21"/>
              </w:rPr>
            </w:pPr>
          </w:p>
        </w:tc>
        <w:tc>
          <w:tcPr>
            <w:tcW w:w="3079" w:type="dxa"/>
            <w:shd w:val="clear" w:color="auto" w:fill="E2EFD9" w:themeFill="accent6" w:themeFillTint="33"/>
            <w:vAlign w:val="center"/>
          </w:tcPr>
          <w:p w:rsidR="00940295" w:rsidRPr="001214C4" w:rsidRDefault="00C41DB4" w:rsidP="00F50EB8">
            <w:pPr>
              <w:spacing w:line="276" w:lineRule="auto"/>
              <w:rPr>
                <w:rFonts w:ascii="Times New Roman" w:eastAsia="宋体" w:hAnsi="Times New Roman"/>
                <w:szCs w:val="21"/>
              </w:rPr>
            </w:pPr>
            <w:r w:rsidRPr="001214C4">
              <w:rPr>
                <w:rFonts w:ascii="Times New Roman" w:eastAsia="宋体" w:hAnsi="Times New Roman"/>
                <w:szCs w:val="21"/>
              </w:rPr>
              <w:t>3</w:t>
            </w:r>
            <w:r w:rsidR="004A0531" w:rsidRPr="001214C4">
              <w:rPr>
                <w:rFonts w:ascii="Times New Roman" w:eastAsia="宋体" w:hAnsi="Times New Roman"/>
                <w:szCs w:val="21"/>
              </w:rPr>
              <w:t>．</w:t>
            </w:r>
            <w:r w:rsidR="00F50EB8" w:rsidRPr="001214C4">
              <w:rPr>
                <w:rFonts w:ascii="Times New Roman" w:eastAsia="宋体" w:hAnsi="宋体"/>
                <w:szCs w:val="21"/>
              </w:rPr>
              <w:t>在实际情境中，能合理选取变量，建立变量之间的函数关系，将实际问题转化为函数问题，并运用函数的图像与性质解决相关问题</w:t>
            </w:r>
            <w:r w:rsidR="004A0531" w:rsidRPr="001214C4">
              <w:rPr>
                <w:rFonts w:ascii="Times New Roman" w:eastAsia="宋体" w:hAnsi="Times New Roman"/>
                <w:szCs w:val="21"/>
              </w:rPr>
              <w:t>．</w:t>
            </w:r>
            <w:r w:rsidR="00F50EB8" w:rsidRPr="001214C4">
              <w:rPr>
                <w:rFonts w:ascii="Times New Roman" w:eastAsia="宋体" w:hAnsi="Times New Roman"/>
                <w:szCs w:val="21"/>
              </w:rPr>
              <w:t xml:space="preserve"> </w:t>
            </w:r>
          </w:p>
        </w:tc>
        <w:tc>
          <w:tcPr>
            <w:tcW w:w="1225" w:type="dxa"/>
            <w:shd w:val="clear" w:color="auto" w:fill="E2EFD9" w:themeFill="accent6" w:themeFillTint="33"/>
            <w:vAlign w:val="center"/>
          </w:tcPr>
          <w:p w:rsidR="00940295" w:rsidRPr="001214C4" w:rsidRDefault="00753FED" w:rsidP="00B65102">
            <w:pPr>
              <w:spacing w:line="276" w:lineRule="auto"/>
              <w:jc w:val="center"/>
              <w:rPr>
                <w:rFonts w:ascii="Times New Roman" w:eastAsia="宋体" w:hAnsi="Times New Roman"/>
                <w:szCs w:val="21"/>
              </w:rPr>
            </w:pPr>
            <w:r w:rsidRPr="001214C4">
              <w:rPr>
                <w:rFonts w:ascii="Times New Roman" w:eastAsia="宋体" w:hAnsi="Times New Roman" w:hint="eastAsia"/>
                <w:szCs w:val="21"/>
              </w:rPr>
              <w:t>L</w:t>
            </w:r>
            <w:r w:rsidRPr="001214C4">
              <w:rPr>
                <w:rFonts w:ascii="Times New Roman" w:eastAsia="宋体" w:hAnsi="Times New Roman"/>
                <w:szCs w:val="21"/>
              </w:rPr>
              <w:t>03</w:t>
            </w:r>
          </w:p>
        </w:tc>
        <w:tc>
          <w:tcPr>
            <w:tcW w:w="1920" w:type="dxa"/>
            <w:shd w:val="clear" w:color="auto" w:fill="E2EFD9" w:themeFill="accent6" w:themeFillTint="33"/>
            <w:vAlign w:val="center"/>
          </w:tcPr>
          <w:p w:rsidR="00940295" w:rsidRPr="001214C4" w:rsidRDefault="00B65102" w:rsidP="009B65F4">
            <w:pPr>
              <w:spacing w:line="276" w:lineRule="auto"/>
              <w:jc w:val="center"/>
              <w:rPr>
                <w:rFonts w:ascii="Times New Roman" w:eastAsia="宋体" w:hAnsi="Times New Roman"/>
                <w:szCs w:val="21"/>
              </w:rPr>
            </w:pPr>
            <w:r w:rsidRPr="001214C4">
              <w:rPr>
                <w:rFonts w:ascii="Times New Roman" w:eastAsia="宋体" w:hAnsi="Times New Roman" w:hint="eastAsia"/>
                <w:color w:val="000000"/>
                <w:szCs w:val="21"/>
              </w:rPr>
              <w:t>UN</w:t>
            </w:r>
            <w:r w:rsidRPr="001214C4">
              <w:rPr>
                <w:rFonts w:ascii="Times New Roman" w:eastAsia="宋体" w:hAnsi="Times New Roman"/>
                <w:color w:val="000000"/>
                <w:szCs w:val="21"/>
              </w:rPr>
              <w:t>040</w:t>
            </w:r>
            <w:r w:rsidR="009B65F4">
              <w:rPr>
                <w:rFonts w:ascii="Times New Roman" w:eastAsia="宋体" w:hAnsi="Times New Roman" w:hint="eastAsia"/>
                <w:color w:val="000000"/>
                <w:szCs w:val="21"/>
              </w:rPr>
              <w:t>6</w:t>
            </w:r>
          </w:p>
        </w:tc>
      </w:tr>
      <w:tr w:rsidR="00940295" w:rsidRPr="001214C4" w:rsidTr="00940295">
        <w:trPr>
          <w:jc w:val="center"/>
        </w:trPr>
        <w:tc>
          <w:tcPr>
            <w:tcW w:w="1476" w:type="dxa"/>
            <w:vMerge/>
            <w:shd w:val="clear" w:color="auto" w:fill="E2EFD9" w:themeFill="accent6" w:themeFillTint="33"/>
            <w:vAlign w:val="center"/>
          </w:tcPr>
          <w:p w:rsidR="00940295" w:rsidRPr="001214C4" w:rsidRDefault="00940295" w:rsidP="000D4BB2">
            <w:pPr>
              <w:spacing w:line="276" w:lineRule="auto"/>
              <w:jc w:val="center"/>
              <w:rPr>
                <w:rFonts w:ascii="Times New Roman" w:eastAsia="宋体" w:hAnsi="Times New Roman"/>
                <w:szCs w:val="21"/>
              </w:rPr>
            </w:pPr>
          </w:p>
        </w:tc>
        <w:tc>
          <w:tcPr>
            <w:tcW w:w="1367" w:type="dxa"/>
            <w:vMerge/>
            <w:shd w:val="clear" w:color="auto" w:fill="E2EFD9" w:themeFill="accent6" w:themeFillTint="33"/>
            <w:vAlign w:val="center"/>
          </w:tcPr>
          <w:p w:rsidR="00940295" w:rsidRPr="001214C4" w:rsidRDefault="00940295" w:rsidP="00B65102">
            <w:pPr>
              <w:spacing w:line="276" w:lineRule="auto"/>
              <w:jc w:val="center"/>
              <w:rPr>
                <w:rFonts w:ascii="Times New Roman" w:eastAsia="宋体" w:hAnsi="Times New Roman"/>
                <w:szCs w:val="21"/>
              </w:rPr>
            </w:pPr>
          </w:p>
        </w:tc>
        <w:tc>
          <w:tcPr>
            <w:tcW w:w="3079" w:type="dxa"/>
            <w:shd w:val="clear" w:color="auto" w:fill="E2EFD9" w:themeFill="accent6" w:themeFillTint="33"/>
            <w:vAlign w:val="center"/>
          </w:tcPr>
          <w:p w:rsidR="00940295" w:rsidRPr="001214C4" w:rsidRDefault="00C41DB4" w:rsidP="00B65102">
            <w:pPr>
              <w:spacing w:line="276" w:lineRule="auto"/>
              <w:rPr>
                <w:rFonts w:ascii="Times New Roman" w:eastAsia="宋体" w:hAnsi="Times New Roman"/>
                <w:szCs w:val="21"/>
              </w:rPr>
            </w:pPr>
            <w:r w:rsidRPr="001214C4">
              <w:rPr>
                <w:rFonts w:ascii="Times New Roman" w:eastAsia="宋体" w:hAnsi="Times New Roman"/>
                <w:szCs w:val="21"/>
              </w:rPr>
              <w:t>4</w:t>
            </w:r>
            <w:r w:rsidR="004A0531" w:rsidRPr="001214C4">
              <w:rPr>
                <w:rFonts w:ascii="Times New Roman" w:eastAsia="宋体" w:hAnsi="Times New Roman"/>
                <w:szCs w:val="21"/>
              </w:rPr>
              <w:t>．</w:t>
            </w:r>
            <w:r w:rsidR="00F50EB8" w:rsidRPr="001214C4">
              <w:rPr>
                <w:rFonts w:ascii="Times New Roman" w:eastAsia="宋体" w:hAnsi="宋体"/>
                <w:szCs w:val="21"/>
              </w:rPr>
              <w:t>懂得函数模型是描述客观世界中变量关系和规律的一个重要数学语言和工具，体会数学建模的思想方法</w:t>
            </w:r>
            <w:r w:rsidR="004A0531" w:rsidRPr="001214C4">
              <w:rPr>
                <w:rFonts w:ascii="Times New Roman" w:eastAsia="宋体" w:hAnsi="Times New Roman"/>
                <w:szCs w:val="21"/>
              </w:rPr>
              <w:t>．</w:t>
            </w:r>
          </w:p>
        </w:tc>
        <w:tc>
          <w:tcPr>
            <w:tcW w:w="1225" w:type="dxa"/>
            <w:shd w:val="clear" w:color="auto" w:fill="E2EFD9" w:themeFill="accent6" w:themeFillTint="33"/>
            <w:vAlign w:val="center"/>
          </w:tcPr>
          <w:p w:rsidR="00940295" w:rsidRPr="001214C4" w:rsidRDefault="00753FED" w:rsidP="009B65F4">
            <w:pPr>
              <w:spacing w:line="276" w:lineRule="auto"/>
              <w:jc w:val="center"/>
              <w:rPr>
                <w:rFonts w:ascii="Times New Roman" w:eastAsia="宋体" w:hAnsi="Times New Roman"/>
                <w:szCs w:val="21"/>
              </w:rPr>
            </w:pPr>
            <w:r w:rsidRPr="001214C4">
              <w:rPr>
                <w:rFonts w:ascii="Times New Roman" w:eastAsia="宋体" w:hAnsi="Times New Roman" w:hint="eastAsia"/>
                <w:szCs w:val="21"/>
              </w:rPr>
              <w:t>L</w:t>
            </w:r>
            <w:r w:rsidRPr="001214C4">
              <w:rPr>
                <w:rFonts w:ascii="Times New Roman" w:eastAsia="宋体" w:hAnsi="Times New Roman"/>
                <w:szCs w:val="21"/>
              </w:rPr>
              <w:t>0</w:t>
            </w:r>
            <w:r w:rsidR="009B65F4">
              <w:rPr>
                <w:rFonts w:ascii="Times New Roman" w:eastAsia="宋体" w:hAnsi="Times New Roman" w:hint="eastAsia"/>
                <w:szCs w:val="21"/>
              </w:rPr>
              <w:t>2</w:t>
            </w:r>
          </w:p>
        </w:tc>
        <w:tc>
          <w:tcPr>
            <w:tcW w:w="1920" w:type="dxa"/>
            <w:shd w:val="clear" w:color="auto" w:fill="E2EFD9" w:themeFill="accent6" w:themeFillTint="33"/>
            <w:vAlign w:val="center"/>
          </w:tcPr>
          <w:p w:rsidR="00940295" w:rsidRPr="001214C4" w:rsidRDefault="00B65102" w:rsidP="009B65F4">
            <w:pPr>
              <w:spacing w:line="276" w:lineRule="auto"/>
              <w:jc w:val="center"/>
              <w:rPr>
                <w:rFonts w:ascii="Times New Roman" w:eastAsia="宋体" w:hAnsi="Times New Roman"/>
                <w:szCs w:val="21"/>
              </w:rPr>
            </w:pPr>
            <w:r w:rsidRPr="001214C4">
              <w:rPr>
                <w:rFonts w:ascii="Times New Roman" w:eastAsia="宋体" w:hAnsi="Times New Roman" w:hint="eastAsia"/>
                <w:color w:val="000000"/>
                <w:szCs w:val="21"/>
              </w:rPr>
              <w:t>UN</w:t>
            </w:r>
            <w:r w:rsidRPr="001214C4">
              <w:rPr>
                <w:rFonts w:ascii="Times New Roman" w:eastAsia="宋体" w:hAnsi="Times New Roman"/>
                <w:color w:val="000000"/>
                <w:szCs w:val="21"/>
              </w:rPr>
              <w:t>040</w:t>
            </w:r>
            <w:r w:rsidR="009B65F4">
              <w:rPr>
                <w:rFonts w:ascii="Times New Roman" w:eastAsia="宋体" w:hAnsi="Times New Roman" w:hint="eastAsia"/>
                <w:color w:val="000000"/>
                <w:szCs w:val="21"/>
              </w:rPr>
              <w:t>5</w:t>
            </w:r>
          </w:p>
        </w:tc>
      </w:tr>
      <w:tr w:rsidR="002D6B76" w:rsidRPr="001214C4" w:rsidTr="00940295">
        <w:trPr>
          <w:jc w:val="center"/>
        </w:trPr>
        <w:tc>
          <w:tcPr>
            <w:tcW w:w="1476" w:type="dxa"/>
            <w:vMerge w:val="restart"/>
            <w:shd w:val="clear" w:color="auto" w:fill="E2EFD9" w:themeFill="accent6" w:themeFillTint="33"/>
            <w:vAlign w:val="center"/>
          </w:tcPr>
          <w:p w:rsidR="002D6B76" w:rsidRPr="001214C4" w:rsidRDefault="002D6B76" w:rsidP="002D6B76">
            <w:pPr>
              <w:spacing w:line="276" w:lineRule="auto"/>
              <w:jc w:val="center"/>
              <w:rPr>
                <w:rFonts w:ascii="Times New Roman" w:eastAsia="宋体" w:hAnsi="Times New Roman"/>
                <w:szCs w:val="21"/>
              </w:rPr>
            </w:pPr>
            <w:r w:rsidRPr="001214C4">
              <w:rPr>
                <w:rFonts w:ascii="Times New Roman" w:eastAsia="宋体" w:hAnsi="宋体" w:hint="eastAsia"/>
                <w:szCs w:val="21"/>
              </w:rPr>
              <w:t>第</w:t>
            </w:r>
            <w:r w:rsidRPr="001214C4">
              <w:rPr>
                <w:rFonts w:ascii="Times New Roman" w:eastAsia="宋体" w:hAnsi="Times New Roman"/>
                <w:szCs w:val="21"/>
              </w:rPr>
              <w:t>9</w:t>
            </w:r>
            <w:r w:rsidRPr="001214C4">
              <w:rPr>
                <w:rFonts w:ascii="Times New Roman" w:eastAsia="宋体" w:hAnsi="宋体" w:hint="eastAsia"/>
                <w:szCs w:val="21"/>
              </w:rPr>
              <w:t>课时</w:t>
            </w:r>
          </w:p>
          <w:p w:rsidR="002D6B76" w:rsidRPr="001214C4" w:rsidRDefault="002D6B76" w:rsidP="00F94B31">
            <w:pPr>
              <w:spacing w:line="276" w:lineRule="auto"/>
              <w:jc w:val="center"/>
              <w:rPr>
                <w:rFonts w:ascii="Times New Roman" w:eastAsia="宋体" w:hAnsi="Times New Roman"/>
                <w:szCs w:val="21"/>
              </w:rPr>
            </w:pPr>
            <w:r w:rsidRPr="001214C4">
              <w:rPr>
                <w:rFonts w:ascii="Times New Roman" w:eastAsia="宋体" w:hAnsi="宋体" w:hint="eastAsia"/>
                <w:szCs w:val="21"/>
              </w:rPr>
              <w:t>（</w:t>
            </w:r>
            <w:r w:rsidRPr="001214C4">
              <w:rPr>
                <w:rFonts w:ascii="Times New Roman" w:eastAsia="宋体" w:hAnsi="Times New Roman" w:hint="eastAsia"/>
                <w:szCs w:val="21"/>
              </w:rPr>
              <w:t>UN</w:t>
            </w:r>
            <w:r w:rsidRPr="001214C4">
              <w:rPr>
                <w:rFonts w:ascii="Times New Roman" w:eastAsia="宋体" w:hAnsi="Times New Roman"/>
                <w:szCs w:val="21"/>
              </w:rPr>
              <w:t>04</w:t>
            </w:r>
            <w:r w:rsidRPr="001214C4">
              <w:rPr>
                <w:rFonts w:ascii="Times New Roman" w:eastAsia="宋体" w:hAnsi="Times New Roman" w:hint="eastAsia"/>
                <w:szCs w:val="21"/>
              </w:rPr>
              <w:t>KS</w:t>
            </w:r>
            <w:r w:rsidRPr="001214C4">
              <w:rPr>
                <w:rFonts w:ascii="Times New Roman" w:eastAsia="宋体" w:hAnsi="Times New Roman"/>
                <w:szCs w:val="21"/>
              </w:rPr>
              <w:t>09</w:t>
            </w:r>
            <w:r w:rsidRPr="001214C4">
              <w:rPr>
                <w:rFonts w:ascii="Times New Roman" w:eastAsia="宋体" w:hAnsi="宋体" w:hint="eastAsia"/>
                <w:szCs w:val="21"/>
              </w:rPr>
              <w:t>）</w:t>
            </w:r>
          </w:p>
        </w:tc>
        <w:tc>
          <w:tcPr>
            <w:tcW w:w="1367" w:type="dxa"/>
            <w:vMerge w:val="restart"/>
            <w:shd w:val="clear" w:color="auto" w:fill="E2EFD9" w:themeFill="accent6" w:themeFillTint="33"/>
            <w:vAlign w:val="center"/>
          </w:tcPr>
          <w:p w:rsidR="002D6B76" w:rsidRPr="001214C4" w:rsidRDefault="004D01FB" w:rsidP="004D01FB">
            <w:pPr>
              <w:spacing w:line="276" w:lineRule="auto"/>
              <w:jc w:val="center"/>
              <w:rPr>
                <w:rFonts w:ascii="Times New Roman" w:eastAsia="宋体" w:hAnsi="Times New Roman"/>
                <w:szCs w:val="21"/>
              </w:rPr>
            </w:pPr>
            <w:r w:rsidRPr="001214C4">
              <w:rPr>
                <w:rFonts w:ascii="Times New Roman" w:eastAsia="宋体" w:hAnsi="Times New Roman"/>
                <w:szCs w:val="21"/>
              </w:rPr>
              <w:t xml:space="preserve">5.3 </w:t>
            </w:r>
            <w:r w:rsidRPr="001214C4">
              <w:rPr>
                <w:rFonts w:ascii="Times New Roman" w:eastAsia="宋体" w:hAnsi="宋体"/>
                <w:szCs w:val="21"/>
              </w:rPr>
              <w:t>函数的应用（</w:t>
            </w:r>
            <w:r w:rsidRPr="001214C4">
              <w:rPr>
                <w:rFonts w:ascii="Times New Roman" w:eastAsia="宋体" w:hAnsi="Times New Roman"/>
                <w:szCs w:val="21"/>
              </w:rPr>
              <w:t>2</w:t>
            </w:r>
            <w:r w:rsidRPr="001214C4">
              <w:rPr>
                <w:rFonts w:ascii="Times New Roman" w:eastAsia="宋体" w:hAnsi="宋体"/>
                <w:szCs w:val="21"/>
              </w:rPr>
              <w:t>）</w:t>
            </w:r>
          </w:p>
        </w:tc>
        <w:tc>
          <w:tcPr>
            <w:tcW w:w="3079" w:type="dxa"/>
            <w:shd w:val="clear" w:color="auto" w:fill="E2EFD9" w:themeFill="accent6" w:themeFillTint="33"/>
            <w:vAlign w:val="center"/>
          </w:tcPr>
          <w:p w:rsidR="002D6B76" w:rsidRPr="001214C4" w:rsidRDefault="00C41DB4" w:rsidP="00C41DB4">
            <w:pPr>
              <w:spacing w:line="276" w:lineRule="auto"/>
              <w:rPr>
                <w:rFonts w:ascii="Times New Roman" w:eastAsia="宋体" w:hAnsi="Times New Roman"/>
                <w:szCs w:val="21"/>
              </w:rPr>
            </w:pPr>
            <w:r w:rsidRPr="001214C4">
              <w:rPr>
                <w:rFonts w:ascii="Times New Roman" w:eastAsia="宋体" w:hAnsi="Times New Roman"/>
                <w:szCs w:val="21"/>
              </w:rPr>
              <w:t>1</w:t>
            </w:r>
            <w:r w:rsidR="004A0531" w:rsidRPr="001214C4">
              <w:rPr>
                <w:rFonts w:ascii="Times New Roman" w:eastAsia="宋体" w:hAnsi="Times New Roman"/>
                <w:szCs w:val="21"/>
              </w:rPr>
              <w:t>．</w:t>
            </w:r>
            <w:r w:rsidRPr="001214C4">
              <w:rPr>
                <w:rFonts w:ascii="Times New Roman" w:eastAsia="宋体" w:hAnsi="宋体"/>
                <w:szCs w:val="21"/>
              </w:rPr>
              <w:t>通过具体实例，了解函数零点的概念，知道函数零点与方程的</w:t>
            </w:r>
            <w:proofErr w:type="gramStart"/>
            <w:r w:rsidRPr="001214C4">
              <w:rPr>
                <w:rFonts w:ascii="Times New Roman" w:eastAsia="宋体" w:hAnsi="宋体"/>
                <w:szCs w:val="21"/>
              </w:rPr>
              <w:t>解之间</w:t>
            </w:r>
            <w:proofErr w:type="gramEnd"/>
            <w:r w:rsidRPr="001214C4">
              <w:rPr>
                <w:rFonts w:ascii="Times New Roman" w:eastAsia="宋体" w:hAnsi="宋体"/>
                <w:szCs w:val="21"/>
              </w:rPr>
              <w:t>的关系</w:t>
            </w:r>
            <w:r w:rsidR="004A0531" w:rsidRPr="001214C4">
              <w:rPr>
                <w:rFonts w:ascii="Times New Roman" w:eastAsia="宋体" w:hAnsi="Times New Roman"/>
                <w:szCs w:val="21"/>
              </w:rPr>
              <w:t>．</w:t>
            </w:r>
            <w:r w:rsidRPr="001214C4">
              <w:rPr>
                <w:rFonts w:ascii="Times New Roman" w:eastAsia="宋体" w:hAnsi="Times New Roman"/>
                <w:szCs w:val="21"/>
              </w:rPr>
              <w:t xml:space="preserve"> </w:t>
            </w:r>
          </w:p>
        </w:tc>
        <w:tc>
          <w:tcPr>
            <w:tcW w:w="1225" w:type="dxa"/>
            <w:shd w:val="clear" w:color="auto" w:fill="E2EFD9" w:themeFill="accent6" w:themeFillTint="33"/>
            <w:vAlign w:val="center"/>
          </w:tcPr>
          <w:p w:rsidR="002D6B76" w:rsidRPr="001214C4" w:rsidRDefault="00753FED" w:rsidP="00B65102">
            <w:pPr>
              <w:spacing w:line="276" w:lineRule="auto"/>
              <w:jc w:val="center"/>
              <w:rPr>
                <w:rFonts w:ascii="Times New Roman" w:eastAsia="宋体" w:hAnsi="Times New Roman"/>
                <w:szCs w:val="21"/>
              </w:rPr>
            </w:pPr>
            <w:r w:rsidRPr="001214C4">
              <w:rPr>
                <w:rFonts w:ascii="Times New Roman" w:eastAsia="宋体" w:hAnsi="Times New Roman" w:hint="eastAsia"/>
                <w:szCs w:val="21"/>
              </w:rPr>
              <w:t>L</w:t>
            </w:r>
            <w:r w:rsidRPr="001214C4">
              <w:rPr>
                <w:rFonts w:ascii="Times New Roman" w:eastAsia="宋体" w:hAnsi="Times New Roman"/>
                <w:szCs w:val="21"/>
              </w:rPr>
              <w:t>01</w:t>
            </w:r>
          </w:p>
        </w:tc>
        <w:tc>
          <w:tcPr>
            <w:tcW w:w="1920" w:type="dxa"/>
            <w:shd w:val="clear" w:color="auto" w:fill="E2EFD9" w:themeFill="accent6" w:themeFillTint="33"/>
            <w:vAlign w:val="center"/>
          </w:tcPr>
          <w:p w:rsidR="002D6B76" w:rsidRPr="001214C4" w:rsidRDefault="00B65102" w:rsidP="009B65F4">
            <w:pPr>
              <w:spacing w:line="276" w:lineRule="auto"/>
              <w:jc w:val="center"/>
              <w:rPr>
                <w:rFonts w:ascii="Times New Roman" w:eastAsia="宋体" w:hAnsi="Times New Roman"/>
                <w:szCs w:val="21"/>
              </w:rPr>
            </w:pPr>
            <w:r w:rsidRPr="001214C4">
              <w:rPr>
                <w:rFonts w:ascii="Times New Roman" w:eastAsia="宋体" w:hAnsi="Times New Roman" w:hint="eastAsia"/>
                <w:color w:val="000000"/>
                <w:szCs w:val="21"/>
              </w:rPr>
              <w:t>UN</w:t>
            </w:r>
            <w:r w:rsidRPr="001214C4">
              <w:rPr>
                <w:rFonts w:ascii="Times New Roman" w:eastAsia="宋体" w:hAnsi="Times New Roman"/>
                <w:color w:val="000000"/>
                <w:szCs w:val="21"/>
              </w:rPr>
              <w:t>040</w:t>
            </w:r>
            <w:r w:rsidR="009B65F4">
              <w:rPr>
                <w:rFonts w:ascii="Times New Roman" w:eastAsia="宋体" w:hAnsi="Times New Roman" w:hint="eastAsia"/>
                <w:color w:val="000000"/>
                <w:szCs w:val="21"/>
              </w:rPr>
              <w:t>7</w:t>
            </w:r>
          </w:p>
        </w:tc>
      </w:tr>
      <w:tr w:rsidR="002D6B76" w:rsidRPr="001214C4" w:rsidTr="00940295">
        <w:trPr>
          <w:jc w:val="center"/>
        </w:trPr>
        <w:tc>
          <w:tcPr>
            <w:tcW w:w="1476" w:type="dxa"/>
            <w:vMerge/>
            <w:shd w:val="clear" w:color="auto" w:fill="E2EFD9" w:themeFill="accent6" w:themeFillTint="33"/>
            <w:vAlign w:val="center"/>
          </w:tcPr>
          <w:p w:rsidR="002D6B76" w:rsidRPr="001214C4" w:rsidRDefault="002D6B76" w:rsidP="000D4BB2">
            <w:pPr>
              <w:spacing w:line="276" w:lineRule="auto"/>
              <w:jc w:val="center"/>
              <w:rPr>
                <w:rFonts w:ascii="Times New Roman" w:eastAsia="宋体" w:hAnsi="Times New Roman"/>
                <w:szCs w:val="21"/>
              </w:rPr>
            </w:pPr>
          </w:p>
        </w:tc>
        <w:tc>
          <w:tcPr>
            <w:tcW w:w="1367" w:type="dxa"/>
            <w:vMerge/>
            <w:shd w:val="clear" w:color="auto" w:fill="E2EFD9" w:themeFill="accent6" w:themeFillTint="33"/>
            <w:vAlign w:val="center"/>
          </w:tcPr>
          <w:p w:rsidR="002D6B76" w:rsidRPr="001214C4" w:rsidRDefault="002D6B76" w:rsidP="00B65102">
            <w:pPr>
              <w:spacing w:line="276" w:lineRule="auto"/>
              <w:jc w:val="center"/>
              <w:rPr>
                <w:rFonts w:ascii="Times New Roman" w:eastAsia="宋体" w:hAnsi="Times New Roman"/>
                <w:szCs w:val="21"/>
              </w:rPr>
            </w:pPr>
          </w:p>
        </w:tc>
        <w:tc>
          <w:tcPr>
            <w:tcW w:w="3079" w:type="dxa"/>
            <w:shd w:val="clear" w:color="auto" w:fill="E2EFD9" w:themeFill="accent6" w:themeFillTint="33"/>
            <w:vAlign w:val="center"/>
          </w:tcPr>
          <w:p w:rsidR="002D6B76" w:rsidRPr="001214C4" w:rsidRDefault="00C41DB4" w:rsidP="00C41DB4">
            <w:pPr>
              <w:spacing w:line="276" w:lineRule="auto"/>
              <w:rPr>
                <w:rFonts w:ascii="Times New Roman" w:eastAsia="宋体" w:hAnsi="Times New Roman"/>
                <w:szCs w:val="21"/>
              </w:rPr>
            </w:pPr>
            <w:r w:rsidRPr="001214C4">
              <w:rPr>
                <w:rFonts w:ascii="Times New Roman" w:eastAsia="宋体" w:hAnsi="Times New Roman"/>
                <w:szCs w:val="21"/>
              </w:rPr>
              <w:t>2</w:t>
            </w:r>
            <w:r w:rsidR="004A0531" w:rsidRPr="001214C4">
              <w:rPr>
                <w:rFonts w:ascii="Times New Roman" w:eastAsia="宋体" w:hAnsi="Times New Roman"/>
                <w:szCs w:val="21"/>
              </w:rPr>
              <w:t>．</w:t>
            </w:r>
            <w:r w:rsidRPr="001214C4">
              <w:rPr>
                <w:rFonts w:ascii="Times New Roman" w:eastAsia="宋体" w:hAnsi="宋体"/>
                <w:szCs w:val="21"/>
              </w:rPr>
              <w:t>在较简单的情形下，能借助函数的性质求解方程与不等式，发展逻辑推理素养</w:t>
            </w:r>
            <w:r w:rsidR="004A0531" w:rsidRPr="001214C4">
              <w:rPr>
                <w:rFonts w:ascii="Times New Roman" w:eastAsia="宋体" w:hAnsi="Times New Roman"/>
                <w:szCs w:val="21"/>
              </w:rPr>
              <w:t>．</w:t>
            </w:r>
            <w:r w:rsidRPr="001214C4">
              <w:rPr>
                <w:rFonts w:ascii="Times New Roman" w:eastAsia="宋体" w:hAnsi="Times New Roman"/>
                <w:szCs w:val="21"/>
              </w:rPr>
              <w:t xml:space="preserve"> </w:t>
            </w:r>
          </w:p>
        </w:tc>
        <w:tc>
          <w:tcPr>
            <w:tcW w:w="1225" w:type="dxa"/>
            <w:shd w:val="clear" w:color="auto" w:fill="E2EFD9" w:themeFill="accent6" w:themeFillTint="33"/>
            <w:vAlign w:val="center"/>
          </w:tcPr>
          <w:p w:rsidR="002D6B76" w:rsidRPr="001214C4" w:rsidRDefault="00753FED" w:rsidP="009B65F4">
            <w:pPr>
              <w:spacing w:line="276" w:lineRule="auto"/>
              <w:jc w:val="center"/>
              <w:rPr>
                <w:rFonts w:ascii="Times New Roman" w:eastAsia="宋体" w:hAnsi="Times New Roman"/>
                <w:szCs w:val="21"/>
              </w:rPr>
            </w:pPr>
            <w:r w:rsidRPr="001214C4">
              <w:rPr>
                <w:rFonts w:ascii="Times New Roman" w:eastAsia="宋体" w:hAnsi="Times New Roman" w:hint="eastAsia"/>
                <w:szCs w:val="21"/>
              </w:rPr>
              <w:t>L</w:t>
            </w:r>
            <w:r w:rsidRPr="001214C4">
              <w:rPr>
                <w:rFonts w:ascii="Times New Roman" w:eastAsia="宋体" w:hAnsi="Times New Roman"/>
                <w:szCs w:val="21"/>
              </w:rPr>
              <w:t>0</w:t>
            </w:r>
            <w:r w:rsidR="009B65F4">
              <w:rPr>
                <w:rFonts w:ascii="Times New Roman" w:eastAsia="宋体" w:hAnsi="Times New Roman" w:hint="eastAsia"/>
                <w:szCs w:val="21"/>
              </w:rPr>
              <w:t>1</w:t>
            </w:r>
          </w:p>
        </w:tc>
        <w:tc>
          <w:tcPr>
            <w:tcW w:w="1920" w:type="dxa"/>
            <w:shd w:val="clear" w:color="auto" w:fill="E2EFD9" w:themeFill="accent6" w:themeFillTint="33"/>
            <w:vAlign w:val="center"/>
          </w:tcPr>
          <w:p w:rsidR="002D6B76" w:rsidRPr="001214C4" w:rsidRDefault="00B65102" w:rsidP="00EB3942">
            <w:pPr>
              <w:spacing w:line="276" w:lineRule="auto"/>
              <w:jc w:val="center"/>
              <w:rPr>
                <w:rFonts w:ascii="Times New Roman" w:eastAsia="宋体" w:hAnsi="Times New Roman"/>
                <w:szCs w:val="21"/>
              </w:rPr>
            </w:pPr>
            <w:r w:rsidRPr="001214C4">
              <w:rPr>
                <w:rFonts w:ascii="Times New Roman" w:eastAsia="宋体" w:hAnsi="Times New Roman" w:hint="eastAsia"/>
                <w:color w:val="000000"/>
                <w:szCs w:val="21"/>
              </w:rPr>
              <w:t>UN</w:t>
            </w:r>
            <w:r w:rsidRPr="001214C4">
              <w:rPr>
                <w:rFonts w:ascii="Times New Roman" w:eastAsia="宋体" w:hAnsi="Times New Roman"/>
                <w:color w:val="000000"/>
                <w:szCs w:val="21"/>
              </w:rPr>
              <w:t>040</w:t>
            </w:r>
            <w:r w:rsidR="00EB3942">
              <w:rPr>
                <w:rFonts w:ascii="Times New Roman" w:eastAsia="宋体" w:hAnsi="Times New Roman" w:hint="eastAsia"/>
                <w:color w:val="000000"/>
                <w:szCs w:val="21"/>
              </w:rPr>
              <w:t>6</w:t>
            </w:r>
          </w:p>
        </w:tc>
      </w:tr>
      <w:tr w:rsidR="002D6B76" w:rsidRPr="001214C4" w:rsidTr="00940295">
        <w:trPr>
          <w:jc w:val="center"/>
        </w:trPr>
        <w:tc>
          <w:tcPr>
            <w:tcW w:w="1476" w:type="dxa"/>
            <w:vMerge/>
            <w:shd w:val="clear" w:color="auto" w:fill="E2EFD9" w:themeFill="accent6" w:themeFillTint="33"/>
            <w:vAlign w:val="center"/>
          </w:tcPr>
          <w:p w:rsidR="002D6B76" w:rsidRPr="001214C4" w:rsidRDefault="002D6B76" w:rsidP="000D4BB2">
            <w:pPr>
              <w:spacing w:line="276" w:lineRule="auto"/>
              <w:jc w:val="center"/>
              <w:rPr>
                <w:rFonts w:ascii="Times New Roman" w:eastAsia="宋体" w:hAnsi="Times New Roman"/>
                <w:szCs w:val="21"/>
              </w:rPr>
            </w:pPr>
          </w:p>
        </w:tc>
        <w:tc>
          <w:tcPr>
            <w:tcW w:w="1367" w:type="dxa"/>
            <w:vMerge/>
            <w:shd w:val="clear" w:color="auto" w:fill="E2EFD9" w:themeFill="accent6" w:themeFillTint="33"/>
            <w:vAlign w:val="center"/>
          </w:tcPr>
          <w:p w:rsidR="002D6B76" w:rsidRPr="001214C4" w:rsidRDefault="002D6B76" w:rsidP="00B65102">
            <w:pPr>
              <w:spacing w:line="276" w:lineRule="auto"/>
              <w:jc w:val="center"/>
              <w:rPr>
                <w:rFonts w:ascii="Times New Roman" w:eastAsia="宋体" w:hAnsi="Times New Roman"/>
                <w:szCs w:val="21"/>
              </w:rPr>
            </w:pPr>
          </w:p>
        </w:tc>
        <w:tc>
          <w:tcPr>
            <w:tcW w:w="3079" w:type="dxa"/>
            <w:shd w:val="clear" w:color="auto" w:fill="E2EFD9" w:themeFill="accent6" w:themeFillTint="33"/>
            <w:vAlign w:val="center"/>
          </w:tcPr>
          <w:p w:rsidR="002D6B76" w:rsidRPr="001214C4" w:rsidRDefault="00C41DB4" w:rsidP="00B65102">
            <w:pPr>
              <w:spacing w:line="276" w:lineRule="auto"/>
              <w:rPr>
                <w:rFonts w:ascii="Times New Roman" w:eastAsia="宋体" w:hAnsi="Times New Roman"/>
                <w:szCs w:val="21"/>
              </w:rPr>
            </w:pPr>
            <w:r w:rsidRPr="001214C4">
              <w:rPr>
                <w:rFonts w:ascii="Times New Roman" w:eastAsia="宋体" w:hAnsi="Times New Roman"/>
                <w:szCs w:val="21"/>
              </w:rPr>
              <w:t>3</w:t>
            </w:r>
            <w:r w:rsidR="004A0531" w:rsidRPr="001214C4">
              <w:rPr>
                <w:rFonts w:ascii="Times New Roman" w:eastAsia="宋体" w:hAnsi="Times New Roman"/>
                <w:szCs w:val="21"/>
              </w:rPr>
              <w:t>．</w:t>
            </w:r>
            <w:r w:rsidRPr="001214C4">
              <w:rPr>
                <w:rFonts w:ascii="Times New Roman" w:eastAsia="宋体" w:hAnsi="宋体"/>
                <w:szCs w:val="21"/>
              </w:rPr>
              <w:t>能借助一元二次函数图像</w:t>
            </w:r>
            <w:r w:rsidRPr="001214C4">
              <w:rPr>
                <w:rFonts w:ascii="Times New Roman" w:eastAsia="宋体" w:hAnsi="宋体" w:hint="eastAsia"/>
                <w:szCs w:val="21"/>
              </w:rPr>
              <w:t>与性质</w:t>
            </w:r>
            <w:r w:rsidRPr="001214C4">
              <w:rPr>
                <w:rFonts w:ascii="Times New Roman" w:eastAsia="宋体" w:hAnsi="宋体"/>
                <w:szCs w:val="21"/>
              </w:rPr>
              <w:t>解释一元二次不等式的求解过程，体会数形结合思想，发展直观想象素养</w:t>
            </w:r>
            <w:r w:rsidR="004A0531" w:rsidRPr="001214C4">
              <w:rPr>
                <w:rFonts w:ascii="Times New Roman" w:eastAsia="宋体" w:hAnsi="Times New Roman"/>
                <w:szCs w:val="21"/>
              </w:rPr>
              <w:t>．</w:t>
            </w:r>
          </w:p>
        </w:tc>
        <w:tc>
          <w:tcPr>
            <w:tcW w:w="1225" w:type="dxa"/>
            <w:shd w:val="clear" w:color="auto" w:fill="E2EFD9" w:themeFill="accent6" w:themeFillTint="33"/>
            <w:vAlign w:val="center"/>
          </w:tcPr>
          <w:p w:rsidR="002D6B76" w:rsidRPr="001214C4" w:rsidRDefault="00753FED" w:rsidP="009B65F4">
            <w:pPr>
              <w:spacing w:line="276" w:lineRule="auto"/>
              <w:jc w:val="center"/>
              <w:rPr>
                <w:rFonts w:ascii="Times New Roman" w:eastAsia="宋体" w:hAnsi="Times New Roman"/>
                <w:szCs w:val="21"/>
              </w:rPr>
            </w:pPr>
            <w:r w:rsidRPr="001214C4">
              <w:rPr>
                <w:rFonts w:ascii="Times New Roman" w:eastAsia="宋体" w:hAnsi="Times New Roman" w:hint="eastAsia"/>
                <w:szCs w:val="21"/>
              </w:rPr>
              <w:t>L</w:t>
            </w:r>
            <w:r w:rsidRPr="001214C4">
              <w:rPr>
                <w:rFonts w:ascii="Times New Roman" w:eastAsia="宋体" w:hAnsi="Times New Roman"/>
                <w:szCs w:val="21"/>
              </w:rPr>
              <w:t>0</w:t>
            </w:r>
            <w:r w:rsidR="009B65F4">
              <w:rPr>
                <w:rFonts w:ascii="Times New Roman" w:eastAsia="宋体" w:hAnsi="Times New Roman" w:hint="eastAsia"/>
                <w:szCs w:val="21"/>
              </w:rPr>
              <w:t>1</w:t>
            </w:r>
          </w:p>
        </w:tc>
        <w:tc>
          <w:tcPr>
            <w:tcW w:w="1920" w:type="dxa"/>
            <w:shd w:val="clear" w:color="auto" w:fill="E2EFD9" w:themeFill="accent6" w:themeFillTint="33"/>
            <w:vAlign w:val="center"/>
          </w:tcPr>
          <w:p w:rsidR="002D6B76" w:rsidRPr="001214C4" w:rsidRDefault="00B65102" w:rsidP="00EB3942">
            <w:pPr>
              <w:spacing w:line="276" w:lineRule="auto"/>
              <w:jc w:val="center"/>
              <w:rPr>
                <w:rFonts w:ascii="Times New Roman" w:eastAsia="宋体" w:hAnsi="Times New Roman"/>
                <w:szCs w:val="21"/>
              </w:rPr>
            </w:pPr>
            <w:r w:rsidRPr="001214C4">
              <w:rPr>
                <w:rFonts w:ascii="Times New Roman" w:eastAsia="宋体" w:hAnsi="Times New Roman" w:hint="eastAsia"/>
                <w:color w:val="000000"/>
                <w:szCs w:val="21"/>
              </w:rPr>
              <w:t>UN</w:t>
            </w:r>
            <w:r w:rsidRPr="001214C4">
              <w:rPr>
                <w:rFonts w:ascii="Times New Roman" w:eastAsia="宋体" w:hAnsi="Times New Roman"/>
                <w:color w:val="000000"/>
                <w:szCs w:val="21"/>
              </w:rPr>
              <w:t>040</w:t>
            </w:r>
            <w:r w:rsidR="00EB3942">
              <w:rPr>
                <w:rFonts w:ascii="Times New Roman" w:eastAsia="宋体" w:hAnsi="Times New Roman" w:hint="eastAsia"/>
                <w:color w:val="000000"/>
                <w:szCs w:val="21"/>
              </w:rPr>
              <w:t>6</w:t>
            </w:r>
          </w:p>
        </w:tc>
      </w:tr>
      <w:tr w:rsidR="002D6B76" w:rsidRPr="001214C4" w:rsidTr="00940295">
        <w:trPr>
          <w:jc w:val="center"/>
        </w:trPr>
        <w:tc>
          <w:tcPr>
            <w:tcW w:w="1476" w:type="dxa"/>
            <w:vMerge w:val="restart"/>
            <w:shd w:val="clear" w:color="auto" w:fill="E2EFD9" w:themeFill="accent6" w:themeFillTint="33"/>
            <w:vAlign w:val="center"/>
          </w:tcPr>
          <w:p w:rsidR="002D6B76" w:rsidRPr="001214C4" w:rsidRDefault="002D6B76" w:rsidP="002D6B76">
            <w:pPr>
              <w:spacing w:line="276" w:lineRule="auto"/>
              <w:jc w:val="center"/>
              <w:rPr>
                <w:rFonts w:ascii="Times New Roman" w:eastAsia="宋体" w:hAnsi="Times New Roman"/>
                <w:szCs w:val="21"/>
              </w:rPr>
            </w:pPr>
            <w:r w:rsidRPr="001214C4">
              <w:rPr>
                <w:rFonts w:ascii="Times New Roman" w:eastAsia="宋体" w:hAnsi="宋体" w:hint="eastAsia"/>
                <w:szCs w:val="21"/>
              </w:rPr>
              <w:t>第</w:t>
            </w:r>
            <w:r w:rsidRPr="001214C4">
              <w:rPr>
                <w:rFonts w:ascii="Times New Roman" w:eastAsia="宋体" w:hAnsi="Times New Roman"/>
                <w:szCs w:val="21"/>
              </w:rPr>
              <w:t>10</w:t>
            </w:r>
            <w:r w:rsidRPr="001214C4">
              <w:rPr>
                <w:rFonts w:ascii="Times New Roman" w:eastAsia="宋体" w:hAnsi="宋体" w:hint="eastAsia"/>
                <w:szCs w:val="21"/>
              </w:rPr>
              <w:t>课时</w:t>
            </w:r>
          </w:p>
          <w:p w:rsidR="002D6B76" w:rsidRPr="001214C4" w:rsidRDefault="002D6B76" w:rsidP="002D6B76">
            <w:pPr>
              <w:spacing w:line="276" w:lineRule="auto"/>
              <w:jc w:val="center"/>
              <w:rPr>
                <w:rFonts w:ascii="Times New Roman" w:eastAsia="宋体" w:hAnsi="Times New Roman"/>
                <w:szCs w:val="21"/>
              </w:rPr>
            </w:pPr>
            <w:r w:rsidRPr="001214C4">
              <w:rPr>
                <w:rFonts w:ascii="Times New Roman" w:eastAsia="宋体" w:hAnsi="宋体" w:hint="eastAsia"/>
                <w:szCs w:val="21"/>
              </w:rPr>
              <w:t>（</w:t>
            </w:r>
            <w:r w:rsidRPr="001214C4">
              <w:rPr>
                <w:rFonts w:ascii="Times New Roman" w:eastAsia="宋体" w:hAnsi="Times New Roman" w:hint="eastAsia"/>
                <w:szCs w:val="21"/>
              </w:rPr>
              <w:t>UN</w:t>
            </w:r>
            <w:r w:rsidRPr="001214C4">
              <w:rPr>
                <w:rFonts w:ascii="Times New Roman" w:eastAsia="宋体" w:hAnsi="Times New Roman"/>
                <w:szCs w:val="21"/>
              </w:rPr>
              <w:t>04</w:t>
            </w:r>
            <w:r w:rsidRPr="001214C4">
              <w:rPr>
                <w:rFonts w:ascii="Times New Roman" w:eastAsia="宋体" w:hAnsi="Times New Roman" w:hint="eastAsia"/>
                <w:szCs w:val="21"/>
              </w:rPr>
              <w:t>KS</w:t>
            </w:r>
            <w:r w:rsidRPr="001214C4">
              <w:rPr>
                <w:rFonts w:ascii="Times New Roman" w:eastAsia="宋体" w:hAnsi="Times New Roman"/>
                <w:szCs w:val="21"/>
              </w:rPr>
              <w:t>10</w:t>
            </w:r>
            <w:r w:rsidRPr="001214C4">
              <w:rPr>
                <w:rFonts w:ascii="Times New Roman" w:eastAsia="宋体" w:hAnsi="宋体" w:hint="eastAsia"/>
                <w:szCs w:val="21"/>
              </w:rPr>
              <w:t>）</w:t>
            </w:r>
          </w:p>
        </w:tc>
        <w:tc>
          <w:tcPr>
            <w:tcW w:w="1367" w:type="dxa"/>
            <w:vMerge w:val="restart"/>
            <w:shd w:val="clear" w:color="auto" w:fill="E2EFD9" w:themeFill="accent6" w:themeFillTint="33"/>
            <w:vAlign w:val="center"/>
          </w:tcPr>
          <w:p w:rsidR="002D6B76" w:rsidRPr="001214C4" w:rsidRDefault="004D01FB" w:rsidP="004D01FB">
            <w:pPr>
              <w:spacing w:line="276" w:lineRule="auto"/>
              <w:jc w:val="center"/>
              <w:rPr>
                <w:rFonts w:ascii="Times New Roman" w:eastAsia="宋体" w:hAnsi="Times New Roman"/>
                <w:szCs w:val="21"/>
              </w:rPr>
            </w:pPr>
            <w:r w:rsidRPr="001214C4">
              <w:rPr>
                <w:rFonts w:ascii="Times New Roman" w:eastAsia="宋体" w:hAnsi="Times New Roman"/>
                <w:szCs w:val="21"/>
              </w:rPr>
              <w:t xml:space="preserve">5.3 </w:t>
            </w:r>
            <w:r w:rsidRPr="001214C4">
              <w:rPr>
                <w:rFonts w:ascii="Times New Roman" w:eastAsia="宋体" w:hAnsi="宋体"/>
                <w:szCs w:val="21"/>
              </w:rPr>
              <w:t>函数的应用（</w:t>
            </w:r>
            <w:r w:rsidRPr="001214C4">
              <w:rPr>
                <w:rFonts w:ascii="Times New Roman" w:eastAsia="宋体" w:hAnsi="Times New Roman"/>
                <w:szCs w:val="21"/>
              </w:rPr>
              <w:t>3</w:t>
            </w:r>
            <w:r w:rsidRPr="001214C4">
              <w:rPr>
                <w:rFonts w:ascii="Times New Roman" w:eastAsia="宋体" w:hAnsi="宋体"/>
                <w:szCs w:val="21"/>
              </w:rPr>
              <w:t>）</w:t>
            </w:r>
          </w:p>
        </w:tc>
        <w:tc>
          <w:tcPr>
            <w:tcW w:w="3079" w:type="dxa"/>
            <w:shd w:val="clear" w:color="auto" w:fill="E2EFD9" w:themeFill="accent6" w:themeFillTint="33"/>
            <w:vAlign w:val="center"/>
          </w:tcPr>
          <w:p w:rsidR="002D6B76" w:rsidRPr="001214C4" w:rsidRDefault="00C41DB4" w:rsidP="00C41DB4">
            <w:pPr>
              <w:spacing w:line="276" w:lineRule="auto"/>
              <w:rPr>
                <w:rFonts w:ascii="Times New Roman" w:eastAsia="宋体" w:hAnsi="Times New Roman"/>
                <w:szCs w:val="21"/>
              </w:rPr>
            </w:pPr>
            <w:r w:rsidRPr="001214C4">
              <w:rPr>
                <w:rFonts w:ascii="Times New Roman" w:eastAsia="宋体" w:hAnsi="Times New Roman"/>
                <w:szCs w:val="21"/>
              </w:rPr>
              <w:t>1</w:t>
            </w:r>
            <w:r w:rsidR="004A0531" w:rsidRPr="001214C4">
              <w:rPr>
                <w:rFonts w:ascii="Times New Roman" w:eastAsia="宋体" w:hAnsi="Times New Roman" w:hint="eastAsia"/>
                <w:szCs w:val="21"/>
              </w:rPr>
              <w:t>．</w:t>
            </w:r>
            <w:r w:rsidRPr="001214C4">
              <w:rPr>
                <w:rFonts w:ascii="Times New Roman" w:eastAsia="宋体" w:hAnsi="宋体"/>
                <w:szCs w:val="21"/>
              </w:rPr>
              <w:t>通过特例感受</w:t>
            </w:r>
            <w:r w:rsidRPr="001214C4">
              <w:rPr>
                <w:rFonts w:ascii="Times New Roman" w:eastAsia="宋体" w:hAnsi="宋体" w:hint="eastAsia"/>
                <w:szCs w:val="21"/>
              </w:rPr>
              <w:t>、</w:t>
            </w:r>
            <w:r w:rsidRPr="001214C4">
              <w:rPr>
                <w:rFonts w:ascii="Times New Roman" w:eastAsia="宋体" w:hAnsi="宋体"/>
                <w:szCs w:val="21"/>
              </w:rPr>
              <w:t>归纳</w:t>
            </w:r>
            <w:r w:rsidRPr="001214C4">
              <w:rPr>
                <w:rFonts w:ascii="Times New Roman" w:eastAsia="宋体" w:hAnsi="宋体" w:hint="eastAsia"/>
                <w:szCs w:val="21"/>
              </w:rPr>
              <w:t>连续函数存在零点的相关条件</w:t>
            </w:r>
            <w:r w:rsidRPr="001214C4">
              <w:rPr>
                <w:rFonts w:ascii="Times New Roman" w:eastAsia="宋体" w:hAnsi="宋体"/>
                <w:szCs w:val="21"/>
              </w:rPr>
              <w:t>，发展直观想象素养</w:t>
            </w:r>
            <w:r w:rsidR="004A0531" w:rsidRPr="001214C4">
              <w:rPr>
                <w:rFonts w:ascii="Times New Roman" w:eastAsia="宋体" w:hAnsi="Times New Roman" w:hint="eastAsia"/>
                <w:szCs w:val="21"/>
              </w:rPr>
              <w:t>．</w:t>
            </w:r>
          </w:p>
        </w:tc>
        <w:tc>
          <w:tcPr>
            <w:tcW w:w="1225" w:type="dxa"/>
            <w:shd w:val="clear" w:color="auto" w:fill="E2EFD9" w:themeFill="accent6" w:themeFillTint="33"/>
            <w:vAlign w:val="center"/>
          </w:tcPr>
          <w:p w:rsidR="002D6B76" w:rsidRPr="001214C4" w:rsidRDefault="00753FED" w:rsidP="00B65102">
            <w:pPr>
              <w:spacing w:line="276" w:lineRule="auto"/>
              <w:jc w:val="center"/>
              <w:rPr>
                <w:rFonts w:ascii="Times New Roman" w:eastAsia="宋体" w:hAnsi="Times New Roman"/>
                <w:szCs w:val="21"/>
              </w:rPr>
            </w:pPr>
            <w:r w:rsidRPr="001214C4">
              <w:rPr>
                <w:rFonts w:ascii="Times New Roman" w:eastAsia="宋体" w:hAnsi="Times New Roman" w:hint="eastAsia"/>
                <w:szCs w:val="21"/>
              </w:rPr>
              <w:t>L</w:t>
            </w:r>
            <w:r w:rsidRPr="001214C4">
              <w:rPr>
                <w:rFonts w:ascii="Times New Roman" w:eastAsia="宋体" w:hAnsi="Times New Roman"/>
                <w:szCs w:val="21"/>
              </w:rPr>
              <w:t>03</w:t>
            </w:r>
          </w:p>
        </w:tc>
        <w:tc>
          <w:tcPr>
            <w:tcW w:w="1920" w:type="dxa"/>
            <w:shd w:val="clear" w:color="auto" w:fill="E2EFD9" w:themeFill="accent6" w:themeFillTint="33"/>
            <w:vAlign w:val="center"/>
          </w:tcPr>
          <w:p w:rsidR="002D6B76" w:rsidRPr="001214C4" w:rsidRDefault="00EB3942" w:rsidP="00B65102">
            <w:pPr>
              <w:spacing w:line="276" w:lineRule="auto"/>
              <w:jc w:val="center"/>
              <w:rPr>
                <w:rFonts w:ascii="Times New Roman" w:eastAsia="宋体" w:hAnsi="Times New Roman"/>
                <w:szCs w:val="21"/>
              </w:rPr>
            </w:pPr>
            <w:r w:rsidRPr="001214C4">
              <w:rPr>
                <w:rFonts w:ascii="Times New Roman" w:eastAsia="宋体" w:hAnsi="Times New Roman" w:hint="eastAsia"/>
                <w:color w:val="000000"/>
                <w:szCs w:val="21"/>
              </w:rPr>
              <w:t>UN</w:t>
            </w:r>
            <w:r w:rsidRPr="001214C4">
              <w:rPr>
                <w:rFonts w:ascii="Times New Roman" w:eastAsia="宋体" w:hAnsi="Times New Roman"/>
                <w:color w:val="000000"/>
                <w:szCs w:val="21"/>
              </w:rPr>
              <w:t>040</w:t>
            </w:r>
            <w:r>
              <w:rPr>
                <w:rFonts w:ascii="Times New Roman" w:eastAsia="宋体" w:hAnsi="Times New Roman" w:hint="eastAsia"/>
                <w:color w:val="000000"/>
                <w:szCs w:val="21"/>
              </w:rPr>
              <w:t>7</w:t>
            </w:r>
          </w:p>
        </w:tc>
      </w:tr>
      <w:tr w:rsidR="002D6B76" w:rsidRPr="001214C4" w:rsidTr="00940295">
        <w:trPr>
          <w:jc w:val="center"/>
        </w:trPr>
        <w:tc>
          <w:tcPr>
            <w:tcW w:w="1476" w:type="dxa"/>
            <w:vMerge/>
            <w:shd w:val="clear" w:color="auto" w:fill="E2EFD9" w:themeFill="accent6" w:themeFillTint="33"/>
            <w:vAlign w:val="center"/>
          </w:tcPr>
          <w:p w:rsidR="002D6B76" w:rsidRPr="001214C4" w:rsidRDefault="002D6B76" w:rsidP="000D4BB2">
            <w:pPr>
              <w:spacing w:line="276" w:lineRule="auto"/>
              <w:jc w:val="center"/>
              <w:rPr>
                <w:rFonts w:ascii="Times New Roman" w:eastAsia="宋体" w:hAnsi="Times New Roman"/>
                <w:szCs w:val="21"/>
              </w:rPr>
            </w:pPr>
          </w:p>
        </w:tc>
        <w:tc>
          <w:tcPr>
            <w:tcW w:w="1367" w:type="dxa"/>
            <w:vMerge/>
            <w:shd w:val="clear" w:color="auto" w:fill="E2EFD9" w:themeFill="accent6" w:themeFillTint="33"/>
            <w:vAlign w:val="center"/>
          </w:tcPr>
          <w:p w:rsidR="002D6B76" w:rsidRPr="001214C4" w:rsidRDefault="002D6B76" w:rsidP="00B65102">
            <w:pPr>
              <w:spacing w:line="276" w:lineRule="auto"/>
              <w:jc w:val="center"/>
              <w:rPr>
                <w:rFonts w:ascii="Times New Roman" w:eastAsia="宋体" w:hAnsi="Times New Roman"/>
                <w:szCs w:val="21"/>
              </w:rPr>
            </w:pPr>
          </w:p>
        </w:tc>
        <w:tc>
          <w:tcPr>
            <w:tcW w:w="3079" w:type="dxa"/>
            <w:shd w:val="clear" w:color="auto" w:fill="E2EFD9" w:themeFill="accent6" w:themeFillTint="33"/>
            <w:vAlign w:val="center"/>
          </w:tcPr>
          <w:p w:rsidR="002D6B76" w:rsidRPr="001214C4" w:rsidRDefault="00C41DB4" w:rsidP="00B65102">
            <w:pPr>
              <w:spacing w:line="276" w:lineRule="auto"/>
              <w:rPr>
                <w:rFonts w:ascii="Times New Roman" w:eastAsia="宋体" w:hAnsi="Times New Roman"/>
                <w:szCs w:val="21"/>
              </w:rPr>
            </w:pPr>
            <w:r w:rsidRPr="001214C4">
              <w:rPr>
                <w:rFonts w:ascii="Times New Roman" w:eastAsia="宋体" w:hAnsi="Times New Roman"/>
                <w:szCs w:val="21"/>
              </w:rPr>
              <w:t>2</w:t>
            </w:r>
            <w:r w:rsidR="004A0531" w:rsidRPr="001214C4">
              <w:rPr>
                <w:rFonts w:ascii="Times New Roman" w:eastAsia="宋体" w:hAnsi="Times New Roman" w:hint="eastAsia"/>
                <w:szCs w:val="21"/>
              </w:rPr>
              <w:t>．</w:t>
            </w:r>
            <w:r w:rsidRPr="001214C4">
              <w:rPr>
                <w:rFonts w:ascii="Times New Roman" w:eastAsia="宋体" w:hAnsi="宋体"/>
                <w:szCs w:val="21"/>
              </w:rPr>
              <w:t>能根据</w:t>
            </w:r>
            <w:r w:rsidRPr="001214C4">
              <w:rPr>
                <w:rFonts w:ascii="Times New Roman" w:eastAsia="宋体" w:hAnsi="宋体" w:hint="eastAsia"/>
                <w:szCs w:val="21"/>
              </w:rPr>
              <w:t>连续函数的零点存在定理</w:t>
            </w:r>
            <w:r w:rsidRPr="001214C4">
              <w:rPr>
                <w:rFonts w:ascii="Times New Roman" w:eastAsia="宋体" w:hAnsi="宋体"/>
                <w:szCs w:val="21"/>
              </w:rPr>
              <w:t>，运用二分法求</w:t>
            </w:r>
            <w:r w:rsidRPr="001214C4">
              <w:rPr>
                <w:rFonts w:ascii="Times New Roman" w:eastAsia="宋体" w:hAnsi="宋体" w:hint="eastAsia"/>
                <w:szCs w:val="21"/>
              </w:rPr>
              <w:t>函数的</w:t>
            </w:r>
            <w:r w:rsidRPr="001214C4">
              <w:rPr>
                <w:rFonts w:ascii="Times New Roman" w:eastAsia="宋体" w:hAnsi="宋体"/>
                <w:szCs w:val="21"/>
              </w:rPr>
              <w:t>零点的近似值，发展</w:t>
            </w:r>
            <w:r w:rsidRPr="001214C4">
              <w:rPr>
                <w:rFonts w:ascii="Times New Roman" w:eastAsia="宋体" w:hAnsi="宋体" w:hint="eastAsia"/>
                <w:szCs w:val="21"/>
              </w:rPr>
              <w:t>数学运算</w:t>
            </w:r>
            <w:r w:rsidRPr="001214C4">
              <w:rPr>
                <w:rFonts w:ascii="Times New Roman" w:eastAsia="宋体" w:hAnsi="宋体"/>
                <w:szCs w:val="21"/>
              </w:rPr>
              <w:t>素养</w:t>
            </w:r>
            <w:r w:rsidR="004A0531" w:rsidRPr="001214C4">
              <w:rPr>
                <w:rFonts w:ascii="Times New Roman" w:eastAsia="宋体" w:hAnsi="Times New Roman" w:hint="eastAsia"/>
                <w:szCs w:val="21"/>
              </w:rPr>
              <w:t>．</w:t>
            </w:r>
          </w:p>
        </w:tc>
        <w:tc>
          <w:tcPr>
            <w:tcW w:w="1225" w:type="dxa"/>
            <w:shd w:val="clear" w:color="auto" w:fill="E2EFD9" w:themeFill="accent6" w:themeFillTint="33"/>
            <w:vAlign w:val="center"/>
          </w:tcPr>
          <w:p w:rsidR="002D6B76" w:rsidRPr="001214C4" w:rsidRDefault="00753FED" w:rsidP="00B65102">
            <w:pPr>
              <w:spacing w:line="276" w:lineRule="auto"/>
              <w:jc w:val="center"/>
              <w:rPr>
                <w:rFonts w:ascii="Times New Roman" w:eastAsia="宋体" w:hAnsi="Times New Roman"/>
                <w:szCs w:val="21"/>
              </w:rPr>
            </w:pPr>
            <w:r w:rsidRPr="001214C4">
              <w:rPr>
                <w:rFonts w:ascii="Times New Roman" w:eastAsia="宋体" w:hAnsi="Times New Roman" w:hint="eastAsia"/>
                <w:szCs w:val="21"/>
              </w:rPr>
              <w:t>L</w:t>
            </w:r>
            <w:r w:rsidRPr="001214C4">
              <w:rPr>
                <w:rFonts w:ascii="Times New Roman" w:eastAsia="宋体" w:hAnsi="Times New Roman"/>
                <w:szCs w:val="21"/>
              </w:rPr>
              <w:t>03</w:t>
            </w:r>
          </w:p>
        </w:tc>
        <w:tc>
          <w:tcPr>
            <w:tcW w:w="1920" w:type="dxa"/>
            <w:shd w:val="clear" w:color="auto" w:fill="E2EFD9" w:themeFill="accent6" w:themeFillTint="33"/>
            <w:vAlign w:val="center"/>
          </w:tcPr>
          <w:p w:rsidR="002D6B76" w:rsidRPr="001214C4" w:rsidRDefault="00EB3942" w:rsidP="00B65102">
            <w:pPr>
              <w:spacing w:line="276" w:lineRule="auto"/>
              <w:jc w:val="center"/>
              <w:rPr>
                <w:rFonts w:ascii="Times New Roman" w:eastAsia="宋体" w:hAnsi="Times New Roman"/>
                <w:szCs w:val="21"/>
              </w:rPr>
            </w:pPr>
            <w:r w:rsidRPr="001214C4">
              <w:rPr>
                <w:rFonts w:ascii="Times New Roman" w:eastAsia="宋体" w:hAnsi="Times New Roman" w:hint="eastAsia"/>
                <w:color w:val="000000"/>
                <w:szCs w:val="21"/>
              </w:rPr>
              <w:t>UN</w:t>
            </w:r>
            <w:r w:rsidRPr="001214C4">
              <w:rPr>
                <w:rFonts w:ascii="Times New Roman" w:eastAsia="宋体" w:hAnsi="Times New Roman"/>
                <w:color w:val="000000"/>
                <w:szCs w:val="21"/>
              </w:rPr>
              <w:t>040</w:t>
            </w:r>
            <w:r>
              <w:rPr>
                <w:rFonts w:ascii="Times New Roman" w:eastAsia="宋体" w:hAnsi="Times New Roman" w:hint="eastAsia"/>
                <w:color w:val="000000"/>
                <w:szCs w:val="21"/>
              </w:rPr>
              <w:t>7</w:t>
            </w:r>
          </w:p>
        </w:tc>
      </w:tr>
      <w:tr w:rsidR="002D6B76" w:rsidRPr="001214C4" w:rsidTr="00940295">
        <w:trPr>
          <w:jc w:val="center"/>
        </w:trPr>
        <w:tc>
          <w:tcPr>
            <w:tcW w:w="1476" w:type="dxa"/>
            <w:vMerge w:val="restart"/>
            <w:shd w:val="clear" w:color="auto" w:fill="E2EFD9" w:themeFill="accent6" w:themeFillTint="33"/>
            <w:vAlign w:val="center"/>
          </w:tcPr>
          <w:p w:rsidR="002D6B76" w:rsidRPr="001214C4" w:rsidRDefault="002D6B76" w:rsidP="002D6B76">
            <w:pPr>
              <w:spacing w:line="276" w:lineRule="auto"/>
              <w:jc w:val="center"/>
              <w:rPr>
                <w:rFonts w:ascii="Times New Roman" w:eastAsia="宋体" w:hAnsi="Times New Roman"/>
                <w:szCs w:val="21"/>
              </w:rPr>
            </w:pPr>
            <w:r w:rsidRPr="001214C4">
              <w:rPr>
                <w:rFonts w:ascii="Times New Roman" w:eastAsia="宋体" w:hAnsi="宋体" w:hint="eastAsia"/>
                <w:szCs w:val="21"/>
              </w:rPr>
              <w:t>第</w:t>
            </w:r>
            <w:r w:rsidRPr="001214C4">
              <w:rPr>
                <w:rFonts w:ascii="Times New Roman" w:eastAsia="宋体" w:hAnsi="Times New Roman"/>
                <w:szCs w:val="21"/>
              </w:rPr>
              <w:t>11</w:t>
            </w:r>
            <w:r w:rsidRPr="001214C4">
              <w:rPr>
                <w:rFonts w:ascii="Times New Roman" w:eastAsia="宋体" w:hAnsi="宋体" w:hint="eastAsia"/>
                <w:szCs w:val="21"/>
              </w:rPr>
              <w:t>课时</w:t>
            </w:r>
          </w:p>
          <w:p w:rsidR="002D6B76" w:rsidRPr="001214C4" w:rsidRDefault="002D6B76" w:rsidP="002D6B76">
            <w:pPr>
              <w:spacing w:line="276" w:lineRule="auto"/>
              <w:jc w:val="center"/>
              <w:rPr>
                <w:rFonts w:ascii="Times New Roman" w:eastAsia="宋体" w:hAnsi="Times New Roman"/>
                <w:szCs w:val="21"/>
              </w:rPr>
            </w:pPr>
            <w:r w:rsidRPr="001214C4">
              <w:rPr>
                <w:rFonts w:ascii="Times New Roman" w:eastAsia="宋体" w:hAnsi="宋体" w:hint="eastAsia"/>
                <w:szCs w:val="21"/>
              </w:rPr>
              <w:t>（</w:t>
            </w:r>
            <w:r w:rsidRPr="001214C4">
              <w:rPr>
                <w:rFonts w:ascii="Times New Roman" w:eastAsia="宋体" w:hAnsi="Times New Roman" w:hint="eastAsia"/>
                <w:szCs w:val="21"/>
              </w:rPr>
              <w:t>UN</w:t>
            </w:r>
            <w:r w:rsidRPr="001214C4">
              <w:rPr>
                <w:rFonts w:ascii="Times New Roman" w:eastAsia="宋体" w:hAnsi="Times New Roman"/>
                <w:szCs w:val="21"/>
              </w:rPr>
              <w:t>04</w:t>
            </w:r>
            <w:r w:rsidRPr="001214C4">
              <w:rPr>
                <w:rFonts w:ascii="Times New Roman" w:eastAsia="宋体" w:hAnsi="Times New Roman" w:hint="eastAsia"/>
                <w:szCs w:val="21"/>
              </w:rPr>
              <w:t>KS</w:t>
            </w:r>
            <w:r w:rsidRPr="001214C4">
              <w:rPr>
                <w:rFonts w:ascii="Times New Roman" w:eastAsia="宋体" w:hAnsi="Times New Roman"/>
                <w:szCs w:val="21"/>
              </w:rPr>
              <w:t>11</w:t>
            </w:r>
            <w:r w:rsidRPr="001214C4">
              <w:rPr>
                <w:rFonts w:ascii="Times New Roman" w:eastAsia="宋体" w:hAnsi="宋体" w:hint="eastAsia"/>
                <w:szCs w:val="21"/>
              </w:rPr>
              <w:t>）</w:t>
            </w:r>
          </w:p>
        </w:tc>
        <w:tc>
          <w:tcPr>
            <w:tcW w:w="1367" w:type="dxa"/>
            <w:vMerge w:val="restart"/>
            <w:shd w:val="clear" w:color="auto" w:fill="E2EFD9" w:themeFill="accent6" w:themeFillTint="33"/>
            <w:vAlign w:val="center"/>
          </w:tcPr>
          <w:p w:rsidR="002D6B76" w:rsidRPr="001214C4" w:rsidRDefault="00C34660" w:rsidP="00C34660">
            <w:pPr>
              <w:spacing w:line="276" w:lineRule="auto"/>
              <w:jc w:val="center"/>
              <w:rPr>
                <w:rFonts w:ascii="Times New Roman" w:eastAsia="宋体" w:hAnsi="Times New Roman"/>
                <w:szCs w:val="21"/>
              </w:rPr>
            </w:pPr>
            <w:r w:rsidRPr="001214C4">
              <w:rPr>
                <w:rFonts w:ascii="Times New Roman" w:eastAsia="宋体" w:hAnsi="Times New Roman" w:hint="eastAsia"/>
                <w:szCs w:val="21"/>
              </w:rPr>
              <w:t>*</w:t>
            </w:r>
            <w:r w:rsidRPr="001214C4">
              <w:rPr>
                <w:rFonts w:ascii="Times New Roman" w:eastAsia="宋体" w:hAnsi="Times New Roman"/>
                <w:szCs w:val="21"/>
              </w:rPr>
              <w:t>5</w:t>
            </w:r>
            <w:r w:rsidRPr="001214C4">
              <w:rPr>
                <w:rFonts w:ascii="Times New Roman" w:eastAsia="宋体" w:hAnsi="Times New Roman" w:hint="eastAsia"/>
                <w:szCs w:val="21"/>
              </w:rPr>
              <w:t>.4</w:t>
            </w:r>
            <w:r w:rsidRPr="001214C4">
              <w:rPr>
                <w:rFonts w:ascii="Times New Roman" w:eastAsia="宋体" w:hAnsi="Times New Roman"/>
                <w:szCs w:val="21"/>
              </w:rPr>
              <w:t xml:space="preserve"> </w:t>
            </w:r>
            <w:r w:rsidRPr="001214C4">
              <w:rPr>
                <w:rFonts w:ascii="Times New Roman" w:eastAsia="宋体" w:hAnsi="宋体" w:hint="eastAsia"/>
                <w:szCs w:val="21"/>
              </w:rPr>
              <w:t>反函</w:t>
            </w:r>
            <w:r w:rsidRPr="001214C4">
              <w:rPr>
                <w:rFonts w:ascii="Times New Roman" w:eastAsia="宋体" w:hAnsi="宋体"/>
                <w:szCs w:val="21"/>
              </w:rPr>
              <w:t>数（</w:t>
            </w:r>
            <w:r w:rsidRPr="001214C4">
              <w:rPr>
                <w:rFonts w:ascii="Times New Roman" w:eastAsia="宋体" w:hAnsi="Times New Roman"/>
                <w:szCs w:val="21"/>
              </w:rPr>
              <w:t>1</w:t>
            </w:r>
            <w:r w:rsidRPr="001214C4">
              <w:rPr>
                <w:rFonts w:ascii="Times New Roman" w:eastAsia="宋体" w:hAnsi="宋体"/>
                <w:szCs w:val="21"/>
              </w:rPr>
              <w:t>）</w:t>
            </w:r>
          </w:p>
        </w:tc>
        <w:tc>
          <w:tcPr>
            <w:tcW w:w="3079" w:type="dxa"/>
            <w:shd w:val="clear" w:color="auto" w:fill="E2EFD9" w:themeFill="accent6" w:themeFillTint="33"/>
            <w:vAlign w:val="center"/>
          </w:tcPr>
          <w:p w:rsidR="002D6B76" w:rsidRPr="001214C4" w:rsidRDefault="005C06C7" w:rsidP="005C06C7">
            <w:pPr>
              <w:spacing w:line="276" w:lineRule="auto"/>
              <w:rPr>
                <w:rFonts w:ascii="Times New Roman" w:eastAsia="宋体" w:hAnsi="Times New Roman"/>
                <w:szCs w:val="21"/>
              </w:rPr>
            </w:pPr>
            <w:r w:rsidRPr="001214C4">
              <w:rPr>
                <w:rFonts w:ascii="Times New Roman" w:eastAsia="宋体" w:hAnsi="Times New Roman"/>
                <w:szCs w:val="21"/>
              </w:rPr>
              <w:t>1</w:t>
            </w:r>
            <w:r w:rsidR="004A0531" w:rsidRPr="001214C4">
              <w:rPr>
                <w:rFonts w:ascii="Times New Roman" w:eastAsia="宋体" w:hAnsi="Times New Roman" w:hint="eastAsia"/>
                <w:szCs w:val="21"/>
              </w:rPr>
              <w:t>．</w:t>
            </w:r>
            <w:r w:rsidRPr="001214C4">
              <w:rPr>
                <w:rFonts w:ascii="Times New Roman" w:eastAsia="宋体" w:hAnsi="宋体" w:hint="eastAsia"/>
                <w:szCs w:val="21"/>
              </w:rPr>
              <w:t>在实例中形成反函数的概念，通过解读反函数的定义，</w:t>
            </w:r>
            <w:r w:rsidRPr="001214C4">
              <w:rPr>
                <w:rFonts w:ascii="Times New Roman" w:eastAsia="宋体" w:hAnsi="宋体" w:hint="eastAsia"/>
                <w:szCs w:val="21"/>
              </w:rPr>
              <w:lastRenderedPageBreak/>
              <w:t>懂得</w:t>
            </w:r>
            <w:r w:rsidRPr="001214C4">
              <w:rPr>
                <w:rFonts w:ascii="Times New Roman" w:eastAsia="宋体" w:hAnsi="宋体"/>
                <w:szCs w:val="21"/>
              </w:rPr>
              <w:t>反函数</w:t>
            </w:r>
            <w:r w:rsidRPr="001214C4">
              <w:rPr>
                <w:rFonts w:ascii="Times New Roman" w:eastAsia="宋体" w:hAnsi="宋体" w:hint="eastAsia"/>
                <w:szCs w:val="21"/>
              </w:rPr>
              <w:t>符号的含义，发展数学抽象素养</w:t>
            </w:r>
            <w:r w:rsidR="004A0531" w:rsidRPr="001214C4">
              <w:rPr>
                <w:rFonts w:ascii="Times New Roman" w:eastAsia="宋体" w:hAnsi="Times New Roman" w:hint="eastAsia"/>
                <w:szCs w:val="21"/>
              </w:rPr>
              <w:t>．</w:t>
            </w:r>
          </w:p>
        </w:tc>
        <w:tc>
          <w:tcPr>
            <w:tcW w:w="1225" w:type="dxa"/>
            <w:shd w:val="clear" w:color="auto" w:fill="E2EFD9" w:themeFill="accent6" w:themeFillTint="33"/>
            <w:vAlign w:val="center"/>
          </w:tcPr>
          <w:p w:rsidR="002D6B76" w:rsidRPr="001214C4" w:rsidRDefault="00753FED" w:rsidP="00B65102">
            <w:pPr>
              <w:spacing w:line="276" w:lineRule="auto"/>
              <w:jc w:val="center"/>
              <w:rPr>
                <w:rFonts w:ascii="Times New Roman" w:eastAsia="宋体" w:hAnsi="Times New Roman"/>
                <w:szCs w:val="21"/>
              </w:rPr>
            </w:pPr>
            <w:r w:rsidRPr="001214C4">
              <w:rPr>
                <w:rFonts w:ascii="Times New Roman" w:eastAsia="宋体" w:hAnsi="Times New Roman" w:hint="eastAsia"/>
                <w:szCs w:val="21"/>
              </w:rPr>
              <w:lastRenderedPageBreak/>
              <w:t>L</w:t>
            </w:r>
            <w:r w:rsidRPr="001214C4">
              <w:rPr>
                <w:rFonts w:ascii="Times New Roman" w:eastAsia="宋体" w:hAnsi="Times New Roman"/>
                <w:szCs w:val="21"/>
              </w:rPr>
              <w:t>02</w:t>
            </w:r>
          </w:p>
        </w:tc>
        <w:tc>
          <w:tcPr>
            <w:tcW w:w="1920" w:type="dxa"/>
            <w:shd w:val="clear" w:color="auto" w:fill="E2EFD9" w:themeFill="accent6" w:themeFillTint="33"/>
            <w:vAlign w:val="center"/>
          </w:tcPr>
          <w:p w:rsidR="002D6B76" w:rsidRPr="001214C4" w:rsidRDefault="00B65102" w:rsidP="00EA4E14">
            <w:pPr>
              <w:spacing w:line="276" w:lineRule="auto"/>
              <w:jc w:val="center"/>
              <w:rPr>
                <w:rFonts w:ascii="Times New Roman" w:eastAsia="宋体" w:hAnsi="Times New Roman"/>
                <w:szCs w:val="21"/>
              </w:rPr>
            </w:pPr>
            <w:r w:rsidRPr="001214C4">
              <w:rPr>
                <w:rFonts w:ascii="Times New Roman" w:eastAsia="宋体" w:hAnsi="Times New Roman" w:hint="eastAsia"/>
                <w:color w:val="000000"/>
                <w:szCs w:val="21"/>
              </w:rPr>
              <w:t>UN</w:t>
            </w:r>
            <w:r w:rsidRPr="001214C4">
              <w:rPr>
                <w:rFonts w:ascii="Times New Roman" w:eastAsia="宋体" w:hAnsi="Times New Roman"/>
                <w:color w:val="000000"/>
                <w:szCs w:val="21"/>
              </w:rPr>
              <w:t>04</w:t>
            </w:r>
            <w:r w:rsidR="00EA4E14">
              <w:rPr>
                <w:rFonts w:ascii="Times New Roman" w:eastAsia="宋体" w:hAnsi="Times New Roman" w:hint="eastAsia"/>
                <w:color w:val="000000"/>
                <w:szCs w:val="21"/>
              </w:rPr>
              <w:t>08</w:t>
            </w:r>
          </w:p>
        </w:tc>
      </w:tr>
      <w:tr w:rsidR="002D6B76" w:rsidRPr="001214C4" w:rsidTr="00940295">
        <w:trPr>
          <w:jc w:val="center"/>
        </w:trPr>
        <w:tc>
          <w:tcPr>
            <w:tcW w:w="1476" w:type="dxa"/>
            <w:vMerge/>
            <w:shd w:val="clear" w:color="auto" w:fill="E2EFD9" w:themeFill="accent6" w:themeFillTint="33"/>
            <w:vAlign w:val="center"/>
          </w:tcPr>
          <w:p w:rsidR="002D6B76" w:rsidRPr="001214C4" w:rsidRDefault="002D6B76" w:rsidP="000D4BB2">
            <w:pPr>
              <w:spacing w:line="276" w:lineRule="auto"/>
              <w:jc w:val="center"/>
              <w:rPr>
                <w:rFonts w:ascii="Times New Roman" w:eastAsia="宋体" w:hAnsi="Times New Roman"/>
                <w:szCs w:val="21"/>
              </w:rPr>
            </w:pPr>
          </w:p>
        </w:tc>
        <w:tc>
          <w:tcPr>
            <w:tcW w:w="1367" w:type="dxa"/>
            <w:vMerge/>
            <w:shd w:val="clear" w:color="auto" w:fill="E2EFD9" w:themeFill="accent6" w:themeFillTint="33"/>
            <w:vAlign w:val="center"/>
          </w:tcPr>
          <w:p w:rsidR="002D6B76" w:rsidRPr="001214C4" w:rsidRDefault="002D6B76" w:rsidP="00B65102">
            <w:pPr>
              <w:spacing w:line="276" w:lineRule="auto"/>
              <w:jc w:val="center"/>
              <w:rPr>
                <w:rFonts w:ascii="Times New Roman" w:eastAsia="宋体" w:hAnsi="Times New Roman"/>
                <w:szCs w:val="21"/>
              </w:rPr>
            </w:pPr>
          </w:p>
        </w:tc>
        <w:tc>
          <w:tcPr>
            <w:tcW w:w="3079" w:type="dxa"/>
            <w:shd w:val="clear" w:color="auto" w:fill="E2EFD9" w:themeFill="accent6" w:themeFillTint="33"/>
            <w:vAlign w:val="center"/>
          </w:tcPr>
          <w:p w:rsidR="002D6B76" w:rsidRPr="001214C4" w:rsidRDefault="005C06C7" w:rsidP="005C06C7">
            <w:pPr>
              <w:spacing w:line="276" w:lineRule="auto"/>
              <w:rPr>
                <w:rFonts w:ascii="Times New Roman" w:eastAsia="宋体" w:hAnsi="Times New Roman"/>
                <w:szCs w:val="21"/>
              </w:rPr>
            </w:pPr>
            <w:r w:rsidRPr="001214C4">
              <w:rPr>
                <w:rFonts w:ascii="Times New Roman" w:eastAsia="宋体" w:hAnsi="Times New Roman" w:hint="eastAsia"/>
                <w:szCs w:val="21"/>
              </w:rPr>
              <w:t>2</w:t>
            </w:r>
            <w:r w:rsidR="004A0531" w:rsidRPr="001214C4">
              <w:rPr>
                <w:rFonts w:ascii="Times New Roman" w:eastAsia="宋体" w:hAnsi="Times New Roman" w:hint="eastAsia"/>
                <w:szCs w:val="21"/>
              </w:rPr>
              <w:t>．</w:t>
            </w:r>
            <w:r w:rsidRPr="001214C4">
              <w:rPr>
                <w:rFonts w:ascii="Times New Roman" w:eastAsia="宋体" w:hAnsi="宋体" w:hint="eastAsia"/>
                <w:szCs w:val="21"/>
              </w:rPr>
              <w:t>理解一个函数存在反函数的充要条件，会判断一个函数是否存在反函数．</w:t>
            </w:r>
          </w:p>
        </w:tc>
        <w:tc>
          <w:tcPr>
            <w:tcW w:w="1225" w:type="dxa"/>
            <w:shd w:val="clear" w:color="auto" w:fill="E2EFD9" w:themeFill="accent6" w:themeFillTint="33"/>
            <w:vAlign w:val="center"/>
          </w:tcPr>
          <w:p w:rsidR="002D6B76" w:rsidRPr="001214C4" w:rsidRDefault="00753FED" w:rsidP="00D413BE">
            <w:pPr>
              <w:spacing w:line="276" w:lineRule="auto"/>
              <w:jc w:val="center"/>
              <w:rPr>
                <w:rFonts w:ascii="Times New Roman" w:eastAsia="宋体" w:hAnsi="Times New Roman"/>
                <w:szCs w:val="21"/>
              </w:rPr>
            </w:pPr>
            <w:r w:rsidRPr="001214C4">
              <w:rPr>
                <w:rFonts w:ascii="Times New Roman" w:eastAsia="宋体" w:hAnsi="Times New Roman" w:hint="eastAsia"/>
                <w:szCs w:val="21"/>
              </w:rPr>
              <w:t>L</w:t>
            </w:r>
            <w:r w:rsidRPr="001214C4">
              <w:rPr>
                <w:rFonts w:ascii="Times New Roman" w:eastAsia="宋体" w:hAnsi="Times New Roman"/>
                <w:szCs w:val="21"/>
              </w:rPr>
              <w:t>0</w:t>
            </w:r>
            <w:r w:rsidR="00D413BE">
              <w:rPr>
                <w:rFonts w:ascii="Times New Roman" w:eastAsia="宋体" w:hAnsi="Times New Roman" w:hint="eastAsia"/>
                <w:szCs w:val="21"/>
              </w:rPr>
              <w:t>2</w:t>
            </w:r>
          </w:p>
        </w:tc>
        <w:tc>
          <w:tcPr>
            <w:tcW w:w="1920" w:type="dxa"/>
            <w:shd w:val="clear" w:color="auto" w:fill="E2EFD9" w:themeFill="accent6" w:themeFillTint="33"/>
            <w:vAlign w:val="center"/>
          </w:tcPr>
          <w:p w:rsidR="002D6B76" w:rsidRPr="00EA4E14" w:rsidRDefault="008C5DA1" w:rsidP="00EA4E14">
            <w:pPr>
              <w:spacing w:line="276" w:lineRule="auto"/>
              <w:jc w:val="center"/>
              <w:rPr>
                <w:rFonts w:ascii="Times New Roman" w:eastAsia="宋体" w:hAnsi="Times New Roman"/>
                <w:szCs w:val="21"/>
              </w:rPr>
            </w:pPr>
            <w:r w:rsidRPr="00EA4E14">
              <w:rPr>
                <w:rFonts w:ascii="Times New Roman" w:eastAsia="宋体" w:hAnsi="Times New Roman" w:hint="eastAsia"/>
                <w:color w:val="000000"/>
                <w:szCs w:val="21"/>
              </w:rPr>
              <w:t>UN</w:t>
            </w:r>
            <w:r w:rsidRPr="00EA4E14">
              <w:rPr>
                <w:rFonts w:ascii="Times New Roman" w:eastAsia="宋体" w:hAnsi="Times New Roman"/>
                <w:color w:val="000000"/>
                <w:szCs w:val="21"/>
              </w:rPr>
              <w:t>04</w:t>
            </w:r>
            <w:r w:rsidR="00EA4E14" w:rsidRPr="00EA4E14">
              <w:rPr>
                <w:rFonts w:ascii="Times New Roman" w:eastAsia="宋体" w:hAnsi="Times New Roman" w:hint="eastAsia"/>
                <w:color w:val="000000"/>
                <w:szCs w:val="21"/>
              </w:rPr>
              <w:t>08</w:t>
            </w:r>
          </w:p>
        </w:tc>
      </w:tr>
      <w:tr w:rsidR="002D6B76" w:rsidRPr="001214C4" w:rsidTr="00940295">
        <w:trPr>
          <w:jc w:val="center"/>
        </w:trPr>
        <w:tc>
          <w:tcPr>
            <w:tcW w:w="1476" w:type="dxa"/>
            <w:vMerge/>
            <w:shd w:val="clear" w:color="auto" w:fill="E2EFD9" w:themeFill="accent6" w:themeFillTint="33"/>
            <w:vAlign w:val="center"/>
          </w:tcPr>
          <w:p w:rsidR="002D6B76" w:rsidRPr="001214C4" w:rsidRDefault="002D6B76" w:rsidP="000D4BB2">
            <w:pPr>
              <w:spacing w:line="276" w:lineRule="auto"/>
              <w:jc w:val="center"/>
              <w:rPr>
                <w:rFonts w:ascii="Times New Roman" w:eastAsia="宋体" w:hAnsi="Times New Roman"/>
                <w:szCs w:val="21"/>
              </w:rPr>
            </w:pPr>
          </w:p>
        </w:tc>
        <w:tc>
          <w:tcPr>
            <w:tcW w:w="1367" w:type="dxa"/>
            <w:vMerge/>
            <w:shd w:val="clear" w:color="auto" w:fill="E2EFD9" w:themeFill="accent6" w:themeFillTint="33"/>
            <w:vAlign w:val="center"/>
          </w:tcPr>
          <w:p w:rsidR="002D6B76" w:rsidRPr="001214C4" w:rsidRDefault="002D6B76" w:rsidP="00B65102">
            <w:pPr>
              <w:spacing w:line="276" w:lineRule="auto"/>
              <w:jc w:val="center"/>
              <w:rPr>
                <w:rFonts w:ascii="Times New Roman" w:eastAsia="宋体" w:hAnsi="Times New Roman"/>
                <w:szCs w:val="21"/>
              </w:rPr>
            </w:pPr>
          </w:p>
        </w:tc>
        <w:tc>
          <w:tcPr>
            <w:tcW w:w="3079" w:type="dxa"/>
            <w:shd w:val="clear" w:color="auto" w:fill="E2EFD9" w:themeFill="accent6" w:themeFillTint="33"/>
            <w:vAlign w:val="center"/>
          </w:tcPr>
          <w:p w:rsidR="002D6B76" w:rsidRPr="001214C4" w:rsidRDefault="005C06C7" w:rsidP="00B65102">
            <w:pPr>
              <w:spacing w:line="276" w:lineRule="auto"/>
              <w:rPr>
                <w:rFonts w:ascii="Times New Roman" w:eastAsia="宋体" w:hAnsi="Times New Roman"/>
                <w:szCs w:val="21"/>
              </w:rPr>
            </w:pPr>
            <w:r w:rsidRPr="001214C4">
              <w:rPr>
                <w:rFonts w:ascii="Times New Roman" w:eastAsia="宋体" w:hAnsi="Times New Roman" w:hint="eastAsia"/>
                <w:szCs w:val="21"/>
              </w:rPr>
              <w:t>3</w:t>
            </w:r>
            <w:r w:rsidR="004A0531" w:rsidRPr="001214C4">
              <w:rPr>
                <w:rFonts w:ascii="Times New Roman" w:eastAsia="宋体" w:hAnsi="Times New Roman" w:hint="eastAsia"/>
                <w:szCs w:val="21"/>
              </w:rPr>
              <w:t>．</w:t>
            </w:r>
            <w:r w:rsidRPr="001214C4">
              <w:rPr>
                <w:rFonts w:ascii="Times New Roman" w:eastAsia="宋体" w:hAnsi="宋体" w:hint="eastAsia"/>
                <w:szCs w:val="21"/>
              </w:rPr>
              <w:t>会在较简单的情形下求已知函数的反函数，并归纳步骤</w:t>
            </w:r>
            <w:r w:rsidR="004A0531" w:rsidRPr="001214C4">
              <w:rPr>
                <w:rFonts w:ascii="Times New Roman" w:eastAsia="宋体" w:hAnsi="Times New Roman" w:hint="eastAsia"/>
                <w:szCs w:val="21"/>
              </w:rPr>
              <w:t>．</w:t>
            </w:r>
          </w:p>
        </w:tc>
        <w:tc>
          <w:tcPr>
            <w:tcW w:w="1225" w:type="dxa"/>
            <w:shd w:val="clear" w:color="auto" w:fill="E2EFD9" w:themeFill="accent6" w:themeFillTint="33"/>
            <w:vAlign w:val="center"/>
          </w:tcPr>
          <w:p w:rsidR="002D6B76" w:rsidRPr="001214C4" w:rsidRDefault="00753FED" w:rsidP="00B65102">
            <w:pPr>
              <w:spacing w:line="276" w:lineRule="auto"/>
              <w:jc w:val="center"/>
              <w:rPr>
                <w:rFonts w:ascii="Times New Roman" w:eastAsia="宋体" w:hAnsi="Times New Roman"/>
                <w:szCs w:val="21"/>
              </w:rPr>
            </w:pPr>
            <w:r w:rsidRPr="001214C4">
              <w:rPr>
                <w:rFonts w:ascii="Times New Roman" w:eastAsia="宋体" w:hAnsi="Times New Roman" w:hint="eastAsia"/>
                <w:szCs w:val="21"/>
              </w:rPr>
              <w:t>L</w:t>
            </w:r>
            <w:r w:rsidRPr="001214C4">
              <w:rPr>
                <w:rFonts w:ascii="Times New Roman" w:eastAsia="宋体" w:hAnsi="Times New Roman"/>
                <w:szCs w:val="21"/>
              </w:rPr>
              <w:t>03</w:t>
            </w:r>
          </w:p>
        </w:tc>
        <w:tc>
          <w:tcPr>
            <w:tcW w:w="1920" w:type="dxa"/>
            <w:shd w:val="clear" w:color="auto" w:fill="E2EFD9" w:themeFill="accent6" w:themeFillTint="33"/>
            <w:vAlign w:val="center"/>
          </w:tcPr>
          <w:p w:rsidR="002D6B76" w:rsidRPr="00EA4E14" w:rsidRDefault="008C5DA1" w:rsidP="00EA4E14">
            <w:pPr>
              <w:spacing w:line="276" w:lineRule="auto"/>
              <w:jc w:val="center"/>
              <w:rPr>
                <w:rFonts w:ascii="Times New Roman" w:eastAsia="宋体" w:hAnsi="Times New Roman"/>
                <w:szCs w:val="21"/>
              </w:rPr>
            </w:pPr>
            <w:r w:rsidRPr="00EA4E14">
              <w:rPr>
                <w:rFonts w:ascii="Times New Roman" w:eastAsia="宋体" w:hAnsi="Times New Roman" w:hint="eastAsia"/>
                <w:color w:val="000000"/>
                <w:szCs w:val="21"/>
              </w:rPr>
              <w:t>UN</w:t>
            </w:r>
            <w:r w:rsidRPr="00EA4E14">
              <w:rPr>
                <w:rFonts w:ascii="Times New Roman" w:eastAsia="宋体" w:hAnsi="Times New Roman"/>
                <w:color w:val="000000"/>
                <w:szCs w:val="21"/>
              </w:rPr>
              <w:t>04</w:t>
            </w:r>
            <w:r w:rsidR="00EA4E14" w:rsidRPr="00EA4E14">
              <w:rPr>
                <w:rFonts w:ascii="Times New Roman" w:eastAsia="宋体" w:hAnsi="Times New Roman" w:hint="eastAsia"/>
                <w:color w:val="000000"/>
                <w:szCs w:val="21"/>
              </w:rPr>
              <w:t>08</w:t>
            </w:r>
          </w:p>
        </w:tc>
      </w:tr>
      <w:tr w:rsidR="002D6B76" w:rsidRPr="001214C4" w:rsidTr="00940295">
        <w:trPr>
          <w:jc w:val="center"/>
        </w:trPr>
        <w:tc>
          <w:tcPr>
            <w:tcW w:w="1476" w:type="dxa"/>
            <w:vMerge w:val="restart"/>
            <w:shd w:val="clear" w:color="auto" w:fill="E2EFD9" w:themeFill="accent6" w:themeFillTint="33"/>
            <w:vAlign w:val="center"/>
          </w:tcPr>
          <w:p w:rsidR="002D6B76" w:rsidRPr="001214C4" w:rsidRDefault="002D6B76" w:rsidP="002D6B76">
            <w:pPr>
              <w:spacing w:line="276" w:lineRule="auto"/>
              <w:jc w:val="center"/>
              <w:rPr>
                <w:rFonts w:ascii="Times New Roman" w:eastAsia="宋体" w:hAnsi="Times New Roman"/>
                <w:szCs w:val="21"/>
              </w:rPr>
            </w:pPr>
            <w:r w:rsidRPr="001214C4">
              <w:rPr>
                <w:rFonts w:ascii="Times New Roman" w:eastAsia="宋体" w:hAnsi="宋体" w:hint="eastAsia"/>
                <w:szCs w:val="21"/>
              </w:rPr>
              <w:t>第</w:t>
            </w:r>
            <w:r w:rsidRPr="001214C4">
              <w:rPr>
                <w:rFonts w:ascii="Times New Roman" w:eastAsia="宋体" w:hAnsi="Times New Roman"/>
                <w:szCs w:val="21"/>
              </w:rPr>
              <w:t>12</w:t>
            </w:r>
            <w:r w:rsidRPr="001214C4">
              <w:rPr>
                <w:rFonts w:ascii="Times New Roman" w:eastAsia="宋体" w:hAnsi="宋体" w:hint="eastAsia"/>
                <w:szCs w:val="21"/>
              </w:rPr>
              <w:t>课时</w:t>
            </w:r>
          </w:p>
          <w:p w:rsidR="002D6B76" w:rsidRPr="001214C4" w:rsidRDefault="002D6B76" w:rsidP="002D6B76">
            <w:pPr>
              <w:spacing w:line="276" w:lineRule="auto"/>
              <w:jc w:val="center"/>
              <w:rPr>
                <w:rFonts w:ascii="Times New Roman" w:eastAsia="宋体" w:hAnsi="Times New Roman"/>
                <w:szCs w:val="21"/>
              </w:rPr>
            </w:pPr>
            <w:r w:rsidRPr="001214C4">
              <w:rPr>
                <w:rFonts w:ascii="Times New Roman" w:eastAsia="宋体" w:hAnsi="宋体" w:hint="eastAsia"/>
                <w:szCs w:val="21"/>
              </w:rPr>
              <w:t>（</w:t>
            </w:r>
            <w:r w:rsidRPr="001214C4">
              <w:rPr>
                <w:rFonts w:ascii="Times New Roman" w:eastAsia="宋体" w:hAnsi="Times New Roman" w:hint="eastAsia"/>
                <w:szCs w:val="21"/>
              </w:rPr>
              <w:t>UN</w:t>
            </w:r>
            <w:r w:rsidRPr="001214C4">
              <w:rPr>
                <w:rFonts w:ascii="Times New Roman" w:eastAsia="宋体" w:hAnsi="Times New Roman"/>
                <w:szCs w:val="21"/>
              </w:rPr>
              <w:t>04</w:t>
            </w:r>
            <w:r w:rsidRPr="001214C4">
              <w:rPr>
                <w:rFonts w:ascii="Times New Roman" w:eastAsia="宋体" w:hAnsi="Times New Roman" w:hint="eastAsia"/>
                <w:szCs w:val="21"/>
              </w:rPr>
              <w:t>KS</w:t>
            </w:r>
            <w:r w:rsidRPr="001214C4">
              <w:rPr>
                <w:rFonts w:ascii="Times New Roman" w:eastAsia="宋体" w:hAnsi="Times New Roman"/>
                <w:szCs w:val="21"/>
              </w:rPr>
              <w:t>12</w:t>
            </w:r>
            <w:r w:rsidRPr="001214C4">
              <w:rPr>
                <w:rFonts w:ascii="Times New Roman" w:eastAsia="宋体" w:hAnsi="宋体" w:hint="eastAsia"/>
                <w:szCs w:val="21"/>
              </w:rPr>
              <w:t>）</w:t>
            </w:r>
          </w:p>
        </w:tc>
        <w:tc>
          <w:tcPr>
            <w:tcW w:w="1367" w:type="dxa"/>
            <w:vMerge w:val="restart"/>
            <w:shd w:val="clear" w:color="auto" w:fill="E2EFD9" w:themeFill="accent6" w:themeFillTint="33"/>
            <w:vAlign w:val="center"/>
          </w:tcPr>
          <w:p w:rsidR="002D6B76" w:rsidRPr="001214C4" w:rsidRDefault="00C34660" w:rsidP="00C34660">
            <w:pPr>
              <w:spacing w:line="276" w:lineRule="auto"/>
              <w:jc w:val="center"/>
              <w:rPr>
                <w:rFonts w:ascii="Times New Roman" w:eastAsia="宋体" w:hAnsi="Times New Roman"/>
                <w:szCs w:val="21"/>
              </w:rPr>
            </w:pPr>
            <w:r w:rsidRPr="001214C4">
              <w:rPr>
                <w:rFonts w:ascii="Times New Roman" w:eastAsia="宋体" w:hAnsi="Times New Roman" w:hint="eastAsia"/>
                <w:szCs w:val="21"/>
              </w:rPr>
              <w:t>*</w:t>
            </w:r>
            <w:r w:rsidRPr="001214C4">
              <w:rPr>
                <w:rFonts w:ascii="Times New Roman" w:eastAsia="宋体" w:hAnsi="Times New Roman"/>
                <w:szCs w:val="21"/>
              </w:rPr>
              <w:t>5</w:t>
            </w:r>
            <w:r w:rsidRPr="001214C4">
              <w:rPr>
                <w:rFonts w:ascii="Times New Roman" w:eastAsia="宋体" w:hAnsi="Times New Roman" w:hint="eastAsia"/>
                <w:szCs w:val="21"/>
              </w:rPr>
              <w:t>.4</w:t>
            </w:r>
            <w:r w:rsidRPr="001214C4">
              <w:rPr>
                <w:rFonts w:ascii="Times New Roman" w:eastAsia="宋体" w:hAnsi="Times New Roman"/>
                <w:szCs w:val="21"/>
              </w:rPr>
              <w:t xml:space="preserve"> </w:t>
            </w:r>
            <w:r w:rsidRPr="001214C4">
              <w:rPr>
                <w:rFonts w:ascii="Times New Roman" w:eastAsia="宋体" w:hAnsi="宋体" w:hint="eastAsia"/>
                <w:szCs w:val="21"/>
              </w:rPr>
              <w:t>反函</w:t>
            </w:r>
            <w:r w:rsidRPr="001214C4">
              <w:rPr>
                <w:rFonts w:ascii="Times New Roman" w:eastAsia="宋体" w:hAnsi="宋体"/>
                <w:szCs w:val="21"/>
              </w:rPr>
              <w:t>数（</w:t>
            </w:r>
            <w:r w:rsidRPr="001214C4">
              <w:rPr>
                <w:rFonts w:ascii="Times New Roman" w:eastAsia="宋体" w:hAnsi="Times New Roman"/>
                <w:szCs w:val="21"/>
              </w:rPr>
              <w:t>2</w:t>
            </w:r>
            <w:r w:rsidRPr="001214C4">
              <w:rPr>
                <w:rFonts w:ascii="Times New Roman" w:eastAsia="宋体" w:hAnsi="宋体"/>
                <w:szCs w:val="21"/>
              </w:rPr>
              <w:t>）</w:t>
            </w:r>
          </w:p>
        </w:tc>
        <w:tc>
          <w:tcPr>
            <w:tcW w:w="3079" w:type="dxa"/>
            <w:shd w:val="clear" w:color="auto" w:fill="E2EFD9" w:themeFill="accent6" w:themeFillTint="33"/>
            <w:vAlign w:val="center"/>
          </w:tcPr>
          <w:p w:rsidR="002D6B76" w:rsidRPr="001214C4" w:rsidRDefault="005C06C7" w:rsidP="005C06C7">
            <w:pPr>
              <w:spacing w:line="276" w:lineRule="auto"/>
              <w:rPr>
                <w:rFonts w:ascii="Times New Roman" w:eastAsia="宋体" w:hAnsi="Times New Roman"/>
                <w:szCs w:val="21"/>
              </w:rPr>
            </w:pPr>
            <w:r w:rsidRPr="001214C4">
              <w:rPr>
                <w:rFonts w:ascii="Times New Roman" w:eastAsia="宋体" w:hAnsi="Times New Roman"/>
                <w:szCs w:val="21"/>
              </w:rPr>
              <w:t>1</w:t>
            </w:r>
            <w:r w:rsidR="004A0531" w:rsidRPr="001214C4">
              <w:rPr>
                <w:rFonts w:ascii="Times New Roman" w:eastAsia="宋体" w:hAnsi="Times New Roman" w:hint="eastAsia"/>
                <w:szCs w:val="21"/>
              </w:rPr>
              <w:t>．</w:t>
            </w:r>
            <w:r w:rsidRPr="001214C4">
              <w:rPr>
                <w:rFonts w:ascii="Times New Roman" w:eastAsia="宋体" w:hAnsi="宋体" w:hint="eastAsia"/>
                <w:szCs w:val="21"/>
              </w:rPr>
              <w:t>知道函数与其反函数的图像之间的对称关系，并理解形成这种关系的原因</w:t>
            </w:r>
            <w:r w:rsidR="004A0531" w:rsidRPr="001214C4">
              <w:rPr>
                <w:rFonts w:ascii="Times New Roman" w:eastAsia="宋体" w:hAnsi="Times New Roman" w:hint="eastAsia"/>
                <w:szCs w:val="21"/>
              </w:rPr>
              <w:t>．</w:t>
            </w:r>
          </w:p>
        </w:tc>
        <w:tc>
          <w:tcPr>
            <w:tcW w:w="1225" w:type="dxa"/>
            <w:shd w:val="clear" w:color="auto" w:fill="E2EFD9" w:themeFill="accent6" w:themeFillTint="33"/>
            <w:vAlign w:val="center"/>
          </w:tcPr>
          <w:p w:rsidR="002D6B76" w:rsidRPr="001214C4" w:rsidRDefault="00753FED" w:rsidP="00B65102">
            <w:pPr>
              <w:spacing w:line="276" w:lineRule="auto"/>
              <w:jc w:val="center"/>
              <w:rPr>
                <w:rFonts w:ascii="Times New Roman" w:eastAsia="宋体" w:hAnsi="Times New Roman"/>
                <w:szCs w:val="21"/>
              </w:rPr>
            </w:pPr>
            <w:r w:rsidRPr="001214C4">
              <w:rPr>
                <w:rFonts w:ascii="Times New Roman" w:eastAsia="宋体" w:hAnsi="Times New Roman" w:hint="eastAsia"/>
                <w:szCs w:val="21"/>
              </w:rPr>
              <w:t>L</w:t>
            </w:r>
            <w:r w:rsidRPr="001214C4">
              <w:rPr>
                <w:rFonts w:ascii="Times New Roman" w:eastAsia="宋体" w:hAnsi="Times New Roman"/>
                <w:szCs w:val="21"/>
              </w:rPr>
              <w:t>02</w:t>
            </w:r>
          </w:p>
        </w:tc>
        <w:tc>
          <w:tcPr>
            <w:tcW w:w="1920" w:type="dxa"/>
            <w:shd w:val="clear" w:color="auto" w:fill="E2EFD9" w:themeFill="accent6" w:themeFillTint="33"/>
            <w:vAlign w:val="center"/>
          </w:tcPr>
          <w:p w:rsidR="002D6B76" w:rsidRPr="00EA4E14" w:rsidRDefault="008C5DA1" w:rsidP="00EA4E14">
            <w:pPr>
              <w:spacing w:line="276" w:lineRule="auto"/>
              <w:jc w:val="center"/>
              <w:rPr>
                <w:rFonts w:ascii="Times New Roman" w:eastAsia="宋体" w:hAnsi="Times New Roman"/>
                <w:szCs w:val="21"/>
              </w:rPr>
            </w:pPr>
            <w:r w:rsidRPr="00EA4E14">
              <w:rPr>
                <w:rFonts w:ascii="Times New Roman" w:eastAsia="宋体" w:hAnsi="Times New Roman" w:hint="eastAsia"/>
                <w:color w:val="000000"/>
                <w:szCs w:val="21"/>
              </w:rPr>
              <w:t>UN</w:t>
            </w:r>
            <w:r w:rsidRPr="00EA4E14">
              <w:rPr>
                <w:rFonts w:ascii="Times New Roman" w:eastAsia="宋体" w:hAnsi="Times New Roman"/>
                <w:color w:val="000000"/>
                <w:szCs w:val="21"/>
              </w:rPr>
              <w:t>04</w:t>
            </w:r>
            <w:r w:rsidR="00EA4E14" w:rsidRPr="00EA4E14">
              <w:rPr>
                <w:rFonts w:ascii="Times New Roman" w:eastAsia="宋体" w:hAnsi="Times New Roman" w:hint="eastAsia"/>
                <w:color w:val="000000"/>
                <w:szCs w:val="21"/>
              </w:rPr>
              <w:t>08</w:t>
            </w:r>
          </w:p>
        </w:tc>
      </w:tr>
      <w:tr w:rsidR="002D6B76" w:rsidRPr="001214C4" w:rsidTr="00940295">
        <w:trPr>
          <w:jc w:val="center"/>
        </w:trPr>
        <w:tc>
          <w:tcPr>
            <w:tcW w:w="1476" w:type="dxa"/>
            <w:vMerge/>
            <w:shd w:val="clear" w:color="auto" w:fill="E2EFD9" w:themeFill="accent6" w:themeFillTint="33"/>
            <w:vAlign w:val="center"/>
          </w:tcPr>
          <w:p w:rsidR="002D6B76" w:rsidRPr="001214C4" w:rsidRDefault="002D6B76" w:rsidP="000D4BB2">
            <w:pPr>
              <w:spacing w:line="276" w:lineRule="auto"/>
              <w:jc w:val="center"/>
              <w:rPr>
                <w:rFonts w:ascii="Times New Roman" w:eastAsia="宋体" w:hAnsi="Times New Roman"/>
                <w:szCs w:val="21"/>
              </w:rPr>
            </w:pPr>
          </w:p>
        </w:tc>
        <w:tc>
          <w:tcPr>
            <w:tcW w:w="1367" w:type="dxa"/>
            <w:vMerge/>
            <w:shd w:val="clear" w:color="auto" w:fill="E2EFD9" w:themeFill="accent6" w:themeFillTint="33"/>
            <w:vAlign w:val="center"/>
          </w:tcPr>
          <w:p w:rsidR="002D6B76" w:rsidRPr="001214C4" w:rsidRDefault="002D6B76" w:rsidP="00B65102">
            <w:pPr>
              <w:spacing w:line="276" w:lineRule="auto"/>
              <w:jc w:val="center"/>
              <w:rPr>
                <w:rFonts w:ascii="Times New Roman" w:eastAsia="宋体" w:hAnsi="Times New Roman"/>
                <w:szCs w:val="21"/>
              </w:rPr>
            </w:pPr>
          </w:p>
        </w:tc>
        <w:tc>
          <w:tcPr>
            <w:tcW w:w="3079" w:type="dxa"/>
            <w:shd w:val="clear" w:color="auto" w:fill="E2EFD9" w:themeFill="accent6" w:themeFillTint="33"/>
            <w:vAlign w:val="center"/>
          </w:tcPr>
          <w:p w:rsidR="002D6B76" w:rsidRPr="001214C4" w:rsidRDefault="005C06C7" w:rsidP="00B65102">
            <w:pPr>
              <w:spacing w:line="276" w:lineRule="auto"/>
              <w:rPr>
                <w:rFonts w:ascii="Times New Roman" w:eastAsia="宋体" w:hAnsi="Times New Roman"/>
                <w:szCs w:val="21"/>
              </w:rPr>
            </w:pPr>
            <w:r w:rsidRPr="001214C4">
              <w:rPr>
                <w:rFonts w:ascii="Times New Roman" w:eastAsia="宋体" w:hAnsi="Times New Roman" w:hint="eastAsia"/>
                <w:szCs w:val="21"/>
              </w:rPr>
              <w:t>2</w:t>
            </w:r>
            <w:r w:rsidR="004A0531" w:rsidRPr="001214C4">
              <w:rPr>
                <w:rFonts w:ascii="Times New Roman" w:eastAsia="宋体" w:hAnsi="Times New Roman"/>
                <w:szCs w:val="21"/>
              </w:rPr>
              <w:t>．</w:t>
            </w:r>
            <w:r w:rsidRPr="001214C4">
              <w:rPr>
                <w:rFonts w:ascii="Times New Roman" w:eastAsia="宋体" w:hAnsi="宋体" w:hint="eastAsia"/>
                <w:szCs w:val="21"/>
              </w:rPr>
              <w:t>会证明互为反函数的两函数的图像关于直线</w:t>
            </w:r>
            <w:r w:rsidRPr="001214C4">
              <w:rPr>
                <w:rFonts w:ascii="Times New Roman" w:hAnsi="Times New Roman"/>
                <w:position w:val="-10"/>
              </w:rPr>
              <w:object w:dxaOrig="580" w:dyaOrig="260">
                <v:shape id="_x0000_i1028" type="#_x0000_t75" style="width:27.95pt;height:12.9pt" o:ole="">
                  <v:imagedata r:id="rId14" o:title=""/>
                </v:shape>
                <o:OLEObject Type="Embed" ProgID="Equation.DSMT4" ShapeID="_x0000_i1028" DrawAspect="Content" ObjectID="_1724676614" r:id="rId15"/>
              </w:object>
            </w:r>
            <w:r w:rsidRPr="001214C4">
              <w:rPr>
                <w:rFonts w:ascii="Times New Roman" w:eastAsia="宋体" w:hAnsi="宋体" w:hint="eastAsia"/>
                <w:szCs w:val="21"/>
              </w:rPr>
              <w:t>成轴对称，会利用这一性质求解有关问题，发展逻辑推理素养</w:t>
            </w:r>
            <w:r w:rsidR="004A0531" w:rsidRPr="001214C4">
              <w:rPr>
                <w:rFonts w:ascii="Times New Roman" w:eastAsia="宋体" w:hAnsi="Times New Roman" w:hint="eastAsia"/>
                <w:szCs w:val="21"/>
              </w:rPr>
              <w:t>．</w:t>
            </w:r>
          </w:p>
        </w:tc>
        <w:tc>
          <w:tcPr>
            <w:tcW w:w="1225" w:type="dxa"/>
            <w:shd w:val="clear" w:color="auto" w:fill="E2EFD9" w:themeFill="accent6" w:themeFillTint="33"/>
            <w:vAlign w:val="center"/>
          </w:tcPr>
          <w:p w:rsidR="002D6B76" w:rsidRPr="001214C4" w:rsidRDefault="00753FED" w:rsidP="00D413BE">
            <w:pPr>
              <w:spacing w:line="276" w:lineRule="auto"/>
              <w:jc w:val="center"/>
              <w:rPr>
                <w:rFonts w:ascii="Times New Roman" w:eastAsia="宋体" w:hAnsi="Times New Roman"/>
                <w:szCs w:val="21"/>
              </w:rPr>
            </w:pPr>
            <w:r w:rsidRPr="001214C4">
              <w:rPr>
                <w:rFonts w:ascii="Times New Roman" w:eastAsia="宋体" w:hAnsi="Times New Roman" w:hint="eastAsia"/>
                <w:szCs w:val="21"/>
              </w:rPr>
              <w:t>L</w:t>
            </w:r>
            <w:r w:rsidRPr="001214C4">
              <w:rPr>
                <w:rFonts w:ascii="Times New Roman" w:eastAsia="宋体" w:hAnsi="Times New Roman"/>
                <w:szCs w:val="21"/>
              </w:rPr>
              <w:t>0</w:t>
            </w:r>
            <w:r w:rsidR="00D413BE">
              <w:rPr>
                <w:rFonts w:ascii="Times New Roman" w:eastAsia="宋体" w:hAnsi="Times New Roman" w:hint="eastAsia"/>
                <w:szCs w:val="21"/>
              </w:rPr>
              <w:t>2</w:t>
            </w:r>
          </w:p>
        </w:tc>
        <w:tc>
          <w:tcPr>
            <w:tcW w:w="1920" w:type="dxa"/>
            <w:shd w:val="clear" w:color="auto" w:fill="E2EFD9" w:themeFill="accent6" w:themeFillTint="33"/>
            <w:vAlign w:val="center"/>
          </w:tcPr>
          <w:p w:rsidR="002D6B76" w:rsidRPr="00EA4E14" w:rsidRDefault="008C5DA1" w:rsidP="00EA4E14">
            <w:pPr>
              <w:spacing w:line="276" w:lineRule="auto"/>
              <w:jc w:val="center"/>
              <w:rPr>
                <w:rFonts w:ascii="Times New Roman" w:eastAsia="宋体" w:hAnsi="Times New Roman"/>
                <w:szCs w:val="21"/>
              </w:rPr>
            </w:pPr>
            <w:r w:rsidRPr="00EA4E14">
              <w:rPr>
                <w:rFonts w:ascii="Times New Roman" w:eastAsia="宋体" w:hAnsi="Times New Roman" w:hint="eastAsia"/>
                <w:color w:val="000000"/>
                <w:szCs w:val="21"/>
              </w:rPr>
              <w:t>UN</w:t>
            </w:r>
            <w:r w:rsidRPr="00EA4E14">
              <w:rPr>
                <w:rFonts w:ascii="Times New Roman" w:eastAsia="宋体" w:hAnsi="Times New Roman"/>
                <w:color w:val="000000"/>
                <w:szCs w:val="21"/>
              </w:rPr>
              <w:t>04</w:t>
            </w:r>
            <w:r w:rsidR="00EA4E14" w:rsidRPr="00EA4E14">
              <w:rPr>
                <w:rFonts w:ascii="Times New Roman" w:eastAsia="宋体" w:hAnsi="Times New Roman" w:hint="eastAsia"/>
                <w:color w:val="000000"/>
                <w:szCs w:val="21"/>
              </w:rPr>
              <w:t>08</w:t>
            </w:r>
          </w:p>
        </w:tc>
      </w:tr>
    </w:tbl>
    <w:bookmarkEnd w:id="0"/>
    <w:p w:rsidR="00DF6125" w:rsidRPr="001214C4" w:rsidRDefault="005F2A8E" w:rsidP="00D413BE">
      <w:pPr>
        <w:pStyle w:val="a5"/>
        <w:adjustRightInd w:val="0"/>
        <w:snapToGrid w:val="0"/>
        <w:spacing w:line="312" w:lineRule="auto"/>
        <w:ind w:firstLineChars="200" w:firstLine="482"/>
        <w:rPr>
          <w:rFonts w:ascii="Times New Roman" w:eastAsia="宋体" w:hAnsi="Times New Roman"/>
          <w:sz w:val="24"/>
          <w:szCs w:val="24"/>
        </w:rPr>
      </w:pPr>
      <w:r w:rsidRPr="001214C4">
        <w:rPr>
          <w:rFonts w:ascii="Times New Roman" w:eastAsia="宋体" w:hAnsi="宋体" w:hint="eastAsia"/>
          <w:b/>
          <w:sz w:val="24"/>
          <w:szCs w:val="24"/>
        </w:rPr>
        <w:t>三、单元活动</w:t>
      </w:r>
    </w:p>
    <w:p w:rsidR="00BF231B" w:rsidRPr="001214C4" w:rsidRDefault="00BF231B" w:rsidP="00D413BE">
      <w:pPr>
        <w:adjustRightInd w:val="0"/>
        <w:snapToGrid w:val="0"/>
        <w:spacing w:line="312" w:lineRule="auto"/>
        <w:ind w:firstLineChars="200" w:firstLine="482"/>
        <w:rPr>
          <w:rFonts w:ascii="Times New Roman" w:eastAsia="宋体" w:hAnsi="Times New Roman"/>
          <w:b/>
          <w:bCs/>
          <w:sz w:val="24"/>
          <w:szCs w:val="24"/>
        </w:rPr>
      </w:pPr>
      <w:r w:rsidRPr="001214C4">
        <w:rPr>
          <w:rFonts w:ascii="Times New Roman" w:eastAsia="宋体" w:hAnsi="宋体" w:hint="eastAsia"/>
          <w:b/>
          <w:bCs/>
          <w:sz w:val="24"/>
          <w:szCs w:val="24"/>
        </w:rPr>
        <w:t>活动</w:t>
      </w:r>
      <w:r w:rsidRPr="001214C4">
        <w:rPr>
          <w:rFonts w:ascii="Times New Roman" w:eastAsia="宋体" w:hAnsi="Times New Roman"/>
          <w:b/>
          <w:bCs/>
          <w:sz w:val="24"/>
          <w:szCs w:val="24"/>
        </w:rPr>
        <w:t>1</w:t>
      </w:r>
    </w:p>
    <w:p w:rsidR="00BF231B" w:rsidRPr="001214C4" w:rsidRDefault="00BF231B"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宋体" w:hint="eastAsia"/>
          <w:sz w:val="24"/>
          <w:szCs w:val="24"/>
        </w:rPr>
        <w:t>活动名称：求函数的最值</w:t>
      </w:r>
      <w:r w:rsidR="004A0531" w:rsidRPr="001214C4">
        <w:rPr>
          <w:rFonts w:ascii="Times New Roman" w:eastAsia="宋体" w:hAnsi="Times New Roman" w:hint="eastAsia"/>
          <w:sz w:val="24"/>
          <w:szCs w:val="24"/>
        </w:rPr>
        <w:t>．</w:t>
      </w:r>
    </w:p>
    <w:p w:rsidR="00BF231B" w:rsidRPr="001214C4" w:rsidRDefault="00BF231B"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宋体" w:hint="eastAsia"/>
          <w:sz w:val="24"/>
          <w:szCs w:val="24"/>
        </w:rPr>
        <w:t>对应内容：</w:t>
      </w:r>
      <w:r w:rsidRPr="001214C4">
        <w:rPr>
          <w:rFonts w:ascii="Times New Roman" w:eastAsia="宋体" w:hAnsi="Times New Roman" w:hint="eastAsia"/>
          <w:sz w:val="24"/>
          <w:szCs w:val="24"/>
        </w:rPr>
        <w:t>5</w:t>
      </w:r>
      <w:r w:rsidRPr="001214C4">
        <w:rPr>
          <w:rFonts w:ascii="Times New Roman" w:eastAsia="宋体" w:hAnsi="Times New Roman"/>
          <w:sz w:val="24"/>
          <w:szCs w:val="24"/>
        </w:rPr>
        <w:t>.2</w:t>
      </w:r>
      <w:r w:rsidRPr="001214C4">
        <w:rPr>
          <w:rFonts w:ascii="Times New Roman" w:eastAsia="宋体" w:hAnsi="宋体" w:hint="eastAsia"/>
          <w:sz w:val="24"/>
          <w:szCs w:val="24"/>
        </w:rPr>
        <w:t>函数的基本性质</w:t>
      </w:r>
      <w:r w:rsidR="004A0531" w:rsidRPr="001214C4">
        <w:rPr>
          <w:rFonts w:ascii="Times New Roman" w:eastAsia="宋体" w:hAnsi="Times New Roman" w:hint="eastAsia"/>
          <w:sz w:val="24"/>
          <w:szCs w:val="24"/>
        </w:rPr>
        <w:t>．</w:t>
      </w:r>
      <w:r w:rsidR="004A0531" w:rsidRPr="001214C4">
        <w:rPr>
          <w:rFonts w:ascii="Times New Roman" w:eastAsia="宋体" w:hAnsi="Times New Roman"/>
          <w:sz w:val="24"/>
          <w:szCs w:val="24"/>
        </w:rPr>
        <w:t>（</w:t>
      </w:r>
      <w:r w:rsidRPr="001214C4">
        <w:rPr>
          <w:rFonts w:ascii="Times New Roman" w:eastAsia="宋体" w:hAnsi="宋体" w:hint="eastAsia"/>
          <w:sz w:val="24"/>
          <w:szCs w:val="24"/>
        </w:rPr>
        <w:t>上教版高中数学教材必修第一册</w:t>
      </w:r>
      <w:r w:rsidRPr="001214C4">
        <w:rPr>
          <w:rFonts w:ascii="Times New Roman" w:eastAsia="宋体" w:hAnsi="Times New Roman" w:hint="eastAsia"/>
          <w:sz w:val="24"/>
          <w:szCs w:val="24"/>
        </w:rPr>
        <w:t>“</w:t>
      </w:r>
      <w:r w:rsidRPr="001214C4">
        <w:rPr>
          <w:rFonts w:ascii="Times New Roman" w:eastAsia="宋体" w:hAnsi="Times New Roman"/>
          <w:sz w:val="24"/>
          <w:szCs w:val="24"/>
        </w:rPr>
        <w:t>5</w:t>
      </w:r>
      <w:r w:rsidR="00705232">
        <w:rPr>
          <w:rFonts w:ascii="Times New Roman" w:eastAsia="宋体" w:hAnsi="Times New Roman" w:hint="eastAsia"/>
          <w:sz w:val="24"/>
          <w:szCs w:val="24"/>
        </w:rPr>
        <w:t>.</w:t>
      </w:r>
      <w:r w:rsidRPr="001214C4">
        <w:rPr>
          <w:rFonts w:ascii="Times New Roman" w:eastAsia="宋体" w:hAnsi="Times New Roman"/>
          <w:sz w:val="24"/>
          <w:szCs w:val="24"/>
        </w:rPr>
        <w:t>2</w:t>
      </w:r>
      <w:r w:rsidR="000B1A18" w:rsidRPr="001214C4">
        <w:rPr>
          <w:rFonts w:ascii="Times New Roman" w:eastAsia="宋体" w:hAnsi="Times New Roman"/>
          <w:sz w:val="24"/>
          <w:szCs w:val="24"/>
        </w:rPr>
        <w:t xml:space="preserve"> </w:t>
      </w:r>
      <w:r w:rsidRPr="001214C4">
        <w:rPr>
          <w:rFonts w:ascii="Times New Roman" w:eastAsia="宋体" w:hAnsi="宋体" w:hint="eastAsia"/>
          <w:sz w:val="24"/>
          <w:szCs w:val="24"/>
        </w:rPr>
        <w:t>函数的基本性质</w:t>
      </w:r>
      <w:r w:rsidRPr="001214C4">
        <w:rPr>
          <w:rFonts w:ascii="Times New Roman" w:eastAsia="宋体" w:hAnsi="Times New Roman" w:hint="eastAsia"/>
          <w:sz w:val="24"/>
          <w:szCs w:val="24"/>
        </w:rPr>
        <w:t>”</w:t>
      </w:r>
      <w:r w:rsidR="004A0531" w:rsidRPr="001214C4">
        <w:rPr>
          <w:rFonts w:ascii="Times New Roman" w:eastAsia="宋体" w:hAnsi="Times New Roman"/>
          <w:sz w:val="24"/>
          <w:szCs w:val="24"/>
        </w:rPr>
        <w:t>）</w:t>
      </w:r>
    </w:p>
    <w:p w:rsidR="00BF231B" w:rsidRPr="001214C4" w:rsidRDefault="00BF231B"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宋体" w:hint="eastAsia"/>
          <w:sz w:val="24"/>
          <w:szCs w:val="24"/>
        </w:rPr>
        <w:t>活动类型</w:t>
      </w:r>
      <w:r w:rsidR="000B1A18" w:rsidRPr="001214C4">
        <w:rPr>
          <w:rFonts w:ascii="Times New Roman" w:eastAsia="宋体" w:hAnsi="宋体" w:hint="eastAsia"/>
          <w:sz w:val="24"/>
          <w:szCs w:val="24"/>
        </w:rPr>
        <w:t>：</w:t>
      </w:r>
      <w:r w:rsidRPr="001214C4">
        <w:rPr>
          <w:rFonts w:ascii="Times New Roman" w:eastAsia="宋体" w:hAnsi="宋体" w:hint="eastAsia"/>
          <w:sz w:val="24"/>
          <w:szCs w:val="24"/>
        </w:rPr>
        <w:t>知识构建活动</w:t>
      </w:r>
      <w:r w:rsidR="004A0531" w:rsidRPr="001214C4">
        <w:rPr>
          <w:rFonts w:ascii="Times New Roman" w:eastAsia="宋体" w:hAnsi="Times New Roman" w:hint="eastAsia"/>
          <w:sz w:val="24"/>
          <w:szCs w:val="24"/>
        </w:rPr>
        <w:t>．</w:t>
      </w:r>
    </w:p>
    <w:p w:rsidR="00BF231B" w:rsidRPr="001214C4" w:rsidRDefault="00BF231B" w:rsidP="00D413BE">
      <w:pPr>
        <w:adjustRightInd w:val="0"/>
        <w:snapToGrid w:val="0"/>
        <w:spacing w:line="312" w:lineRule="auto"/>
        <w:ind w:firstLineChars="200" w:firstLine="480"/>
        <w:jc w:val="left"/>
        <w:rPr>
          <w:rFonts w:ascii="Times New Roman" w:eastAsia="宋体" w:hAnsi="Times New Roman"/>
          <w:sz w:val="24"/>
          <w:szCs w:val="24"/>
        </w:rPr>
      </w:pPr>
      <w:r w:rsidRPr="001214C4">
        <w:rPr>
          <w:rFonts w:ascii="Times New Roman" w:eastAsia="宋体" w:hAnsi="宋体" w:hint="eastAsia"/>
          <w:sz w:val="24"/>
          <w:szCs w:val="24"/>
        </w:rPr>
        <w:t>活动目标</w:t>
      </w:r>
      <w:r w:rsidR="000B1A18" w:rsidRPr="001214C4">
        <w:rPr>
          <w:rFonts w:ascii="Times New Roman" w:eastAsia="宋体" w:hAnsi="宋体" w:hint="eastAsia"/>
          <w:sz w:val="24"/>
          <w:szCs w:val="24"/>
        </w:rPr>
        <w:t>：</w:t>
      </w:r>
      <w:r w:rsidR="000B1A18" w:rsidRPr="001214C4">
        <w:rPr>
          <w:rFonts w:ascii="Times New Roman" w:eastAsia="宋体" w:hAnsi="Times New Roman" w:hint="eastAsia"/>
          <w:sz w:val="24"/>
          <w:szCs w:val="24"/>
        </w:rPr>
        <w:t>1</w:t>
      </w:r>
      <w:r w:rsidR="004A0531" w:rsidRPr="001214C4">
        <w:rPr>
          <w:rFonts w:ascii="Times New Roman" w:eastAsia="宋体" w:hAnsi="Times New Roman"/>
          <w:sz w:val="24"/>
          <w:szCs w:val="24"/>
        </w:rPr>
        <w:t>．</w:t>
      </w:r>
      <w:r w:rsidRPr="001214C4">
        <w:rPr>
          <w:rFonts w:ascii="Times New Roman" w:eastAsia="宋体" w:hAnsi="宋体" w:hint="eastAsia"/>
          <w:sz w:val="24"/>
          <w:szCs w:val="24"/>
        </w:rPr>
        <w:t>通过现实情境归纳抽象出函数的最大值与最小值的概念</w:t>
      </w:r>
      <w:r w:rsidR="000B1A18" w:rsidRPr="001214C4">
        <w:rPr>
          <w:rFonts w:ascii="Times New Roman" w:eastAsia="宋体" w:hAnsi="宋体" w:hint="eastAsia"/>
          <w:sz w:val="24"/>
          <w:szCs w:val="24"/>
        </w:rPr>
        <w:t>，</w:t>
      </w:r>
      <w:r w:rsidRPr="001214C4">
        <w:rPr>
          <w:rFonts w:ascii="Times New Roman" w:eastAsia="宋体" w:hAnsi="宋体" w:hint="eastAsia"/>
          <w:sz w:val="24"/>
          <w:szCs w:val="24"/>
        </w:rPr>
        <w:t>了解最大值与最小值的几何意义</w:t>
      </w:r>
      <w:r w:rsidR="004A0531" w:rsidRPr="001214C4">
        <w:rPr>
          <w:rFonts w:ascii="Times New Roman" w:eastAsia="宋体" w:hAnsi="Times New Roman" w:hint="eastAsia"/>
          <w:sz w:val="24"/>
          <w:szCs w:val="24"/>
        </w:rPr>
        <w:t>．</w:t>
      </w:r>
    </w:p>
    <w:p w:rsidR="00BF231B" w:rsidRPr="001214C4" w:rsidRDefault="000B1A18"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Times New Roman"/>
          <w:sz w:val="24"/>
          <w:szCs w:val="24"/>
        </w:rPr>
        <w:t>2</w:t>
      </w:r>
      <w:r w:rsidR="004A0531" w:rsidRPr="001214C4">
        <w:rPr>
          <w:rFonts w:ascii="Times New Roman" w:eastAsia="宋体" w:hAnsi="Times New Roman"/>
          <w:sz w:val="24"/>
          <w:szCs w:val="24"/>
        </w:rPr>
        <w:t>．</w:t>
      </w:r>
      <w:r w:rsidR="00BF231B" w:rsidRPr="001214C4">
        <w:rPr>
          <w:rFonts w:ascii="Times New Roman" w:eastAsia="宋体" w:hAnsi="宋体" w:hint="eastAsia"/>
          <w:sz w:val="24"/>
          <w:szCs w:val="24"/>
        </w:rPr>
        <w:t>能根据定义求函数的最大值与最小值</w:t>
      </w:r>
      <w:r w:rsidR="004A0531" w:rsidRPr="001214C4">
        <w:rPr>
          <w:rFonts w:ascii="Times New Roman" w:eastAsia="宋体" w:hAnsi="Times New Roman" w:hint="eastAsia"/>
          <w:sz w:val="24"/>
          <w:szCs w:val="24"/>
        </w:rPr>
        <w:t>．</w:t>
      </w:r>
    </w:p>
    <w:p w:rsidR="00BF231B" w:rsidRPr="001214C4" w:rsidRDefault="000B1A18"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Times New Roman"/>
          <w:sz w:val="24"/>
          <w:szCs w:val="24"/>
        </w:rPr>
        <w:t>3</w:t>
      </w:r>
      <w:r w:rsidR="004A0531" w:rsidRPr="001214C4">
        <w:rPr>
          <w:rFonts w:ascii="Times New Roman" w:eastAsia="宋体" w:hAnsi="Times New Roman" w:hint="eastAsia"/>
          <w:sz w:val="24"/>
          <w:szCs w:val="24"/>
        </w:rPr>
        <w:t>．</w:t>
      </w:r>
      <w:r w:rsidR="00BF231B" w:rsidRPr="001214C4">
        <w:rPr>
          <w:rFonts w:ascii="Times New Roman" w:eastAsia="宋体" w:hAnsi="宋体" w:hint="eastAsia"/>
          <w:sz w:val="24"/>
          <w:szCs w:val="24"/>
        </w:rPr>
        <w:t>在简单的数学情境下学会求函数的最大值与最小值</w:t>
      </w:r>
      <w:r w:rsidR="004A0531" w:rsidRPr="001214C4">
        <w:rPr>
          <w:rFonts w:ascii="Times New Roman" w:eastAsia="宋体" w:hAnsi="Times New Roman" w:hint="eastAsia"/>
          <w:sz w:val="24"/>
          <w:szCs w:val="24"/>
        </w:rPr>
        <w:t>．</w:t>
      </w:r>
    </w:p>
    <w:p w:rsidR="005F2A8E" w:rsidRPr="001214C4" w:rsidRDefault="00BF231B"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宋体" w:hint="eastAsia"/>
          <w:sz w:val="24"/>
          <w:szCs w:val="24"/>
        </w:rPr>
        <w:t>活动</w:t>
      </w:r>
      <w:r w:rsidR="004A0531" w:rsidRPr="001214C4">
        <w:rPr>
          <w:rFonts w:ascii="Times New Roman" w:eastAsia="宋体" w:hAnsi="Times New Roman"/>
          <w:sz w:val="24"/>
          <w:szCs w:val="24"/>
        </w:rPr>
        <w:t>（</w:t>
      </w:r>
      <w:r w:rsidRPr="001214C4">
        <w:rPr>
          <w:rFonts w:ascii="Times New Roman" w:eastAsia="宋体" w:hAnsi="宋体" w:hint="eastAsia"/>
          <w:sz w:val="24"/>
          <w:szCs w:val="24"/>
        </w:rPr>
        <w:t>主要</w:t>
      </w:r>
      <w:r w:rsidR="004A0531" w:rsidRPr="001214C4">
        <w:rPr>
          <w:rFonts w:ascii="Times New Roman" w:eastAsia="宋体" w:hAnsi="Times New Roman"/>
          <w:sz w:val="24"/>
          <w:szCs w:val="24"/>
        </w:rPr>
        <w:t>）</w:t>
      </w:r>
      <w:r w:rsidRPr="001214C4">
        <w:rPr>
          <w:rFonts w:ascii="Times New Roman" w:eastAsia="宋体" w:hAnsi="宋体" w:hint="eastAsia"/>
          <w:sz w:val="24"/>
          <w:szCs w:val="24"/>
        </w:rPr>
        <w:t>环节</w:t>
      </w:r>
      <w:r w:rsidR="000B1A18" w:rsidRPr="001214C4">
        <w:rPr>
          <w:rFonts w:ascii="Times New Roman" w:eastAsia="宋体" w:hAnsi="宋体" w:hint="eastAsia"/>
          <w:sz w:val="24"/>
          <w:szCs w:val="24"/>
        </w:rPr>
        <w:t>：</w:t>
      </w:r>
    </w:p>
    <w:p w:rsidR="00642D3B" w:rsidRPr="001214C4" w:rsidRDefault="00642D3B"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Times New Roman"/>
          <w:sz w:val="24"/>
          <w:szCs w:val="24"/>
        </w:rPr>
        <w:t>1</w:t>
      </w:r>
      <w:r w:rsidR="004A0531" w:rsidRPr="001214C4">
        <w:rPr>
          <w:rFonts w:ascii="Times New Roman" w:eastAsia="宋体" w:hAnsi="Times New Roman"/>
          <w:sz w:val="24"/>
          <w:szCs w:val="24"/>
        </w:rPr>
        <w:t>．</w:t>
      </w:r>
      <w:r w:rsidRPr="001214C4">
        <w:rPr>
          <w:rFonts w:ascii="Times New Roman" w:eastAsia="宋体" w:hAnsi="宋体" w:hint="eastAsia"/>
          <w:sz w:val="24"/>
          <w:szCs w:val="24"/>
        </w:rPr>
        <w:t>创设情境，引入课题</w:t>
      </w:r>
    </w:p>
    <w:p w:rsidR="00642D3B" w:rsidRPr="001214C4" w:rsidRDefault="00642D3B"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宋体" w:hint="eastAsia"/>
          <w:sz w:val="24"/>
          <w:szCs w:val="24"/>
        </w:rPr>
        <w:t>【情境</w:t>
      </w:r>
      <w:r w:rsidRPr="001214C4">
        <w:rPr>
          <w:rFonts w:ascii="Times New Roman" w:eastAsia="宋体" w:hAnsi="Times New Roman" w:hint="eastAsia"/>
          <w:sz w:val="24"/>
          <w:szCs w:val="24"/>
        </w:rPr>
        <w:t>1</w:t>
      </w:r>
      <w:r w:rsidRPr="001214C4">
        <w:rPr>
          <w:rFonts w:ascii="Times New Roman" w:eastAsia="宋体" w:hAnsi="宋体" w:hint="eastAsia"/>
          <w:sz w:val="24"/>
          <w:szCs w:val="24"/>
        </w:rPr>
        <w:t>】小</w:t>
      </w:r>
      <w:proofErr w:type="gramStart"/>
      <w:r w:rsidRPr="001214C4">
        <w:rPr>
          <w:rFonts w:ascii="Times New Roman" w:eastAsia="宋体" w:hAnsi="宋体" w:hint="eastAsia"/>
          <w:sz w:val="24"/>
          <w:szCs w:val="24"/>
        </w:rPr>
        <w:t>明同学</w:t>
      </w:r>
      <w:proofErr w:type="gramEnd"/>
      <w:r w:rsidRPr="001214C4">
        <w:rPr>
          <w:rFonts w:ascii="Times New Roman" w:eastAsia="宋体" w:hAnsi="宋体" w:hint="eastAsia"/>
          <w:sz w:val="24"/>
          <w:szCs w:val="24"/>
        </w:rPr>
        <w:t>在</w:t>
      </w:r>
      <w:r w:rsidRPr="001214C4">
        <w:rPr>
          <w:rFonts w:ascii="Times New Roman" w:eastAsia="宋体" w:hAnsi="Times New Roman"/>
          <w:sz w:val="24"/>
          <w:szCs w:val="24"/>
        </w:rPr>
        <w:t>100</w:t>
      </w:r>
      <w:r w:rsidRPr="001214C4">
        <w:rPr>
          <w:rFonts w:ascii="Times New Roman" w:eastAsia="宋体" w:hAnsi="宋体" w:hint="eastAsia"/>
          <w:sz w:val="24"/>
          <w:szCs w:val="24"/>
        </w:rPr>
        <w:t>米短跑测试中的成绩为</w:t>
      </w:r>
      <w:r w:rsidRPr="001214C4">
        <w:rPr>
          <w:rFonts w:ascii="Times New Roman" w:eastAsia="宋体" w:hAnsi="Times New Roman"/>
          <w:sz w:val="24"/>
          <w:szCs w:val="24"/>
        </w:rPr>
        <w:t>13</w:t>
      </w:r>
      <w:r w:rsidRPr="001214C4">
        <w:rPr>
          <w:rFonts w:ascii="Times New Roman" w:eastAsia="宋体" w:hAnsi="宋体" w:hint="eastAsia"/>
          <w:sz w:val="24"/>
          <w:szCs w:val="24"/>
        </w:rPr>
        <w:t>秒</w:t>
      </w:r>
      <w:r w:rsidRPr="001214C4">
        <w:rPr>
          <w:rFonts w:ascii="Times New Roman" w:eastAsia="宋体" w:hAnsi="Times New Roman"/>
          <w:sz w:val="24"/>
          <w:szCs w:val="24"/>
        </w:rPr>
        <w:t>20</w:t>
      </w:r>
      <w:r w:rsidRPr="001214C4">
        <w:rPr>
          <w:rFonts w:ascii="Times New Roman" w:eastAsia="宋体" w:hAnsi="宋体" w:hint="eastAsia"/>
          <w:sz w:val="24"/>
          <w:szCs w:val="24"/>
        </w:rPr>
        <w:t>，是班级里跑得最快的同学之一</w:t>
      </w:r>
      <w:r w:rsidR="004A0531" w:rsidRPr="001214C4">
        <w:rPr>
          <w:rFonts w:ascii="Times New Roman" w:eastAsia="宋体" w:hAnsi="Times New Roman" w:hint="eastAsia"/>
          <w:sz w:val="24"/>
          <w:szCs w:val="24"/>
        </w:rPr>
        <w:t>．</w:t>
      </w:r>
    </w:p>
    <w:p w:rsidR="00642D3B" w:rsidRPr="001214C4" w:rsidRDefault="00642D3B"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Times New Roman"/>
          <w:sz w:val="24"/>
          <w:szCs w:val="24"/>
        </w:rPr>
        <w:t>[</w:t>
      </w:r>
      <w:r w:rsidRPr="001214C4">
        <w:rPr>
          <w:rFonts w:ascii="Times New Roman" w:eastAsia="宋体" w:hAnsi="宋体" w:hint="eastAsia"/>
          <w:sz w:val="24"/>
          <w:szCs w:val="24"/>
        </w:rPr>
        <w:t>问题</w:t>
      </w:r>
      <w:r w:rsidRPr="001214C4">
        <w:rPr>
          <w:rFonts w:ascii="Times New Roman" w:eastAsia="宋体" w:hAnsi="Times New Roman"/>
          <w:sz w:val="24"/>
          <w:szCs w:val="24"/>
        </w:rPr>
        <w:t>1]</w:t>
      </w:r>
      <w:r w:rsidR="00705232">
        <w:rPr>
          <w:rFonts w:ascii="Times New Roman" w:eastAsia="宋体" w:hAnsi="Times New Roman" w:hint="eastAsia"/>
          <w:sz w:val="24"/>
          <w:szCs w:val="24"/>
        </w:rPr>
        <w:t xml:space="preserve"> </w:t>
      </w:r>
      <w:r w:rsidRPr="001214C4">
        <w:rPr>
          <w:rFonts w:ascii="Times New Roman" w:eastAsia="宋体" w:hAnsi="宋体" w:hint="eastAsia"/>
          <w:sz w:val="24"/>
          <w:szCs w:val="24"/>
        </w:rPr>
        <w:t>如何用数学语言刻画这一现实情境中的事实</w:t>
      </w:r>
      <w:r w:rsidR="00DF6125" w:rsidRPr="001214C4">
        <w:rPr>
          <w:rFonts w:ascii="Times New Roman" w:eastAsia="宋体" w:hAnsi="宋体" w:hint="eastAsia"/>
          <w:sz w:val="24"/>
          <w:szCs w:val="24"/>
        </w:rPr>
        <w:t>？</w:t>
      </w:r>
    </w:p>
    <w:p w:rsidR="00642D3B" w:rsidRPr="001214C4" w:rsidRDefault="00642D3B" w:rsidP="00D413BE">
      <w:pPr>
        <w:adjustRightInd w:val="0"/>
        <w:snapToGrid w:val="0"/>
        <w:spacing w:line="312" w:lineRule="auto"/>
        <w:ind w:firstLineChars="200" w:firstLine="480"/>
        <w:jc w:val="left"/>
        <w:rPr>
          <w:rFonts w:ascii="Times New Roman" w:eastAsia="宋体" w:hAnsi="Times New Roman"/>
          <w:sz w:val="24"/>
          <w:szCs w:val="24"/>
        </w:rPr>
      </w:pPr>
      <w:r w:rsidRPr="001214C4">
        <w:rPr>
          <w:rFonts w:ascii="Times New Roman" w:eastAsia="宋体" w:hAnsi="宋体" w:hint="eastAsia"/>
          <w:sz w:val="24"/>
          <w:szCs w:val="24"/>
        </w:rPr>
        <w:t>【情境</w:t>
      </w:r>
      <w:r w:rsidRPr="001214C4">
        <w:rPr>
          <w:rFonts w:ascii="Times New Roman" w:eastAsia="宋体" w:hAnsi="Times New Roman"/>
          <w:sz w:val="24"/>
          <w:szCs w:val="24"/>
        </w:rPr>
        <w:t>2</w:t>
      </w:r>
      <w:r w:rsidRPr="001214C4">
        <w:rPr>
          <w:rFonts w:ascii="Times New Roman" w:eastAsia="宋体" w:hAnsi="宋体" w:hint="eastAsia"/>
          <w:sz w:val="24"/>
          <w:szCs w:val="24"/>
        </w:rPr>
        <w:t>】如图，这是一个物体在运动过程中的高度</w:t>
      </w:r>
      <w:r w:rsidR="004A0531" w:rsidRPr="001214C4">
        <w:rPr>
          <w:rFonts w:ascii="Times New Roman" w:eastAsia="宋体" w:hAnsi="Times New Roman"/>
          <w:sz w:val="24"/>
          <w:szCs w:val="24"/>
        </w:rPr>
        <w:t>（</w:t>
      </w:r>
      <w:r w:rsidRPr="001214C4">
        <w:rPr>
          <w:rFonts w:ascii="Times New Roman" w:hAnsi="Times New Roman"/>
          <w:position w:val="-10"/>
        </w:rPr>
        <w:object w:dxaOrig="220" w:dyaOrig="260">
          <v:shape id="_x0000_i1029" type="#_x0000_t75" style="width:11.3pt;height:12.9pt" o:ole="">
            <v:imagedata r:id="rId16" o:title=""/>
          </v:shape>
          <o:OLEObject Type="Embed" ProgID="Equation.DSMT4" ShapeID="_x0000_i1029" DrawAspect="Content" ObjectID="_1724676615" r:id="rId17"/>
        </w:object>
      </w:r>
      <w:r w:rsidR="004A0531" w:rsidRPr="001214C4">
        <w:rPr>
          <w:rFonts w:ascii="Times New Roman" w:eastAsia="宋体" w:hAnsi="Times New Roman"/>
          <w:sz w:val="24"/>
          <w:szCs w:val="24"/>
        </w:rPr>
        <w:t>）</w:t>
      </w:r>
      <w:r w:rsidRPr="001214C4">
        <w:rPr>
          <w:rFonts w:ascii="Times New Roman" w:eastAsia="宋体" w:hAnsi="宋体" w:hint="eastAsia"/>
          <w:sz w:val="24"/>
          <w:szCs w:val="24"/>
        </w:rPr>
        <w:t>随时间</w:t>
      </w:r>
      <w:r w:rsidR="004A0531" w:rsidRPr="001214C4">
        <w:rPr>
          <w:rFonts w:ascii="Times New Roman" w:eastAsia="宋体" w:hAnsi="Times New Roman"/>
          <w:sz w:val="24"/>
          <w:szCs w:val="24"/>
        </w:rPr>
        <w:t>（</w:t>
      </w:r>
      <w:r w:rsidRPr="001214C4">
        <w:rPr>
          <w:rFonts w:ascii="Times New Roman" w:hAnsi="Times New Roman"/>
          <w:position w:val="-6"/>
        </w:rPr>
        <w:object w:dxaOrig="200" w:dyaOrig="220">
          <v:shape id="_x0000_i1030" type="#_x0000_t75" style="width:9.65pt;height:11.3pt" o:ole="">
            <v:imagedata r:id="rId18" o:title=""/>
          </v:shape>
          <o:OLEObject Type="Embed" ProgID="Equation.DSMT4" ShapeID="_x0000_i1030" DrawAspect="Content" ObjectID="_1724676616" r:id="rId19"/>
        </w:object>
      </w:r>
      <w:r w:rsidR="004A0531" w:rsidRPr="001214C4">
        <w:rPr>
          <w:rFonts w:ascii="Times New Roman" w:eastAsia="宋体" w:hAnsi="Times New Roman"/>
          <w:sz w:val="24"/>
          <w:szCs w:val="24"/>
        </w:rPr>
        <w:t>）</w:t>
      </w:r>
      <w:r w:rsidRPr="001214C4">
        <w:rPr>
          <w:rFonts w:ascii="Times New Roman" w:eastAsia="宋体" w:hAnsi="宋体" w:hint="eastAsia"/>
          <w:sz w:val="24"/>
          <w:szCs w:val="24"/>
        </w:rPr>
        <w:t>变化的示意图</w:t>
      </w:r>
      <w:r w:rsidR="004A0531" w:rsidRPr="001214C4">
        <w:rPr>
          <w:rFonts w:ascii="Times New Roman" w:eastAsia="宋体" w:hAnsi="Times New Roman" w:hint="eastAsia"/>
          <w:sz w:val="24"/>
          <w:szCs w:val="24"/>
        </w:rPr>
        <w:t>．</w:t>
      </w:r>
    </w:p>
    <w:p w:rsidR="00F01594" w:rsidRPr="001214C4" w:rsidRDefault="007E50FE" w:rsidP="00D413BE">
      <w:pPr>
        <w:adjustRightInd w:val="0"/>
        <w:snapToGrid w:val="0"/>
        <w:spacing w:line="312" w:lineRule="auto"/>
        <w:ind w:firstLineChars="200" w:firstLine="480"/>
        <w:jc w:val="center"/>
        <w:rPr>
          <w:rFonts w:ascii="Times New Roman" w:eastAsia="宋体" w:hAnsi="Times New Roman"/>
          <w:sz w:val="24"/>
          <w:szCs w:val="24"/>
        </w:rPr>
      </w:pPr>
      <w:r w:rsidRPr="001214C4">
        <w:rPr>
          <w:rFonts w:ascii="Times New Roman" w:eastAsia="宋体" w:hAnsi="Times New Roman"/>
          <w:noProof/>
          <w:sz w:val="24"/>
          <w:szCs w:val="24"/>
        </w:rPr>
        <w:lastRenderedPageBreak/>
        <w:drawing>
          <wp:inline distT="0" distB="0" distL="0" distR="0">
            <wp:extent cx="2185063" cy="1357794"/>
            <wp:effectExtent l="19050" t="0" r="5687" b="0"/>
            <wp:docPr id="370" name="图片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20" cstate="print"/>
                    <a:srcRect/>
                    <a:stretch>
                      <a:fillRect/>
                    </a:stretch>
                  </pic:blipFill>
                  <pic:spPr bwMode="auto">
                    <a:xfrm>
                      <a:off x="0" y="0"/>
                      <a:ext cx="2187683" cy="1359422"/>
                    </a:xfrm>
                    <a:prstGeom prst="rect">
                      <a:avLst/>
                    </a:prstGeom>
                    <a:noFill/>
                    <a:ln w="9525">
                      <a:noFill/>
                      <a:miter lim="800000"/>
                      <a:headEnd/>
                      <a:tailEnd/>
                    </a:ln>
                  </pic:spPr>
                </pic:pic>
              </a:graphicData>
            </a:graphic>
          </wp:inline>
        </w:drawing>
      </w:r>
    </w:p>
    <w:p w:rsidR="00642D3B" w:rsidRPr="001214C4" w:rsidRDefault="00642D3B"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宋体" w:hint="eastAsia"/>
          <w:sz w:val="24"/>
          <w:szCs w:val="24"/>
        </w:rPr>
        <w:t>我们可以把物体运动过程中的高度看成是时间的函数</w:t>
      </w:r>
      <w:r w:rsidR="004A0531" w:rsidRPr="001214C4">
        <w:rPr>
          <w:rFonts w:ascii="Times New Roman" w:eastAsia="宋体" w:hAnsi="Times New Roman" w:hint="eastAsia"/>
          <w:sz w:val="24"/>
          <w:szCs w:val="24"/>
        </w:rPr>
        <w:t>．</w:t>
      </w:r>
      <w:r w:rsidRPr="001214C4">
        <w:rPr>
          <w:rFonts w:ascii="Times New Roman" w:eastAsia="宋体" w:hAnsi="宋体" w:hint="eastAsia"/>
          <w:sz w:val="24"/>
          <w:szCs w:val="24"/>
        </w:rPr>
        <w:t>实际上，很多现实中的变化问题都能抽象成函数问题</w:t>
      </w:r>
      <w:r w:rsidR="004A0531" w:rsidRPr="001214C4">
        <w:rPr>
          <w:rFonts w:ascii="Times New Roman" w:eastAsia="宋体" w:hAnsi="Times New Roman" w:hint="eastAsia"/>
          <w:sz w:val="24"/>
          <w:szCs w:val="24"/>
        </w:rPr>
        <w:t>．</w:t>
      </w:r>
    </w:p>
    <w:p w:rsidR="00642D3B" w:rsidRPr="001214C4" w:rsidRDefault="00642D3B" w:rsidP="00D413BE">
      <w:pPr>
        <w:adjustRightInd w:val="0"/>
        <w:snapToGrid w:val="0"/>
        <w:spacing w:line="312" w:lineRule="auto"/>
        <w:ind w:firstLineChars="200" w:firstLine="480"/>
        <w:jc w:val="left"/>
        <w:rPr>
          <w:rFonts w:ascii="Times New Roman" w:eastAsia="宋体" w:hAnsi="Times New Roman"/>
          <w:sz w:val="24"/>
          <w:szCs w:val="24"/>
        </w:rPr>
      </w:pPr>
      <w:r w:rsidRPr="001214C4">
        <w:rPr>
          <w:rFonts w:ascii="Times New Roman" w:eastAsia="宋体" w:hAnsi="Times New Roman"/>
          <w:sz w:val="24"/>
          <w:szCs w:val="24"/>
        </w:rPr>
        <w:t>[</w:t>
      </w:r>
      <w:r w:rsidRPr="001214C4">
        <w:rPr>
          <w:rFonts w:ascii="Times New Roman" w:eastAsia="宋体" w:hAnsi="宋体" w:hint="eastAsia"/>
          <w:sz w:val="24"/>
          <w:szCs w:val="24"/>
        </w:rPr>
        <w:t>问题</w:t>
      </w:r>
      <w:r w:rsidRPr="001214C4">
        <w:rPr>
          <w:rFonts w:ascii="Times New Roman" w:eastAsia="宋体" w:hAnsi="Times New Roman"/>
          <w:sz w:val="24"/>
          <w:szCs w:val="24"/>
        </w:rPr>
        <w:t>2]</w:t>
      </w:r>
      <w:r w:rsidR="007E50FE" w:rsidRPr="001214C4">
        <w:rPr>
          <w:rFonts w:ascii="Times New Roman" w:eastAsia="宋体" w:hAnsi="Times New Roman" w:hint="eastAsia"/>
          <w:sz w:val="24"/>
          <w:szCs w:val="24"/>
        </w:rPr>
        <w:t xml:space="preserve"> </w:t>
      </w:r>
      <w:r w:rsidRPr="001214C4">
        <w:rPr>
          <w:rFonts w:ascii="Times New Roman" w:eastAsia="宋体" w:hAnsi="宋体" w:hint="eastAsia"/>
          <w:sz w:val="24"/>
          <w:szCs w:val="24"/>
        </w:rPr>
        <w:t>这个物体在运动过程中，最大高度大约是多少？是怎样得到结果的？为什么？</w:t>
      </w:r>
    </w:p>
    <w:p w:rsidR="00642D3B" w:rsidRPr="001214C4" w:rsidRDefault="00642D3B"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宋体" w:hint="eastAsia"/>
          <w:sz w:val="24"/>
          <w:szCs w:val="24"/>
        </w:rPr>
        <w:t>【情境</w:t>
      </w:r>
      <w:r w:rsidRPr="001214C4">
        <w:rPr>
          <w:rFonts w:ascii="Times New Roman" w:eastAsia="宋体" w:hAnsi="Times New Roman"/>
          <w:sz w:val="24"/>
          <w:szCs w:val="24"/>
        </w:rPr>
        <w:t>3</w:t>
      </w:r>
      <w:r w:rsidRPr="001214C4">
        <w:rPr>
          <w:rFonts w:ascii="Times New Roman" w:eastAsia="宋体" w:hAnsi="宋体" w:hint="eastAsia"/>
          <w:sz w:val="24"/>
          <w:szCs w:val="24"/>
        </w:rPr>
        <w:t>】在</w:t>
      </w:r>
      <w:r w:rsidRPr="001214C4">
        <w:rPr>
          <w:rFonts w:ascii="Times New Roman" w:eastAsia="宋体" w:hAnsi="Times New Roman" w:hint="eastAsia"/>
          <w:sz w:val="24"/>
          <w:szCs w:val="24"/>
        </w:rPr>
        <w:t>“</w:t>
      </w:r>
      <w:r w:rsidRPr="001214C4">
        <w:rPr>
          <w:rFonts w:ascii="Times New Roman" w:eastAsia="宋体" w:hAnsi="宋体" w:hint="eastAsia"/>
          <w:sz w:val="24"/>
          <w:szCs w:val="24"/>
        </w:rPr>
        <w:t>等式与不等式</w:t>
      </w:r>
      <w:r w:rsidRPr="001214C4">
        <w:rPr>
          <w:rFonts w:ascii="Times New Roman" w:eastAsia="宋体" w:hAnsi="Times New Roman" w:hint="eastAsia"/>
          <w:sz w:val="24"/>
          <w:szCs w:val="24"/>
        </w:rPr>
        <w:t>”</w:t>
      </w:r>
      <w:r w:rsidRPr="001214C4">
        <w:rPr>
          <w:rFonts w:ascii="Times New Roman" w:eastAsia="宋体" w:hAnsi="宋体" w:hint="eastAsia"/>
          <w:sz w:val="24"/>
          <w:szCs w:val="24"/>
        </w:rPr>
        <w:t>一章的学习中，我们借助平均值不等式得到过这样的结论：当</w:t>
      </w:r>
      <w:r w:rsidRPr="001214C4">
        <w:rPr>
          <w:rFonts w:ascii="Times New Roman" w:hAnsi="Times New Roman"/>
          <w:position w:val="-6"/>
        </w:rPr>
        <w:object w:dxaOrig="560" w:dyaOrig="279">
          <v:shape id="_x0000_i1031" type="#_x0000_t75" style="width:27.95pt;height:12.9pt" o:ole="">
            <v:imagedata r:id="rId21" o:title=""/>
          </v:shape>
          <o:OLEObject Type="Embed" ProgID="Equation.DSMT4" ShapeID="_x0000_i1031" DrawAspect="Content" ObjectID="_1724676617" r:id="rId22"/>
        </w:object>
      </w:r>
      <w:r w:rsidRPr="001214C4">
        <w:rPr>
          <w:rFonts w:ascii="Times New Roman" w:eastAsia="宋体" w:hAnsi="宋体" w:hint="eastAsia"/>
          <w:sz w:val="24"/>
          <w:szCs w:val="24"/>
        </w:rPr>
        <w:t>时，表达式</w:t>
      </w:r>
      <w:r w:rsidRPr="001214C4">
        <w:rPr>
          <w:rFonts w:ascii="Times New Roman" w:hAnsi="Times New Roman"/>
          <w:position w:val="-24"/>
        </w:rPr>
        <w:object w:dxaOrig="580" w:dyaOrig="620">
          <v:shape id="_x0000_i1032" type="#_x0000_t75" style="width:27.95pt;height:30.65pt" o:ole="">
            <v:imagedata r:id="rId23" o:title=""/>
          </v:shape>
          <o:OLEObject Type="Embed" ProgID="Equation.DSMT4" ShapeID="_x0000_i1032" DrawAspect="Content" ObjectID="_1724676618" r:id="rId24"/>
        </w:object>
      </w:r>
      <w:r w:rsidRPr="001214C4">
        <w:rPr>
          <w:rFonts w:ascii="Times New Roman" w:eastAsia="宋体" w:hAnsi="宋体" w:hint="eastAsia"/>
          <w:sz w:val="24"/>
          <w:szCs w:val="24"/>
        </w:rPr>
        <w:t>满足</w:t>
      </w:r>
      <w:r w:rsidRPr="001214C4">
        <w:rPr>
          <w:rFonts w:ascii="Times New Roman" w:hAnsi="Times New Roman"/>
          <w:position w:val="-26"/>
        </w:rPr>
        <w:object w:dxaOrig="1880" w:dyaOrig="700">
          <v:shape id="_x0000_i1033" type="#_x0000_t75" style="width:93.5pt;height:35.45pt" o:ole="">
            <v:imagedata r:id="rId25" o:title=""/>
          </v:shape>
          <o:OLEObject Type="Embed" ProgID="Equation.DSMT4" ShapeID="_x0000_i1033" DrawAspect="Content" ObjectID="_1724676619" r:id="rId26"/>
        </w:object>
      </w:r>
      <w:r w:rsidR="0059417A" w:rsidRPr="001214C4">
        <w:rPr>
          <w:rFonts w:ascii="Times New Roman" w:eastAsia="宋体" w:hAnsi="宋体" w:hint="eastAsia"/>
          <w:sz w:val="24"/>
          <w:szCs w:val="24"/>
        </w:rPr>
        <w:t>，</w:t>
      </w:r>
      <w:r w:rsidRPr="001214C4">
        <w:rPr>
          <w:rFonts w:ascii="Times New Roman" w:eastAsia="宋体" w:hAnsi="宋体" w:hint="eastAsia"/>
          <w:sz w:val="24"/>
          <w:szCs w:val="24"/>
        </w:rPr>
        <w:t>而当</w:t>
      </w:r>
      <w:r w:rsidR="0059417A" w:rsidRPr="001214C4">
        <w:rPr>
          <w:rFonts w:ascii="Times New Roman" w:hAnsi="Times New Roman"/>
          <w:position w:val="-6"/>
        </w:rPr>
        <w:object w:dxaOrig="520" w:dyaOrig="279">
          <v:shape id="_x0000_i1034" type="#_x0000_t75" style="width:26.35pt;height:12.9pt" o:ole="">
            <v:imagedata r:id="rId27" o:title=""/>
          </v:shape>
          <o:OLEObject Type="Embed" ProgID="Equation.DSMT4" ShapeID="_x0000_i1034" DrawAspect="Content" ObjectID="_1724676620" r:id="rId28"/>
        </w:object>
      </w:r>
      <w:r w:rsidRPr="001214C4">
        <w:rPr>
          <w:rFonts w:ascii="Times New Roman" w:eastAsia="宋体" w:hAnsi="宋体" w:hint="eastAsia"/>
          <w:sz w:val="24"/>
          <w:szCs w:val="24"/>
        </w:rPr>
        <w:t>时</w:t>
      </w:r>
      <w:r w:rsidR="0059417A" w:rsidRPr="001214C4">
        <w:rPr>
          <w:rFonts w:ascii="Times New Roman" w:eastAsia="宋体" w:hAnsi="宋体" w:hint="eastAsia"/>
          <w:sz w:val="24"/>
          <w:szCs w:val="24"/>
        </w:rPr>
        <w:t>，</w:t>
      </w:r>
      <w:r w:rsidR="007E50FE" w:rsidRPr="001214C4">
        <w:rPr>
          <w:rFonts w:ascii="Times New Roman" w:hAnsi="Times New Roman"/>
          <w:position w:val="-24"/>
        </w:rPr>
        <w:object w:dxaOrig="940" w:dyaOrig="620">
          <v:shape id="_x0000_i1035" type="#_x0000_t75" style="width:48.35pt;height:30.65pt" o:ole="">
            <v:imagedata r:id="rId29" o:title=""/>
          </v:shape>
          <o:OLEObject Type="Embed" ProgID="Equation.DSMT4" ShapeID="_x0000_i1035" DrawAspect="Content" ObjectID="_1724676621" r:id="rId30"/>
        </w:object>
      </w:r>
      <w:r w:rsidR="0059417A" w:rsidRPr="001214C4">
        <w:rPr>
          <w:rFonts w:ascii="Times New Roman" w:eastAsia="宋体" w:hAnsi="宋体" w:hint="eastAsia"/>
          <w:sz w:val="24"/>
          <w:szCs w:val="24"/>
        </w:rPr>
        <w:t>，因此</w:t>
      </w:r>
      <w:r w:rsidR="0059417A" w:rsidRPr="001214C4">
        <w:rPr>
          <w:rFonts w:ascii="Times New Roman" w:hAnsi="Times New Roman"/>
          <w:position w:val="-24"/>
        </w:rPr>
        <w:object w:dxaOrig="580" w:dyaOrig="620">
          <v:shape id="_x0000_i1036" type="#_x0000_t75" style="width:27.95pt;height:30.65pt" o:ole="">
            <v:imagedata r:id="rId23" o:title=""/>
          </v:shape>
          <o:OLEObject Type="Embed" ProgID="Equation.DSMT4" ShapeID="_x0000_i1036" DrawAspect="Content" ObjectID="_1724676622" r:id="rId31"/>
        </w:object>
      </w:r>
      <w:r w:rsidRPr="001214C4">
        <w:rPr>
          <w:rFonts w:ascii="Times New Roman" w:eastAsia="宋体" w:hAnsi="宋体" w:hint="eastAsia"/>
          <w:sz w:val="24"/>
          <w:szCs w:val="24"/>
        </w:rPr>
        <w:t>的最小值为</w:t>
      </w:r>
      <w:r w:rsidR="0059417A" w:rsidRPr="001214C4">
        <w:rPr>
          <w:rFonts w:ascii="Times New Roman" w:eastAsia="宋体" w:hAnsi="Times New Roman"/>
          <w:sz w:val="24"/>
          <w:szCs w:val="24"/>
        </w:rPr>
        <w:t>2</w:t>
      </w:r>
      <w:r w:rsidR="004A0531" w:rsidRPr="001214C4">
        <w:rPr>
          <w:rFonts w:ascii="Times New Roman" w:eastAsia="宋体" w:hAnsi="Times New Roman" w:hint="eastAsia"/>
          <w:sz w:val="24"/>
          <w:szCs w:val="24"/>
        </w:rPr>
        <w:t>．</w:t>
      </w:r>
    </w:p>
    <w:p w:rsidR="00642D3B" w:rsidRPr="001214C4" w:rsidRDefault="0059417A" w:rsidP="00D413BE">
      <w:pPr>
        <w:adjustRightInd w:val="0"/>
        <w:snapToGrid w:val="0"/>
        <w:spacing w:line="312" w:lineRule="auto"/>
        <w:ind w:firstLineChars="200" w:firstLine="480"/>
        <w:jc w:val="left"/>
        <w:rPr>
          <w:rFonts w:ascii="Times New Roman" w:eastAsia="宋体" w:hAnsi="Times New Roman"/>
          <w:sz w:val="24"/>
          <w:szCs w:val="24"/>
        </w:rPr>
      </w:pPr>
      <w:r w:rsidRPr="001214C4">
        <w:rPr>
          <w:rFonts w:ascii="Times New Roman" w:eastAsia="宋体" w:hAnsi="Times New Roman"/>
          <w:sz w:val="24"/>
          <w:szCs w:val="24"/>
        </w:rPr>
        <w:t>[</w:t>
      </w:r>
      <w:r w:rsidRPr="001214C4">
        <w:rPr>
          <w:rFonts w:ascii="Times New Roman" w:eastAsia="宋体" w:hAnsi="宋体" w:hint="eastAsia"/>
          <w:sz w:val="24"/>
          <w:szCs w:val="24"/>
        </w:rPr>
        <w:t>问题</w:t>
      </w:r>
      <w:r w:rsidRPr="001214C4">
        <w:rPr>
          <w:rFonts w:ascii="Times New Roman" w:eastAsia="宋体" w:hAnsi="Times New Roman"/>
          <w:sz w:val="24"/>
          <w:szCs w:val="24"/>
        </w:rPr>
        <w:t>3]</w:t>
      </w:r>
      <w:r w:rsidR="007E50FE" w:rsidRPr="001214C4">
        <w:rPr>
          <w:rFonts w:ascii="Times New Roman" w:eastAsia="宋体" w:hAnsi="Times New Roman" w:hint="eastAsia"/>
          <w:sz w:val="24"/>
          <w:szCs w:val="24"/>
        </w:rPr>
        <w:t xml:space="preserve"> </w:t>
      </w:r>
      <w:r w:rsidR="00642D3B" w:rsidRPr="001214C4">
        <w:rPr>
          <w:rFonts w:ascii="Times New Roman" w:eastAsia="宋体" w:hAnsi="宋体" w:hint="eastAsia"/>
          <w:sz w:val="24"/>
          <w:szCs w:val="24"/>
        </w:rPr>
        <w:t>根据情境</w:t>
      </w:r>
      <w:r w:rsidRPr="001214C4">
        <w:rPr>
          <w:rFonts w:ascii="Times New Roman" w:eastAsia="宋体" w:hAnsi="Times New Roman"/>
          <w:sz w:val="24"/>
          <w:szCs w:val="24"/>
        </w:rPr>
        <w:t>3</w:t>
      </w:r>
      <w:r w:rsidRPr="001214C4">
        <w:rPr>
          <w:rFonts w:ascii="Times New Roman" w:eastAsia="宋体" w:hAnsi="宋体" w:hint="eastAsia"/>
          <w:sz w:val="24"/>
          <w:szCs w:val="24"/>
        </w:rPr>
        <w:t>，</w:t>
      </w:r>
      <w:r w:rsidR="00642D3B" w:rsidRPr="001214C4">
        <w:rPr>
          <w:rFonts w:ascii="Times New Roman" w:eastAsia="宋体" w:hAnsi="宋体" w:hint="eastAsia"/>
          <w:sz w:val="24"/>
          <w:szCs w:val="24"/>
        </w:rPr>
        <w:t>你能否把最重要的要素抽象出来</w:t>
      </w:r>
      <w:r w:rsidRPr="001214C4">
        <w:rPr>
          <w:rFonts w:ascii="Times New Roman" w:eastAsia="宋体" w:hAnsi="宋体" w:hint="eastAsia"/>
          <w:sz w:val="24"/>
          <w:szCs w:val="24"/>
        </w:rPr>
        <w:t>，</w:t>
      </w:r>
      <w:r w:rsidR="00642D3B" w:rsidRPr="001214C4">
        <w:rPr>
          <w:rFonts w:ascii="Times New Roman" w:eastAsia="宋体" w:hAnsi="宋体" w:hint="eastAsia"/>
          <w:sz w:val="24"/>
          <w:szCs w:val="24"/>
        </w:rPr>
        <w:t>得到一般的函数的最大值与最小值的定义</w:t>
      </w:r>
      <w:r w:rsidRPr="001214C4">
        <w:rPr>
          <w:rFonts w:ascii="Times New Roman" w:eastAsia="宋体" w:hAnsi="宋体" w:hint="eastAsia"/>
          <w:sz w:val="24"/>
          <w:szCs w:val="24"/>
        </w:rPr>
        <w:t>？</w:t>
      </w:r>
    </w:p>
    <w:p w:rsidR="0059417A" w:rsidRPr="001214C4" w:rsidRDefault="0059417A" w:rsidP="00D413BE">
      <w:pPr>
        <w:adjustRightInd w:val="0"/>
        <w:snapToGrid w:val="0"/>
        <w:spacing w:line="312" w:lineRule="auto"/>
        <w:ind w:firstLineChars="200" w:firstLine="482"/>
        <w:rPr>
          <w:rFonts w:ascii="Times New Roman" w:eastAsia="宋体" w:hAnsi="Times New Roman"/>
          <w:b/>
          <w:bCs/>
          <w:sz w:val="24"/>
          <w:szCs w:val="24"/>
        </w:rPr>
      </w:pPr>
      <w:r w:rsidRPr="001214C4">
        <w:rPr>
          <w:rFonts w:ascii="Times New Roman" w:eastAsia="宋体" w:hAnsi="宋体" w:hint="eastAsia"/>
          <w:b/>
          <w:bCs/>
          <w:sz w:val="24"/>
          <w:szCs w:val="24"/>
        </w:rPr>
        <w:t>设计意图</w:t>
      </w:r>
    </w:p>
    <w:p w:rsidR="008027E3" w:rsidRPr="001214C4" w:rsidRDefault="0059417A" w:rsidP="00D413BE">
      <w:pPr>
        <w:adjustRightInd w:val="0"/>
        <w:snapToGrid w:val="0"/>
        <w:spacing w:line="312" w:lineRule="auto"/>
        <w:ind w:firstLineChars="200" w:firstLine="480"/>
        <w:rPr>
          <w:rFonts w:ascii="Times New Roman" w:eastAsia="FZFSK-GBK1-0200012a3-Identity-H" w:hAnsi="Times New Roman" w:cs="FZFSK-GBK1-0200012a3-Identity-H"/>
          <w:kern w:val="0"/>
          <w:sz w:val="41"/>
          <w:szCs w:val="41"/>
        </w:rPr>
      </w:pPr>
      <w:r w:rsidRPr="001214C4">
        <w:rPr>
          <w:rFonts w:ascii="Times New Roman" w:eastAsia="宋体" w:hAnsi="宋体" w:hint="eastAsia"/>
          <w:sz w:val="24"/>
          <w:szCs w:val="24"/>
        </w:rPr>
        <w:t>通过</w:t>
      </w:r>
      <w:r w:rsidRPr="001214C4">
        <w:rPr>
          <w:rFonts w:ascii="Times New Roman" w:eastAsia="宋体" w:hAnsi="Times New Roman"/>
          <w:sz w:val="24"/>
          <w:szCs w:val="24"/>
        </w:rPr>
        <w:t>3</w:t>
      </w:r>
      <w:r w:rsidRPr="001214C4">
        <w:rPr>
          <w:rFonts w:ascii="Times New Roman" w:eastAsia="宋体" w:hAnsi="宋体" w:hint="eastAsia"/>
          <w:sz w:val="24"/>
          <w:szCs w:val="24"/>
        </w:rPr>
        <w:t>个不同背景的情境，逐渐引导学生正确回答问题</w:t>
      </w:r>
      <w:r w:rsidRPr="001214C4">
        <w:rPr>
          <w:rFonts w:ascii="Times New Roman" w:eastAsia="宋体" w:hAnsi="Times New Roman"/>
          <w:sz w:val="24"/>
          <w:szCs w:val="24"/>
        </w:rPr>
        <w:t>1</w:t>
      </w:r>
      <w:r w:rsidRPr="001214C4">
        <w:rPr>
          <w:rFonts w:ascii="Times New Roman" w:eastAsia="宋体" w:hAnsi="宋体" w:hint="eastAsia"/>
          <w:sz w:val="24"/>
          <w:szCs w:val="24"/>
        </w:rPr>
        <w:t>～问题</w:t>
      </w:r>
      <w:r w:rsidRPr="001214C4">
        <w:rPr>
          <w:rFonts w:ascii="Times New Roman" w:eastAsia="宋体" w:hAnsi="Times New Roman"/>
          <w:sz w:val="24"/>
          <w:szCs w:val="24"/>
        </w:rPr>
        <w:t>3</w:t>
      </w:r>
      <w:r w:rsidR="004A0531" w:rsidRPr="001214C4">
        <w:rPr>
          <w:rFonts w:ascii="Times New Roman" w:eastAsia="宋体" w:hAnsi="Times New Roman" w:hint="eastAsia"/>
          <w:sz w:val="24"/>
          <w:szCs w:val="24"/>
        </w:rPr>
        <w:t>．</w:t>
      </w:r>
      <w:r w:rsidRPr="001214C4">
        <w:rPr>
          <w:rFonts w:ascii="Times New Roman" w:eastAsia="宋体" w:hAnsi="宋体" w:hint="eastAsia"/>
          <w:sz w:val="24"/>
          <w:szCs w:val="24"/>
        </w:rPr>
        <w:t>组织小组讨论，使每位学生都能够和同伴开展交流，最终抽象概括，得到函数的最值的概念</w:t>
      </w:r>
      <w:r w:rsidR="004A0531" w:rsidRPr="001214C4">
        <w:rPr>
          <w:rFonts w:ascii="Times New Roman" w:eastAsia="宋体" w:hAnsi="Times New Roman" w:hint="eastAsia"/>
          <w:sz w:val="24"/>
          <w:szCs w:val="24"/>
        </w:rPr>
        <w:t>．</w:t>
      </w:r>
      <w:r w:rsidR="008027E3" w:rsidRPr="001214C4">
        <w:rPr>
          <w:rFonts w:ascii="Times New Roman" w:eastAsia="FZFSK-GBK1-0200012a3-Identity-H" w:hAnsi="Times New Roman" w:cs="FZFSK-GBK1-0200012a3-Identity-H" w:hint="eastAsia"/>
          <w:kern w:val="0"/>
          <w:sz w:val="41"/>
          <w:szCs w:val="41"/>
        </w:rPr>
        <w:t xml:space="preserve"> </w:t>
      </w:r>
    </w:p>
    <w:p w:rsidR="008027E3" w:rsidRPr="001214C4" w:rsidRDefault="008027E3"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宋体" w:hint="eastAsia"/>
          <w:sz w:val="24"/>
          <w:szCs w:val="24"/>
        </w:rPr>
        <w:t>通过学生的思考与讨论，可能能够逐渐接近，甚至达到函数的最大值的精确定义</w:t>
      </w:r>
      <w:r w:rsidR="004A0531" w:rsidRPr="001214C4">
        <w:rPr>
          <w:rFonts w:ascii="Times New Roman" w:eastAsia="宋体" w:hAnsi="Times New Roman" w:hint="eastAsia"/>
          <w:sz w:val="24"/>
          <w:szCs w:val="24"/>
        </w:rPr>
        <w:t>．</w:t>
      </w:r>
      <w:r w:rsidRPr="001214C4">
        <w:rPr>
          <w:rFonts w:ascii="Times New Roman" w:eastAsia="宋体" w:hAnsi="宋体" w:hint="eastAsia"/>
          <w:sz w:val="24"/>
          <w:szCs w:val="24"/>
        </w:rPr>
        <w:t>这里可以是用一个字母（如</w:t>
      </w:r>
      <w:r w:rsidRPr="001214C4">
        <w:rPr>
          <w:rFonts w:ascii="Times New Roman" w:hAnsi="Times New Roman"/>
          <w:position w:val="-4"/>
        </w:rPr>
        <w:object w:dxaOrig="320" w:dyaOrig="260">
          <v:shape id="_x0000_i1037" type="#_x0000_t75" style="width:16.1pt;height:12.9pt" o:ole="">
            <v:imagedata r:id="rId32" o:title=""/>
          </v:shape>
          <o:OLEObject Type="Embed" ProgID="Equation.DSMT4" ShapeID="_x0000_i1037" DrawAspect="Content" ObjectID="_1724676623" r:id="rId33"/>
        </w:object>
      </w:r>
      <w:r w:rsidRPr="001214C4">
        <w:rPr>
          <w:rFonts w:ascii="Times New Roman" w:eastAsia="宋体" w:hAnsi="宋体" w:hint="eastAsia"/>
          <w:sz w:val="24"/>
          <w:szCs w:val="24"/>
        </w:rPr>
        <w:t>）表示最大值或最小值，也可以用函数值</w:t>
      </w:r>
      <w:r w:rsidR="005323F3" w:rsidRPr="001214C4">
        <w:rPr>
          <w:rFonts w:ascii="Times New Roman" w:hAnsi="Times New Roman"/>
          <w:position w:val="-14"/>
        </w:rPr>
        <w:object w:dxaOrig="660" w:dyaOrig="400">
          <v:shape id="_x0000_i1038" type="#_x0000_t75" style="width:31.15pt;height:20.4pt" o:ole="">
            <v:imagedata r:id="rId34" o:title=""/>
          </v:shape>
          <o:OLEObject Type="Embed" ProgID="Equation.DSMT4" ShapeID="_x0000_i1038" DrawAspect="Content" ObjectID="_1724676624" r:id="rId35"/>
        </w:object>
      </w:r>
      <w:r w:rsidRPr="001214C4">
        <w:rPr>
          <w:rFonts w:ascii="Times New Roman" w:eastAsia="宋体" w:hAnsi="宋体" w:hint="eastAsia"/>
          <w:sz w:val="24"/>
          <w:szCs w:val="24"/>
        </w:rPr>
        <w:t>表示</w:t>
      </w:r>
      <w:r w:rsidR="004A0531" w:rsidRPr="001214C4">
        <w:rPr>
          <w:rFonts w:ascii="Times New Roman" w:eastAsia="宋体" w:hAnsi="Times New Roman" w:hint="eastAsia"/>
          <w:sz w:val="24"/>
          <w:szCs w:val="24"/>
        </w:rPr>
        <w:t>．</w:t>
      </w:r>
      <w:r w:rsidR="005323F3" w:rsidRPr="001214C4">
        <w:rPr>
          <w:rFonts w:ascii="Times New Roman" w:eastAsia="宋体" w:hAnsi="Times New Roman"/>
          <w:sz w:val="24"/>
          <w:szCs w:val="24"/>
        </w:rPr>
        <w:t xml:space="preserve"> </w:t>
      </w:r>
    </w:p>
    <w:p w:rsidR="0059417A" w:rsidRPr="001214C4" w:rsidRDefault="008027E3"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宋体" w:hint="eastAsia"/>
          <w:sz w:val="24"/>
          <w:szCs w:val="24"/>
        </w:rPr>
        <w:t>对于问题</w:t>
      </w:r>
      <w:r w:rsidR="005323F3" w:rsidRPr="001214C4">
        <w:rPr>
          <w:rFonts w:ascii="Times New Roman" w:eastAsia="宋体" w:hAnsi="Times New Roman"/>
          <w:sz w:val="24"/>
          <w:szCs w:val="24"/>
        </w:rPr>
        <w:t>3</w:t>
      </w:r>
      <w:r w:rsidR="005323F3" w:rsidRPr="001214C4">
        <w:rPr>
          <w:rFonts w:ascii="Times New Roman" w:eastAsia="宋体" w:hAnsi="宋体" w:hint="eastAsia"/>
          <w:sz w:val="24"/>
          <w:szCs w:val="24"/>
        </w:rPr>
        <w:t>，</w:t>
      </w:r>
      <w:r w:rsidRPr="001214C4">
        <w:rPr>
          <w:rFonts w:ascii="Times New Roman" w:eastAsia="宋体" w:hAnsi="宋体" w:hint="eastAsia"/>
          <w:sz w:val="24"/>
          <w:szCs w:val="24"/>
        </w:rPr>
        <w:t>教师应鼓励学生用自己的语言表达思考的结果</w:t>
      </w:r>
      <w:r w:rsidR="005323F3" w:rsidRPr="001214C4">
        <w:rPr>
          <w:rFonts w:ascii="Times New Roman" w:eastAsia="宋体" w:hAnsi="宋体" w:hint="eastAsia"/>
          <w:sz w:val="24"/>
          <w:szCs w:val="24"/>
        </w:rPr>
        <w:t>，</w:t>
      </w:r>
      <w:r w:rsidRPr="001214C4">
        <w:rPr>
          <w:rFonts w:ascii="Times New Roman" w:eastAsia="宋体" w:hAnsi="宋体" w:hint="eastAsia"/>
          <w:sz w:val="24"/>
          <w:szCs w:val="24"/>
        </w:rPr>
        <w:t>并给予指导</w:t>
      </w:r>
      <w:r w:rsidR="005323F3" w:rsidRPr="001214C4">
        <w:rPr>
          <w:rFonts w:ascii="Times New Roman" w:eastAsia="宋体" w:hAnsi="宋体" w:hint="eastAsia"/>
          <w:sz w:val="24"/>
          <w:szCs w:val="24"/>
        </w:rPr>
        <w:t>、</w:t>
      </w:r>
      <w:r w:rsidRPr="001214C4">
        <w:rPr>
          <w:rFonts w:ascii="Times New Roman" w:eastAsia="宋体" w:hAnsi="宋体" w:hint="eastAsia"/>
          <w:sz w:val="24"/>
          <w:szCs w:val="24"/>
        </w:rPr>
        <w:t>纠正</w:t>
      </w:r>
      <w:r w:rsidR="005323F3" w:rsidRPr="001214C4">
        <w:rPr>
          <w:rFonts w:ascii="Times New Roman" w:eastAsia="宋体" w:hAnsi="宋体" w:hint="eastAsia"/>
          <w:sz w:val="24"/>
          <w:szCs w:val="24"/>
        </w:rPr>
        <w:t>，</w:t>
      </w:r>
      <w:r w:rsidRPr="001214C4">
        <w:rPr>
          <w:rFonts w:ascii="Times New Roman" w:eastAsia="宋体" w:hAnsi="宋体" w:hint="eastAsia"/>
          <w:sz w:val="24"/>
          <w:szCs w:val="24"/>
        </w:rPr>
        <w:t>以此发展数学抽象素养</w:t>
      </w:r>
      <w:r w:rsidR="004A0531" w:rsidRPr="001214C4">
        <w:rPr>
          <w:rFonts w:ascii="Times New Roman" w:eastAsia="宋体" w:hAnsi="Times New Roman" w:hint="eastAsia"/>
          <w:sz w:val="24"/>
          <w:szCs w:val="24"/>
        </w:rPr>
        <w:t>．</w:t>
      </w:r>
    </w:p>
    <w:p w:rsidR="00C31882" w:rsidRPr="001214C4" w:rsidRDefault="00C31882" w:rsidP="00D413BE">
      <w:pPr>
        <w:adjustRightInd w:val="0"/>
        <w:snapToGrid w:val="0"/>
        <w:spacing w:line="312" w:lineRule="auto"/>
        <w:ind w:firstLineChars="200" w:firstLine="482"/>
        <w:rPr>
          <w:rFonts w:ascii="Times New Roman" w:eastAsia="宋体" w:hAnsi="Times New Roman"/>
          <w:b/>
          <w:bCs/>
          <w:sz w:val="24"/>
          <w:szCs w:val="24"/>
        </w:rPr>
      </w:pPr>
      <w:r w:rsidRPr="001214C4">
        <w:rPr>
          <w:rFonts w:ascii="Times New Roman" w:eastAsia="宋体" w:hAnsi="宋体" w:hint="eastAsia"/>
          <w:b/>
          <w:bCs/>
          <w:sz w:val="24"/>
          <w:szCs w:val="24"/>
        </w:rPr>
        <w:t>评价要点</w:t>
      </w:r>
    </w:p>
    <w:p w:rsidR="00C31882" w:rsidRPr="001214C4" w:rsidRDefault="00C31882"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宋体" w:hint="eastAsia"/>
          <w:sz w:val="24"/>
          <w:szCs w:val="24"/>
        </w:rPr>
        <w:t>学生通过</w:t>
      </w:r>
      <w:r w:rsidRPr="001214C4">
        <w:rPr>
          <w:rFonts w:ascii="Times New Roman" w:eastAsia="宋体" w:hAnsi="Times New Roman" w:hint="eastAsia"/>
          <w:sz w:val="24"/>
          <w:szCs w:val="24"/>
        </w:rPr>
        <w:t>“</w:t>
      </w:r>
      <w:r w:rsidRPr="001214C4">
        <w:rPr>
          <w:rFonts w:ascii="Times New Roman" w:eastAsia="宋体" w:hAnsi="宋体" w:hint="eastAsia"/>
          <w:sz w:val="24"/>
          <w:szCs w:val="24"/>
        </w:rPr>
        <w:t>从特殊到一般</w:t>
      </w:r>
      <w:r w:rsidRPr="001214C4">
        <w:rPr>
          <w:rFonts w:ascii="Times New Roman" w:eastAsia="宋体" w:hAnsi="Times New Roman" w:hint="eastAsia"/>
          <w:sz w:val="24"/>
          <w:szCs w:val="24"/>
        </w:rPr>
        <w:t>”</w:t>
      </w:r>
      <w:r w:rsidRPr="001214C4">
        <w:rPr>
          <w:rFonts w:ascii="Times New Roman" w:eastAsia="宋体" w:hAnsi="宋体" w:hint="eastAsia"/>
          <w:sz w:val="24"/>
          <w:szCs w:val="24"/>
        </w:rPr>
        <w:t>的过程，能够抽象出函数的最大值或最小值的定义</w:t>
      </w:r>
      <w:r w:rsidR="004A0531" w:rsidRPr="001214C4">
        <w:rPr>
          <w:rFonts w:ascii="Times New Roman" w:eastAsia="宋体" w:hAnsi="Times New Roman" w:hint="eastAsia"/>
          <w:sz w:val="24"/>
          <w:szCs w:val="24"/>
        </w:rPr>
        <w:t>．</w:t>
      </w:r>
    </w:p>
    <w:p w:rsidR="003A3503" w:rsidRPr="001214C4" w:rsidRDefault="003A3503"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Times New Roman"/>
          <w:sz w:val="24"/>
          <w:szCs w:val="24"/>
        </w:rPr>
        <w:t>2</w:t>
      </w:r>
      <w:r w:rsidR="004A0531" w:rsidRPr="001214C4">
        <w:rPr>
          <w:rFonts w:ascii="Times New Roman" w:eastAsia="宋体" w:hAnsi="Times New Roman"/>
          <w:sz w:val="24"/>
          <w:szCs w:val="24"/>
        </w:rPr>
        <w:t>．</w:t>
      </w:r>
      <w:r w:rsidRPr="001214C4">
        <w:rPr>
          <w:rFonts w:ascii="Times New Roman" w:eastAsia="宋体" w:hAnsi="宋体" w:hint="eastAsia"/>
          <w:sz w:val="24"/>
          <w:szCs w:val="24"/>
        </w:rPr>
        <w:t>设问释疑，概念辨析</w:t>
      </w:r>
    </w:p>
    <w:p w:rsidR="003A3503" w:rsidRPr="001214C4" w:rsidRDefault="003A3503"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宋体" w:hint="eastAsia"/>
          <w:sz w:val="24"/>
          <w:szCs w:val="24"/>
        </w:rPr>
        <w:t>【情境</w:t>
      </w:r>
      <w:r w:rsidRPr="001214C4">
        <w:rPr>
          <w:rFonts w:ascii="Times New Roman" w:eastAsia="宋体" w:hAnsi="Times New Roman"/>
          <w:sz w:val="24"/>
          <w:szCs w:val="24"/>
        </w:rPr>
        <w:t>4</w:t>
      </w:r>
      <w:r w:rsidRPr="001214C4">
        <w:rPr>
          <w:rFonts w:ascii="Times New Roman" w:eastAsia="宋体" w:hAnsi="宋体" w:hint="eastAsia"/>
          <w:sz w:val="24"/>
          <w:szCs w:val="24"/>
        </w:rPr>
        <w:t>】现在我们来考察函数</w:t>
      </w:r>
      <w:r w:rsidR="007E50FE" w:rsidRPr="001214C4">
        <w:rPr>
          <w:rFonts w:ascii="Times New Roman" w:hAnsi="Times New Roman"/>
          <w:position w:val="-10"/>
        </w:rPr>
        <w:object w:dxaOrig="660" w:dyaOrig="360">
          <v:shape id="_x0000_i1039" type="#_x0000_t75" style="width:33.3pt;height:18.25pt" o:ole="">
            <v:imagedata r:id="rId36" o:title=""/>
          </v:shape>
          <o:OLEObject Type="Embed" ProgID="Equation.DSMT4" ShapeID="_x0000_i1039" DrawAspect="Content" ObjectID="_1724676625" r:id="rId37"/>
        </w:object>
      </w:r>
      <w:r w:rsidR="007E50FE" w:rsidRPr="001214C4">
        <w:rPr>
          <w:rFonts w:ascii="Times New Roman" w:eastAsia="宋体" w:hAnsi="宋体" w:hint="eastAsia"/>
          <w:sz w:val="24"/>
          <w:szCs w:val="24"/>
        </w:rPr>
        <w:t>，</w:t>
      </w:r>
      <w:r w:rsidR="007E50FE" w:rsidRPr="001214C4">
        <w:rPr>
          <w:rFonts w:ascii="Times New Roman" w:hAnsi="Times New Roman"/>
          <w:position w:val="-14"/>
        </w:rPr>
        <w:object w:dxaOrig="1219" w:dyaOrig="400">
          <v:shape id="_x0000_i1040" type="#_x0000_t75" style="width:60.7pt;height:20.4pt" o:ole="">
            <v:imagedata r:id="rId38" o:title=""/>
          </v:shape>
          <o:OLEObject Type="Embed" ProgID="Equation.DSMT4" ShapeID="_x0000_i1040" DrawAspect="Content" ObjectID="_1724676626" r:id="rId39"/>
        </w:object>
      </w:r>
      <w:r w:rsidR="004A0531" w:rsidRPr="001214C4">
        <w:rPr>
          <w:rFonts w:ascii="Times New Roman" w:eastAsia="宋体" w:hAnsi="Times New Roman" w:hint="eastAsia"/>
          <w:sz w:val="24"/>
          <w:szCs w:val="24"/>
        </w:rPr>
        <w:t>．</w:t>
      </w:r>
      <w:r w:rsidRPr="001214C4">
        <w:rPr>
          <w:rFonts w:ascii="Times New Roman" w:eastAsia="宋体" w:hAnsi="Times New Roman"/>
          <w:sz w:val="24"/>
          <w:szCs w:val="24"/>
        </w:rPr>
        <w:t xml:space="preserve"> </w:t>
      </w:r>
    </w:p>
    <w:p w:rsidR="003A3503" w:rsidRPr="001214C4" w:rsidRDefault="003A3503"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Times New Roman"/>
          <w:sz w:val="24"/>
          <w:szCs w:val="24"/>
        </w:rPr>
        <w:t>[</w:t>
      </w:r>
      <w:r w:rsidRPr="001214C4">
        <w:rPr>
          <w:rFonts w:ascii="Times New Roman" w:eastAsia="宋体" w:hAnsi="宋体" w:hint="eastAsia"/>
          <w:sz w:val="24"/>
          <w:szCs w:val="24"/>
        </w:rPr>
        <w:t>问题</w:t>
      </w:r>
      <w:r w:rsidRPr="001214C4">
        <w:rPr>
          <w:rFonts w:ascii="Times New Roman" w:eastAsia="宋体" w:hAnsi="Times New Roman"/>
          <w:sz w:val="24"/>
          <w:szCs w:val="24"/>
        </w:rPr>
        <w:t>4]</w:t>
      </w:r>
      <w:r w:rsidR="007E50FE" w:rsidRPr="001214C4">
        <w:rPr>
          <w:rFonts w:ascii="Times New Roman" w:eastAsia="宋体" w:hAnsi="Times New Roman" w:hint="eastAsia"/>
          <w:sz w:val="24"/>
          <w:szCs w:val="24"/>
        </w:rPr>
        <w:t xml:space="preserve"> </w:t>
      </w:r>
      <w:r w:rsidRPr="001214C4">
        <w:rPr>
          <w:rFonts w:ascii="Times New Roman" w:eastAsia="宋体" w:hAnsi="宋体" w:hint="eastAsia"/>
          <w:sz w:val="24"/>
          <w:szCs w:val="24"/>
        </w:rPr>
        <w:t>直观上来说，这个函数有最小值吗？有最大值吗？</w:t>
      </w:r>
    </w:p>
    <w:p w:rsidR="003A3503" w:rsidRPr="001214C4" w:rsidRDefault="003A3503"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Times New Roman"/>
          <w:sz w:val="24"/>
          <w:szCs w:val="24"/>
        </w:rPr>
        <w:t>[</w:t>
      </w:r>
      <w:r w:rsidRPr="001214C4">
        <w:rPr>
          <w:rFonts w:ascii="Times New Roman" w:eastAsia="宋体" w:hAnsi="宋体" w:hint="eastAsia"/>
          <w:sz w:val="24"/>
          <w:szCs w:val="24"/>
        </w:rPr>
        <w:t>问题</w:t>
      </w:r>
      <w:r w:rsidRPr="001214C4">
        <w:rPr>
          <w:rFonts w:ascii="Times New Roman" w:eastAsia="宋体" w:hAnsi="Times New Roman"/>
          <w:sz w:val="24"/>
          <w:szCs w:val="24"/>
        </w:rPr>
        <w:t>5]</w:t>
      </w:r>
      <w:r w:rsidR="007E50FE" w:rsidRPr="001214C4">
        <w:rPr>
          <w:rFonts w:ascii="Times New Roman" w:eastAsia="宋体" w:hAnsi="Times New Roman" w:hint="eastAsia"/>
          <w:sz w:val="24"/>
          <w:szCs w:val="24"/>
        </w:rPr>
        <w:t xml:space="preserve"> </w:t>
      </w:r>
      <w:r w:rsidRPr="001214C4">
        <w:rPr>
          <w:rFonts w:ascii="Times New Roman" w:eastAsia="宋体" w:hAnsi="宋体" w:hint="eastAsia"/>
          <w:sz w:val="24"/>
          <w:szCs w:val="24"/>
        </w:rPr>
        <w:t>这个函数的最小值是多少？为什么？</w:t>
      </w:r>
    </w:p>
    <w:p w:rsidR="003A3503" w:rsidRPr="001214C4" w:rsidRDefault="003A3503"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Times New Roman"/>
          <w:sz w:val="24"/>
          <w:szCs w:val="24"/>
        </w:rPr>
        <w:t>[</w:t>
      </w:r>
      <w:r w:rsidRPr="001214C4">
        <w:rPr>
          <w:rFonts w:ascii="Times New Roman" w:eastAsia="宋体" w:hAnsi="宋体" w:hint="eastAsia"/>
          <w:sz w:val="24"/>
          <w:szCs w:val="24"/>
        </w:rPr>
        <w:t>问题</w:t>
      </w:r>
      <w:r w:rsidRPr="001214C4">
        <w:rPr>
          <w:rFonts w:ascii="Times New Roman" w:eastAsia="宋体" w:hAnsi="Times New Roman"/>
          <w:sz w:val="24"/>
          <w:szCs w:val="24"/>
        </w:rPr>
        <w:t>6]</w:t>
      </w:r>
      <w:r w:rsidR="007E50FE" w:rsidRPr="001214C4">
        <w:rPr>
          <w:rFonts w:ascii="Times New Roman" w:eastAsia="宋体" w:hAnsi="Times New Roman" w:hint="eastAsia"/>
          <w:sz w:val="24"/>
          <w:szCs w:val="24"/>
        </w:rPr>
        <w:t xml:space="preserve"> </w:t>
      </w:r>
      <w:r w:rsidRPr="001214C4">
        <w:rPr>
          <w:rFonts w:ascii="Times New Roman" w:eastAsia="宋体" w:hAnsi="宋体" w:hint="eastAsia"/>
          <w:sz w:val="24"/>
          <w:szCs w:val="24"/>
        </w:rPr>
        <w:t>这个函数为什么没有最大值？</w:t>
      </w:r>
    </w:p>
    <w:p w:rsidR="003A3503" w:rsidRPr="001214C4" w:rsidRDefault="003A3503" w:rsidP="00D413BE">
      <w:pPr>
        <w:adjustRightInd w:val="0"/>
        <w:snapToGrid w:val="0"/>
        <w:spacing w:line="312" w:lineRule="auto"/>
        <w:ind w:firstLineChars="200" w:firstLine="480"/>
        <w:jc w:val="left"/>
        <w:rPr>
          <w:rFonts w:ascii="Times New Roman" w:eastAsia="宋体" w:hAnsi="Times New Roman"/>
          <w:sz w:val="24"/>
          <w:szCs w:val="24"/>
        </w:rPr>
      </w:pPr>
      <w:r w:rsidRPr="001214C4">
        <w:rPr>
          <w:rFonts w:ascii="Times New Roman" w:eastAsia="宋体" w:hAnsi="Times New Roman"/>
          <w:sz w:val="24"/>
          <w:szCs w:val="24"/>
        </w:rPr>
        <w:t>[</w:t>
      </w:r>
      <w:r w:rsidRPr="001214C4">
        <w:rPr>
          <w:rFonts w:ascii="Times New Roman" w:eastAsia="宋体" w:hAnsi="宋体" w:hint="eastAsia"/>
          <w:sz w:val="24"/>
          <w:szCs w:val="24"/>
        </w:rPr>
        <w:t>问题</w:t>
      </w:r>
      <w:r w:rsidRPr="001214C4">
        <w:rPr>
          <w:rFonts w:ascii="Times New Roman" w:eastAsia="宋体" w:hAnsi="Times New Roman"/>
          <w:sz w:val="24"/>
          <w:szCs w:val="24"/>
        </w:rPr>
        <w:t>7]</w:t>
      </w:r>
      <w:r w:rsidR="007E50FE" w:rsidRPr="001214C4">
        <w:rPr>
          <w:rFonts w:ascii="Times New Roman" w:eastAsia="宋体" w:hAnsi="Times New Roman" w:hint="eastAsia"/>
          <w:sz w:val="24"/>
          <w:szCs w:val="24"/>
        </w:rPr>
        <w:t xml:space="preserve"> </w:t>
      </w:r>
      <w:r w:rsidRPr="001214C4">
        <w:rPr>
          <w:rFonts w:ascii="Times New Roman" w:eastAsia="宋体" w:hAnsi="宋体" w:hint="eastAsia"/>
          <w:sz w:val="24"/>
          <w:szCs w:val="24"/>
        </w:rPr>
        <w:t>你还能举出一些没有最大值，或者没有最小值，或者既没有最大值</w:t>
      </w:r>
      <w:r w:rsidRPr="001214C4">
        <w:rPr>
          <w:rFonts w:ascii="Times New Roman" w:eastAsia="宋体" w:hAnsi="宋体" w:hint="eastAsia"/>
          <w:sz w:val="24"/>
          <w:szCs w:val="24"/>
        </w:rPr>
        <w:lastRenderedPageBreak/>
        <w:t>又没有最小值的函数的例子吗？</w:t>
      </w:r>
    </w:p>
    <w:p w:rsidR="00C31882" w:rsidRPr="001214C4" w:rsidRDefault="003A3503"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Times New Roman"/>
          <w:sz w:val="24"/>
          <w:szCs w:val="24"/>
        </w:rPr>
        <w:t>[</w:t>
      </w:r>
      <w:r w:rsidRPr="001214C4">
        <w:rPr>
          <w:rFonts w:ascii="Times New Roman" w:eastAsia="宋体" w:hAnsi="宋体" w:hint="eastAsia"/>
          <w:sz w:val="24"/>
          <w:szCs w:val="24"/>
        </w:rPr>
        <w:t>问题</w:t>
      </w:r>
      <w:r w:rsidRPr="001214C4">
        <w:rPr>
          <w:rFonts w:ascii="Times New Roman" w:eastAsia="宋体" w:hAnsi="Times New Roman"/>
          <w:sz w:val="24"/>
          <w:szCs w:val="24"/>
        </w:rPr>
        <w:t>8]</w:t>
      </w:r>
      <w:r w:rsidR="007E50FE" w:rsidRPr="001214C4">
        <w:rPr>
          <w:rFonts w:ascii="Times New Roman" w:eastAsia="宋体" w:hAnsi="Times New Roman" w:hint="eastAsia"/>
          <w:sz w:val="24"/>
          <w:szCs w:val="24"/>
        </w:rPr>
        <w:t xml:space="preserve"> </w:t>
      </w:r>
      <w:r w:rsidRPr="001214C4">
        <w:rPr>
          <w:rFonts w:ascii="Times New Roman" w:eastAsia="宋体" w:hAnsi="宋体" w:hint="eastAsia"/>
          <w:sz w:val="24"/>
          <w:szCs w:val="24"/>
        </w:rPr>
        <w:t>你找到的函数没有最大</w:t>
      </w:r>
      <w:proofErr w:type="gramStart"/>
      <w:r w:rsidRPr="001214C4">
        <w:rPr>
          <w:rFonts w:ascii="Times New Roman" w:eastAsia="宋体" w:hAnsi="宋体" w:hint="eastAsia"/>
          <w:sz w:val="24"/>
          <w:szCs w:val="24"/>
        </w:rPr>
        <w:t>值或者</w:t>
      </w:r>
      <w:proofErr w:type="gramEnd"/>
      <w:r w:rsidRPr="001214C4">
        <w:rPr>
          <w:rFonts w:ascii="Times New Roman" w:eastAsia="宋体" w:hAnsi="宋体" w:hint="eastAsia"/>
          <w:sz w:val="24"/>
          <w:szCs w:val="24"/>
        </w:rPr>
        <w:t>最小值的理由和</w:t>
      </w:r>
      <w:r w:rsidR="007E50FE" w:rsidRPr="001214C4">
        <w:rPr>
          <w:rFonts w:ascii="Times New Roman" w:hAnsi="Times New Roman"/>
          <w:position w:val="-10"/>
        </w:rPr>
        <w:object w:dxaOrig="660" w:dyaOrig="360">
          <v:shape id="_x0000_i1041" type="#_x0000_t75" style="width:33.3pt;height:18.25pt" o:ole="">
            <v:imagedata r:id="rId36" o:title=""/>
          </v:shape>
          <o:OLEObject Type="Embed" ProgID="Equation.DSMT4" ShapeID="_x0000_i1041" DrawAspect="Content" ObjectID="_1724676627" r:id="rId40"/>
        </w:object>
      </w:r>
      <w:r w:rsidR="007E50FE" w:rsidRPr="001214C4">
        <w:rPr>
          <w:rFonts w:ascii="Times New Roman" w:eastAsia="宋体" w:hAnsi="宋体" w:hint="eastAsia"/>
          <w:sz w:val="24"/>
          <w:szCs w:val="24"/>
        </w:rPr>
        <w:t>，</w:t>
      </w:r>
      <w:r w:rsidR="007E50FE" w:rsidRPr="001214C4">
        <w:rPr>
          <w:rFonts w:ascii="Times New Roman" w:hAnsi="Times New Roman"/>
          <w:position w:val="-14"/>
        </w:rPr>
        <w:object w:dxaOrig="1219" w:dyaOrig="400">
          <v:shape id="_x0000_i1042" type="#_x0000_t75" style="width:60.7pt;height:20.4pt" o:ole="">
            <v:imagedata r:id="rId38" o:title=""/>
          </v:shape>
          <o:OLEObject Type="Embed" ProgID="Equation.DSMT4" ShapeID="_x0000_i1042" DrawAspect="Content" ObjectID="_1724676628" r:id="rId41"/>
        </w:object>
      </w:r>
      <w:r w:rsidRPr="001214C4">
        <w:rPr>
          <w:rFonts w:ascii="Times New Roman" w:eastAsia="宋体" w:hAnsi="宋体" w:hint="eastAsia"/>
          <w:sz w:val="24"/>
          <w:szCs w:val="24"/>
        </w:rPr>
        <w:t>没有最大值的理由有什么共同之处和不同之处？</w:t>
      </w:r>
    </w:p>
    <w:p w:rsidR="00CC0BE5" w:rsidRPr="001214C4" w:rsidRDefault="00CC0BE5" w:rsidP="00D413BE">
      <w:pPr>
        <w:adjustRightInd w:val="0"/>
        <w:snapToGrid w:val="0"/>
        <w:spacing w:line="312" w:lineRule="auto"/>
        <w:ind w:firstLineChars="200" w:firstLine="482"/>
        <w:rPr>
          <w:rFonts w:ascii="Times New Roman" w:eastAsia="宋体" w:hAnsi="Times New Roman"/>
          <w:b/>
          <w:bCs/>
          <w:sz w:val="24"/>
          <w:szCs w:val="24"/>
        </w:rPr>
      </w:pPr>
      <w:r w:rsidRPr="001214C4">
        <w:rPr>
          <w:rFonts w:ascii="Times New Roman" w:eastAsia="宋体" w:hAnsi="宋体" w:hint="eastAsia"/>
          <w:b/>
          <w:bCs/>
          <w:sz w:val="24"/>
          <w:szCs w:val="24"/>
        </w:rPr>
        <w:t>设计意图</w:t>
      </w:r>
    </w:p>
    <w:p w:rsidR="00C74F70" w:rsidRPr="001214C4" w:rsidRDefault="00CC0BE5"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宋体" w:hint="eastAsia"/>
          <w:sz w:val="24"/>
          <w:szCs w:val="24"/>
        </w:rPr>
        <w:t>通过一系列的问题串，使学生对最值的概念有更加直观的理解，其中问题</w:t>
      </w:r>
      <w:r w:rsidRPr="001214C4">
        <w:rPr>
          <w:rFonts w:ascii="Times New Roman" w:eastAsia="宋体" w:hAnsi="Times New Roman"/>
          <w:sz w:val="24"/>
          <w:szCs w:val="24"/>
        </w:rPr>
        <w:t>7</w:t>
      </w:r>
      <w:r w:rsidRPr="001214C4">
        <w:rPr>
          <w:rFonts w:ascii="Times New Roman" w:eastAsia="宋体" w:hAnsi="宋体" w:hint="eastAsia"/>
          <w:sz w:val="24"/>
          <w:szCs w:val="24"/>
        </w:rPr>
        <w:t>和问题</w:t>
      </w:r>
      <w:r w:rsidRPr="001214C4">
        <w:rPr>
          <w:rFonts w:ascii="Times New Roman" w:eastAsia="宋体" w:hAnsi="Times New Roman"/>
          <w:sz w:val="24"/>
          <w:szCs w:val="24"/>
        </w:rPr>
        <w:t>8</w:t>
      </w:r>
      <w:r w:rsidRPr="001214C4">
        <w:rPr>
          <w:rFonts w:ascii="Times New Roman" w:eastAsia="宋体" w:hAnsi="宋体" w:hint="eastAsia"/>
          <w:sz w:val="24"/>
          <w:szCs w:val="24"/>
        </w:rPr>
        <w:t>比较开放，教师宜充分鼓励学生展开想象，举出尽可能丰富的函数的例子，必要时可建议学生尝试用不同的方法表示函数</w:t>
      </w:r>
      <w:r w:rsidR="004A0531" w:rsidRPr="001214C4">
        <w:rPr>
          <w:rFonts w:ascii="Times New Roman" w:eastAsia="宋体" w:hAnsi="Times New Roman" w:hint="eastAsia"/>
          <w:sz w:val="24"/>
          <w:szCs w:val="24"/>
        </w:rPr>
        <w:t>．</w:t>
      </w:r>
    </w:p>
    <w:p w:rsidR="007A0D7B" w:rsidRPr="001214C4" w:rsidRDefault="007A0D7B" w:rsidP="00D413BE">
      <w:pPr>
        <w:adjustRightInd w:val="0"/>
        <w:snapToGrid w:val="0"/>
        <w:spacing w:line="312" w:lineRule="auto"/>
        <w:ind w:firstLineChars="200" w:firstLine="482"/>
        <w:rPr>
          <w:rFonts w:ascii="Times New Roman" w:eastAsia="宋体" w:hAnsi="Times New Roman"/>
          <w:b/>
          <w:bCs/>
          <w:sz w:val="24"/>
          <w:szCs w:val="24"/>
        </w:rPr>
      </w:pPr>
      <w:r w:rsidRPr="001214C4">
        <w:rPr>
          <w:rFonts w:ascii="Times New Roman" w:eastAsia="宋体" w:hAnsi="宋体" w:hint="eastAsia"/>
          <w:b/>
          <w:bCs/>
          <w:sz w:val="24"/>
          <w:szCs w:val="24"/>
        </w:rPr>
        <w:t>评价要点</w:t>
      </w:r>
    </w:p>
    <w:p w:rsidR="007A0D7B" w:rsidRPr="001214C4" w:rsidRDefault="007A0D7B"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宋体" w:hint="eastAsia"/>
          <w:sz w:val="24"/>
          <w:szCs w:val="24"/>
        </w:rPr>
        <w:t>学生回答问题</w:t>
      </w:r>
      <w:r w:rsidRPr="001214C4">
        <w:rPr>
          <w:rFonts w:ascii="Times New Roman" w:eastAsia="宋体" w:hAnsi="Times New Roman"/>
          <w:sz w:val="24"/>
          <w:szCs w:val="24"/>
        </w:rPr>
        <w:t>4</w:t>
      </w:r>
      <w:r w:rsidRPr="001214C4">
        <w:rPr>
          <w:rFonts w:ascii="Times New Roman" w:eastAsia="宋体" w:hAnsi="宋体" w:hint="eastAsia"/>
          <w:sz w:val="24"/>
          <w:szCs w:val="24"/>
        </w:rPr>
        <w:t>～问题</w:t>
      </w:r>
      <w:r w:rsidRPr="001214C4">
        <w:rPr>
          <w:rFonts w:ascii="Times New Roman" w:eastAsia="宋体" w:hAnsi="Times New Roman"/>
          <w:sz w:val="24"/>
          <w:szCs w:val="24"/>
        </w:rPr>
        <w:t>6</w:t>
      </w:r>
      <w:r w:rsidRPr="001214C4">
        <w:rPr>
          <w:rFonts w:ascii="Times New Roman" w:eastAsia="宋体" w:hAnsi="宋体" w:hint="eastAsia"/>
          <w:sz w:val="24"/>
          <w:szCs w:val="24"/>
        </w:rPr>
        <w:t>之后，教师再作正确与否的评价，应特别关注学生</w:t>
      </w:r>
    </w:p>
    <w:p w:rsidR="00C74F70" w:rsidRPr="001214C4" w:rsidRDefault="007A0D7B" w:rsidP="00D413BE">
      <w:pPr>
        <w:adjustRightInd w:val="0"/>
        <w:snapToGrid w:val="0"/>
        <w:spacing w:line="312" w:lineRule="auto"/>
        <w:ind w:firstLine="200"/>
        <w:rPr>
          <w:rFonts w:ascii="Times New Roman" w:eastAsia="宋体" w:hAnsi="Times New Roman"/>
          <w:sz w:val="24"/>
          <w:szCs w:val="24"/>
        </w:rPr>
      </w:pPr>
      <w:r w:rsidRPr="001214C4">
        <w:rPr>
          <w:rFonts w:ascii="Times New Roman" w:eastAsia="宋体" w:hAnsi="宋体" w:hint="eastAsia"/>
          <w:sz w:val="24"/>
          <w:szCs w:val="24"/>
        </w:rPr>
        <w:t>对问题</w:t>
      </w:r>
      <w:r w:rsidRPr="001214C4">
        <w:rPr>
          <w:rFonts w:ascii="Times New Roman" w:eastAsia="宋体" w:hAnsi="Times New Roman"/>
          <w:sz w:val="24"/>
          <w:szCs w:val="24"/>
        </w:rPr>
        <w:t>6</w:t>
      </w:r>
      <w:r w:rsidRPr="001214C4">
        <w:rPr>
          <w:rFonts w:ascii="Times New Roman" w:eastAsia="宋体" w:hAnsi="宋体" w:hint="eastAsia"/>
          <w:sz w:val="24"/>
          <w:szCs w:val="24"/>
        </w:rPr>
        <w:t>的回答是否规范严谨</w:t>
      </w:r>
      <w:r w:rsidR="004A0531" w:rsidRPr="001214C4">
        <w:rPr>
          <w:rFonts w:ascii="Times New Roman" w:eastAsia="宋体" w:hAnsi="Times New Roman" w:hint="eastAsia"/>
          <w:sz w:val="24"/>
          <w:szCs w:val="24"/>
        </w:rPr>
        <w:t>．</w:t>
      </w:r>
      <w:r w:rsidRPr="001214C4">
        <w:rPr>
          <w:rFonts w:ascii="Times New Roman" w:eastAsia="宋体" w:hAnsi="宋体" w:hint="eastAsia"/>
          <w:sz w:val="24"/>
          <w:szCs w:val="24"/>
        </w:rPr>
        <w:t>对于问题</w:t>
      </w:r>
      <w:r w:rsidRPr="001214C4">
        <w:rPr>
          <w:rFonts w:ascii="Times New Roman" w:eastAsia="宋体" w:hAnsi="Times New Roman"/>
          <w:sz w:val="24"/>
          <w:szCs w:val="24"/>
        </w:rPr>
        <w:t>7</w:t>
      </w:r>
      <w:r w:rsidRPr="001214C4">
        <w:rPr>
          <w:rFonts w:ascii="Times New Roman" w:eastAsia="宋体" w:hAnsi="宋体" w:hint="eastAsia"/>
          <w:sz w:val="24"/>
          <w:szCs w:val="24"/>
        </w:rPr>
        <w:t>和问题</w:t>
      </w:r>
      <w:r w:rsidRPr="001214C4">
        <w:rPr>
          <w:rFonts w:ascii="Times New Roman" w:eastAsia="宋体" w:hAnsi="Times New Roman"/>
          <w:sz w:val="24"/>
          <w:szCs w:val="24"/>
        </w:rPr>
        <w:t>8</w:t>
      </w:r>
      <w:r w:rsidRPr="001214C4">
        <w:rPr>
          <w:rFonts w:ascii="Times New Roman" w:eastAsia="宋体" w:hAnsi="宋体" w:hint="eastAsia"/>
          <w:sz w:val="24"/>
          <w:szCs w:val="24"/>
        </w:rPr>
        <w:t>，可以开展学生互评</w:t>
      </w:r>
      <w:r w:rsidR="004A0531" w:rsidRPr="001214C4">
        <w:rPr>
          <w:rFonts w:ascii="Times New Roman" w:eastAsia="宋体" w:hAnsi="Times New Roman" w:hint="eastAsia"/>
          <w:sz w:val="24"/>
          <w:szCs w:val="24"/>
        </w:rPr>
        <w:t>．</w:t>
      </w:r>
      <w:r w:rsidRPr="001214C4">
        <w:rPr>
          <w:rFonts w:ascii="Times New Roman" w:eastAsia="宋体" w:hAnsi="宋体" w:hint="eastAsia"/>
          <w:sz w:val="24"/>
          <w:szCs w:val="24"/>
        </w:rPr>
        <w:t>每一个学生举出的例子就是一个新的数学情境</w:t>
      </w:r>
      <w:r w:rsidR="004A0531" w:rsidRPr="001214C4">
        <w:rPr>
          <w:rFonts w:ascii="Times New Roman" w:eastAsia="宋体" w:hAnsi="Times New Roman" w:hint="eastAsia"/>
          <w:sz w:val="24"/>
          <w:szCs w:val="24"/>
        </w:rPr>
        <w:t>．</w:t>
      </w:r>
    </w:p>
    <w:p w:rsidR="00077659" w:rsidRPr="001214C4" w:rsidRDefault="00077659"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Times New Roman"/>
          <w:sz w:val="24"/>
          <w:szCs w:val="24"/>
        </w:rPr>
        <w:t>3</w:t>
      </w:r>
      <w:r w:rsidR="004A0531" w:rsidRPr="001214C4">
        <w:rPr>
          <w:rFonts w:ascii="Times New Roman" w:eastAsia="宋体" w:hAnsi="Times New Roman" w:hint="eastAsia"/>
          <w:sz w:val="24"/>
          <w:szCs w:val="24"/>
        </w:rPr>
        <w:t>．</w:t>
      </w:r>
      <w:r w:rsidRPr="001214C4">
        <w:rPr>
          <w:rFonts w:ascii="Times New Roman" w:eastAsia="宋体" w:hAnsi="宋体" w:hint="eastAsia"/>
          <w:sz w:val="24"/>
          <w:szCs w:val="24"/>
        </w:rPr>
        <w:t>形成方法</w:t>
      </w:r>
      <w:r w:rsidR="004A0531" w:rsidRPr="001214C4">
        <w:rPr>
          <w:rFonts w:ascii="Times New Roman" w:eastAsia="宋体" w:hAnsi="Times New Roman"/>
          <w:sz w:val="24"/>
          <w:szCs w:val="24"/>
        </w:rPr>
        <w:t>，</w:t>
      </w:r>
      <w:r w:rsidRPr="001214C4">
        <w:rPr>
          <w:rFonts w:ascii="Times New Roman" w:eastAsia="宋体" w:hAnsi="宋体" w:hint="eastAsia"/>
          <w:sz w:val="24"/>
          <w:szCs w:val="24"/>
        </w:rPr>
        <w:t>领悟原理</w:t>
      </w:r>
    </w:p>
    <w:p w:rsidR="00077659" w:rsidRPr="001214C4" w:rsidRDefault="00077659"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宋体" w:hint="eastAsia"/>
          <w:sz w:val="24"/>
          <w:szCs w:val="24"/>
        </w:rPr>
        <w:t>【情境</w:t>
      </w:r>
      <w:r w:rsidRPr="001214C4">
        <w:rPr>
          <w:rFonts w:ascii="Times New Roman" w:eastAsia="宋体" w:hAnsi="Times New Roman"/>
          <w:sz w:val="24"/>
          <w:szCs w:val="24"/>
        </w:rPr>
        <w:t>5</w:t>
      </w:r>
      <w:r w:rsidRPr="001214C4">
        <w:rPr>
          <w:rFonts w:ascii="Times New Roman" w:eastAsia="宋体" w:hAnsi="宋体" w:hint="eastAsia"/>
          <w:sz w:val="24"/>
          <w:szCs w:val="24"/>
        </w:rPr>
        <w:t>】依然以函数</w:t>
      </w:r>
      <w:r w:rsidR="007E50FE" w:rsidRPr="001214C4">
        <w:rPr>
          <w:rFonts w:ascii="Times New Roman" w:hAnsi="Times New Roman"/>
          <w:position w:val="-10"/>
        </w:rPr>
        <w:object w:dxaOrig="660" w:dyaOrig="360">
          <v:shape id="_x0000_i1043" type="#_x0000_t75" style="width:33.3pt;height:18.25pt" o:ole="">
            <v:imagedata r:id="rId36" o:title=""/>
          </v:shape>
          <o:OLEObject Type="Embed" ProgID="Equation.DSMT4" ShapeID="_x0000_i1043" DrawAspect="Content" ObjectID="_1724676629" r:id="rId42"/>
        </w:object>
      </w:r>
      <w:r w:rsidR="007E50FE" w:rsidRPr="001214C4">
        <w:rPr>
          <w:rFonts w:ascii="Times New Roman" w:eastAsia="宋体" w:hAnsi="宋体" w:hint="eastAsia"/>
          <w:sz w:val="24"/>
          <w:szCs w:val="24"/>
        </w:rPr>
        <w:t>，</w:t>
      </w:r>
      <w:r w:rsidR="007E50FE" w:rsidRPr="001214C4">
        <w:rPr>
          <w:rFonts w:ascii="Times New Roman" w:hAnsi="Times New Roman"/>
          <w:position w:val="-14"/>
        </w:rPr>
        <w:object w:dxaOrig="1219" w:dyaOrig="400">
          <v:shape id="_x0000_i1044" type="#_x0000_t75" style="width:60.7pt;height:20.4pt" o:ole="">
            <v:imagedata r:id="rId38" o:title=""/>
          </v:shape>
          <o:OLEObject Type="Embed" ProgID="Equation.DSMT4" ShapeID="_x0000_i1044" DrawAspect="Content" ObjectID="_1724676630" r:id="rId43"/>
        </w:object>
      </w:r>
      <w:r w:rsidRPr="001214C4">
        <w:rPr>
          <w:rFonts w:ascii="Times New Roman" w:eastAsia="宋体" w:hAnsi="宋体" w:hint="eastAsia"/>
          <w:sz w:val="24"/>
          <w:szCs w:val="24"/>
        </w:rPr>
        <w:t>为情境</w:t>
      </w:r>
      <w:r w:rsidR="004A0531" w:rsidRPr="001214C4">
        <w:rPr>
          <w:rFonts w:ascii="Times New Roman" w:eastAsia="宋体" w:hAnsi="Times New Roman" w:hint="eastAsia"/>
          <w:sz w:val="24"/>
          <w:szCs w:val="24"/>
        </w:rPr>
        <w:t>．</w:t>
      </w:r>
    </w:p>
    <w:p w:rsidR="00077659" w:rsidRPr="001214C4" w:rsidRDefault="00077659"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Times New Roman"/>
          <w:sz w:val="24"/>
          <w:szCs w:val="24"/>
        </w:rPr>
        <w:t>[</w:t>
      </w:r>
      <w:r w:rsidRPr="001214C4">
        <w:rPr>
          <w:rFonts w:ascii="Times New Roman" w:eastAsia="宋体" w:hAnsi="宋体" w:hint="eastAsia"/>
          <w:sz w:val="24"/>
          <w:szCs w:val="24"/>
        </w:rPr>
        <w:t>问题</w:t>
      </w:r>
      <w:r w:rsidRPr="001214C4">
        <w:rPr>
          <w:rFonts w:ascii="Times New Roman" w:eastAsia="宋体" w:hAnsi="Times New Roman"/>
          <w:sz w:val="24"/>
          <w:szCs w:val="24"/>
        </w:rPr>
        <w:t>9]</w:t>
      </w:r>
      <w:r w:rsidR="007E50FE" w:rsidRPr="001214C4">
        <w:rPr>
          <w:rFonts w:ascii="Times New Roman" w:eastAsia="宋体" w:hAnsi="Times New Roman" w:hint="eastAsia"/>
          <w:sz w:val="24"/>
          <w:szCs w:val="24"/>
        </w:rPr>
        <w:t xml:space="preserve"> </w:t>
      </w:r>
      <w:r w:rsidRPr="001214C4">
        <w:rPr>
          <w:rFonts w:ascii="Times New Roman" w:eastAsia="宋体" w:hAnsi="宋体" w:hint="eastAsia"/>
          <w:sz w:val="24"/>
          <w:szCs w:val="24"/>
        </w:rPr>
        <w:t>在求该函数的最小值的过程中</w:t>
      </w:r>
      <w:r w:rsidR="004A0531" w:rsidRPr="001214C4">
        <w:rPr>
          <w:rFonts w:ascii="Times New Roman" w:eastAsia="宋体" w:hAnsi="Times New Roman" w:hint="eastAsia"/>
          <w:sz w:val="24"/>
          <w:szCs w:val="24"/>
        </w:rPr>
        <w:t>，</w:t>
      </w:r>
      <w:r w:rsidRPr="001214C4">
        <w:rPr>
          <w:rFonts w:ascii="Times New Roman" w:eastAsia="宋体" w:hAnsi="宋体" w:hint="eastAsia"/>
          <w:sz w:val="24"/>
          <w:szCs w:val="24"/>
        </w:rPr>
        <w:t>我们可以采用什么方法或工具</w:t>
      </w:r>
      <w:r w:rsidR="00D774B7" w:rsidRPr="001214C4">
        <w:rPr>
          <w:rFonts w:ascii="Times New Roman" w:eastAsia="宋体" w:hAnsi="宋体" w:hint="eastAsia"/>
          <w:sz w:val="24"/>
          <w:szCs w:val="24"/>
        </w:rPr>
        <w:t>？</w:t>
      </w:r>
    </w:p>
    <w:p w:rsidR="00C74F70" w:rsidRPr="001214C4" w:rsidRDefault="00643E80"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Times New Roman"/>
          <w:sz w:val="24"/>
          <w:szCs w:val="24"/>
        </w:rPr>
        <w:t>[</w:t>
      </w:r>
      <w:r w:rsidRPr="001214C4">
        <w:rPr>
          <w:rFonts w:ascii="Times New Roman" w:eastAsia="宋体" w:hAnsi="宋体" w:hint="eastAsia"/>
          <w:sz w:val="24"/>
          <w:szCs w:val="24"/>
        </w:rPr>
        <w:t>问题</w:t>
      </w:r>
      <w:r w:rsidRPr="001214C4">
        <w:rPr>
          <w:rFonts w:ascii="Times New Roman" w:eastAsia="宋体" w:hAnsi="Times New Roman"/>
          <w:sz w:val="24"/>
          <w:szCs w:val="24"/>
        </w:rPr>
        <w:t>10]</w:t>
      </w:r>
      <w:r w:rsidR="007E50FE" w:rsidRPr="001214C4">
        <w:rPr>
          <w:rFonts w:ascii="Times New Roman" w:eastAsia="宋体" w:hAnsi="Times New Roman" w:hint="eastAsia"/>
          <w:sz w:val="24"/>
          <w:szCs w:val="24"/>
        </w:rPr>
        <w:t xml:space="preserve"> </w:t>
      </w:r>
      <w:proofErr w:type="gramStart"/>
      <w:r w:rsidR="00077659" w:rsidRPr="001214C4">
        <w:rPr>
          <w:rFonts w:ascii="Times New Roman" w:eastAsia="宋体" w:hAnsi="宋体" w:hint="eastAsia"/>
          <w:sz w:val="24"/>
          <w:szCs w:val="24"/>
        </w:rPr>
        <w:t>试合理</w:t>
      </w:r>
      <w:proofErr w:type="gramEnd"/>
      <w:r w:rsidR="00077659" w:rsidRPr="001214C4">
        <w:rPr>
          <w:rFonts w:ascii="Times New Roman" w:eastAsia="宋体" w:hAnsi="宋体" w:hint="eastAsia"/>
          <w:sz w:val="24"/>
          <w:szCs w:val="24"/>
        </w:rPr>
        <w:t>选用不等式工具或利用函数单调性分别</w:t>
      </w:r>
      <w:proofErr w:type="gramStart"/>
      <w:r w:rsidR="00077659" w:rsidRPr="001214C4">
        <w:rPr>
          <w:rFonts w:ascii="Times New Roman" w:eastAsia="宋体" w:hAnsi="宋体" w:hint="eastAsia"/>
          <w:sz w:val="24"/>
          <w:szCs w:val="24"/>
        </w:rPr>
        <w:t>求以下</w:t>
      </w:r>
      <w:proofErr w:type="gramEnd"/>
      <w:r w:rsidR="00077659" w:rsidRPr="001214C4">
        <w:rPr>
          <w:rFonts w:ascii="Times New Roman" w:eastAsia="宋体" w:hAnsi="宋体" w:hint="eastAsia"/>
          <w:sz w:val="24"/>
          <w:szCs w:val="24"/>
        </w:rPr>
        <w:t>各函数的最小值</w:t>
      </w:r>
      <w:r w:rsidR="00D774B7" w:rsidRPr="001214C4">
        <w:rPr>
          <w:rFonts w:ascii="Times New Roman" w:eastAsia="宋体" w:hAnsi="宋体" w:hint="eastAsia"/>
          <w:sz w:val="24"/>
          <w:szCs w:val="24"/>
        </w:rPr>
        <w:t>：</w:t>
      </w:r>
    </w:p>
    <w:p w:rsidR="00643E80" w:rsidRPr="001214C4" w:rsidRDefault="00643E80"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宋体" w:hint="eastAsia"/>
          <w:sz w:val="24"/>
          <w:szCs w:val="24"/>
        </w:rPr>
        <w:t>（</w:t>
      </w:r>
      <w:r w:rsidRPr="001214C4">
        <w:rPr>
          <w:rFonts w:ascii="Times New Roman" w:eastAsia="宋体" w:hAnsi="Times New Roman" w:hint="eastAsia"/>
          <w:sz w:val="24"/>
          <w:szCs w:val="24"/>
        </w:rPr>
        <w:t>1</w:t>
      </w:r>
      <w:r w:rsidRPr="001214C4">
        <w:rPr>
          <w:rFonts w:ascii="Times New Roman" w:eastAsia="宋体" w:hAnsi="宋体" w:hint="eastAsia"/>
          <w:sz w:val="24"/>
          <w:szCs w:val="24"/>
        </w:rPr>
        <w:t>）</w:t>
      </w:r>
      <w:r w:rsidR="007E50FE" w:rsidRPr="001214C4">
        <w:rPr>
          <w:rFonts w:ascii="Times New Roman" w:hAnsi="Times New Roman"/>
          <w:position w:val="-10"/>
        </w:rPr>
        <w:object w:dxaOrig="980" w:dyaOrig="320">
          <v:shape id="_x0000_i1045" type="#_x0000_t75" style="width:48.9pt;height:16.1pt" o:ole="">
            <v:imagedata r:id="rId44" o:title=""/>
          </v:shape>
          <o:OLEObject Type="Embed" ProgID="Equation.DSMT4" ShapeID="_x0000_i1045" DrawAspect="Content" ObjectID="_1724676631" r:id="rId45"/>
        </w:object>
      </w:r>
      <w:r w:rsidR="007E50FE" w:rsidRPr="001214C4">
        <w:rPr>
          <w:rFonts w:ascii="Times New Roman" w:eastAsia="宋体" w:hAnsi="Times New Roman" w:hint="eastAsia"/>
          <w:sz w:val="24"/>
          <w:szCs w:val="24"/>
        </w:rPr>
        <w:t>，</w:t>
      </w:r>
      <w:r w:rsidR="007E50FE" w:rsidRPr="001214C4">
        <w:rPr>
          <w:rFonts w:ascii="Times New Roman" w:hAnsi="Times New Roman"/>
          <w:position w:val="-14"/>
        </w:rPr>
        <w:object w:dxaOrig="840" w:dyaOrig="400">
          <v:shape id="_x0000_i1046" type="#_x0000_t75" style="width:41.9pt;height:20.4pt" o:ole="">
            <v:imagedata r:id="rId46" o:title=""/>
          </v:shape>
          <o:OLEObject Type="Embed" ProgID="Equation.DSMT4" ShapeID="_x0000_i1046" DrawAspect="Content" ObjectID="_1724676632" r:id="rId47"/>
        </w:object>
      </w:r>
      <w:r w:rsidR="001C138F" w:rsidRPr="001214C4">
        <w:rPr>
          <w:rFonts w:ascii="Times New Roman" w:eastAsia="宋体" w:hAnsi="宋体" w:hint="eastAsia"/>
        </w:rPr>
        <w:t>；</w:t>
      </w:r>
    </w:p>
    <w:p w:rsidR="00643E80" w:rsidRPr="001214C4" w:rsidRDefault="00643E80"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宋体" w:hint="eastAsia"/>
          <w:sz w:val="24"/>
          <w:szCs w:val="24"/>
        </w:rPr>
        <w:t>（</w:t>
      </w:r>
      <w:r w:rsidRPr="001214C4">
        <w:rPr>
          <w:rFonts w:ascii="Times New Roman" w:eastAsia="宋体" w:hAnsi="Times New Roman" w:hint="eastAsia"/>
          <w:sz w:val="24"/>
          <w:szCs w:val="24"/>
        </w:rPr>
        <w:t>2</w:t>
      </w:r>
      <w:r w:rsidRPr="001214C4">
        <w:rPr>
          <w:rFonts w:ascii="Times New Roman" w:eastAsia="宋体" w:hAnsi="宋体" w:hint="eastAsia"/>
          <w:sz w:val="24"/>
          <w:szCs w:val="24"/>
        </w:rPr>
        <w:t>）</w:t>
      </w:r>
      <w:r w:rsidR="007E50FE" w:rsidRPr="001214C4">
        <w:rPr>
          <w:rFonts w:ascii="Times New Roman" w:hAnsi="Times New Roman"/>
          <w:position w:val="-14"/>
        </w:rPr>
        <w:object w:dxaOrig="1640" w:dyaOrig="400">
          <v:shape id="_x0000_i1047" type="#_x0000_t75" style="width:81.65pt;height:20.4pt" o:ole="">
            <v:imagedata r:id="rId48" o:title=""/>
          </v:shape>
          <o:OLEObject Type="Embed" ProgID="Equation.DSMT4" ShapeID="_x0000_i1047" DrawAspect="Content" ObjectID="_1724676633" r:id="rId49"/>
        </w:object>
      </w:r>
      <w:r w:rsidR="007E50FE" w:rsidRPr="001214C4">
        <w:rPr>
          <w:rFonts w:ascii="Times New Roman" w:eastAsia="宋体" w:hAnsi="Times New Roman" w:hint="eastAsia"/>
          <w:sz w:val="24"/>
          <w:szCs w:val="24"/>
        </w:rPr>
        <w:t>，</w:t>
      </w:r>
      <w:r w:rsidR="007E50FE" w:rsidRPr="001214C4">
        <w:rPr>
          <w:rFonts w:ascii="Times New Roman" w:hAnsi="Times New Roman"/>
          <w:position w:val="-14"/>
        </w:rPr>
        <w:object w:dxaOrig="999" w:dyaOrig="400">
          <v:shape id="_x0000_i1048" type="#_x0000_t75" style="width:50.5pt;height:20.4pt" o:ole="">
            <v:imagedata r:id="rId50" o:title=""/>
          </v:shape>
          <o:OLEObject Type="Embed" ProgID="Equation.DSMT4" ShapeID="_x0000_i1048" DrawAspect="Content" ObjectID="_1724676634" r:id="rId51"/>
        </w:object>
      </w:r>
      <w:r w:rsidR="001C138F" w:rsidRPr="001214C4">
        <w:rPr>
          <w:rFonts w:ascii="Times New Roman" w:eastAsia="宋体" w:hAnsi="宋体" w:hint="eastAsia"/>
        </w:rPr>
        <w:t>；</w:t>
      </w:r>
    </w:p>
    <w:p w:rsidR="00643E80" w:rsidRPr="001214C4" w:rsidRDefault="00643E80"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宋体" w:hint="eastAsia"/>
          <w:sz w:val="24"/>
          <w:szCs w:val="24"/>
        </w:rPr>
        <w:t>（</w:t>
      </w:r>
      <w:r w:rsidRPr="001214C4">
        <w:rPr>
          <w:rFonts w:ascii="Times New Roman" w:eastAsia="宋体" w:hAnsi="Times New Roman" w:hint="eastAsia"/>
          <w:sz w:val="24"/>
          <w:szCs w:val="24"/>
        </w:rPr>
        <w:t>3</w:t>
      </w:r>
      <w:r w:rsidRPr="001214C4">
        <w:rPr>
          <w:rFonts w:ascii="Times New Roman" w:eastAsia="宋体" w:hAnsi="宋体" w:hint="eastAsia"/>
          <w:sz w:val="24"/>
          <w:szCs w:val="24"/>
        </w:rPr>
        <w:t>）</w:t>
      </w:r>
      <w:r w:rsidR="007E50FE" w:rsidRPr="001214C4">
        <w:rPr>
          <w:rFonts w:ascii="Times New Roman" w:hAnsi="Times New Roman"/>
          <w:position w:val="-10"/>
        </w:rPr>
        <w:object w:dxaOrig="1939" w:dyaOrig="320">
          <v:shape id="_x0000_i1049" type="#_x0000_t75" style="width:95.65pt;height:16.1pt" o:ole="">
            <v:imagedata r:id="rId52" o:title=""/>
          </v:shape>
          <o:OLEObject Type="Embed" ProgID="Equation.DSMT4" ShapeID="_x0000_i1049" DrawAspect="Content" ObjectID="_1724676635" r:id="rId53"/>
        </w:object>
      </w:r>
      <w:r w:rsidR="004A0531" w:rsidRPr="001214C4">
        <w:rPr>
          <w:rFonts w:ascii="Times New Roman" w:eastAsia="宋体" w:hAnsi="Times New Roman" w:hint="eastAsia"/>
          <w:sz w:val="24"/>
          <w:szCs w:val="24"/>
        </w:rPr>
        <w:t>．</w:t>
      </w:r>
    </w:p>
    <w:p w:rsidR="00CD6511" w:rsidRPr="001214C4" w:rsidRDefault="00CD6511" w:rsidP="00D413BE">
      <w:pPr>
        <w:adjustRightInd w:val="0"/>
        <w:snapToGrid w:val="0"/>
        <w:spacing w:line="312" w:lineRule="auto"/>
        <w:ind w:firstLineChars="200" w:firstLine="482"/>
        <w:rPr>
          <w:rFonts w:ascii="Times New Roman" w:eastAsia="宋体" w:hAnsi="Times New Roman"/>
          <w:b/>
          <w:bCs/>
          <w:sz w:val="24"/>
          <w:szCs w:val="24"/>
        </w:rPr>
      </w:pPr>
      <w:r w:rsidRPr="001214C4">
        <w:rPr>
          <w:rFonts w:ascii="Times New Roman" w:eastAsia="宋体" w:hAnsi="宋体" w:hint="eastAsia"/>
          <w:b/>
          <w:bCs/>
          <w:sz w:val="24"/>
          <w:szCs w:val="24"/>
        </w:rPr>
        <w:t>设计意图</w:t>
      </w:r>
    </w:p>
    <w:p w:rsidR="00BA1A06" w:rsidRPr="001214C4" w:rsidRDefault="00CD6511"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宋体" w:hint="eastAsia"/>
          <w:sz w:val="24"/>
          <w:szCs w:val="24"/>
        </w:rPr>
        <w:t>通过对两种方法的选择，加强学生在不同情境下求函数的最值的能力</w:t>
      </w:r>
      <w:r w:rsidR="004A0531" w:rsidRPr="001214C4">
        <w:rPr>
          <w:rFonts w:ascii="Times New Roman" w:eastAsia="宋体" w:hAnsi="Times New Roman" w:hint="eastAsia"/>
          <w:sz w:val="24"/>
          <w:szCs w:val="24"/>
        </w:rPr>
        <w:t>．</w:t>
      </w:r>
    </w:p>
    <w:p w:rsidR="00F2498E" w:rsidRPr="001214C4" w:rsidRDefault="00F2498E" w:rsidP="00D413BE">
      <w:pPr>
        <w:adjustRightInd w:val="0"/>
        <w:snapToGrid w:val="0"/>
        <w:spacing w:line="312" w:lineRule="auto"/>
        <w:ind w:firstLineChars="200" w:firstLine="482"/>
        <w:rPr>
          <w:rFonts w:ascii="Times New Roman" w:eastAsia="宋体" w:hAnsi="Times New Roman"/>
          <w:b/>
          <w:bCs/>
          <w:sz w:val="24"/>
          <w:szCs w:val="24"/>
        </w:rPr>
      </w:pPr>
      <w:r w:rsidRPr="001214C4">
        <w:rPr>
          <w:rFonts w:ascii="Times New Roman" w:eastAsia="宋体" w:hAnsi="宋体" w:hint="eastAsia"/>
          <w:b/>
          <w:bCs/>
          <w:sz w:val="24"/>
          <w:szCs w:val="24"/>
        </w:rPr>
        <w:t>评价要点</w:t>
      </w:r>
    </w:p>
    <w:p w:rsidR="00C74F70" w:rsidRPr="001214C4" w:rsidRDefault="00F2498E"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宋体" w:hint="eastAsia"/>
          <w:sz w:val="24"/>
          <w:szCs w:val="24"/>
        </w:rPr>
        <w:t>对于问题</w:t>
      </w:r>
      <w:r w:rsidRPr="001214C4">
        <w:rPr>
          <w:rFonts w:ascii="Times New Roman" w:eastAsia="宋体" w:hAnsi="Times New Roman"/>
          <w:sz w:val="24"/>
          <w:szCs w:val="24"/>
        </w:rPr>
        <w:t>10</w:t>
      </w:r>
      <w:r w:rsidRPr="001214C4">
        <w:rPr>
          <w:rFonts w:ascii="Times New Roman" w:eastAsia="宋体" w:hAnsi="宋体" w:hint="eastAsia"/>
          <w:sz w:val="24"/>
          <w:szCs w:val="24"/>
        </w:rPr>
        <w:t>，关注表述是否规范严谨</w:t>
      </w:r>
      <w:r w:rsidR="004A0531" w:rsidRPr="001214C4">
        <w:rPr>
          <w:rFonts w:ascii="Times New Roman" w:eastAsia="宋体" w:hAnsi="Times New Roman"/>
          <w:sz w:val="24"/>
          <w:szCs w:val="24"/>
        </w:rPr>
        <w:t>（</w:t>
      </w:r>
      <w:r w:rsidRPr="001214C4">
        <w:rPr>
          <w:rFonts w:ascii="Times New Roman" w:eastAsia="宋体" w:hAnsi="宋体" w:hint="eastAsia"/>
          <w:sz w:val="24"/>
          <w:szCs w:val="24"/>
        </w:rPr>
        <w:t>如在运用不等式求最值时是否表明能够取到，在利用函数的单调性求最值时是否完整地写出了单调区间等</w:t>
      </w:r>
      <w:r w:rsidR="004A0531" w:rsidRPr="001214C4">
        <w:rPr>
          <w:rFonts w:ascii="Times New Roman" w:eastAsia="宋体" w:hAnsi="Times New Roman"/>
          <w:sz w:val="24"/>
          <w:szCs w:val="24"/>
        </w:rPr>
        <w:t>）</w:t>
      </w:r>
      <w:r w:rsidRPr="001214C4">
        <w:rPr>
          <w:rFonts w:ascii="Times New Roman" w:eastAsia="宋体" w:hAnsi="宋体" w:hint="eastAsia"/>
          <w:sz w:val="24"/>
          <w:szCs w:val="24"/>
        </w:rPr>
        <w:t>，并对不规范的表述</w:t>
      </w:r>
      <w:proofErr w:type="gramStart"/>
      <w:r w:rsidRPr="001214C4">
        <w:rPr>
          <w:rFonts w:ascii="Times New Roman" w:eastAsia="宋体" w:hAnsi="宋体" w:hint="eastAsia"/>
          <w:sz w:val="24"/>
          <w:szCs w:val="24"/>
        </w:rPr>
        <w:t>作出</w:t>
      </w:r>
      <w:proofErr w:type="gramEnd"/>
      <w:r w:rsidRPr="001214C4">
        <w:rPr>
          <w:rFonts w:ascii="Times New Roman" w:eastAsia="宋体" w:hAnsi="宋体" w:hint="eastAsia"/>
          <w:sz w:val="24"/>
          <w:szCs w:val="24"/>
        </w:rPr>
        <w:t>必要的改动</w:t>
      </w:r>
      <w:r w:rsidR="004A0531" w:rsidRPr="001214C4">
        <w:rPr>
          <w:rFonts w:ascii="Times New Roman" w:eastAsia="宋体" w:hAnsi="Times New Roman" w:hint="eastAsia"/>
          <w:sz w:val="24"/>
          <w:szCs w:val="24"/>
        </w:rPr>
        <w:t>．</w:t>
      </w:r>
      <w:r w:rsidR="0084382B" w:rsidRPr="001214C4">
        <w:rPr>
          <w:rFonts w:ascii="Times New Roman" w:eastAsia="宋体" w:hAnsi="Times New Roman"/>
          <w:sz w:val="24"/>
          <w:szCs w:val="24"/>
        </w:rPr>
        <w:t xml:space="preserve"> </w:t>
      </w:r>
    </w:p>
    <w:p w:rsidR="00AD5A67" w:rsidRPr="001214C4" w:rsidRDefault="0084382B" w:rsidP="00D413BE">
      <w:pPr>
        <w:adjustRightInd w:val="0"/>
        <w:snapToGrid w:val="0"/>
        <w:spacing w:line="312" w:lineRule="auto"/>
        <w:ind w:firstLineChars="200" w:firstLine="482"/>
        <w:rPr>
          <w:rFonts w:ascii="Times New Roman" w:eastAsia="宋体" w:hAnsi="Times New Roman"/>
          <w:sz w:val="24"/>
          <w:szCs w:val="24"/>
        </w:rPr>
      </w:pPr>
      <w:r w:rsidRPr="001214C4">
        <w:rPr>
          <w:rFonts w:ascii="Times New Roman" w:eastAsia="宋体" w:hAnsi="宋体" w:hint="eastAsia"/>
          <w:b/>
          <w:bCs/>
          <w:sz w:val="24"/>
          <w:szCs w:val="24"/>
        </w:rPr>
        <w:t>活动说明</w:t>
      </w:r>
      <w:r w:rsidRPr="001214C4">
        <w:rPr>
          <w:rFonts w:ascii="Times New Roman" w:eastAsia="宋体" w:hAnsi="Times New Roman"/>
          <w:sz w:val="24"/>
          <w:szCs w:val="24"/>
        </w:rPr>
        <w:t xml:space="preserve">  </w:t>
      </w:r>
      <w:r w:rsidRPr="001214C4">
        <w:rPr>
          <w:rFonts w:ascii="Times New Roman" w:eastAsia="宋体" w:hAnsi="宋体" w:hint="eastAsia"/>
          <w:sz w:val="24"/>
          <w:szCs w:val="24"/>
        </w:rPr>
        <w:t>本活动是教材必修第一册</w:t>
      </w:r>
      <w:r w:rsidRPr="001214C4">
        <w:rPr>
          <w:rFonts w:ascii="Times New Roman" w:eastAsia="宋体" w:hAnsi="Times New Roman" w:hint="eastAsia"/>
          <w:sz w:val="24"/>
          <w:szCs w:val="24"/>
        </w:rPr>
        <w:t>“</w:t>
      </w:r>
      <w:r w:rsidRPr="001214C4">
        <w:rPr>
          <w:rFonts w:ascii="Times New Roman" w:eastAsia="宋体" w:hAnsi="Times New Roman" w:hint="eastAsia"/>
          <w:sz w:val="24"/>
          <w:szCs w:val="24"/>
        </w:rPr>
        <w:t>5</w:t>
      </w:r>
      <w:r w:rsidR="007E50FE" w:rsidRPr="001214C4">
        <w:rPr>
          <w:rFonts w:ascii="Times New Roman" w:eastAsia="宋体" w:hAnsi="Times New Roman" w:hint="eastAsia"/>
          <w:sz w:val="24"/>
          <w:szCs w:val="24"/>
        </w:rPr>
        <w:t>.</w:t>
      </w:r>
      <w:r w:rsidRPr="001214C4">
        <w:rPr>
          <w:rFonts w:ascii="Times New Roman" w:eastAsia="宋体" w:hAnsi="Times New Roman"/>
          <w:sz w:val="24"/>
          <w:szCs w:val="24"/>
        </w:rPr>
        <w:t>2</w:t>
      </w:r>
      <w:r w:rsidRPr="001214C4">
        <w:rPr>
          <w:rFonts w:ascii="Times New Roman" w:eastAsia="宋体" w:hAnsi="宋体" w:hint="eastAsia"/>
          <w:sz w:val="24"/>
          <w:szCs w:val="24"/>
        </w:rPr>
        <w:t>函数的基本性质</w:t>
      </w:r>
      <w:r w:rsidRPr="001214C4">
        <w:rPr>
          <w:rFonts w:ascii="Times New Roman" w:eastAsia="宋体" w:hAnsi="Times New Roman" w:hint="eastAsia"/>
          <w:sz w:val="24"/>
          <w:szCs w:val="24"/>
        </w:rPr>
        <w:t>”</w:t>
      </w:r>
      <w:r w:rsidRPr="001214C4">
        <w:rPr>
          <w:rFonts w:ascii="Times New Roman" w:eastAsia="宋体" w:hAnsi="宋体" w:hint="eastAsia"/>
          <w:sz w:val="24"/>
          <w:szCs w:val="24"/>
        </w:rPr>
        <w:t>中</w:t>
      </w:r>
      <w:r w:rsidRPr="001214C4">
        <w:rPr>
          <w:rFonts w:ascii="Times New Roman" w:eastAsia="宋体" w:hAnsi="Times New Roman" w:hint="eastAsia"/>
          <w:sz w:val="24"/>
          <w:szCs w:val="24"/>
        </w:rPr>
        <w:t>“</w:t>
      </w:r>
      <w:r w:rsidRPr="001214C4">
        <w:rPr>
          <w:rFonts w:ascii="Times New Roman" w:eastAsia="宋体" w:hAnsi="宋体" w:hint="eastAsia"/>
          <w:sz w:val="24"/>
          <w:szCs w:val="24"/>
        </w:rPr>
        <w:t>函数的最值</w:t>
      </w:r>
      <w:r w:rsidRPr="001214C4">
        <w:rPr>
          <w:rFonts w:ascii="Times New Roman" w:eastAsia="宋体" w:hAnsi="Times New Roman" w:hint="eastAsia"/>
          <w:sz w:val="24"/>
          <w:szCs w:val="24"/>
        </w:rPr>
        <w:t>”</w:t>
      </w:r>
      <w:r w:rsidRPr="001214C4">
        <w:rPr>
          <w:rFonts w:ascii="Times New Roman" w:eastAsia="宋体" w:hAnsi="宋体" w:hint="eastAsia"/>
          <w:sz w:val="24"/>
          <w:szCs w:val="24"/>
        </w:rPr>
        <w:t>的前半部分，主题是</w:t>
      </w:r>
      <w:r w:rsidRPr="001214C4">
        <w:rPr>
          <w:rFonts w:ascii="Times New Roman" w:eastAsia="宋体" w:hAnsi="Times New Roman" w:hint="eastAsia"/>
          <w:sz w:val="24"/>
          <w:szCs w:val="24"/>
        </w:rPr>
        <w:t>“</w:t>
      </w:r>
      <w:r w:rsidRPr="001214C4">
        <w:rPr>
          <w:rFonts w:ascii="Times New Roman" w:eastAsia="宋体" w:hAnsi="宋体" w:hint="eastAsia"/>
          <w:sz w:val="24"/>
          <w:szCs w:val="24"/>
        </w:rPr>
        <w:t>函数的最值</w:t>
      </w:r>
      <w:r w:rsidRPr="001214C4">
        <w:rPr>
          <w:rFonts w:ascii="Times New Roman" w:eastAsia="宋体" w:hAnsi="Times New Roman" w:hint="eastAsia"/>
          <w:sz w:val="24"/>
          <w:szCs w:val="24"/>
        </w:rPr>
        <w:t>”</w:t>
      </w:r>
      <w:r w:rsidRPr="001214C4">
        <w:rPr>
          <w:rFonts w:ascii="Times New Roman" w:eastAsia="宋体" w:hAnsi="宋体" w:hint="eastAsia"/>
          <w:sz w:val="24"/>
          <w:szCs w:val="24"/>
        </w:rPr>
        <w:t>，是一个知识构建活动</w:t>
      </w:r>
      <w:r w:rsidR="004A0531" w:rsidRPr="001214C4">
        <w:rPr>
          <w:rFonts w:ascii="Times New Roman" w:eastAsia="宋体" w:hAnsi="Times New Roman" w:hint="eastAsia"/>
          <w:sz w:val="24"/>
          <w:szCs w:val="24"/>
        </w:rPr>
        <w:t>．</w:t>
      </w:r>
      <w:r w:rsidRPr="001214C4">
        <w:rPr>
          <w:rFonts w:ascii="Times New Roman" w:eastAsia="宋体" w:hAnsi="宋体" w:hint="eastAsia"/>
          <w:sz w:val="24"/>
          <w:szCs w:val="24"/>
        </w:rPr>
        <w:t>第</w:t>
      </w:r>
      <w:r w:rsidRPr="001214C4">
        <w:rPr>
          <w:rFonts w:ascii="Times New Roman" w:eastAsia="宋体" w:hAnsi="Times New Roman"/>
          <w:sz w:val="24"/>
          <w:szCs w:val="24"/>
        </w:rPr>
        <w:t>1</w:t>
      </w:r>
      <w:r w:rsidRPr="001214C4">
        <w:rPr>
          <w:rFonts w:ascii="Times New Roman" w:eastAsia="宋体" w:hAnsi="宋体" w:hint="eastAsia"/>
          <w:sz w:val="24"/>
          <w:szCs w:val="24"/>
        </w:rPr>
        <w:t>个环节通过从</w:t>
      </w:r>
      <w:r w:rsidRPr="001214C4">
        <w:rPr>
          <w:rFonts w:ascii="Times New Roman" w:eastAsia="宋体" w:hAnsi="Times New Roman"/>
          <w:sz w:val="24"/>
          <w:szCs w:val="24"/>
        </w:rPr>
        <w:t>3</w:t>
      </w:r>
      <w:r w:rsidRPr="001214C4">
        <w:rPr>
          <w:rFonts w:ascii="Times New Roman" w:eastAsia="宋体" w:hAnsi="宋体" w:hint="eastAsia"/>
          <w:sz w:val="24"/>
          <w:szCs w:val="24"/>
        </w:rPr>
        <w:t>个分别来自于现实情境、科学情境与数学情境的引</w:t>
      </w:r>
      <w:proofErr w:type="gramStart"/>
      <w:r w:rsidRPr="001214C4">
        <w:rPr>
          <w:rFonts w:ascii="Times New Roman" w:eastAsia="宋体" w:hAnsi="宋体" w:hint="eastAsia"/>
          <w:sz w:val="24"/>
          <w:szCs w:val="24"/>
        </w:rPr>
        <w:t>例出</w:t>
      </w:r>
      <w:proofErr w:type="gramEnd"/>
      <w:r w:rsidRPr="001214C4">
        <w:rPr>
          <w:rFonts w:ascii="Times New Roman" w:eastAsia="宋体" w:hAnsi="宋体" w:hint="eastAsia"/>
          <w:sz w:val="24"/>
          <w:szCs w:val="24"/>
        </w:rPr>
        <w:t>发，经过数学抽象，得到函数的最值的一般概念，这一过程中包含了学生的独立思考与交流表达，是发展数学抽象素养很好的契机</w:t>
      </w:r>
      <w:r w:rsidR="004A0531" w:rsidRPr="001214C4">
        <w:rPr>
          <w:rFonts w:ascii="Times New Roman" w:eastAsia="宋体" w:hAnsi="Times New Roman" w:hint="eastAsia"/>
          <w:sz w:val="24"/>
          <w:szCs w:val="24"/>
        </w:rPr>
        <w:t>．</w:t>
      </w:r>
      <w:r w:rsidRPr="001214C4">
        <w:rPr>
          <w:rFonts w:ascii="Times New Roman" w:eastAsia="宋体" w:hAnsi="宋体" w:hint="eastAsia"/>
          <w:sz w:val="24"/>
          <w:szCs w:val="24"/>
        </w:rPr>
        <w:t>此后的两个环节通过简单的实例，对概念进行辨析和应用，进一步加强最值的概念在学生的知识网络中与其他知识、技能之间的联系</w:t>
      </w:r>
      <w:r w:rsidR="004A0531" w:rsidRPr="001214C4">
        <w:rPr>
          <w:rFonts w:ascii="Times New Roman" w:eastAsia="宋体" w:hAnsi="Times New Roman" w:hint="eastAsia"/>
          <w:sz w:val="24"/>
          <w:szCs w:val="24"/>
        </w:rPr>
        <w:t>．</w:t>
      </w:r>
    </w:p>
    <w:p w:rsidR="00AD5A67" w:rsidRPr="001214C4" w:rsidRDefault="00182FCA" w:rsidP="00D413BE">
      <w:pPr>
        <w:adjustRightInd w:val="0"/>
        <w:snapToGrid w:val="0"/>
        <w:spacing w:line="312" w:lineRule="auto"/>
        <w:ind w:firstLineChars="200" w:firstLine="482"/>
        <w:rPr>
          <w:rFonts w:ascii="Times New Roman" w:eastAsia="宋体" w:hAnsi="Times New Roman"/>
          <w:b/>
          <w:bCs/>
          <w:sz w:val="24"/>
          <w:szCs w:val="24"/>
        </w:rPr>
      </w:pPr>
      <w:r w:rsidRPr="001214C4">
        <w:rPr>
          <w:rFonts w:ascii="Times New Roman" w:eastAsia="宋体" w:hAnsi="宋体" w:hint="eastAsia"/>
          <w:b/>
          <w:bCs/>
          <w:sz w:val="24"/>
          <w:szCs w:val="24"/>
        </w:rPr>
        <w:t>活动</w:t>
      </w:r>
      <w:r w:rsidRPr="001214C4">
        <w:rPr>
          <w:rFonts w:ascii="Times New Roman" w:eastAsia="宋体" w:hAnsi="Times New Roman"/>
          <w:b/>
          <w:bCs/>
          <w:sz w:val="24"/>
          <w:szCs w:val="24"/>
        </w:rPr>
        <w:t>2</w:t>
      </w:r>
    </w:p>
    <w:p w:rsidR="00F94B31" w:rsidRPr="001214C4" w:rsidRDefault="00F94B31"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Times New Roman" w:hint="eastAsia"/>
          <w:sz w:val="24"/>
          <w:szCs w:val="24"/>
        </w:rPr>
        <w:lastRenderedPageBreak/>
        <w:t>活动名称：探究函数</w:t>
      </w:r>
      <w:r w:rsidR="00705232" w:rsidRPr="001214C4">
        <w:rPr>
          <w:rFonts w:ascii="Times New Roman" w:hAnsi="Times New Roman"/>
          <w:position w:val="-24"/>
          <w:sz w:val="24"/>
          <w:szCs w:val="24"/>
        </w:rPr>
        <w:object w:dxaOrig="1060" w:dyaOrig="620">
          <v:shape id="_x0000_i1050" type="#_x0000_t75" style="width:51.6pt;height:30.65pt" o:ole="">
            <v:imagedata r:id="rId54" o:title=""/>
          </v:shape>
          <o:OLEObject Type="Embed" ProgID="Equation.DSMT4" ShapeID="_x0000_i1050" DrawAspect="Content" ObjectID="_1724676636" r:id="rId55"/>
        </w:object>
      </w:r>
      <w:r w:rsidR="00705232" w:rsidRPr="00705232">
        <w:rPr>
          <w:rFonts w:ascii="宋体" w:eastAsia="宋体" w:hAnsi="宋体" w:hint="eastAsia"/>
          <w:sz w:val="24"/>
          <w:szCs w:val="24"/>
        </w:rPr>
        <w:t>（</w:t>
      </w:r>
      <w:r w:rsidR="00705232" w:rsidRPr="00705232">
        <w:rPr>
          <w:rFonts w:ascii="宋体" w:eastAsia="宋体" w:hAnsi="宋体"/>
          <w:position w:val="-6"/>
        </w:rPr>
        <w:object w:dxaOrig="680" w:dyaOrig="279">
          <v:shape id="_x0000_i1051" type="#_x0000_t75" style="width:33.85pt;height:13.95pt" o:ole="">
            <v:imagedata r:id="rId56" o:title=""/>
          </v:shape>
          <o:OLEObject Type="Embed" ProgID="Equation.DSMT4" ShapeID="_x0000_i1051" DrawAspect="Content" ObjectID="_1724676637" r:id="rId57"/>
        </w:object>
      </w:r>
      <w:r w:rsidR="00705232" w:rsidRPr="00705232">
        <w:rPr>
          <w:rFonts w:ascii="宋体" w:eastAsia="宋体" w:hAnsi="宋体" w:hint="eastAsia"/>
          <w:sz w:val="24"/>
          <w:szCs w:val="24"/>
        </w:rPr>
        <w:t>）</w:t>
      </w:r>
      <w:r w:rsidRPr="001214C4">
        <w:rPr>
          <w:rFonts w:ascii="Times New Roman" w:eastAsia="宋体" w:hAnsi="Times New Roman" w:hint="eastAsia"/>
          <w:sz w:val="24"/>
          <w:szCs w:val="24"/>
        </w:rPr>
        <w:t>的图像与性质</w:t>
      </w:r>
      <w:r w:rsidR="004A0531" w:rsidRPr="001214C4">
        <w:rPr>
          <w:rFonts w:ascii="Times New Roman" w:eastAsia="宋体" w:hAnsi="Times New Roman" w:hint="eastAsia"/>
          <w:sz w:val="24"/>
          <w:szCs w:val="24"/>
        </w:rPr>
        <w:t>．</w:t>
      </w:r>
    </w:p>
    <w:p w:rsidR="00F94B31" w:rsidRPr="001214C4" w:rsidRDefault="00F94B31"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Times New Roman" w:hint="eastAsia"/>
          <w:sz w:val="24"/>
          <w:szCs w:val="24"/>
        </w:rPr>
        <w:t>对应内容：上教版高中数学教材必修第一册“</w:t>
      </w:r>
      <w:r w:rsidRPr="001214C4">
        <w:rPr>
          <w:rFonts w:ascii="Times New Roman" w:eastAsia="宋体" w:hAnsi="Times New Roman"/>
          <w:sz w:val="24"/>
          <w:szCs w:val="24"/>
        </w:rPr>
        <w:t>5</w:t>
      </w:r>
      <w:r w:rsidR="004A0531" w:rsidRPr="001214C4">
        <w:rPr>
          <w:rFonts w:ascii="Times New Roman" w:eastAsia="宋体" w:hAnsi="Times New Roman"/>
          <w:szCs w:val="21"/>
        </w:rPr>
        <w:t>.</w:t>
      </w:r>
      <w:r w:rsidRPr="001214C4">
        <w:rPr>
          <w:rFonts w:ascii="Times New Roman" w:eastAsia="宋体" w:hAnsi="Times New Roman"/>
          <w:sz w:val="24"/>
          <w:szCs w:val="24"/>
        </w:rPr>
        <w:t xml:space="preserve">2 </w:t>
      </w:r>
      <w:r w:rsidRPr="001214C4">
        <w:rPr>
          <w:rFonts w:ascii="Times New Roman" w:eastAsia="宋体" w:hAnsi="Times New Roman" w:hint="eastAsia"/>
          <w:sz w:val="24"/>
          <w:szCs w:val="24"/>
        </w:rPr>
        <w:t>函数的基本性质”和选择性必修第二册“</w:t>
      </w:r>
      <w:r w:rsidRPr="001214C4">
        <w:rPr>
          <w:rFonts w:ascii="Times New Roman" w:eastAsia="宋体" w:hAnsi="Times New Roman"/>
          <w:sz w:val="24"/>
          <w:szCs w:val="24"/>
        </w:rPr>
        <w:t xml:space="preserve">5.3 </w:t>
      </w:r>
      <w:r w:rsidRPr="001214C4">
        <w:rPr>
          <w:rFonts w:ascii="Times New Roman" w:eastAsia="宋体" w:hAnsi="Times New Roman" w:hint="eastAsia"/>
          <w:sz w:val="24"/>
          <w:szCs w:val="24"/>
        </w:rPr>
        <w:t>导数的应用”</w:t>
      </w:r>
      <w:r w:rsidR="004A0531" w:rsidRPr="001214C4">
        <w:rPr>
          <w:rFonts w:ascii="Times New Roman" w:eastAsia="宋体" w:hAnsi="Times New Roman" w:hint="eastAsia"/>
          <w:sz w:val="24"/>
          <w:szCs w:val="24"/>
        </w:rPr>
        <w:t>．</w:t>
      </w:r>
    </w:p>
    <w:p w:rsidR="00F94B31" w:rsidRPr="001214C4" w:rsidRDefault="00F94B31"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Times New Roman" w:hint="eastAsia"/>
          <w:sz w:val="24"/>
          <w:szCs w:val="24"/>
        </w:rPr>
        <w:t>活动类型：问题探究活动（跨课时）</w:t>
      </w:r>
      <w:r w:rsidR="004A0531" w:rsidRPr="001214C4">
        <w:rPr>
          <w:rFonts w:ascii="Times New Roman" w:eastAsia="宋体" w:hAnsi="Times New Roman" w:hint="eastAsia"/>
          <w:sz w:val="24"/>
          <w:szCs w:val="24"/>
        </w:rPr>
        <w:t>．</w:t>
      </w:r>
    </w:p>
    <w:p w:rsidR="00F94B31" w:rsidRPr="001214C4" w:rsidRDefault="00F94B31" w:rsidP="00D413BE">
      <w:pPr>
        <w:adjustRightInd w:val="0"/>
        <w:snapToGrid w:val="0"/>
        <w:spacing w:line="312" w:lineRule="auto"/>
        <w:ind w:firstLineChars="200" w:firstLine="480"/>
        <w:jc w:val="left"/>
        <w:rPr>
          <w:rFonts w:ascii="Times New Roman" w:eastAsia="宋体" w:hAnsi="Times New Roman"/>
          <w:sz w:val="24"/>
          <w:szCs w:val="24"/>
        </w:rPr>
      </w:pPr>
      <w:r w:rsidRPr="001214C4">
        <w:rPr>
          <w:rFonts w:ascii="Times New Roman" w:eastAsia="宋体" w:hAnsi="Times New Roman" w:hint="eastAsia"/>
          <w:sz w:val="24"/>
          <w:szCs w:val="24"/>
        </w:rPr>
        <w:t>活动目标：</w:t>
      </w:r>
      <w:r w:rsidRPr="001214C4">
        <w:rPr>
          <w:rFonts w:ascii="Times New Roman" w:eastAsia="宋体" w:hAnsi="Times New Roman" w:hint="eastAsia"/>
          <w:sz w:val="24"/>
          <w:szCs w:val="24"/>
        </w:rPr>
        <w:t>1</w:t>
      </w:r>
      <w:r w:rsidR="004A0531" w:rsidRPr="001214C4">
        <w:rPr>
          <w:rFonts w:ascii="Times New Roman" w:eastAsia="宋体" w:hAnsi="Times New Roman"/>
          <w:sz w:val="24"/>
          <w:szCs w:val="24"/>
        </w:rPr>
        <w:t>．</w:t>
      </w:r>
      <w:r w:rsidRPr="001214C4">
        <w:rPr>
          <w:rFonts w:ascii="Times New Roman" w:eastAsia="宋体" w:hAnsi="Times New Roman" w:hint="eastAsia"/>
          <w:sz w:val="24"/>
          <w:szCs w:val="24"/>
        </w:rPr>
        <w:t>通过问题情境，运用从特殊到一般的方法，研究函数</w:t>
      </w:r>
      <w:r w:rsidR="00AE2885" w:rsidRPr="001214C4">
        <w:rPr>
          <w:rFonts w:ascii="Times New Roman" w:hAnsi="Times New Roman"/>
          <w:position w:val="-24"/>
          <w:sz w:val="24"/>
          <w:szCs w:val="24"/>
        </w:rPr>
        <w:object w:dxaOrig="1060" w:dyaOrig="620">
          <v:shape id="_x0000_i1052" type="#_x0000_t75" style="width:52.65pt;height:30.65pt" o:ole="">
            <v:imagedata r:id="rId58" o:title=""/>
          </v:shape>
          <o:OLEObject Type="Embed" ProgID="Equation.DSMT4" ShapeID="_x0000_i1052" DrawAspect="Content" ObjectID="_1724676638" r:id="rId59"/>
        </w:object>
      </w:r>
      <w:r w:rsidR="00AE2885" w:rsidRPr="001214C4">
        <w:rPr>
          <w:rFonts w:ascii="宋体" w:eastAsia="宋体" w:hAnsi="宋体"/>
          <w:sz w:val="24"/>
          <w:szCs w:val="24"/>
        </w:rPr>
        <w:t>（</w:t>
      </w:r>
      <w:r w:rsidR="00014962" w:rsidRPr="001214C4">
        <w:rPr>
          <w:rFonts w:ascii="Times New Roman" w:hAnsi="Times New Roman"/>
          <w:position w:val="-6"/>
          <w:sz w:val="24"/>
          <w:szCs w:val="24"/>
        </w:rPr>
        <w:object w:dxaOrig="680" w:dyaOrig="279">
          <v:shape id="_x0000_i1053" type="#_x0000_t75" style="width:33.85pt;height:14.5pt" o:ole="">
            <v:imagedata r:id="rId60" o:title=""/>
          </v:shape>
          <o:OLEObject Type="Embed" ProgID="Equation.DSMT4" ShapeID="_x0000_i1053" DrawAspect="Content" ObjectID="_1724676639" r:id="rId61"/>
        </w:object>
      </w:r>
      <w:r w:rsidR="00AE2885" w:rsidRPr="001214C4">
        <w:rPr>
          <w:rFonts w:ascii="宋体" w:eastAsia="宋体" w:hAnsi="宋体"/>
          <w:sz w:val="24"/>
          <w:szCs w:val="24"/>
        </w:rPr>
        <w:t>）</w:t>
      </w:r>
      <w:r w:rsidRPr="001214C4">
        <w:rPr>
          <w:rFonts w:ascii="Times New Roman" w:eastAsia="宋体" w:hAnsi="Times New Roman" w:hint="eastAsia"/>
          <w:sz w:val="24"/>
          <w:szCs w:val="24"/>
        </w:rPr>
        <w:t>的图像与性质</w:t>
      </w:r>
      <w:r w:rsidR="004A0531" w:rsidRPr="001214C4">
        <w:rPr>
          <w:rFonts w:ascii="Times New Roman" w:eastAsia="宋体" w:hAnsi="Times New Roman" w:hint="eastAsia"/>
          <w:sz w:val="24"/>
          <w:szCs w:val="24"/>
        </w:rPr>
        <w:t>．</w:t>
      </w:r>
    </w:p>
    <w:p w:rsidR="00F94B31" w:rsidRPr="001214C4" w:rsidRDefault="00F94B31"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Times New Roman"/>
          <w:sz w:val="24"/>
          <w:szCs w:val="24"/>
        </w:rPr>
        <w:t>2</w:t>
      </w:r>
      <w:r w:rsidR="004A0531" w:rsidRPr="001214C4">
        <w:rPr>
          <w:rFonts w:ascii="Times New Roman" w:eastAsia="宋体" w:hAnsi="Times New Roman"/>
          <w:sz w:val="24"/>
          <w:szCs w:val="24"/>
        </w:rPr>
        <w:t>．</w:t>
      </w:r>
      <w:r w:rsidRPr="001214C4">
        <w:rPr>
          <w:rFonts w:ascii="Times New Roman" w:eastAsia="宋体" w:hAnsi="Times New Roman" w:hint="eastAsia"/>
          <w:sz w:val="24"/>
          <w:szCs w:val="24"/>
        </w:rPr>
        <w:t>在问题解决的过程中感悟数形结合思想，领会分析</w:t>
      </w:r>
      <w:r w:rsidR="00BB4859">
        <w:rPr>
          <w:rFonts w:ascii="Times New Roman" w:eastAsia="宋体" w:hAnsi="Times New Roman" w:hint="eastAsia"/>
          <w:sz w:val="24"/>
          <w:szCs w:val="24"/>
        </w:rPr>
        <w:t>、研究</w:t>
      </w:r>
      <w:r w:rsidRPr="001214C4">
        <w:rPr>
          <w:rFonts w:ascii="Times New Roman" w:eastAsia="宋体" w:hAnsi="Times New Roman" w:hint="eastAsia"/>
          <w:sz w:val="24"/>
          <w:szCs w:val="24"/>
        </w:rPr>
        <w:t>函数性质的一般方法</w:t>
      </w:r>
      <w:r w:rsidR="004A0531" w:rsidRPr="001214C4">
        <w:rPr>
          <w:rFonts w:ascii="Times New Roman" w:eastAsia="宋体" w:hAnsi="Times New Roman" w:hint="eastAsia"/>
          <w:sz w:val="24"/>
          <w:szCs w:val="24"/>
        </w:rPr>
        <w:t>．</w:t>
      </w:r>
    </w:p>
    <w:p w:rsidR="00F94B31" w:rsidRPr="001214C4" w:rsidRDefault="00F94B31"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Times New Roman"/>
          <w:sz w:val="24"/>
          <w:szCs w:val="24"/>
        </w:rPr>
        <w:t>3</w:t>
      </w:r>
      <w:r w:rsidR="004A0531" w:rsidRPr="001214C4">
        <w:rPr>
          <w:rFonts w:ascii="Times New Roman" w:eastAsia="宋体" w:hAnsi="Times New Roman" w:hint="eastAsia"/>
          <w:sz w:val="24"/>
          <w:szCs w:val="24"/>
        </w:rPr>
        <w:t>．</w:t>
      </w:r>
      <w:r w:rsidRPr="001214C4">
        <w:rPr>
          <w:rFonts w:ascii="Times New Roman" w:eastAsia="宋体" w:hAnsi="Times New Roman" w:hint="eastAsia"/>
          <w:sz w:val="24"/>
          <w:szCs w:val="24"/>
        </w:rPr>
        <w:t>在探索过程中，体验微积分的初步思想，体会导数在</w:t>
      </w:r>
      <w:proofErr w:type="gramStart"/>
      <w:r w:rsidRPr="001214C4">
        <w:rPr>
          <w:rFonts w:ascii="Times New Roman" w:eastAsia="宋体" w:hAnsi="Times New Roman" w:hint="eastAsia"/>
          <w:sz w:val="24"/>
          <w:szCs w:val="24"/>
        </w:rPr>
        <w:t>研究较</w:t>
      </w:r>
      <w:proofErr w:type="gramEnd"/>
      <w:r w:rsidRPr="001214C4">
        <w:rPr>
          <w:rFonts w:ascii="Times New Roman" w:eastAsia="宋体" w:hAnsi="Times New Roman" w:hint="eastAsia"/>
          <w:sz w:val="24"/>
          <w:szCs w:val="24"/>
        </w:rPr>
        <w:t>复杂的函数性质时的价值与意义</w:t>
      </w:r>
      <w:r w:rsidR="004A0531" w:rsidRPr="001214C4">
        <w:rPr>
          <w:rFonts w:ascii="Times New Roman" w:eastAsia="宋体" w:hAnsi="Times New Roman" w:hint="eastAsia"/>
          <w:sz w:val="24"/>
          <w:szCs w:val="24"/>
        </w:rPr>
        <w:t>．</w:t>
      </w:r>
    </w:p>
    <w:p w:rsidR="00F94B31" w:rsidRPr="001214C4" w:rsidRDefault="00F94B31"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Times New Roman" w:hint="eastAsia"/>
          <w:sz w:val="24"/>
          <w:szCs w:val="24"/>
        </w:rPr>
        <w:t>活动</w:t>
      </w:r>
      <w:r w:rsidR="004A0531" w:rsidRPr="001214C4">
        <w:rPr>
          <w:rFonts w:ascii="Times New Roman" w:eastAsia="宋体" w:hAnsi="Times New Roman"/>
          <w:sz w:val="24"/>
          <w:szCs w:val="24"/>
        </w:rPr>
        <w:t>（</w:t>
      </w:r>
      <w:r w:rsidRPr="001214C4">
        <w:rPr>
          <w:rFonts w:ascii="Times New Roman" w:eastAsia="宋体" w:hAnsi="Times New Roman" w:hint="eastAsia"/>
          <w:sz w:val="24"/>
          <w:szCs w:val="24"/>
        </w:rPr>
        <w:t>主要</w:t>
      </w:r>
      <w:r w:rsidR="004A0531" w:rsidRPr="001214C4">
        <w:rPr>
          <w:rFonts w:ascii="Times New Roman" w:eastAsia="宋体" w:hAnsi="Times New Roman"/>
          <w:sz w:val="24"/>
          <w:szCs w:val="24"/>
        </w:rPr>
        <w:t>）</w:t>
      </w:r>
      <w:r w:rsidRPr="001214C4">
        <w:rPr>
          <w:rFonts w:ascii="Times New Roman" w:eastAsia="宋体" w:hAnsi="Times New Roman" w:hint="eastAsia"/>
          <w:sz w:val="24"/>
          <w:szCs w:val="24"/>
        </w:rPr>
        <w:t>环节：</w:t>
      </w:r>
    </w:p>
    <w:p w:rsidR="00F94B31" w:rsidRPr="001214C4" w:rsidRDefault="00F94B31"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Times New Roman"/>
          <w:sz w:val="24"/>
          <w:szCs w:val="24"/>
        </w:rPr>
        <w:t>1</w:t>
      </w:r>
      <w:r w:rsidR="004A0531" w:rsidRPr="001214C4">
        <w:rPr>
          <w:rFonts w:ascii="Times New Roman" w:eastAsia="宋体" w:hAnsi="Times New Roman"/>
          <w:sz w:val="24"/>
          <w:szCs w:val="24"/>
        </w:rPr>
        <w:t>．</w:t>
      </w:r>
      <w:r w:rsidRPr="001214C4">
        <w:rPr>
          <w:rFonts w:ascii="Times New Roman" w:eastAsia="宋体" w:hAnsi="Times New Roman" w:hint="eastAsia"/>
          <w:sz w:val="24"/>
          <w:szCs w:val="24"/>
        </w:rPr>
        <w:t>创设情境，引入</w:t>
      </w:r>
      <w:r w:rsidR="00AC4731" w:rsidRPr="001214C4">
        <w:rPr>
          <w:rFonts w:ascii="Times New Roman" w:eastAsia="宋体" w:hAnsi="Times New Roman" w:hint="eastAsia"/>
          <w:sz w:val="24"/>
          <w:szCs w:val="24"/>
        </w:rPr>
        <w:t>主</w:t>
      </w:r>
      <w:r w:rsidRPr="001214C4">
        <w:rPr>
          <w:rFonts w:ascii="Times New Roman" w:eastAsia="宋体" w:hAnsi="Times New Roman" w:hint="eastAsia"/>
          <w:sz w:val="24"/>
          <w:szCs w:val="24"/>
        </w:rPr>
        <w:t>题</w:t>
      </w:r>
    </w:p>
    <w:p w:rsidR="00F94B31" w:rsidRPr="00C65D89" w:rsidRDefault="00F94B31" w:rsidP="00D413BE">
      <w:pPr>
        <w:adjustRightInd w:val="0"/>
        <w:snapToGrid w:val="0"/>
        <w:spacing w:line="312" w:lineRule="auto"/>
        <w:ind w:firstLineChars="200" w:firstLine="480"/>
        <w:rPr>
          <w:rFonts w:ascii="宋体" w:eastAsia="宋体" w:hAnsi="宋体"/>
          <w:sz w:val="24"/>
          <w:szCs w:val="24"/>
        </w:rPr>
      </w:pPr>
      <w:r w:rsidRPr="00C65D89">
        <w:rPr>
          <w:rFonts w:ascii="宋体" w:eastAsia="宋体" w:hAnsi="宋体" w:hint="eastAsia"/>
          <w:sz w:val="24"/>
          <w:szCs w:val="24"/>
        </w:rPr>
        <w:t>【情境】我们</w:t>
      </w:r>
      <w:r w:rsidR="00C62D9F" w:rsidRPr="00C65D89">
        <w:rPr>
          <w:rFonts w:ascii="宋体" w:eastAsia="宋体" w:hAnsi="宋体" w:hint="eastAsia"/>
          <w:sz w:val="24"/>
          <w:szCs w:val="24"/>
        </w:rPr>
        <w:t>已经</w:t>
      </w:r>
      <w:r w:rsidRPr="00C65D89">
        <w:rPr>
          <w:rFonts w:ascii="宋体" w:eastAsia="宋体" w:hAnsi="宋体" w:hint="eastAsia"/>
          <w:sz w:val="24"/>
          <w:szCs w:val="24"/>
        </w:rPr>
        <w:t>知道</w:t>
      </w:r>
      <w:r w:rsidR="00C62D9F" w:rsidRPr="00C65D89">
        <w:rPr>
          <w:rFonts w:ascii="宋体" w:eastAsia="宋体" w:hAnsi="宋体" w:hint="eastAsia"/>
          <w:sz w:val="24"/>
          <w:szCs w:val="24"/>
        </w:rPr>
        <w:t>了正比例函数</w:t>
      </w:r>
      <w:r w:rsidR="00C62D9F" w:rsidRPr="00C65D89">
        <w:rPr>
          <w:rFonts w:ascii="宋体" w:eastAsia="宋体" w:hAnsi="宋体"/>
          <w:position w:val="-10"/>
          <w:sz w:val="24"/>
          <w:szCs w:val="24"/>
        </w:rPr>
        <w:object w:dxaOrig="580" w:dyaOrig="260">
          <v:shape id="_x0000_i1054" type="#_x0000_t75" style="width:27.95pt;height:12.9pt" o:ole="">
            <v:imagedata r:id="rId62" o:title=""/>
          </v:shape>
          <o:OLEObject Type="Embed" ProgID="Equation.DSMT4" ShapeID="_x0000_i1054" DrawAspect="Content" ObjectID="_1724676640" r:id="rId63"/>
        </w:object>
      </w:r>
      <w:r w:rsidR="00C62D9F" w:rsidRPr="00C65D89">
        <w:rPr>
          <w:rFonts w:ascii="宋体" w:eastAsia="宋体" w:hAnsi="宋体" w:hint="eastAsia"/>
          <w:sz w:val="24"/>
          <w:szCs w:val="24"/>
        </w:rPr>
        <w:t>和反比例函数</w:t>
      </w:r>
      <w:r w:rsidR="00C62D9F" w:rsidRPr="00C65D89">
        <w:rPr>
          <w:rFonts w:ascii="宋体" w:eastAsia="宋体" w:hAnsi="宋体"/>
          <w:position w:val="-24"/>
          <w:sz w:val="24"/>
          <w:szCs w:val="24"/>
        </w:rPr>
        <w:object w:dxaOrig="620" w:dyaOrig="620">
          <v:shape id="_x0000_i1055" type="#_x0000_t75" style="width:30.1pt;height:30.65pt" o:ole="">
            <v:imagedata r:id="rId64" o:title=""/>
          </v:shape>
          <o:OLEObject Type="Embed" ProgID="Equation.DSMT4" ShapeID="_x0000_i1055" DrawAspect="Content" ObjectID="_1724676641" r:id="rId65"/>
        </w:object>
      </w:r>
      <w:r w:rsidR="00C62D9F" w:rsidRPr="00C65D89">
        <w:rPr>
          <w:rFonts w:ascii="宋体" w:eastAsia="宋体" w:hAnsi="宋体" w:hint="eastAsia"/>
          <w:sz w:val="24"/>
          <w:szCs w:val="24"/>
        </w:rPr>
        <w:t>的图像与性质</w:t>
      </w:r>
      <w:r w:rsidR="00AD3547">
        <w:rPr>
          <w:rFonts w:ascii="宋体" w:eastAsia="宋体" w:hAnsi="宋体" w:hint="eastAsia"/>
          <w:sz w:val="24"/>
          <w:szCs w:val="24"/>
        </w:rPr>
        <w:t>，</w:t>
      </w:r>
      <w:r w:rsidRPr="00C65D89">
        <w:rPr>
          <w:rFonts w:ascii="宋体" w:eastAsia="宋体" w:hAnsi="宋体" w:hint="eastAsia"/>
          <w:sz w:val="24"/>
          <w:szCs w:val="24"/>
        </w:rPr>
        <w:t>那么将这两个函数相加构成的函数</w:t>
      </w:r>
      <w:r w:rsidRPr="00C65D89">
        <w:rPr>
          <w:rFonts w:ascii="宋体" w:eastAsia="宋体" w:hAnsi="宋体"/>
          <w:position w:val="-24"/>
          <w:sz w:val="24"/>
          <w:szCs w:val="24"/>
        </w:rPr>
        <w:object w:dxaOrig="960" w:dyaOrig="620">
          <v:shape id="_x0000_i1056" type="#_x0000_t75" style="width:47.3pt;height:30.65pt" o:ole="">
            <v:imagedata r:id="rId66" o:title=""/>
          </v:shape>
          <o:OLEObject Type="Embed" ProgID="Equation.DSMT4" ShapeID="_x0000_i1056" DrawAspect="Content" ObjectID="_1724676642" r:id="rId67"/>
        </w:object>
      </w:r>
      <w:r w:rsidRPr="00C65D89">
        <w:rPr>
          <w:rFonts w:ascii="宋体" w:eastAsia="宋体" w:hAnsi="宋体" w:hint="eastAsia"/>
          <w:sz w:val="24"/>
          <w:szCs w:val="24"/>
        </w:rPr>
        <w:t>有哪些性质？这些性质与这两个函数的性质有</w:t>
      </w:r>
      <w:r w:rsidR="001722A9" w:rsidRPr="00C65D89">
        <w:rPr>
          <w:rFonts w:ascii="宋体" w:eastAsia="宋体" w:hAnsi="宋体" w:hint="eastAsia"/>
          <w:sz w:val="24"/>
          <w:szCs w:val="24"/>
        </w:rPr>
        <w:t>什么</w:t>
      </w:r>
      <w:r w:rsidRPr="00C65D89">
        <w:rPr>
          <w:rFonts w:ascii="宋体" w:eastAsia="宋体" w:hAnsi="宋体" w:hint="eastAsia"/>
          <w:sz w:val="24"/>
          <w:szCs w:val="24"/>
        </w:rPr>
        <w:t>联系？</w:t>
      </w:r>
    </w:p>
    <w:p w:rsidR="00F94B31" w:rsidRPr="001214C4" w:rsidRDefault="00F94B31"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Times New Roman"/>
          <w:sz w:val="24"/>
          <w:szCs w:val="24"/>
        </w:rPr>
        <w:t>[</w:t>
      </w:r>
      <w:r w:rsidRPr="001214C4">
        <w:rPr>
          <w:rFonts w:ascii="Times New Roman" w:eastAsia="宋体" w:hAnsi="Times New Roman" w:hint="eastAsia"/>
          <w:sz w:val="24"/>
          <w:szCs w:val="24"/>
        </w:rPr>
        <w:t>问题</w:t>
      </w:r>
      <w:r w:rsidRPr="001214C4">
        <w:rPr>
          <w:rFonts w:ascii="Times New Roman" w:eastAsia="宋体" w:hAnsi="Times New Roman"/>
          <w:sz w:val="24"/>
          <w:szCs w:val="24"/>
        </w:rPr>
        <w:t>1]</w:t>
      </w:r>
      <w:r w:rsidRPr="001214C4">
        <w:rPr>
          <w:rFonts w:ascii="Times New Roman" w:eastAsia="宋体" w:hAnsi="Times New Roman" w:hint="eastAsia"/>
          <w:sz w:val="24"/>
          <w:szCs w:val="24"/>
        </w:rPr>
        <w:t xml:space="preserve"> </w:t>
      </w:r>
      <w:r w:rsidRPr="001214C4">
        <w:rPr>
          <w:rFonts w:ascii="Times New Roman" w:eastAsia="宋体" w:hAnsi="Times New Roman" w:hint="eastAsia"/>
          <w:sz w:val="24"/>
          <w:szCs w:val="24"/>
        </w:rPr>
        <w:t>可以从哪</w:t>
      </w:r>
      <w:r w:rsidR="00AD3547">
        <w:rPr>
          <w:rFonts w:ascii="Times New Roman" w:eastAsia="宋体" w:hAnsi="Times New Roman" w:hint="eastAsia"/>
          <w:sz w:val="24"/>
          <w:szCs w:val="24"/>
        </w:rPr>
        <w:t>几</w:t>
      </w:r>
      <w:r w:rsidRPr="001214C4">
        <w:rPr>
          <w:rFonts w:ascii="Times New Roman" w:eastAsia="宋体" w:hAnsi="Times New Roman" w:hint="eastAsia"/>
          <w:sz w:val="24"/>
          <w:szCs w:val="24"/>
        </w:rPr>
        <w:t>方面研究函数</w:t>
      </w:r>
      <w:r w:rsidRPr="001214C4">
        <w:rPr>
          <w:rFonts w:ascii="Times New Roman" w:hAnsi="Times New Roman"/>
          <w:position w:val="-24"/>
          <w:sz w:val="24"/>
          <w:szCs w:val="24"/>
        </w:rPr>
        <w:object w:dxaOrig="960" w:dyaOrig="620">
          <v:shape id="_x0000_i1057" type="#_x0000_t75" style="width:47.3pt;height:30.65pt" o:ole="">
            <v:imagedata r:id="rId66" o:title=""/>
          </v:shape>
          <o:OLEObject Type="Embed" ProgID="Equation.DSMT4" ShapeID="_x0000_i1057" DrawAspect="Content" ObjectID="_1724676643" r:id="rId68"/>
        </w:object>
      </w:r>
      <w:r w:rsidRPr="001214C4">
        <w:rPr>
          <w:rFonts w:ascii="Times New Roman" w:eastAsia="宋体" w:hAnsi="Times New Roman" w:hint="eastAsia"/>
          <w:sz w:val="24"/>
          <w:szCs w:val="24"/>
        </w:rPr>
        <w:t>？</w:t>
      </w:r>
    </w:p>
    <w:p w:rsidR="00E631D6" w:rsidRDefault="00E631D6" w:rsidP="00D413BE">
      <w:pPr>
        <w:adjustRightInd w:val="0"/>
        <w:snapToGrid w:val="0"/>
        <w:spacing w:line="312" w:lineRule="auto"/>
        <w:ind w:firstLineChars="200" w:firstLine="482"/>
        <w:rPr>
          <w:rFonts w:ascii="Times New Roman" w:eastAsia="宋体" w:hAnsi="Times New Roman"/>
          <w:b/>
          <w:bCs/>
          <w:sz w:val="24"/>
          <w:szCs w:val="24"/>
        </w:rPr>
      </w:pPr>
      <w:r w:rsidRPr="001214C4">
        <w:rPr>
          <w:rFonts w:ascii="Times New Roman" w:eastAsia="宋体" w:hAnsi="Times New Roman" w:hint="eastAsia"/>
          <w:b/>
          <w:bCs/>
          <w:sz w:val="24"/>
          <w:szCs w:val="24"/>
        </w:rPr>
        <w:t>设计意图</w:t>
      </w:r>
    </w:p>
    <w:p w:rsidR="00AD3547" w:rsidRDefault="00AD3547" w:rsidP="00D413BE">
      <w:pPr>
        <w:adjustRightInd w:val="0"/>
        <w:snapToGrid w:val="0"/>
        <w:spacing w:line="312" w:lineRule="auto"/>
        <w:ind w:firstLineChars="200" w:firstLine="480"/>
        <w:rPr>
          <w:rFonts w:ascii="Times New Roman" w:eastAsia="宋体" w:hAnsi="Times New Roman"/>
          <w:sz w:val="24"/>
          <w:szCs w:val="24"/>
        </w:rPr>
      </w:pPr>
      <w:r w:rsidRPr="0032497B">
        <w:rPr>
          <w:rFonts w:ascii="Times New Roman" w:eastAsia="宋体" w:hAnsi="Times New Roman" w:hint="eastAsia"/>
          <w:sz w:val="24"/>
          <w:szCs w:val="24"/>
        </w:rPr>
        <w:t>通过设置问题情境，从学生熟悉的正比例函数和反比例函数出发，通过运算构造新的函数，</w:t>
      </w:r>
      <w:r w:rsidR="00F352EF" w:rsidRPr="0032497B">
        <w:rPr>
          <w:rFonts w:ascii="Times New Roman" w:eastAsia="宋体" w:hAnsi="Times New Roman" w:hint="eastAsia"/>
          <w:sz w:val="24"/>
          <w:szCs w:val="24"/>
        </w:rPr>
        <w:t>引导学生将之前学习的研究函数的方法进行梳理、归纳，</w:t>
      </w:r>
    </w:p>
    <w:p w:rsidR="00AD3547" w:rsidRPr="0032497B" w:rsidRDefault="00AD3547" w:rsidP="0032497B">
      <w:pPr>
        <w:adjustRightInd w:val="0"/>
        <w:snapToGrid w:val="0"/>
        <w:spacing w:line="312" w:lineRule="auto"/>
        <w:ind w:firstLineChars="200" w:firstLine="482"/>
        <w:rPr>
          <w:rFonts w:ascii="Times New Roman" w:eastAsia="宋体" w:hAnsi="Times New Roman"/>
          <w:b/>
          <w:sz w:val="24"/>
          <w:szCs w:val="24"/>
        </w:rPr>
      </w:pPr>
      <w:r w:rsidRPr="0032497B">
        <w:rPr>
          <w:rFonts w:ascii="Times New Roman" w:eastAsia="宋体" w:hAnsi="Times New Roman" w:hint="eastAsia"/>
          <w:b/>
          <w:sz w:val="24"/>
          <w:szCs w:val="24"/>
        </w:rPr>
        <w:t>评价要点</w:t>
      </w:r>
    </w:p>
    <w:p w:rsidR="00E631D6" w:rsidRPr="0032497B" w:rsidRDefault="00AD3547" w:rsidP="0032497B">
      <w:pPr>
        <w:adjustRightInd w:val="0"/>
        <w:snapToGrid w:val="0"/>
        <w:spacing w:line="312" w:lineRule="auto"/>
        <w:ind w:firstLineChars="200" w:firstLine="480"/>
        <w:rPr>
          <w:rFonts w:ascii="Times New Roman" w:eastAsia="宋体" w:hAnsi="Times New Roman"/>
          <w:sz w:val="24"/>
          <w:szCs w:val="24"/>
        </w:rPr>
      </w:pPr>
      <w:r w:rsidRPr="0032497B">
        <w:rPr>
          <w:rFonts w:ascii="Times New Roman" w:eastAsia="宋体" w:hAnsi="Times New Roman" w:hint="eastAsia"/>
          <w:sz w:val="24"/>
          <w:szCs w:val="24"/>
        </w:rPr>
        <w:t>能正确回答</w:t>
      </w:r>
      <w:r w:rsidR="0032497B">
        <w:rPr>
          <w:rFonts w:ascii="Times New Roman" w:eastAsia="宋体" w:hAnsi="Times New Roman" w:hint="eastAsia"/>
          <w:sz w:val="24"/>
          <w:szCs w:val="24"/>
        </w:rPr>
        <w:t>函数的基本性质</w:t>
      </w:r>
      <w:r w:rsidR="00E631D6" w:rsidRPr="0032497B">
        <w:rPr>
          <w:rFonts w:ascii="Times New Roman" w:eastAsia="宋体" w:hAnsi="Times New Roman" w:hint="eastAsia"/>
          <w:sz w:val="24"/>
          <w:szCs w:val="24"/>
        </w:rPr>
        <w:t>．</w:t>
      </w:r>
    </w:p>
    <w:p w:rsidR="00F94B31" w:rsidRPr="001214C4" w:rsidRDefault="00F94B31"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Times New Roman"/>
          <w:sz w:val="24"/>
          <w:szCs w:val="24"/>
        </w:rPr>
        <w:t>2</w:t>
      </w:r>
      <w:r w:rsidR="004A0531" w:rsidRPr="001214C4">
        <w:rPr>
          <w:rFonts w:ascii="Times New Roman" w:eastAsia="宋体" w:hAnsi="Times New Roman"/>
          <w:sz w:val="24"/>
          <w:szCs w:val="24"/>
        </w:rPr>
        <w:t>．</w:t>
      </w:r>
      <w:r w:rsidR="00E631D6">
        <w:rPr>
          <w:rFonts w:ascii="Times New Roman" w:eastAsia="宋体" w:hAnsi="Times New Roman" w:hint="eastAsia"/>
          <w:sz w:val="24"/>
          <w:szCs w:val="24"/>
        </w:rPr>
        <w:t>制定路径</w:t>
      </w:r>
      <w:r w:rsidRPr="001214C4">
        <w:rPr>
          <w:rFonts w:ascii="Times New Roman" w:eastAsia="宋体" w:hAnsi="Times New Roman" w:hint="eastAsia"/>
          <w:sz w:val="24"/>
          <w:szCs w:val="24"/>
        </w:rPr>
        <w:t>，开展探究</w:t>
      </w:r>
    </w:p>
    <w:p w:rsidR="00F94B31" w:rsidRPr="001214C4" w:rsidRDefault="00F94B31" w:rsidP="00D413BE">
      <w:pPr>
        <w:adjustRightInd w:val="0"/>
        <w:snapToGrid w:val="0"/>
        <w:spacing w:line="312" w:lineRule="auto"/>
        <w:ind w:firstLineChars="200" w:firstLine="480"/>
        <w:jc w:val="left"/>
        <w:rPr>
          <w:rFonts w:ascii="Times New Roman" w:eastAsia="宋体" w:hAnsi="Times New Roman"/>
          <w:sz w:val="24"/>
          <w:szCs w:val="24"/>
        </w:rPr>
      </w:pPr>
      <w:r w:rsidRPr="001214C4">
        <w:rPr>
          <w:rFonts w:ascii="Times New Roman" w:eastAsia="宋体" w:hAnsi="Times New Roman"/>
          <w:sz w:val="24"/>
          <w:szCs w:val="24"/>
        </w:rPr>
        <w:t>[</w:t>
      </w:r>
      <w:r w:rsidRPr="001214C4">
        <w:rPr>
          <w:rFonts w:ascii="Times New Roman" w:eastAsia="宋体" w:hAnsi="Times New Roman" w:hint="eastAsia"/>
          <w:sz w:val="24"/>
          <w:szCs w:val="24"/>
        </w:rPr>
        <w:t>问题</w:t>
      </w:r>
      <w:r w:rsidR="00AD3547">
        <w:rPr>
          <w:rFonts w:ascii="Times New Roman" w:eastAsia="宋体" w:hAnsi="Times New Roman" w:hint="eastAsia"/>
          <w:sz w:val="24"/>
          <w:szCs w:val="24"/>
        </w:rPr>
        <w:t>2</w:t>
      </w:r>
      <w:r w:rsidRPr="001214C4">
        <w:rPr>
          <w:rFonts w:ascii="Times New Roman" w:eastAsia="宋体" w:hAnsi="Times New Roman"/>
          <w:sz w:val="24"/>
          <w:szCs w:val="24"/>
        </w:rPr>
        <w:t>]</w:t>
      </w:r>
      <w:r w:rsidRPr="001214C4">
        <w:rPr>
          <w:rFonts w:ascii="Times New Roman" w:eastAsia="宋体" w:hAnsi="Times New Roman" w:hint="eastAsia"/>
          <w:sz w:val="24"/>
          <w:szCs w:val="24"/>
        </w:rPr>
        <w:t xml:space="preserve"> </w:t>
      </w:r>
      <w:r w:rsidR="00E631D6">
        <w:rPr>
          <w:rFonts w:ascii="Times New Roman" w:eastAsia="宋体" w:hAnsi="Times New Roman" w:hint="eastAsia"/>
          <w:sz w:val="24"/>
          <w:szCs w:val="24"/>
        </w:rPr>
        <w:t>对于</w:t>
      </w:r>
      <w:r w:rsidRPr="001214C4">
        <w:rPr>
          <w:rFonts w:ascii="Times New Roman" w:eastAsia="宋体" w:hAnsi="Times New Roman" w:hint="eastAsia"/>
          <w:sz w:val="24"/>
          <w:szCs w:val="24"/>
        </w:rPr>
        <w:t>函数</w:t>
      </w:r>
      <w:r w:rsidRPr="001214C4">
        <w:rPr>
          <w:rFonts w:ascii="Times New Roman" w:hAnsi="Times New Roman"/>
          <w:position w:val="-24"/>
          <w:sz w:val="24"/>
          <w:szCs w:val="24"/>
        </w:rPr>
        <w:object w:dxaOrig="960" w:dyaOrig="620">
          <v:shape id="_x0000_i1058" type="#_x0000_t75" style="width:47.3pt;height:30.65pt" o:ole="">
            <v:imagedata r:id="rId66" o:title=""/>
          </v:shape>
          <o:OLEObject Type="Embed" ProgID="Equation.DSMT4" ShapeID="_x0000_i1058" DrawAspect="Content" ObjectID="_1724676644" r:id="rId69"/>
        </w:object>
      </w:r>
      <w:r w:rsidRPr="001214C4">
        <w:rPr>
          <w:rFonts w:ascii="Times New Roman" w:eastAsia="宋体" w:hAnsi="Times New Roman" w:hint="eastAsia"/>
          <w:sz w:val="24"/>
          <w:szCs w:val="24"/>
        </w:rPr>
        <w:t>的图像和性质，</w:t>
      </w:r>
      <w:r w:rsidR="00E631D6" w:rsidRPr="00E631D6">
        <w:rPr>
          <w:rFonts w:ascii="宋体" w:eastAsia="宋体" w:hAnsi="宋体" w:hint="eastAsia"/>
          <w:sz w:val="24"/>
          <w:szCs w:val="24"/>
        </w:rPr>
        <w:t>请按自己制定的研究路径完成下表，并说明理由</w:t>
      </w:r>
      <w:r w:rsidR="004A0531" w:rsidRPr="001214C4">
        <w:rPr>
          <w:rFonts w:ascii="Times New Roman" w:eastAsia="宋体" w:hAnsi="Times New Roman" w:hint="eastAsia"/>
          <w:sz w:val="24"/>
          <w:szCs w:val="24"/>
        </w:rPr>
        <w:t>．</w:t>
      </w:r>
    </w:p>
    <w:tbl>
      <w:tblPr>
        <w:tblStyle w:val="a3"/>
        <w:tblW w:w="0" w:type="auto"/>
        <w:jc w:val="center"/>
        <w:tblInd w:w="231" w:type="dxa"/>
        <w:tblLook w:val="04A0"/>
      </w:tblPr>
      <w:tblGrid>
        <w:gridCol w:w="1534"/>
        <w:gridCol w:w="1721"/>
        <w:gridCol w:w="4148"/>
      </w:tblGrid>
      <w:tr w:rsidR="00424C06" w:rsidRPr="001214C4" w:rsidTr="00424C06">
        <w:trPr>
          <w:jc w:val="center"/>
        </w:trPr>
        <w:tc>
          <w:tcPr>
            <w:tcW w:w="7403" w:type="dxa"/>
            <w:gridSpan w:val="3"/>
            <w:vAlign w:val="center"/>
          </w:tcPr>
          <w:p w:rsidR="00424C06" w:rsidRPr="001214C4" w:rsidRDefault="00424C06" w:rsidP="00A434DC">
            <w:pPr>
              <w:adjustRightInd w:val="0"/>
              <w:snapToGrid w:val="0"/>
              <w:spacing w:line="312" w:lineRule="auto"/>
              <w:jc w:val="center"/>
              <w:rPr>
                <w:rFonts w:ascii="Times New Roman" w:eastAsia="宋体" w:hAnsi="Times New Roman"/>
                <w:sz w:val="24"/>
                <w:szCs w:val="24"/>
              </w:rPr>
            </w:pPr>
            <w:r w:rsidRPr="001214C4">
              <w:rPr>
                <w:rFonts w:ascii="Times New Roman" w:eastAsia="宋体" w:hAnsi="Times New Roman" w:hint="eastAsia"/>
                <w:sz w:val="24"/>
                <w:szCs w:val="24"/>
              </w:rPr>
              <w:t>函数</w:t>
            </w:r>
            <w:r w:rsidRPr="001214C4">
              <w:rPr>
                <w:rFonts w:ascii="Times New Roman" w:hAnsi="Times New Roman"/>
                <w:position w:val="-24"/>
                <w:sz w:val="24"/>
                <w:szCs w:val="24"/>
              </w:rPr>
              <w:object w:dxaOrig="960" w:dyaOrig="620">
                <v:shape id="_x0000_i1059" type="#_x0000_t75" style="width:47.3pt;height:30.65pt" o:ole="">
                  <v:imagedata r:id="rId66" o:title=""/>
                </v:shape>
                <o:OLEObject Type="Embed" ProgID="Equation.DSMT4" ShapeID="_x0000_i1059" DrawAspect="Content" ObjectID="_1724676645" r:id="rId70"/>
              </w:object>
            </w:r>
          </w:p>
        </w:tc>
      </w:tr>
      <w:tr w:rsidR="00424C06" w:rsidRPr="001214C4" w:rsidTr="00424C06">
        <w:trPr>
          <w:jc w:val="center"/>
        </w:trPr>
        <w:tc>
          <w:tcPr>
            <w:tcW w:w="1534" w:type="dxa"/>
            <w:vAlign w:val="center"/>
          </w:tcPr>
          <w:p w:rsidR="00424C06" w:rsidRDefault="00424C06" w:rsidP="00A434DC">
            <w:pPr>
              <w:adjustRightInd w:val="0"/>
              <w:snapToGrid w:val="0"/>
              <w:spacing w:line="312" w:lineRule="auto"/>
              <w:jc w:val="center"/>
              <w:rPr>
                <w:rFonts w:ascii="Times New Roman" w:eastAsia="宋体" w:hAnsi="Times New Roman"/>
                <w:sz w:val="24"/>
                <w:szCs w:val="24"/>
              </w:rPr>
            </w:pPr>
            <w:r>
              <w:rPr>
                <w:rFonts w:ascii="Times New Roman" w:eastAsia="宋体" w:hAnsi="Times New Roman"/>
                <w:sz w:val="24"/>
                <w:szCs w:val="24"/>
              </w:rPr>
              <w:t>研究</w:t>
            </w:r>
            <w:r>
              <w:rPr>
                <w:rFonts w:ascii="Times New Roman" w:eastAsia="宋体" w:hAnsi="Times New Roman" w:hint="eastAsia"/>
                <w:sz w:val="24"/>
                <w:szCs w:val="24"/>
              </w:rPr>
              <w:t>顺序</w:t>
            </w:r>
          </w:p>
          <w:p w:rsidR="00424C06" w:rsidRDefault="00424C06" w:rsidP="00A434DC">
            <w:pPr>
              <w:adjustRightInd w:val="0"/>
              <w:snapToGrid w:val="0"/>
              <w:spacing w:line="312" w:lineRule="auto"/>
              <w:jc w:val="center"/>
              <w:rPr>
                <w:rFonts w:ascii="Times New Roman" w:eastAsia="宋体" w:hAnsi="Times New Roman"/>
                <w:sz w:val="24"/>
                <w:szCs w:val="24"/>
              </w:rPr>
            </w:pPr>
            <w:r>
              <w:rPr>
                <w:rFonts w:ascii="Times New Roman" w:eastAsia="宋体" w:hAnsi="Times New Roman" w:hint="eastAsia"/>
                <w:sz w:val="24"/>
                <w:szCs w:val="24"/>
              </w:rPr>
              <w:t>（填序号）</w:t>
            </w:r>
          </w:p>
        </w:tc>
        <w:tc>
          <w:tcPr>
            <w:tcW w:w="5869" w:type="dxa"/>
            <w:gridSpan w:val="2"/>
            <w:vAlign w:val="center"/>
          </w:tcPr>
          <w:p w:rsidR="00424C06" w:rsidRPr="001214C4" w:rsidRDefault="00424C06" w:rsidP="00424C06">
            <w:pPr>
              <w:adjustRightInd w:val="0"/>
              <w:snapToGrid w:val="0"/>
              <w:spacing w:line="312" w:lineRule="auto"/>
              <w:jc w:val="center"/>
              <w:rPr>
                <w:rFonts w:ascii="Times New Roman" w:eastAsia="宋体" w:hAnsi="Times New Roman"/>
                <w:sz w:val="24"/>
                <w:szCs w:val="24"/>
              </w:rPr>
            </w:pPr>
            <w:r>
              <w:rPr>
                <w:rFonts w:ascii="Times New Roman" w:eastAsia="宋体" w:hAnsi="Times New Roman"/>
                <w:sz w:val="24"/>
                <w:szCs w:val="24"/>
              </w:rPr>
              <w:t>研究内容</w:t>
            </w:r>
          </w:p>
        </w:tc>
      </w:tr>
      <w:tr w:rsidR="00E631D6" w:rsidRPr="001214C4" w:rsidTr="00424C06">
        <w:trPr>
          <w:trHeight w:val="295"/>
          <w:jc w:val="center"/>
        </w:trPr>
        <w:tc>
          <w:tcPr>
            <w:tcW w:w="1534" w:type="dxa"/>
            <w:vAlign w:val="center"/>
          </w:tcPr>
          <w:p w:rsidR="00E631D6" w:rsidRDefault="00E631D6" w:rsidP="00D413BE">
            <w:pPr>
              <w:adjustRightInd w:val="0"/>
              <w:snapToGrid w:val="0"/>
              <w:spacing w:line="312" w:lineRule="auto"/>
              <w:ind w:firstLine="200"/>
              <w:jc w:val="center"/>
              <w:rPr>
                <w:rFonts w:ascii="Times New Roman" w:eastAsia="宋体" w:hAnsi="Times New Roman"/>
                <w:sz w:val="24"/>
                <w:szCs w:val="24"/>
              </w:rPr>
            </w:pPr>
          </w:p>
        </w:tc>
        <w:tc>
          <w:tcPr>
            <w:tcW w:w="1721" w:type="dxa"/>
            <w:vAlign w:val="center"/>
          </w:tcPr>
          <w:p w:rsidR="00E631D6" w:rsidRPr="001214C4" w:rsidRDefault="00E631D6" w:rsidP="00A434DC">
            <w:pPr>
              <w:adjustRightInd w:val="0"/>
              <w:snapToGrid w:val="0"/>
              <w:spacing w:line="312" w:lineRule="auto"/>
              <w:jc w:val="center"/>
              <w:rPr>
                <w:rFonts w:ascii="Times New Roman" w:eastAsia="宋体" w:hAnsi="Times New Roman"/>
                <w:sz w:val="24"/>
                <w:szCs w:val="24"/>
              </w:rPr>
            </w:pPr>
          </w:p>
        </w:tc>
        <w:tc>
          <w:tcPr>
            <w:tcW w:w="4148" w:type="dxa"/>
          </w:tcPr>
          <w:p w:rsidR="00E631D6" w:rsidRPr="001214C4" w:rsidRDefault="00E631D6" w:rsidP="00D413BE">
            <w:pPr>
              <w:adjustRightInd w:val="0"/>
              <w:snapToGrid w:val="0"/>
              <w:spacing w:line="312" w:lineRule="auto"/>
              <w:ind w:firstLineChars="400" w:firstLine="960"/>
              <w:rPr>
                <w:rFonts w:ascii="Times New Roman" w:eastAsia="宋体" w:hAnsi="Times New Roman"/>
                <w:sz w:val="24"/>
                <w:szCs w:val="24"/>
              </w:rPr>
            </w:pPr>
          </w:p>
        </w:tc>
      </w:tr>
      <w:tr w:rsidR="00E631D6" w:rsidRPr="001214C4" w:rsidTr="00C72AC2">
        <w:trPr>
          <w:jc w:val="center"/>
        </w:trPr>
        <w:tc>
          <w:tcPr>
            <w:tcW w:w="1534" w:type="dxa"/>
            <w:vAlign w:val="center"/>
          </w:tcPr>
          <w:p w:rsidR="00E631D6" w:rsidRPr="001214C4" w:rsidRDefault="00E631D6" w:rsidP="00D413BE">
            <w:pPr>
              <w:adjustRightInd w:val="0"/>
              <w:snapToGrid w:val="0"/>
              <w:spacing w:line="312" w:lineRule="auto"/>
              <w:ind w:firstLine="200"/>
              <w:jc w:val="center"/>
              <w:rPr>
                <w:rFonts w:ascii="Times New Roman" w:eastAsia="宋体" w:hAnsi="Times New Roman"/>
                <w:sz w:val="24"/>
                <w:szCs w:val="24"/>
              </w:rPr>
            </w:pPr>
          </w:p>
        </w:tc>
        <w:tc>
          <w:tcPr>
            <w:tcW w:w="1721" w:type="dxa"/>
            <w:vAlign w:val="center"/>
          </w:tcPr>
          <w:p w:rsidR="00E631D6" w:rsidRPr="001214C4" w:rsidRDefault="00E631D6" w:rsidP="00A434DC">
            <w:pPr>
              <w:adjustRightInd w:val="0"/>
              <w:snapToGrid w:val="0"/>
              <w:spacing w:line="312" w:lineRule="auto"/>
              <w:jc w:val="center"/>
              <w:rPr>
                <w:rFonts w:ascii="Times New Roman" w:eastAsia="宋体" w:hAnsi="Times New Roman"/>
                <w:sz w:val="24"/>
                <w:szCs w:val="24"/>
              </w:rPr>
            </w:pPr>
          </w:p>
        </w:tc>
        <w:tc>
          <w:tcPr>
            <w:tcW w:w="4148" w:type="dxa"/>
          </w:tcPr>
          <w:p w:rsidR="00E631D6" w:rsidRPr="001214C4" w:rsidRDefault="00E631D6" w:rsidP="00D413BE">
            <w:pPr>
              <w:adjustRightInd w:val="0"/>
              <w:snapToGrid w:val="0"/>
              <w:spacing w:line="312" w:lineRule="auto"/>
              <w:ind w:firstLine="200"/>
              <w:rPr>
                <w:rFonts w:ascii="Times New Roman" w:eastAsia="宋体" w:hAnsi="Times New Roman"/>
                <w:sz w:val="24"/>
                <w:szCs w:val="24"/>
              </w:rPr>
            </w:pPr>
          </w:p>
        </w:tc>
      </w:tr>
      <w:tr w:rsidR="00E631D6" w:rsidRPr="001214C4" w:rsidTr="00C72AC2">
        <w:trPr>
          <w:jc w:val="center"/>
        </w:trPr>
        <w:tc>
          <w:tcPr>
            <w:tcW w:w="1534" w:type="dxa"/>
            <w:vAlign w:val="center"/>
          </w:tcPr>
          <w:p w:rsidR="00E631D6" w:rsidRPr="001214C4" w:rsidRDefault="00E631D6" w:rsidP="00D413BE">
            <w:pPr>
              <w:adjustRightInd w:val="0"/>
              <w:snapToGrid w:val="0"/>
              <w:spacing w:line="312" w:lineRule="auto"/>
              <w:ind w:firstLine="200"/>
              <w:jc w:val="center"/>
              <w:rPr>
                <w:rFonts w:ascii="Times New Roman" w:eastAsia="宋体" w:hAnsi="Times New Roman"/>
                <w:sz w:val="24"/>
                <w:szCs w:val="24"/>
              </w:rPr>
            </w:pPr>
          </w:p>
        </w:tc>
        <w:tc>
          <w:tcPr>
            <w:tcW w:w="1721" w:type="dxa"/>
            <w:vAlign w:val="center"/>
          </w:tcPr>
          <w:p w:rsidR="00E631D6" w:rsidRPr="001214C4" w:rsidRDefault="00E631D6" w:rsidP="00A434DC">
            <w:pPr>
              <w:adjustRightInd w:val="0"/>
              <w:snapToGrid w:val="0"/>
              <w:spacing w:line="312" w:lineRule="auto"/>
              <w:jc w:val="center"/>
              <w:rPr>
                <w:rFonts w:ascii="Times New Roman" w:eastAsia="宋体" w:hAnsi="Times New Roman"/>
                <w:sz w:val="24"/>
                <w:szCs w:val="24"/>
              </w:rPr>
            </w:pPr>
          </w:p>
        </w:tc>
        <w:tc>
          <w:tcPr>
            <w:tcW w:w="4148" w:type="dxa"/>
          </w:tcPr>
          <w:p w:rsidR="00E631D6" w:rsidRPr="001214C4" w:rsidRDefault="00E631D6" w:rsidP="00D413BE">
            <w:pPr>
              <w:adjustRightInd w:val="0"/>
              <w:snapToGrid w:val="0"/>
              <w:spacing w:line="312" w:lineRule="auto"/>
              <w:ind w:firstLine="200"/>
              <w:rPr>
                <w:rFonts w:ascii="Times New Roman" w:eastAsia="宋体" w:hAnsi="Times New Roman"/>
                <w:sz w:val="24"/>
                <w:szCs w:val="24"/>
              </w:rPr>
            </w:pPr>
          </w:p>
        </w:tc>
      </w:tr>
      <w:tr w:rsidR="00E631D6" w:rsidRPr="001214C4" w:rsidTr="00C72AC2">
        <w:trPr>
          <w:jc w:val="center"/>
        </w:trPr>
        <w:tc>
          <w:tcPr>
            <w:tcW w:w="1534" w:type="dxa"/>
            <w:vAlign w:val="center"/>
          </w:tcPr>
          <w:p w:rsidR="00E631D6" w:rsidRPr="001214C4" w:rsidRDefault="00E631D6" w:rsidP="00D413BE">
            <w:pPr>
              <w:adjustRightInd w:val="0"/>
              <w:snapToGrid w:val="0"/>
              <w:spacing w:line="312" w:lineRule="auto"/>
              <w:ind w:firstLine="200"/>
              <w:jc w:val="center"/>
              <w:rPr>
                <w:rFonts w:ascii="Times New Roman" w:eastAsia="宋体" w:hAnsi="Times New Roman"/>
                <w:sz w:val="24"/>
                <w:szCs w:val="24"/>
              </w:rPr>
            </w:pPr>
          </w:p>
        </w:tc>
        <w:tc>
          <w:tcPr>
            <w:tcW w:w="1721" w:type="dxa"/>
            <w:vAlign w:val="center"/>
          </w:tcPr>
          <w:p w:rsidR="00E631D6" w:rsidRPr="001214C4" w:rsidRDefault="00E631D6" w:rsidP="00A434DC">
            <w:pPr>
              <w:adjustRightInd w:val="0"/>
              <w:snapToGrid w:val="0"/>
              <w:spacing w:line="312" w:lineRule="auto"/>
              <w:jc w:val="center"/>
              <w:rPr>
                <w:rFonts w:ascii="Times New Roman" w:eastAsia="宋体" w:hAnsi="Times New Roman"/>
                <w:sz w:val="24"/>
                <w:szCs w:val="24"/>
              </w:rPr>
            </w:pPr>
          </w:p>
        </w:tc>
        <w:tc>
          <w:tcPr>
            <w:tcW w:w="4148" w:type="dxa"/>
          </w:tcPr>
          <w:p w:rsidR="00E631D6" w:rsidRPr="001214C4" w:rsidRDefault="00E631D6" w:rsidP="00D413BE">
            <w:pPr>
              <w:adjustRightInd w:val="0"/>
              <w:snapToGrid w:val="0"/>
              <w:spacing w:line="312" w:lineRule="auto"/>
              <w:ind w:firstLine="200"/>
              <w:rPr>
                <w:rFonts w:ascii="Times New Roman" w:eastAsia="宋体" w:hAnsi="Times New Roman"/>
                <w:sz w:val="24"/>
                <w:szCs w:val="24"/>
              </w:rPr>
            </w:pPr>
          </w:p>
        </w:tc>
      </w:tr>
      <w:tr w:rsidR="00E631D6" w:rsidRPr="001214C4" w:rsidTr="00C72AC2">
        <w:trPr>
          <w:jc w:val="center"/>
        </w:trPr>
        <w:tc>
          <w:tcPr>
            <w:tcW w:w="1534" w:type="dxa"/>
            <w:vAlign w:val="center"/>
          </w:tcPr>
          <w:p w:rsidR="00E631D6" w:rsidRPr="001214C4" w:rsidRDefault="00E631D6" w:rsidP="00D413BE">
            <w:pPr>
              <w:adjustRightInd w:val="0"/>
              <w:snapToGrid w:val="0"/>
              <w:spacing w:line="312" w:lineRule="auto"/>
              <w:ind w:firstLine="200"/>
              <w:jc w:val="center"/>
              <w:rPr>
                <w:rFonts w:ascii="Times New Roman" w:eastAsia="宋体" w:hAnsi="Times New Roman"/>
                <w:sz w:val="24"/>
                <w:szCs w:val="24"/>
              </w:rPr>
            </w:pPr>
          </w:p>
        </w:tc>
        <w:tc>
          <w:tcPr>
            <w:tcW w:w="1721" w:type="dxa"/>
            <w:vAlign w:val="center"/>
          </w:tcPr>
          <w:p w:rsidR="00E631D6" w:rsidRPr="001214C4" w:rsidRDefault="00E631D6" w:rsidP="00A434DC">
            <w:pPr>
              <w:adjustRightInd w:val="0"/>
              <w:snapToGrid w:val="0"/>
              <w:spacing w:line="312" w:lineRule="auto"/>
              <w:jc w:val="center"/>
              <w:rPr>
                <w:rFonts w:ascii="Times New Roman" w:eastAsia="宋体" w:hAnsi="Times New Roman"/>
                <w:sz w:val="24"/>
                <w:szCs w:val="24"/>
              </w:rPr>
            </w:pPr>
          </w:p>
        </w:tc>
        <w:tc>
          <w:tcPr>
            <w:tcW w:w="4148" w:type="dxa"/>
          </w:tcPr>
          <w:p w:rsidR="00E631D6" w:rsidRPr="001214C4" w:rsidRDefault="00E631D6" w:rsidP="00D413BE">
            <w:pPr>
              <w:adjustRightInd w:val="0"/>
              <w:snapToGrid w:val="0"/>
              <w:spacing w:line="312" w:lineRule="auto"/>
              <w:ind w:firstLine="200"/>
              <w:rPr>
                <w:rFonts w:ascii="Times New Roman" w:eastAsia="宋体" w:hAnsi="Times New Roman"/>
                <w:sz w:val="24"/>
                <w:szCs w:val="24"/>
              </w:rPr>
            </w:pPr>
          </w:p>
        </w:tc>
      </w:tr>
      <w:tr w:rsidR="00E631D6" w:rsidRPr="001214C4" w:rsidTr="00C72AC2">
        <w:trPr>
          <w:jc w:val="center"/>
        </w:trPr>
        <w:tc>
          <w:tcPr>
            <w:tcW w:w="1534" w:type="dxa"/>
            <w:vAlign w:val="center"/>
          </w:tcPr>
          <w:p w:rsidR="00E631D6" w:rsidRPr="001214C4" w:rsidRDefault="00E631D6" w:rsidP="00D413BE">
            <w:pPr>
              <w:adjustRightInd w:val="0"/>
              <w:snapToGrid w:val="0"/>
              <w:spacing w:line="312" w:lineRule="auto"/>
              <w:ind w:firstLine="200"/>
              <w:jc w:val="center"/>
              <w:rPr>
                <w:rFonts w:ascii="Times New Roman" w:eastAsia="宋体" w:hAnsi="Times New Roman"/>
                <w:sz w:val="24"/>
                <w:szCs w:val="24"/>
              </w:rPr>
            </w:pPr>
          </w:p>
        </w:tc>
        <w:tc>
          <w:tcPr>
            <w:tcW w:w="1721" w:type="dxa"/>
            <w:vAlign w:val="center"/>
          </w:tcPr>
          <w:p w:rsidR="00E631D6" w:rsidRPr="001214C4" w:rsidRDefault="00E631D6" w:rsidP="00A434DC">
            <w:pPr>
              <w:adjustRightInd w:val="0"/>
              <w:snapToGrid w:val="0"/>
              <w:spacing w:line="312" w:lineRule="auto"/>
              <w:jc w:val="center"/>
              <w:rPr>
                <w:rFonts w:ascii="Times New Roman" w:eastAsia="宋体" w:hAnsi="Times New Roman"/>
                <w:sz w:val="24"/>
                <w:szCs w:val="24"/>
              </w:rPr>
            </w:pPr>
          </w:p>
        </w:tc>
        <w:tc>
          <w:tcPr>
            <w:tcW w:w="4148" w:type="dxa"/>
          </w:tcPr>
          <w:p w:rsidR="00E631D6" w:rsidRPr="001214C4" w:rsidRDefault="00E631D6" w:rsidP="00D413BE">
            <w:pPr>
              <w:adjustRightInd w:val="0"/>
              <w:snapToGrid w:val="0"/>
              <w:spacing w:line="312" w:lineRule="auto"/>
              <w:ind w:firstLine="200"/>
              <w:rPr>
                <w:rFonts w:ascii="Times New Roman" w:eastAsia="宋体" w:hAnsi="Times New Roman"/>
                <w:sz w:val="24"/>
                <w:szCs w:val="24"/>
              </w:rPr>
            </w:pPr>
          </w:p>
        </w:tc>
      </w:tr>
      <w:tr w:rsidR="00E631D6" w:rsidRPr="001214C4" w:rsidTr="00C72AC2">
        <w:trPr>
          <w:jc w:val="center"/>
        </w:trPr>
        <w:tc>
          <w:tcPr>
            <w:tcW w:w="1534" w:type="dxa"/>
            <w:vAlign w:val="center"/>
          </w:tcPr>
          <w:p w:rsidR="00E631D6" w:rsidRPr="001214C4" w:rsidRDefault="00E631D6" w:rsidP="00D413BE">
            <w:pPr>
              <w:adjustRightInd w:val="0"/>
              <w:snapToGrid w:val="0"/>
              <w:spacing w:line="312" w:lineRule="auto"/>
              <w:ind w:firstLine="200"/>
              <w:jc w:val="center"/>
              <w:rPr>
                <w:rFonts w:ascii="Times New Roman" w:eastAsia="宋体" w:hAnsi="Times New Roman"/>
                <w:sz w:val="24"/>
                <w:szCs w:val="24"/>
              </w:rPr>
            </w:pPr>
          </w:p>
        </w:tc>
        <w:tc>
          <w:tcPr>
            <w:tcW w:w="1721" w:type="dxa"/>
            <w:vAlign w:val="center"/>
          </w:tcPr>
          <w:p w:rsidR="00E631D6" w:rsidRPr="001214C4" w:rsidRDefault="00E631D6" w:rsidP="00A434DC">
            <w:pPr>
              <w:adjustRightInd w:val="0"/>
              <w:snapToGrid w:val="0"/>
              <w:spacing w:line="312" w:lineRule="auto"/>
              <w:jc w:val="center"/>
              <w:rPr>
                <w:rFonts w:ascii="Times New Roman" w:eastAsia="宋体" w:hAnsi="Times New Roman"/>
                <w:sz w:val="24"/>
                <w:szCs w:val="24"/>
              </w:rPr>
            </w:pPr>
          </w:p>
        </w:tc>
        <w:tc>
          <w:tcPr>
            <w:tcW w:w="4148" w:type="dxa"/>
          </w:tcPr>
          <w:p w:rsidR="00E631D6" w:rsidRPr="001214C4" w:rsidRDefault="00E631D6" w:rsidP="00D413BE">
            <w:pPr>
              <w:adjustRightInd w:val="0"/>
              <w:snapToGrid w:val="0"/>
              <w:spacing w:line="312" w:lineRule="auto"/>
              <w:ind w:firstLine="200"/>
              <w:rPr>
                <w:rFonts w:ascii="Times New Roman" w:eastAsia="宋体" w:hAnsi="Times New Roman"/>
                <w:sz w:val="24"/>
                <w:szCs w:val="24"/>
              </w:rPr>
            </w:pPr>
          </w:p>
        </w:tc>
      </w:tr>
      <w:tr w:rsidR="00E631D6" w:rsidRPr="001214C4" w:rsidTr="00C72AC2">
        <w:trPr>
          <w:jc w:val="center"/>
        </w:trPr>
        <w:tc>
          <w:tcPr>
            <w:tcW w:w="1534" w:type="dxa"/>
            <w:vAlign w:val="center"/>
          </w:tcPr>
          <w:p w:rsidR="00E631D6" w:rsidRPr="001214C4" w:rsidRDefault="00E631D6" w:rsidP="00D413BE">
            <w:pPr>
              <w:adjustRightInd w:val="0"/>
              <w:snapToGrid w:val="0"/>
              <w:spacing w:line="312" w:lineRule="auto"/>
              <w:ind w:firstLine="200"/>
              <w:jc w:val="center"/>
              <w:rPr>
                <w:rFonts w:ascii="Times New Roman" w:eastAsia="宋体" w:hAnsi="Times New Roman"/>
                <w:sz w:val="24"/>
                <w:szCs w:val="24"/>
              </w:rPr>
            </w:pPr>
          </w:p>
        </w:tc>
        <w:tc>
          <w:tcPr>
            <w:tcW w:w="1721" w:type="dxa"/>
            <w:vAlign w:val="center"/>
          </w:tcPr>
          <w:p w:rsidR="00E631D6" w:rsidRPr="001214C4" w:rsidRDefault="00E631D6" w:rsidP="00A434DC">
            <w:pPr>
              <w:adjustRightInd w:val="0"/>
              <w:snapToGrid w:val="0"/>
              <w:spacing w:line="312" w:lineRule="auto"/>
              <w:jc w:val="center"/>
              <w:rPr>
                <w:rFonts w:ascii="Times New Roman" w:eastAsia="宋体" w:hAnsi="Times New Roman"/>
                <w:sz w:val="24"/>
                <w:szCs w:val="24"/>
              </w:rPr>
            </w:pPr>
          </w:p>
        </w:tc>
        <w:tc>
          <w:tcPr>
            <w:tcW w:w="4148" w:type="dxa"/>
          </w:tcPr>
          <w:p w:rsidR="00E631D6" w:rsidRPr="001214C4" w:rsidRDefault="00E631D6" w:rsidP="00D413BE">
            <w:pPr>
              <w:adjustRightInd w:val="0"/>
              <w:snapToGrid w:val="0"/>
              <w:spacing w:line="312" w:lineRule="auto"/>
              <w:ind w:firstLine="200"/>
              <w:rPr>
                <w:rFonts w:ascii="Times New Roman" w:eastAsia="宋体" w:hAnsi="Times New Roman"/>
                <w:sz w:val="24"/>
                <w:szCs w:val="24"/>
              </w:rPr>
            </w:pPr>
          </w:p>
        </w:tc>
      </w:tr>
    </w:tbl>
    <w:p w:rsidR="00F94B31" w:rsidRPr="001214C4" w:rsidRDefault="00F94B31" w:rsidP="00D413BE">
      <w:pPr>
        <w:adjustRightInd w:val="0"/>
        <w:snapToGrid w:val="0"/>
        <w:spacing w:line="312" w:lineRule="auto"/>
        <w:ind w:firstLineChars="200" w:firstLine="482"/>
        <w:rPr>
          <w:rFonts w:ascii="Times New Roman" w:eastAsia="宋体" w:hAnsi="Times New Roman"/>
          <w:b/>
          <w:bCs/>
          <w:sz w:val="24"/>
          <w:szCs w:val="24"/>
        </w:rPr>
      </w:pPr>
      <w:r w:rsidRPr="001214C4">
        <w:rPr>
          <w:rFonts w:ascii="Times New Roman" w:eastAsia="宋体" w:hAnsi="Times New Roman" w:hint="eastAsia"/>
          <w:b/>
          <w:bCs/>
          <w:sz w:val="24"/>
          <w:szCs w:val="24"/>
        </w:rPr>
        <w:t>设计意图</w:t>
      </w:r>
    </w:p>
    <w:p w:rsidR="00F94B31" w:rsidRPr="001214C4" w:rsidRDefault="002A1EB2" w:rsidP="00D413BE">
      <w:pPr>
        <w:adjustRightInd w:val="0"/>
        <w:snapToGrid w:val="0"/>
        <w:spacing w:line="312" w:lineRule="auto"/>
        <w:ind w:firstLineChars="200" w:firstLine="480"/>
        <w:rPr>
          <w:rFonts w:ascii="Times New Roman" w:eastAsia="宋体" w:hAnsi="Times New Roman"/>
          <w:sz w:val="24"/>
          <w:szCs w:val="24"/>
        </w:rPr>
      </w:pPr>
      <w:r>
        <w:rPr>
          <w:rFonts w:ascii="Times New Roman" w:eastAsia="宋体" w:hAnsi="Times New Roman" w:hint="eastAsia"/>
          <w:sz w:val="24"/>
          <w:szCs w:val="24"/>
        </w:rPr>
        <w:t>引导学生在</w:t>
      </w:r>
      <w:r w:rsidR="00F94B31" w:rsidRPr="001214C4">
        <w:rPr>
          <w:rFonts w:ascii="Times New Roman" w:eastAsia="宋体" w:hAnsi="Times New Roman" w:hint="eastAsia"/>
          <w:sz w:val="24"/>
          <w:szCs w:val="24"/>
        </w:rPr>
        <w:t>对</w:t>
      </w:r>
      <w:r>
        <w:rPr>
          <w:rFonts w:ascii="Times New Roman" w:eastAsia="宋体" w:hAnsi="Times New Roman" w:hint="eastAsia"/>
          <w:sz w:val="24"/>
          <w:szCs w:val="24"/>
        </w:rPr>
        <w:t>具体函数的图像与性质的研究过程中，合理制定研究路径，规范严谨的说明理由，在促进学生更好的理解函数的概念以及掌握函数的基本性质的同时，</w:t>
      </w:r>
      <w:r w:rsidR="00AC4731" w:rsidRPr="001214C4">
        <w:rPr>
          <w:rFonts w:ascii="Times New Roman" w:eastAsia="宋体" w:hAnsi="Times New Roman" w:hint="eastAsia"/>
          <w:sz w:val="24"/>
          <w:szCs w:val="24"/>
        </w:rPr>
        <w:t>进一步加深</w:t>
      </w:r>
      <w:r w:rsidR="00F94B31" w:rsidRPr="001214C4">
        <w:rPr>
          <w:rFonts w:ascii="Times New Roman" w:eastAsia="宋体" w:hAnsi="Times New Roman" w:hint="eastAsia"/>
          <w:sz w:val="24"/>
          <w:szCs w:val="24"/>
        </w:rPr>
        <w:t>对研究函数的一般思路和方法的理解</w:t>
      </w:r>
      <w:r w:rsidR="004A0531" w:rsidRPr="001214C4">
        <w:rPr>
          <w:rFonts w:ascii="Times New Roman" w:eastAsia="宋体" w:hAnsi="Times New Roman" w:hint="eastAsia"/>
          <w:sz w:val="24"/>
          <w:szCs w:val="24"/>
        </w:rPr>
        <w:t>．</w:t>
      </w:r>
    </w:p>
    <w:p w:rsidR="00F352EF" w:rsidRPr="0032497B" w:rsidRDefault="00F352EF" w:rsidP="00D413BE">
      <w:pPr>
        <w:adjustRightInd w:val="0"/>
        <w:snapToGrid w:val="0"/>
        <w:spacing w:line="312" w:lineRule="auto"/>
        <w:ind w:firstLineChars="200" w:firstLine="482"/>
        <w:rPr>
          <w:rFonts w:ascii="Times New Roman" w:eastAsia="宋体" w:hAnsi="Times New Roman"/>
          <w:b/>
          <w:bCs/>
          <w:sz w:val="24"/>
          <w:szCs w:val="24"/>
        </w:rPr>
      </w:pPr>
      <w:r w:rsidRPr="0032497B">
        <w:rPr>
          <w:rFonts w:ascii="Times New Roman" w:eastAsia="宋体" w:hAnsi="Times New Roman" w:hint="eastAsia"/>
          <w:b/>
          <w:bCs/>
          <w:sz w:val="24"/>
          <w:szCs w:val="24"/>
        </w:rPr>
        <w:t>评价要点</w:t>
      </w:r>
    </w:p>
    <w:p w:rsidR="00F352EF" w:rsidRPr="001214C4" w:rsidRDefault="00424C06" w:rsidP="00D413BE">
      <w:pPr>
        <w:adjustRightInd w:val="0"/>
        <w:snapToGrid w:val="0"/>
        <w:spacing w:line="312" w:lineRule="auto"/>
        <w:ind w:firstLineChars="200" w:firstLine="480"/>
        <w:rPr>
          <w:rFonts w:ascii="Times New Roman" w:eastAsia="宋体" w:hAnsi="Times New Roman"/>
          <w:sz w:val="24"/>
          <w:szCs w:val="24"/>
        </w:rPr>
      </w:pPr>
      <w:r w:rsidRPr="0032497B">
        <w:rPr>
          <w:rFonts w:ascii="Times New Roman" w:eastAsia="宋体" w:hAnsi="Times New Roman" w:hint="eastAsia"/>
          <w:sz w:val="24"/>
          <w:szCs w:val="24"/>
        </w:rPr>
        <w:t>学生能够先独立思考，再进行小组交流讨论，在教师的引导下，根据已有的经验，研究函数</w:t>
      </w:r>
      <w:r w:rsidRPr="0032497B">
        <w:rPr>
          <w:rFonts w:ascii="Times New Roman" w:hAnsi="Times New Roman"/>
          <w:position w:val="-24"/>
          <w:sz w:val="24"/>
          <w:szCs w:val="24"/>
        </w:rPr>
        <w:object w:dxaOrig="960" w:dyaOrig="620">
          <v:shape id="_x0000_i1060" type="#_x0000_t75" style="width:47.3pt;height:30.65pt" o:ole="">
            <v:imagedata r:id="rId66" o:title=""/>
          </v:shape>
          <o:OLEObject Type="Embed" ProgID="Equation.DSMT4" ShapeID="_x0000_i1060" DrawAspect="Content" ObjectID="_1724676646" r:id="rId71"/>
        </w:object>
      </w:r>
      <w:r w:rsidRPr="0032497B">
        <w:rPr>
          <w:rFonts w:ascii="Times New Roman" w:hAnsi="Times New Roman" w:hint="eastAsia"/>
          <w:sz w:val="24"/>
          <w:szCs w:val="24"/>
        </w:rPr>
        <w:t>的</w:t>
      </w:r>
      <w:r w:rsidRPr="0032497B">
        <w:rPr>
          <w:rFonts w:ascii="Times New Roman" w:eastAsia="宋体" w:hAnsi="Times New Roman" w:hint="eastAsia"/>
          <w:sz w:val="24"/>
          <w:szCs w:val="24"/>
        </w:rPr>
        <w:t>图像与性质．</w:t>
      </w:r>
      <w:r w:rsidR="00F352EF" w:rsidRPr="0032497B">
        <w:rPr>
          <w:rFonts w:ascii="Times New Roman" w:eastAsia="宋体" w:hAnsi="Times New Roman" w:hint="eastAsia"/>
          <w:sz w:val="24"/>
          <w:szCs w:val="24"/>
        </w:rPr>
        <w:t>教师应鼓励</w:t>
      </w:r>
      <w:r w:rsidRPr="0032497B">
        <w:rPr>
          <w:rFonts w:ascii="Times New Roman" w:eastAsia="宋体" w:hAnsi="Times New Roman" w:hint="eastAsia"/>
          <w:sz w:val="24"/>
          <w:szCs w:val="24"/>
        </w:rPr>
        <w:t>每位学生都能和同伴开展交流，</w:t>
      </w:r>
      <w:r w:rsidR="00F352EF" w:rsidRPr="0032497B">
        <w:rPr>
          <w:rFonts w:ascii="Times New Roman" w:eastAsia="宋体" w:hAnsi="Times New Roman" w:hint="eastAsia"/>
          <w:sz w:val="24"/>
          <w:szCs w:val="24"/>
        </w:rPr>
        <w:t>用</w:t>
      </w:r>
      <w:r w:rsidRPr="0032497B">
        <w:rPr>
          <w:rFonts w:ascii="Times New Roman" w:eastAsia="宋体" w:hAnsi="Times New Roman" w:hint="eastAsia"/>
          <w:sz w:val="24"/>
          <w:szCs w:val="24"/>
        </w:rPr>
        <w:t>规范</w:t>
      </w:r>
      <w:r w:rsidR="00F352EF" w:rsidRPr="0032497B">
        <w:rPr>
          <w:rFonts w:ascii="Times New Roman" w:eastAsia="宋体" w:hAnsi="Times New Roman" w:hint="eastAsia"/>
          <w:sz w:val="24"/>
          <w:szCs w:val="24"/>
        </w:rPr>
        <w:t>的语言表达思考的结果，并给予指导、纠正</w:t>
      </w:r>
      <w:r w:rsidRPr="0032497B">
        <w:rPr>
          <w:rFonts w:ascii="Times New Roman" w:eastAsia="宋体" w:hAnsi="Times New Roman" w:hint="eastAsia"/>
          <w:sz w:val="24"/>
          <w:szCs w:val="24"/>
        </w:rPr>
        <w:t>，最终得到研究函数的图像与性质的一般方法．</w:t>
      </w:r>
    </w:p>
    <w:p w:rsidR="00DD6704" w:rsidRDefault="00F94B31"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Times New Roman"/>
          <w:sz w:val="24"/>
          <w:szCs w:val="24"/>
        </w:rPr>
        <w:t>3</w:t>
      </w:r>
      <w:r w:rsidR="004A0531" w:rsidRPr="001214C4">
        <w:rPr>
          <w:rFonts w:ascii="Times New Roman" w:eastAsia="宋体" w:hAnsi="Times New Roman" w:hint="eastAsia"/>
          <w:sz w:val="24"/>
          <w:szCs w:val="24"/>
        </w:rPr>
        <w:t>．</w:t>
      </w:r>
      <w:r w:rsidR="001C1B41" w:rsidRPr="001214C4">
        <w:rPr>
          <w:rFonts w:ascii="Times New Roman" w:eastAsia="宋体" w:hAnsi="Times New Roman"/>
          <w:sz w:val="24"/>
          <w:szCs w:val="24"/>
        </w:rPr>
        <w:t>发现联系，归纳</w:t>
      </w:r>
      <w:r w:rsidR="001C1B41" w:rsidRPr="001214C4">
        <w:rPr>
          <w:rFonts w:ascii="Times New Roman" w:eastAsia="宋体" w:hAnsi="Times New Roman" w:hint="eastAsia"/>
          <w:sz w:val="24"/>
          <w:szCs w:val="24"/>
        </w:rPr>
        <w:t>方法</w:t>
      </w:r>
    </w:p>
    <w:p w:rsidR="00C72AC2" w:rsidRPr="001214C4" w:rsidRDefault="00C72AC2" w:rsidP="00D413BE">
      <w:pPr>
        <w:adjustRightInd w:val="0"/>
        <w:snapToGrid w:val="0"/>
        <w:spacing w:line="312" w:lineRule="auto"/>
        <w:ind w:firstLineChars="200" w:firstLine="480"/>
        <w:jc w:val="left"/>
        <w:rPr>
          <w:rFonts w:ascii="Times New Roman" w:eastAsia="宋体" w:hAnsi="Times New Roman"/>
          <w:sz w:val="24"/>
          <w:szCs w:val="24"/>
        </w:rPr>
      </w:pPr>
      <w:r w:rsidRPr="001214C4">
        <w:rPr>
          <w:rFonts w:ascii="Times New Roman" w:eastAsia="宋体" w:hAnsi="Times New Roman"/>
          <w:sz w:val="24"/>
          <w:szCs w:val="24"/>
        </w:rPr>
        <w:t>[</w:t>
      </w:r>
      <w:r w:rsidRPr="001214C4">
        <w:rPr>
          <w:rFonts w:ascii="Times New Roman" w:eastAsia="宋体" w:hAnsi="Times New Roman" w:hint="eastAsia"/>
          <w:sz w:val="24"/>
          <w:szCs w:val="24"/>
        </w:rPr>
        <w:t>问题</w:t>
      </w:r>
      <w:r w:rsidR="00F352EF">
        <w:rPr>
          <w:rFonts w:ascii="Times New Roman" w:eastAsia="宋体" w:hAnsi="Times New Roman" w:hint="eastAsia"/>
          <w:sz w:val="24"/>
          <w:szCs w:val="24"/>
        </w:rPr>
        <w:t>3</w:t>
      </w:r>
      <w:r w:rsidRPr="001214C4">
        <w:rPr>
          <w:rFonts w:ascii="Times New Roman" w:eastAsia="宋体" w:hAnsi="Times New Roman"/>
          <w:sz w:val="24"/>
          <w:szCs w:val="24"/>
        </w:rPr>
        <w:t>]</w:t>
      </w:r>
      <w:r>
        <w:rPr>
          <w:rFonts w:ascii="Times New Roman" w:eastAsia="宋体" w:hAnsi="Times New Roman" w:hint="eastAsia"/>
          <w:sz w:val="24"/>
          <w:szCs w:val="24"/>
        </w:rPr>
        <w:t xml:space="preserve"> </w:t>
      </w:r>
      <w:r>
        <w:rPr>
          <w:rFonts w:ascii="Times New Roman" w:eastAsia="宋体" w:hAnsi="Times New Roman" w:hint="eastAsia"/>
          <w:sz w:val="24"/>
          <w:szCs w:val="24"/>
        </w:rPr>
        <w:t>如何由</w:t>
      </w:r>
      <w:r w:rsidRPr="001214C4">
        <w:rPr>
          <w:rFonts w:ascii="Times New Roman" w:eastAsia="宋体" w:hAnsi="Times New Roman" w:hint="eastAsia"/>
          <w:sz w:val="24"/>
          <w:szCs w:val="24"/>
        </w:rPr>
        <w:t>函数</w:t>
      </w:r>
      <w:r w:rsidRPr="001214C4">
        <w:rPr>
          <w:rFonts w:ascii="Times New Roman" w:hAnsi="Times New Roman"/>
          <w:position w:val="-24"/>
          <w:sz w:val="24"/>
          <w:szCs w:val="24"/>
        </w:rPr>
        <w:object w:dxaOrig="960" w:dyaOrig="620">
          <v:shape id="_x0000_i1061" type="#_x0000_t75" style="width:47.3pt;height:30.65pt" o:ole="">
            <v:imagedata r:id="rId66" o:title=""/>
          </v:shape>
          <o:OLEObject Type="Embed" ProgID="Equation.DSMT4" ShapeID="_x0000_i1061" DrawAspect="Content" ObjectID="_1724676647" r:id="rId72"/>
        </w:object>
      </w:r>
      <w:r>
        <w:rPr>
          <w:rFonts w:ascii="Times New Roman" w:hAnsi="Times New Roman"/>
          <w:sz w:val="24"/>
          <w:szCs w:val="24"/>
        </w:rPr>
        <w:t>的</w:t>
      </w:r>
      <w:r w:rsidRPr="001214C4">
        <w:rPr>
          <w:rFonts w:ascii="Times New Roman" w:eastAsia="宋体" w:hAnsi="Times New Roman" w:hint="eastAsia"/>
          <w:sz w:val="24"/>
          <w:szCs w:val="24"/>
        </w:rPr>
        <w:t>图像与性质</w:t>
      </w:r>
      <w:r>
        <w:rPr>
          <w:rFonts w:ascii="Times New Roman" w:eastAsia="宋体" w:hAnsi="Times New Roman" w:hint="eastAsia"/>
          <w:sz w:val="24"/>
          <w:szCs w:val="24"/>
        </w:rPr>
        <w:t>得到</w:t>
      </w:r>
      <w:r w:rsidRPr="001214C4">
        <w:rPr>
          <w:rFonts w:ascii="Times New Roman" w:eastAsia="宋体" w:hAnsi="Times New Roman" w:hint="eastAsia"/>
          <w:sz w:val="24"/>
          <w:szCs w:val="24"/>
        </w:rPr>
        <w:t>函数</w:t>
      </w:r>
      <w:r w:rsidRPr="001214C4">
        <w:rPr>
          <w:rFonts w:ascii="Times New Roman" w:hAnsi="Times New Roman"/>
          <w:position w:val="-24"/>
          <w:sz w:val="24"/>
          <w:szCs w:val="24"/>
        </w:rPr>
        <w:object w:dxaOrig="1080" w:dyaOrig="620">
          <v:shape id="_x0000_i1062" type="#_x0000_t75" style="width:53.2pt;height:30.65pt" o:ole="">
            <v:imagedata r:id="rId73" o:title=""/>
          </v:shape>
          <o:OLEObject Type="Embed" ProgID="Equation.DSMT4" ShapeID="_x0000_i1062" DrawAspect="Content" ObjectID="_1724676648" r:id="rId74"/>
        </w:object>
      </w:r>
      <w:r>
        <w:rPr>
          <w:rFonts w:ascii="Times New Roman" w:hAnsi="Times New Roman"/>
          <w:sz w:val="24"/>
          <w:szCs w:val="24"/>
        </w:rPr>
        <w:t>的</w:t>
      </w:r>
      <w:r w:rsidRPr="001214C4">
        <w:rPr>
          <w:rFonts w:ascii="Times New Roman" w:eastAsia="宋体" w:hAnsi="Times New Roman" w:hint="eastAsia"/>
          <w:sz w:val="24"/>
          <w:szCs w:val="24"/>
        </w:rPr>
        <w:t>图像与性质？</w:t>
      </w:r>
    </w:p>
    <w:p w:rsidR="00C72AC2" w:rsidRPr="001214C4" w:rsidRDefault="00C72AC2"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Times New Roman"/>
          <w:sz w:val="24"/>
          <w:szCs w:val="24"/>
        </w:rPr>
        <w:t>[</w:t>
      </w:r>
      <w:r w:rsidRPr="001214C4">
        <w:rPr>
          <w:rFonts w:ascii="Times New Roman" w:eastAsia="宋体" w:hAnsi="Times New Roman" w:hint="eastAsia"/>
          <w:sz w:val="24"/>
          <w:szCs w:val="24"/>
        </w:rPr>
        <w:t>问题</w:t>
      </w:r>
      <w:r w:rsidR="00F352EF">
        <w:rPr>
          <w:rFonts w:ascii="Times New Roman" w:eastAsia="宋体" w:hAnsi="Times New Roman" w:hint="eastAsia"/>
          <w:sz w:val="24"/>
          <w:szCs w:val="24"/>
        </w:rPr>
        <w:t>4</w:t>
      </w:r>
      <w:r w:rsidRPr="001214C4">
        <w:rPr>
          <w:rFonts w:ascii="Times New Roman" w:eastAsia="宋体" w:hAnsi="Times New Roman"/>
          <w:sz w:val="24"/>
          <w:szCs w:val="24"/>
        </w:rPr>
        <w:t>]</w:t>
      </w:r>
      <w:r w:rsidRPr="001214C4">
        <w:rPr>
          <w:rFonts w:ascii="Times New Roman" w:eastAsia="宋体" w:hAnsi="Times New Roman" w:hint="eastAsia"/>
          <w:sz w:val="24"/>
          <w:szCs w:val="24"/>
        </w:rPr>
        <w:t xml:space="preserve"> </w:t>
      </w:r>
      <w:r w:rsidRPr="001214C4">
        <w:rPr>
          <w:rFonts w:ascii="Times New Roman" w:eastAsia="宋体" w:hAnsi="Times New Roman" w:hint="eastAsia"/>
          <w:sz w:val="24"/>
          <w:szCs w:val="24"/>
        </w:rPr>
        <w:t>如何研究函数</w:t>
      </w:r>
      <w:r w:rsidRPr="001214C4">
        <w:rPr>
          <w:rFonts w:ascii="Times New Roman" w:hAnsi="Times New Roman"/>
          <w:position w:val="-24"/>
          <w:sz w:val="24"/>
          <w:szCs w:val="24"/>
        </w:rPr>
        <w:object w:dxaOrig="1060" w:dyaOrig="620">
          <v:shape id="_x0000_i1063" type="#_x0000_t75" style="width:52.65pt;height:30.65pt" o:ole="">
            <v:imagedata r:id="rId58" o:title=""/>
          </v:shape>
          <o:OLEObject Type="Embed" ProgID="Equation.DSMT4" ShapeID="_x0000_i1063" DrawAspect="Content" ObjectID="_1724676649" r:id="rId75"/>
        </w:object>
      </w:r>
      <w:r w:rsidRPr="001214C4">
        <w:rPr>
          <w:rFonts w:ascii="宋体" w:eastAsia="宋体" w:hAnsi="宋体"/>
          <w:sz w:val="24"/>
          <w:szCs w:val="24"/>
        </w:rPr>
        <w:t>（</w:t>
      </w:r>
      <w:r w:rsidR="00424C06" w:rsidRPr="001214C4">
        <w:rPr>
          <w:rFonts w:ascii="Times New Roman" w:hAnsi="Times New Roman"/>
          <w:position w:val="-6"/>
          <w:sz w:val="24"/>
          <w:szCs w:val="24"/>
        </w:rPr>
        <w:object w:dxaOrig="680" w:dyaOrig="279">
          <v:shape id="_x0000_i1064" type="#_x0000_t75" style="width:33.85pt;height:14.5pt" o:ole="">
            <v:imagedata r:id="rId76" o:title=""/>
          </v:shape>
          <o:OLEObject Type="Embed" ProgID="Equation.DSMT4" ShapeID="_x0000_i1064" DrawAspect="Content" ObjectID="_1724676650" r:id="rId77"/>
        </w:object>
      </w:r>
      <w:r w:rsidRPr="001214C4">
        <w:rPr>
          <w:rFonts w:ascii="宋体" w:eastAsia="宋体" w:hAnsi="宋体"/>
          <w:sz w:val="24"/>
          <w:szCs w:val="24"/>
        </w:rPr>
        <w:t>）</w:t>
      </w:r>
      <w:r w:rsidRPr="001214C4">
        <w:rPr>
          <w:rFonts w:ascii="Times New Roman" w:eastAsia="宋体" w:hAnsi="Times New Roman" w:hint="eastAsia"/>
          <w:sz w:val="24"/>
          <w:szCs w:val="24"/>
        </w:rPr>
        <w:t>图像与性质？</w:t>
      </w:r>
    </w:p>
    <w:p w:rsidR="00424C06" w:rsidRPr="001214C4" w:rsidRDefault="00424C06" w:rsidP="00424C06">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Times New Roman"/>
          <w:sz w:val="24"/>
          <w:szCs w:val="24"/>
        </w:rPr>
        <w:t>[</w:t>
      </w:r>
      <w:r w:rsidRPr="001214C4">
        <w:rPr>
          <w:rFonts w:ascii="Times New Roman" w:eastAsia="宋体" w:hAnsi="Times New Roman" w:hint="eastAsia"/>
          <w:sz w:val="24"/>
          <w:szCs w:val="24"/>
        </w:rPr>
        <w:t>问题</w:t>
      </w:r>
      <w:r>
        <w:rPr>
          <w:rFonts w:ascii="Times New Roman" w:eastAsia="宋体" w:hAnsi="Times New Roman" w:hint="eastAsia"/>
          <w:sz w:val="24"/>
          <w:szCs w:val="24"/>
        </w:rPr>
        <w:t>5</w:t>
      </w:r>
      <w:r w:rsidRPr="001214C4">
        <w:rPr>
          <w:rFonts w:ascii="Times New Roman" w:eastAsia="宋体" w:hAnsi="Times New Roman"/>
          <w:sz w:val="24"/>
          <w:szCs w:val="24"/>
        </w:rPr>
        <w:t>]</w:t>
      </w:r>
      <w:r w:rsidRPr="001214C4">
        <w:rPr>
          <w:rFonts w:ascii="Times New Roman" w:eastAsia="宋体" w:hAnsi="Times New Roman" w:hint="eastAsia"/>
          <w:sz w:val="24"/>
          <w:szCs w:val="24"/>
        </w:rPr>
        <w:t xml:space="preserve"> </w:t>
      </w:r>
      <w:r w:rsidRPr="001214C4">
        <w:rPr>
          <w:rFonts w:ascii="Times New Roman" w:eastAsia="宋体" w:hAnsi="Times New Roman" w:hint="eastAsia"/>
          <w:sz w:val="24"/>
          <w:szCs w:val="24"/>
        </w:rPr>
        <w:t>归纳研究函数单调性与最值的方法，你有什么体会？</w:t>
      </w:r>
    </w:p>
    <w:p w:rsidR="00F94B31" w:rsidRPr="001214C4" w:rsidRDefault="00F94B31"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Times New Roman"/>
          <w:sz w:val="24"/>
          <w:szCs w:val="24"/>
        </w:rPr>
        <w:t>[</w:t>
      </w:r>
      <w:r w:rsidRPr="001214C4">
        <w:rPr>
          <w:rFonts w:ascii="Times New Roman" w:eastAsia="宋体" w:hAnsi="Times New Roman" w:hint="eastAsia"/>
          <w:sz w:val="24"/>
          <w:szCs w:val="24"/>
        </w:rPr>
        <w:t>问题</w:t>
      </w:r>
      <w:r w:rsidR="00F352EF">
        <w:rPr>
          <w:rFonts w:ascii="Times New Roman" w:eastAsia="宋体" w:hAnsi="Times New Roman" w:hint="eastAsia"/>
          <w:sz w:val="24"/>
          <w:szCs w:val="24"/>
        </w:rPr>
        <w:t>6</w:t>
      </w:r>
      <w:r w:rsidR="00C72AC2" w:rsidRPr="001214C4">
        <w:rPr>
          <w:rFonts w:ascii="Times New Roman" w:eastAsia="宋体" w:hAnsi="Times New Roman"/>
          <w:sz w:val="24"/>
          <w:szCs w:val="24"/>
        </w:rPr>
        <w:t>]</w:t>
      </w:r>
      <w:r w:rsidR="00C72AC2">
        <w:rPr>
          <w:rFonts w:ascii="Times New Roman" w:eastAsia="宋体" w:hAnsi="Times New Roman" w:hint="eastAsia"/>
          <w:sz w:val="24"/>
          <w:szCs w:val="24"/>
        </w:rPr>
        <w:t xml:space="preserve"> </w:t>
      </w:r>
      <w:r w:rsidR="002A1EB2">
        <w:rPr>
          <w:rFonts w:ascii="Times New Roman" w:eastAsia="宋体" w:hAnsi="Times New Roman" w:hint="eastAsia"/>
          <w:sz w:val="24"/>
          <w:szCs w:val="24"/>
        </w:rPr>
        <w:t>总结</w:t>
      </w:r>
      <w:r w:rsidRPr="001214C4">
        <w:rPr>
          <w:rFonts w:ascii="Times New Roman" w:eastAsia="宋体" w:hAnsi="Times New Roman" w:hint="eastAsia"/>
          <w:sz w:val="24"/>
          <w:szCs w:val="24"/>
        </w:rPr>
        <w:t>研究函数图像与性质的一般方法</w:t>
      </w:r>
      <w:r w:rsidR="004A0531" w:rsidRPr="001214C4">
        <w:rPr>
          <w:rFonts w:ascii="Times New Roman" w:eastAsia="宋体" w:hAnsi="Times New Roman" w:hint="eastAsia"/>
          <w:sz w:val="24"/>
          <w:szCs w:val="24"/>
        </w:rPr>
        <w:t>．</w:t>
      </w:r>
    </w:p>
    <w:p w:rsidR="00F94B31" w:rsidRPr="001214C4" w:rsidRDefault="00F94B31" w:rsidP="00D413BE">
      <w:pPr>
        <w:adjustRightInd w:val="0"/>
        <w:snapToGrid w:val="0"/>
        <w:spacing w:line="312" w:lineRule="auto"/>
        <w:ind w:firstLineChars="200" w:firstLine="482"/>
        <w:rPr>
          <w:rFonts w:ascii="Times New Roman" w:eastAsia="宋体" w:hAnsi="Times New Roman"/>
          <w:b/>
          <w:bCs/>
          <w:sz w:val="24"/>
          <w:szCs w:val="24"/>
        </w:rPr>
      </w:pPr>
      <w:r w:rsidRPr="001214C4">
        <w:rPr>
          <w:rFonts w:ascii="Times New Roman" w:eastAsia="宋体" w:hAnsi="Times New Roman" w:hint="eastAsia"/>
          <w:b/>
          <w:bCs/>
          <w:sz w:val="24"/>
          <w:szCs w:val="24"/>
        </w:rPr>
        <w:t>设计意图</w:t>
      </w:r>
    </w:p>
    <w:p w:rsidR="00F94B31" w:rsidRPr="001214C4" w:rsidRDefault="00F94B31"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Times New Roman" w:hint="eastAsia"/>
          <w:sz w:val="24"/>
          <w:szCs w:val="24"/>
        </w:rPr>
        <w:t>通过一系列的问题串，从特殊到一般，得出函数</w:t>
      </w:r>
      <w:r w:rsidR="008F2B34" w:rsidRPr="001214C4">
        <w:rPr>
          <w:rFonts w:ascii="Times New Roman" w:hAnsi="Times New Roman"/>
          <w:position w:val="-24"/>
          <w:sz w:val="24"/>
          <w:szCs w:val="24"/>
        </w:rPr>
        <w:object w:dxaOrig="1060" w:dyaOrig="620">
          <v:shape id="_x0000_i1065" type="#_x0000_t75" style="width:52.65pt;height:30.65pt" o:ole="">
            <v:imagedata r:id="rId58" o:title=""/>
          </v:shape>
          <o:OLEObject Type="Embed" ProgID="Equation.DSMT4" ShapeID="_x0000_i1065" DrawAspect="Content" ObjectID="_1724676651" r:id="rId78"/>
        </w:object>
      </w:r>
      <w:r w:rsidR="008F2B34" w:rsidRPr="001214C4">
        <w:rPr>
          <w:rFonts w:ascii="宋体" w:eastAsia="宋体" w:hAnsi="宋体"/>
          <w:sz w:val="24"/>
          <w:szCs w:val="24"/>
        </w:rPr>
        <w:t>（</w:t>
      </w:r>
      <w:r w:rsidR="00014962" w:rsidRPr="001214C4">
        <w:rPr>
          <w:rFonts w:ascii="Times New Roman" w:hAnsi="Times New Roman"/>
          <w:position w:val="-6"/>
          <w:sz w:val="24"/>
          <w:szCs w:val="24"/>
        </w:rPr>
        <w:object w:dxaOrig="680" w:dyaOrig="279">
          <v:shape id="_x0000_i1066" type="#_x0000_t75" style="width:33.85pt;height:14.5pt" o:ole="">
            <v:imagedata r:id="rId60" o:title=""/>
          </v:shape>
          <o:OLEObject Type="Embed" ProgID="Equation.DSMT4" ShapeID="_x0000_i1066" DrawAspect="Content" ObjectID="_1724676652" r:id="rId79"/>
        </w:object>
      </w:r>
      <w:r w:rsidR="008F2B34" w:rsidRPr="001214C4">
        <w:rPr>
          <w:rFonts w:ascii="宋体" w:eastAsia="宋体" w:hAnsi="宋体"/>
          <w:sz w:val="24"/>
          <w:szCs w:val="24"/>
        </w:rPr>
        <w:t>）</w:t>
      </w:r>
      <w:r w:rsidRPr="001214C4">
        <w:rPr>
          <w:rFonts w:ascii="Times New Roman" w:eastAsia="宋体" w:hAnsi="Times New Roman" w:hint="eastAsia"/>
          <w:sz w:val="24"/>
          <w:szCs w:val="24"/>
        </w:rPr>
        <w:t>图像与性质，使学生对研究函数的一般思路和方法有更加直观的理解，有助于发展数学抽象、逻辑推理素养</w:t>
      </w:r>
      <w:r w:rsidR="004A0531" w:rsidRPr="001214C4">
        <w:rPr>
          <w:rFonts w:ascii="Times New Roman" w:eastAsia="宋体" w:hAnsi="Times New Roman" w:hint="eastAsia"/>
          <w:sz w:val="24"/>
          <w:szCs w:val="24"/>
        </w:rPr>
        <w:t>．</w:t>
      </w:r>
    </w:p>
    <w:p w:rsidR="00F94B31" w:rsidRPr="001214C4" w:rsidRDefault="00F94B31" w:rsidP="00D413BE">
      <w:pPr>
        <w:adjustRightInd w:val="0"/>
        <w:snapToGrid w:val="0"/>
        <w:spacing w:line="312" w:lineRule="auto"/>
        <w:ind w:firstLineChars="200" w:firstLine="482"/>
        <w:rPr>
          <w:rFonts w:ascii="Times New Roman" w:eastAsia="宋体" w:hAnsi="Times New Roman"/>
          <w:b/>
          <w:bCs/>
          <w:sz w:val="24"/>
          <w:szCs w:val="24"/>
        </w:rPr>
      </w:pPr>
      <w:r w:rsidRPr="001214C4">
        <w:rPr>
          <w:rFonts w:ascii="Times New Roman" w:eastAsia="宋体" w:hAnsi="Times New Roman" w:hint="eastAsia"/>
          <w:b/>
          <w:bCs/>
          <w:sz w:val="24"/>
          <w:szCs w:val="24"/>
        </w:rPr>
        <w:t>评价要点</w:t>
      </w:r>
    </w:p>
    <w:p w:rsidR="00F94B31" w:rsidRPr="001214C4" w:rsidRDefault="00F94B31"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Times New Roman" w:hint="eastAsia"/>
          <w:sz w:val="24"/>
          <w:szCs w:val="24"/>
        </w:rPr>
        <w:t>问题</w:t>
      </w:r>
      <w:r w:rsidR="00424C06">
        <w:rPr>
          <w:rFonts w:ascii="Times New Roman" w:eastAsia="宋体" w:hAnsi="Times New Roman" w:hint="eastAsia"/>
          <w:sz w:val="24"/>
          <w:szCs w:val="24"/>
        </w:rPr>
        <w:t>5</w:t>
      </w:r>
      <w:r w:rsidRPr="001214C4">
        <w:rPr>
          <w:rFonts w:ascii="Times New Roman" w:eastAsia="宋体" w:hAnsi="Times New Roman" w:hint="eastAsia"/>
          <w:sz w:val="24"/>
          <w:szCs w:val="24"/>
        </w:rPr>
        <w:t>和问题</w:t>
      </w:r>
      <w:r w:rsidR="00424C06">
        <w:rPr>
          <w:rFonts w:ascii="Times New Roman" w:eastAsia="宋体" w:hAnsi="Times New Roman" w:hint="eastAsia"/>
          <w:sz w:val="24"/>
          <w:szCs w:val="24"/>
        </w:rPr>
        <w:t>6</w:t>
      </w:r>
      <w:r w:rsidRPr="001214C4">
        <w:rPr>
          <w:rFonts w:ascii="Times New Roman" w:eastAsia="宋体" w:hAnsi="Times New Roman" w:hint="eastAsia"/>
          <w:sz w:val="24"/>
          <w:szCs w:val="24"/>
        </w:rPr>
        <w:t>比较</w:t>
      </w:r>
      <w:r w:rsidR="005E63FB" w:rsidRPr="001214C4">
        <w:rPr>
          <w:rFonts w:ascii="Times New Roman" w:eastAsia="宋体" w:hAnsi="Times New Roman" w:hint="eastAsia"/>
          <w:sz w:val="24"/>
          <w:szCs w:val="24"/>
        </w:rPr>
        <w:t>综合</w:t>
      </w:r>
      <w:r w:rsidRPr="001214C4">
        <w:rPr>
          <w:rFonts w:ascii="Times New Roman" w:eastAsia="宋体" w:hAnsi="Times New Roman" w:hint="eastAsia"/>
          <w:sz w:val="24"/>
          <w:szCs w:val="24"/>
        </w:rPr>
        <w:t>，教师宜充分鼓励学生积极发言，积极提问质疑，给出有条理、合乎逻辑的说明</w:t>
      </w:r>
      <w:r w:rsidR="004A0531" w:rsidRPr="001214C4">
        <w:rPr>
          <w:rFonts w:ascii="Times New Roman" w:eastAsia="宋体" w:hAnsi="Times New Roman" w:hint="eastAsia"/>
          <w:sz w:val="24"/>
          <w:szCs w:val="24"/>
        </w:rPr>
        <w:t>．</w:t>
      </w:r>
    </w:p>
    <w:p w:rsidR="00F94B31" w:rsidRPr="001214C4" w:rsidRDefault="00F94B31" w:rsidP="00D413BE">
      <w:pPr>
        <w:adjustRightInd w:val="0"/>
        <w:snapToGrid w:val="0"/>
        <w:spacing w:line="312" w:lineRule="auto"/>
        <w:ind w:firstLineChars="200" w:firstLine="482"/>
        <w:rPr>
          <w:rFonts w:ascii="Times New Roman" w:eastAsia="宋体" w:hAnsi="Times New Roman"/>
          <w:sz w:val="24"/>
          <w:szCs w:val="24"/>
        </w:rPr>
      </w:pPr>
      <w:r w:rsidRPr="001214C4">
        <w:rPr>
          <w:rFonts w:ascii="Times New Roman" w:eastAsia="宋体" w:hAnsi="Times New Roman" w:hint="eastAsia"/>
          <w:b/>
          <w:bCs/>
          <w:sz w:val="24"/>
          <w:szCs w:val="24"/>
        </w:rPr>
        <w:t>活动说明</w:t>
      </w:r>
      <w:r w:rsidRPr="001214C4">
        <w:rPr>
          <w:rFonts w:ascii="Times New Roman" w:eastAsia="宋体" w:hAnsi="Times New Roman"/>
          <w:sz w:val="24"/>
          <w:szCs w:val="24"/>
        </w:rPr>
        <w:t xml:space="preserve">  </w:t>
      </w:r>
      <w:r w:rsidRPr="001214C4">
        <w:rPr>
          <w:rFonts w:ascii="Times New Roman" w:eastAsia="宋体" w:hAnsi="Times New Roman" w:hint="eastAsia"/>
          <w:sz w:val="24"/>
          <w:szCs w:val="24"/>
        </w:rPr>
        <w:t>本活动是教材必修第一册“</w:t>
      </w:r>
      <w:r w:rsidRPr="001214C4">
        <w:rPr>
          <w:rFonts w:ascii="Times New Roman" w:eastAsia="宋体" w:hAnsi="Times New Roman"/>
          <w:sz w:val="24"/>
          <w:szCs w:val="24"/>
        </w:rPr>
        <w:t xml:space="preserve">5.2 </w:t>
      </w:r>
      <w:r w:rsidRPr="001214C4">
        <w:rPr>
          <w:rFonts w:ascii="Times New Roman" w:eastAsia="宋体" w:hAnsi="Times New Roman" w:hint="eastAsia"/>
          <w:sz w:val="24"/>
          <w:szCs w:val="24"/>
        </w:rPr>
        <w:t>函数的基本性质”和选择性必修第二册“</w:t>
      </w:r>
      <w:r w:rsidRPr="001214C4">
        <w:rPr>
          <w:rFonts w:ascii="Times New Roman" w:eastAsia="宋体" w:hAnsi="Times New Roman"/>
          <w:sz w:val="24"/>
          <w:szCs w:val="24"/>
        </w:rPr>
        <w:t xml:space="preserve">5.3 </w:t>
      </w:r>
      <w:r w:rsidRPr="001214C4">
        <w:rPr>
          <w:rFonts w:ascii="Times New Roman" w:eastAsia="宋体" w:hAnsi="Times New Roman" w:hint="eastAsia"/>
          <w:sz w:val="24"/>
          <w:szCs w:val="24"/>
        </w:rPr>
        <w:t>导数的应用”后的一个跨课时的问题探究活动，主题是“探究函数</w:t>
      </w:r>
      <w:r w:rsidR="008F2B34" w:rsidRPr="001214C4">
        <w:rPr>
          <w:rFonts w:ascii="Times New Roman" w:hAnsi="Times New Roman"/>
          <w:position w:val="-24"/>
          <w:sz w:val="24"/>
          <w:szCs w:val="24"/>
        </w:rPr>
        <w:object w:dxaOrig="1060" w:dyaOrig="620">
          <v:shape id="_x0000_i1067" type="#_x0000_t75" style="width:52.65pt;height:30.65pt" o:ole="">
            <v:imagedata r:id="rId58" o:title=""/>
          </v:shape>
          <o:OLEObject Type="Embed" ProgID="Equation.DSMT4" ShapeID="_x0000_i1067" DrawAspect="Content" ObjectID="_1724676653" r:id="rId80"/>
        </w:object>
      </w:r>
      <w:r w:rsidR="008F2B34" w:rsidRPr="001214C4">
        <w:rPr>
          <w:rFonts w:ascii="宋体" w:eastAsia="宋体" w:hAnsi="宋体"/>
          <w:sz w:val="24"/>
          <w:szCs w:val="24"/>
        </w:rPr>
        <w:t>（</w:t>
      </w:r>
      <w:r w:rsidR="005E63FB" w:rsidRPr="001214C4">
        <w:rPr>
          <w:rFonts w:ascii="Times New Roman" w:hAnsi="Times New Roman"/>
          <w:position w:val="-6"/>
          <w:sz w:val="24"/>
          <w:szCs w:val="24"/>
        </w:rPr>
        <w:object w:dxaOrig="680" w:dyaOrig="279">
          <v:shape id="_x0000_i1068" type="#_x0000_t75" style="width:33.85pt;height:14.5pt" o:ole="">
            <v:imagedata r:id="rId60" o:title=""/>
          </v:shape>
          <o:OLEObject Type="Embed" ProgID="Equation.DSMT4" ShapeID="_x0000_i1068" DrawAspect="Content" ObjectID="_1724676654" r:id="rId81"/>
        </w:object>
      </w:r>
      <w:r w:rsidR="008F2B34" w:rsidRPr="001214C4">
        <w:rPr>
          <w:rFonts w:ascii="宋体" w:eastAsia="宋体" w:hAnsi="宋体"/>
          <w:sz w:val="24"/>
          <w:szCs w:val="24"/>
        </w:rPr>
        <w:t>）</w:t>
      </w:r>
      <w:r w:rsidRPr="001214C4">
        <w:rPr>
          <w:rFonts w:ascii="Times New Roman" w:eastAsia="宋体" w:hAnsi="Times New Roman" w:hint="eastAsia"/>
          <w:sz w:val="24"/>
          <w:szCs w:val="24"/>
        </w:rPr>
        <w:t>的图像与性质”</w:t>
      </w:r>
      <w:r w:rsidR="004A0531" w:rsidRPr="001214C4">
        <w:rPr>
          <w:rFonts w:ascii="Times New Roman" w:eastAsia="宋体" w:hAnsi="Times New Roman" w:hint="eastAsia"/>
          <w:sz w:val="24"/>
          <w:szCs w:val="24"/>
        </w:rPr>
        <w:t>．</w:t>
      </w:r>
    </w:p>
    <w:p w:rsidR="00F94B31" w:rsidRPr="001214C4" w:rsidRDefault="00F94B31" w:rsidP="00D413BE">
      <w:pPr>
        <w:adjustRightInd w:val="0"/>
        <w:snapToGrid w:val="0"/>
        <w:spacing w:line="312" w:lineRule="auto"/>
        <w:ind w:firstLineChars="200" w:firstLine="480"/>
        <w:rPr>
          <w:rFonts w:ascii="Times New Roman" w:eastAsia="FZFSK-GBK1-0200012a3-Identity-H" w:hAnsi="Times New Roman" w:cs="FZFSK-GBK1-0200012a3-Identity-H"/>
          <w:kern w:val="0"/>
          <w:sz w:val="24"/>
          <w:szCs w:val="24"/>
        </w:rPr>
      </w:pPr>
      <w:r w:rsidRPr="001214C4">
        <w:rPr>
          <w:rFonts w:ascii="Times New Roman" w:eastAsia="宋体" w:hAnsi="Times New Roman" w:hint="eastAsia"/>
          <w:sz w:val="24"/>
          <w:szCs w:val="24"/>
        </w:rPr>
        <w:lastRenderedPageBreak/>
        <w:t>从</w:t>
      </w:r>
      <w:r w:rsidR="00424C06">
        <w:rPr>
          <w:rFonts w:ascii="Times New Roman" w:eastAsia="宋体" w:hAnsi="Times New Roman" w:hint="eastAsia"/>
          <w:sz w:val="24"/>
          <w:szCs w:val="24"/>
        </w:rPr>
        <w:t>熟悉的</w:t>
      </w:r>
      <w:r w:rsidRPr="001214C4">
        <w:rPr>
          <w:rFonts w:ascii="Times New Roman" w:eastAsia="宋体" w:hAnsi="Times New Roman" w:hint="eastAsia"/>
          <w:sz w:val="24"/>
          <w:szCs w:val="24"/>
        </w:rPr>
        <w:t>问题情境出发，</w:t>
      </w:r>
      <w:r w:rsidR="00424C06">
        <w:rPr>
          <w:rFonts w:ascii="Times New Roman" w:eastAsia="宋体" w:hAnsi="Times New Roman" w:hint="eastAsia"/>
          <w:sz w:val="24"/>
          <w:szCs w:val="24"/>
        </w:rPr>
        <w:t>先研究具体的函数的图像与性质，再抽象到一般函数的图像与性质，</w:t>
      </w:r>
      <w:r w:rsidR="001F61F6" w:rsidRPr="001214C4">
        <w:rPr>
          <w:rFonts w:ascii="Times New Roman" w:eastAsia="宋体" w:hAnsi="Times New Roman" w:hint="eastAsia"/>
          <w:sz w:val="24"/>
          <w:szCs w:val="24"/>
        </w:rPr>
        <w:t>学会用函数图像和代数运算的方法研究函数的性质</w:t>
      </w:r>
      <w:r w:rsidR="001F61F6">
        <w:rPr>
          <w:rFonts w:ascii="Times New Roman" w:eastAsia="宋体" w:hAnsi="Times New Roman" w:hint="eastAsia"/>
          <w:sz w:val="24"/>
          <w:szCs w:val="24"/>
        </w:rPr>
        <w:t>，</w:t>
      </w:r>
      <w:r w:rsidRPr="001214C4">
        <w:rPr>
          <w:rFonts w:ascii="Times New Roman" w:eastAsia="宋体" w:hAnsi="Times New Roman" w:hint="eastAsia"/>
          <w:sz w:val="24"/>
          <w:szCs w:val="24"/>
        </w:rPr>
        <w:t>得到研究函数的图像与性质的一般方法，这一过程中包含了学生的独立思考与交流表达，是发展数学抽象</w:t>
      </w:r>
      <w:r w:rsidR="001F61F6">
        <w:rPr>
          <w:rFonts w:ascii="Times New Roman" w:eastAsia="宋体" w:hAnsi="Times New Roman" w:hint="eastAsia"/>
          <w:sz w:val="24"/>
          <w:szCs w:val="24"/>
        </w:rPr>
        <w:t>、</w:t>
      </w:r>
      <w:r w:rsidR="001F61F6" w:rsidRPr="001214C4">
        <w:rPr>
          <w:rFonts w:ascii="Times New Roman" w:eastAsia="宋体" w:hAnsi="Times New Roman" w:hint="eastAsia"/>
          <w:sz w:val="24"/>
          <w:szCs w:val="24"/>
        </w:rPr>
        <w:t>直观想象和逻辑推理</w:t>
      </w:r>
      <w:r w:rsidRPr="001214C4">
        <w:rPr>
          <w:rFonts w:ascii="Times New Roman" w:eastAsia="宋体" w:hAnsi="Times New Roman" w:hint="eastAsia"/>
          <w:sz w:val="24"/>
          <w:szCs w:val="24"/>
        </w:rPr>
        <w:t>素养</w:t>
      </w:r>
      <w:r w:rsidR="001F61F6">
        <w:rPr>
          <w:rFonts w:ascii="Times New Roman" w:eastAsia="宋体" w:hAnsi="Times New Roman" w:hint="eastAsia"/>
          <w:sz w:val="24"/>
          <w:szCs w:val="24"/>
        </w:rPr>
        <w:t>的良好</w:t>
      </w:r>
      <w:r w:rsidRPr="001214C4">
        <w:rPr>
          <w:rFonts w:ascii="Times New Roman" w:eastAsia="宋体" w:hAnsi="Times New Roman" w:hint="eastAsia"/>
          <w:sz w:val="24"/>
          <w:szCs w:val="24"/>
        </w:rPr>
        <w:t>契机</w:t>
      </w:r>
      <w:r w:rsidR="004A0531" w:rsidRPr="001214C4">
        <w:rPr>
          <w:rFonts w:ascii="Times New Roman" w:eastAsia="宋体" w:hAnsi="Times New Roman" w:hint="eastAsia"/>
          <w:sz w:val="24"/>
          <w:szCs w:val="24"/>
        </w:rPr>
        <w:t>．</w:t>
      </w:r>
    </w:p>
    <w:p w:rsidR="00EF25EF" w:rsidRPr="001214C4" w:rsidRDefault="00EF25EF" w:rsidP="00D413BE">
      <w:pPr>
        <w:pStyle w:val="a5"/>
        <w:adjustRightInd w:val="0"/>
        <w:snapToGrid w:val="0"/>
        <w:spacing w:line="312" w:lineRule="auto"/>
        <w:ind w:firstLine="200"/>
        <w:rPr>
          <w:rFonts w:ascii="Times New Roman" w:eastAsia="宋体" w:hAnsi="Times New Roman"/>
          <w:sz w:val="24"/>
          <w:szCs w:val="24"/>
        </w:rPr>
      </w:pPr>
    </w:p>
    <w:p w:rsidR="005F2A8E" w:rsidRPr="001214C4" w:rsidRDefault="005F2A8E" w:rsidP="00D413BE">
      <w:pPr>
        <w:pStyle w:val="a5"/>
        <w:adjustRightInd w:val="0"/>
        <w:snapToGrid w:val="0"/>
        <w:spacing w:line="312" w:lineRule="auto"/>
        <w:ind w:firstLineChars="200" w:firstLine="482"/>
        <w:rPr>
          <w:rFonts w:ascii="Times New Roman" w:eastAsia="宋体" w:hAnsi="Times New Roman"/>
          <w:b/>
          <w:sz w:val="24"/>
          <w:szCs w:val="24"/>
        </w:rPr>
      </w:pPr>
      <w:r w:rsidRPr="001214C4">
        <w:rPr>
          <w:rFonts w:ascii="Times New Roman" w:eastAsia="宋体" w:hAnsi="宋体" w:hint="eastAsia"/>
          <w:b/>
          <w:sz w:val="24"/>
          <w:szCs w:val="24"/>
        </w:rPr>
        <w:t>四、单元作业</w:t>
      </w:r>
    </w:p>
    <w:p w:rsidR="00F76615" w:rsidRPr="001214C4" w:rsidRDefault="00F76615" w:rsidP="00D413BE">
      <w:pPr>
        <w:adjustRightInd w:val="0"/>
        <w:snapToGrid w:val="0"/>
        <w:spacing w:line="312" w:lineRule="auto"/>
        <w:ind w:firstLineChars="200" w:firstLine="482"/>
        <w:rPr>
          <w:rFonts w:ascii="Times New Roman" w:eastAsia="宋体" w:hAnsi="Times New Roman"/>
          <w:b/>
          <w:bCs/>
          <w:sz w:val="24"/>
          <w:szCs w:val="24"/>
        </w:rPr>
      </w:pPr>
      <w:r w:rsidRPr="001214C4">
        <w:rPr>
          <w:rFonts w:ascii="Times New Roman" w:eastAsia="宋体" w:hAnsi="宋体" w:hint="eastAsia"/>
          <w:b/>
          <w:bCs/>
          <w:sz w:val="24"/>
          <w:szCs w:val="24"/>
        </w:rPr>
        <w:t>作业</w:t>
      </w:r>
      <w:r w:rsidRPr="001214C4">
        <w:rPr>
          <w:rFonts w:ascii="Times New Roman" w:eastAsia="宋体" w:hAnsi="Times New Roman" w:hint="eastAsia"/>
          <w:b/>
          <w:bCs/>
          <w:sz w:val="24"/>
          <w:szCs w:val="24"/>
        </w:rPr>
        <w:t>1</w:t>
      </w:r>
      <w:r w:rsidRPr="001214C4">
        <w:rPr>
          <w:rFonts w:ascii="Times New Roman" w:eastAsia="宋体" w:hAnsi="Times New Roman"/>
          <w:b/>
          <w:bCs/>
          <w:sz w:val="24"/>
          <w:szCs w:val="24"/>
        </w:rPr>
        <w:t xml:space="preserve"> </w:t>
      </w:r>
      <w:r w:rsidRPr="001214C4">
        <w:rPr>
          <w:rFonts w:ascii="Times New Roman" w:eastAsia="宋体" w:hAnsi="Times New Roman" w:hint="eastAsia"/>
          <w:sz w:val="24"/>
          <w:szCs w:val="24"/>
        </w:rPr>
        <w:t>“</w:t>
      </w:r>
      <w:r w:rsidRPr="001214C4">
        <w:rPr>
          <w:rFonts w:ascii="Times New Roman" w:eastAsia="宋体" w:hAnsi="宋体"/>
          <w:sz w:val="24"/>
          <w:szCs w:val="24"/>
        </w:rPr>
        <w:t>函数</w:t>
      </w:r>
      <w:r w:rsidRPr="001214C4">
        <w:rPr>
          <w:rFonts w:ascii="Times New Roman" w:eastAsia="宋体" w:hAnsi="Times New Roman" w:hint="eastAsia"/>
          <w:sz w:val="24"/>
          <w:szCs w:val="24"/>
        </w:rPr>
        <w:t>”</w:t>
      </w:r>
      <w:r w:rsidRPr="001214C4">
        <w:rPr>
          <w:rFonts w:ascii="Times New Roman" w:eastAsia="宋体" w:hAnsi="宋体"/>
          <w:sz w:val="24"/>
          <w:szCs w:val="24"/>
        </w:rPr>
        <w:t>这一概念在初中和高中都出现过，这两次对函数概念的界定有非常紧密的联系，但又不完全相同</w:t>
      </w:r>
      <w:r w:rsidR="004A0531" w:rsidRPr="001214C4">
        <w:rPr>
          <w:rFonts w:ascii="Times New Roman" w:eastAsia="宋体" w:hAnsi="Times New Roman"/>
          <w:sz w:val="24"/>
          <w:szCs w:val="24"/>
        </w:rPr>
        <w:t>．</w:t>
      </w:r>
      <w:r w:rsidRPr="001214C4">
        <w:rPr>
          <w:rFonts w:ascii="Times New Roman" w:eastAsia="宋体" w:hAnsi="宋体"/>
          <w:sz w:val="24"/>
          <w:szCs w:val="24"/>
        </w:rPr>
        <w:t>事实上，人类的认知与个人的认知类似，都是不断进步的</w:t>
      </w:r>
      <w:r w:rsidR="004A0531" w:rsidRPr="001214C4">
        <w:rPr>
          <w:rFonts w:ascii="Times New Roman" w:eastAsia="宋体" w:hAnsi="Times New Roman"/>
          <w:sz w:val="24"/>
          <w:szCs w:val="24"/>
        </w:rPr>
        <w:t>．</w:t>
      </w:r>
      <w:r w:rsidRPr="001214C4">
        <w:rPr>
          <w:rFonts w:ascii="Times New Roman" w:eastAsia="宋体" w:hAnsi="宋体"/>
          <w:sz w:val="24"/>
          <w:szCs w:val="24"/>
        </w:rPr>
        <w:t>历史上函数的概念也经历了多次发展</w:t>
      </w:r>
      <w:r w:rsidR="004A0531" w:rsidRPr="001214C4">
        <w:rPr>
          <w:rFonts w:ascii="Times New Roman" w:eastAsia="宋体" w:hAnsi="Times New Roman"/>
          <w:sz w:val="24"/>
          <w:szCs w:val="24"/>
        </w:rPr>
        <w:t>．</w:t>
      </w:r>
    </w:p>
    <w:p w:rsidR="00F76615" w:rsidRPr="001214C4" w:rsidRDefault="00F76615"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宋体"/>
          <w:sz w:val="24"/>
          <w:szCs w:val="24"/>
        </w:rPr>
        <w:t>请你查阅有关资料，初步了解函数概念在历史上的发展以及几位大数学家，如伯努利、牛顿、欧拉、黎曼等对函数概念的界定</w:t>
      </w:r>
      <w:r w:rsidR="004A0531" w:rsidRPr="001214C4">
        <w:rPr>
          <w:rFonts w:ascii="Times New Roman" w:eastAsia="宋体" w:hAnsi="Times New Roman"/>
          <w:sz w:val="24"/>
          <w:szCs w:val="24"/>
        </w:rPr>
        <w:t>．</w:t>
      </w:r>
      <w:r w:rsidRPr="001214C4">
        <w:rPr>
          <w:rFonts w:ascii="Times New Roman" w:eastAsia="宋体" w:hAnsi="宋体"/>
          <w:sz w:val="24"/>
          <w:szCs w:val="24"/>
        </w:rPr>
        <w:t>在此基础上，重温初中数学教材中关于函数概念的描述以及高中数学教材中关于函数概念的描述，比较它们的异同，并说明它们分别对应于历史上哪个时期对函数概念的界定，形成一份阅读报告</w:t>
      </w:r>
      <w:r w:rsidR="004A0531" w:rsidRPr="001214C4">
        <w:rPr>
          <w:rFonts w:ascii="Times New Roman" w:eastAsia="宋体" w:hAnsi="Times New Roman"/>
          <w:sz w:val="24"/>
          <w:szCs w:val="24"/>
        </w:rPr>
        <w:t>．</w:t>
      </w:r>
    </w:p>
    <w:p w:rsidR="00F76615" w:rsidRPr="001214C4" w:rsidRDefault="00F76615" w:rsidP="00D413BE">
      <w:pPr>
        <w:adjustRightInd w:val="0"/>
        <w:snapToGrid w:val="0"/>
        <w:spacing w:line="312" w:lineRule="auto"/>
        <w:ind w:firstLineChars="200" w:firstLine="482"/>
        <w:rPr>
          <w:rFonts w:ascii="Times New Roman" w:eastAsia="宋体" w:hAnsi="Times New Roman"/>
          <w:sz w:val="24"/>
          <w:szCs w:val="24"/>
        </w:rPr>
      </w:pPr>
      <w:r w:rsidRPr="001214C4">
        <w:rPr>
          <w:rFonts w:ascii="Times New Roman" w:eastAsia="宋体" w:hAnsi="宋体" w:hint="eastAsia"/>
          <w:b/>
          <w:bCs/>
          <w:sz w:val="24"/>
          <w:szCs w:val="24"/>
        </w:rPr>
        <w:t>设计说明</w:t>
      </w:r>
      <w:r w:rsidRPr="001214C4">
        <w:rPr>
          <w:rFonts w:ascii="Times New Roman" w:eastAsia="宋体" w:hAnsi="Times New Roman" w:hint="eastAsia"/>
          <w:b/>
          <w:bCs/>
          <w:sz w:val="24"/>
          <w:szCs w:val="24"/>
        </w:rPr>
        <w:t xml:space="preserve"> </w:t>
      </w:r>
      <w:r w:rsidRPr="001214C4">
        <w:rPr>
          <w:rFonts w:ascii="Times New Roman" w:eastAsia="宋体" w:hAnsi="Times New Roman"/>
          <w:b/>
          <w:bCs/>
          <w:sz w:val="24"/>
          <w:szCs w:val="24"/>
        </w:rPr>
        <w:t xml:space="preserve"> </w:t>
      </w:r>
      <w:r w:rsidRPr="001214C4">
        <w:rPr>
          <w:rFonts w:ascii="Times New Roman" w:eastAsia="宋体" w:hAnsi="宋体"/>
          <w:sz w:val="24"/>
          <w:szCs w:val="24"/>
        </w:rPr>
        <w:t>在</w:t>
      </w:r>
      <w:r w:rsidRPr="001214C4">
        <w:rPr>
          <w:rFonts w:ascii="Times New Roman" w:eastAsia="宋体" w:hAnsi="宋体" w:hint="eastAsia"/>
          <w:sz w:val="24"/>
          <w:szCs w:val="24"/>
        </w:rPr>
        <w:t>《</w:t>
      </w:r>
      <w:r w:rsidRPr="001214C4">
        <w:rPr>
          <w:rFonts w:ascii="Times New Roman" w:eastAsia="宋体" w:hAnsi="宋体"/>
          <w:sz w:val="24"/>
          <w:szCs w:val="24"/>
        </w:rPr>
        <w:t>高中数学课标</w:t>
      </w:r>
      <w:r w:rsidRPr="001214C4">
        <w:rPr>
          <w:rFonts w:ascii="Times New Roman" w:eastAsia="宋体" w:hAnsi="宋体" w:hint="eastAsia"/>
          <w:sz w:val="24"/>
          <w:szCs w:val="24"/>
        </w:rPr>
        <w:t>》</w:t>
      </w:r>
      <w:r w:rsidRPr="001214C4">
        <w:rPr>
          <w:rFonts w:ascii="Times New Roman" w:eastAsia="宋体" w:hAnsi="宋体"/>
          <w:sz w:val="24"/>
          <w:szCs w:val="24"/>
        </w:rPr>
        <w:t>必修课程主题二</w:t>
      </w:r>
      <w:r w:rsidRPr="001214C4">
        <w:rPr>
          <w:rFonts w:ascii="Times New Roman" w:eastAsia="宋体" w:hAnsi="Times New Roman" w:hint="eastAsia"/>
          <w:sz w:val="24"/>
          <w:szCs w:val="24"/>
        </w:rPr>
        <w:t>“</w:t>
      </w:r>
      <w:r w:rsidRPr="001214C4">
        <w:rPr>
          <w:rFonts w:ascii="Times New Roman" w:eastAsia="宋体" w:hAnsi="宋体"/>
          <w:sz w:val="24"/>
          <w:szCs w:val="24"/>
        </w:rPr>
        <w:t>函数</w:t>
      </w:r>
      <w:r w:rsidRPr="001214C4">
        <w:rPr>
          <w:rFonts w:ascii="Times New Roman" w:eastAsia="宋体" w:hAnsi="Times New Roman" w:hint="eastAsia"/>
          <w:sz w:val="24"/>
          <w:szCs w:val="24"/>
        </w:rPr>
        <w:t>”</w:t>
      </w:r>
      <w:r w:rsidRPr="001214C4">
        <w:rPr>
          <w:rFonts w:ascii="Times New Roman" w:eastAsia="宋体" w:hAnsi="宋体"/>
          <w:sz w:val="24"/>
          <w:szCs w:val="24"/>
        </w:rPr>
        <w:t>的内容要求中，提出了</w:t>
      </w:r>
      <w:r w:rsidRPr="001214C4">
        <w:rPr>
          <w:rFonts w:ascii="Times New Roman" w:eastAsia="宋体" w:hAnsi="Times New Roman" w:hint="eastAsia"/>
          <w:sz w:val="24"/>
          <w:szCs w:val="24"/>
        </w:rPr>
        <w:t>“</w:t>
      </w:r>
      <w:r w:rsidRPr="001214C4">
        <w:rPr>
          <w:rFonts w:ascii="Times New Roman" w:eastAsia="宋体" w:hAnsi="宋体"/>
          <w:sz w:val="24"/>
          <w:szCs w:val="24"/>
        </w:rPr>
        <w:t>收集、阅读函数的形成与发展的历史资料，撰写小论文，论述函数发展的过程、重要结果、主要人物、关键事件及其对人类文明的贡献</w:t>
      </w:r>
      <w:r w:rsidRPr="001214C4">
        <w:rPr>
          <w:rFonts w:ascii="Times New Roman" w:eastAsia="宋体" w:hAnsi="Times New Roman" w:hint="eastAsia"/>
          <w:sz w:val="24"/>
          <w:szCs w:val="24"/>
        </w:rPr>
        <w:t>”</w:t>
      </w:r>
      <w:r w:rsidRPr="001214C4">
        <w:rPr>
          <w:rFonts w:ascii="Times New Roman" w:eastAsia="宋体" w:hAnsi="宋体"/>
          <w:sz w:val="24"/>
          <w:szCs w:val="24"/>
        </w:rPr>
        <w:t>的有关要求</w:t>
      </w:r>
      <w:r w:rsidR="004A0531" w:rsidRPr="001214C4">
        <w:rPr>
          <w:rFonts w:ascii="Times New Roman" w:eastAsia="宋体" w:hAnsi="Times New Roman"/>
          <w:sz w:val="24"/>
          <w:szCs w:val="24"/>
        </w:rPr>
        <w:t>．</w:t>
      </w:r>
      <w:r w:rsidRPr="001214C4">
        <w:rPr>
          <w:rFonts w:ascii="Times New Roman" w:eastAsia="宋体" w:hAnsi="宋体"/>
          <w:sz w:val="24"/>
          <w:szCs w:val="24"/>
        </w:rPr>
        <w:t>上教版高中数学教材必修第一册第</w:t>
      </w:r>
      <w:r w:rsidRPr="001214C4">
        <w:rPr>
          <w:rFonts w:ascii="Times New Roman" w:eastAsia="宋体" w:hAnsi="Times New Roman"/>
          <w:sz w:val="24"/>
          <w:szCs w:val="24"/>
        </w:rPr>
        <w:t>113</w:t>
      </w:r>
      <w:r w:rsidRPr="001214C4">
        <w:rPr>
          <w:rFonts w:ascii="Times New Roman" w:eastAsia="宋体" w:hAnsi="宋体"/>
          <w:sz w:val="24"/>
          <w:szCs w:val="24"/>
        </w:rPr>
        <w:t>～</w:t>
      </w:r>
      <w:r w:rsidRPr="001214C4">
        <w:rPr>
          <w:rFonts w:ascii="Times New Roman" w:eastAsia="宋体" w:hAnsi="Times New Roman" w:hint="eastAsia"/>
          <w:sz w:val="24"/>
          <w:szCs w:val="24"/>
        </w:rPr>
        <w:t>1</w:t>
      </w:r>
      <w:r w:rsidRPr="001214C4">
        <w:rPr>
          <w:rFonts w:ascii="Times New Roman" w:eastAsia="宋体" w:hAnsi="Times New Roman"/>
          <w:sz w:val="24"/>
          <w:szCs w:val="24"/>
        </w:rPr>
        <w:t>14</w:t>
      </w:r>
      <w:r w:rsidRPr="001214C4">
        <w:rPr>
          <w:rFonts w:ascii="Times New Roman" w:eastAsia="宋体" w:hAnsi="宋体"/>
          <w:sz w:val="24"/>
          <w:szCs w:val="24"/>
        </w:rPr>
        <w:t>页</w:t>
      </w:r>
      <w:r w:rsidRPr="001214C4">
        <w:rPr>
          <w:rFonts w:ascii="Times New Roman" w:eastAsia="宋体" w:hAnsi="Times New Roman" w:hint="eastAsia"/>
          <w:sz w:val="24"/>
          <w:szCs w:val="24"/>
        </w:rPr>
        <w:t>“</w:t>
      </w:r>
      <w:r w:rsidRPr="001214C4">
        <w:rPr>
          <w:rFonts w:ascii="Times New Roman" w:eastAsia="宋体" w:hAnsi="宋体"/>
          <w:sz w:val="24"/>
          <w:szCs w:val="24"/>
        </w:rPr>
        <w:t>课后阅读</w:t>
      </w:r>
      <w:r w:rsidRPr="001214C4">
        <w:rPr>
          <w:rFonts w:ascii="Times New Roman" w:eastAsia="宋体" w:hAnsi="Times New Roman" w:hint="eastAsia"/>
          <w:sz w:val="24"/>
          <w:szCs w:val="24"/>
        </w:rPr>
        <w:t>”</w:t>
      </w:r>
      <w:r w:rsidRPr="001214C4">
        <w:rPr>
          <w:rFonts w:ascii="Times New Roman" w:eastAsia="宋体" w:hAnsi="宋体"/>
          <w:sz w:val="24"/>
          <w:szCs w:val="24"/>
        </w:rPr>
        <w:t>栏目介绍了函数概念的形成和发展</w:t>
      </w:r>
      <w:r w:rsidR="004A0531" w:rsidRPr="001214C4">
        <w:rPr>
          <w:rFonts w:ascii="Times New Roman" w:eastAsia="宋体" w:hAnsi="Times New Roman"/>
          <w:sz w:val="24"/>
          <w:szCs w:val="24"/>
        </w:rPr>
        <w:t>．</w:t>
      </w:r>
      <w:r w:rsidRPr="001214C4">
        <w:rPr>
          <w:rFonts w:ascii="Times New Roman" w:eastAsia="宋体" w:hAnsi="宋体"/>
          <w:sz w:val="24"/>
          <w:szCs w:val="24"/>
        </w:rPr>
        <w:t>本作业希望学生通过搜索，阅读更多资料，对函数概念在历史上的发展有一个较为全面的认识，以此促进学生对函数概念，以及与之相关的一些概念的更加深刻的理解</w:t>
      </w:r>
      <w:r w:rsidR="004A0531" w:rsidRPr="001214C4">
        <w:rPr>
          <w:rFonts w:ascii="Times New Roman" w:eastAsia="宋体" w:hAnsi="Times New Roman"/>
          <w:sz w:val="24"/>
          <w:szCs w:val="24"/>
        </w:rPr>
        <w:t>．</w:t>
      </w:r>
    </w:p>
    <w:p w:rsidR="00F76615" w:rsidRPr="001214C4" w:rsidRDefault="00F76615"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宋体"/>
          <w:sz w:val="24"/>
          <w:szCs w:val="24"/>
        </w:rPr>
        <w:t>学生需要完成的任务是</w:t>
      </w:r>
      <w:r w:rsidRPr="001214C4">
        <w:rPr>
          <w:rFonts w:ascii="Times New Roman" w:eastAsia="宋体" w:hAnsi="Times New Roman" w:hint="eastAsia"/>
          <w:sz w:val="24"/>
          <w:szCs w:val="24"/>
        </w:rPr>
        <w:t>——“</w:t>
      </w:r>
      <w:r w:rsidRPr="001214C4">
        <w:rPr>
          <w:rFonts w:ascii="Times New Roman" w:eastAsia="宋体" w:hAnsi="宋体"/>
          <w:sz w:val="24"/>
          <w:szCs w:val="24"/>
        </w:rPr>
        <w:t>比较初中和高中函数概念的异同，并说明它们分别对应于历史上哪个时期对函数概念的界定，形成一份阅读报告</w:t>
      </w:r>
      <w:r w:rsidRPr="001214C4">
        <w:rPr>
          <w:rFonts w:ascii="Times New Roman" w:eastAsia="宋体" w:hAnsi="Times New Roman" w:hint="eastAsia"/>
          <w:sz w:val="24"/>
          <w:szCs w:val="24"/>
        </w:rPr>
        <w:t>”</w:t>
      </w:r>
      <w:r w:rsidR="004A0531" w:rsidRPr="001214C4">
        <w:rPr>
          <w:rFonts w:ascii="Times New Roman" w:eastAsia="宋体" w:hAnsi="Times New Roman"/>
          <w:sz w:val="24"/>
          <w:szCs w:val="24"/>
        </w:rPr>
        <w:t>．</w:t>
      </w:r>
      <w:r w:rsidRPr="001214C4">
        <w:rPr>
          <w:rFonts w:ascii="Times New Roman" w:eastAsia="宋体" w:hAnsi="宋体"/>
          <w:sz w:val="24"/>
          <w:szCs w:val="24"/>
        </w:rPr>
        <w:t>完成这一任务的过程可以发展数学抽象素养，另外对学生的自学能力有较大的促进作用</w:t>
      </w:r>
      <w:r w:rsidR="004A0531" w:rsidRPr="001214C4">
        <w:rPr>
          <w:rFonts w:ascii="Times New Roman" w:eastAsia="宋体" w:hAnsi="Times New Roman"/>
          <w:sz w:val="24"/>
          <w:szCs w:val="24"/>
        </w:rPr>
        <w:t>．</w:t>
      </w:r>
    </w:p>
    <w:p w:rsidR="00F76615" w:rsidRPr="001214C4" w:rsidRDefault="00F76615"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宋体"/>
          <w:sz w:val="24"/>
          <w:szCs w:val="24"/>
        </w:rPr>
        <w:t>本作业是一份长周期作业，可以在进入</w:t>
      </w:r>
      <w:r w:rsidRPr="001214C4">
        <w:rPr>
          <w:rFonts w:ascii="Times New Roman" w:eastAsia="宋体" w:hAnsi="Times New Roman" w:hint="eastAsia"/>
          <w:sz w:val="24"/>
          <w:szCs w:val="24"/>
        </w:rPr>
        <w:t>“</w:t>
      </w:r>
      <w:r w:rsidRPr="001214C4">
        <w:rPr>
          <w:rFonts w:ascii="Times New Roman" w:eastAsia="宋体" w:hAnsi="宋体"/>
          <w:sz w:val="24"/>
          <w:szCs w:val="24"/>
        </w:rPr>
        <w:t>函数</w:t>
      </w:r>
      <w:r w:rsidRPr="001214C4">
        <w:rPr>
          <w:rFonts w:ascii="Times New Roman" w:eastAsia="宋体" w:hAnsi="Times New Roman" w:hint="eastAsia"/>
          <w:sz w:val="24"/>
          <w:szCs w:val="24"/>
        </w:rPr>
        <w:t>”</w:t>
      </w:r>
      <w:r w:rsidRPr="001214C4">
        <w:rPr>
          <w:rFonts w:ascii="Times New Roman" w:eastAsia="宋体" w:hAnsi="宋体"/>
          <w:sz w:val="24"/>
          <w:szCs w:val="24"/>
        </w:rPr>
        <w:t>单元学习之初就布置，建议用</w:t>
      </w:r>
      <w:r w:rsidRPr="001214C4">
        <w:rPr>
          <w:rFonts w:ascii="Times New Roman" w:eastAsia="宋体" w:hAnsi="Times New Roman"/>
          <w:sz w:val="24"/>
          <w:szCs w:val="24"/>
        </w:rPr>
        <w:t>2</w:t>
      </w:r>
      <w:r w:rsidRPr="001214C4">
        <w:rPr>
          <w:rFonts w:ascii="Times New Roman" w:eastAsia="宋体" w:hAnsi="宋体"/>
          <w:sz w:val="24"/>
          <w:szCs w:val="24"/>
        </w:rPr>
        <w:t>～</w:t>
      </w:r>
      <w:r w:rsidRPr="001214C4">
        <w:rPr>
          <w:rFonts w:ascii="Times New Roman" w:eastAsia="宋体" w:hAnsi="Times New Roman"/>
          <w:sz w:val="24"/>
          <w:szCs w:val="24"/>
        </w:rPr>
        <w:t>3</w:t>
      </w:r>
      <w:r w:rsidRPr="001214C4">
        <w:rPr>
          <w:rFonts w:ascii="Times New Roman" w:eastAsia="宋体" w:hAnsi="宋体"/>
          <w:sz w:val="24"/>
          <w:szCs w:val="24"/>
        </w:rPr>
        <w:t>周时间进行资料收集、阅读和阅读报告撰写工作</w:t>
      </w:r>
      <w:r w:rsidR="004A0531" w:rsidRPr="001214C4">
        <w:rPr>
          <w:rFonts w:ascii="Times New Roman" w:eastAsia="宋体" w:hAnsi="Times New Roman"/>
          <w:sz w:val="24"/>
          <w:szCs w:val="24"/>
        </w:rPr>
        <w:t>．</w:t>
      </w:r>
      <w:r w:rsidRPr="001214C4">
        <w:rPr>
          <w:rFonts w:ascii="Times New Roman" w:eastAsia="宋体" w:hAnsi="宋体"/>
          <w:sz w:val="24"/>
          <w:szCs w:val="24"/>
        </w:rPr>
        <w:t>作业的评价建议以小组为单位，将组员的阅读报告内容进行汇编整理，提炼核心内容，在课堂上进行小组汇报</w:t>
      </w:r>
      <w:r w:rsidR="004A0531" w:rsidRPr="001214C4">
        <w:rPr>
          <w:rFonts w:ascii="Times New Roman" w:eastAsia="宋体" w:hAnsi="Times New Roman"/>
          <w:sz w:val="24"/>
          <w:szCs w:val="24"/>
        </w:rPr>
        <w:t>．</w:t>
      </w:r>
    </w:p>
    <w:p w:rsidR="00F76615" w:rsidRPr="001214C4" w:rsidRDefault="00F76615" w:rsidP="00D413BE">
      <w:pPr>
        <w:adjustRightInd w:val="0"/>
        <w:snapToGrid w:val="0"/>
        <w:spacing w:line="312" w:lineRule="auto"/>
        <w:ind w:firstLineChars="200" w:firstLine="480"/>
        <w:rPr>
          <w:rFonts w:ascii="Times New Roman" w:eastAsia="宋体" w:hAnsi="Times New Roman"/>
          <w:b/>
          <w:bCs/>
          <w:sz w:val="24"/>
          <w:szCs w:val="24"/>
        </w:rPr>
      </w:pPr>
      <w:r w:rsidRPr="001214C4">
        <w:rPr>
          <w:rFonts w:ascii="Times New Roman" w:eastAsia="宋体" w:hAnsi="宋体"/>
          <w:sz w:val="24"/>
          <w:szCs w:val="24"/>
        </w:rPr>
        <w:t>本作业评价标准</w:t>
      </w:r>
      <w:r w:rsidRPr="001214C4">
        <w:rPr>
          <w:rFonts w:ascii="Times New Roman" w:eastAsia="宋体" w:hAnsi="宋体" w:hint="eastAsia"/>
          <w:sz w:val="24"/>
          <w:szCs w:val="24"/>
        </w:rPr>
        <w:t>：</w:t>
      </w:r>
    </w:p>
    <w:tbl>
      <w:tblPr>
        <w:tblStyle w:val="a3"/>
        <w:tblW w:w="0" w:type="auto"/>
        <w:jc w:val="center"/>
        <w:tblLook w:val="04A0"/>
      </w:tblPr>
      <w:tblGrid>
        <w:gridCol w:w="1980"/>
        <w:gridCol w:w="1579"/>
        <w:gridCol w:w="1579"/>
        <w:gridCol w:w="1579"/>
        <w:gridCol w:w="1579"/>
      </w:tblGrid>
      <w:tr w:rsidR="00F76615" w:rsidRPr="001214C4" w:rsidTr="00F15DBB">
        <w:trPr>
          <w:trHeight w:val="699"/>
          <w:jc w:val="center"/>
        </w:trPr>
        <w:tc>
          <w:tcPr>
            <w:tcW w:w="1980" w:type="dxa"/>
            <w:tcBorders>
              <w:tl2br w:val="single" w:sz="4" w:space="0" w:color="auto"/>
            </w:tcBorders>
          </w:tcPr>
          <w:p w:rsidR="00F76615" w:rsidRPr="001214C4" w:rsidRDefault="00F76615" w:rsidP="00D413BE">
            <w:pPr>
              <w:adjustRightInd w:val="0"/>
              <w:snapToGrid w:val="0"/>
              <w:spacing w:line="312" w:lineRule="auto"/>
              <w:jc w:val="right"/>
              <w:rPr>
                <w:rFonts w:ascii="Times New Roman" w:eastAsia="宋体" w:hAnsi="Times New Roman"/>
                <w:sz w:val="24"/>
                <w:szCs w:val="24"/>
              </w:rPr>
            </w:pPr>
            <w:r w:rsidRPr="001214C4">
              <w:rPr>
                <w:rFonts w:ascii="Times New Roman" w:eastAsia="宋体" w:hAnsi="宋体" w:hint="eastAsia"/>
                <w:sz w:val="24"/>
                <w:szCs w:val="24"/>
              </w:rPr>
              <w:t>评价</w:t>
            </w:r>
          </w:p>
          <w:p w:rsidR="00F76615" w:rsidRPr="001214C4" w:rsidRDefault="00F76615" w:rsidP="00D413BE">
            <w:pPr>
              <w:adjustRightInd w:val="0"/>
              <w:snapToGrid w:val="0"/>
              <w:spacing w:line="312" w:lineRule="auto"/>
              <w:jc w:val="left"/>
              <w:rPr>
                <w:rFonts w:ascii="Times New Roman" w:eastAsia="宋体" w:hAnsi="Times New Roman"/>
                <w:sz w:val="24"/>
                <w:szCs w:val="24"/>
              </w:rPr>
            </w:pPr>
            <w:r w:rsidRPr="001214C4">
              <w:rPr>
                <w:rFonts w:ascii="Times New Roman" w:eastAsia="宋体" w:hAnsi="宋体" w:hint="eastAsia"/>
                <w:sz w:val="24"/>
                <w:szCs w:val="24"/>
              </w:rPr>
              <w:t>内容</w:t>
            </w:r>
          </w:p>
        </w:tc>
        <w:tc>
          <w:tcPr>
            <w:tcW w:w="1579" w:type="dxa"/>
            <w:vAlign w:val="center"/>
          </w:tcPr>
          <w:p w:rsidR="00F76615" w:rsidRPr="001214C4" w:rsidRDefault="00F76615" w:rsidP="00D413BE">
            <w:pPr>
              <w:adjustRightInd w:val="0"/>
              <w:snapToGrid w:val="0"/>
              <w:spacing w:line="312" w:lineRule="auto"/>
              <w:jc w:val="center"/>
              <w:rPr>
                <w:rFonts w:ascii="Times New Roman" w:eastAsia="宋体" w:hAnsi="Times New Roman"/>
                <w:sz w:val="24"/>
                <w:szCs w:val="24"/>
              </w:rPr>
            </w:pPr>
            <w:r w:rsidRPr="001214C4">
              <w:rPr>
                <w:rFonts w:ascii="Times New Roman" w:eastAsia="宋体" w:hAnsi="宋体" w:hint="eastAsia"/>
                <w:sz w:val="24"/>
                <w:szCs w:val="24"/>
              </w:rPr>
              <w:t>优秀</w:t>
            </w:r>
          </w:p>
        </w:tc>
        <w:tc>
          <w:tcPr>
            <w:tcW w:w="1579" w:type="dxa"/>
            <w:vAlign w:val="center"/>
          </w:tcPr>
          <w:p w:rsidR="00F76615" w:rsidRPr="001214C4" w:rsidRDefault="00F76615" w:rsidP="00D413BE">
            <w:pPr>
              <w:adjustRightInd w:val="0"/>
              <w:snapToGrid w:val="0"/>
              <w:spacing w:line="312" w:lineRule="auto"/>
              <w:jc w:val="center"/>
              <w:rPr>
                <w:rFonts w:ascii="Times New Roman" w:eastAsia="宋体" w:hAnsi="Times New Roman"/>
                <w:sz w:val="24"/>
                <w:szCs w:val="24"/>
              </w:rPr>
            </w:pPr>
            <w:r w:rsidRPr="001214C4">
              <w:rPr>
                <w:rFonts w:ascii="Times New Roman" w:eastAsia="宋体" w:hAnsi="宋体" w:hint="eastAsia"/>
                <w:sz w:val="24"/>
                <w:szCs w:val="24"/>
              </w:rPr>
              <w:t>良好</w:t>
            </w:r>
          </w:p>
        </w:tc>
        <w:tc>
          <w:tcPr>
            <w:tcW w:w="1579" w:type="dxa"/>
            <w:vAlign w:val="center"/>
          </w:tcPr>
          <w:p w:rsidR="00F76615" w:rsidRPr="001214C4" w:rsidRDefault="00F76615" w:rsidP="00D413BE">
            <w:pPr>
              <w:adjustRightInd w:val="0"/>
              <w:snapToGrid w:val="0"/>
              <w:spacing w:line="312" w:lineRule="auto"/>
              <w:jc w:val="center"/>
              <w:rPr>
                <w:rFonts w:ascii="Times New Roman" w:eastAsia="宋体" w:hAnsi="Times New Roman"/>
                <w:sz w:val="24"/>
                <w:szCs w:val="24"/>
              </w:rPr>
            </w:pPr>
            <w:r w:rsidRPr="001214C4">
              <w:rPr>
                <w:rFonts w:ascii="Times New Roman" w:eastAsia="宋体" w:hAnsi="宋体" w:hint="eastAsia"/>
                <w:sz w:val="24"/>
                <w:szCs w:val="24"/>
              </w:rPr>
              <w:t>合格</w:t>
            </w:r>
          </w:p>
        </w:tc>
        <w:tc>
          <w:tcPr>
            <w:tcW w:w="1579" w:type="dxa"/>
            <w:vAlign w:val="center"/>
          </w:tcPr>
          <w:p w:rsidR="00F76615" w:rsidRPr="001214C4" w:rsidRDefault="00F76615" w:rsidP="00D413BE">
            <w:pPr>
              <w:adjustRightInd w:val="0"/>
              <w:snapToGrid w:val="0"/>
              <w:spacing w:line="312" w:lineRule="auto"/>
              <w:jc w:val="center"/>
              <w:rPr>
                <w:rFonts w:ascii="Times New Roman" w:eastAsia="宋体" w:hAnsi="Times New Roman"/>
                <w:sz w:val="24"/>
                <w:szCs w:val="24"/>
              </w:rPr>
            </w:pPr>
            <w:r w:rsidRPr="001214C4">
              <w:rPr>
                <w:rFonts w:ascii="Times New Roman" w:eastAsia="宋体" w:hAnsi="宋体" w:hint="eastAsia"/>
                <w:sz w:val="24"/>
                <w:szCs w:val="24"/>
              </w:rPr>
              <w:t>须努力</w:t>
            </w:r>
          </w:p>
        </w:tc>
      </w:tr>
      <w:tr w:rsidR="00F76615" w:rsidRPr="001214C4" w:rsidTr="00F15DBB">
        <w:trPr>
          <w:jc w:val="center"/>
        </w:trPr>
        <w:tc>
          <w:tcPr>
            <w:tcW w:w="1980" w:type="dxa"/>
            <w:vAlign w:val="center"/>
          </w:tcPr>
          <w:p w:rsidR="00F76615" w:rsidRPr="001214C4" w:rsidRDefault="00F76615" w:rsidP="00D413BE">
            <w:pPr>
              <w:adjustRightInd w:val="0"/>
              <w:snapToGrid w:val="0"/>
              <w:spacing w:line="312" w:lineRule="auto"/>
              <w:rPr>
                <w:rFonts w:ascii="Times New Roman" w:eastAsia="宋体" w:hAnsi="Times New Roman"/>
                <w:sz w:val="24"/>
                <w:szCs w:val="24"/>
              </w:rPr>
            </w:pPr>
            <w:r w:rsidRPr="001214C4">
              <w:rPr>
                <w:rFonts w:ascii="Times New Roman" w:eastAsia="宋体" w:hAnsi="宋体"/>
                <w:sz w:val="24"/>
                <w:szCs w:val="24"/>
              </w:rPr>
              <w:t>阅读报告的质量</w:t>
            </w:r>
          </w:p>
        </w:tc>
        <w:tc>
          <w:tcPr>
            <w:tcW w:w="1579" w:type="dxa"/>
            <w:vAlign w:val="center"/>
          </w:tcPr>
          <w:p w:rsidR="00F76615" w:rsidRPr="001214C4" w:rsidRDefault="00F76615" w:rsidP="00D413BE">
            <w:pPr>
              <w:adjustRightInd w:val="0"/>
              <w:snapToGrid w:val="0"/>
              <w:spacing w:line="312" w:lineRule="auto"/>
              <w:rPr>
                <w:rFonts w:ascii="Times New Roman" w:eastAsia="宋体" w:hAnsi="Times New Roman"/>
                <w:sz w:val="24"/>
                <w:szCs w:val="24"/>
              </w:rPr>
            </w:pPr>
            <w:r w:rsidRPr="001214C4">
              <w:rPr>
                <w:rFonts w:ascii="Times New Roman" w:eastAsia="宋体" w:hAnsi="宋体"/>
                <w:sz w:val="24"/>
                <w:szCs w:val="24"/>
              </w:rPr>
              <w:t>有理有据地表述观点，有引证根据</w:t>
            </w:r>
          </w:p>
        </w:tc>
        <w:tc>
          <w:tcPr>
            <w:tcW w:w="1579" w:type="dxa"/>
            <w:vAlign w:val="center"/>
          </w:tcPr>
          <w:p w:rsidR="00F76615" w:rsidRPr="001214C4" w:rsidRDefault="00F76615" w:rsidP="00D413BE">
            <w:pPr>
              <w:adjustRightInd w:val="0"/>
              <w:snapToGrid w:val="0"/>
              <w:spacing w:line="312" w:lineRule="auto"/>
              <w:rPr>
                <w:rFonts w:ascii="Times New Roman" w:eastAsia="宋体" w:hAnsi="Times New Roman"/>
                <w:sz w:val="24"/>
                <w:szCs w:val="24"/>
              </w:rPr>
            </w:pPr>
            <w:r w:rsidRPr="001214C4">
              <w:rPr>
                <w:rFonts w:ascii="Times New Roman" w:eastAsia="宋体" w:hAnsi="宋体"/>
                <w:sz w:val="24"/>
                <w:szCs w:val="24"/>
              </w:rPr>
              <w:t>历史演变清晰，但缺乏引证根据</w:t>
            </w:r>
          </w:p>
        </w:tc>
        <w:tc>
          <w:tcPr>
            <w:tcW w:w="1579" w:type="dxa"/>
            <w:vAlign w:val="center"/>
          </w:tcPr>
          <w:p w:rsidR="00F76615" w:rsidRPr="001214C4" w:rsidRDefault="00F76615" w:rsidP="00D413BE">
            <w:pPr>
              <w:adjustRightInd w:val="0"/>
              <w:snapToGrid w:val="0"/>
              <w:spacing w:line="312" w:lineRule="auto"/>
              <w:rPr>
                <w:rFonts w:ascii="Times New Roman" w:eastAsia="宋体" w:hAnsi="Times New Roman"/>
                <w:sz w:val="24"/>
                <w:szCs w:val="24"/>
              </w:rPr>
            </w:pPr>
            <w:r w:rsidRPr="001214C4">
              <w:rPr>
                <w:rFonts w:ascii="Times New Roman" w:eastAsia="宋体" w:hAnsi="宋体"/>
                <w:sz w:val="24"/>
                <w:szCs w:val="24"/>
              </w:rPr>
              <w:t>体现了一些异同，但缺少历史资料</w:t>
            </w:r>
          </w:p>
        </w:tc>
        <w:tc>
          <w:tcPr>
            <w:tcW w:w="1579" w:type="dxa"/>
            <w:vAlign w:val="center"/>
          </w:tcPr>
          <w:p w:rsidR="00F76615" w:rsidRPr="001214C4" w:rsidRDefault="00F76615" w:rsidP="00D413BE">
            <w:pPr>
              <w:adjustRightInd w:val="0"/>
              <w:snapToGrid w:val="0"/>
              <w:spacing w:line="312" w:lineRule="auto"/>
              <w:rPr>
                <w:rFonts w:ascii="Times New Roman" w:eastAsia="宋体" w:hAnsi="Times New Roman"/>
                <w:sz w:val="24"/>
                <w:szCs w:val="24"/>
              </w:rPr>
            </w:pPr>
            <w:r w:rsidRPr="001214C4">
              <w:rPr>
                <w:rFonts w:ascii="Times New Roman" w:eastAsia="宋体" w:hAnsi="宋体"/>
                <w:sz w:val="24"/>
                <w:szCs w:val="24"/>
              </w:rPr>
              <w:t>未体现出</w:t>
            </w:r>
            <w:r w:rsidRPr="001214C4">
              <w:rPr>
                <w:rFonts w:ascii="Times New Roman" w:eastAsia="宋体" w:hAnsi="Times New Roman" w:hint="eastAsia"/>
                <w:sz w:val="24"/>
                <w:szCs w:val="24"/>
              </w:rPr>
              <w:t>“</w:t>
            </w:r>
            <w:r w:rsidRPr="001214C4">
              <w:rPr>
                <w:rFonts w:ascii="Times New Roman" w:eastAsia="宋体" w:hAnsi="宋体"/>
                <w:sz w:val="24"/>
                <w:szCs w:val="24"/>
              </w:rPr>
              <w:t>异同</w:t>
            </w:r>
            <w:r w:rsidRPr="001214C4">
              <w:rPr>
                <w:rFonts w:ascii="Times New Roman" w:eastAsia="宋体" w:hAnsi="Times New Roman" w:hint="eastAsia"/>
                <w:sz w:val="24"/>
                <w:szCs w:val="24"/>
              </w:rPr>
              <w:t>”</w:t>
            </w:r>
          </w:p>
        </w:tc>
      </w:tr>
      <w:tr w:rsidR="00F76615" w:rsidRPr="001214C4" w:rsidTr="00F15DBB">
        <w:trPr>
          <w:jc w:val="center"/>
        </w:trPr>
        <w:tc>
          <w:tcPr>
            <w:tcW w:w="1980" w:type="dxa"/>
            <w:vAlign w:val="center"/>
          </w:tcPr>
          <w:p w:rsidR="00F76615" w:rsidRPr="001214C4" w:rsidRDefault="00F76615" w:rsidP="00D413BE">
            <w:pPr>
              <w:adjustRightInd w:val="0"/>
              <w:snapToGrid w:val="0"/>
              <w:spacing w:line="312" w:lineRule="auto"/>
              <w:jc w:val="center"/>
              <w:rPr>
                <w:rFonts w:ascii="Times New Roman" w:eastAsia="宋体" w:hAnsi="Times New Roman"/>
                <w:sz w:val="24"/>
                <w:szCs w:val="24"/>
              </w:rPr>
            </w:pPr>
            <w:r w:rsidRPr="001214C4">
              <w:rPr>
                <w:rFonts w:ascii="Times New Roman" w:eastAsia="宋体" w:hAnsi="宋体"/>
                <w:sz w:val="24"/>
                <w:szCs w:val="24"/>
              </w:rPr>
              <w:lastRenderedPageBreak/>
              <w:t>合作与交流</w:t>
            </w:r>
          </w:p>
        </w:tc>
        <w:tc>
          <w:tcPr>
            <w:tcW w:w="1579" w:type="dxa"/>
            <w:vAlign w:val="center"/>
          </w:tcPr>
          <w:p w:rsidR="00F76615" w:rsidRPr="001214C4" w:rsidRDefault="00F76615" w:rsidP="00D413BE">
            <w:pPr>
              <w:adjustRightInd w:val="0"/>
              <w:snapToGrid w:val="0"/>
              <w:spacing w:line="312" w:lineRule="auto"/>
              <w:rPr>
                <w:rFonts w:ascii="Times New Roman" w:eastAsia="宋体" w:hAnsi="Times New Roman"/>
                <w:sz w:val="24"/>
                <w:szCs w:val="24"/>
              </w:rPr>
            </w:pPr>
            <w:r w:rsidRPr="001214C4">
              <w:rPr>
                <w:rFonts w:ascii="Times New Roman" w:eastAsia="宋体" w:hAnsi="宋体"/>
                <w:sz w:val="24"/>
                <w:szCs w:val="24"/>
              </w:rPr>
              <w:t>小组合作默契，分工明确，汇报有条理，内容</w:t>
            </w:r>
            <w:r w:rsidRPr="001214C4">
              <w:rPr>
                <w:rFonts w:ascii="Times New Roman" w:eastAsia="宋体" w:hAnsi="宋体" w:hint="eastAsia"/>
                <w:sz w:val="24"/>
                <w:szCs w:val="24"/>
              </w:rPr>
              <w:t>丰富</w:t>
            </w:r>
          </w:p>
        </w:tc>
        <w:tc>
          <w:tcPr>
            <w:tcW w:w="1579" w:type="dxa"/>
            <w:vAlign w:val="center"/>
          </w:tcPr>
          <w:p w:rsidR="00F76615" w:rsidRPr="001214C4" w:rsidRDefault="00F76615" w:rsidP="00D413BE">
            <w:pPr>
              <w:adjustRightInd w:val="0"/>
              <w:snapToGrid w:val="0"/>
              <w:spacing w:line="312" w:lineRule="auto"/>
              <w:rPr>
                <w:rFonts w:ascii="Times New Roman" w:eastAsia="宋体" w:hAnsi="Times New Roman"/>
                <w:sz w:val="24"/>
                <w:szCs w:val="24"/>
              </w:rPr>
            </w:pPr>
            <w:r w:rsidRPr="001214C4">
              <w:rPr>
                <w:rFonts w:ascii="Times New Roman" w:eastAsia="宋体" w:hAnsi="宋体"/>
                <w:sz w:val="24"/>
                <w:szCs w:val="24"/>
              </w:rPr>
              <w:t>小组</w:t>
            </w:r>
            <w:proofErr w:type="gramStart"/>
            <w:r w:rsidRPr="001214C4">
              <w:rPr>
                <w:rFonts w:ascii="Times New Roman" w:eastAsia="宋体" w:hAnsi="宋体"/>
                <w:sz w:val="24"/>
                <w:szCs w:val="24"/>
              </w:rPr>
              <w:t>合作较</w:t>
            </w:r>
            <w:proofErr w:type="gramEnd"/>
            <w:r w:rsidRPr="001214C4">
              <w:rPr>
                <w:rFonts w:ascii="Times New Roman" w:eastAsia="宋体" w:hAnsi="宋体"/>
                <w:sz w:val="24"/>
                <w:szCs w:val="24"/>
              </w:rPr>
              <w:t>默契，</w:t>
            </w:r>
            <w:proofErr w:type="gramStart"/>
            <w:r w:rsidRPr="001214C4">
              <w:rPr>
                <w:rFonts w:ascii="Times New Roman" w:eastAsia="宋体" w:hAnsi="宋体"/>
                <w:sz w:val="24"/>
                <w:szCs w:val="24"/>
              </w:rPr>
              <w:t>分工较</w:t>
            </w:r>
            <w:proofErr w:type="gramEnd"/>
            <w:r w:rsidRPr="001214C4">
              <w:rPr>
                <w:rFonts w:ascii="Times New Roman" w:eastAsia="宋体" w:hAnsi="宋体"/>
                <w:sz w:val="24"/>
                <w:szCs w:val="24"/>
              </w:rPr>
              <w:t>合理，汇报有条理</w:t>
            </w:r>
          </w:p>
          <w:p w:rsidR="00F76615" w:rsidRPr="001214C4" w:rsidRDefault="00F76615" w:rsidP="00D413BE">
            <w:pPr>
              <w:adjustRightInd w:val="0"/>
              <w:snapToGrid w:val="0"/>
              <w:spacing w:line="312" w:lineRule="auto"/>
              <w:rPr>
                <w:rFonts w:ascii="Times New Roman" w:eastAsia="宋体" w:hAnsi="Times New Roman"/>
                <w:sz w:val="24"/>
                <w:szCs w:val="24"/>
              </w:rPr>
            </w:pPr>
          </w:p>
        </w:tc>
        <w:tc>
          <w:tcPr>
            <w:tcW w:w="1579" w:type="dxa"/>
            <w:vAlign w:val="center"/>
          </w:tcPr>
          <w:p w:rsidR="00F76615" w:rsidRPr="001214C4" w:rsidRDefault="00F76615" w:rsidP="00D413BE">
            <w:pPr>
              <w:adjustRightInd w:val="0"/>
              <w:snapToGrid w:val="0"/>
              <w:spacing w:line="312" w:lineRule="auto"/>
              <w:rPr>
                <w:rFonts w:ascii="Times New Roman" w:eastAsia="宋体" w:hAnsi="Times New Roman"/>
                <w:sz w:val="24"/>
                <w:szCs w:val="24"/>
              </w:rPr>
            </w:pPr>
            <w:r w:rsidRPr="001214C4">
              <w:rPr>
                <w:rFonts w:ascii="Times New Roman" w:eastAsia="宋体" w:hAnsi="宋体"/>
                <w:sz w:val="24"/>
                <w:szCs w:val="24"/>
              </w:rPr>
              <w:t>小组分工不很合理，汇报内容有自己的观点，但是条理不太清晰</w:t>
            </w:r>
          </w:p>
        </w:tc>
        <w:tc>
          <w:tcPr>
            <w:tcW w:w="1579" w:type="dxa"/>
            <w:vAlign w:val="center"/>
          </w:tcPr>
          <w:p w:rsidR="00F76615" w:rsidRPr="001214C4" w:rsidRDefault="00F76615" w:rsidP="00D413BE">
            <w:pPr>
              <w:adjustRightInd w:val="0"/>
              <w:snapToGrid w:val="0"/>
              <w:spacing w:line="312" w:lineRule="auto"/>
              <w:rPr>
                <w:rFonts w:ascii="Times New Roman" w:eastAsia="宋体" w:hAnsi="Times New Roman"/>
                <w:sz w:val="24"/>
                <w:szCs w:val="24"/>
              </w:rPr>
            </w:pPr>
            <w:r w:rsidRPr="001214C4">
              <w:rPr>
                <w:rFonts w:ascii="Times New Roman" w:eastAsia="宋体" w:hAnsi="宋体"/>
                <w:sz w:val="24"/>
                <w:szCs w:val="24"/>
              </w:rPr>
              <w:t>未能够体现小组分工，汇报交流无实质内容</w:t>
            </w:r>
          </w:p>
        </w:tc>
      </w:tr>
    </w:tbl>
    <w:p w:rsidR="00F76615" w:rsidRPr="001214C4" w:rsidRDefault="00F76615"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宋体"/>
          <w:sz w:val="24"/>
          <w:szCs w:val="24"/>
        </w:rPr>
        <w:t>此外，如果学生能够用合理的函数实例来说明历史上函数概念的演变，应当给予适当的加分</w:t>
      </w:r>
      <w:r w:rsidR="004A0531" w:rsidRPr="001214C4">
        <w:rPr>
          <w:rFonts w:ascii="Times New Roman" w:eastAsia="宋体" w:hAnsi="Times New Roman"/>
          <w:sz w:val="24"/>
          <w:szCs w:val="24"/>
        </w:rPr>
        <w:t>．</w:t>
      </w:r>
    </w:p>
    <w:p w:rsidR="00F76615" w:rsidRPr="001214C4" w:rsidRDefault="00F76615" w:rsidP="00D413BE">
      <w:pPr>
        <w:adjustRightInd w:val="0"/>
        <w:snapToGrid w:val="0"/>
        <w:spacing w:line="312" w:lineRule="auto"/>
        <w:ind w:firstLineChars="200" w:firstLine="482"/>
        <w:rPr>
          <w:rFonts w:ascii="Times New Roman" w:eastAsia="宋体" w:hAnsi="Times New Roman"/>
          <w:b/>
          <w:bCs/>
          <w:sz w:val="24"/>
          <w:szCs w:val="24"/>
        </w:rPr>
      </w:pPr>
      <w:r w:rsidRPr="001214C4">
        <w:rPr>
          <w:rFonts w:ascii="Times New Roman" w:eastAsia="宋体" w:hAnsi="宋体" w:hint="eastAsia"/>
          <w:b/>
          <w:bCs/>
          <w:sz w:val="24"/>
          <w:szCs w:val="24"/>
        </w:rPr>
        <w:t>作业</w:t>
      </w:r>
      <w:r w:rsidRPr="001214C4">
        <w:rPr>
          <w:rFonts w:ascii="Times New Roman" w:eastAsia="宋体" w:hAnsi="Times New Roman"/>
          <w:b/>
          <w:bCs/>
          <w:sz w:val="24"/>
          <w:szCs w:val="24"/>
        </w:rPr>
        <w:t xml:space="preserve">2 </w:t>
      </w:r>
      <w:r w:rsidRPr="001214C4">
        <w:rPr>
          <w:rFonts w:ascii="Times New Roman" w:eastAsia="宋体" w:hAnsi="宋体"/>
          <w:sz w:val="24"/>
          <w:szCs w:val="24"/>
        </w:rPr>
        <w:t>函数概念的诞生使得科学家有了一个新的、更好用的、能够用来刻画变化</w:t>
      </w:r>
      <w:ins w:id="3" w:author="xbany" w:date="2022-08-28T12:39:00Z">
        <w:r w:rsidR="000819AC">
          <w:rPr>
            <w:rFonts w:ascii="Times New Roman" w:eastAsia="宋体" w:hAnsi="宋体" w:hint="eastAsia"/>
            <w:sz w:val="24"/>
            <w:szCs w:val="24"/>
          </w:rPr>
          <w:t>规律</w:t>
        </w:r>
      </w:ins>
      <w:r w:rsidRPr="001214C4">
        <w:rPr>
          <w:rFonts w:ascii="Times New Roman" w:eastAsia="宋体" w:hAnsi="宋体"/>
          <w:sz w:val="24"/>
          <w:szCs w:val="24"/>
        </w:rPr>
        <w:t>的数学工具</w:t>
      </w:r>
      <w:r w:rsidR="004A0531" w:rsidRPr="001214C4">
        <w:rPr>
          <w:rFonts w:ascii="Times New Roman" w:eastAsia="宋体" w:hAnsi="Times New Roman"/>
          <w:sz w:val="24"/>
          <w:szCs w:val="24"/>
        </w:rPr>
        <w:t>．</w:t>
      </w:r>
      <w:r w:rsidRPr="001214C4">
        <w:rPr>
          <w:rFonts w:ascii="Times New Roman" w:eastAsia="宋体" w:hAnsi="宋体"/>
          <w:sz w:val="24"/>
          <w:szCs w:val="24"/>
        </w:rPr>
        <w:t>众所周知，在科学研究中，于变化中寻找普适的规律一直是科学家的梦想，请搜索资源，阅读有关资料，寻找一些函数在自然科学中应用的实例，并对其中函数的重要作用加以点评</w:t>
      </w:r>
      <w:r w:rsidR="004A0531" w:rsidRPr="001214C4">
        <w:rPr>
          <w:rFonts w:ascii="Times New Roman" w:eastAsia="宋体" w:hAnsi="Times New Roman"/>
          <w:sz w:val="24"/>
          <w:szCs w:val="24"/>
        </w:rPr>
        <w:t>．</w:t>
      </w:r>
    </w:p>
    <w:p w:rsidR="00F76615" w:rsidRPr="001214C4" w:rsidRDefault="00F76615" w:rsidP="00D413BE">
      <w:pPr>
        <w:adjustRightInd w:val="0"/>
        <w:snapToGrid w:val="0"/>
        <w:spacing w:line="312" w:lineRule="auto"/>
        <w:ind w:firstLineChars="200" w:firstLine="482"/>
        <w:rPr>
          <w:rFonts w:ascii="Times New Roman" w:eastAsia="宋体" w:hAnsi="Times New Roman"/>
          <w:sz w:val="24"/>
          <w:szCs w:val="24"/>
        </w:rPr>
      </w:pPr>
      <w:r w:rsidRPr="001214C4">
        <w:rPr>
          <w:rFonts w:ascii="Times New Roman" w:eastAsia="宋体" w:hAnsi="宋体" w:hint="eastAsia"/>
          <w:b/>
          <w:bCs/>
          <w:sz w:val="24"/>
          <w:szCs w:val="24"/>
        </w:rPr>
        <w:t>设计说明</w:t>
      </w:r>
      <w:r w:rsidRPr="001214C4">
        <w:rPr>
          <w:rFonts w:ascii="Times New Roman" w:eastAsia="宋体" w:hAnsi="Times New Roman" w:hint="eastAsia"/>
          <w:b/>
          <w:bCs/>
          <w:sz w:val="24"/>
          <w:szCs w:val="24"/>
        </w:rPr>
        <w:t xml:space="preserve"> </w:t>
      </w:r>
      <w:r w:rsidRPr="001214C4">
        <w:rPr>
          <w:rFonts w:ascii="Times New Roman" w:eastAsia="宋体" w:hAnsi="Times New Roman"/>
          <w:b/>
          <w:bCs/>
          <w:sz w:val="24"/>
          <w:szCs w:val="24"/>
        </w:rPr>
        <w:t xml:space="preserve"> </w:t>
      </w:r>
      <w:r w:rsidRPr="001214C4">
        <w:rPr>
          <w:rFonts w:ascii="Times New Roman" w:eastAsia="宋体" w:hAnsi="宋体"/>
          <w:sz w:val="24"/>
          <w:szCs w:val="24"/>
        </w:rPr>
        <w:t>上教版高中数学教材必修第一册第</w:t>
      </w:r>
      <w:r w:rsidRPr="001214C4">
        <w:rPr>
          <w:rFonts w:ascii="Times New Roman" w:eastAsia="宋体" w:hAnsi="Times New Roman" w:hint="eastAsia"/>
          <w:sz w:val="24"/>
          <w:szCs w:val="24"/>
        </w:rPr>
        <w:t>5</w:t>
      </w:r>
      <w:r w:rsidRPr="001214C4">
        <w:rPr>
          <w:rFonts w:ascii="Times New Roman" w:eastAsia="宋体" w:hAnsi="宋体"/>
          <w:sz w:val="24"/>
          <w:szCs w:val="24"/>
        </w:rPr>
        <w:t>章的序言部分提到</w:t>
      </w:r>
      <w:r w:rsidRPr="001214C4">
        <w:rPr>
          <w:rFonts w:ascii="Times New Roman" w:eastAsia="宋体" w:hAnsi="宋体" w:hint="eastAsia"/>
          <w:sz w:val="24"/>
          <w:szCs w:val="24"/>
        </w:rPr>
        <w:t>：</w:t>
      </w:r>
      <w:r w:rsidRPr="001214C4">
        <w:rPr>
          <w:rFonts w:ascii="Times New Roman" w:eastAsia="宋体" w:hAnsi="Times New Roman" w:hint="eastAsia"/>
          <w:sz w:val="24"/>
          <w:szCs w:val="24"/>
        </w:rPr>
        <w:t>“</w:t>
      </w:r>
      <w:r w:rsidRPr="001214C4">
        <w:rPr>
          <w:rFonts w:ascii="Times New Roman" w:eastAsia="宋体" w:hAnsi="宋体"/>
          <w:sz w:val="24"/>
          <w:szCs w:val="24"/>
        </w:rPr>
        <w:t>函数是刻画世间万物之间联系的有力工具，借助于函数，可以更好地掌握事物的发展规律，从而深化人们的认识</w:t>
      </w:r>
      <w:r w:rsidR="004A0531" w:rsidRPr="001214C4">
        <w:rPr>
          <w:rFonts w:ascii="Times New Roman" w:eastAsia="宋体" w:hAnsi="Times New Roman"/>
          <w:sz w:val="24"/>
          <w:szCs w:val="24"/>
        </w:rPr>
        <w:t>．</w:t>
      </w:r>
      <w:r w:rsidRPr="001214C4">
        <w:rPr>
          <w:rFonts w:ascii="Times New Roman" w:eastAsia="宋体" w:hAnsi="Times New Roman" w:hint="eastAsia"/>
          <w:sz w:val="24"/>
          <w:szCs w:val="24"/>
        </w:rPr>
        <w:t>”</w:t>
      </w:r>
      <w:r w:rsidRPr="001214C4">
        <w:rPr>
          <w:rFonts w:ascii="Times New Roman" w:eastAsia="宋体" w:hAnsi="宋体"/>
          <w:sz w:val="24"/>
          <w:szCs w:val="24"/>
        </w:rPr>
        <w:t>通过对教材内容的学习，学生已经能够初步体验到这一点</w:t>
      </w:r>
      <w:r w:rsidR="004A0531" w:rsidRPr="001214C4">
        <w:rPr>
          <w:rFonts w:ascii="Times New Roman" w:eastAsia="宋体" w:hAnsi="Times New Roman"/>
          <w:sz w:val="24"/>
          <w:szCs w:val="24"/>
        </w:rPr>
        <w:t>．</w:t>
      </w:r>
      <w:r w:rsidRPr="001214C4">
        <w:rPr>
          <w:rFonts w:ascii="Times New Roman" w:eastAsia="宋体" w:hAnsi="宋体"/>
          <w:sz w:val="24"/>
          <w:szCs w:val="24"/>
        </w:rPr>
        <w:t>本作业旨在通过由学生自主寻找资料，进一步体会科学研究中函数模型的重要作用</w:t>
      </w:r>
      <w:r w:rsidR="004A0531" w:rsidRPr="001214C4">
        <w:rPr>
          <w:rFonts w:ascii="Times New Roman" w:eastAsia="宋体" w:hAnsi="Times New Roman"/>
          <w:sz w:val="24"/>
          <w:szCs w:val="24"/>
        </w:rPr>
        <w:t>．</w:t>
      </w:r>
    </w:p>
    <w:p w:rsidR="00F76615" w:rsidRPr="001214C4" w:rsidRDefault="00F76615"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宋体"/>
          <w:sz w:val="24"/>
          <w:szCs w:val="24"/>
        </w:rPr>
        <w:t>经历这一任务，对于发展学生的数学建模素养有较大的促进作用</w:t>
      </w:r>
      <w:r w:rsidR="004A0531" w:rsidRPr="001214C4">
        <w:rPr>
          <w:rFonts w:ascii="Times New Roman" w:eastAsia="宋体" w:hAnsi="Times New Roman"/>
          <w:sz w:val="24"/>
          <w:szCs w:val="24"/>
        </w:rPr>
        <w:t>．</w:t>
      </w:r>
      <w:r w:rsidRPr="001214C4">
        <w:rPr>
          <w:rFonts w:ascii="Times New Roman" w:eastAsia="宋体" w:hAnsi="宋体"/>
          <w:sz w:val="24"/>
          <w:szCs w:val="24"/>
        </w:rPr>
        <w:t>此外，在阅读其他学科资料的过程中，能够帮助学生建立</w:t>
      </w:r>
      <w:proofErr w:type="gramStart"/>
      <w:r w:rsidRPr="001214C4">
        <w:rPr>
          <w:rFonts w:ascii="Times New Roman" w:eastAsia="宋体" w:hAnsi="宋体"/>
          <w:sz w:val="24"/>
          <w:szCs w:val="24"/>
        </w:rPr>
        <w:t>起初步</w:t>
      </w:r>
      <w:proofErr w:type="gramEnd"/>
      <w:r w:rsidRPr="001214C4">
        <w:rPr>
          <w:rFonts w:ascii="Times New Roman" w:eastAsia="宋体" w:hAnsi="宋体"/>
          <w:sz w:val="24"/>
          <w:szCs w:val="24"/>
        </w:rPr>
        <w:t>的跨学科意识</w:t>
      </w:r>
      <w:r w:rsidR="004A0531" w:rsidRPr="001214C4">
        <w:rPr>
          <w:rFonts w:ascii="Times New Roman" w:eastAsia="宋体" w:hAnsi="Times New Roman"/>
          <w:sz w:val="24"/>
          <w:szCs w:val="24"/>
        </w:rPr>
        <w:t>．</w:t>
      </w:r>
    </w:p>
    <w:p w:rsidR="00F76615" w:rsidRPr="001214C4" w:rsidRDefault="00F76615"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宋体"/>
          <w:sz w:val="24"/>
          <w:szCs w:val="24"/>
        </w:rPr>
        <w:t>本作业是一份长周期作业，可以在进入</w:t>
      </w:r>
      <w:r w:rsidRPr="001214C4">
        <w:rPr>
          <w:rFonts w:ascii="Times New Roman" w:eastAsia="宋体" w:hAnsi="Times New Roman" w:hint="eastAsia"/>
          <w:sz w:val="24"/>
          <w:szCs w:val="24"/>
        </w:rPr>
        <w:t>“</w:t>
      </w:r>
      <w:r w:rsidRPr="001214C4">
        <w:rPr>
          <w:rFonts w:ascii="Times New Roman" w:eastAsia="宋体" w:hAnsi="宋体"/>
          <w:sz w:val="24"/>
          <w:szCs w:val="24"/>
        </w:rPr>
        <w:t>函数的应用</w:t>
      </w:r>
      <w:r w:rsidRPr="001214C4">
        <w:rPr>
          <w:rFonts w:ascii="Times New Roman" w:eastAsia="宋体" w:hAnsi="Times New Roman" w:hint="eastAsia"/>
          <w:sz w:val="24"/>
          <w:szCs w:val="24"/>
        </w:rPr>
        <w:t>”</w:t>
      </w:r>
      <w:r w:rsidRPr="001214C4">
        <w:rPr>
          <w:rFonts w:ascii="Times New Roman" w:eastAsia="宋体" w:hAnsi="宋体"/>
          <w:sz w:val="24"/>
          <w:szCs w:val="24"/>
        </w:rPr>
        <w:t>一节的学习之初就布置，建议用</w:t>
      </w:r>
      <w:r w:rsidRPr="001214C4">
        <w:rPr>
          <w:rFonts w:ascii="Times New Roman" w:eastAsia="宋体" w:hAnsi="Times New Roman"/>
          <w:sz w:val="24"/>
          <w:szCs w:val="24"/>
        </w:rPr>
        <w:t>1</w:t>
      </w:r>
      <w:r w:rsidRPr="001214C4">
        <w:rPr>
          <w:rFonts w:ascii="Times New Roman" w:eastAsia="宋体" w:hAnsi="宋体"/>
          <w:sz w:val="24"/>
          <w:szCs w:val="24"/>
        </w:rPr>
        <w:t>周时间进行资料查阅、思考和写作</w:t>
      </w:r>
      <w:r w:rsidR="004A0531" w:rsidRPr="001214C4">
        <w:rPr>
          <w:rFonts w:ascii="Times New Roman" w:eastAsia="宋体" w:hAnsi="Times New Roman"/>
          <w:sz w:val="24"/>
          <w:szCs w:val="24"/>
        </w:rPr>
        <w:t>．</w:t>
      </w:r>
      <w:r w:rsidRPr="001214C4">
        <w:rPr>
          <w:rFonts w:ascii="Times New Roman" w:eastAsia="宋体" w:hAnsi="宋体"/>
          <w:sz w:val="24"/>
          <w:szCs w:val="24"/>
        </w:rPr>
        <w:t>作业的评价建议以小组为单位</w:t>
      </w:r>
      <w:r w:rsidRPr="001214C4">
        <w:rPr>
          <w:rFonts w:ascii="Times New Roman" w:eastAsia="宋体" w:hAnsi="宋体" w:hint="eastAsia"/>
          <w:sz w:val="24"/>
          <w:szCs w:val="24"/>
        </w:rPr>
        <w:t>，</w:t>
      </w:r>
      <w:r w:rsidRPr="001214C4">
        <w:rPr>
          <w:rFonts w:ascii="Times New Roman" w:eastAsia="宋体" w:hAnsi="宋体"/>
          <w:sz w:val="24"/>
          <w:szCs w:val="24"/>
        </w:rPr>
        <w:t>将组员收集的资料进行汇编整理，提炼核心内容，在课堂上进行小组汇报</w:t>
      </w:r>
      <w:r w:rsidR="004A0531" w:rsidRPr="001214C4">
        <w:rPr>
          <w:rFonts w:ascii="Times New Roman" w:eastAsia="宋体" w:hAnsi="Times New Roman"/>
          <w:sz w:val="24"/>
          <w:szCs w:val="24"/>
        </w:rPr>
        <w:t>．</w:t>
      </w:r>
    </w:p>
    <w:p w:rsidR="00F76615" w:rsidRPr="001214C4" w:rsidRDefault="00F76615"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宋体"/>
          <w:sz w:val="24"/>
          <w:szCs w:val="24"/>
        </w:rPr>
        <w:t>本作业评价标准</w:t>
      </w:r>
      <w:r w:rsidRPr="001214C4">
        <w:rPr>
          <w:rFonts w:ascii="Times New Roman" w:eastAsia="宋体" w:hAnsi="宋体" w:hint="eastAsia"/>
          <w:sz w:val="24"/>
          <w:szCs w:val="24"/>
        </w:rPr>
        <w:t>：</w:t>
      </w:r>
    </w:p>
    <w:tbl>
      <w:tblPr>
        <w:tblStyle w:val="a3"/>
        <w:tblW w:w="0" w:type="auto"/>
        <w:jc w:val="center"/>
        <w:tblLook w:val="04A0"/>
      </w:tblPr>
      <w:tblGrid>
        <w:gridCol w:w="1659"/>
        <w:gridCol w:w="1659"/>
        <w:gridCol w:w="1659"/>
        <w:gridCol w:w="1659"/>
        <w:gridCol w:w="1660"/>
      </w:tblGrid>
      <w:tr w:rsidR="00F76615" w:rsidRPr="001214C4" w:rsidTr="00F15DBB">
        <w:trPr>
          <w:trHeight w:val="699"/>
          <w:jc w:val="center"/>
        </w:trPr>
        <w:tc>
          <w:tcPr>
            <w:tcW w:w="1659" w:type="dxa"/>
            <w:tcBorders>
              <w:tl2br w:val="single" w:sz="4" w:space="0" w:color="auto"/>
            </w:tcBorders>
          </w:tcPr>
          <w:p w:rsidR="00F76615" w:rsidRPr="001214C4" w:rsidRDefault="00F76615" w:rsidP="00D413BE">
            <w:pPr>
              <w:adjustRightInd w:val="0"/>
              <w:snapToGrid w:val="0"/>
              <w:spacing w:line="312" w:lineRule="auto"/>
              <w:ind w:firstLine="200"/>
              <w:jc w:val="right"/>
              <w:rPr>
                <w:rFonts w:ascii="Times New Roman" w:eastAsia="宋体" w:hAnsi="Times New Roman"/>
                <w:sz w:val="24"/>
                <w:szCs w:val="24"/>
              </w:rPr>
            </w:pPr>
            <w:r w:rsidRPr="001214C4">
              <w:rPr>
                <w:rFonts w:ascii="Times New Roman" w:eastAsia="宋体" w:hAnsi="宋体" w:hint="eastAsia"/>
                <w:sz w:val="24"/>
                <w:szCs w:val="24"/>
              </w:rPr>
              <w:t>评价</w:t>
            </w:r>
          </w:p>
          <w:p w:rsidR="00F76615" w:rsidRPr="001214C4" w:rsidRDefault="00F76615" w:rsidP="00D413BE">
            <w:pPr>
              <w:adjustRightInd w:val="0"/>
              <w:snapToGrid w:val="0"/>
              <w:spacing w:line="312" w:lineRule="auto"/>
              <w:ind w:firstLine="200"/>
              <w:jc w:val="left"/>
              <w:rPr>
                <w:rFonts w:ascii="Times New Roman" w:eastAsia="宋体" w:hAnsi="Times New Roman"/>
                <w:sz w:val="24"/>
                <w:szCs w:val="24"/>
              </w:rPr>
            </w:pPr>
            <w:r w:rsidRPr="001214C4">
              <w:rPr>
                <w:rFonts w:ascii="Times New Roman" w:eastAsia="宋体" w:hAnsi="宋体" w:hint="eastAsia"/>
                <w:sz w:val="24"/>
                <w:szCs w:val="24"/>
              </w:rPr>
              <w:t>内容</w:t>
            </w:r>
          </w:p>
        </w:tc>
        <w:tc>
          <w:tcPr>
            <w:tcW w:w="1659" w:type="dxa"/>
            <w:vAlign w:val="center"/>
          </w:tcPr>
          <w:p w:rsidR="00F76615" w:rsidRPr="001214C4" w:rsidRDefault="00F76615" w:rsidP="00D413BE">
            <w:pPr>
              <w:adjustRightInd w:val="0"/>
              <w:snapToGrid w:val="0"/>
              <w:spacing w:line="312" w:lineRule="auto"/>
              <w:ind w:firstLine="200"/>
              <w:jc w:val="center"/>
              <w:rPr>
                <w:rFonts w:ascii="Times New Roman" w:eastAsia="宋体" w:hAnsi="Times New Roman"/>
                <w:sz w:val="24"/>
                <w:szCs w:val="24"/>
              </w:rPr>
            </w:pPr>
            <w:r w:rsidRPr="001214C4">
              <w:rPr>
                <w:rFonts w:ascii="Times New Roman" w:eastAsia="宋体" w:hAnsi="宋体" w:hint="eastAsia"/>
                <w:sz w:val="24"/>
                <w:szCs w:val="24"/>
              </w:rPr>
              <w:t>优秀</w:t>
            </w:r>
          </w:p>
        </w:tc>
        <w:tc>
          <w:tcPr>
            <w:tcW w:w="1659" w:type="dxa"/>
            <w:vAlign w:val="center"/>
          </w:tcPr>
          <w:p w:rsidR="00F76615" w:rsidRPr="001214C4" w:rsidRDefault="00F76615" w:rsidP="00D413BE">
            <w:pPr>
              <w:adjustRightInd w:val="0"/>
              <w:snapToGrid w:val="0"/>
              <w:spacing w:line="312" w:lineRule="auto"/>
              <w:ind w:firstLine="200"/>
              <w:jc w:val="center"/>
              <w:rPr>
                <w:rFonts w:ascii="Times New Roman" w:eastAsia="宋体" w:hAnsi="Times New Roman"/>
                <w:sz w:val="24"/>
                <w:szCs w:val="24"/>
              </w:rPr>
            </w:pPr>
            <w:r w:rsidRPr="001214C4">
              <w:rPr>
                <w:rFonts w:ascii="Times New Roman" w:eastAsia="宋体" w:hAnsi="宋体" w:hint="eastAsia"/>
                <w:sz w:val="24"/>
                <w:szCs w:val="24"/>
              </w:rPr>
              <w:t>良好</w:t>
            </w:r>
          </w:p>
        </w:tc>
        <w:tc>
          <w:tcPr>
            <w:tcW w:w="1659" w:type="dxa"/>
            <w:vAlign w:val="center"/>
          </w:tcPr>
          <w:p w:rsidR="00F76615" w:rsidRPr="001214C4" w:rsidRDefault="00F76615" w:rsidP="00D413BE">
            <w:pPr>
              <w:adjustRightInd w:val="0"/>
              <w:snapToGrid w:val="0"/>
              <w:spacing w:line="312" w:lineRule="auto"/>
              <w:ind w:firstLine="200"/>
              <w:jc w:val="center"/>
              <w:rPr>
                <w:rFonts w:ascii="Times New Roman" w:eastAsia="宋体" w:hAnsi="Times New Roman"/>
                <w:sz w:val="24"/>
                <w:szCs w:val="24"/>
              </w:rPr>
            </w:pPr>
            <w:r w:rsidRPr="001214C4">
              <w:rPr>
                <w:rFonts w:ascii="Times New Roman" w:eastAsia="宋体" w:hAnsi="宋体" w:hint="eastAsia"/>
                <w:sz w:val="24"/>
                <w:szCs w:val="24"/>
              </w:rPr>
              <w:t>合格</w:t>
            </w:r>
          </w:p>
        </w:tc>
        <w:tc>
          <w:tcPr>
            <w:tcW w:w="1660" w:type="dxa"/>
            <w:vAlign w:val="center"/>
          </w:tcPr>
          <w:p w:rsidR="00F76615" w:rsidRPr="001214C4" w:rsidRDefault="00F76615" w:rsidP="00D413BE">
            <w:pPr>
              <w:adjustRightInd w:val="0"/>
              <w:snapToGrid w:val="0"/>
              <w:spacing w:line="312" w:lineRule="auto"/>
              <w:ind w:firstLine="200"/>
              <w:jc w:val="center"/>
              <w:rPr>
                <w:rFonts w:ascii="Times New Roman" w:eastAsia="宋体" w:hAnsi="Times New Roman"/>
                <w:sz w:val="24"/>
                <w:szCs w:val="24"/>
              </w:rPr>
            </w:pPr>
            <w:r w:rsidRPr="001214C4">
              <w:rPr>
                <w:rFonts w:ascii="Times New Roman" w:eastAsia="宋体" w:hAnsi="宋体" w:hint="eastAsia"/>
                <w:sz w:val="24"/>
                <w:szCs w:val="24"/>
              </w:rPr>
              <w:t>须努力</w:t>
            </w:r>
          </w:p>
        </w:tc>
      </w:tr>
      <w:tr w:rsidR="00F76615" w:rsidRPr="001214C4" w:rsidTr="00F15DBB">
        <w:trPr>
          <w:jc w:val="center"/>
        </w:trPr>
        <w:tc>
          <w:tcPr>
            <w:tcW w:w="1659" w:type="dxa"/>
            <w:vAlign w:val="center"/>
          </w:tcPr>
          <w:p w:rsidR="00F76615" w:rsidRPr="001214C4" w:rsidRDefault="00F76615" w:rsidP="00D413BE">
            <w:pPr>
              <w:adjustRightInd w:val="0"/>
              <w:snapToGrid w:val="0"/>
              <w:spacing w:line="312" w:lineRule="auto"/>
              <w:ind w:firstLine="200"/>
              <w:rPr>
                <w:rFonts w:ascii="Times New Roman" w:eastAsia="宋体" w:hAnsi="Times New Roman"/>
                <w:sz w:val="24"/>
                <w:szCs w:val="24"/>
              </w:rPr>
            </w:pPr>
            <w:r w:rsidRPr="001214C4">
              <w:rPr>
                <w:rFonts w:ascii="Times New Roman" w:eastAsia="宋体" w:hAnsi="宋体"/>
                <w:sz w:val="24"/>
                <w:szCs w:val="24"/>
              </w:rPr>
              <w:t>寻找函数在科学中的应用</w:t>
            </w:r>
          </w:p>
        </w:tc>
        <w:tc>
          <w:tcPr>
            <w:tcW w:w="1659" w:type="dxa"/>
            <w:vAlign w:val="center"/>
          </w:tcPr>
          <w:p w:rsidR="00F76615" w:rsidRPr="001214C4" w:rsidRDefault="00F76615" w:rsidP="00D413BE">
            <w:pPr>
              <w:adjustRightInd w:val="0"/>
              <w:snapToGrid w:val="0"/>
              <w:spacing w:line="312" w:lineRule="auto"/>
              <w:ind w:firstLine="200"/>
              <w:rPr>
                <w:rFonts w:ascii="Times New Roman" w:eastAsia="宋体" w:hAnsi="Times New Roman"/>
                <w:sz w:val="24"/>
                <w:szCs w:val="24"/>
              </w:rPr>
            </w:pPr>
            <w:r w:rsidRPr="001214C4">
              <w:rPr>
                <w:rFonts w:ascii="Times New Roman" w:eastAsia="宋体" w:hAnsi="宋体"/>
                <w:sz w:val="24"/>
                <w:szCs w:val="24"/>
              </w:rPr>
              <w:t>有良好的跨学科意识，寻找到的科学情境合适，对函数在其中的作用评价正确</w:t>
            </w:r>
          </w:p>
        </w:tc>
        <w:tc>
          <w:tcPr>
            <w:tcW w:w="1659" w:type="dxa"/>
            <w:vAlign w:val="center"/>
          </w:tcPr>
          <w:p w:rsidR="00F76615" w:rsidRPr="001214C4" w:rsidRDefault="00F76615" w:rsidP="00D413BE">
            <w:pPr>
              <w:adjustRightInd w:val="0"/>
              <w:snapToGrid w:val="0"/>
              <w:spacing w:line="312" w:lineRule="auto"/>
              <w:ind w:firstLine="200"/>
              <w:rPr>
                <w:rFonts w:ascii="Times New Roman" w:eastAsia="宋体" w:hAnsi="Times New Roman"/>
                <w:sz w:val="24"/>
                <w:szCs w:val="24"/>
              </w:rPr>
            </w:pPr>
            <w:r w:rsidRPr="001214C4">
              <w:rPr>
                <w:rFonts w:ascii="Times New Roman" w:eastAsia="宋体" w:hAnsi="宋体"/>
                <w:sz w:val="24"/>
                <w:szCs w:val="24"/>
              </w:rPr>
              <w:t>有一定的跨学科意识，寻找到了与所学内容有关的科学情境，较好地评价了函数在其中的作用</w:t>
            </w:r>
          </w:p>
        </w:tc>
        <w:tc>
          <w:tcPr>
            <w:tcW w:w="1659" w:type="dxa"/>
            <w:vAlign w:val="center"/>
          </w:tcPr>
          <w:p w:rsidR="00F76615" w:rsidRPr="001214C4" w:rsidRDefault="00F76615" w:rsidP="00D413BE">
            <w:pPr>
              <w:adjustRightInd w:val="0"/>
              <w:snapToGrid w:val="0"/>
              <w:spacing w:line="312" w:lineRule="auto"/>
              <w:ind w:firstLine="200"/>
              <w:rPr>
                <w:rFonts w:ascii="Times New Roman" w:eastAsia="宋体" w:hAnsi="Times New Roman"/>
                <w:sz w:val="24"/>
                <w:szCs w:val="24"/>
              </w:rPr>
            </w:pPr>
            <w:r w:rsidRPr="001214C4">
              <w:rPr>
                <w:rFonts w:ascii="Times New Roman" w:eastAsia="宋体" w:hAnsi="宋体"/>
                <w:sz w:val="24"/>
                <w:szCs w:val="24"/>
              </w:rPr>
              <w:t>寻找到了可以借助函数解释的科学情境，但是分析不深入</w:t>
            </w:r>
          </w:p>
        </w:tc>
        <w:tc>
          <w:tcPr>
            <w:tcW w:w="1660" w:type="dxa"/>
            <w:vAlign w:val="center"/>
          </w:tcPr>
          <w:p w:rsidR="00F76615" w:rsidRPr="001214C4" w:rsidRDefault="00F76615" w:rsidP="00D413BE">
            <w:pPr>
              <w:adjustRightInd w:val="0"/>
              <w:snapToGrid w:val="0"/>
              <w:spacing w:line="312" w:lineRule="auto"/>
              <w:ind w:firstLine="200"/>
              <w:rPr>
                <w:rFonts w:ascii="Times New Roman" w:eastAsia="宋体" w:hAnsi="Times New Roman"/>
                <w:sz w:val="24"/>
                <w:szCs w:val="24"/>
              </w:rPr>
            </w:pPr>
            <w:r w:rsidRPr="001214C4">
              <w:rPr>
                <w:rFonts w:ascii="Times New Roman" w:eastAsia="宋体" w:hAnsi="宋体"/>
                <w:sz w:val="24"/>
                <w:szCs w:val="24"/>
              </w:rPr>
              <w:t>寻找到的科学情境不合适，或未寻找到相应的科学情境</w:t>
            </w:r>
          </w:p>
        </w:tc>
      </w:tr>
      <w:tr w:rsidR="00F76615" w:rsidRPr="001214C4" w:rsidTr="00F15DBB">
        <w:trPr>
          <w:jc w:val="center"/>
        </w:trPr>
        <w:tc>
          <w:tcPr>
            <w:tcW w:w="1659" w:type="dxa"/>
            <w:vAlign w:val="center"/>
          </w:tcPr>
          <w:p w:rsidR="00F76615" w:rsidRPr="001214C4" w:rsidRDefault="00F76615" w:rsidP="00D413BE">
            <w:pPr>
              <w:adjustRightInd w:val="0"/>
              <w:snapToGrid w:val="0"/>
              <w:spacing w:line="312" w:lineRule="auto"/>
              <w:ind w:firstLine="200"/>
              <w:jc w:val="center"/>
              <w:rPr>
                <w:rFonts w:ascii="Times New Roman" w:eastAsia="宋体" w:hAnsi="Times New Roman"/>
                <w:sz w:val="24"/>
                <w:szCs w:val="24"/>
              </w:rPr>
            </w:pPr>
            <w:r w:rsidRPr="001214C4">
              <w:rPr>
                <w:rFonts w:ascii="Times New Roman" w:eastAsia="宋体" w:hAnsi="宋体"/>
                <w:sz w:val="24"/>
                <w:szCs w:val="24"/>
              </w:rPr>
              <w:t>合作与交流</w:t>
            </w:r>
          </w:p>
        </w:tc>
        <w:tc>
          <w:tcPr>
            <w:tcW w:w="1659" w:type="dxa"/>
            <w:vAlign w:val="center"/>
          </w:tcPr>
          <w:p w:rsidR="00F76615" w:rsidRPr="001214C4" w:rsidRDefault="00F76615" w:rsidP="00D413BE">
            <w:pPr>
              <w:adjustRightInd w:val="0"/>
              <w:snapToGrid w:val="0"/>
              <w:spacing w:line="312" w:lineRule="auto"/>
              <w:ind w:firstLine="200"/>
              <w:rPr>
                <w:rFonts w:ascii="Times New Roman" w:eastAsia="宋体" w:hAnsi="Times New Roman"/>
                <w:sz w:val="24"/>
                <w:szCs w:val="24"/>
              </w:rPr>
            </w:pPr>
            <w:r w:rsidRPr="001214C4">
              <w:rPr>
                <w:rFonts w:ascii="Times New Roman" w:eastAsia="宋体" w:hAnsi="宋体"/>
                <w:sz w:val="24"/>
                <w:szCs w:val="24"/>
              </w:rPr>
              <w:t>小组合作默契，分工明确，</w:t>
            </w:r>
            <w:r w:rsidRPr="001214C4">
              <w:rPr>
                <w:rFonts w:ascii="Times New Roman" w:eastAsia="宋体" w:hAnsi="宋体"/>
                <w:sz w:val="24"/>
                <w:szCs w:val="24"/>
              </w:rPr>
              <w:lastRenderedPageBreak/>
              <w:t>汇报有条理，内容丰富</w:t>
            </w:r>
          </w:p>
        </w:tc>
        <w:tc>
          <w:tcPr>
            <w:tcW w:w="1659" w:type="dxa"/>
            <w:vAlign w:val="center"/>
          </w:tcPr>
          <w:p w:rsidR="00F76615" w:rsidRPr="001214C4" w:rsidRDefault="00F76615" w:rsidP="00D413BE">
            <w:pPr>
              <w:adjustRightInd w:val="0"/>
              <w:snapToGrid w:val="0"/>
              <w:spacing w:line="312" w:lineRule="auto"/>
              <w:ind w:firstLine="200"/>
              <w:rPr>
                <w:rFonts w:ascii="Times New Roman" w:eastAsia="宋体" w:hAnsi="Times New Roman"/>
                <w:sz w:val="24"/>
                <w:szCs w:val="24"/>
              </w:rPr>
            </w:pPr>
            <w:r w:rsidRPr="001214C4">
              <w:rPr>
                <w:rFonts w:ascii="Times New Roman" w:eastAsia="宋体" w:hAnsi="宋体"/>
                <w:sz w:val="24"/>
                <w:szCs w:val="24"/>
              </w:rPr>
              <w:lastRenderedPageBreak/>
              <w:t>小组</w:t>
            </w:r>
            <w:proofErr w:type="gramStart"/>
            <w:r w:rsidRPr="001214C4">
              <w:rPr>
                <w:rFonts w:ascii="Times New Roman" w:eastAsia="宋体" w:hAnsi="宋体"/>
                <w:sz w:val="24"/>
                <w:szCs w:val="24"/>
              </w:rPr>
              <w:t>合作较</w:t>
            </w:r>
            <w:proofErr w:type="gramEnd"/>
            <w:r w:rsidRPr="001214C4">
              <w:rPr>
                <w:rFonts w:ascii="Times New Roman" w:eastAsia="宋体" w:hAnsi="宋体"/>
                <w:sz w:val="24"/>
                <w:szCs w:val="24"/>
              </w:rPr>
              <w:t>默契，</w:t>
            </w:r>
            <w:proofErr w:type="gramStart"/>
            <w:r w:rsidRPr="001214C4">
              <w:rPr>
                <w:rFonts w:ascii="Times New Roman" w:eastAsia="宋体" w:hAnsi="宋体"/>
                <w:sz w:val="24"/>
                <w:szCs w:val="24"/>
              </w:rPr>
              <w:t>分工较</w:t>
            </w:r>
            <w:proofErr w:type="gramEnd"/>
            <w:r w:rsidRPr="001214C4">
              <w:rPr>
                <w:rFonts w:ascii="Times New Roman" w:eastAsia="宋体" w:hAnsi="宋体"/>
                <w:sz w:val="24"/>
                <w:szCs w:val="24"/>
              </w:rPr>
              <w:lastRenderedPageBreak/>
              <w:t>合理，汇报有条理</w:t>
            </w:r>
          </w:p>
        </w:tc>
        <w:tc>
          <w:tcPr>
            <w:tcW w:w="1659" w:type="dxa"/>
            <w:vAlign w:val="center"/>
          </w:tcPr>
          <w:p w:rsidR="00F76615" w:rsidRPr="001214C4" w:rsidRDefault="00F76615" w:rsidP="00D413BE">
            <w:pPr>
              <w:adjustRightInd w:val="0"/>
              <w:snapToGrid w:val="0"/>
              <w:spacing w:line="312" w:lineRule="auto"/>
              <w:ind w:firstLine="200"/>
              <w:rPr>
                <w:rFonts w:ascii="Times New Roman" w:eastAsia="宋体" w:hAnsi="Times New Roman"/>
                <w:sz w:val="24"/>
                <w:szCs w:val="24"/>
              </w:rPr>
            </w:pPr>
            <w:r w:rsidRPr="001214C4">
              <w:rPr>
                <w:rFonts w:ascii="Times New Roman" w:eastAsia="宋体" w:hAnsi="宋体"/>
                <w:sz w:val="24"/>
                <w:szCs w:val="24"/>
              </w:rPr>
              <w:lastRenderedPageBreak/>
              <w:t>小组分工不很合理，汇报</w:t>
            </w:r>
            <w:r w:rsidRPr="001214C4">
              <w:rPr>
                <w:rFonts w:ascii="Times New Roman" w:eastAsia="宋体" w:hAnsi="宋体"/>
                <w:sz w:val="24"/>
                <w:szCs w:val="24"/>
              </w:rPr>
              <w:lastRenderedPageBreak/>
              <w:t>内容有自己的观点，但是条理不太清晰</w:t>
            </w:r>
          </w:p>
        </w:tc>
        <w:tc>
          <w:tcPr>
            <w:tcW w:w="1660" w:type="dxa"/>
            <w:vAlign w:val="center"/>
          </w:tcPr>
          <w:p w:rsidR="00F76615" w:rsidRPr="001214C4" w:rsidRDefault="00F76615" w:rsidP="00D413BE">
            <w:pPr>
              <w:adjustRightInd w:val="0"/>
              <w:snapToGrid w:val="0"/>
              <w:spacing w:line="312" w:lineRule="auto"/>
              <w:ind w:firstLine="200"/>
              <w:rPr>
                <w:rFonts w:ascii="Times New Roman" w:eastAsia="宋体" w:hAnsi="Times New Roman"/>
                <w:sz w:val="24"/>
                <w:szCs w:val="24"/>
              </w:rPr>
            </w:pPr>
            <w:r w:rsidRPr="001214C4">
              <w:rPr>
                <w:rFonts w:ascii="Times New Roman" w:eastAsia="宋体" w:hAnsi="宋体"/>
                <w:sz w:val="24"/>
                <w:szCs w:val="24"/>
              </w:rPr>
              <w:lastRenderedPageBreak/>
              <w:t>未能够体现小组分工，汇</w:t>
            </w:r>
            <w:r w:rsidRPr="001214C4">
              <w:rPr>
                <w:rFonts w:ascii="Times New Roman" w:eastAsia="宋体" w:hAnsi="宋体"/>
                <w:sz w:val="24"/>
                <w:szCs w:val="24"/>
              </w:rPr>
              <w:lastRenderedPageBreak/>
              <w:t>报交流无实质内容</w:t>
            </w:r>
          </w:p>
        </w:tc>
      </w:tr>
    </w:tbl>
    <w:p w:rsidR="00F76615" w:rsidRPr="001214C4" w:rsidRDefault="00F76615" w:rsidP="00D413BE">
      <w:pPr>
        <w:adjustRightInd w:val="0"/>
        <w:snapToGrid w:val="0"/>
        <w:spacing w:line="312" w:lineRule="auto"/>
        <w:ind w:firstLine="200"/>
        <w:rPr>
          <w:rFonts w:ascii="Times New Roman" w:eastAsia="宋体" w:hAnsi="Times New Roman"/>
          <w:sz w:val="24"/>
          <w:szCs w:val="24"/>
        </w:rPr>
      </w:pPr>
    </w:p>
    <w:p w:rsidR="00AD5A67" w:rsidRPr="001214C4" w:rsidRDefault="005F2A8E" w:rsidP="00D413BE">
      <w:pPr>
        <w:adjustRightInd w:val="0"/>
        <w:snapToGrid w:val="0"/>
        <w:spacing w:line="312" w:lineRule="auto"/>
        <w:ind w:firstLineChars="200" w:firstLine="482"/>
        <w:rPr>
          <w:rFonts w:ascii="Times New Roman" w:eastAsia="宋体" w:hAnsi="Times New Roman"/>
          <w:b/>
          <w:sz w:val="24"/>
          <w:szCs w:val="24"/>
        </w:rPr>
      </w:pPr>
      <w:r w:rsidRPr="001214C4">
        <w:rPr>
          <w:rFonts w:ascii="Times New Roman" w:eastAsia="宋体" w:hAnsi="宋体" w:hint="eastAsia"/>
          <w:b/>
          <w:sz w:val="24"/>
          <w:szCs w:val="24"/>
        </w:rPr>
        <w:t>五、单元评价</w:t>
      </w:r>
    </w:p>
    <w:p w:rsidR="004C3F78" w:rsidRPr="001214C4" w:rsidRDefault="004C3F78" w:rsidP="00D413BE">
      <w:pPr>
        <w:adjustRightInd w:val="0"/>
        <w:snapToGrid w:val="0"/>
        <w:spacing w:line="312" w:lineRule="auto"/>
        <w:ind w:firstLineChars="200" w:firstLine="482"/>
        <w:rPr>
          <w:rFonts w:ascii="Times New Roman" w:eastAsia="宋体" w:hAnsi="Times New Roman"/>
          <w:b/>
          <w:bCs/>
          <w:sz w:val="24"/>
          <w:szCs w:val="24"/>
        </w:rPr>
      </w:pPr>
      <w:r w:rsidRPr="001214C4">
        <w:rPr>
          <w:rFonts w:ascii="Times New Roman" w:eastAsia="宋体" w:hAnsi="宋体" w:hint="eastAsia"/>
          <w:b/>
          <w:bCs/>
          <w:sz w:val="24"/>
          <w:szCs w:val="24"/>
        </w:rPr>
        <w:t>例</w:t>
      </w:r>
      <w:r w:rsidRPr="001214C4">
        <w:rPr>
          <w:rFonts w:ascii="Times New Roman" w:eastAsia="宋体" w:hAnsi="Times New Roman" w:hint="eastAsia"/>
          <w:b/>
          <w:bCs/>
          <w:sz w:val="24"/>
          <w:szCs w:val="24"/>
        </w:rPr>
        <w:t>1</w:t>
      </w:r>
      <w:r w:rsidRPr="001214C4">
        <w:rPr>
          <w:rFonts w:ascii="Times New Roman" w:eastAsia="宋体" w:hAnsi="Times New Roman"/>
          <w:b/>
          <w:bCs/>
          <w:sz w:val="24"/>
          <w:szCs w:val="24"/>
        </w:rPr>
        <w:t xml:space="preserve"> </w:t>
      </w:r>
      <w:r w:rsidRPr="001214C4">
        <w:rPr>
          <w:rFonts w:ascii="Times New Roman" w:eastAsia="宋体" w:hAnsi="宋体"/>
          <w:sz w:val="24"/>
          <w:szCs w:val="24"/>
        </w:rPr>
        <w:t>关系式</w:t>
      </w:r>
      <w:r w:rsidR="001C1B41" w:rsidRPr="001214C4">
        <w:rPr>
          <w:rFonts w:ascii="Times New Roman" w:hAnsi="Times New Roman"/>
          <w:position w:val="-32"/>
        </w:rPr>
        <w:object w:dxaOrig="1260" w:dyaOrig="760">
          <v:shape id="_x0000_i1069" type="#_x0000_t75" style="width:62.35pt;height:38.15pt" o:ole="">
            <v:imagedata r:id="rId82" o:title=""/>
          </v:shape>
          <o:OLEObject Type="Embed" ProgID="Equation.DSMT4" ShapeID="_x0000_i1069" DrawAspect="Content" ObjectID="_1724676655" r:id="rId83"/>
        </w:object>
      </w:r>
      <w:r w:rsidRPr="001214C4">
        <w:rPr>
          <w:rFonts w:ascii="Times New Roman" w:eastAsia="宋体" w:hAnsi="宋体"/>
          <w:sz w:val="24"/>
          <w:szCs w:val="24"/>
        </w:rPr>
        <w:t>是否确定了一个变量</w:t>
      </w:r>
      <w:r w:rsidR="007A692B" w:rsidRPr="001214C4">
        <w:rPr>
          <w:rFonts w:ascii="Times New Roman" w:eastAsia="宋体" w:hAnsi="宋体"/>
          <w:position w:val="-10"/>
          <w:sz w:val="24"/>
          <w:szCs w:val="24"/>
        </w:rPr>
        <w:object w:dxaOrig="220" w:dyaOrig="260">
          <v:shape id="_x0000_i1070" type="#_x0000_t75" style="width:11.3pt;height:12.9pt" o:ole="">
            <v:imagedata r:id="rId84" o:title=""/>
          </v:shape>
          <o:OLEObject Type="Embed" ProgID="Equation.DSMT4" ShapeID="_x0000_i1070" DrawAspect="Content" ObjectID="_1724676656" r:id="rId85"/>
        </w:object>
      </w:r>
      <w:r w:rsidRPr="001214C4">
        <w:rPr>
          <w:rFonts w:ascii="Times New Roman" w:eastAsia="宋体" w:hAnsi="宋体"/>
          <w:sz w:val="24"/>
          <w:szCs w:val="24"/>
        </w:rPr>
        <w:t>关于自变量</w:t>
      </w:r>
      <w:r w:rsidRPr="001214C4">
        <w:rPr>
          <w:rFonts w:ascii="Times New Roman" w:hAnsi="Times New Roman"/>
          <w:position w:val="-6"/>
        </w:rPr>
        <w:object w:dxaOrig="200" w:dyaOrig="220">
          <v:shape id="_x0000_i1071" type="#_x0000_t75" style="width:9.65pt;height:11.3pt" o:ole="">
            <v:imagedata r:id="rId86" o:title=""/>
          </v:shape>
          <o:OLEObject Type="Embed" ProgID="Equation.DSMT4" ShapeID="_x0000_i1071" DrawAspect="Content" ObjectID="_1724676657" r:id="rId87"/>
        </w:object>
      </w:r>
      <w:r w:rsidRPr="001214C4">
        <w:rPr>
          <w:rFonts w:ascii="Times New Roman" w:eastAsia="宋体" w:hAnsi="宋体"/>
          <w:sz w:val="24"/>
          <w:szCs w:val="24"/>
        </w:rPr>
        <w:t>的函数</w:t>
      </w:r>
      <w:r w:rsidRPr="001214C4">
        <w:rPr>
          <w:rFonts w:ascii="Times New Roman" w:eastAsia="宋体" w:hAnsi="宋体" w:hint="eastAsia"/>
          <w:sz w:val="24"/>
          <w:szCs w:val="24"/>
        </w:rPr>
        <w:t>？</w:t>
      </w:r>
      <w:r w:rsidRPr="001214C4">
        <w:rPr>
          <w:rFonts w:ascii="Times New Roman" w:eastAsia="宋体" w:hAnsi="宋体"/>
          <w:sz w:val="24"/>
          <w:szCs w:val="24"/>
        </w:rPr>
        <w:t>若是</w:t>
      </w:r>
      <w:r w:rsidRPr="001214C4">
        <w:rPr>
          <w:rFonts w:ascii="Times New Roman" w:eastAsia="宋体" w:hAnsi="宋体" w:hint="eastAsia"/>
          <w:sz w:val="24"/>
          <w:szCs w:val="24"/>
        </w:rPr>
        <w:t>，</w:t>
      </w:r>
      <w:r w:rsidRPr="001214C4">
        <w:rPr>
          <w:rFonts w:ascii="Times New Roman" w:eastAsia="宋体" w:hAnsi="宋体"/>
          <w:sz w:val="24"/>
          <w:szCs w:val="24"/>
        </w:rPr>
        <w:t>求该函数的定义域与值域</w:t>
      </w:r>
      <w:r w:rsidRPr="001214C4">
        <w:rPr>
          <w:rFonts w:ascii="Times New Roman" w:eastAsia="宋体" w:hAnsi="宋体" w:hint="eastAsia"/>
          <w:sz w:val="24"/>
          <w:szCs w:val="24"/>
        </w:rPr>
        <w:t>；</w:t>
      </w:r>
      <w:r w:rsidRPr="001214C4">
        <w:rPr>
          <w:rFonts w:ascii="Times New Roman" w:eastAsia="宋体" w:hAnsi="宋体"/>
          <w:sz w:val="24"/>
          <w:szCs w:val="24"/>
        </w:rPr>
        <w:t>若不是</w:t>
      </w:r>
      <w:r w:rsidRPr="001214C4">
        <w:rPr>
          <w:rFonts w:ascii="Times New Roman" w:eastAsia="宋体" w:hAnsi="宋体" w:hint="eastAsia"/>
          <w:sz w:val="24"/>
          <w:szCs w:val="24"/>
        </w:rPr>
        <w:t>，</w:t>
      </w:r>
      <w:r w:rsidRPr="001214C4">
        <w:rPr>
          <w:rFonts w:ascii="Times New Roman" w:eastAsia="宋体" w:hAnsi="宋体"/>
          <w:sz w:val="24"/>
          <w:szCs w:val="24"/>
        </w:rPr>
        <w:t>请说明理由</w:t>
      </w:r>
      <w:r w:rsidR="004A0531" w:rsidRPr="001214C4">
        <w:rPr>
          <w:rFonts w:ascii="Times New Roman" w:eastAsia="宋体" w:hAnsi="Times New Roman"/>
          <w:sz w:val="24"/>
          <w:szCs w:val="24"/>
        </w:rPr>
        <w:t>．</w:t>
      </w:r>
    </w:p>
    <w:p w:rsidR="004C3F78" w:rsidRPr="001214C4" w:rsidRDefault="004C3F78" w:rsidP="00D413BE">
      <w:pPr>
        <w:adjustRightInd w:val="0"/>
        <w:snapToGrid w:val="0"/>
        <w:spacing w:line="312" w:lineRule="auto"/>
        <w:ind w:firstLineChars="200" w:firstLine="482"/>
        <w:rPr>
          <w:rFonts w:ascii="Times New Roman" w:eastAsia="宋体" w:hAnsi="Times New Roman"/>
          <w:sz w:val="24"/>
          <w:szCs w:val="24"/>
        </w:rPr>
      </w:pPr>
      <w:r w:rsidRPr="001214C4">
        <w:rPr>
          <w:rFonts w:ascii="Times New Roman" w:eastAsia="宋体" w:hAnsi="宋体"/>
          <w:b/>
          <w:bCs/>
          <w:sz w:val="24"/>
          <w:szCs w:val="24"/>
        </w:rPr>
        <w:t>分析</w:t>
      </w:r>
      <w:r w:rsidRPr="001214C4">
        <w:rPr>
          <w:rFonts w:ascii="Times New Roman" w:eastAsia="宋体" w:hAnsi="Times New Roman"/>
          <w:sz w:val="24"/>
          <w:szCs w:val="24"/>
        </w:rPr>
        <w:t xml:space="preserve"> </w:t>
      </w:r>
      <w:r w:rsidRPr="001214C4">
        <w:rPr>
          <w:rFonts w:ascii="Times New Roman" w:eastAsia="宋体" w:hAnsi="宋体"/>
          <w:sz w:val="24"/>
          <w:szCs w:val="24"/>
        </w:rPr>
        <w:t>看一个关系式是否确定了一个变量</w:t>
      </w:r>
      <w:r w:rsidR="007A692B" w:rsidRPr="001214C4">
        <w:rPr>
          <w:rFonts w:ascii="Times New Roman" w:eastAsia="宋体" w:hAnsi="宋体"/>
          <w:position w:val="-10"/>
          <w:sz w:val="24"/>
          <w:szCs w:val="24"/>
        </w:rPr>
        <w:object w:dxaOrig="220" w:dyaOrig="260">
          <v:shape id="_x0000_i1072" type="#_x0000_t75" style="width:11.3pt;height:12.9pt" o:ole="">
            <v:imagedata r:id="rId84" o:title=""/>
          </v:shape>
          <o:OLEObject Type="Embed" ProgID="Equation.DSMT4" ShapeID="_x0000_i1072" DrawAspect="Content" ObjectID="_1724676658" r:id="rId88"/>
        </w:object>
      </w:r>
      <w:r w:rsidRPr="001214C4">
        <w:rPr>
          <w:rFonts w:ascii="Times New Roman" w:eastAsia="宋体" w:hAnsi="宋体"/>
          <w:sz w:val="24"/>
          <w:szCs w:val="24"/>
        </w:rPr>
        <w:t>关于自变量</w:t>
      </w:r>
      <w:r w:rsidRPr="001214C4">
        <w:rPr>
          <w:rFonts w:ascii="Times New Roman" w:hAnsi="Times New Roman"/>
          <w:position w:val="-6"/>
        </w:rPr>
        <w:object w:dxaOrig="200" w:dyaOrig="220">
          <v:shape id="_x0000_i1073" type="#_x0000_t75" style="width:9.65pt;height:11.3pt" o:ole="">
            <v:imagedata r:id="rId86" o:title=""/>
          </v:shape>
          <o:OLEObject Type="Embed" ProgID="Equation.DSMT4" ShapeID="_x0000_i1073" DrawAspect="Content" ObjectID="_1724676659" r:id="rId89"/>
        </w:object>
      </w:r>
      <w:r w:rsidRPr="001214C4">
        <w:rPr>
          <w:rFonts w:ascii="Times New Roman" w:eastAsia="宋体" w:hAnsi="宋体"/>
          <w:sz w:val="24"/>
          <w:szCs w:val="24"/>
        </w:rPr>
        <w:t>的函数</w:t>
      </w:r>
      <w:r w:rsidRPr="001214C4">
        <w:rPr>
          <w:rFonts w:ascii="Times New Roman" w:eastAsia="宋体" w:hAnsi="宋体" w:hint="eastAsia"/>
          <w:sz w:val="24"/>
          <w:szCs w:val="24"/>
        </w:rPr>
        <w:t>，</w:t>
      </w:r>
      <w:r w:rsidRPr="001214C4">
        <w:rPr>
          <w:rFonts w:ascii="Times New Roman" w:eastAsia="宋体" w:hAnsi="宋体"/>
          <w:sz w:val="24"/>
          <w:szCs w:val="24"/>
        </w:rPr>
        <w:t>就是要看当</w:t>
      </w:r>
      <w:r w:rsidRPr="001214C4">
        <w:rPr>
          <w:rFonts w:ascii="Times New Roman" w:eastAsia="宋体" w:hAnsi="Times New Roman"/>
          <w:position w:val="-6"/>
          <w:sz w:val="24"/>
          <w:szCs w:val="24"/>
        </w:rPr>
        <w:object w:dxaOrig="200" w:dyaOrig="220">
          <v:shape id="_x0000_i1074" type="#_x0000_t75" style="width:9.65pt;height:10.75pt" o:ole="">
            <v:imagedata r:id="rId90" o:title=""/>
          </v:shape>
          <o:OLEObject Type="Embed" ProgID="Equation.DSMT4" ShapeID="_x0000_i1074" DrawAspect="Content" ObjectID="_1724676660" r:id="rId91"/>
        </w:object>
      </w:r>
      <w:r w:rsidRPr="001214C4">
        <w:rPr>
          <w:rFonts w:ascii="Times New Roman" w:eastAsia="宋体" w:hAnsi="宋体"/>
          <w:sz w:val="24"/>
          <w:szCs w:val="24"/>
        </w:rPr>
        <w:t>确定时</w:t>
      </w:r>
      <w:r w:rsidRPr="001214C4">
        <w:rPr>
          <w:rFonts w:ascii="Times New Roman" w:eastAsia="宋体" w:hAnsi="宋体" w:hint="eastAsia"/>
          <w:sz w:val="24"/>
          <w:szCs w:val="24"/>
        </w:rPr>
        <w:t>，</w:t>
      </w:r>
      <w:r w:rsidRPr="001214C4">
        <w:rPr>
          <w:rFonts w:ascii="Times New Roman" w:eastAsia="宋体" w:hAnsi="宋体"/>
          <w:sz w:val="24"/>
          <w:szCs w:val="24"/>
        </w:rPr>
        <w:t>满足条件的</w:t>
      </w:r>
      <w:r w:rsidR="007A692B" w:rsidRPr="001214C4">
        <w:rPr>
          <w:rFonts w:ascii="Times New Roman" w:eastAsia="宋体" w:hAnsi="宋体"/>
          <w:position w:val="-10"/>
          <w:sz w:val="24"/>
          <w:szCs w:val="24"/>
        </w:rPr>
        <w:object w:dxaOrig="220" w:dyaOrig="260">
          <v:shape id="_x0000_i1075" type="#_x0000_t75" style="width:11.3pt;height:12.9pt" o:ole="">
            <v:imagedata r:id="rId84" o:title=""/>
          </v:shape>
          <o:OLEObject Type="Embed" ProgID="Equation.DSMT4" ShapeID="_x0000_i1075" DrawAspect="Content" ObjectID="_1724676661" r:id="rId92"/>
        </w:object>
      </w:r>
      <w:r w:rsidRPr="001214C4">
        <w:rPr>
          <w:rFonts w:ascii="Times New Roman" w:eastAsia="宋体" w:hAnsi="宋体"/>
          <w:sz w:val="24"/>
          <w:szCs w:val="24"/>
        </w:rPr>
        <w:t>是否至多只有</w:t>
      </w:r>
      <w:r w:rsidRPr="001214C4">
        <w:rPr>
          <w:rFonts w:ascii="Times New Roman" w:eastAsia="宋体" w:hAnsi="Times New Roman"/>
          <w:sz w:val="24"/>
          <w:szCs w:val="24"/>
        </w:rPr>
        <w:t>1</w:t>
      </w:r>
      <w:r w:rsidRPr="001214C4">
        <w:rPr>
          <w:rFonts w:ascii="Times New Roman" w:eastAsia="宋体" w:hAnsi="宋体"/>
          <w:sz w:val="24"/>
          <w:szCs w:val="24"/>
        </w:rPr>
        <w:t>个</w:t>
      </w:r>
      <w:r w:rsidR="004A0531" w:rsidRPr="001214C4">
        <w:rPr>
          <w:rFonts w:ascii="Times New Roman" w:eastAsia="宋体" w:hAnsi="Times New Roman"/>
          <w:sz w:val="24"/>
          <w:szCs w:val="24"/>
        </w:rPr>
        <w:t>．</w:t>
      </w:r>
      <w:r w:rsidRPr="001214C4">
        <w:rPr>
          <w:rFonts w:ascii="Times New Roman" w:eastAsia="宋体" w:hAnsi="宋体"/>
          <w:sz w:val="24"/>
          <w:szCs w:val="24"/>
        </w:rPr>
        <w:t>使得</w:t>
      </w:r>
      <w:r w:rsidR="007A692B" w:rsidRPr="001214C4">
        <w:rPr>
          <w:rFonts w:ascii="Times New Roman" w:eastAsia="宋体" w:hAnsi="宋体"/>
          <w:position w:val="-10"/>
          <w:sz w:val="24"/>
          <w:szCs w:val="24"/>
        </w:rPr>
        <w:object w:dxaOrig="220" w:dyaOrig="260">
          <v:shape id="_x0000_i1076" type="#_x0000_t75" style="width:11.3pt;height:12.9pt" o:ole="">
            <v:imagedata r:id="rId84" o:title=""/>
          </v:shape>
          <o:OLEObject Type="Embed" ProgID="Equation.DSMT4" ShapeID="_x0000_i1076" DrawAspect="Content" ObjectID="_1724676662" r:id="rId93"/>
        </w:object>
      </w:r>
      <w:r w:rsidRPr="001214C4">
        <w:rPr>
          <w:rFonts w:ascii="Times New Roman" w:eastAsia="宋体" w:hAnsi="宋体"/>
          <w:sz w:val="24"/>
          <w:szCs w:val="24"/>
        </w:rPr>
        <w:t>恰有</w:t>
      </w:r>
      <w:r w:rsidRPr="001214C4">
        <w:rPr>
          <w:rFonts w:ascii="Times New Roman" w:eastAsia="宋体" w:hAnsi="Times New Roman"/>
          <w:sz w:val="24"/>
          <w:szCs w:val="24"/>
        </w:rPr>
        <w:t>1</w:t>
      </w:r>
      <w:r w:rsidRPr="001214C4">
        <w:rPr>
          <w:rFonts w:ascii="Times New Roman" w:eastAsia="宋体" w:hAnsi="宋体"/>
          <w:sz w:val="24"/>
          <w:szCs w:val="24"/>
        </w:rPr>
        <w:t>个的那些</w:t>
      </w:r>
      <w:r w:rsidRPr="001214C4">
        <w:rPr>
          <w:rFonts w:ascii="Times New Roman" w:hAnsi="Times New Roman"/>
          <w:position w:val="-6"/>
        </w:rPr>
        <w:object w:dxaOrig="200" w:dyaOrig="220">
          <v:shape id="_x0000_i1077" type="#_x0000_t75" style="width:9.65pt;height:11.3pt" o:ole="">
            <v:imagedata r:id="rId86" o:title=""/>
          </v:shape>
          <o:OLEObject Type="Embed" ProgID="Equation.DSMT4" ShapeID="_x0000_i1077" DrawAspect="Content" ObjectID="_1724676663" r:id="rId94"/>
        </w:object>
      </w:r>
      <w:r w:rsidRPr="001214C4">
        <w:rPr>
          <w:rFonts w:ascii="Times New Roman" w:eastAsia="宋体" w:hAnsi="宋体"/>
          <w:sz w:val="24"/>
          <w:szCs w:val="24"/>
        </w:rPr>
        <w:t>的</w:t>
      </w:r>
      <w:proofErr w:type="gramStart"/>
      <w:r w:rsidRPr="001214C4">
        <w:rPr>
          <w:rFonts w:ascii="Times New Roman" w:eastAsia="宋体" w:hAnsi="宋体"/>
          <w:sz w:val="24"/>
          <w:szCs w:val="24"/>
        </w:rPr>
        <w:t>值组成</w:t>
      </w:r>
      <w:proofErr w:type="gramEnd"/>
      <w:r w:rsidRPr="001214C4">
        <w:rPr>
          <w:rFonts w:ascii="Times New Roman" w:eastAsia="宋体" w:hAnsi="宋体"/>
          <w:sz w:val="24"/>
          <w:szCs w:val="24"/>
        </w:rPr>
        <w:t>的集合就是函数的定义域</w:t>
      </w:r>
      <w:r w:rsidR="00585CD6" w:rsidRPr="001214C4">
        <w:rPr>
          <w:rFonts w:ascii="Times New Roman" w:eastAsia="宋体" w:hAnsi="宋体" w:hint="eastAsia"/>
          <w:sz w:val="24"/>
          <w:szCs w:val="24"/>
        </w:rPr>
        <w:t>，</w:t>
      </w:r>
      <w:r w:rsidRPr="001214C4">
        <w:rPr>
          <w:rFonts w:ascii="Times New Roman" w:eastAsia="宋体" w:hAnsi="宋体"/>
          <w:sz w:val="24"/>
          <w:szCs w:val="24"/>
        </w:rPr>
        <w:t>而对应的</w:t>
      </w:r>
      <w:r w:rsidR="007A692B" w:rsidRPr="001214C4">
        <w:rPr>
          <w:rFonts w:ascii="Times New Roman" w:eastAsia="宋体" w:hAnsi="宋体"/>
          <w:position w:val="-10"/>
          <w:sz w:val="24"/>
          <w:szCs w:val="24"/>
        </w:rPr>
        <w:object w:dxaOrig="220" w:dyaOrig="260">
          <v:shape id="_x0000_i1078" type="#_x0000_t75" style="width:11.3pt;height:12.9pt" o:ole="">
            <v:imagedata r:id="rId84" o:title=""/>
          </v:shape>
          <o:OLEObject Type="Embed" ProgID="Equation.DSMT4" ShapeID="_x0000_i1078" DrawAspect="Content" ObjectID="_1724676664" r:id="rId95"/>
        </w:object>
      </w:r>
      <w:r w:rsidRPr="001214C4">
        <w:rPr>
          <w:rFonts w:ascii="Times New Roman" w:eastAsia="宋体" w:hAnsi="宋体"/>
          <w:sz w:val="24"/>
          <w:szCs w:val="24"/>
        </w:rPr>
        <w:t>的</w:t>
      </w:r>
      <w:proofErr w:type="gramStart"/>
      <w:r w:rsidRPr="001214C4">
        <w:rPr>
          <w:rFonts w:ascii="Times New Roman" w:eastAsia="宋体" w:hAnsi="宋体"/>
          <w:sz w:val="24"/>
          <w:szCs w:val="24"/>
        </w:rPr>
        <w:t>值组成</w:t>
      </w:r>
      <w:proofErr w:type="gramEnd"/>
      <w:r w:rsidRPr="001214C4">
        <w:rPr>
          <w:rFonts w:ascii="Times New Roman" w:eastAsia="宋体" w:hAnsi="宋体"/>
          <w:sz w:val="24"/>
          <w:szCs w:val="24"/>
        </w:rPr>
        <w:t>的集合就是函数的值域</w:t>
      </w:r>
      <w:r w:rsidR="004A0531" w:rsidRPr="001214C4">
        <w:rPr>
          <w:rFonts w:ascii="Times New Roman" w:eastAsia="宋体" w:hAnsi="Times New Roman" w:hint="eastAsia"/>
          <w:sz w:val="24"/>
          <w:szCs w:val="24"/>
        </w:rPr>
        <w:t>．</w:t>
      </w:r>
    </w:p>
    <w:p w:rsidR="004C3F78" w:rsidRPr="001214C4" w:rsidRDefault="004C3F78" w:rsidP="00D413BE">
      <w:pPr>
        <w:adjustRightInd w:val="0"/>
        <w:snapToGrid w:val="0"/>
        <w:spacing w:line="312" w:lineRule="auto"/>
        <w:ind w:firstLineChars="200" w:firstLine="482"/>
        <w:rPr>
          <w:rFonts w:ascii="Times New Roman" w:eastAsia="宋体" w:hAnsi="Times New Roman"/>
          <w:sz w:val="24"/>
          <w:szCs w:val="24"/>
        </w:rPr>
      </w:pPr>
      <w:r w:rsidRPr="001214C4">
        <w:rPr>
          <w:rFonts w:ascii="Times New Roman" w:eastAsia="宋体" w:hAnsi="宋体"/>
          <w:b/>
          <w:bCs/>
          <w:sz w:val="24"/>
          <w:szCs w:val="24"/>
        </w:rPr>
        <w:t>解</w:t>
      </w:r>
      <w:r w:rsidRPr="001214C4">
        <w:rPr>
          <w:rFonts w:ascii="Times New Roman" w:eastAsia="宋体" w:hAnsi="Times New Roman"/>
          <w:sz w:val="24"/>
          <w:szCs w:val="24"/>
        </w:rPr>
        <w:t xml:space="preserve"> </w:t>
      </w:r>
      <w:r w:rsidRPr="001214C4">
        <w:rPr>
          <w:rFonts w:ascii="Times New Roman" w:eastAsia="宋体" w:hAnsi="宋体"/>
          <w:sz w:val="24"/>
          <w:szCs w:val="24"/>
        </w:rPr>
        <w:t>因为</w:t>
      </w:r>
      <w:bookmarkStart w:id="4" w:name="MTBlankEqn"/>
      <w:r w:rsidRPr="001214C4">
        <w:rPr>
          <w:rFonts w:ascii="Times New Roman" w:hAnsi="Times New Roman"/>
          <w:position w:val="-10"/>
        </w:rPr>
        <w:object w:dxaOrig="1060" w:dyaOrig="360">
          <v:shape id="_x0000_i1079" type="#_x0000_t75" style="width:52.65pt;height:18.25pt" o:ole="">
            <v:imagedata r:id="rId96" o:title=""/>
          </v:shape>
          <o:OLEObject Type="Embed" ProgID="Equation.DSMT4" ShapeID="_x0000_i1079" DrawAspect="Content" ObjectID="_1724676665" r:id="rId97"/>
        </w:object>
      </w:r>
      <w:bookmarkEnd w:id="4"/>
      <w:r w:rsidRPr="001214C4">
        <w:rPr>
          <w:rFonts w:ascii="Times New Roman" w:eastAsia="宋体" w:hAnsi="宋体" w:hint="eastAsia"/>
          <w:sz w:val="24"/>
          <w:szCs w:val="24"/>
        </w:rPr>
        <w:t>，</w:t>
      </w:r>
      <w:r w:rsidRPr="001214C4">
        <w:rPr>
          <w:rFonts w:ascii="Times New Roman" w:eastAsia="宋体" w:hAnsi="宋体"/>
          <w:sz w:val="24"/>
          <w:szCs w:val="24"/>
        </w:rPr>
        <w:t>所以</w:t>
      </w:r>
      <w:r w:rsidRPr="001214C4">
        <w:rPr>
          <w:rFonts w:ascii="Times New Roman" w:eastAsia="宋体" w:hAnsi="Times New Roman"/>
          <w:position w:val="-6"/>
          <w:sz w:val="24"/>
          <w:szCs w:val="24"/>
        </w:rPr>
        <w:object w:dxaOrig="620" w:dyaOrig="320">
          <v:shape id="_x0000_i1080" type="#_x0000_t75" style="width:30.65pt;height:15.05pt" o:ole="">
            <v:imagedata r:id="rId98" o:title=""/>
          </v:shape>
          <o:OLEObject Type="Embed" ProgID="Equation.DSMT4" ShapeID="_x0000_i1080" DrawAspect="Content" ObjectID="_1724676666" r:id="rId99"/>
        </w:object>
      </w:r>
      <w:r w:rsidRPr="001214C4">
        <w:rPr>
          <w:rFonts w:ascii="Times New Roman" w:eastAsia="宋体" w:hAnsi="宋体" w:hint="eastAsia"/>
          <w:sz w:val="24"/>
          <w:szCs w:val="24"/>
        </w:rPr>
        <w:t>，因此</w:t>
      </w:r>
      <w:r w:rsidRPr="001214C4">
        <w:rPr>
          <w:rFonts w:ascii="Times New Roman" w:eastAsia="宋体" w:hAnsi="Times New Roman"/>
          <w:position w:val="-6"/>
          <w:sz w:val="24"/>
          <w:szCs w:val="24"/>
        </w:rPr>
        <w:object w:dxaOrig="980" w:dyaOrig="279">
          <v:shape id="_x0000_i1081" type="#_x0000_t75" style="width:49.45pt;height:14.5pt" o:ole="">
            <v:imagedata r:id="rId100" o:title=""/>
          </v:shape>
          <o:OLEObject Type="Embed" ProgID="Equation.DSMT4" ShapeID="_x0000_i1081" DrawAspect="Content" ObjectID="_1724676667" r:id="rId101"/>
        </w:object>
      </w:r>
      <w:r w:rsidR="004A0531" w:rsidRPr="001214C4">
        <w:rPr>
          <w:rFonts w:ascii="Times New Roman" w:eastAsia="宋体" w:hAnsi="Times New Roman" w:hint="eastAsia"/>
          <w:sz w:val="24"/>
          <w:szCs w:val="24"/>
        </w:rPr>
        <w:t>．</w:t>
      </w:r>
      <w:r w:rsidRPr="001214C4">
        <w:rPr>
          <w:rFonts w:ascii="Times New Roman" w:eastAsia="宋体" w:hAnsi="Times New Roman"/>
          <w:sz w:val="24"/>
          <w:szCs w:val="24"/>
        </w:rPr>
        <w:t xml:space="preserve"> </w:t>
      </w:r>
    </w:p>
    <w:p w:rsidR="004C3F78" w:rsidRPr="001214C4" w:rsidRDefault="004C3F78"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宋体"/>
          <w:sz w:val="24"/>
          <w:szCs w:val="24"/>
        </w:rPr>
        <w:t>对于区间</w:t>
      </w:r>
      <w:r w:rsidRPr="001214C4">
        <w:rPr>
          <w:rFonts w:ascii="Times New Roman" w:eastAsia="宋体" w:hAnsi="Times New Roman"/>
          <w:position w:val="-14"/>
          <w:sz w:val="24"/>
          <w:szCs w:val="24"/>
        </w:rPr>
        <w:object w:dxaOrig="639" w:dyaOrig="400">
          <v:shape id="_x0000_i1082" type="#_x0000_t75" style="width:31.15pt;height:20.4pt" o:ole="">
            <v:imagedata r:id="rId102" o:title=""/>
          </v:shape>
          <o:OLEObject Type="Embed" ProgID="Equation.DSMT4" ShapeID="_x0000_i1082" DrawAspect="Content" ObjectID="_1724676668" r:id="rId103"/>
        </w:object>
      </w:r>
      <w:r w:rsidRPr="001214C4">
        <w:rPr>
          <w:rFonts w:ascii="Times New Roman" w:eastAsia="宋体" w:hAnsi="宋体"/>
          <w:sz w:val="24"/>
          <w:szCs w:val="24"/>
        </w:rPr>
        <w:t>上的每一个确定的</w:t>
      </w:r>
      <w:r w:rsidRPr="001214C4">
        <w:rPr>
          <w:rFonts w:ascii="Times New Roman" w:eastAsia="宋体" w:hAnsi="Times New Roman"/>
          <w:position w:val="-6"/>
          <w:sz w:val="24"/>
          <w:szCs w:val="24"/>
        </w:rPr>
        <w:object w:dxaOrig="200" w:dyaOrig="220">
          <v:shape id="_x0000_i1083" type="#_x0000_t75" style="width:9.65pt;height:10.75pt" o:ole="">
            <v:imagedata r:id="rId90" o:title=""/>
          </v:shape>
          <o:OLEObject Type="Embed" ProgID="Equation.DSMT4" ShapeID="_x0000_i1083" DrawAspect="Content" ObjectID="_1724676669" r:id="rId104"/>
        </w:object>
      </w:r>
      <w:r w:rsidRPr="001214C4">
        <w:rPr>
          <w:rFonts w:ascii="Times New Roman" w:eastAsia="宋体" w:hAnsi="宋体"/>
          <w:sz w:val="24"/>
          <w:szCs w:val="24"/>
        </w:rPr>
        <w:t>的值，由关系式</w:t>
      </w:r>
      <w:r w:rsidR="007A692B" w:rsidRPr="001214C4">
        <w:rPr>
          <w:rFonts w:ascii="Times New Roman" w:hAnsi="Times New Roman"/>
          <w:position w:val="-32"/>
        </w:rPr>
        <w:object w:dxaOrig="1260" w:dyaOrig="760">
          <v:shape id="_x0000_i1084" type="#_x0000_t75" style="width:62.35pt;height:38.15pt" o:ole="">
            <v:imagedata r:id="rId105" o:title=""/>
          </v:shape>
          <o:OLEObject Type="Embed" ProgID="Equation.DSMT4" ShapeID="_x0000_i1084" DrawAspect="Content" ObjectID="_1724676670" r:id="rId106"/>
        </w:object>
      </w:r>
      <w:r w:rsidRPr="001214C4">
        <w:rPr>
          <w:rFonts w:ascii="Times New Roman" w:eastAsia="宋体" w:hAnsi="宋体"/>
          <w:sz w:val="24"/>
          <w:szCs w:val="24"/>
        </w:rPr>
        <w:t>可解得</w:t>
      </w:r>
      <w:r w:rsidRPr="001214C4">
        <w:rPr>
          <w:rFonts w:ascii="Times New Roman" w:hAnsi="Times New Roman"/>
          <w:position w:val="-10"/>
        </w:rPr>
        <w:object w:dxaOrig="1060" w:dyaOrig="420">
          <v:shape id="_x0000_i1085" type="#_x0000_t75" style="width:52.65pt;height:21.5pt" o:ole="">
            <v:imagedata r:id="rId107" o:title=""/>
          </v:shape>
          <o:OLEObject Type="Embed" ProgID="Equation.DSMT4" ShapeID="_x0000_i1085" DrawAspect="Content" ObjectID="_1724676671" r:id="rId108"/>
        </w:object>
      </w:r>
      <w:r w:rsidRPr="001214C4">
        <w:rPr>
          <w:rFonts w:ascii="Times New Roman" w:eastAsia="宋体" w:hAnsi="宋体"/>
          <w:sz w:val="24"/>
          <w:szCs w:val="24"/>
        </w:rPr>
        <w:t>，</w:t>
      </w:r>
      <w:r w:rsidRPr="001214C4">
        <w:rPr>
          <w:rFonts w:ascii="Times New Roman" w:eastAsia="宋体" w:hAnsi="Times New Roman"/>
          <w:position w:val="-10"/>
          <w:sz w:val="24"/>
          <w:szCs w:val="24"/>
        </w:rPr>
        <w:object w:dxaOrig="220" w:dyaOrig="260">
          <v:shape id="_x0000_i1086" type="#_x0000_t75" style="width:10.75pt;height:12.9pt" o:ole="">
            <v:imagedata r:id="rId109" o:title=""/>
          </v:shape>
          <o:OLEObject Type="Embed" ProgID="Equation.DSMT4" ShapeID="_x0000_i1086" DrawAspect="Content" ObjectID="_1724676672" r:id="rId110"/>
        </w:object>
      </w:r>
      <w:r w:rsidRPr="001214C4">
        <w:rPr>
          <w:rFonts w:ascii="Times New Roman" w:eastAsia="宋体" w:hAnsi="宋体"/>
          <w:sz w:val="24"/>
          <w:szCs w:val="24"/>
        </w:rPr>
        <w:t>的值存在且唯一确定，因此关系式</w:t>
      </w:r>
      <w:r w:rsidR="007A692B" w:rsidRPr="001214C4">
        <w:rPr>
          <w:rFonts w:ascii="Times New Roman" w:hAnsi="Times New Roman"/>
          <w:position w:val="-32"/>
        </w:rPr>
        <w:object w:dxaOrig="1260" w:dyaOrig="760">
          <v:shape id="_x0000_i1087" type="#_x0000_t75" style="width:62.35pt;height:38.15pt" o:ole="">
            <v:imagedata r:id="rId82" o:title=""/>
          </v:shape>
          <o:OLEObject Type="Embed" ProgID="Equation.DSMT4" ShapeID="_x0000_i1087" DrawAspect="Content" ObjectID="_1724676673" r:id="rId111"/>
        </w:object>
      </w:r>
      <w:r w:rsidRPr="001214C4">
        <w:rPr>
          <w:rFonts w:ascii="Times New Roman" w:eastAsia="宋体" w:hAnsi="宋体"/>
          <w:sz w:val="24"/>
          <w:szCs w:val="24"/>
        </w:rPr>
        <w:t>确定了一个变量</w:t>
      </w:r>
      <w:r w:rsidRPr="001214C4">
        <w:rPr>
          <w:rFonts w:ascii="Times New Roman" w:eastAsia="宋体" w:hAnsi="Times New Roman"/>
          <w:position w:val="-10"/>
          <w:sz w:val="24"/>
          <w:szCs w:val="24"/>
        </w:rPr>
        <w:object w:dxaOrig="220" w:dyaOrig="260">
          <v:shape id="_x0000_i1088" type="#_x0000_t75" style="width:10.75pt;height:12.9pt" o:ole="">
            <v:imagedata r:id="rId109" o:title=""/>
          </v:shape>
          <o:OLEObject Type="Embed" ProgID="Equation.DSMT4" ShapeID="_x0000_i1088" DrawAspect="Content" ObjectID="_1724676674" r:id="rId112"/>
        </w:object>
      </w:r>
      <w:r w:rsidRPr="001214C4">
        <w:rPr>
          <w:rFonts w:ascii="Times New Roman" w:eastAsia="宋体" w:hAnsi="宋体"/>
          <w:sz w:val="24"/>
          <w:szCs w:val="24"/>
        </w:rPr>
        <w:t>关于自变量</w:t>
      </w:r>
      <w:r w:rsidRPr="001214C4">
        <w:rPr>
          <w:rFonts w:ascii="Times New Roman" w:eastAsia="宋体" w:hAnsi="Times New Roman"/>
          <w:position w:val="-6"/>
          <w:sz w:val="24"/>
          <w:szCs w:val="24"/>
        </w:rPr>
        <w:object w:dxaOrig="200" w:dyaOrig="220">
          <v:shape id="_x0000_i1089" type="#_x0000_t75" style="width:9.65pt;height:10.75pt" o:ole="">
            <v:imagedata r:id="rId90" o:title=""/>
          </v:shape>
          <o:OLEObject Type="Embed" ProgID="Equation.DSMT4" ShapeID="_x0000_i1089" DrawAspect="Content" ObjectID="_1724676675" r:id="rId113"/>
        </w:object>
      </w:r>
      <w:r w:rsidRPr="001214C4">
        <w:rPr>
          <w:rFonts w:ascii="Times New Roman" w:eastAsia="宋体" w:hAnsi="宋体"/>
          <w:sz w:val="24"/>
          <w:szCs w:val="24"/>
        </w:rPr>
        <w:t>的函数</w:t>
      </w:r>
      <w:r w:rsidR="004A0531" w:rsidRPr="001214C4">
        <w:rPr>
          <w:rFonts w:ascii="Times New Roman" w:eastAsia="宋体" w:hAnsi="Times New Roman" w:hint="eastAsia"/>
          <w:sz w:val="24"/>
          <w:szCs w:val="24"/>
        </w:rPr>
        <w:t>．</w:t>
      </w:r>
      <w:r w:rsidRPr="001214C4">
        <w:rPr>
          <w:rFonts w:ascii="Times New Roman" w:eastAsia="宋体" w:hAnsi="宋体"/>
          <w:sz w:val="24"/>
          <w:szCs w:val="24"/>
        </w:rPr>
        <w:t>根据上面的分析，该函数的定义域为</w:t>
      </w:r>
      <w:r w:rsidRPr="001214C4">
        <w:rPr>
          <w:rFonts w:ascii="Times New Roman" w:eastAsia="宋体" w:hAnsi="Times New Roman"/>
          <w:position w:val="-14"/>
          <w:sz w:val="24"/>
          <w:szCs w:val="24"/>
        </w:rPr>
        <w:object w:dxaOrig="639" w:dyaOrig="400">
          <v:shape id="_x0000_i1090" type="#_x0000_t75" style="width:31.15pt;height:20.4pt" o:ole="">
            <v:imagedata r:id="rId114" o:title=""/>
          </v:shape>
          <o:OLEObject Type="Embed" ProgID="Equation.DSMT4" ShapeID="_x0000_i1090" DrawAspect="Content" ObjectID="_1724676676" r:id="rId115"/>
        </w:object>
      </w:r>
      <w:r w:rsidR="004A0531" w:rsidRPr="001214C4">
        <w:rPr>
          <w:rFonts w:ascii="Times New Roman" w:eastAsia="宋体" w:hAnsi="Times New Roman"/>
          <w:sz w:val="24"/>
          <w:szCs w:val="24"/>
        </w:rPr>
        <w:t>．</w:t>
      </w:r>
    </w:p>
    <w:p w:rsidR="004C3F78" w:rsidRPr="001214C4" w:rsidRDefault="004C3F78"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宋体"/>
          <w:sz w:val="24"/>
          <w:szCs w:val="24"/>
        </w:rPr>
        <w:t>当</w:t>
      </w:r>
      <w:r w:rsidRPr="001214C4">
        <w:rPr>
          <w:rFonts w:ascii="Times New Roman" w:eastAsia="宋体" w:hAnsi="Times New Roman"/>
          <w:position w:val="-6"/>
          <w:sz w:val="24"/>
          <w:szCs w:val="24"/>
        </w:rPr>
        <w:object w:dxaOrig="200" w:dyaOrig="220">
          <v:shape id="_x0000_i1091" type="#_x0000_t75" style="width:9.65pt;height:10.75pt" o:ole="">
            <v:imagedata r:id="rId90" o:title=""/>
          </v:shape>
          <o:OLEObject Type="Embed" ProgID="Equation.DSMT4" ShapeID="_x0000_i1091" DrawAspect="Content" ObjectID="_1724676677" r:id="rId116"/>
        </w:object>
      </w:r>
      <w:r w:rsidRPr="001214C4">
        <w:rPr>
          <w:rFonts w:ascii="Times New Roman" w:eastAsia="宋体" w:hAnsi="宋体"/>
          <w:sz w:val="24"/>
          <w:szCs w:val="24"/>
        </w:rPr>
        <w:t>在定义域内变化时，</w:t>
      </w:r>
      <w:r w:rsidRPr="001214C4">
        <w:rPr>
          <w:rFonts w:ascii="Times New Roman" w:eastAsia="宋体" w:hAnsi="Times New Roman"/>
          <w:position w:val="-6"/>
          <w:sz w:val="24"/>
          <w:szCs w:val="24"/>
        </w:rPr>
        <w:object w:dxaOrig="279" w:dyaOrig="320">
          <v:shape id="_x0000_i1092" type="#_x0000_t75" style="width:14.5pt;height:15.05pt" o:ole="">
            <v:imagedata r:id="rId117" o:title=""/>
          </v:shape>
          <o:OLEObject Type="Embed" ProgID="Equation.DSMT4" ShapeID="_x0000_i1092" DrawAspect="Content" ObjectID="_1724676678" r:id="rId118"/>
        </w:object>
      </w:r>
      <w:r w:rsidRPr="001214C4">
        <w:rPr>
          <w:rFonts w:ascii="Times New Roman" w:eastAsia="宋体" w:hAnsi="宋体"/>
          <w:sz w:val="24"/>
          <w:szCs w:val="24"/>
        </w:rPr>
        <w:t>的取值范围为</w:t>
      </w:r>
      <w:r w:rsidRPr="001214C4">
        <w:rPr>
          <w:rFonts w:ascii="Times New Roman" w:eastAsia="宋体" w:hAnsi="Times New Roman"/>
          <w:position w:val="-14"/>
          <w:sz w:val="24"/>
          <w:szCs w:val="24"/>
        </w:rPr>
        <w:object w:dxaOrig="520" w:dyaOrig="400">
          <v:shape id="_x0000_i1093" type="#_x0000_t75" style="width:26.35pt;height:20.4pt" o:ole="">
            <v:imagedata r:id="rId119" o:title=""/>
          </v:shape>
          <o:OLEObject Type="Embed" ProgID="Equation.DSMT4" ShapeID="_x0000_i1093" DrawAspect="Content" ObjectID="_1724676679" r:id="rId120"/>
        </w:object>
      </w:r>
      <w:r w:rsidRPr="001214C4">
        <w:rPr>
          <w:rFonts w:ascii="Times New Roman" w:eastAsia="宋体" w:hAnsi="宋体" w:hint="eastAsia"/>
          <w:sz w:val="24"/>
          <w:szCs w:val="24"/>
        </w:rPr>
        <w:t>，</w:t>
      </w:r>
      <w:r w:rsidRPr="001214C4">
        <w:rPr>
          <w:rFonts w:ascii="Times New Roman" w:eastAsia="宋体" w:hAnsi="宋体"/>
          <w:sz w:val="24"/>
          <w:szCs w:val="24"/>
        </w:rPr>
        <w:t>进而</w:t>
      </w:r>
      <w:r w:rsidRPr="001214C4">
        <w:rPr>
          <w:rFonts w:ascii="Times New Roman" w:eastAsia="宋体" w:hAnsi="Times New Roman"/>
          <w:position w:val="-6"/>
          <w:sz w:val="24"/>
          <w:szCs w:val="24"/>
        </w:rPr>
        <w:object w:dxaOrig="560" w:dyaOrig="320">
          <v:shape id="_x0000_i1094" type="#_x0000_t75" style="width:27.95pt;height:15.05pt" o:ole="">
            <v:imagedata r:id="rId121" o:title=""/>
          </v:shape>
          <o:OLEObject Type="Embed" ProgID="Equation.DSMT4" ShapeID="_x0000_i1094" DrawAspect="Content" ObjectID="_1724676680" r:id="rId122"/>
        </w:object>
      </w:r>
      <w:r w:rsidRPr="001214C4">
        <w:rPr>
          <w:rFonts w:ascii="Times New Roman" w:eastAsia="宋体" w:hAnsi="宋体"/>
          <w:sz w:val="24"/>
          <w:szCs w:val="24"/>
        </w:rPr>
        <w:t>的取值范围为</w:t>
      </w:r>
      <w:r w:rsidRPr="001214C4">
        <w:rPr>
          <w:rFonts w:ascii="Times New Roman" w:eastAsia="宋体" w:hAnsi="Times New Roman"/>
          <w:position w:val="-14"/>
          <w:sz w:val="24"/>
          <w:szCs w:val="24"/>
        </w:rPr>
        <w:object w:dxaOrig="520" w:dyaOrig="400">
          <v:shape id="_x0000_i1095" type="#_x0000_t75" style="width:26.35pt;height:20.4pt" o:ole="">
            <v:imagedata r:id="rId119" o:title=""/>
          </v:shape>
          <o:OLEObject Type="Embed" ProgID="Equation.DSMT4" ShapeID="_x0000_i1095" DrawAspect="Content" ObjectID="_1724676681" r:id="rId123"/>
        </w:object>
      </w:r>
      <w:r w:rsidRPr="001214C4">
        <w:rPr>
          <w:rFonts w:ascii="Times New Roman" w:eastAsia="宋体" w:hAnsi="宋体"/>
          <w:sz w:val="24"/>
          <w:szCs w:val="24"/>
        </w:rPr>
        <w:t>，从而</w:t>
      </w:r>
      <w:r w:rsidRPr="001214C4">
        <w:rPr>
          <w:rFonts w:ascii="Times New Roman" w:hAnsi="Times New Roman"/>
          <w:position w:val="-8"/>
        </w:rPr>
        <w:object w:dxaOrig="760" w:dyaOrig="400">
          <v:shape id="_x0000_i1096" type="#_x0000_t75" style="width:38.15pt;height:20.4pt" o:ole="">
            <v:imagedata r:id="rId124" o:title=""/>
          </v:shape>
          <o:OLEObject Type="Embed" ProgID="Equation.DSMT4" ShapeID="_x0000_i1096" DrawAspect="Content" ObjectID="_1724676682" r:id="rId125"/>
        </w:object>
      </w:r>
      <w:r w:rsidRPr="001214C4">
        <w:rPr>
          <w:rFonts w:ascii="Times New Roman" w:eastAsia="宋体" w:hAnsi="宋体"/>
          <w:sz w:val="24"/>
          <w:szCs w:val="24"/>
        </w:rPr>
        <w:t>的取值范围也为</w:t>
      </w:r>
      <w:r w:rsidRPr="001214C4">
        <w:rPr>
          <w:rFonts w:ascii="Times New Roman" w:eastAsia="宋体" w:hAnsi="Times New Roman"/>
          <w:position w:val="-14"/>
          <w:sz w:val="24"/>
          <w:szCs w:val="24"/>
        </w:rPr>
        <w:object w:dxaOrig="520" w:dyaOrig="400">
          <v:shape id="_x0000_i1097" type="#_x0000_t75" style="width:26.35pt;height:20.4pt" o:ole="">
            <v:imagedata r:id="rId126" o:title=""/>
          </v:shape>
          <o:OLEObject Type="Embed" ProgID="Equation.DSMT4" ShapeID="_x0000_i1097" DrawAspect="Content" ObjectID="_1724676683" r:id="rId127"/>
        </w:object>
      </w:r>
      <w:r w:rsidR="004A0531" w:rsidRPr="001214C4">
        <w:rPr>
          <w:rFonts w:ascii="Times New Roman" w:eastAsia="宋体" w:hAnsi="Times New Roman"/>
          <w:sz w:val="24"/>
          <w:szCs w:val="24"/>
        </w:rPr>
        <w:t>，</w:t>
      </w:r>
      <w:r w:rsidRPr="001214C4">
        <w:rPr>
          <w:rFonts w:ascii="Times New Roman" w:eastAsia="宋体" w:hAnsi="宋体"/>
          <w:sz w:val="24"/>
          <w:szCs w:val="24"/>
        </w:rPr>
        <w:t>因此该函数的值域为</w:t>
      </w:r>
      <w:r w:rsidRPr="001214C4">
        <w:rPr>
          <w:rFonts w:ascii="Times New Roman" w:eastAsia="宋体" w:hAnsi="Times New Roman"/>
          <w:position w:val="-14"/>
          <w:sz w:val="24"/>
          <w:szCs w:val="24"/>
        </w:rPr>
        <w:object w:dxaOrig="520" w:dyaOrig="400">
          <v:shape id="_x0000_i1098" type="#_x0000_t75" style="width:26.35pt;height:20.4pt" o:ole="">
            <v:imagedata r:id="rId128" o:title=""/>
          </v:shape>
          <o:OLEObject Type="Embed" ProgID="Equation.DSMT4" ShapeID="_x0000_i1098" DrawAspect="Content" ObjectID="_1724676684" r:id="rId129"/>
        </w:object>
      </w:r>
      <w:r w:rsidR="004A0531" w:rsidRPr="001214C4">
        <w:rPr>
          <w:rFonts w:ascii="Times New Roman" w:eastAsia="宋体" w:hAnsi="Times New Roman"/>
          <w:sz w:val="24"/>
          <w:szCs w:val="24"/>
        </w:rPr>
        <w:t>．</w:t>
      </w:r>
    </w:p>
    <w:tbl>
      <w:tblPr>
        <w:tblStyle w:val="a3"/>
        <w:tblW w:w="0" w:type="auto"/>
        <w:jc w:val="center"/>
        <w:tblLook w:val="04A0"/>
      </w:tblPr>
      <w:tblGrid>
        <w:gridCol w:w="1980"/>
        <w:gridCol w:w="1984"/>
        <w:gridCol w:w="2694"/>
        <w:gridCol w:w="1638"/>
      </w:tblGrid>
      <w:tr w:rsidR="004C3F78" w:rsidRPr="001214C4" w:rsidTr="00F15DBB">
        <w:trPr>
          <w:jc w:val="center"/>
        </w:trPr>
        <w:tc>
          <w:tcPr>
            <w:tcW w:w="1980" w:type="dxa"/>
          </w:tcPr>
          <w:p w:rsidR="004C3F78" w:rsidRPr="001214C4" w:rsidRDefault="004C3F78" w:rsidP="00D413BE">
            <w:pPr>
              <w:adjustRightInd w:val="0"/>
              <w:snapToGrid w:val="0"/>
              <w:spacing w:line="312" w:lineRule="auto"/>
              <w:ind w:firstLine="200"/>
              <w:jc w:val="center"/>
              <w:rPr>
                <w:rFonts w:ascii="Times New Roman" w:eastAsia="宋体" w:hAnsi="Times New Roman"/>
                <w:sz w:val="24"/>
                <w:szCs w:val="24"/>
              </w:rPr>
            </w:pPr>
            <w:r w:rsidRPr="001214C4">
              <w:rPr>
                <w:rFonts w:ascii="Times New Roman" w:eastAsia="宋体" w:hAnsi="宋体" w:hint="eastAsia"/>
                <w:sz w:val="24"/>
                <w:szCs w:val="24"/>
              </w:rPr>
              <w:t>序号</w:t>
            </w:r>
          </w:p>
        </w:tc>
        <w:tc>
          <w:tcPr>
            <w:tcW w:w="1984" w:type="dxa"/>
          </w:tcPr>
          <w:p w:rsidR="004C3F78" w:rsidRPr="001214C4" w:rsidRDefault="004C3F78" w:rsidP="00D413BE">
            <w:pPr>
              <w:adjustRightInd w:val="0"/>
              <w:snapToGrid w:val="0"/>
              <w:spacing w:line="312" w:lineRule="auto"/>
              <w:ind w:firstLine="200"/>
              <w:jc w:val="center"/>
              <w:rPr>
                <w:rFonts w:ascii="Times New Roman" w:eastAsia="宋体" w:hAnsi="Times New Roman"/>
                <w:sz w:val="24"/>
                <w:szCs w:val="24"/>
              </w:rPr>
            </w:pPr>
            <w:r w:rsidRPr="001214C4">
              <w:rPr>
                <w:rFonts w:ascii="Times New Roman" w:eastAsia="宋体" w:hAnsi="宋体" w:hint="eastAsia"/>
                <w:sz w:val="24"/>
                <w:szCs w:val="24"/>
              </w:rPr>
              <w:t>内容</w:t>
            </w:r>
          </w:p>
        </w:tc>
        <w:tc>
          <w:tcPr>
            <w:tcW w:w="2694" w:type="dxa"/>
          </w:tcPr>
          <w:p w:rsidR="004C3F78" w:rsidRPr="001214C4" w:rsidRDefault="004C3F78" w:rsidP="00D413BE">
            <w:pPr>
              <w:adjustRightInd w:val="0"/>
              <w:snapToGrid w:val="0"/>
              <w:spacing w:line="312" w:lineRule="auto"/>
              <w:ind w:firstLine="200"/>
              <w:jc w:val="center"/>
              <w:rPr>
                <w:rFonts w:ascii="Times New Roman" w:eastAsia="宋体" w:hAnsi="Times New Roman"/>
                <w:sz w:val="24"/>
                <w:szCs w:val="24"/>
              </w:rPr>
            </w:pPr>
            <w:r w:rsidRPr="001214C4">
              <w:rPr>
                <w:rFonts w:ascii="Times New Roman" w:eastAsia="宋体" w:hAnsi="宋体" w:hint="eastAsia"/>
                <w:sz w:val="24"/>
                <w:szCs w:val="24"/>
              </w:rPr>
              <w:t>素养</w:t>
            </w:r>
          </w:p>
        </w:tc>
        <w:tc>
          <w:tcPr>
            <w:tcW w:w="1638" w:type="dxa"/>
          </w:tcPr>
          <w:p w:rsidR="004C3F78" w:rsidRPr="001214C4" w:rsidRDefault="004C3F78" w:rsidP="00D413BE">
            <w:pPr>
              <w:adjustRightInd w:val="0"/>
              <w:snapToGrid w:val="0"/>
              <w:spacing w:line="312" w:lineRule="auto"/>
              <w:ind w:firstLine="200"/>
              <w:jc w:val="center"/>
              <w:rPr>
                <w:rFonts w:ascii="Times New Roman" w:eastAsia="宋体" w:hAnsi="Times New Roman"/>
                <w:sz w:val="24"/>
                <w:szCs w:val="24"/>
              </w:rPr>
            </w:pPr>
            <w:r w:rsidRPr="001214C4">
              <w:rPr>
                <w:rFonts w:ascii="Times New Roman" w:eastAsia="宋体" w:hAnsi="宋体" w:hint="eastAsia"/>
                <w:sz w:val="24"/>
                <w:szCs w:val="24"/>
              </w:rPr>
              <w:t>水平</w:t>
            </w:r>
          </w:p>
        </w:tc>
      </w:tr>
      <w:tr w:rsidR="004C3F78" w:rsidRPr="001214C4" w:rsidTr="00F15DBB">
        <w:trPr>
          <w:jc w:val="center"/>
        </w:trPr>
        <w:tc>
          <w:tcPr>
            <w:tcW w:w="1980" w:type="dxa"/>
          </w:tcPr>
          <w:p w:rsidR="004C3F78" w:rsidRPr="001214C4" w:rsidRDefault="004C3F78" w:rsidP="00D413BE">
            <w:pPr>
              <w:adjustRightInd w:val="0"/>
              <w:snapToGrid w:val="0"/>
              <w:spacing w:line="312" w:lineRule="auto"/>
              <w:ind w:firstLine="200"/>
              <w:jc w:val="center"/>
              <w:rPr>
                <w:rFonts w:ascii="Times New Roman" w:eastAsia="宋体" w:hAnsi="Times New Roman"/>
                <w:sz w:val="24"/>
                <w:szCs w:val="24"/>
              </w:rPr>
            </w:pPr>
            <w:r w:rsidRPr="001214C4">
              <w:rPr>
                <w:rFonts w:ascii="Times New Roman" w:eastAsia="宋体" w:hAnsi="宋体" w:hint="eastAsia"/>
                <w:sz w:val="24"/>
                <w:szCs w:val="24"/>
              </w:rPr>
              <w:t>例</w:t>
            </w:r>
            <w:r w:rsidRPr="001214C4">
              <w:rPr>
                <w:rFonts w:ascii="Times New Roman" w:eastAsia="宋体" w:hAnsi="Times New Roman" w:hint="eastAsia"/>
                <w:sz w:val="24"/>
                <w:szCs w:val="24"/>
              </w:rPr>
              <w:t>1</w:t>
            </w:r>
          </w:p>
        </w:tc>
        <w:tc>
          <w:tcPr>
            <w:tcW w:w="1984" w:type="dxa"/>
          </w:tcPr>
          <w:p w:rsidR="004C3F78" w:rsidRPr="001214C4" w:rsidRDefault="004C3F78" w:rsidP="00D413BE">
            <w:pPr>
              <w:adjustRightInd w:val="0"/>
              <w:snapToGrid w:val="0"/>
              <w:spacing w:line="312" w:lineRule="auto"/>
              <w:ind w:firstLine="200"/>
              <w:jc w:val="center"/>
              <w:rPr>
                <w:rFonts w:ascii="Times New Roman" w:eastAsia="宋体" w:hAnsi="Times New Roman"/>
                <w:sz w:val="24"/>
                <w:szCs w:val="24"/>
              </w:rPr>
            </w:pPr>
            <w:r w:rsidRPr="001214C4">
              <w:rPr>
                <w:rFonts w:ascii="Times New Roman" w:eastAsia="宋体" w:hAnsi="Times New Roman"/>
                <w:sz w:val="24"/>
                <w:szCs w:val="24"/>
              </w:rPr>
              <w:t>5.1</w:t>
            </w:r>
            <w:r w:rsidRPr="001214C4">
              <w:rPr>
                <w:rFonts w:ascii="Times New Roman" w:eastAsia="宋体" w:hAnsi="宋体" w:hint="eastAsia"/>
                <w:sz w:val="24"/>
                <w:szCs w:val="24"/>
              </w:rPr>
              <w:t>函数</w:t>
            </w:r>
          </w:p>
        </w:tc>
        <w:tc>
          <w:tcPr>
            <w:tcW w:w="2694" w:type="dxa"/>
          </w:tcPr>
          <w:p w:rsidR="004C3F78" w:rsidRPr="001214C4" w:rsidRDefault="004C3F78" w:rsidP="00D413BE">
            <w:pPr>
              <w:adjustRightInd w:val="0"/>
              <w:snapToGrid w:val="0"/>
              <w:spacing w:line="312" w:lineRule="auto"/>
              <w:ind w:firstLine="200"/>
              <w:jc w:val="center"/>
              <w:rPr>
                <w:rFonts w:ascii="Times New Roman" w:eastAsia="宋体" w:hAnsi="Times New Roman"/>
                <w:sz w:val="24"/>
                <w:szCs w:val="24"/>
              </w:rPr>
            </w:pPr>
            <w:r w:rsidRPr="001214C4">
              <w:rPr>
                <w:rFonts w:ascii="Times New Roman" w:eastAsia="宋体" w:hAnsi="宋体" w:hint="eastAsia"/>
                <w:sz w:val="24"/>
                <w:szCs w:val="24"/>
              </w:rPr>
              <w:t>逻辑推理、数学运算</w:t>
            </w:r>
          </w:p>
        </w:tc>
        <w:tc>
          <w:tcPr>
            <w:tcW w:w="1638" w:type="dxa"/>
          </w:tcPr>
          <w:p w:rsidR="004C3F78" w:rsidRPr="001214C4" w:rsidRDefault="004C3F78" w:rsidP="00D413BE">
            <w:pPr>
              <w:adjustRightInd w:val="0"/>
              <w:snapToGrid w:val="0"/>
              <w:spacing w:line="312" w:lineRule="auto"/>
              <w:ind w:firstLine="200"/>
              <w:jc w:val="center"/>
              <w:rPr>
                <w:rFonts w:ascii="Times New Roman" w:eastAsia="宋体" w:hAnsi="Times New Roman"/>
                <w:sz w:val="24"/>
                <w:szCs w:val="24"/>
              </w:rPr>
            </w:pPr>
            <w:r w:rsidRPr="001214C4">
              <w:rPr>
                <w:rFonts w:ascii="Times New Roman" w:eastAsia="宋体" w:hAnsi="Times New Roman" w:hint="eastAsia"/>
                <w:sz w:val="24"/>
                <w:szCs w:val="24"/>
              </w:rPr>
              <w:t>D</w:t>
            </w:r>
          </w:p>
        </w:tc>
      </w:tr>
    </w:tbl>
    <w:p w:rsidR="004C3F78" w:rsidRPr="001214C4" w:rsidRDefault="004C3F78" w:rsidP="00D413BE">
      <w:pPr>
        <w:adjustRightInd w:val="0"/>
        <w:snapToGrid w:val="0"/>
        <w:spacing w:line="312" w:lineRule="auto"/>
        <w:ind w:firstLineChars="200" w:firstLine="482"/>
        <w:rPr>
          <w:rFonts w:ascii="Times New Roman" w:eastAsia="宋体" w:hAnsi="Times New Roman"/>
          <w:sz w:val="24"/>
          <w:szCs w:val="24"/>
        </w:rPr>
      </w:pPr>
      <w:r w:rsidRPr="001214C4">
        <w:rPr>
          <w:rFonts w:ascii="Times New Roman" w:eastAsia="宋体" w:hAnsi="宋体"/>
          <w:b/>
          <w:bCs/>
          <w:sz w:val="24"/>
          <w:szCs w:val="24"/>
        </w:rPr>
        <w:t>说明</w:t>
      </w:r>
      <w:r w:rsidRPr="001214C4">
        <w:rPr>
          <w:rFonts w:ascii="Times New Roman" w:eastAsia="宋体" w:hAnsi="Times New Roman"/>
          <w:sz w:val="24"/>
          <w:szCs w:val="24"/>
        </w:rPr>
        <w:t xml:space="preserve">  </w:t>
      </w:r>
      <w:r w:rsidRPr="001214C4">
        <w:rPr>
          <w:rFonts w:ascii="Times New Roman" w:eastAsia="宋体" w:hAnsi="宋体"/>
          <w:sz w:val="24"/>
          <w:szCs w:val="24"/>
        </w:rPr>
        <w:t>能在关联的数学情境中，把握函数概念中的核心要素，判断一个不太熟悉的表达关系的方程</w:t>
      </w:r>
      <w:r w:rsidR="00585CD6" w:rsidRPr="001214C4">
        <w:rPr>
          <w:rFonts w:ascii="Times New Roman" w:eastAsia="宋体" w:hAnsi="宋体" w:hint="eastAsia"/>
          <w:sz w:val="24"/>
          <w:szCs w:val="24"/>
        </w:rPr>
        <w:t>（</w:t>
      </w:r>
      <w:r w:rsidR="00585CD6" w:rsidRPr="001214C4">
        <w:rPr>
          <w:rFonts w:ascii="Times New Roman" w:eastAsia="宋体" w:hAnsi="宋体"/>
          <w:sz w:val="24"/>
          <w:szCs w:val="24"/>
        </w:rPr>
        <w:t>不等式</w:t>
      </w:r>
      <w:r w:rsidR="00585CD6" w:rsidRPr="001214C4">
        <w:rPr>
          <w:rFonts w:ascii="Times New Roman" w:eastAsia="宋体" w:hAnsi="宋体" w:hint="eastAsia"/>
          <w:sz w:val="24"/>
          <w:szCs w:val="24"/>
        </w:rPr>
        <w:t>）</w:t>
      </w:r>
      <w:r w:rsidRPr="001214C4">
        <w:rPr>
          <w:rFonts w:ascii="Times New Roman" w:eastAsia="宋体" w:hAnsi="宋体"/>
          <w:sz w:val="24"/>
          <w:szCs w:val="24"/>
        </w:rPr>
        <w:t>组是否符合函数的定义，在了解运算对象的基础上，提出问题，分析并解决问题</w:t>
      </w:r>
      <w:r w:rsidR="004A0531" w:rsidRPr="001214C4">
        <w:rPr>
          <w:rFonts w:ascii="Times New Roman" w:eastAsia="宋体" w:hAnsi="Times New Roman" w:hint="eastAsia"/>
          <w:sz w:val="24"/>
          <w:szCs w:val="24"/>
        </w:rPr>
        <w:t>．</w:t>
      </w:r>
    </w:p>
    <w:p w:rsidR="004C3F78" w:rsidRPr="001214C4" w:rsidRDefault="004C3F78" w:rsidP="00D413BE">
      <w:pPr>
        <w:adjustRightInd w:val="0"/>
        <w:snapToGrid w:val="0"/>
        <w:spacing w:line="312" w:lineRule="auto"/>
        <w:ind w:firstLineChars="200" w:firstLine="482"/>
        <w:rPr>
          <w:rFonts w:ascii="Times New Roman" w:eastAsia="宋体" w:hAnsi="Times New Roman"/>
          <w:b/>
          <w:bCs/>
          <w:sz w:val="24"/>
          <w:szCs w:val="24"/>
        </w:rPr>
      </w:pPr>
      <w:r w:rsidRPr="001214C4">
        <w:rPr>
          <w:rFonts w:ascii="Times New Roman" w:eastAsia="宋体" w:hAnsi="宋体" w:hint="eastAsia"/>
          <w:b/>
          <w:bCs/>
          <w:sz w:val="24"/>
          <w:szCs w:val="24"/>
        </w:rPr>
        <w:t>例</w:t>
      </w:r>
      <w:r w:rsidRPr="001214C4">
        <w:rPr>
          <w:rFonts w:ascii="Times New Roman" w:eastAsia="宋体" w:hAnsi="Times New Roman"/>
          <w:b/>
          <w:bCs/>
          <w:sz w:val="24"/>
          <w:szCs w:val="24"/>
        </w:rPr>
        <w:t>2</w:t>
      </w:r>
      <w:r w:rsidRPr="001214C4">
        <w:rPr>
          <w:rFonts w:ascii="Times New Roman" w:eastAsia="宋体" w:hAnsi="Times New Roman" w:hint="eastAsia"/>
          <w:b/>
          <w:bCs/>
          <w:sz w:val="24"/>
          <w:szCs w:val="24"/>
        </w:rPr>
        <w:t xml:space="preserve"> </w:t>
      </w:r>
      <w:r w:rsidRPr="001214C4">
        <w:rPr>
          <w:rFonts w:ascii="Times New Roman" w:eastAsia="宋体" w:hAnsi="宋体"/>
          <w:sz w:val="24"/>
          <w:szCs w:val="24"/>
        </w:rPr>
        <w:t>已知函数</w:t>
      </w:r>
      <w:r w:rsidR="000E664C" w:rsidRPr="001214C4">
        <w:rPr>
          <w:rFonts w:ascii="Times New Roman" w:eastAsia="宋体" w:hAnsi="Times New Roman"/>
          <w:position w:val="-10"/>
          <w:sz w:val="24"/>
          <w:szCs w:val="24"/>
        </w:rPr>
        <w:object w:dxaOrig="1440" w:dyaOrig="320">
          <v:shape id="_x0000_i1099" type="#_x0000_t75" style="width:77.35pt;height:16.1pt;mso-position-horizontal:absolute" o:ole="">
            <v:imagedata r:id="rId130" o:title=""/>
          </v:shape>
          <o:OLEObject Type="Embed" ProgID="Equation.DSMT4" ShapeID="_x0000_i1099" DrawAspect="Content" ObjectID="_1724676685" r:id="rId131"/>
        </w:object>
      </w:r>
      <w:r w:rsidR="00585CD6" w:rsidRPr="001214C4">
        <w:rPr>
          <w:rFonts w:ascii="Times New Roman" w:eastAsia="宋体" w:hAnsi="宋体" w:hint="eastAsia"/>
          <w:sz w:val="24"/>
          <w:szCs w:val="24"/>
        </w:rPr>
        <w:t>，</w:t>
      </w:r>
      <w:r w:rsidRPr="001214C4">
        <w:rPr>
          <w:rFonts w:ascii="Times New Roman" w:eastAsia="宋体" w:hAnsi="宋体"/>
          <w:sz w:val="24"/>
          <w:szCs w:val="24"/>
        </w:rPr>
        <w:t>其中</w:t>
      </w:r>
      <w:r w:rsidR="00FC0083" w:rsidRPr="001214C4">
        <w:rPr>
          <w:rFonts w:ascii="Times New Roman" w:eastAsia="宋体" w:hAnsi="Times New Roman"/>
          <w:position w:val="-6"/>
          <w:sz w:val="24"/>
          <w:szCs w:val="24"/>
        </w:rPr>
        <w:object w:dxaOrig="200" w:dyaOrig="220">
          <v:shape id="_x0000_i1100" type="#_x0000_t75" style="width:10.75pt;height:11.3pt;mso-position-horizontal:absolute" o:ole="">
            <v:imagedata r:id="rId132" o:title=""/>
          </v:shape>
          <o:OLEObject Type="Embed" ProgID="Equation.DSMT4" ShapeID="_x0000_i1100" DrawAspect="Content" ObjectID="_1724676686" r:id="rId133"/>
        </w:object>
      </w:r>
      <w:r w:rsidRPr="001214C4">
        <w:rPr>
          <w:rFonts w:ascii="Times New Roman" w:eastAsia="宋体" w:hAnsi="宋体"/>
          <w:sz w:val="24"/>
          <w:szCs w:val="24"/>
        </w:rPr>
        <w:t>是实常数</w:t>
      </w:r>
      <w:r w:rsidR="004A0531" w:rsidRPr="001214C4">
        <w:rPr>
          <w:rFonts w:ascii="Times New Roman" w:eastAsia="宋体" w:hAnsi="Times New Roman" w:hint="eastAsia"/>
          <w:sz w:val="24"/>
          <w:szCs w:val="24"/>
        </w:rPr>
        <w:t>．</w:t>
      </w:r>
    </w:p>
    <w:p w:rsidR="004C3F78" w:rsidRPr="001214C4" w:rsidRDefault="004C3F78"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宋体" w:hint="eastAsia"/>
          <w:sz w:val="24"/>
          <w:szCs w:val="24"/>
        </w:rPr>
        <w:t>（</w:t>
      </w:r>
      <w:r w:rsidRPr="001214C4">
        <w:rPr>
          <w:rFonts w:ascii="Times New Roman" w:eastAsia="宋体" w:hAnsi="Times New Roman" w:hint="eastAsia"/>
          <w:sz w:val="24"/>
          <w:szCs w:val="24"/>
        </w:rPr>
        <w:t>1</w:t>
      </w:r>
      <w:r w:rsidRPr="001214C4">
        <w:rPr>
          <w:rFonts w:ascii="Times New Roman" w:eastAsia="宋体" w:hAnsi="宋体" w:hint="eastAsia"/>
          <w:sz w:val="24"/>
          <w:szCs w:val="24"/>
        </w:rPr>
        <w:t>）</w:t>
      </w:r>
      <w:r w:rsidRPr="001214C4">
        <w:rPr>
          <w:rFonts w:ascii="Times New Roman" w:eastAsia="宋体" w:hAnsi="宋体"/>
          <w:sz w:val="24"/>
          <w:szCs w:val="24"/>
        </w:rPr>
        <w:t>研究该函数的奇偶性</w:t>
      </w:r>
      <w:r w:rsidRPr="001214C4">
        <w:rPr>
          <w:rFonts w:ascii="Times New Roman" w:eastAsia="宋体" w:hAnsi="宋体" w:hint="eastAsia"/>
          <w:sz w:val="24"/>
          <w:szCs w:val="24"/>
        </w:rPr>
        <w:t>；</w:t>
      </w:r>
    </w:p>
    <w:p w:rsidR="004C3F78" w:rsidRPr="001214C4" w:rsidRDefault="004C3F78"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宋体" w:hint="eastAsia"/>
          <w:sz w:val="24"/>
          <w:szCs w:val="24"/>
        </w:rPr>
        <w:t>（</w:t>
      </w:r>
      <w:r w:rsidRPr="001214C4">
        <w:rPr>
          <w:rFonts w:ascii="Times New Roman" w:eastAsia="宋体" w:hAnsi="Times New Roman" w:hint="eastAsia"/>
          <w:sz w:val="24"/>
          <w:szCs w:val="24"/>
        </w:rPr>
        <w:t>2</w:t>
      </w:r>
      <w:r w:rsidRPr="001214C4">
        <w:rPr>
          <w:rFonts w:ascii="Times New Roman" w:eastAsia="宋体" w:hAnsi="宋体" w:hint="eastAsia"/>
          <w:sz w:val="24"/>
          <w:szCs w:val="24"/>
        </w:rPr>
        <w:t>）当</w:t>
      </w:r>
      <w:r w:rsidR="00FC0083" w:rsidRPr="001214C4">
        <w:rPr>
          <w:rFonts w:ascii="Times New Roman" w:eastAsia="宋体" w:hAnsi="Times New Roman"/>
          <w:position w:val="-6"/>
          <w:sz w:val="24"/>
          <w:szCs w:val="24"/>
        </w:rPr>
        <w:object w:dxaOrig="980" w:dyaOrig="279">
          <v:shape id="_x0000_i1101" type="#_x0000_t75" style="width:47.3pt;height:14.5pt" o:ole="">
            <v:imagedata r:id="rId134" o:title=""/>
          </v:shape>
          <o:OLEObject Type="Embed" ProgID="Equation.DSMT4" ShapeID="_x0000_i1101" DrawAspect="Content" ObjectID="_1724676687" r:id="rId135"/>
        </w:object>
      </w:r>
      <w:r w:rsidRPr="001214C4">
        <w:rPr>
          <w:rFonts w:ascii="Times New Roman" w:eastAsia="宋体" w:hAnsi="宋体"/>
          <w:sz w:val="24"/>
          <w:szCs w:val="24"/>
        </w:rPr>
        <w:t>时</w:t>
      </w:r>
      <w:r w:rsidRPr="001214C4">
        <w:rPr>
          <w:rFonts w:ascii="Times New Roman" w:eastAsia="宋体" w:hAnsi="宋体" w:hint="eastAsia"/>
          <w:sz w:val="24"/>
          <w:szCs w:val="24"/>
        </w:rPr>
        <w:t>，</w:t>
      </w:r>
      <w:r w:rsidRPr="001214C4">
        <w:rPr>
          <w:rFonts w:ascii="Times New Roman" w:eastAsia="宋体" w:hAnsi="宋体"/>
          <w:sz w:val="24"/>
          <w:szCs w:val="24"/>
        </w:rPr>
        <w:t>研究该函数的单调性</w:t>
      </w:r>
      <w:r w:rsidRPr="001214C4">
        <w:rPr>
          <w:rFonts w:ascii="Times New Roman" w:eastAsia="宋体" w:hAnsi="宋体" w:hint="eastAsia"/>
          <w:sz w:val="24"/>
          <w:szCs w:val="24"/>
        </w:rPr>
        <w:t>；</w:t>
      </w:r>
    </w:p>
    <w:p w:rsidR="004C3F78" w:rsidRPr="001214C4" w:rsidRDefault="004C3F78"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宋体" w:hint="eastAsia"/>
          <w:sz w:val="24"/>
          <w:szCs w:val="24"/>
        </w:rPr>
        <w:t>（</w:t>
      </w:r>
      <w:r w:rsidRPr="001214C4">
        <w:rPr>
          <w:rFonts w:ascii="Times New Roman" w:eastAsia="宋体" w:hAnsi="Times New Roman" w:hint="eastAsia"/>
          <w:sz w:val="24"/>
          <w:szCs w:val="24"/>
        </w:rPr>
        <w:t>3</w:t>
      </w:r>
      <w:r w:rsidRPr="001214C4">
        <w:rPr>
          <w:rFonts w:ascii="Times New Roman" w:eastAsia="宋体" w:hAnsi="宋体" w:hint="eastAsia"/>
          <w:sz w:val="24"/>
          <w:szCs w:val="24"/>
        </w:rPr>
        <w:t>）当</w:t>
      </w:r>
      <w:r w:rsidR="00FC0083" w:rsidRPr="001214C4">
        <w:rPr>
          <w:rFonts w:ascii="Times New Roman" w:eastAsia="宋体" w:hAnsi="Times New Roman"/>
          <w:position w:val="-6"/>
          <w:sz w:val="24"/>
          <w:szCs w:val="24"/>
        </w:rPr>
        <w:object w:dxaOrig="980" w:dyaOrig="279">
          <v:shape id="_x0000_i1102" type="#_x0000_t75" style="width:47.3pt;height:14.5pt" o:ole="">
            <v:imagedata r:id="rId134" o:title=""/>
          </v:shape>
          <o:OLEObject Type="Embed" ProgID="Equation.DSMT4" ShapeID="_x0000_i1102" DrawAspect="Content" ObjectID="_1724676688" r:id="rId136"/>
        </w:object>
      </w:r>
      <w:r w:rsidRPr="001214C4">
        <w:rPr>
          <w:rFonts w:ascii="Times New Roman" w:eastAsia="宋体" w:hAnsi="宋体"/>
          <w:sz w:val="24"/>
          <w:szCs w:val="24"/>
        </w:rPr>
        <w:t>时</w:t>
      </w:r>
      <w:r w:rsidRPr="001214C4">
        <w:rPr>
          <w:rFonts w:ascii="Times New Roman" w:eastAsia="宋体" w:hAnsi="宋体" w:hint="eastAsia"/>
          <w:sz w:val="24"/>
          <w:szCs w:val="24"/>
        </w:rPr>
        <w:t>，</w:t>
      </w:r>
      <w:r w:rsidRPr="001214C4">
        <w:rPr>
          <w:rFonts w:ascii="Times New Roman" w:eastAsia="宋体" w:hAnsi="宋体"/>
          <w:sz w:val="24"/>
          <w:szCs w:val="24"/>
        </w:rPr>
        <w:t>求该函数的最小值</w:t>
      </w:r>
      <w:r w:rsidRPr="001214C4">
        <w:rPr>
          <w:rFonts w:ascii="Times New Roman" w:eastAsia="宋体" w:hAnsi="宋体" w:hint="eastAsia"/>
          <w:sz w:val="24"/>
          <w:szCs w:val="24"/>
        </w:rPr>
        <w:t>，</w:t>
      </w:r>
      <w:r w:rsidRPr="001214C4">
        <w:rPr>
          <w:rFonts w:ascii="Times New Roman" w:eastAsia="宋体" w:hAnsi="宋体"/>
          <w:sz w:val="24"/>
          <w:szCs w:val="24"/>
        </w:rPr>
        <w:t>并指出取得最小值时</w:t>
      </w:r>
      <w:r w:rsidR="00FC0083" w:rsidRPr="001214C4">
        <w:rPr>
          <w:rFonts w:ascii="Times New Roman" w:eastAsia="宋体" w:hAnsi="Times New Roman"/>
          <w:position w:val="-6"/>
          <w:sz w:val="24"/>
          <w:szCs w:val="24"/>
        </w:rPr>
        <w:object w:dxaOrig="200" w:dyaOrig="220">
          <v:shape id="_x0000_i1103" type="#_x0000_t75" style="width:10.75pt;height:11.3pt" o:ole="">
            <v:imagedata r:id="rId137" o:title=""/>
          </v:shape>
          <o:OLEObject Type="Embed" ProgID="Equation.DSMT4" ShapeID="_x0000_i1103" DrawAspect="Content" ObjectID="_1724676689" r:id="rId138"/>
        </w:object>
      </w:r>
      <w:r w:rsidRPr="001214C4">
        <w:rPr>
          <w:rFonts w:ascii="Times New Roman" w:eastAsia="宋体" w:hAnsi="宋体"/>
          <w:sz w:val="24"/>
          <w:szCs w:val="24"/>
        </w:rPr>
        <w:t>的值</w:t>
      </w:r>
      <w:r w:rsidR="004A0531" w:rsidRPr="001214C4">
        <w:rPr>
          <w:rFonts w:ascii="Times New Roman" w:eastAsia="宋体" w:hAnsi="Times New Roman" w:hint="eastAsia"/>
          <w:sz w:val="24"/>
          <w:szCs w:val="24"/>
        </w:rPr>
        <w:t>．</w:t>
      </w:r>
    </w:p>
    <w:p w:rsidR="004C3F78" w:rsidRPr="001214C4" w:rsidRDefault="004C3F78" w:rsidP="00D413BE">
      <w:pPr>
        <w:adjustRightInd w:val="0"/>
        <w:snapToGrid w:val="0"/>
        <w:spacing w:line="312" w:lineRule="auto"/>
        <w:ind w:firstLineChars="200" w:firstLine="482"/>
        <w:rPr>
          <w:rFonts w:ascii="Times New Roman" w:eastAsia="宋体" w:hAnsi="Times New Roman"/>
          <w:sz w:val="24"/>
          <w:szCs w:val="24"/>
        </w:rPr>
      </w:pPr>
      <w:r w:rsidRPr="001214C4">
        <w:rPr>
          <w:rFonts w:ascii="Times New Roman" w:eastAsia="宋体" w:hAnsi="宋体"/>
          <w:b/>
          <w:bCs/>
          <w:sz w:val="24"/>
          <w:szCs w:val="24"/>
        </w:rPr>
        <w:t>分析</w:t>
      </w:r>
      <w:r w:rsidRPr="001214C4">
        <w:rPr>
          <w:rFonts w:ascii="Times New Roman" w:eastAsia="宋体" w:hAnsi="Times New Roman"/>
          <w:sz w:val="24"/>
          <w:szCs w:val="24"/>
        </w:rPr>
        <w:t xml:space="preserve">  </w:t>
      </w:r>
      <w:r w:rsidRPr="001214C4">
        <w:rPr>
          <w:rFonts w:ascii="Times New Roman" w:eastAsia="宋体" w:hAnsi="宋体"/>
          <w:sz w:val="24"/>
          <w:szCs w:val="24"/>
        </w:rPr>
        <w:t>研究函数性质的常见手段有从函数的表达式上进行研究</w:t>
      </w:r>
      <w:r w:rsidR="00585CD6" w:rsidRPr="001214C4">
        <w:rPr>
          <w:rFonts w:ascii="Times New Roman" w:eastAsia="宋体" w:hAnsi="宋体" w:hint="eastAsia"/>
          <w:sz w:val="24"/>
          <w:szCs w:val="24"/>
        </w:rPr>
        <w:t>，</w:t>
      </w:r>
      <w:r w:rsidRPr="001214C4">
        <w:rPr>
          <w:rFonts w:ascii="Times New Roman" w:eastAsia="宋体" w:hAnsi="宋体"/>
          <w:sz w:val="24"/>
          <w:szCs w:val="24"/>
        </w:rPr>
        <w:t>或者从函数值的关系与变化趋势角度进行研究</w:t>
      </w:r>
      <w:r w:rsidR="004A0531" w:rsidRPr="001214C4">
        <w:rPr>
          <w:rFonts w:ascii="Times New Roman" w:eastAsia="宋体" w:hAnsi="Times New Roman"/>
          <w:sz w:val="24"/>
          <w:szCs w:val="24"/>
        </w:rPr>
        <w:t>．</w:t>
      </w:r>
      <w:r w:rsidRPr="001214C4">
        <w:rPr>
          <w:rFonts w:ascii="Times New Roman" w:eastAsia="宋体" w:hAnsi="宋体"/>
          <w:sz w:val="24"/>
          <w:szCs w:val="24"/>
        </w:rPr>
        <w:t>对于陌生的函数</w:t>
      </w:r>
      <w:r w:rsidR="00585CD6" w:rsidRPr="001214C4">
        <w:rPr>
          <w:rFonts w:ascii="Times New Roman" w:eastAsia="宋体" w:hAnsi="宋体" w:hint="eastAsia"/>
          <w:sz w:val="24"/>
          <w:szCs w:val="24"/>
        </w:rPr>
        <w:t>，</w:t>
      </w:r>
      <w:r w:rsidRPr="001214C4">
        <w:rPr>
          <w:rFonts w:ascii="Times New Roman" w:eastAsia="宋体" w:hAnsi="宋体"/>
          <w:sz w:val="24"/>
          <w:szCs w:val="24"/>
        </w:rPr>
        <w:t>一般总是先求一些函数值进行探索</w:t>
      </w:r>
      <w:r w:rsidR="00585CD6" w:rsidRPr="001214C4">
        <w:rPr>
          <w:rFonts w:ascii="Times New Roman" w:eastAsia="宋体" w:hAnsi="宋体" w:hint="eastAsia"/>
          <w:sz w:val="24"/>
          <w:szCs w:val="24"/>
        </w:rPr>
        <w:t>，</w:t>
      </w:r>
      <w:r w:rsidRPr="001214C4">
        <w:rPr>
          <w:rFonts w:ascii="Times New Roman" w:eastAsia="宋体" w:hAnsi="宋体"/>
          <w:sz w:val="24"/>
          <w:szCs w:val="24"/>
        </w:rPr>
        <w:t>猜测一些可能的结论之后再进行论证</w:t>
      </w:r>
      <w:r w:rsidR="004A0531" w:rsidRPr="001214C4">
        <w:rPr>
          <w:rFonts w:ascii="Times New Roman" w:eastAsia="宋体" w:hAnsi="Times New Roman" w:hint="eastAsia"/>
          <w:sz w:val="24"/>
          <w:szCs w:val="24"/>
        </w:rPr>
        <w:t>．</w:t>
      </w:r>
    </w:p>
    <w:p w:rsidR="004C3F78" w:rsidRPr="001214C4" w:rsidRDefault="004C3F78" w:rsidP="00D413BE">
      <w:pPr>
        <w:adjustRightInd w:val="0"/>
        <w:snapToGrid w:val="0"/>
        <w:spacing w:line="312" w:lineRule="auto"/>
        <w:ind w:firstLineChars="200" w:firstLine="482"/>
        <w:jc w:val="left"/>
        <w:rPr>
          <w:rFonts w:ascii="Times New Roman" w:eastAsia="宋体" w:hAnsi="Times New Roman"/>
          <w:sz w:val="24"/>
          <w:szCs w:val="24"/>
        </w:rPr>
      </w:pPr>
      <w:r w:rsidRPr="001214C4">
        <w:rPr>
          <w:rFonts w:ascii="Times New Roman" w:eastAsia="宋体" w:hAnsi="宋体" w:hint="eastAsia"/>
          <w:b/>
          <w:bCs/>
          <w:sz w:val="24"/>
          <w:szCs w:val="24"/>
        </w:rPr>
        <w:t>解</w:t>
      </w:r>
      <w:r w:rsidRPr="001214C4">
        <w:rPr>
          <w:rFonts w:ascii="Times New Roman" w:eastAsia="宋体" w:hAnsi="Times New Roman"/>
          <w:sz w:val="24"/>
          <w:szCs w:val="24"/>
        </w:rPr>
        <w:t xml:space="preserve"> </w:t>
      </w:r>
      <w:r w:rsidRPr="001214C4">
        <w:rPr>
          <w:rFonts w:ascii="Times New Roman" w:eastAsia="宋体" w:hAnsi="宋体" w:hint="eastAsia"/>
          <w:sz w:val="24"/>
          <w:szCs w:val="24"/>
        </w:rPr>
        <w:t>（</w:t>
      </w:r>
      <w:r w:rsidRPr="001214C4">
        <w:rPr>
          <w:rFonts w:ascii="Times New Roman" w:eastAsia="宋体" w:hAnsi="Times New Roman" w:hint="eastAsia"/>
          <w:sz w:val="24"/>
          <w:szCs w:val="24"/>
        </w:rPr>
        <w:t>1</w:t>
      </w:r>
      <w:r w:rsidRPr="001214C4">
        <w:rPr>
          <w:rFonts w:ascii="Times New Roman" w:eastAsia="宋体" w:hAnsi="宋体" w:hint="eastAsia"/>
          <w:sz w:val="24"/>
          <w:szCs w:val="24"/>
        </w:rPr>
        <w:t>）记</w:t>
      </w:r>
      <w:r w:rsidRPr="001214C4">
        <w:rPr>
          <w:rFonts w:ascii="Times New Roman" w:eastAsia="宋体" w:hAnsi="Times New Roman"/>
          <w:position w:val="-14"/>
          <w:sz w:val="24"/>
          <w:szCs w:val="24"/>
        </w:rPr>
        <w:object w:dxaOrig="1820" w:dyaOrig="400">
          <v:shape id="_x0000_i1104" type="#_x0000_t75" style="width:91.35pt;height:20.4pt" o:ole="">
            <v:imagedata r:id="rId139" o:title=""/>
          </v:shape>
          <o:OLEObject Type="Embed" ProgID="Equation.DSMT4" ShapeID="_x0000_i1104" DrawAspect="Content" ObjectID="_1724676690" r:id="rId140"/>
        </w:object>
      </w:r>
      <w:r w:rsidR="004A0531" w:rsidRPr="001214C4">
        <w:rPr>
          <w:rFonts w:ascii="Times New Roman" w:eastAsia="宋体" w:hAnsi="Times New Roman" w:hint="eastAsia"/>
          <w:sz w:val="24"/>
          <w:szCs w:val="24"/>
        </w:rPr>
        <w:t>．</w:t>
      </w:r>
      <w:r w:rsidRPr="001214C4">
        <w:rPr>
          <w:rFonts w:ascii="Times New Roman" w:eastAsia="宋体" w:hAnsi="宋体"/>
          <w:sz w:val="24"/>
          <w:szCs w:val="24"/>
        </w:rPr>
        <w:t>函数</w:t>
      </w:r>
      <w:r w:rsidRPr="001214C4">
        <w:rPr>
          <w:rFonts w:ascii="Times New Roman" w:eastAsia="宋体" w:hAnsi="Times New Roman"/>
          <w:position w:val="-14"/>
          <w:sz w:val="24"/>
          <w:szCs w:val="24"/>
        </w:rPr>
        <w:object w:dxaOrig="960" w:dyaOrig="400">
          <v:shape id="_x0000_i1105" type="#_x0000_t75" style="width:48.35pt;height:20.4pt" o:ole="">
            <v:imagedata r:id="rId141" o:title=""/>
          </v:shape>
          <o:OLEObject Type="Embed" ProgID="Equation.DSMT4" ShapeID="_x0000_i1105" DrawAspect="Content" ObjectID="_1724676691" r:id="rId142"/>
        </w:object>
      </w:r>
      <w:r w:rsidRPr="001214C4">
        <w:rPr>
          <w:rFonts w:ascii="Times New Roman" w:eastAsia="宋体" w:hAnsi="宋体"/>
          <w:sz w:val="24"/>
          <w:szCs w:val="24"/>
        </w:rPr>
        <w:t>的</w:t>
      </w:r>
      <w:r w:rsidRPr="001214C4">
        <w:rPr>
          <w:rFonts w:ascii="Times New Roman" w:eastAsia="宋体" w:hAnsi="宋体" w:hint="eastAsia"/>
          <w:sz w:val="24"/>
          <w:szCs w:val="24"/>
        </w:rPr>
        <w:t>定义域为</w:t>
      </w:r>
      <w:r w:rsidRPr="001214C4">
        <w:rPr>
          <w:rFonts w:ascii="Times New Roman" w:eastAsia="宋体" w:hAnsi="Times New Roman"/>
          <w:position w:val="-4"/>
          <w:sz w:val="24"/>
          <w:szCs w:val="24"/>
        </w:rPr>
        <w:object w:dxaOrig="260" w:dyaOrig="260">
          <v:shape id="_x0000_i1106" type="#_x0000_t75" style="width:12.9pt;height:12.9pt" o:ole="">
            <v:imagedata r:id="rId143" o:title=""/>
          </v:shape>
          <o:OLEObject Type="Embed" ProgID="Equation.DSMT4" ShapeID="_x0000_i1106" DrawAspect="Content" ObjectID="_1724676692" r:id="rId144"/>
        </w:object>
      </w:r>
      <w:r w:rsidR="004A0531" w:rsidRPr="001214C4">
        <w:rPr>
          <w:rFonts w:ascii="Times New Roman" w:eastAsia="宋体" w:hAnsi="Times New Roman" w:hint="eastAsia"/>
          <w:sz w:val="24"/>
          <w:szCs w:val="24"/>
        </w:rPr>
        <w:t>．</w:t>
      </w:r>
      <w:r w:rsidRPr="001214C4">
        <w:rPr>
          <w:rFonts w:ascii="Times New Roman" w:eastAsia="宋体" w:hAnsi="宋体" w:hint="eastAsia"/>
          <w:sz w:val="24"/>
          <w:szCs w:val="24"/>
        </w:rPr>
        <w:t>注意到</w:t>
      </w:r>
      <w:r w:rsidRPr="001214C4">
        <w:rPr>
          <w:rFonts w:ascii="Times New Roman" w:eastAsia="宋体" w:hAnsi="Times New Roman"/>
          <w:position w:val="-14"/>
          <w:sz w:val="24"/>
          <w:szCs w:val="24"/>
        </w:rPr>
        <w:object w:dxaOrig="1219" w:dyaOrig="400">
          <v:shape id="_x0000_i1107" type="#_x0000_t75" style="width:61.25pt;height:20.4pt" o:ole="">
            <v:imagedata r:id="rId145" o:title=""/>
          </v:shape>
          <o:OLEObject Type="Embed" ProgID="Equation.DSMT4" ShapeID="_x0000_i1107" DrawAspect="Content" ObjectID="_1724676693" r:id="rId146"/>
        </w:object>
      </w:r>
      <w:r w:rsidRPr="001214C4">
        <w:rPr>
          <w:rFonts w:ascii="Times New Roman" w:eastAsia="宋体" w:hAnsi="宋体" w:hint="eastAsia"/>
          <w:sz w:val="24"/>
          <w:szCs w:val="24"/>
        </w:rPr>
        <w:t>，而</w:t>
      </w:r>
      <w:r w:rsidRPr="001214C4">
        <w:rPr>
          <w:rFonts w:ascii="Times New Roman" w:eastAsia="宋体" w:hAnsi="Times New Roman"/>
          <w:position w:val="-14"/>
          <w:sz w:val="24"/>
          <w:szCs w:val="24"/>
        </w:rPr>
        <w:object w:dxaOrig="1520" w:dyaOrig="400">
          <v:shape id="_x0000_i1108" type="#_x0000_t75" style="width:76.3pt;height:20.4pt" o:ole="">
            <v:imagedata r:id="rId147" o:title=""/>
          </v:shape>
          <o:OLEObject Type="Embed" ProgID="Equation.DSMT4" ShapeID="_x0000_i1108" DrawAspect="Content" ObjectID="_1724676694" r:id="rId148"/>
        </w:object>
      </w:r>
      <w:r w:rsidRPr="001214C4">
        <w:rPr>
          <w:rFonts w:ascii="Times New Roman" w:eastAsia="宋体" w:hAnsi="宋体" w:hint="eastAsia"/>
          <w:sz w:val="24"/>
          <w:szCs w:val="24"/>
        </w:rPr>
        <w:t>，它们不可能是相反数，这表明函数</w:t>
      </w:r>
      <w:r w:rsidRPr="001214C4">
        <w:rPr>
          <w:rFonts w:ascii="Times New Roman" w:eastAsia="宋体" w:hAnsi="Times New Roman"/>
          <w:position w:val="-14"/>
          <w:sz w:val="24"/>
          <w:szCs w:val="24"/>
        </w:rPr>
        <w:object w:dxaOrig="960" w:dyaOrig="400">
          <v:shape id="_x0000_i1109" type="#_x0000_t75" style="width:48.35pt;height:20.4pt" o:ole="">
            <v:imagedata r:id="rId141" o:title=""/>
          </v:shape>
          <o:OLEObject Type="Embed" ProgID="Equation.DSMT4" ShapeID="_x0000_i1109" DrawAspect="Content" ObjectID="_1724676695" r:id="rId149"/>
        </w:object>
      </w:r>
      <w:r w:rsidRPr="001214C4">
        <w:rPr>
          <w:rFonts w:ascii="Times New Roman" w:eastAsia="宋体" w:hAnsi="宋体" w:hint="eastAsia"/>
          <w:sz w:val="24"/>
          <w:szCs w:val="24"/>
        </w:rPr>
        <w:t>不可能是</w:t>
      </w:r>
      <w:r w:rsidRPr="001214C4">
        <w:rPr>
          <w:rFonts w:ascii="Times New Roman" w:eastAsia="宋体" w:hAnsi="宋体"/>
          <w:sz w:val="24"/>
          <w:szCs w:val="24"/>
        </w:rPr>
        <w:t>奇</w:t>
      </w:r>
      <w:r w:rsidRPr="001214C4">
        <w:rPr>
          <w:rFonts w:ascii="Times New Roman" w:eastAsia="宋体" w:hAnsi="宋体" w:hint="eastAsia"/>
          <w:sz w:val="24"/>
          <w:szCs w:val="24"/>
        </w:rPr>
        <w:t>函数</w:t>
      </w:r>
      <w:r w:rsidR="004A0531" w:rsidRPr="001214C4">
        <w:rPr>
          <w:rFonts w:ascii="Times New Roman" w:eastAsia="宋体" w:hAnsi="Times New Roman" w:hint="eastAsia"/>
          <w:sz w:val="24"/>
          <w:szCs w:val="24"/>
        </w:rPr>
        <w:t>．</w:t>
      </w:r>
    </w:p>
    <w:p w:rsidR="004C3F78" w:rsidRPr="001214C4" w:rsidRDefault="004C3F78"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宋体" w:hint="eastAsia"/>
          <w:sz w:val="24"/>
          <w:szCs w:val="24"/>
        </w:rPr>
        <w:t>如果</w:t>
      </w:r>
      <w:r w:rsidRPr="001214C4">
        <w:rPr>
          <w:rFonts w:ascii="Times New Roman" w:eastAsia="宋体" w:hAnsi="宋体"/>
          <w:sz w:val="24"/>
          <w:szCs w:val="24"/>
        </w:rPr>
        <w:t>函数</w:t>
      </w:r>
      <w:r w:rsidRPr="001214C4">
        <w:rPr>
          <w:rFonts w:ascii="Times New Roman" w:eastAsia="宋体" w:hAnsi="Times New Roman"/>
          <w:position w:val="-14"/>
          <w:sz w:val="24"/>
          <w:szCs w:val="24"/>
        </w:rPr>
        <w:object w:dxaOrig="960" w:dyaOrig="400">
          <v:shape id="_x0000_i1110" type="#_x0000_t75" style="width:48.35pt;height:20.4pt" o:ole="">
            <v:imagedata r:id="rId141" o:title=""/>
          </v:shape>
          <o:OLEObject Type="Embed" ProgID="Equation.DSMT4" ShapeID="_x0000_i1110" DrawAspect="Content" ObjectID="_1724676696" r:id="rId150"/>
        </w:object>
      </w:r>
      <w:r w:rsidRPr="001214C4">
        <w:rPr>
          <w:rFonts w:ascii="Times New Roman" w:eastAsia="宋体" w:hAnsi="宋体" w:hint="eastAsia"/>
          <w:sz w:val="24"/>
          <w:szCs w:val="24"/>
        </w:rPr>
        <w:t>是偶函数，那么</w:t>
      </w:r>
      <w:r w:rsidRPr="001214C4">
        <w:rPr>
          <w:rFonts w:ascii="Times New Roman" w:eastAsia="宋体" w:hAnsi="Times New Roman"/>
          <w:position w:val="-14"/>
          <w:sz w:val="24"/>
          <w:szCs w:val="24"/>
        </w:rPr>
        <w:object w:dxaOrig="1380" w:dyaOrig="400">
          <v:shape id="_x0000_i1111" type="#_x0000_t75" style="width:68.8pt;height:20.4pt" o:ole="">
            <v:imagedata r:id="rId151" o:title=""/>
          </v:shape>
          <o:OLEObject Type="Embed" ProgID="Equation.DSMT4" ShapeID="_x0000_i1111" DrawAspect="Content" ObjectID="_1724676697" r:id="rId152"/>
        </w:object>
      </w:r>
      <w:r w:rsidRPr="001214C4">
        <w:rPr>
          <w:rFonts w:ascii="Times New Roman" w:eastAsia="宋体" w:hAnsi="宋体" w:hint="eastAsia"/>
          <w:sz w:val="24"/>
          <w:szCs w:val="24"/>
        </w:rPr>
        <w:t>，即</w:t>
      </w:r>
      <w:r w:rsidRPr="001214C4">
        <w:rPr>
          <w:rFonts w:ascii="Times New Roman" w:eastAsia="宋体" w:hAnsi="Times New Roman"/>
          <w:position w:val="-6"/>
          <w:sz w:val="24"/>
          <w:szCs w:val="24"/>
        </w:rPr>
        <w:object w:dxaOrig="1380" w:dyaOrig="279">
          <v:shape id="_x0000_i1112" type="#_x0000_t75" style="width:68.8pt;height:14.5pt" o:ole="">
            <v:imagedata r:id="rId153" o:title=""/>
          </v:shape>
          <o:OLEObject Type="Embed" ProgID="Equation.DSMT4" ShapeID="_x0000_i1112" DrawAspect="Content" ObjectID="_1724676698" r:id="rId154"/>
        </w:object>
      </w:r>
      <w:r w:rsidRPr="001214C4">
        <w:rPr>
          <w:rFonts w:ascii="Times New Roman" w:eastAsia="宋体" w:hAnsi="宋体" w:hint="eastAsia"/>
          <w:sz w:val="24"/>
          <w:szCs w:val="24"/>
        </w:rPr>
        <w:t>，解得</w:t>
      </w:r>
      <w:r w:rsidRPr="001214C4">
        <w:rPr>
          <w:rFonts w:ascii="Times New Roman" w:eastAsia="宋体" w:hAnsi="Times New Roman"/>
          <w:position w:val="-6"/>
          <w:sz w:val="24"/>
          <w:szCs w:val="24"/>
        </w:rPr>
        <w:object w:dxaOrig="560" w:dyaOrig="279">
          <v:shape id="_x0000_i1113" type="#_x0000_t75" style="width:27.95pt;height:14.5pt" o:ole="">
            <v:imagedata r:id="rId155" o:title=""/>
          </v:shape>
          <o:OLEObject Type="Embed" ProgID="Equation.DSMT4" ShapeID="_x0000_i1113" DrawAspect="Content" ObjectID="_1724676699" r:id="rId156"/>
        </w:object>
      </w:r>
      <w:r w:rsidR="004A0531" w:rsidRPr="001214C4">
        <w:rPr>
          <w:rFonts w:ascii="Times New Roman" w:eastAsia="宋体" w:hAnsi="Times New Roman" w:hint="eastAsia"/>
          <w:sz w:val="24"/>
          <w:szCs w:val="24"/>
        </w:rPr>
        <w:t>．</w:t>
      </w:r>
      <w:r w:rsidRPr="001214C4">
        <w:rPr>
          <w:rFonts w:ascii="Times New Roman" w:eastAsia="宋体" w:hAnsi="宋体" w:hint="eastAsia"/>
          <w:sz w:val="24"/>
          <w:szCs w:val="24"/>
        </w:rPr>
        <w:t>而当</w:t>
      </w:r>
      <w:r w:rsidRPr="001214C4">
        <w:rPr>
          <w:rFonts w:ascii="Times New Roman" w:eastAsia="宋体" w:hAnsi="Times New Roman"/>
          <w:position w:val="-6"/>
          <w:sz w:val="24"/>
          <w:szCs w:val="24"/>
        </w:rPr>
        <w:object w:dxaOrig="560" w:dyaOrig="279">
          <v:shape id="_x0000_i1114" type="#_x0000_t75" style="width:27.95pt;height:14.5pt" o:ole="">
            <v:imagedata r:id="rId155" o:title=""/>
          </v:shape>
          <o:OLEObject Type="Embed" ProgID="Equation.DSMT4" ShapeID="_x0000_i1114" DrawAspect="Content" ObjectID="_1724676700" r:id="rId157"/>
        </w:object>
      </w:r>
      <w:r w:rsidRPr="001214C4">
        <w:rPr>
          <w:rFonts w:ascii="Times New Roman" w:eastAsia="宋体" w:hAnsi="宋体" w:hint="eastAsia"/>
          <w:sz w:val="24"/>
          <w:szCs w:val="24"/>
        </w:rPr>
        <w:t>时，</w:t>
      </w:r>
      <w:r w:rsidRPr="001214C4">
        <w:rPr>
          <w:rFonts w:ascii="Times New Roman" w:eastAsia="宋体" w:hAnsi="Times New Roman"/>
          <w:position w:val="-14"/>
          <w:sz w:val="24"/>
          <w:szCs w:val="24"/>
        </w:rPr>
        <w:object w:dxaOrig="1340" w:dyaOrig="400">
          <v:shape id="_x0000_i1115" type="#_x0000_t75" style="width:66.65pt;height:20.4pt" o:ole="">
            <v:imagedata r:id="rId158" o:title=""/>
          </v:shape>
          <o:OLEObject Type="Embed" ProgID="Equation.DSMT4" ShapeID="_x0000_i1115" DrawAspect="Content" ObjectID="_1724676701" r:id="rId159"/>
        </w:object>
      </w:r>
      <w:r w:rsidRPr="001214C4">
        <w:rPr>
          <w:rFonts w:ascii="Times New Roman" w:eastAsia="宋体" w:hAnsi="宋体" w:hint="eastAsia"/>
          <w:sz w:val="24"/>
          <w:szCs w:val="24"/>
        </w:rPr>
        <w:t>，满足</w:t>
      </w:r>
      <w:r w:rsidRPr="001214C4">
        <w:rPr>
          <w:rFonts w:ascii="Times New Roman" w:eastAsia="宋体" w:hAnsi="Times New Roman" w:hint="eastAsia"/>
          <w:sz w:val="24"/>
          <w:szCs w:val="24"/>
        </w:rPr>
        <w:t>“</w:t>
      </w:r>
      <w:r w:rsidRPr="001214C4">
        <w:rPr>
          <w:rFonts w:ascii="Times New Roman" w:eastAsia="宋体" w:hAnsi="宋体" w:hint="eastAsia"/>
          <w:sz w:val="24"/>
          <w:szCs w:val="24"/>
        </w:rPr>
        <w:t>对任意</w:t>
      </w:r>
      <w:r w:rsidRPr="001214C4">
        <w:rPr>
          <w:rFonts w:ascii="Times New Roman" w:eastAsia="宋体" w:hAnsi="Times New Roman"/>
          <w:position w:val="-6"/>
          <w:sz w:val="24"/>
          <w:szCs w:val="24"/>
        </w:rPr>
        <w:object w:dxaOrig="620" w:dyaOrig="279">
          <v:shape id="_x0000_i1116" type="#_x0000_t75" style="width:30.65pt;height:14.5pt" o:ole="">
            <v:imagedata r:id="rId160" o:title=""/>
          </v:shape>
          <o:OLEObject Type="Embed" ProgID="Equation.DSMT4" ShapeID="_x0000_i1116" DrawAspect="Content" ObjectID="_1724676702" r:id="rId161"/>
        </w:object>
      </w:r>
      <w:r w:rsidRPr="001214C4">
        <w:rPr>
          <w:rFonts w:ascii="Times New Roman" w:eastAsia="宋体" w:hAnsi="宋体" w:hint="eastAsia"/>
          <w:sz w:val="24"/>
          <w:szCs w:val="24"/>
        </w:rPr>
        <w:t>，</w:t>
      </w:r>
      <w:r w:rsidRPr="001214C4">
        <w:rPr>
          <w:rFonts w:ascii="Times New Roman" w:eastAsia="宋体" w:hAnsi="Times New Roman"/>
          <w:position w:val="-14"/>
          <w:sz w:val="24"/>
          <w:szCs w:val="24"/>
        </w:rPr>
        <w:object w:dxaOrig="1460" w:dyaOrig="400">
          <v:shape id="_x0000_i1117" type="#_x0000_t75" style="width:74.15pt;height:20.4pt" o:ole="">
            <v:imagedata r:id="rId162" o:title=""/>
          </v:shape>
          <o:OLEObject Type="Embed" ProgID="Equation.DSMT4" ShapeID="_x0000_i1117" DrawAspect="Content" ObjectID="_1724676703" r:id="rId163"/>
        </w:object>
      </w:r>
      <w:r w:rsidRPr="001214C4">
        <w:rPr>
          <w:rFonts w:ascii="Times New Roman" w:eastAsia="宋体" w:hAnsi="宋体" w:hint="eastAsia"/>
          <w:sz w:val="24"/>
          <w:szCs w:val="24"/>
        </w:rPr>
        <w:t>都成立</w:t>
      </w:r>
      <w:r w:rsidRPr="001214C4">
        <w:rPr>
          <w:rFonts w:ascii="Times New Roman" w:eastAsia="宋体" w:hAnsi="Times New Roman" w:hint="eastAsia"/>
          <w:sz w:val="24"/>
          <w:szCs w:val="24"/>
        </w:rPr>
        <w:t>”</w:t>
      </w:r>
      <w:r w:rsidR="004A0531" w:rsidRPr="001214C4">
        <w:rPr>
          <w:rFonts w:ascii="Times New Roman" w:eastAsia="宋体" w:hAnsi="Times New Roman" w:hint="eastAsia"/>
          <w:sz w:val="24"/>
          <w:szCs w:val="24"/>
        </w:rPr>
        <w:t>．</w:t>
      </w:r>
    </w:p>
    <w:p w:rsidR="004C3F78" w:rsidRPr="001214C4" w:rsidRDefault="004C3F78"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宋体" w:hint="eastAsia"/>
          <w:sz w:val="24"/>
          <w:szCs w:val="24"/>
        </w:rPr>
        <w:t>因此，当</w:t>
      </w:r>
      <w:r w:rsidRPr="001214C4">
        <w:rPr>
          <w:rFonts w:ascii="Times New Roman" w:eastAsia="宋体" w:hAnsi="Times New Roman"/>
          <w:position w:val="-6"/>
          <w:sz w:val="24"/>
          <w:szCs w:val="24"/>
        </w:rPr>
        <w:object w:dxaOrig="560" w:dyaOrig="279">
          <v:shape id="_x0000_i1118" type="#_x0000_t75" style="width:27.95pt;height:14.5pt" o:ole="">
            <v:imagedata r:id="rId164" o:title=""/>
          </v:shape>
          <o:OLEObject Type="Embed" ProgID="Equation.DSMT4" ShapeID="_x0000_i1118" DrawAspect="Content" ObjectID="_1724676704" r:id="rId165"/>
        </w:object>
      </w:r>
      <w:r w:rsidRPr="001214C4">
        <w:rPr>
          <w:rFonts w:ascii="Times New Roman" w:eastAsia="宋体" w:hAnsi="宋体" w:hint="eastAsia"/>
          <w:sz w:val="24"/>
          <w:szCs w:val="24"/>
        </w:rPr>
        <w:t>时，函数</w:t>
      </w:r>
      <w:r w:rsidR="000E664C" w:rsidRPr="001214C4">
        <w:rPr>
          <w:rFonts w:ascii="Times New Roman" w:eastAsia="宋体" w:hAnsi="Times New Roman"/>
          <w:position w:val="-10"/>
          <w:sz w:val="24"/>
          <w:szCs w:val="24"/>
        </w:rPr>
        <w:object w:dxaOrig="1440" w:dyaOrig="320">
          <v:shape id="_x0000_i1119" type="#_x0000_t75" style="width:77.35pt;height:16.1pt;mso-position-horizontal:absolute" o:ole="">
            <v:imagedata r:id="rId130" o:title=""/>
          </v:shape>
          <o:OLEObject Type="Embed" ProgID="Equation.DSMT4" ShapeID="_x0000_i1119" DrawAspect="Content" ObjectID="_1724676705" r:id="rId166"/>
        </w:object>
      </w:r>
      <w:r w:rsidRPr="001214C4">
        <w:rPr>
          <w:rFonts w:ascii="Times New Roman" w:eastAsia="宋体" w:hAnsi="宋体" w:hint="eastAsia"/>
          <w:sz w:val="24"/>
          <w:szCs w:val="24"/>
        </w:rPr>
        <w:t>既不是奇函数，又不是偶函数；当</w:t>
      </w:r>
      <w:r w:rsidRPr="001214C4">
        <w:rPr>
          <w:rFonts w:ascii="Times New Roman" w:eastAsia="宋体" w:hAnsi="Times New Roman"/>
          <w:position w:val="-6"/>
          <w:sz w:val="24"/>
          <w:szCs w:val="24"/>
        </w:rPr>
        <w:object w:dxaOrig="560" w:dyaOrig="279">
          <v:shape id="_x0000_i1120" type="#_x0000_t75" style="width:27.95pt;height:14.5pt" o:ole="">
            <v:imagedata r:id="rId155" o:title=""/>
          </v:shape>
          <o:OLEObject Type="Embed" ProgID="Equation.DSMT4" ShapeID="_x0000_i1120" DrawAspect="Content" ObjectID="_1724676706" r:id="rId167"/>
        </w:object>
      </w:r>
      <w:r w:rsidRPr="001214C4">
        <w:rPr>
          <w:rFonts w:ascii="Times New Roman" w:eastAsia="宋体" w:hAnsi="宋体" w:hint="eastAsia"/>
          <w:sz w:val="24"/>
          <w:szCs w:val="24"/>
        </w:rPr>
        <w:t>时，函数</w:t>
      </w:r>
      <w:r w:rsidR="000E664C" w:rsidRPr="001214C4">
        <w:rPr>
          <w:rFonts w:ascii="Times New Roman" w:eastAsia="宋体" w:hAnsi="Times New Roman"/>
          <w:position w:val="-10"/>
          <w:sz w:val="24"/>
          <w:szCs w:val="24"/>
        </w:rPr>
        <w:object w:dxaOrig="1440" w:dyaOrig="320">
          <v:shape id="_x0000_i1121" type="#_x0000_t75" style="width:77.35pt;height:16.1pt;mso-position-horizontal:absolute" o:ole="">
            <v:imagedata r:id="rId130" o:title=""/>
          </v:shape>
          <o:OLEObject Type="Embed" ProgID="Equation.DSMT4" ShapeID="_x0000_i1121" DrawAspect="Content" ObjectID="_1724676707" r:id="rId168"/>
        </w:object>
      </w:r>
      <w:r w:rsidRPr="001214C4">
        <w:rPr>
          <w:rFonts w:ascii="Times New Roman" w:eastAsia="宋体" w:hAnsi="宋体" w:hint="eastAsia"/>
          <w:sz w:val="24"/>
          <w:szCs w:val="24"/>
        </w:rPr>
        <w:t>是偶函数</w:t>
      </w:r>
      <w:r w:rsidR="004A0531" w:rsidRPr="001214C4">
        <w:rPr>
          <w:rFonts w:ascii="Times New Roman" w:eastAsia="宋体" w:hAnsi="Times New Roman" w:hint="eastAsia"/>
          <w:sz w:val="24"/>
          <w:szCs w:val="24"/>
        </w:rPr>
        <w:t>．</w:t>
      </w:r>
    </w:p>
    <w:p w:rsidR="004C3F78" w:rsidRPr="001214C4" w:rsidRDefault="004C3F78"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宋体" w:hint="eastAsia"/>
          <w:sz w:val="24"/>
          <w:szCs w:val="24"/>
        </w:rPr>
        <w:t>（</w:t>
      </w:r>
      <w:r w:rsidRPr="001214C4">
        <w:rPr>
          <w:rFonts w:ascii="Times New Roman" w:eastAsia="宋体" w:hAnsi="Times New Roman" w:hint="eastAsia"/>
          <w:sz w:val="24"/>
          <w:szCs w:val="24"/>
        </w:rPr>
        <w:t>2</w:t>
      </w:r>
      <w:r w:rsidRPr="001214C4">
        <w:rPr>
          <w:rFonts w:ascii="Times New Roman" w:eastAsia="宋体" w:hAnsi="宋体" w:hint="eastAsia"/>
          <w:sz w:val="24"/>
          <w:szCs w:val="24"/>
        </w:rPr>
        <w:t>）</w:t>
      </w:r>
      <w:r w:rsidRPr="001214C4">
        <w:rPr>
          <w:rFonts w:ascii="Times New Roman" w:eastAsia="宋体" w:hAnsi="Times New Roman"/>
          <w:position w:val="-34"/>
          <w:sz w:val="24"/>
          <w:szCs w:val="24"/>
        </w:rPr>
        <w:object w:dxaOrig="2700" w:dyaOrig="800">
          <v:shape id="_x0000_i1122" type="#_x0000_t75" style="width:135.4pt;height:40.85pt" o:ole="">
            <v:imagedata r:id="rId169" o:title=""/>
          </v:shape>
          <o:OLEObject Type="Embed" ProgID="Equation.DSMT4" ShapeID="_x0000_i1122" DrawAspect="Content" ObjectID="_1724676708" r:id="rId170"/>
        </w:object>
      </w:r>
      <w:r w:rsidRPr="001214C4">
        <w:rPr>
          <w:rFonts w:ascii="Times New Roman" w:eastAsia="宋体" w:hAnsi="Times New Roman"/>
          <w:sz w:val="24"/>
          <w:szCs w:val="24"/>
        </w:rPr>
        <w:t xml:space="preserve"> </w:t>
      </w:r>
      <w:r w:rsidRPr="001214C4">
        <w:rPr>
          <w:rFonts w:ascii="Times New Roman" w:eastAsia="宋体" w:hAnsi="宋体" w:hint="eastAsia"/>
          <w:sz w:val="24"/>
          <w:szCs w:val="24"/>
        </w:rPr>
        <w:t>而</w:t>
      </w:r>
      <w:r w:rsidRPr="001214C4">
        <w:rPr>
          <w:rFonts w:ascii="Times New Roman" w:eastAsia="宋体" w:hAnsi="Times New Roman"/>
          <w:position w:val="-6"/>
          <w:sz w:val="24"/>
          <w:szCs w:val="24"/>
        </w:rPr>
        <w:object w:dxaOrig="840" w:dyaOrig="279">
          <v:shape id="_x0000_i1123" type="#_x0000_t75" style="width:41.9pt;height:14.5pt" o:ole="">
            <v:imagedata r:id="rId171" o:title=""/>
          </v:shape>
          <o:OLEObject Type="Embed" ProgID="Equation.DSMT4" ShapeID="_x0000_i1123" DrawAspect="Content" ObjectID="_1724676709" r:id="rId172"/>
        </w:object>
      </w:r>
      <w:r w:rsidRPr="001214C4">
        <w:rPr>
          <w:rFonts w:ascii="Times New Roman" w:eastAsia="宋体" w:hAnsi="宋体" w:hint="eastAsia"/>
          <w:sz w:val="24"/>
          <w:szCs w:val="24"/>
        </w:rPr>
        <w:t>，</w:t>
      </w:r>
      <w:r w:rsidRPr="001214C4">
        <w:rPr>
          <w:rFonts w:ascii="Times New Roman" w:eastAsia="宋体" w:hAnsi="Times New Roman"/>
          <w:position w:val="-6"/>
          <w:sz w:val="24"/>
          <w:szCs w:val="24"/>
        </w:rPr>
        <w:object w:dxaOrig="840" w:dyaOrig="279">
          <v:shape id="_x0000_i1124" type="#_x0000_t75" style="width:41.9pt;height:14.5pt" o:ole="">
            <v:imagedata r:id="rId173" o:title=""/>
          </v:shape>
          <o:OLEObject Type="Embed" ProgID="Equation.DSMT4" ShapeID="_x0000_i1124" DrawAspect="Content" ObjectID="_1724676710" r:id="rId174"/>
        </w:object>
      </w:r>
      <w:r w:rsidRPr="001214C4">
        <w:rPr>
          <w:rFonts w:ascii="Times New Roman" w:eastAsia="宋体" w:hAnsi="宋体" w:hint="eastAsia"/>
          <w:sz w:val="24"/>
          <w:szCs w:val="24"/>
        </w:rPr>
        <w:t>，故函数</w:t>
      </w:r>
      <w:r w:rsidRPr="001214C4">
        <w:rPr>
          <w:rFonts w:ascii="Times New Roman" w:eastAsia="宋体" w:hAnsi="Times New Roman"/>
          <w:position w:val="-10"/>
          <w:sz w:val="24"/>
          <w:szCs w:val="24"/>
        </w:rPr>
        <w:object w:dxaOrig="1440" w:dyaOrig="320">
          <v:shape id="_x0000_i1125" type="#_x0000_t75" style="width:1in;height:15.05pt" o:ole="">
            <v:imagedata r:id="rId130" o:title=""/>
          </v:shape>
          <o:OLEObject Type="Embed" ProgID="Equation.DSMT4" ShapeID="_x0000_i1125" DrawAspect="Content" ObjectID="_1724676711" r:id="rId175"/>
        </w:object>
      </w:r>
      <w:r w:rsidRPr="001214C4">
        <w:rPr>
          <w:rFonts w:ascii="Times New Roman" w:eastAsia="宋体" w:hAnsi="宋体" w:hint="eastAsia"/>
          <w:sz w:val="24"/>
          <w:szCs w:val="24"/>
        </w:rPr>
        <w:t>在</w:t>
      </w:r>
      <w:r w:rsidRPr="001214C4">
        <w:rPr>
          <w:rFonts w:ascii="Times New Roman" w:eastAsia="宋体" w:hAnsi="Times New Roman"/>
          <w:position w:val="-14"/>
          <w:sz w:val="24"/>
          <w:szCs w:val="24"/>
        </w:rPr>
        <w:object w:dxaOrig="780" w:dyaOrig="400">
          <v:shape id="_x0000_i1126" type="#_x0000_t75" style="width:38.15pt;height:20.4pt" o:ole="">
            <v:imagedata r:id="rId176" o:title=""/>
          </v:shape>
          <o:OLEObject Type="Embed" ProgID="Equation.DSMT4" ShapeID="_x0000_i1126" DrawAspect="Content" ObjectID="_1724676712" r:id="rId177"/>
        </w:object>
      </w:r>
      <w:r w:rsidRPr="001214C4">
        <w:rPr>
          <w:rFonts w:ascii="Times New Roman" w:eastAsia="宋体" w:hAnsi="宋体" w:hint="eastAsia"/>
          <w:sz w:val="24"/>
          <w:szCs w:val="24"/>
        </w:rPr>
        <w:t>上是严格减函数，而在</w:t>
      </w:r>
      <w:r w:rsidRPr="001214C4">
        <w:rPr>
          <w:rFonts w:ascii="Times New Roman" w:eastAsia="宋体" w:hAnsi="Times New Roman"/>
          <w:position w:val="-14"/>
          <w:sz w:val="24"/>
          <w:szCs w:val="24"/>
        </w:rPr>
        <w:object w:dxaOrig="780" w:dyaOrig="400">
          <v:shape id="_x0000_i1127" type="#_x0000_t75" style="width:38.15pt;height:20.4pt" o:ole="">
            <v:imagedata r:id="rId178" o:title=""/>
          </v:shape>
          <o:OLEObject Type="Embed" ProgID="Equation.DSMT4" ShapeID="_x0000_i1127" DrawAspect="Content" ObjectID="_1724676713" r:id="rId179"/>
        </w:object>
      </w:r>
      <w:r w:rsidRPr="001214C4">
        <w:rPr>
          <w:rFonts w:ascii="Times New Roman" w:eastAsia="宋体" w:hAnsi="宋体" w:hint="eastAsia"/>
          <w:sz w:val="24"/>
          <w:szCs w:val="24"/>
        </w:rPr>
        <w:t>上是严格增函数</w:t>
      </w:r>
      <w:r w:rsidR="004A0531" w:rsidRPr="001214C4">
        <w:rPr>
          <w:rFonts w:ascii="Times New Roman" w:eastAsia="宋体" w:hAnsi="Times New Roman" w:hint="eastAsia"/>
          <w:sz w:val="24"/>
          <w:szCs w:val="24"/>
        </w:rPr>
        <w:t>．</w:t>
      </w:r>
    </w:p>
    <w:p w:rsidR="004C3F78" w:rsidRPr="001214C4" w:rsidRDefault="004C3F78" w:rsidP="00D413BE">
      <w:pPr>
        <w:adjustRightInd w:val="0"/>
        <w:snapToGrid w:val="0"/>
        <w:spacing w:line="312" w:lineRule="auto"/>
        <w:ind w:firstLineChars="200" w:firstLine="480"/>
        <w:jc w:val="left"/>
        <w:rPr>
          <w:rFonts w:ascii="Times New Roman" w:eastAsia="宋体" w:hAnsi="Times New Roman"/>
          <w:sz w:val="24"/>
          <w:szCs w:val="24"/>
        </w:rPr>
      </w:pPr>
      <w:r w:rsidRPr="001214C4">
        <w:rPr>
          <w:rFonts w:ascii="Times New Roman" w:eastAsia="宋体" w:hAnsi="宋体" w:hint="eastAsia"/>
          <w:sz w:val="24"/>
          <w:szCs w:val="24"/>
        </w:rPr>
        <w:t>（</w:t>
      </w:r>
      <w:r w:rsidRPr="001214C4">
        <w:rPr>
          <w:rFonts w:ascii="Times New Roman" w:eastAsia="宋体" w:hAnsi="Times New Roman" w:hint="eastAsia"/>
          <w:sz w:val="24"/>
          <w:szCs w:val="24"/>
        </w:rPr>
        <w:t>3</w:t>
      </w:r>
      <w:r w:rsidRPr="001214C4">
        <w:rPr>
          <w:rFonts w:ascii="Times New Roman" w:eastAsia="宋体" w:hAnsi="宋体" w:hint="eastAsia"/>
          <w:sz w:val="24"/>
          <w:szCs w:val="24"/>
        </w:rPr>
        <w:t>）根据（</w:t>
      </w:r>
      <w:r w:rsidRPr="001214C4">
        <w:rPr>
          <w:rFonts w:ascii="Times New Roman" w:eastAsia="宋体" w:hAnsi="Times New Roman" w:hint="eastAsia"/>
          <w:sz w:val="24"/>
          <w:szCs w:val="24"/>
        </w:rPr>
        <w:t>2</w:t>
      </w:r>
      <w:r w:rsidRPr="001214C4">
        <w:rPr>
          <w:rFonts w:ascii="Times New Roman" w:eastAsia="宋体" w:hAnsi="宋体" w:hint="eastAsia"/>
          <w:sz w:val="24"/>
          <w:szCs w:val="24"/>
        </w:rPr>
        <w:t>）中所得的单调性，函数</w:t>
      </w:r>
      <w:r w:rsidR="00B46414" w:rsidRPr="001214C4">
        <w:rPr>
          <w:rFonts w:ascii="Times New Roman" w:eastAsia="宋体" w:hAnsi="Times New Roman"/>
          <w:position w:val="-10"/>
          <w:sz w:val="24"/>
          <w:szCs w:val="24"/>
        </w:rPr>
        <w:object w:dxaOrig="1440" w:dyaOrig="320">
          <v:shape id="_x0000_i1128" type="#_x0000_t75" style="width:76.3pt;height:15.6pt;mso-position-horizontal:absolute" o:ole="">
            <v:imagedata r:id="rId130" o:title=""/>
          </v:shape>
          <o:OLEObject Type="Embed" ProgID="Equation.DSMT4" ShapeID="_x0000_i1128" DrawAspect="Content" ObjectID="_1724676714" r:id="rId180"/>
        </w:object>
      </w:r>
      <w:r w:rsidRPr="001214C4">
        <w:rPr>
          <w:rFonts w:ascii="Times New Roman" w:eastAsia="宋体" w:hAnsi="宋体" w:hint="eastAsia"/>
          <w:sz w:val="24"/>
          <w:szCs w:val="24"/>
        </w:rPr>
        <w:t>的最小值为</w:t>
      </w:r>
      <w:r w:rsidRPr="001214C4">
        <w:rPr>
          <w:rFonts w:ascii="Times New Roman" w:eastAsia="宋体" w:hAnsi="Times New Roman"/>
          <w:position w:val="-10"/>
          <w:sz w:val="24"/>
          <w:szCs w:val="24"/>
        </w:rPr>
        <w:object w:dxaOrig="1579" w:dyaOrig="320">
          <v:shape id="_x0000_i1129" type="#_x0000_t75" style="width:79.5pt;height:15.05pt" o:ole="">
            <v:imagedata r:id="rId181" o:title=""/>
          </v:shape>
          <o:OLEObject Type="Embed" ProgID="Equation.DSMT4" ShapeID="_x0000_i1129" DrawAspect="Content" ObjectID="_1724676715" r:id="rId182"/>
        </w:object>
      </w:r>
      <w:r w:rsidRPr="001214C4">
        <w:rPr>
          <w:rFonts w:ascii="Times New Roman" w:eastAsia="宋体" w:hAnsi="宋体" w:hint="eastAsia"/>
          <w:sz w:val="24"/>
          <w:szCs w:val="24"/>
        </w:rPr>
        <w:t>，当且仅当</w:t>
      </w:r>
      <w:r w:rsidRPr="001214C4">
        <w:rPr>
          <w:rFonts w:ascii="Times New Roman" w:eastAsia="宋体" w:hAnsi="Times New Roman"/>
          <w:position w:val="-6"/>
          <w:sz w:val="24"/>
          <w:szCs w:val="24"/>
        </w:rPr>
        <w:object w:dxaOrig="560" w:dyaOrig="279">
          <v:shape id="_x0000_i1130" type="#_x0000_t75" style="width:27.95pt;height:14.5pt" o:ole="">
            <v:imagedata r:id="rId183" o:title=""/>
          </v:shape>
          <o:OLEObject Type="Embed" ProgID="Equation.DSMT4" ShapeID="_x0000_i1130" DrawAspect="Content" ObjectID="_1724676716" r:id="rId184"/>
        </w:object>
      </w:r>
      <w:r w:rsidRPr="001214C4">
        <w:rPr>
          <w:rFonts w:ascii="Times New Roman" w:eastAsia="宋体" w:hAnsi="宋体" w:hint="eastAsia"/>
          <w:sz w:val="24"/>
          <w:szCs w:val="24"/>
        </w:rPr>
        <w:t>时取到最小值</w:t>
      </w:r>
      <w:r w:rsidR="004A0531" w:rsidRPr="001214C4">
        <w:rPr>
          <w:rFonts w:ascii="Times New Roman" w:eastAsia="宋体" w:hAnsi="Times New Roman" w:hint="eastAsia"/>
          <w:sz w:val="24"/>
          <w:szCs w:val="24"/>
        </w:rPr>
        <w:t>．</w:t>
      </w:r>
    </w:p>
    <w:tbl>
      <w:tblPr>
        <w:tblStyle w:val="a3"/>
        <w:tblW w:w="0" w:type="auto"/>
        <w:jc w:val="center"/>
        <w:tblLook w:val="04A0"/>
      </w:tblPr>
      <w:tblGrid>
        <w:gridCol w:w="1555"/>
        <w:gridCol w:w="2409"/>
        <w:gridCol w:w="2694"/>
        <w:gridCol w:w="1638"/>
      </w:tblGrid>
      <w:tr w:rsidR="004C3F78" w:rsidRPr="001214C4" w:rsidTr="00F15DBB">
        <w:trPr>
          <w:jc w:val="center"/>
        </w:trPr>
        <w:tc>
          <w:tcPr>
            <w:tcW w:w="1555" w:type="dxa"/>
          </w:tcPr>
          <w:p w:rsidR="004C3F78" w:rsidRPr="001214C4" w:rsidRDefault="004C3F78" w:rsidP="00D413BE">
            <w:pPr>
              <w:adjustRightInd w:val="0"/>
              <w:snapToGrid w:val="0"/>
              <w:spacing w:line="312" w:lineRule="auto"/>
              <w:ind w:firstLine="200"/>
              <w:jc w:val="center"/>
              <w:rPr>
                <w:rFonts w:ascii="Times New Roman" w:eastAsia="宋体" w:hAnsi="Times New Roman"/>
                <w:sz w:val="24"/>
                <w:szCs w:val="24"/>
              </w:rPr>
            </w:pPr>
            <w:r w:rsidRPr="001214C4">
              <w:rPr>
                <w:rFonts w:ascii="Times New Roman" w:eastAsia="宋体" w:hAnsi="宋体" w:hint="eastAsia"/>
                <w:sz w:val="24"/>
                <w:szCs w:val="24"/>
              </w:rPr>
              <w:t>序号</w:t>
            </w:r>
          </w:p>
        </w:tc>
        <w:tc>
          <w:tcPr>
            <w:tcW w:w="2409" w:type="dxa"/>
          </w:tcPr>
          <w:p w:rsidR="004C3F78" w:rsidRPr="001214C4" w:rsidRDefault="004C3F78" w:rsidP="00D413BE">
            <w:pPr>
              <w:adjustRightInd w:val="0"/>
              <w:snapToGrid w:val="0"/>
              <w:spacing w:line="312" w:lineRule="auto"/>
              <w:ind w:firstLine="200"/>
              <w:jc w:val="center"/>
              <w:rPr>
                <w:rFonts w:ascii="Times New Roman" w:eastAsia="宋体" w:hAnsi="Times New Roman"/>
                <w:sz w:val="24"/>
                <w:szCs w:val="24"/>
              </w:rPr>
            </w:pPr>
            <w:r w:rsidRPr="001214C4">
              <w:rPr>
                <w:rFonts w:ascii="Times New Roman" w:eastAsia="宋体" w:hAnsi="宋体" w:hint="eastAsia"/>
                <w:sz w:val="24"/>
                <w:szCs w:val="24"/>
              </w:rPr>
              <w:t>内容</w:t>
            </w:r>
          </w:p>
        </w:tc>
        <w:tc>
          <w:tcPr>
            <w:tcW w:w="2694" w:type="dxa"/>
          </w:tcPr>
          <w:p w:rsidR="004C3F78" w:rsidRPr="001214C4" w:rsidRDefault="004C3F78" w:rsidP="00D413BE">
            <w:pPr>
              <w:adjustRightInd w:val="0"/>
              <w:snapToGrid w:val="0"/>
              <w:spacing w:line="312" w:lineRule="auto"/>
              <w:ind w:firstLine="200"/>
              <w:jc w:val="center"/>
              <w:rPr>
                <w:rFonts w:ascii="Times New Roman" w:eastAsia="宋体" w:hAnsi="Times New Roman"/>
                <w:sz w:val="24"/>
                <w:szCs w:val="24"/>
              </w:rPr>
            </w:pPr>
            <w:r w:rsidRPr="001214C4">
              <w:rPr>
                <w:rFonts w:ascii="Times New Roman" w:eastAsia="宋体" w:hAnsi="宋体" w:hint="eastAsia"/>
                <w:sz w:val="24"/>
                <w:szCs w:val="24"/>
              </w:rPr>
              <w:t>素养</w:t>
            </w:r>
          </w:p>
        </w:tc>
        <w:tc>
          <w:tcPr>
            <w:tcW w:w="1638" w:type="dxa"/>
          </w:tcPr>
          <w:p w:rsidR="004C3F78" w:rsidRPr="001214C4" w:rsidRDefault="004C3F78" w:rsidP="00D413BE">
            <w:pPr>
              <w:adjustRightInd w:val="0"/>
              <w:snapToGrid w:val="0"/>
              <w:spacing w:line="312" w:lineRule="auto"/>
              <w:ind w:firstLine="200"/>
              <w:jc w:val="center"/>
              <w:rPr>
                <w:rFonts w:ascii="Times New Roman" w:eastAsia="宋体" w:hAnsi="Times New Roman"/>
                <w:sz w:val="24"/>
                <w:szCs w:val="24"/>
              </w:rPr>
            </w:pPr>
            <w:r w:rsidRPr="001214C4">
              <w:rPr>
                <w:rFonts w:ascii="Times New Roman" w:eastAsia="宋体" w:hAnsi="宋体" w:hint="eastAsia"/>
                <w:sz w:val="24"/>
                <w:szCs w:val="24"/>
              </w:rPr>
              <w:t>水平</w:t>
            </w:r>
          </w:p>
        </w:tc>
      </w:tr>
      <w:tr w:rsidR="004C3F78" w:rsidRPr="001214C4" w:rsidTr="00F15DBB">
        <w:trPr>
          <w:jc w:val="center"/>
        </w:trPr>
        <w:tc>
          <w:tcPr>
            <w:tcW w:w="1555" w:type="dxa"/>
          </w:tcPr>
          <w:p w:rsidR="004C3F78" w:rsidRPr="001214C4" w:rsidRDefault="004C3F78" w:rsidP="00D413BE">
            <w:pPr>
              <w:adjustRightInd w:val="0"/>
              <w:snapToGrid w:val="0"/>
              <w:spacing w:line="312" w:lineRule="auto"/>
              <w:ind w:firstLine="200"/>
              <w:jc w:val="center"/>
              <w:rPr>
                <w:rFonts w:ascii="Times New Roman" w:eastAsia="宋体" w:hAnsi="Times New Roman"/>
                <w:sz w:val="24"/>
                <w:szCs w:val="24"/>
              </w:rPr>
            </w:pPr>
            <w:r w:rsidRPr="001214C4">
              <w:rPr>
                <w:rFonts w:ascii="Times New Roman" w:eastAsia="宋体" w:hAnsi="宋体" w:hint="eastAsia"/>
                <w:sz w:val="24"/>
                <w:szCs w:val="24"/>
              </w:rPr>
              <w:t>例</w:t>
            </w:r>
            <w:r w:rsidRPr="001214C4">
              <w:rPr>
                <w:rFonts w:ascii="Times New Roman" w:eastAsia="宋体" w:hAnsi="Times New Roman"/>
                <w:sz w:val="24"/>
                <w:szCs w:val="24"/>
              </w:rPr>
              <w:t>2</w:t>
            </w:r>
            <w:r w:rsidRPr="001214C4">
              <w:rPr>
                <w:rFonts w:ascii="Times New Roman" w:eastAsia="宋体" w:hAnsi="宋体" w:hint="eastAsia"/>
                <w:sz w:val="24"/>
                <w:szCs w:val="24"/>
              </w:rPr>
              <w:t>（</w:t>
            </w:r>
            <w:r w:rsidRPr="001214C4">
              <w:rPr>
                <w:rFonts w:ascii="Times New Roman" w:eastAsia="宋体" w:hAnsi="Times New Roman" w:hint="eastAsia"/>
                <w:sz w:val="24"/>
                <w:szCs w:val="24"/>
              </w:rPr>
              <w:t>1</w:t>
            </w:r>
            <w:r w:rsidRPr="001214C4">
              <w:rPr>
                <w:rFonts w:ascii="Times New Roman" w:eastAsia="宋体" w:hAnsi="宋体" w:hint="eastAsia"/>
                <w:sz w:val="24"/>
                <w:szCs w:val="24"/>
              </w:rPr>
              <w:t>）</w:t>
            </w:r>
          </w:p>
        </w:tc>
        <w:tc>
          <w:tcPr>
            <w:tcW w:w="2409" w:type="dxa"/>
          </w:tcPr>
          <w:p w:rsidR="004C3F78" w:rsidRPr="001214C4" w:rsidRDefault="004C3F78" w:rsidP="00D413BE">
            <w:pPr>
              <w:adjustRightInd w:val="0"/>
              <w:snapToGrid w:val="0"/>
              <w:spacing w:line="312" w:lineRule="auto"/>
              <w:ind w:firstLine="200"/>
              <w:jc w:val="center"/>
              <w:rPr>
                <w:rFonts w:ascii="Times New Roman" w:eastAsia="宋体" w:hAnsi="Times New Roman"/>
                <w:sz w:val="24"/>
                <w:szCs w:val="24"/>
              </w:rPr>
            </w:pPr>
            <w:r w:rsidRPr="001214C4">
              <w:rPr>
                <w:rFonts w:ascii="Times New Roman" w:eastAsia="宋体" w:hAnsi="Times New Roman"/>
                <w:sz w:val="24"/>
                <w:szCs w:val="24"/>
              </w:rPr>
              <w:t>5.2</w:t>
            </w:r>
            <w:r w:rsidRPr="001214C4">
              <w:rPr>
                <w:rFonts w:ascii="Times New Roman" w:eastAsia="宋体" w:hAnsi="宋体" w:hint="eastAsia"/>
                <w:sz w:val="24"/>
                <w:szCs w:val="24"/>
              </w:rPr>
              <w:t>函数的基本性质</w:t>
            </w:r>
          </w:p>
        </w:tc>
        <w:tc>
          <w:tcPr>
            <w:tcW w:w="2694" w:type="dxa"/>
          </w:tcPr>
          <w:p w:rsidR="004C3F78" w:rsidRPr="001214C4" w:rsidRDefault="004C3F78" w:rsidP="00D413BE">
            <w:pPr>
              <w:adjustRightInd w:val="0"/>
              <w:snapToGrid w:val="0"/>
              <w:spacing w:line="312" w:lineRule="auto"/>
              <w:ind w:firstLine="200"/>
              <w:jc w:val="center"/>
              <w:rPr>
                <w:rFonts w:ascii="Times New Roman" w:eastAsia="宋体" w:hAnsi="Times New Roman"/>
                <w:sz w:val="24"/>
                <w:szCs w:val="24"/>
              </w:rPr>
            </w:pPr>
            <w:r w:rsidRPr="001214C4">
              <w:rPr>
                <w:rFonts w:ascii="Times New Roman" w:eastAsia="宋体" w:hAnsi="宋体" w:hint="eastAsia"/>
                <w:sz w:val="24"/>
                <w:szCs w:val="24"/>
              </w:rPr>
              <w:t>逻辑推理、数学运算</w:t>
            </w:r>
          </w:p>
        </w:tc>
        <w:tc>
          <w:tcPr>
            <w:tcW w:w="1638" w:type="dxa"/>
          </w:tcPr>
          <w:p w:rsidR="004C3F78" w:rsidRPr="001214C4" w:rsidRDefault="004C3F78" w:rsidP="00D413BE">
            <w:pPr>
              <w:adjustRightInd w:val="0"/>
              <w:snapToGrid w:val="0"/>
              <w:spacing w:line="312" w:lineRule="auto"/>
              <w:ind w:firstLine="200"/>
              <w:jc w:val="center"/>
              <w:rPr>
                <w:rFonts w:ascii="Times New Roman" w:eastAsia="宋体" w:hAnsi="Times New Roman"/>
                <w:sz w:val="24"/>
                <w:szCs w:val="24"/>
              </w:rPr>
            </w:pPr>
            <w:r w:rsidRPr="001214C4">
              <w:rPr>
                <w:rFonts w:ascii="Times New Roman" w:eastAsia="宋体" w:hAnsi="Times New Roman" w:hint="eastAsia"/>
                <w:sz w:val="24"/>
                <w:szCs w:val="24"/>
              </w:rPr>
              <w:t>C</w:t>
            </w:r>
          </w:p>
        </w:tc>
      </w:tr>
      <w:tr w:rsidR="004C3F78" w:rsidRPr="001214C4" w:rsidTr="00F15DBB">
        <w:trPr>
          <w:jc w:val="center"/>
        </w:trPr>
        <w:tc>
          <w:tcPr>
            <w:tcW w:w="1555" w:type="dxa"/>
          </w:tcPr>
          <w:p w:rsidR="004C3F78" w:rsidRPr="001214C4" w:rsidRDefault="004C3F78" w:rsidP="00D413BE">
            <w:pPr>
              <w:adjustRightInd w:val="0"/>
              <w:snapToGrid w:val="0"/>
              <w:spacing w:line="312" w:lineRule="auto"/>
              <w:ind w:firstLine="200"/>
              <w:jc w:val="center"/>
              <w:rPr>
                <w:rFonts w:ascii="Times New Roman" w:eastAsia="宋体" w:hAnsi="Times New Roman"/>
                <w:sz w:val="24"/>
                <w:szCs w:val="24"/>
              </w:rPr>
            </w:pPr>
            <w:r w:rsidRPr="001214C4">
              <w:rPr>
                <w:rFonts w:ascii="Times New Roman" w:eastAsia="宋体" w:hAnsi="宋体" w:hint="eastAsia"/>
                <w:sz w:val="24"/>
                <w:szCs w:val="24"/>
              </w:rPr>
              <w:t>例</w:t>
            </w:r>
            <w:r w:rsidRPr="001214C4">
              <w:rPr>
                <w:rFonts w:ascii="Times New Roman" w:eastAsia="宋体" w:hAnsi="Times New Roman"/>
                <w:sz w:val="24"/>
                <w:szCs w:val="24"/>
              </w:rPr>
              <w:t>2</w:t>
            </w:r>
            <w:r w:rsidRPr="001214C4">
              <w:rPr>
                <w:rFonts w:ascii="Times New Roman" w:eastAsia="宋体" w:hAnsi="宋体" w:hint="eastAsia"/>
                <w:sz w:val="24"/>
                <w:szCs w:val="24"/>
              </w:rPr>
              <w:t>（</w:t>
            </w:r>
            <w:r w:rsidRPr="001214C4">
              <w:rPr>
                <w:rFonts w:ascii="Times New Roman" w:eastAsia="宋体" w:hAnsi="Times New Roman"/>
                <w:sz w:val="24"/>
                <w:szCs w:val="24"/>
              </w:rPr>
              <w:t>2</w:t>
            </w:r>
            <w:r w:rsidRPr="001214C4">
              <w:rPr>
                <w:rFonts w:ascii="Times New Roman" w:eastAsia="宋体" w:hAnsi="宋体" w:hint="eastAsia"/>
                <w:sz w:val="24"/>
                <w:szCs w:val="24"/>
              </w:rPr>
              <w:t>）</w:t>
            </w:r>
          </w:p>
        </w:tc>
        <w:tc>
          <w:tcPr>
            <w:tcW w:w="2409" w:type="dxa"/>
          </w:tcPr>
          <w:p w:rsidR="004C3F78" w:rsidRPr="001214C4" w:rsidRDefault="004C3F78" w:rsidP="00D413BE">
            <w:pPr>
              <w:adjustRightInd w:val="0"/>
              <w:snapToGrid w:val="0"/>
              <w:spacing w:line="312" w:lineRule="auto"/>
              <w:ind w:firstLine="200"/>
              <w:jc w:val="center"/>
              <w:rPr>
                <w:rFonts w:ascii="Times New Roman" w:eastAsia="宋体" w:hAnsi="Times New Roman"/>
                <w:sz w:val="24"/>
                <w:szCs w:val="24"/>
              </w:rPr>
            </w:pPr>
            <w:r w:rsidRPr="001214C4">
              <w:rPr>
                <w:rFonts w:ascii="Times New Roman" w:eastAsia="宋体" w:hAnsi="Times New Roman"/>
                <w:sz w:val="24"/>
                <w:szCs w:val="24"/>
              </w:rPr>
              <w:t>5.2</w:t>
            </w:r>
            <w:r w:rsidRPr="001214C4">
              <w:rPr>
                <w:rFonts w:ascii="Times New Roman" w:eastAsia="宋体" w:hAnsi="宋体" w:hint="eastAsia"/>
                <w:sz w:val="24"/>
                <w:szCs w:val="24"/>
              </w:rPr>
              <w:t>函数的基本性质</w:t>
            </w:r>
          </w:p>
        </w:tc>
        <w:tc>
          <w:tcPr>
            <w:tcW w:w="2694" w:type="dxa"/>
          </w:tcPr>
          <w:p w:rsidR="004C3F78" w:rsidRPr="001214C4" w:rsidRDefault="004C3F78" w:rsidP="00D413BE">
            <w:pPr>
              <w:adjustRightInd w:val="0"/>
              <w:snapToGrid w:val="0"/>
              <w:spacing w:line="312" w:lineRule="auto"/>
              <w:ind w:firstLine="200"/>
              <w:jc w:val="center"/>
              <w:rPr>
                <w:rFonts w:ascii="Times New Roman" w:eastAsia="宋体" w:hAnsi="Times New Roman"/>
                <w:sz w:val="24"/>
                <w:szCs w:val="24"/>
              </w:rPr>
            </w:pPr>
            <w:r w:rsidRPr="001214C4">
              <w:rPr>
                <w:rFonts w:ascii="Times New Roman" w:eastAsia="宋体" w:hAnsi="宋体" w:hint="eastAsia"/>
                <w:sz w:val="24"/>
                <w:szCs w:val="24"/>
              </w:rPr>
              <w:t>数学运算、逻辑推理</w:t>
            </w:r>
          </w:p>
        </w:tc>
        <w:tc>
          <w:tcPr>
            <w:tcW w:w="1638" w:type="dxa"/>
          </w:tcPr>
          <w:p w:rsidR="004C3F78" w:rsidRPr="001214C4" w:rsidRDefault="004C3F78" w:rsidP="00D413BE">
            <w:pPr>
              <w:adjustRightInd w:val="0"/>
              <w:snapToGrid w:val="0"/>
              <w:spacing w:line="312" w:lineRule="auto"/>
              <w:ind w:firstLine="200"/>
              <w:jc w:val="center"/>
              <w:rPr>
                <w:rFonts w:ascii="Times New Roman" w:eastAsia="宋体" w:hAnsi="Times New Roman"/>
                <w:sz w:val="24"/>
                <w:szCs w:val="24"/>
              </w:rPr>
            </w:pPr>
            <w:r w:rsidRPr="001214C4">
              <w:rPr>
                <w:rFonts w:ascii="Times New Roman" w:eastAsia="宋体" w:hAnsi="Times New Roman" w:hint="eastAsia"/>
                <w:sz w:val="24"/>
                <w:szCs w:val="24"/>
              </w:rPr>
              <w:t>B</w:t>
            </w:r>
          </w:p>
        </w:tc>
      </w:tr>
      <w:tr w:rsidR="004C3F78" w:rsidRPr="001214C4" w:rsidTr="00F15DBB">
        <w:trPr>
          <w:jc w:val="center"/>
        </w:trPr>
        <w:tc>
          <w:tcPr>
            <w:tcW w:w="1555" w:type="dxa"/>
          </w:tcPr>
          <w:p w:rsidR="004C3F78" w:rsidRPr="001214C4" w:rsidRDefault="004C3F78" w:rsidP="00D413BE">
            <w:pPr>
              <w:adjustRightInd w:val="0"/>
              <w:snapToGrid w:val="0"/>
              <w:spacing w:line="312" w:lineRule="auto"/>
              <w:ind w:firstLine="200"/>
              <w:jc w:val="center"/>
              <w:rPr>
                <w:rFonts w:ascii="Times New Roman" w:eastAsia="宋体" w:hAnsi="Times New Roman"/>
                <w:sz w:val="24"/>
                <w:szCs w:val="24"/>
              </w:rPr>
            </w:pPr>
            <w:r w:rsidRPr="001214C4">
              <w:rPr>
                <w:rFonts w:ascii="Times New Roman" w:eastAsia="宋体" w:hAnsi="宋体" w:hint="eastAsia"/>
                <w:sz w:val="24"/>
                <w:szCs w:val="24"/>
              </w:rPr>
              <w:t>例</w:t>
            </w:r>
            <w:r w:rsidRPr="001214C4">
              <w:rPr>
                <w:rFonts w:ascii="Times New Roman" w:eastAsia="宋体" w:hAnsi="Times New Roman"/>
                <w:sz w:val="24"/>
                <w:szCs w:val="24"/>
              </w:rPr>
              <w:t>2</w:t>
            </w:r>
            <w:r w:rsidRPr="001214C4">
              <w:rPr>
                <w:rFonts w:ascii="Times New Roman" w:eastAsia="宋体" w:hAnsi="宋体" w:hint="eastAsia"/>
                <w:sz w:val="24"/>
                <w:szCs w:val="24"/>
              </w:rPr>
              <w:t>（</w:t>
            </w:r>
            <w:r w:rsidRPr="001214C4">
              <w:rPr>
                <w:rFonts w:ascii="Times New Roman" w:eastAsia="宋体" w:hAnsi="Times New Roman"/>
                <w:sz w:val="24"/>
                <w:szCs w:val="24"/>
              </w:rPr>
              <w:t>3</w:t>
            </w:r>
            <w:r w:rsidRPr="001214C4">
              <w:rPr>
                <w:rFonts w:ascii="Times New Roman" w:eastAsia="宋体" w:hAnsi="宋体" w:hint="eastAsia"/>
                <w:sz w:val="24"/>
                <w:szCs w:val="24"/>
              </w:rPr>
              <w:t>）</w:t>
            </w:r>
          </w:p>
        </w:tc>
        <w:tc>
          <w:tcPr>
            <w:tcW w:w="2409" w:type="dxa"/>
          </w:tcPr>
          <w:p w:rsidR="004C3F78" w:rsidRPr="001214C4" w:rsidRDefault="004C3F78" w:rsidP="00D413BE">
            <w:pPr>
              <w:adjustRightInd w:val="0"/>
              <w:snapToGrid w:val="0"/>
              <w:spacing w:line="312" w:lineRule="auto"/>
              <w:ind w:firstLine="200"/>
              <w:jc w:val="center"/>
              <w:rPr>
                <w:rFonts w:ascii="Times New Roman" w:eastAsia="宋体" w:hAnsi="Times New Roman"/>
                <w:sz w:val="24"/>
                <w:szCs w:val="24"/>
              </w:rPr>
            </w:pPr>
            <w:r w:rsidRPr="001214C4">
              <w:rPr>
                <w:rFonts w:ascii="Times New Roman" w:eastAsia="宋体" w:hAnsi="Times New Roman"/>
                <w:sz w:val="24"/>
                <w:szCs w:val="24"/>
              </w:rPr>
              <w:t>5.2</w:t>
            </w:r>
            <w:r w:rsidRPr="001214C4">
              <w:rPr>
                <w:rFonts w:ascii="Times New Roman" w:eastAsia="宋体" w:hAnsi="宋体" w:hint="eastAsia"/>
                <w:sz w:val="24"/>
                <w:szCs w:val="24"/>
              </w:rPr>
              <w:t>函数的基本性质</w:t>
            </w:r>
          </w:p>
        </w:tc>
        <w:tc>
          <w:tcPr>
            <w:tcW w:w="2694" w:type="dxa"/>
          </w:tcPr>
          <w:p w:rsidR="004C3F78" w:rsidRPr="001214C4" w:rsidRDefault="004C3F78" w:rsidP="00D413BE">
            <w:pPr>
              <w:adjustRightInd w:val="0"/>
              <w:snapToGrid w:val="0"/>
              <w:spacing w:line="312" w:lineRule="auto"/>
              <w:ind w:firstLine="200"/>
              <w:jc w:val="center"/>
              <w:rPr>
                <w:rFonts w:ascii="Times New Roman" w:eastAsia="宋体" w:hAnsi="Times New Roman"/>
                <w:sz w:val="24"/>
                <w:szCs w:val="24"/>
              </w:rPr>
            </w:pPr>
            <w:r w:rsidRPr="001214C4">
              <w:rPr>
                <w:rFonts w:ascii="Times New Roman" w:eastAsia="宋体" w:hAnsi="宋体" w:hint="eastAsia"/>
                <w:sz w:val="24"/>
                <w:szCs w:val="24"/>
              </w:rPr>
              <w:t>逻辑推理</w:t>
            </w:r>
          </w:p>
        </w:tc>
        <w:tc>
          <w:tcPr>
            <w:tcW w:w="1638" w:type="dxa"/>
          </w:tcPr>
          <w:p w:rsidR="004C3F78" w:rsidRPr="001214C4" w:rsidRDefault="004C3F78" w:rsidP="00D413BE">
            <w:pPr>
              <w:adjustRightInd w:val="0"/>
              <w:snapToGrid w:val="0"/>
              <w:spacing w:line="312" w:lineRule="auto"/>
              <w:ind w:firstLine="200"/>
              <w:jc w:val="center"/>
              <w:rPr>
                <w:rFonts w:ascii="Times New Roman" w:eastAsia="宋体" w:hAnsi="Times New Roman"/>
                <w:sz w:val="24"/>
                <w:szCs w:val="24"/>
              </w:rPr>
            </w:pPr>
            <w:r w:rsidRPr="001214C4">
              <w:rPr>
                <w:rFonts w:ascii="Times New Roman" w:eastAsia="宋体" w:hAnsi="Times New Roman" w:hint="eastAsia"/>
                <w:sz w:val="24"/>
                <w:szCs w:val="24"/>
              </w:rPr>
              <w:t>A</w:t>
            </w:r>
          </w:p>
        </w:tc>
      </w:tr>
    </w:tbl>
    <w:p w:rsidR="004C3F78" w:rsidRPr="001214C4" w:rsidRDefault="004C3F78" w:rsidP="00D413BE">
      <w:pPr>
        <w:adjustRightInd w:val="0"/>
        <w:snapToGrid w:val="0"/>
        <w:spacing w:line="312" w:lineRule="auto"/>
        <w:ind w:firstLineChars="200" w:firstLine="482"/>
        <w:rPr>
          <w:rFonts w:ascii="Times New Roman" w:eastAsia="宋体" w:hAnsi="Times New Roman"/>
          <w:sz w:val="24"/>
          <w:szCs w:val="24"/>
        </w:rPr>
      </w:pPr>
      <w:r w:rsidRPr="001214C4">
        <w:rPr>
          <w:rFonts w:ascii="Times New Roman" w:eastAsia="宋体" w:hAnsi="宋体"/>
          <w:b/>
          <w:bCs/>
          <w:sz w:val="24"/>
          <w:szCs w:val="24"/>
        </w:rPr>
        <w:t>说明</w:t>
      </w:r>
      <w:r w:rsidRPr="001214C4">
        <w:rPr>
          <w:rFonts w:ascii="Times New Roman" w:eastAsia="宋体" w:hAnsi="Times New Roman"/>
          <w:sz w:val="24"/>
          <w:szCs w:val="24"/>
        </w:rPr>
        <w:t xml:space="preserve">  </w:t>
      </w:r>
      <w:r w:rsidRPr="001214C4">
        <w:rPr>
          <w:rFonts w:ascii="Times New Roman" w:eastAsia="宋体" w:hAnsi="宋体"/>
          <w:sz w:val="24"/>
          <w:szCs w:val="24"/>
        </w:rPr>
        <w:t>能正确辨别函数的奇偶性，并通过举反例的方式说明函数不是奇</w:t>
      </w:r>
      <w:r w:rsidRPr="001214C4">
        <w:rPr>
          <w:rFonts w:ascii="Times New Roman" w:eastAsia="宋体" w:hAnsi="宋体" w:hint="eastAsia"/>
          <w:sz w:val="24"/>
          <w:szCs w:val="24"/>
        </w:rPr>
        <w:t>（</w:t>
      </w:r>
      <w:r w:rsidRPr="001214C4">
        <w:rPr>
          <w:rFonts w:ascii="Times New Roman" w:eastAsia="宋体" w:hAnsi="宋体"/>
          <w:sz w:val="24"/>
          <w:szCs w:val="24"/>
        </w:rPr>
        <w:t>偶</w:t>
      </w:r>
      <w:r w:rsidRPr="001214C4">
        <w:rPr>
          <w:rFonts w:ascii="Times New Roman" w:eastAsia="宋体" w:hAnsi="宋体" w:hint="eastAsia"/>
          <w:sz w:val="24"/>
          <w:szCs w:val="24"/>
        </w:rPr>
        <w:t>）</w:t>
      </w:r>
      <w:r w:rsidRPr="001214C4">
        <w:rPr>
          <w:rFonts w:ascii="Times New Roman" w:eastAsia="宋体" w:hAnsi="宋体"/>
          <w:sz w:val="24"/>
          <w:szCs w:val="24"/>
        </w:rPr>
        <w:t>函数</w:t>
      </w:r>
      <w:r w:rsidR="004A0531" w:rsidRPr="001214C4">
        <w:rPr>
          <w:rFonts w:ascii="Times New Roman" w:eastAsia="宋体" w:hAnsi="Times New Roman" w:hint="eastAsia"/>
          <w:sz w:val="24"/>
          <w:szCs w:val="24"/>
        </w:rPr>
        <w:t>．</w:t>
      </w:r>
      <w:r w:rsidRPr="001214C4">
        <w:rPr>
          <w:rFonts w:ascii="Times New Roman" w:eastAsia="宋体" w:hAnsi="宋体"/>
          <w:sz w:val="24"/>
          <w:szCs w:val="24"/>
        </w:rPr>
        <w:t>能对用分段表示法表示的函数的单调性进行分类讨论</w:t>
      </w:r>
      <w:r w:rsidR="004A0531" w:rsidRPr="001214C4">
        <w:rPr>
          <w:rFonts w:ascii="Times New Roman" w:eastAsia="宋体" w:hAnsi="Times New Roman" w:hint="eastAsia"/>
          <w:sz w:val="24"/>
          <w:szCs w:val="24"/>
        </w:rPr>
        <w:t>．</w:t>
      </w:r>
      <w:r w:rsidRPr="001214C4">
        <w:rPr>
          <w:rFonts w:ascii="Times New Roman" w:eastAsia="宋体" w:hAnsi="宋体"/>
          <w:sz w:val="24"/>
          <w:szCs w:val="24"/>
        </w:rPr>
        <w:t>能感悟到函数的单调性与函数的最值之间的联系，利用函数的单调性解决最值问题</w:t>
      </w:r>
      <w:r w:rsidR="004A0531" w:rsidRPr="001214C4">
        <w:rPr>
          <w:rFonts w:ascii="Times New Roman" w:eastAsia="宋体" w:hAnsi="Times New Roman" w:hint="eastAsia"/>
          <w:sz w:val="24"/>
          <w:szCs w:val="24"/>
        </w:rPr>
        <w:t>．</w:t>
      </w:r>
    </w:p>
    <w:p w:rsidR="00CF62E5" w:rsidRPr="001214C4" w:rsidRDefault="00CF62E5" w:rsidP="00D413BE">
      <w:pPr>
        <w:adjustRightInd w:val="0"/>
        <w:snapToGrid w:val="0"/>
        <w:spacing w:line="312" w:lineRule="auto"/>
        <w:ind w:firstLineChars="200" w:firstLine="480"/>
        <w:rPr>
          <w:rFonts w:ascii="Times New Roman" w:eastAsia="宋体" w:hAnsi="Times New Roman"/>
          <w:sz w:val="24"/>
          <w:szCs w:val="24"/>
        </w:rPr>
      </w:pPr>
    </w:p>
    <w:p w:rsidR="005F2A8E" w:rsidRPr="001214C4" w:rsidRDefault="005F2A8E" w:rsidP="00D413BE">
      <w:pPr>
        <w:adjustRightInd w:val="0"/>
        <w:snapToGrid w:val="0"/>
        <w:spacing w:line="312" w:lineRule="auto"/>
        <w:ind w:firstLineChars="200" w:firstLine="482"/>
        <w:rPr>
          <w:rFonts w:ascii="Times New Roman" w:eastAsia="宋体" w:hAnsi="Times New Roman"/>
          <w:b/>
          <w:sz w:val="24"/>
          <w:szCs w:val="24"/>
        </w:rPr>
      </w:pPr>
      <w:r w:rsidRPr="001214C4">
        <w:rPr>
          <w:rFonts w:ascii="Times New Roman" w:eastAsia="宋体" w:hAnsi="宋体" w:hint="eastAsia"/>
          <w:b/>
          <w:sz w:val="24"/>
          <w:szCs w:val="24"/>
        </w:rPr>
        <w:t>六、单元资源</w:t>
      </w:r>
    </w:p>
    <w:p w:rsidR="00E85968" w:rsidRPr="001214C4" w:rsidRDefault="00E85968"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宋体" w:hint="eastAsia"/>
          <w:sz w:val="24"/>
          <w:szCs w:val="24"/>
        </w:rPr>
        <w:t>根据对单元教学目标与教材中提供的教学材料的综合分析，确定以下资源作为教材材料的补充</w:t>
      </w:r>
      <w:r w:rsidR="004A0531" w:rsidRPr="001214C4">
        <w:rPr>
          <w:rFonts w:ascii="Times New Roman" w:eastAsia="宋体" w:hAnsi="Times New Roman" w:hint="eastAsia"/>
          <w:sz w:val="24"/>
          <w:szCs w:val="24"/>
        </w:rPr>
        <w:t>．</w:t>
      </w:r>
      <w:r w:rsidR="004658E4" w:rsidRPr="001214C4">
        <w:rPr>
          <w:rFonts w:ascii="Times New Roman" w:eastAsia="宋体" w:hAnsi="Times New Roman"/>
          <w:sz w:val="24"/>
          <w:szCs w:val="24"/>
        </w:rPr>
        <w:t xml:space="preserve"> </w:t>
      </w:r>
    </w:p>
    <w:p w:rsidR="00D413BE" w:rsidRDefault="008C269C" w:rsidP="00D413BE">
      <w:pPr>
        <w:adjustRightInd w:val="0"/>
        <w:snapToGrid w:val="0"/>
        <w:spacing w:line="312" w:lineRule="auto"/>
        <w:ind w:firstLineChars="200" w:firstLine="482"/>
        <w:rPr>
          <w:rFonts w:ascii="Times New Roman" w:eastAsia="宋体" w:hAnsi="Times New Roman"/>
          <w:sz w:val="24"/>
          <w:szCs w:val="24"/>
        </w:rPr>
      </w:pPr>
      <w:r w:rsidRPr="001214C4">
        <w:rPr>
          <w:rFonts w:ascii="Times New Roman" w:eastAsia="宋体" w:hAnsi="宋体" w:hint="eastAsia"/>
          <w:b/>
          <w:bCs/>
          <w:sz w:val="24"/>
          <w:szCs w:val="24"/>
        </w:rPr>
        <w:t>资源</w:t>
      </w:r>
      <w:r w:rsidR="0026658A" w:rsidRPr="001214C4">
        <w:rPr>
          <w:rFonts w:ascii="Times New Roman" w:eastAsia="宋体" w:hAnsi="Times New Roman"/>
          <w:b/>
          <w:bCs/>
          <w:sz w:val="24"/>
          <w:szCs w:val="24"/>
        </w:rPr>
        <w:t xml:space="preserve">1 </w:t>
      </w:r>
      <w:r w:rsidR="0026658A" w:rsidRPr="001214C4">
        <w:rPr>
          <w:rFonts w:ascii="Times New Roman" w:eastAsia="宋体" w:hAnsi="宋体" w:hint="eastAsia"/>
          <w:sz w:val="24"/>
          <w:szCs w:val="24"/>
        </w:rPr>
        <w:t>与本单元所学数学内容相关的阅读资源</w:t>
      </w:r>
      <w:r w:rsidR="004A0531" w:rsidRPr="001214C4">
        <w:rPr>
          <w:rFonts w:ascii="Times New Roman" w:eastAsia="宋体" w:hAnsi="Times New Roman" w:hint="eastAsia"/>
          <w:sz w:val="24"/>
          <w:szCs w:val="24"/>
        </w:rPr>
        <w:t>．</w:t>
      </w:r>
    </w:p>
    <w:p w:rsidR="00D413BE" w:rsidRDefault="00E85968"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宋体" w:hint="eastAsia"/>
          <w:sz w:val="24"/>
          <w:szCs w:val="24"/>
        </w:rPr>
        <w:t>《</w:t>
      </w:r>
      <w:r w:rsidRPr="001214C4">
        <w:rPr>
          <w:rFonts w:ascii="Times New Roman" w:eastAsia="宋体" w:hAnsi="Times New Roman" w:hint="eastAsia"/>
          <w:sz w:val="24"/>
          <w:szCs w:val="24"/>
        </w:rPr>
        <w:t>HPM</w:t>
      </w:r>
      <w:r w:rsidRPr="001214C4">
        <w:rPr>
          <w:rFonts w:ascii="Times New Roman" w:eastAsia="宋体" w:hAnsi="宋体" w:hint="eastAsia"/>
          <w:sz w:val="24"/>
          <w:szCs w:val="24"/>
        </w:rPr>
        <w:t>：数学史与数学教育》，汪晓勤著，科学出版社</w:t>
      </w:r>
      <w:r w:rsidR="004A0531" w:rsidRPr="001214C4">
        <w:rPr>
          <w:rFonts w:ascii="Times New Roman" w:eastAsia="宋体" w:hAnsi="Times New Roman" w:hint="eastAsia"/>
          <w:sz w:val="24"/>
          <w:szCs w:val="24"/>
        </w:rPr>
        <w:t>．</w:t>
      </w:r>
    </w:p>
    <w:p w:rsidR="00D413BE" w:rsidRDefault="008C269C"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宋体" w:hint="eastAsia"/>
          <w:sz w:val="24"/>
          <w:szCs w:val="24"/>
        </w:rPr>
        <w:t>《思考的乐趣》，顾森著，人民邮电出版社</w:t>
      </w:r>
      <w:r w:rsidR="004A0531" w:rsidRPr="001214C4">
        <w:rPr>
          <w:rFonts w:ascii="Times New Roman" w:eastAsia="宋体" w:hAnsi="Times New Roman" w:hint="eastAsia"/>
          <w:sz w:val="24"/>
          <w:szCs w:val="24"/>
        </w:rPr>
        <w:t>．</w:t>
      </w:r>
    </w:p>
    <w:p w:rsidR="00D413BE" w:rsidRDefault="008C269C"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宋体" w:hint="eastAsia"/>
          <w:sz w:val="24"/>
          <w:szCs w:val="24"/>
        </w:rPr>
        <w:t>《数学之美》，吴军著，人民邮电出版社</w:t>
      </w:r>
      <w:r w:rsidR="004A0531" w:rsidRPr="001214C4">
        <w:rPr>
          <w:rFonts w:ascii="Times New Roman" w:eastAsia="宋体" w:hAnsi="Times New Roman" w:hint="eastAsia"/>
          <w:sz w:val="24"/>
          <w:szCs w:val="24"/>
        </w:rPr>
        <w:t>．</w:t>
      </w:r>
    </w:p>
    <w:p w:rsidR="008C269C" w:rsidRPr="001214C4" w:rsidRDefault="008C269C"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宋体" w:hint="eastAsia"/>
          <w:sz w:val="24"/>
          <w:szCs w:val="24"/>
        </w:rPr>
        <w:t>《函数在你身边》，</w:t>
      </w:r>
      <w:r w:rsidRPr="001214C4">
        <w:rPr>
          <w:rFonts w:ascii="Times New Roman" w:eastAsia="宋体" w:hAnsi="Times New Roman"/>
          <w:sz w:val="24"/>
          <w:szCs w:val="24"/>
        </w:rPr>
        <w:t>[</w:t>
      </w:r>
      <w:r w:rsidRPr="001214C4">
        <w:rPr>
          <w:rFonts w:ascii="Times New Roman" w:eastAsia="宋体" w:hAnsi="宋体"/>
          <w:sz w:val="24"/>
          <w:szCs w:val="24"/>
        </w:rPr>
        <w:t>日</w:t>
      </w:r>
      <w:r w:rsidRPr="001214C4">
        <w:rPr>
          <w:rFonts w:ascii="Times New Roman" w:eastAsia="宋体" w:hAnsi="Times New Roman"/>
          <w:sz w:val="24"/>
          <w:szCs w:val="24"/>
        </w:rPr>
        <w:t>]</w:t>
      </w:r>
      <w:proofErr w:type="gramStart"/>
      <w:r w:rsidRPr="001214C4">
        <w:rPr>
          <w:rFonts w:ascii="Times New Roman" w:eastAsia="宋体" w:hAnsi="宋体" w:hint="eastAsia"/>
          <w:sz w:val="24"/>
          <w:szCs w:val="24"/>
        </w:rPr>
        <w:t>权平健一</w:t>
      </w:r>
      <w:proofErr w:type="gramEnd"/>
      <w:r w:rsidRPr="001214C4">
        <w:rPr>
          <w:rFonts w:ascii="Times New Roman" w:eastAsia="宋体" w:hAnsi="宋体" w:hint="eastAsia"/>
          <w:sz w:val="24"/>
          <w:szCs w:val="24"/>
        </w:rPr>
        <w:t>郎，神原武志著，科学出版社</w:t>
      </w:r>
      <w:r w:rsidR="004A0531" w:rsidRPr="001214C4">
        <w:rPr>
          <w:rFonts w:ascii="Times New Roman" w:eastAsia="宋体" w:hAnsi="Times New Roman" w:hint="eastAsia"/>
          <w:sz w:val="24"/>
          <w:szCs w:val="24"/>
        </w:rPr>
        <w:t>．</w:t>
      </w:r>
    </w:p>
    <w:p w:rsidR="0026658A" w:rsidRPr="001214C4" w:rsidRDefault="0026658A" w:rsidP="00D413BE">
      <w:pPr>
        <w:adjustRightInd w:val="0"/>
        <w:snapToGrid w:val="0"/>
        <w:spacing w:line="312" w:lineRule="auto"/>
        <w:ind w:firstLineChars="200" w:firstLine="482"/>
        <w:rPr>
          <w:rFonts w:ascii="Times New Roman" w:eastAsia="宋体" w:hAnsi="Times New Roman"/>
          <w:sz w:val="24"/>
          <w:szCs w:val="24"/>
        </w:rPr>
      </w:pPr>
      <w:r w:rsidRPr="001214C4">
        <w:rPr>
          <w:rFonts w:ascii="Times New Roman" w:eastAsia="宋体" w:hAnsi="宋体" w:hint="eastAsia"/>
          <w:b/>
          <w:bCs/>
          <w:sz w:val="24"/>
          <w:szCs w:val="24"/>
        </w:rPr>
        <w:t>资源</w:t>
      </w:r>
      <w:r w:rsidRPr="001214C4">
        <w:rPr>
          <w:rFonts w:ascii="Times New Roman" w:eastAsia="宋体" w:hAnsi="Times New Roman"/>
          <w:b/>
          <w:bCs/>
          <w:sz w:val="24"/>
          <w:szCs w:val="24"/>
        </w:rPr>
        <w:t xml:space="preserve">2 </w:t>
      </w:r>
      <w:r w:rsidRPr="001214C4">
        <w:rPr>
          <w:rFonts w:ascii="Times New Roman" w:eastAsia="宋体" w:hAnsi="宋体" w:hint="eastAsia"/>
          <w:sz w:val="24"/>
          <w:szCs w:val="24"/>
        </w:rPr>
        <w:t>与本单元所学数学内容相关的课件</w:t>
      </w:r>
      <w:r w:rsidR="00775699" w:rsidRPr="001214C4">
        <w:rPr>
          <w:rFonts w:ascii="Times New Roman" w:eastAsia="宋体" w:hAnsi="宋体" w:hint="eastAsia"/>
          <w:sz w:val="24"/>
          <w:szCs w:val="24"/>
        </w:rPr>
        <w:t>、视频</w:t>
      </w:r>
      <w:r w:rsidRPr="001214C4">
        <w:rPr>
          <w:rFonts w:ascii="Times New Roman" w:eastAsia="宋体" w:hAnsi="宋体" w:hint="eastAsia"/>
          <w:sz w:val="24"/>
          <w:szCs w:val="24"/>
        </w:rPr>
        <w:t>资源</w:t>
      </w:r>
      <w:r w:rsidR="004A0531" w:rsidRPr="001214C4">
        <w:rPr>
          <w:rFonts w:ascii="Times New Roman" w:eastAsia="宋体" w:hAnsi="Times New Roman" w:hint="eastAsia"/>
          <w:sz w:val="24"/>
          <w:szCs w:val="24"/>
        </w:rPr>
        <w:t>．</w:t>
      </w:r>
    </w:p>
    <w:p w:rsidR="0026658A" w:rsidRPr="001214C4" w:rsidRDefault="009D0379" w:rsidP="00D413BE">
      <w:pPr>
        <w:adjustRightInd w:val="0"/>
        <w:snapToGrid w:val="0"/>
        <w:spacing w:line="312" w:lineRule="auto"/>
        <w:ind w:firstLineChars="200" w:firstLine="480"/>
        <w:rPr>
          <w:rFonts w:ascii="Times New Roman" w:eastAsia="宋体" w:hAnsi="Times New Roman"/>
          <w:sz w:val="24"/>
          <w:szCs w:val="24"/>
        </w:rPr>
      </w:pPr>
      <w:r w:rsidRPr="001214C4">
        <w:rPr>
          <w:rFonts w:ascii="Times New Roman" w:eastAsia="宋体" w:hAnsi="宋体" w:hint="eastAsia"/>
          <w:sz w:val="24"/>
          <w:szCs w:val="24"/>
        </w:rPr>
        <w:t>国家中小学智慧教育平台（</w:t>
      </w:r>
      <w:r w:rsidRPr="001214C4">
        <w:rPr>
          <w:rFonts w:ascii="Times New Roman" w:eastAsia="宋体" w:hAnsi="Times New Roman"/>
          <w:sz w:val="24"/>
          <w:szCs w:val="24"/>
        </w:rPr>
        <w:t>https://www.zxx.edu.cn/syncClassroom</w:t>
      </w:r>
      <w:r w:rsidRPr="001214C4">
        <w:rPr>
          <w:rFonts w:ascii="Times New Roman" w:eastAsia="宋体" w:hAnsi="宋体" w:hint="eastAsia"/>
          <w:sz w:val="24"/>
          <w:szCs w:val="24"/>
        </w:rPr>
        <w:t>）</w:t>
      </w:r>
      <w:r w:rsidR="004A0531" w:rsidRPr="001214C4">
        <w:rPr>
          <w:rFonts w:ascii="Times New Roman" w:eastAsia="宋体" w:hAnsi="Times New Roman" w:hint="eastAsia"/>
          <w:sz w:val="24"/>
          <w:szCs w:val="24"/>
        </w:rPr>
        <w:t>．</w:t>
      </w:r>
    </w:p>
    <w:p w:rsidR="0026658A" w:rsidRPr="001214C4" w:rsidRDefault="0026658A" w:rsidP="00D413BE">
      <w:pPr>
        <w:adjustRightInd w:val="0"/>
        <w:snapToGrid w:val="0"/>
        <w:spacing w:line="312" w:lineRule="auto"/>
        <w:ind w:firstLineChars="200" w:firstLine="482"/>
        <w:rPr>
          <w:rFonts w:ascii="Times New Roman" w:eastAsia="宋体" w:hAnsi="Times New Roman"/>
          <w:sz w:val="24"/>
          <w:szCs w:val="24"/>
        </w:rPr>
      </w:pPr>
      <w:r w:rsidRPr="001214C4">
        <w:rPr>
          <w:rFonts w:ascii="Times New Roman" w:eastAsia="宋体" w:hAnsi="宋体" w:hint="eastAsia"/>
          <w:b/>
          <w:bCs/>
          <w:sz w:val="24"/>
          <w:szCs w:val="24"/>
        </w:rPr>
        <w:t>资源</w:t>
      </w:r>
      <w:r w:rsidRPr="001214C4">
        <w:rPr>
          <w:rFonts w:ascii="Times New Roman" w:eastAsia="宋体" w:hAnsi="Times New Roman"/>
          <w:b/>
          <w:bCs/>
          <w:sz w:val="24"/>
          <w:szCs w:val="24"/>
        </w:rPr>
        <w:t xml:space="preserve">3 </w:t>
      </w:r>
      <w:r w:rsidRPr="001214C4">
        <w:rPr>
          <w:rFonts w:ascii="Times New Roman" w:eastAsia="宋体" w:hAnsi="宋体" w:hint="eastAsia"/>
          <w:sz w:val="24"/>
          <w:szCs w:val="24"/>
        </w:rPr>
        <w:t>与本单元所学数学内容相关的活动资源</w:t>
      </w:r>
      <w:r w:rsidR="004A0531" w:rsidRPr="001214C4">
        <w:rPr>
          <w:rFonts w:ascii="Times New Roman" w:eastAsia="宋体" w:hAnsi="Times New Roman" w:hint="eastAsia"/>
          <w:sz w:val="24"/>
          <w:szCs w:val="24"/>
        </w:rPr>
        <w:t>．</w:t>
      </w:r>
    </w:p>
    <w:p w:rsidR="009E73F2" w:rsidRDefault="009E73F2" w:rsidP="00D413BE">
      <w:pPr>
        <w:adjustRightInd w:val="0"/>
        <w:snapToGrid w:val="0"/>
        <w:spacing w:line="312" w:lineRule="auto"/>
        <w:ind w:firstLineChars="200" w:firstLine="480"/>
        <w:rPr>
          <w:rFonts w:ascii="Times New Roman" w:eastAsia="宋体" w:hAnsi="Times New Roman" w:hint="eastAsia"/>
          <w:sz w:val="24"/>
          <w:szCs w:val="24"/>
        </w:rPr>
      </w:pPr>
      <w:r w:rsidRPr="001214C4">
        <w:rPr>
          <w:rFonts w:ascii="Times New Roman" w:eastAsia="宋体" w:hAnsi="宋体" w:hint="eastAsia"/>
          <w:sz w:val="24"/>
          <w:szCs w:val="24"/>
        </w:rPr>
        <w:lastRenderedPageBreak/>
        <w:t>利用计算机软件（如几何画板、</w:t>
      </w:r>
      <w:proofErr w:type="spellStart"/>
      <w:r w:rsidRPr="001214C4">
        <w:rPr>
          <w:rFonts w:ascii="Times New Roman" w:eastAsia="宋体" w:hAnsi="Times New Roman" w:hint="eastAsia"/>
          <w:sz w:val="24"/>
          <w:szCs w:val="24"/>
        </w:rPr>
        <w:t>Geogebra</w:t>
      </w:r>
      <w:proofErr w:type="spellEnd"/>
      <w:r w:rsidRPr="001214C4">
        <w:rPr>
          <w:rFonts w:ascii="Times New Roman" w:eastAsia="宋体" w:hAnsi="宋体" w:hint="eastAsia"/>
          <w:sz w:val="24"/>
          <w:szCs w:val="24"/>
        </w:rPr>
        <w:t>）、图形计算器等画出函数的图像，研究函数的性质</w:t>
      </w:r>
      <w:r w:rsidR="004A0531" w:rsidRPr="001214C4">
        <w:rPr>
          <w:rFonts w:ascii="Times New Roman" w:eastAsia="宋体" w:hAnsi="Times New Roman" w:hint="eastAsia"/>
          <w:sz w:val="24"/>
          <w:szCs w:val="24"/>
        </w:rPr>
        <w:t>．</w:t>
      </w:r>
    </w:p>
    <w:p w:rsidR="00C27E16" w:rsidRDefault="00C27E16" w:rsidP="00D413BE">
      <w:pPr>
        <w:adjustRightInd w:val="0"/>
        <w:snapToGrid w:val="0"/>
        <w:spacing w:line="312" w:lineRule="auto"/>
        <w:ind w:firstLineChars="200" w:firstLine="480"/>
        <w:rPr>
          <w:rFonts w:ascii="Times New Roman" w:eastAsia="宋体" w:hAnsi="Times New Roman" w:hint="eastAsia"/>
          <w:sz w:val="24"/>
          <w:szCs w:val="24"/>
        </w:rPr>
      </w:pPr>
    </w:p>
    <w:p w:rsidR="00C27E16" w:rsidRPr="00C27E16" w:rsidRDefault="00C27E16" w:rsidP="00C27E16">
      <w:pPr>
        <w:pStyle w:val="1"/>
        <w:ind w:firstLine="480"/>
        <w:jc w:val="right"/>
        <w:rPr>
          <w:rFonts w:ascii="宋体" w:eastAsia="宋体" w:hAnsi="宋体"/>
        </w:rPr>
      </w:pPr>
      <w:r w:rsidRPr="00C27E16">
        <w:rPr>
          <w:rFonts w:ascii="宋体" w:eastAsia="宋体" w:hAnsi="宋体" w:hint="eastAsia"/>
        </w:rPr>
        <w:t>上海市基础教育数字化转型项目组（高中数学）</w:t>
      </w:r>
    </w:p>
    <w:p w:rsidR="00C27E16" w:rsidRPr="00792BDA" w:rsidRDefault="00C27E16" w:rsidP="00C27E16">
      <w:pPr>
        <w:pStyle w:val="1"/>
        <w:ind w:firstLine="480"/>
        <w:jc w:val="right"/>
      </w:pPr>
      <w:r w:rsidRPr="00C27E16">
        <w:rPr>
          <w:rFonts w:ascii="宋体" w:eastAsia="宋体" w:hAnsi="宋体" w:hint="eastAsia"/>
        </w:rPr>
        <w:t>制作时间</w:t>
      </w:r>
      <w:r w:rsidRPr="00C27E16">
        <w:rPr>
          <w:rFonts w:eastAsia="宋体"/>
        </w:rPr>
        <w:t>2022</w:t>
      </w:r>
      <w:r w:rsidRPr="00C27E16">
        <w:rPr>
          <w:rFonts w:ascii="宋体" w:eastAsia="宋体" w:hAnsi="宋体" w:hint="eastAsia"/>
        </w:rPr>
        <w:t>年</w:t>
      </w:r>
    </w:p>
    <w:p w:rsidR="00C27E16" w:rsidRPr="00C27E16" w:rsidRDefault="00C27E16" w:rsidP="00C27E16">
      <w:pPr>
        <w:adjustRightInd w:val="0"/>
        <w:snapToGrid w:val="0"/>
        <w:spacing w:line="312" w:lineRule="auto"/>
        <w:ind w:firstLineChars="200" w:firstLine="482"/>
        <w:rPr>
          <w:rFonts w:ascii="Times New Roman" w:eastAsia="宋体" w:hAnsi="Times New Roman"/>
          <w:b/>
          <w:sz w:val="24"/>
          <w:szCs w:val="24"/>
        </w:rPr>
      </w:pPr>
    </w:p>
    <w:sectPr w:rsidR="00C27E16" w:rsidRPr="00C27E16" w:rsidSect="000017A8">
      <w:footerReference w:type="default" r:id="rId185"/>
      <w:pgSz w:w="11906" w:h="16838"/>
      <w:pgMar w:top="1440" w:right="1800" w:bottom="1440" w:left="1800" w:header="851" w:footer="992" w:gutter="0"/>
      <w:cols w:space="425"/>
      <w:docGrid w:type="lines" w:linePitch="312"/>
    </w:sectPr>
  </w:body>
</w:document>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AEEEAAE" w15:done="0"/>
  <w15:commentEx w15:paraId="7CB3377C" w15:done="0"/>
  <w15:commentEx w15:paraId="65BAB92A" w15:done="0"/>
  <w15:commentEx w15:paraId="4985DE66" w15:done="0"/>
  <w15:commentEx w15:paraId="61095AB5" w15:done="0"/>
  <w15:commentEx w15:paraId="43FF6641" w15:done="0"/>
  <w15:commentEx w15:paraId="142AE472" w15:done="0"/>
  <w15:commentEx w15:paraId="0C662274" w15:done="0"/>
  <w15:commentEx w15:paraId="656EAC6A" w15:done="0"/>
  <w15:commentEx w15:paraId="33EFF464" w15:done="0"/>
  <w15:commentEx w15:paraId="24DB6664" w15:done="0"/>
  <w15:commentEx w15:paraId="2E09322A" w15:done="0"/>
  <w15:commentEx w15:paraId="5E1BB17A" w15:done="0"/>
  <w15:commentEx w15:paraId="552CA133" w15:done="0"/>
  <w15:commentEx w15:paraId="7DDA9A2F" w15:done="0"/>
  <w15:commentEx w15:paraId="224B32B6" w15:done="0"/>
  <w15:commentEx w15:paraId="48F3843C" w15:done="0"/>
  <w15:commentEx w15:paraId="72772C3E" w15:done="0"/>
  <w15:commentEx w15:paraId="43A62055" w15:done="0"/>
  <w15:commentEx w15:paraId="78BAFCAC" w15:done="0"/>
  <w15:commentEx w15:paraId="41FD6CBB" w15:done="0"/>
  <w15:commentEx w15:paraId="50A7DC43" w15:done="0"/>
  <w15:commentEx w15:paraId="35647F5D" w15:done="0"/>
  <w15:commentEx w15:paraId="3A50D510" w15:done="0"/>
  <w15:commentEx w15:paraId="5B62E715" w15:done="0"/>
  <w15:commentEx w15:paraId="3B357993" w15:done="0"/>
  <w15:commentEx w15:paraId="5757BD15" w15:done="0"/>
  <w15:commentEx w15:paraId="12981A3C" w15:done="0"/>
  <w15:commentEx w15:paraId="31694DE7" w15:done="0"/>
  <w15:commentEx w15:paraId="06B74DE9" w15:done="0"/>
  <w15:commentEx w15:paraId="514C0712" w15:done="0"/>
  <w15:commentEx w15:paraId="7EF91CBE" w15:done="0"/>
  <w15:commentEx w15:paraId="69CFF261" w15:done="0"/>
  <w15:commentEx w15:paraId="36D40667" w15:done="0"/>
  <w15:commentEx w15:paraId="7E3EC8B1" w15:done="0"/>
  <w15:commentEx w15:paraId="233B06B3" w15:done="0"/>
  <w15:commentEx w15:paraId="4EB95651" w15:done="0"/>
  <w15:commentEx w15:paraId="1F7790BC" w15:done="0"/>
  <w15:commentEx w15:paraId="3B53FDBC" w15:done="0"/>
  <w15:commentEx w15:paraId="66287F38" w15:done="0"/>
  <w15:commentEx w15:paraId="75639373" w15:done="0"/>
  <w15:commentEx w15:paraId="5270E4D8" w15:done="0"/>
  <w15:commentEx w15:paraId="69EA1415" w15:done="0"/>
  <w15:commentEx w15:paraId="64289819" w15:done="0"/>
  <w15:commentEx w15:paraId="431B9108" w15:done="0"/>
  <w15:commentEx w15:paraId="58FDD507" w15:done="0"/>
  <w15:commentEx w15:paraId="416FC3E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B777B7" w16cex:dateUtc="2022-08-29T09:36:00Z"/>
  <w16cex:commentExtensible w16cex:durableId="26B777CE" w16cex:dateUtc="2022-08-29T09:37:00Z"/>
  <w16cex:commentExtensible w16cex:durableId="26B76007" w16cex:dateUtc="2022-08-29T07:55:00Z"/>
  <w16cex:commentExtensible w16cex:durableId="26B75E13" w16cex:dateUtc="2022-08-29T07:47:00Z"/>
  <w16cex:commentExtensible w16cex:durableId="26B778AE" w16cex:dateUtc="2022-08-29T09:41:00Z"/>
  <w16cex:commentExtensible w16cex:durableId="26B75F66" w16cex:dateUtc="2022-08-29T07:53:00Z"/>
  <w16cex:commentExtensible w16cex:durableId="26B760EB" w16cex:dateUtc="2022-08-29T07:59:00Z"/>
  <w16cex:commentExtensible w16cex:durableId="26B7612F" w16cex:dateUtc="2022-08-29T08: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AEEEAAE" w16cid:durableId="26B75B7C"/>
  <w16cid:commentId w16cid:paraId="7CB3377C" w16cid:durableId="26B75B7D"/>
  <w16cid:commentId w16cid:paraId="65BAB92A" w16cid:durableId="26B75B7E"/>
  <w16cid:commentId w16cid:paraId="63D5EAAF" w16cid:durableId="26B75B7F"/>
  <w16cid:commentId w16cid:paraId="428A6BD9" w16cid:durableId="26B777B7"/>
  <w16cid:commentId w16cid:paraId="4985DE66" w16cid:durableId="26B75B80"/>
  <w16cid:commentId w16cid:paraId="61095AB5" w16cid:durableId="26B75B81"/>
  <w16cid:commentId w16cid:paraId="43FF6641" w16cid:durableId="26B75B82"/>
  <w16cid:commentId w16cid:paraId="142AE472" w16cid:durableId="26B75B83"/>
  <w16cid:commentId w16cid:paraId="0C662274" w16cid:durableId="26B75B84"/>
  <w16cid:commentId w16cid:paraId="656EAC6A" w16cid:durableId="26B75B85"/>
  <w16cid:commentId w16cid:paraId="33EFF464" w16cid:durableId="26B75B86"/>
  <w16cid:commentId w16cid:paraId="24DB6664" w16cid:durableId="26B75B87"/>
  <w16cid:commentId w16cid:paraId="2E09322A" w16cid:durableId="26B75B88"/>
  <w16cid:commentId w16cid:paraId="5E1BB17A" w16cid:durableId="26B75B89"/>
  <w16cid:commentId w16cid:paraId="552CA133" w16cid:durableId="26B75B8A"/>
  <w16cid:commentId w16cid:paraId="7DDA9A2F" w16cid:durableId="26B75B8B"/>
  <w16cid:commentId w16cid:paraId="0DD00645" w16cid:durableId="26B777CE"/>
  <w16cid:commentId w16cid:paraId="224B32B6" w16cid:durableId="26B75B8C"/>
  <w16cid:commentId w16cid:paraId="43A62055" w16cid:durableId="26B75B8D"/>
  <w16cid:commentId w16cid:paraId="1192C67A" w16cid:durableId="26B76007"/>
  <w16cid:commentId w16cid:paraId="09E5E7FA" w16cid:durableId="26B75E13"/>
  <w16cid:commentId w16cid:paraId="582802DC" w16cid:durableId="26B778AE"/>
  <w16cid:commentId w16cid:paraId="31694DE7" w16cid:durableId="26B75B8E"/>
  <w16cid:commentId w16cid:paraId="06B74DE9" w16cid:durableId="26B75B8F"/>
  <w16cid:commentId w16cid:paraId="514C0712" w16cid:durableId="26B75B90"/>
  <w16cid:commentId w16cid:paraId="7EF91CBE" w16cid:durableId="26B75B91"/>
  <w16cid:commentId w16cid:paraId="69CFF261" w16cid:durableId="26B75B92"/>
  <w16cid:commentId w16cid:paraId="36D40667" w16cid:durableId="26B75B93"/>
  <w16cid:commentId w16cid:paraId="7E3EC8B1" w16cid:durableId="26B75B94"/>
  <w16cid:commentId w16cid:paraId="233B06B3" w16cid:durableId="26B75B95"/>
  <w16cid:commentId w16cid:paraId="4EB95651" w16cid:durableId="26B75B96"/>
  <w16cid:commentId w16cid:paraId="1F7790BC" w16cid:durableId="26B75B97"/>
  <w16cid:commentId w16cid:paraId="3B53FDBC" w16cid:durableId="26B75B98"/>
  <w16cid:commentId w16cid:paraId="66287F38" w16cid:durableId="26B75B99"/>
  <w16cid:commentId w16cid:paraId="75639373" w16cid:durableId="26B75B9A"/>
  <w16cid:commentId w16cid:paraId="10C7695F" w16cid:durableId="26B75F66"/>
  <w16cid:commentId w16cid:paraId="69EA1415" w16cid:durableId="26B75B9B"/>
  <w16cid:commentId w16cid:paraId="64289819" w16cid:durableId="26B75B9C"/>
  <w16cid:commentId w16cid:paraId="53A9CE90" w16cid:durableId="26B760EB"/>
  <w16cid:commentId w16cid:paraId="6C846C23" w16cid:durableId="26B7612F"/>
</w16cid:commentsId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D1BF3" w:rsidRDefault="00FD1BF3" w:rsidP="00E811F8">
      <w:r>
        <w:separator/>
      </w:r>
    </w:p>
  </w:endnote>
  <w:endnote w:type="continuationSeparator" w:id="0">
    <w:p w:rsidR="00FD1BF3" w:rsidRDefault="00FD1BF3" w:rsidP="00E811F8">
      <w:r>
        <w:continuationSeparator/>
      </w:r>
    </w:p>
  </w:endnote>
</w:endnotes>
</file>

<file path=word/fontTable.xml><?xml version="1.0" encoding="utf-8"?>
<w:fonts xmlns:r="http://schemas.openxmlformats.org/officeDocument/2006/relationships" xmlns:w="http://schemas.openxmlformats.org/wordprocessingml/2006/main">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FZSSK-GBK1-020001283-Identity-H">
    <w:altName w:val="等线"/>
    <w:panose1 w:val="00000000000000000000"/>
    <w:charset w:val="86"/>
    <w:family w:val="auto"/>
    <w:notTrueType/>
    <w:pitch w:val="default"/>
    <w:sig w:usb0="00000001" w:usb1="080E0000" w:usb2="00000010" w:usb3="00000000" w:csb0="00040000" w:csb1="00000000"/>
  </w:font>
  <w:font w:name="FzBookMaker2DlFont20536875779">
    <w:altName w:val="Arial"/>
    <w:panose1 w:val="00000000000000000000"/>
    <w:charset w:val="00"/>
    <w:family w:val="swiss"/>
    <w:notTrueType/>
    <w:pitch w:val="default"/>
    <w:sig w:usb0="00000003" w:usb1="00000000" w:usb2="00000000" w:usb3="00000000" w:csb0="00000001" w:csb1="00000000"/>
  </w:font>
  <w:font w:name="FZFSK-GBK1-0200012a3-Identity-H">
    <w:altName w:val="等线"/>
    <w:panose1 w:val="00000000000000000000"/>
    <w:charset w:val="86"/>
    <w:family w:val="auto"/>
    <w:notTrueType/>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3563063"/>
      <w:docPartObj>
        <w:docPartGallery w:val="Page Numbers (Bottom of Page)"/>
        <w:docPartUnique/>
      </w:docPartObj>
    </w:sdtPr>
    <w:sdtContent>
      <w:p w:rsidR="009B65F4" w:rsidRDefault="00AE09D6">
        <w:pPr>
          <w:pStyle w:val="a7"/>
          <w:jc w:val="center"/>
        </w:pPr>
        <w:r w:rsidRPr="00B5761D">
          <w:rPr>
            <w:rFonts w:ascii="Times New Roman" w:hAnsi="Times New Roman" w:cs="Times New Roman"/>
          </w:rPr>
          <w:fldChar w:fldCharType="begin"/>
        </w:r>
        <w:r w:rsidR="009B65F4" w:rsidRPr="00B5761D">
          <w:rPr>
            <w:rFonts w:ascii="Times New Roman" w:hAnsi="Times New Roman" w:cs="Times New Roman"/>
          </w:rPr>
          <w:instrText xml:space="preserve"> PAGE   \* MERGEFORMAT </w:instrText>
        </w:r>
        <w:r w:rsidRPr="00B5761D">
          <w:rPr>
            <w:rFonts w:ascii="Times New Roman" w:hAnsi="Times New Roman" w:cs="Times New Roman"/>
          </w:rPr>
          <w:fldChar w:fldCharType="separate"/>
        </w:r>
        <w:r w:rsidR="00C27E16" w:rsidRPr="00C27E16">
          <w:rPr>
            <w:rFonts w:ascii="Times New Roman" w:hAnsi="Times New Roman" w:cs="Times New Roman"/>
            <w:noProof/>
            <w:lang w:val="zh-CN"/>
          </w:rPr>
          <w:t>16</w:t>
        </w:r>
        <w:r w:rsidRPr="00B5761D">
          <w:rPr>
            <w:rFonts w:ascii="Times New Roman" w:hAnsi="Times New Roman" w:cs="Times New Roman"/>
          </w:rPr>
          <w:fldChar w:fldCharType="end"/>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D1BF3" w:rsidRDefault="00FD1BF3" w:rsidP="00E811F8">
      <w:r>
        <w:separator/>
      </w:r>
    </w:p>
  </w:footnote>
  <w:footnote w:type="continuationSeparator" w:id="0">
    <w:p w:rsidR="00FD1BF3" w:rsidRDefault="00FD1BF3" w:rsidP="00E811F8">
      <w:r>
        <w:continuationSeparator/>
      </w:r>
    </w:p>
  </w:footnote>
</w:footnotes>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xbany">
    <w15:presenceInfo w15:providerId="None" w15:userId="xbany"/>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zh-CN" w:vendorID="64" w:dllVersion="131077" w:nlCheck="1" w:checkStyle="1"/>
  <w:activeWritingStyle w:appName="MSWord" w:lang="en-US" w:vendorID="64" w:dllVersion="131078" w:nlCheck="1" w:checkStyle="1"/>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8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5F2A8E"/>
    <w:rsid w:val="000017A8"/>
    <w:rsid w:val="00010ACB"/>
    <w:rsid w:val="00014962"/>
    <w:rsid w:val="00020E6D"/>
    <w:rsid w:val="000210F5"/>
    <w:rsid w:val="00033387"/>
    <w:rsid w:val="0005408E"/>
    <w:rsid w:val="0005699E"/>
    <w:rsid w:val="00060366"/>
    <w:rsid w:val="000651A3"/>
    <w:rsid w:val="00071079"/>
    <w:rsid w:val="00077659"/>
    <w:rsid w:val="000819AB"/>
    <w:rsid w:val="000819AC"/>
    <w:rsid w:val="000844A2"/>
    <w:rsid w:val="000A0CB4"/>
    <w:rsid w:val="000B1A18"/>
    <w:rsid w:val="000B699E"/>
    <w:rsid w:val="000C0117"/>
    <w:rsid w:val="000D038F"/>
    <w:rsid w:val="000D1993"/>
    <w:rsid w:val="000D4BB2"/>
    <w:rsid w:val="000E664C"/>
    <w:rsid w:val="00105497"/>
    <w:rsid w:val="00111538"/>
    <w:rsid w:val="001160B5"/>
    <w:rsid w:val="001214C4"/>
    <w:rsid w:val="00124BF8"/>
    <w:rsid w:val="00127221"/>
    <w:rsid w:val="0013352D"/>
    <w:rsid w:val="001705A0"/>
    <w:rsid w:val="001722A9"/>
    <w:rsid w:val="00182FCA"/>
    <w:rsid w:val="00183F6C"/>
    <w:rsid w:val="00195038"/>
    <w:rsid w:val="00195473"/>
    <w:rsid w:val="001A0F14"/>
    <w:rsid w:val="001C138F"/>
    <w:rsid w:val="001C1B41"/>
    <w:rsid w:val="001C7CA3"/>
    <w:rsid w:val="001E004F"/>
    <w:rsid w:val="001F4A0B"/>
    <w:rsid w:val="001F61B0"/>
    <w:rsid w:val="001F61F6"/>
    <w:rsid w:val="0020793E"/>
    <w:rsid w:val="00216F3D"/>
    <w:rsid w:val="002242E8"/>
    <w:rsid w:val="00234F39"/>
    <w:rsid w:val="002361F5"/>
    <w:rsid w:val="002439C1"/>
    <w:rsid w:val="0025455D"/>
    <w:rsid w:val="0026658A"/>
    <w:rsid w:val="002723EA"/>
    <w:rsid w:val="002904A1"/>
    <w:rsid w:val="002919C8"/>
    <w:rsid w:val="002A1EB2"/>
    <w:rsid w:val="002A55F3"/>
    <w:rsid w:val="002B043D"/>
    <w:rsid w:val="002D6B76"/>
    <w:rsid w:val="002F2DD7"/>
    <w:rsid w:val="00304AFB"/>
    <w:rsid w:val="00323B80"/>
    <w:rsid w:val="0032497B"/>
    <w:rsid w:val="0034703E"/>
    <w:rsid w:val="003563F8"/>
    <w:rsid w:val="00356407"/>
    <w:rsid w:val="0037662A"/>
    <w:rsid w:val="00382D5E"/>
    <w:rsid w:val="00393D85"/>
    <w:rsid w:val="003A3503"/>
    <w:rsid w:val="003A5142"/>
    <w:rsid w:val="003C654B"/>
    <w:rsid w:val="003D2807"/>
    <w:rsid w:val="003D4793"/>
    <w:rsid w:val="003E0C9C"/>
    <w:rsid w:val="003E1035"/>
    <w:rsid w:val="00420B16"/>
    <w:rsid w:val="00422E6F"/>
    <w:rsid w:val="00424C06"/>
    <w:rsid w:val="00426113"/>
    <w:rsid w:val="00436627"/>
    <w:rsid w:val="00436DA2"/>
    <w:rsid w:val="004536CF"/>
    <w:rsid w:val="004658E4"/>
    <w:rsid w:val="0047556A"/>
    <w:rsid w:val="00481B48"/>
    <w:rsid w:val="0048215E"/>
    <w:rsid w:val="00483C59"/>
    <w:rsid w:val="004A0531"/>
    <w:rsid w:val="004C3F78"/>
    <w:rsid w:val="004C79E7"/>
    <w:rsid w:val="004D01FB"/>
    <w:rsid w:val="004E18BE"/>
    <w:rsid w:val="004E3499"/>
    <w:rsid w:val="004E3F08"/>
    <w:rsid w:val="004F0B45"/>
    <w:rsid w:val="005037F1"/>
    <w:rsid w:val="00511676"/>
    <w:rsid w:val="00515E96"/>
    <w:rsid w:val="00530E0D"/>
    <w:rsid w:val="005323F3"/>
    <w:rsid w:val="00533AB8"/>
    <w:rsid w:val="00534DED"/>
    <w:rsid w:val="00545F2E"/>
    <w:rsid w:val="00554069"/>
    <w:rsid w:val="00567D88"/>
    <w:rsid w:val="00570332"/>
    <w:rsid w:val="0058095E"/>
    <w:rsid w:val="00585CD6"/>
    <w:rsid w:val="0059417A"/>
    <w:rsid w:val="0059541C"/>
    <w:rsid w:val="005A0B61"/>
    <w:rsid w:val="005A3C02"/>
    <w:rsid w:val="005A6ECF"/>
    <w:rsid w:val="005B1BE7"/>
    <w:rsid w:val="005B5249"/>
    <w:rsid w:val="005C06C7"/>
    <w:rsid w:val="005C1D9E"/>
    <w:rsid w:val="005D60B6"/>
    <w:rsid w:val="005E4FE6"/>
    <w:rsid w:val="005E63FB"/>
    <w:rsid w:val="005F2A8E"/>
    <w:rsid w:val="0063699A"/>
    <w:rsid w:val="00642D3B"/>
    <w:rsid w:val="00643E80"/>
    <w:rsid w:val="00655F51"/>
    <w:rsid w:val="00685CDA"/>
    <w:rsid w:val="006B625B"/>
    <w:rsid w:val="006C00F0"/>
    <w:rsid w:val="006E3100"/>
    <w:rsid w:val="006E3A1C"/>
    <w:rsid w:val="007008F5"/>
    <w:rsid w:val="00705232"/>
    <w:rsid w:val="00731393"/>
    <w:rsid w:val="00732B3B"/>
    <w:rsid w:val="00745C23"/>
    <w:rsid w:val="00753FED"/>
    <w:rsid w:val="0075545E"/>
    <w:rsid w:val="00757AA7"/>
    <w:rsid w:val="00775699"/>
    <w:rsid w:val="00784BC8"/>
    <w:rsid w:val="007878A7"/>
    <w:rsid w:val="007A0D7B"/>
    <w:rsid w:val="007A692B"/>
    <w:rsid w:val="007B12B0"/>
    <w:rsid w:val="007B7E35"/>
    <w:rsid w:val="007D7DBF"/>
    <w:rsid w:val="007E187A"/>
    <w:rsid w:val="007E50FE"/>
    <w:rsid w:val="007F7878"/>
    <w:rsid w:val="008027E3"/>
    <w:rsid w:val="00804ABF"/>
    <w:rsid w:val="008119AE"/>
    <w:rsid w:val="00820592"/>
    <w:rsid w:val="008219D0"/>
    <w:rsid w:val="00822006"/>
    <w:rsid w:val="0083273D"/>
    <w:rsid w:val="0084382B"/>
    <w:rsid w:val="008456AE"/>
    <w:rsid w:val="00857C23"/>
    <w:rsid w:val="008821EE"/>
    <w:rsid w:val="00884C35"/>
    <w:rsid w:val="008A4178"/>
    <w:rsid w:val="008B1A44"/>
    <w:rsid w:val="008C269C"/>
    <w:rsid w:val="008C42BE"/>
    <w:rsid w:val="008C5DA1"/>
    <w:rsid w:val="008D0122"/>
    <w:rsid w:val="008D4427"/>
    <w:rsid w:val="008E2DBD"/>
    <w:rsid w:val="008F2B34"/>
    <w:rsid w:val="008F78BC"/>
    <w:rsid w:val="00907CA8"/>
    <w:rsid w:val="009168D0"/>
    <w:rsid w:val="00940295"/>
    <w:rsid w:val="009467FF"/>
    <w:rsid w:val="00961CC0"/>
    <w:rsid w:val="009702D6"/>
    <w:rsid w:val="009A4F28"/>
    <w:rsid w:val="009A6447"/>
    <w:rsid w:val="009B4F2C"/>
    <w:rsid w:val="009B65F4"/>
    <w:rsid w:val="009C0E5E"/>
    <w:rsid w:val="009C39E4"/>
    <w:rsid w:val="009C55A4"/>
    <w:rsid w:val="009D0379"/>
    <w:rsid w:val="009E5561"/>
    <w:rsid w:val="009E73F2"/>
    <w:rsid w:val="009F04A3"/>
    <w:rsid w:val="009F5310"/>
    <w:rsid w:val="009F689D"/>
    <w:rsid w:val="00A04DA0"/>
    <w:rsid w:val="00A21863"/>
    <w:rsid w:val="00A434DC"/>
    <w:rsid w:val="00A53F0E"/>
    <w:rsid w:val="00A80D9E"/>
    <w:rsid w:val="00A83943"/>
    <w:rsid w:val="00A91DCE"/>
    <w:rsid w:val="00AC4731"/>
    <w:rsid w:val="00AD3547"/>
    <w:rsid w:val="00AD5A67"/>
    <w:rsid w:val="00AE09D6"/>
    <w:rsid w:val="00AE2885"/>
    <w:rsid w:val="00AE30B2"/>
    <w:rsid w:val="00AF5A4E"/>
    <w:rsid w:val="00B10B80"/>
    <w:rsid w:val="00B11DE0"/>
    <w:rsid w:val="00B226B1"/>
    <w:rsid w:val="00B3714B"/>
    <w:rsid w:val="00B4322D"/>
    <w:rsid w:val="00B46414"/>
    <w:rsid w:val="00B503A7"/>
    <w:rsid w:val="00B5069B"/>
    <w:rsid w:val="00B52F47"/>
    <w:rsid w:val="00B539DA"/>
    <w:rsid w:val="00B5761D"/>
    <w:rsid w:val="00B65102"/>
    <w:rsid w:val="00B70B2A"/>
    <w:rsid w:val="00B75DFD"/>
    <w:rsid w:val="00B9268B"/>
    <w:rsid w:val="00BA1A06"/>
    <w:rsid w:val="00BB4859"/>
    <w:rsid w:val="00BC2EEC"/>
    <w:rsid w:val="00BC59B8"/>
    <w:rsid w:val="00BD3005"/>
    <w:rsid w:val="00BE0F0E"/>
    <w:rsid w:val="00BE7369"/>
    <w:rsid w:val="00BF231B"/>
    <w:rsid w:val="00C11902"/>
    <w:rsid w:val="00C12089"/>
    <w:rsid w:val="00C27AA1"/>
    <w:rsid w:val="00C27E16"/>
    <w:rsid w:val="00C31882"/>
    <w:rsid w:val="00C321A7"/>
    <w:rsid w:val="00C34660"/>
    <w:rsid w:val="00C37886"/>
    <w:rsid w:val="00C41DB4"/>
    <w:rsid w:val="00C47157"/>
    <w:rsid w:val="00C50712"/>
    <w:rsid w:val="00C62D9F"/>
    <w:rsid w:val="00C65D89"/>
    <w:rsid w:val="00C72AC2"/>
    <w:rsid w:val="00C74F70"/>
    <w:rsid w:val="00C75859"/>
    <w:rsid w:val="00C96A7D"/>
    <w:rsid w:val="00CA4F6A"/>
    <w:rsid w:val="00CC0BE5"/>
    <w:rsid w:val="00CC60F2"/>
    <w:rsid w:val="00CC77FF"/>
    <w:rsid w:val="00CD0B5C"/>
    <w:rsid w:val="00CD6511"/>
    <w:rsid w:val="00CE0EBA"/>
    <w:rsid w:val="00CF2AA8"/>
    <w:rsid w:val="00CF62E5"/>
    <w:rsid w:val="00D223E8"/>
    <w:rsid w:val="00D3156D"/>
    <w:rsid w:val="00D3232B"/>
    <w:rsid w:val="00D36CAD"/>
    <w:rsid w:val="00D413BE"/>
    <w:rsid w:val="00D424B6"/>
    <w:rsid w:val="00D545BA"/>
    <w:rsid w:val="00D56128"/>
    <w:rsid w:val="00D774B7"/>
    <w:rsid w:val="00D80B43"/>
    <w:rsid w:val="00D97F15"/>
    <w:rsid w:val="00DD0FC7"/>
    <w:rsid w:val="00DD2648"/>
    <w:rsid w:val="00DD6704"/>
    <w:rsid w:val="00DF31A7"/>
    <w:rsid w:val="00DF503A"/>
    <w:rsid w:val="00DF6125"/>
    <w:rsid w:val="00E153FF"/>
    <w:rsid w:val="00E26EF0"/>
    <w:rsid w:val="00E33594"/>
    <w:rsid w:val="00E3617F"/>
    <w:rsid w:val="00E36D65"/>
    <w:rsid w:val="00E47228"/>
    <w:rsid w:val="00E60192"/>
    <w:rsid w:val="00E631D6"/>
    <w:rsid w:val="00E80361"/>
    <w:rsid w:val="00E80E80"/>
    <w:rsid w:val="00E811F8"/>
    <w:rsid w:val="00E85968"/>
    <w:rsid w:val="00E97AB8"/>
    <w:rsid w:val="00EA4E14"/>
    <w:rsid w:val="00EB3942"/>
    <w:rsid w:val="00EB7FE7"/>
    <w:rsid w:val="00ED11BC"/>
    <w:rsid w:val="00EF25EF"/>
    <w:rsid w:val="00EF6107"/>
    <w:rsid w:val="00F01594"/>
    <w:rsid w:val="00F0670C"/>
    <w:rsid w:val="00F15DBB"/>
    <w:rsid w:val="00F239E7"/>
    <w:rsid w:val="00F2498E"/>
    <w:rsid w:val="00F352EF"/>
    <w:rsid w:val="00F50EB8"/>
    <w:rsid w:val="00F53F53"/>
    <w:rsid w:val="00F64C83"/>
    <w:rsid w:val="00F6795A"/>
    <w:rsid w:val="00F73D38"/>
    <w:rsid w:val="00F76615"/>
    <w:rsid w:val="00F82EBF"/>
    <w:rsid w:val="00F92C35"/>
    <w:rsid w:val="00F94B31"/>
    <w:rsid w:val="00FA7654"/>
    <w:rsid w:val="00FB623D"/>
    <w:rsid w:val="00FC0083"/>
    <w:rsid w:val="00FC0169"/>
    <w:rsid w:val="00FC0D00"/>
    <w:rsid w:val="00FC6E4D"/>
    <w:rsid w:val="00FD0392"/>
    <w:rsid w:val="00FD1BF3"/>
    <w:rsid w:val="00FD3A03"/>
    <w:rsid w:val="00FE019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F2A8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qFormat/>
    <w:rsid w:val="005F2A8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4">
    <w:name w:val="annotation reference"/>
    <w:basedOn w:val="a0"/>
    <w:uiPriority w:val="99"/>
    <w:semiHidden/>
    <w:unhideWhenUsed/>
    <w:rsid w:val="005F2A8E"/>
    <w:rPr>
      <w:sz w:val="21"/>
      <w:szCs w:val="21"/>
    </w:rPr>
  </w:style>
  <w:style w:type="paragraph" w:styleId="a5">
    <w:name w:val="annotation text"/>
    <w:basedOn w:val="a"/>
    <w:link w:val="Char"/>
    <w:uiPriority w:val="99"/>
    <w:unhideWhenUsed/>
    <w:rsid w:val="005F2A8E"/>
    <w:pPr>
      <w:jc w:val="left"/>
    </w:pPr>
  </w:style>
  <w:style w:type="character" w:customStyle="1" w:styleId="Char">
    <w:name w:val="批注文字 Char"/>
    <w:basedOn w:val="a0"/>
    <w:link w:val="a5"/>
    <w:uiPriority w:val="99"/>
    <w:rsid w:val="005F2A8E"/>
  </w:style>
  <w:style w:type="paragraph" w:styleId="a6">
    <w:name w:val="header"/>
    <w:basedOn w:val="a"/>
    <w:link w:val="Char0"/>
    <w:uiPriority w:val="99"/>
    <w:unhideWhenUsed/>
    <w:rsid w:val="00E811F8"/>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rsid w:val="00E811F8"/>
    <w:rPr>
      <w:sz w:val="18"/>
      <w:szCs w:val="18"/>
    </w:rPr>
  </w:style>
  <w:style w:type="paragraph" w:styleId="a7">
    <w:name w:val="footer"/>
    <w:basedOn w:val="a"/>
    <w:link w:val="Char1"/>
    <w:uiPriority w:val="99"/>
    <w:unhideWhenUsed/>
    <w:rsid w:val="00E811F8"/>
    <w:pPr>
      <w:tabs>
        <w:tab w:val="center" w:pos="4153"/>
        <w:tab w:val="right" w:pos="8306"/>
      </w:tabs>
      <w:snapToGrid w:val="0"/>
      <w:jc w:val="left"/>
    </w:pPr>
    <w:rPr>
      <w:sz w:val="18"/>
      <w:szCs w:val="18"/>
    </w:rPr>
  </w:style>
  <w:style w:type="character" w:customStyle="1" w:styleId="Char1">
    <w:name w:val="页脚 Char"/>
    <w:basedOn w:val="a0"/>
    <w:link w:val="a7"/>
    <w:uiPriority w:val="99"/>
    <w:rsid w:val="00E811F8"/>
    <w:rPr>
      <w:sz w:val="18"/>
      <w:szCs w:val="18"/>
    </w:rPr>
  </w:style>
  <w:style w:type="paragraph" w:styleId="a8">
    <w:name w:val="Balloon Text"/>
    <w:basedOn w:val="a"/>
    <w:link w:val="Char2"/>
    <w:uiPriority w:val="99"/>
    <w:semiHidden/>
    <w:unhideWhenUsed/>
    <w:rsid w:val="002439C1"/>
    <w:rPr>
      <w:sz w:val="18"/>
      <w:szCs w:val="18"/>
    </w:rPr>
  </w:style>
  <w:style w:type="character" w:customStyle="1" w:styleId="Char2">
    <w:name w:val="批注框文本 Char"/>
    <w:basedOn w:val="a0"/>
    <w:link w:val="a8"/>
    <w:uiPriority w:val="99"/>
    <w:semiHidden/>
    <w:rsid w:val="002439C1"/>
    <w:rPr>
      <w:sz w:val="18"/>
      <w:szCs w:val="18"/>
    </w:rPr>
  </w:style>
  <w:style w:type="paragraph" w:styleId="a9">
    <w:name w:val="annotation subject"/>
    <w:basedOn w:val="a5"/>
    <w:next w:val="a5"/>
    <w:link w:val="Char3"/>
    <w:uiPriority w:val="99"/>
    <w:semiHidden/>
    <w:unhideWhenUsed/>
    <w:rsid w:val="003E0C9C"/>
    <w:rPr>
      <w:b/>
      <w:bCs/>
    </w:rPr>
  </w:style>
  <w:style w:type="character" w:customStyle="1" w:styleId="Char3">
    <w:name w:val="批注主题 Char"/>
    <w:basedOn w:val="Char"/>
    <w:link w:val="a9"/>
    <w:uiPriority w:val="99"/>
    <w:semiHidden/>
    <w:rsid w:val="003E0C9C"/>
    <w:rPr>
      <w:b/>
      <w:bCs/>
    </w:rPr>
  </w:style>
  <w:style w:type="paragraph" w:styleId="aa">
    <w:name w:val="Revision"/>
    <w:hidden/>
    <w:uiPriority w:val="99"/>
    <w:semiHidden/>
    <w:rsid w:val="002B043D"/>
  </w:style>
  <w:style w:type="paragraph" w:customStyle="1" w:styleId="1">
    <w:name w:val="样式1"/>
    <w:basedOn w:val="a"/>
    <w:link w:val="10"/>
    <w:qFormat/>
    <w:rsid w:val="00C27E16"/>
    <w:pPr>
      <w:tabs>
        <w:tab w:val="left" w:pos="2310"/>
        <w:tab w:val="left" w:pos="4200"/>
        <w:tab w:val="left" w:pos="6090"/>
      </w:tabs>
      <w:adjustRightInd w:val="0"/>
      <w:snapToGrid w:val="0"/>
      <w:spacing w:line="312" w:lineRule="auto"/>
      <w:ind w:firstLineChars="200" w:firstLine="200"/>
      <w:jc w:val="left"/>
    </w:pPr>
    <w:rPr>
      <w:rFonts w:ascii="Times New Roman" w:eastAsia="仿宋" w:hAnsi="Times New Roman" w:cs="Times New Roman"/>
      <w:sz w:val="24"/>
      <w:szCs w:val="24"/>
    </w:rPr>
  </w:style>
  <w:style w:type="character" w:customStyle="1" w:styleId="10">
    <w:name w:val="样式1 字符"/>
    <w:basedOn w:val="a0"/>
    <w:link w:val="1"/>
    <w:rsid w:val="00C27E16"/>
    <w:rPr>
      <w:rFonts w:ascii="Times New Roman" w:eastAsia="仿宋"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117" Type="http://schemas.openxmlformats.org/officeDocument/2006/relationships/image" Target="media/image44.wmf"/><Relationship Id="rId21" Type="http://schemas.openxmlformats.org/officeDocument/2006/relationships/image" Target="media/image9.wmf"/><Relationship Id="rId42" Type="http://schemas.openxmlformats.org/officeDocument/2006/relationships/oleObject" Target="embeddings/oleObject19.bin"/><Relationship Id="rId47" Type="http://schemas.openxmlformats.org/officeDocument/2006/relationships/oleObject" Target="embeddings/oleObject22.bin"/><Relationship Id="rId63" Type="http://schemas.openxmlformats.org/officeDocument/2006/relationships/oleObject" Target="embeddings/oleObject30.bin"/><Relationship Id="rId68" Type="http://schemas.openxmlformats.org/officeDocument/2006/relationships/oleObject" Target="embeddings/oleObject33.bin"/><Relationship Id="rId84" Type="http://schemas.openxmlformats.org/officeDocument/2006/relationships/image" Target="media/image33.wmf"/><Relationship Id="rId89" Type="http://schemas.openxmlformats.org/officeDocument/2006/relationships/oleObject" Target="embeddings/oleObject49.bin"/><Relationship Id="rId112" Type="http://schemas.openxmlformats.org/officeDocument/2006/relationships/oleObject" Target="embeddings/oleObject64.bin"/><Relationship Id="rId133" Type="http://schemas.openxmlformats.org/officeDocument/2006/relationships/oleObject" Target="embeddings/oleObject76.bin"/><Relationship Id="rId138" Type="http://schemas.openxmlformats.org/officeDocument/2006/relationships/oleObject" Target="embeddings/oleObject79.bin"/><Relationship Id="rId154" Type="http://schemas.openxmlformats.org/officeDocument/2006/relationships/oleObject" Target="embeddings/oleObject88.bin"/><Relationship Id="rId159" Type="http://schemas.openxmlformats.org/officeDocument/2006/relationships/oleObject" Target="embeddings/oleObject91.bin"/><Relationship Id="rId175" Type="http://schemas.openxmlformats.org/officeDocument/2006/relationships/oleObject" Target="embeddings/oleObject101.bin"/><Relationship Id="rId170" Type="http://schemas.openxmlformats.org/officeDocument/2006/relationships/oleObject" Target="embeddings/oleObject98.bin"/><Relationship Id="rId226" Type="http://schemas.microsoft.com/office/2016/09/relationships/commentsIds" Target="commentsIds.xml"/><Relationship Id="rId16" Type="http://schemas.openxmlformats.org/officeDocument/2006/relationships/image" Target="media/image6.wmf"/><Relationship Id="rId107" Type="http://schemas.openxmlformats.org/officeDocument/2006/relationships/image" Target="media/image41.wmf"/><Relationship Id="rId11" Type="http://schemas.openxmlformats.org/officeDocument/2006/relationships/oleObject" Target="embeddings/oleObject2.bin"/><Relationship Id="rId32" Type="http://schemas.openxmlformats.org/officeDocument/2006/relationships/image" Target="media/image14.wmf"/><Relationship Id="rId37" Type="http://schemas.openxmlformats.org/officeDocument/2006/relationships/oleObject" Target="embeddings/oleObject15.bin"/><Relationship Id="rId53" Type="http://schemas.openxmlformats.org/officeDocument/2006/relationships/oleObject" Target="embeddings/oleObject25.bin"/><Relationship Id="rId58" Type="http://schemas.openxmlformats.org/officeDocument/2006/relationships/image" Target="media/image25.wmf"/><Relationship Id="rId74" Type="http://schemas.openxmlformats.org/officeDocument/2006/relationships/oleObject" Target="embeddings/oleObject38.bin"/><Relationship Id="rId79" Type="http://schemas.openxmlformats.org/officeDocument/2006/relationships/oleObject" Target="embeddings/oleObject42.bin"/><Relationship Id="rId102" Type="http://schemas.openxmlformats.org/officeDocument/2006/relationships/image" Target="media/image39.wmf"/><Relationship Id="rId123" Type="http://schemas.openxmlformats.org/officeDocument/2006/relationships/oleObject" Target="embeddings/oleObject71.bin"/><Relationship Id="rId128" Type="http://schemas.openxmlformats.org/officeDocument/2006/relationships/image" Target="media/image49.wmf"/><Relationship Id="rId144" Type="http://schemas.openxmlformats.org/officeDocument/2006/relationships/oleObject" Target="embeddings/oleObject82.bin"/><Relationship Id="rId149" Type="http://schemas.openxmlformats.org/officeDocument/2006/relationships/oleObject" Target="embeddings/oleObject85.bin"/><Relationship Id="rId5" Type="http://schemas.openxmlformats.org/officeDocument/2006/relationships/footnotes" Target="footnotes.xml"/><Relationship Id="rId90" Type="http://schemas.openxmlformats.org/officeDocument/2006/relationships/image" Target="media/image35.wmf"/><Relationship Id="rId95" Type="http://schemas.openxmlformats.org/officeDocument/2006/relationships/oleObject" Target="embeddings/oleObject54.bin"/><Relationship Id="rId160" Type="http://schemas.openxmlformats.org/officeDocument/2006/relationships/image" Target="media/image63.wmf"/><Relationship Id="rId165" Type="http://schemas.openxmlformats.org/officeDocument/2006/relationships/oleObject" Target="embeddings/oleObject94.bin"/><Relationship Id="rId181" Type="http://schemas.openxmlformats.org/officeDocument/2006/relationships/image" Target="media/image71.wmf"/><Relationship Id="rId186" Type="http://schemas.openxmlformats.org/officeDocument/2006/relationships/fontTable" Target="fontTable.xml"/><Relationship Id="rId22" Type="http://schemas.openxmlformats.org/officeDocument/2006/relationships/oleObject" Target="embeddings/oleObject7.bin"/><Relationship Id="rId27" Type="http://schemas.openxmlformats.org/officeDocument/2006/relationships/image" Target="media/image12.wmf"/><Relationship Id="rId43" Type="http://schemas.openxmlformats.org/officeDocument/2006/relationships/oleObject" Target="embeddings/oleObject20.bin"/><Relationship Id="rId48" Type="http://schemas.openxmlformats.org/officeDocument/2006/relationships/image" Target="media/image20.wmf"/><Relationship Id="rId64" Type="http://schemas.openxmlformats.org/officeDocument/2006/relationships/image" Target="media/image28.wmf"/><Relationship Id="rId69" Type="http://schemas.openxmlformats.org/officeDocument/2006/relationships/oleObject" Target="embeddings/oleObject34.bin"/><Relationship Id="rId113" Type="http://schemas.openxmlformats.org/officeDocument/2006/relationships/oleObject" Target="embeddings/oleObject65.bin"/><Relationship Id="rId118" Type="http://schemas.openxmlformats.org/officeDocument/2006/relationships/oleObject" Target="embeddings/oleObject68.bin"/><Relationship Id="rId134" Type="http://schemas.openxmlformats.org/officeDocument/2006/relationships/image" Target="media/image52.wmf"/><Relationship Id="rId139" Type="http://schemas.openxmlformats.org/officeDocument/2006/relationships/image" Target="media/image54.wmf"/><Relationship Id="rId80" Type="http://schemas.openxmlformats.org/officeDocument/2006/relationships/oleObject" Target="embeddings/oleObject43.bin"/><Relationship Id="rId85" Type="http://schemas.openxmlformats.org/officeDocument/2006/relationships/oleObject" Target="embeddings/oleObject46.bin"/><Relationship Id="rId150" Type="http://schemas.openxmlformats.org/officeDocument/2006/relationships/oleObject" Target="embeddings/oleObject86.bin"/><Relationship Id="rId155" Type="http://schemas.openxmlformats.org/officeDocument/2006/relationships/image" Target="media/image61.wmf"/><Relationship Id="rId171" Type="http://schemas.openxmlformats.org/officeDocument/2006/relationships/image" Target="media/image67.wmf"/><Relationship Id="rId176" Type="http://schemas.openxmlformats.org/officeDocument/2006/relationships/image" Target="media/image69.wmf"/><Relationship Id="rId227" Type="http://schemas.microsoft.com/office/2018/08/relationships/commentsExtensible" Target="commentsExtensible.xml"/><Relationship Id="rId222" Type="http://schemas.microsoft.com/office/2011/relationships/people" Target="people.xml"/><Relationship Id="rId12" Type="http://schemas.openxmlformats.org/officeDocument/2006/relationships/image" Target="media/image4.wmf"/><Relationship Id="rId17" Type="http://schemas.openxmlformats.org/officeDocument/2006/relationships/oleObject" Target="embeddings/oleObject5.bin"/><Relationship Id="rId33" Type="http://schemas.openxmlformats.org/officeDocument/2006/relationships/oleObject" Target="embeddings/oleObject13.bin"/><Relationship Id="rId38" Type="http://schemas.openxmlformats.org/officeDocument/2006/relationships/image" Target="media/image17.wmf"/><Relationship Id="rId59" Type="http://schemas.openxmlformats.org/officeDocument/2006/relationships/oleObject" Target="embeddings/oleObject28.bin"/><Relationship Id="rId103" Type="http://schemas.openxmlformats.org/officeDocument/2006/relationships/oleObject" Target="embeddings/oleObject58.bin"/><Relationship Id="rId108" Type="http://schemas.openxmlformats.org/officeDocument/2006/relationships/oleObject" Target="embeddings/oleObject61.bin"/><Relationship Id="rId124" Type="http://schemas.openxmlformats.org/officeDocument/2006/relationships/image" Target="media/image47.wmf"/><Relationship Id="rId129" Type="http://schemas.openxmlformats.org/officeDocument/2006/relationships/oleObject" Target="embeddings/oleObject74.bin"/><Relationship Id="rId54" Type="http://schemas.openxmlformats.org/officeDocument/2006/relationships/image" Target="media/image23.wmf"/><Relationship Id="rId70" Type="http://schemas.openxmlformats.org/officeDocument/2006/relationships/oleObject" Target="embeddings/oleObject35.bin"/><Relationship Id="rId75" Type="http://schemas.openxmlformats.org/officeDocument/2006/relationships/oleObject" Target="embeddings/oleObject39.bin"/><Relationship Id="rId91" Type="http://schemas.openxmlformats.org/officeDocument/2006/relationships/oleObject" Target="embeddings/oleObject50.bin"/><Relationship Id="rId96" Type="http://schemas.openxmlformats.org/officeDocument/2006/relationships/image" Target="media/image36.wmf"/><Relationship Id="rId140" Type="http://schemas.openxmlformats.org/officeDocument/2006/relationships/oleObject" Target="embeddings/oleObject80.bin"/><Relationship Id="rId145" Type="http://schemas.openxmlformats.org/officeDocument/2006/relationships/image" Target="media/image57.wmf"/><Relationship Id="rId161" Type="http://schemas.openxmlformats.org/officeDocument/2006/relationships/oleObject" Target="embeddings/oleObject92.bin"/><Relationship Id="rId166" Type="http://schemas.openxmlformats.org/officeDocument/2006/relationships/oleObject" Target="embeddings/oleObject95.bin"/><Relationship Id="rId182" Type="http://schemas.openxmlformats.org/officeDocument/2006/relationships/oleObject" Target="embeddings/oleObject105.bin"/><Relationship Id="rId187"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23" Type="http://schemas.openxmlformats.org/officeDocument/2006/relationships/image" Target="media/image10.wmf"/><Relationship Id="rId28" Type="http://schemas.openxmlformats.org/officeDocument/2006/relationships/oleObject" Target="embeddings/oleObject10.bin"/><Relationship Id="rId49" Type="http://schemas.openxmlformats.org/officeDocument/2006/relationships/oleObject" Target="embeddings/oleObject23.bin"/><Relationship Id="rId114" Type="http://schemas.openxmlformats.org/officeDocument/2006/relationships/image" Target="media/image43.wmf"/><Relationship Id="rId119" Type="http://schemas.openxmlformats.org/officeDocument/2006/relationships/image" Target="media/image45.wmf"/><Relationship Id="rId44" Type="http://schemas.openxmlformats.org/officeDocument/2006/relationships/image" Target="media/image18.wmf"/><Relationship Id="rId60" Type="http://schemas.openxmlformats.org/officeDocument/2006/relationships/image" Target="media/image26.wmf"/><Relationship Id="rId65" Type="http://schemas.openxmlformats.org/officeDocument/2006/relationships/oleObject" Target="embeddings/oleObject31.bin"/><Relationship Id="rId81" Type="http://schemas.openxmlformats.org/officeDocument/2006/relationships/oleObject" Target="embeddings/oleObject44.bin"/><Relationship Id="rId86" Type="http://schemas.openxmlformats.org/officeDocument/2006/relationships/image" Target="media/image34.wmf"/><Relationship Id="rId130" Type="http://schemas.openxmlformats.org/officeDocument/2006/relationships/image" Target="media/image50.wmf"/><Relationship Id="rId135" Type="http://schemas.openxmlformats.org/officeDocument/2006/relationships/oleObject" Target="embeddings/oleObject77.bin"/><Relationship Id="rId151" Type="http://schemas.openxmlformats.org/officeDocument/2006/relationships/image" Target="media/image59.wmf"/><Relationship Id="rId156" Type="http://schemas.openxmlformats.org/officeDocument/2006/relationships/oleObject" Target="embeddings/oleObject89.bin"/><Relationship Id="rId177" Type="http://schemas.openxmlformats.org/officeDocument/2006/relationships/oleObject" Target="embeddings/oleObject102.bin"/><Relationship Id="rId172" Type="http://schemas.openxmlformats.org/officeDocument/2006/relationships/oleObject" Target="embeddings/oleObject99.bin"/><Relationship Id="rId228" Type="http://schemas.microsoft.com/office/2011/relationships/commentsExtended" Target="commentsExtended.xml"/><Relationship Id="rId13" Type="http://schemas.openxmlformats.org/officeDocument/2006/relationships/oleObject" Target="embeddings/oleObject3.bin"/><Relationship Id="rId18" Type="http://schemas.openxmlformats.org/officeDocument/2006/relationships/image" Target="media/image7.wmf"/><Relationship Id="rId39" Type="http://schemas.openxmlformats.org/officeDocument/2006/relationships/oleObject" Target="embeddings/oleObject16.bin"/><Relationship Id="rId109" Type="http://schemas.openxmlformats.org/officeDocument/2006/relationships/image" Target="media/image42.wmf"/><Relationship Id="rId34" Type="http://schemas.openxmlformats.org/officeDocument/2006/relationships/image" Target="media/image15.wmf"/><Relationship Id="rId50" Type="http://schemas.openxmlformats.org/officeDocument/2006/relationships/image" Target="media/image21.wmf"/><Relationship Id="rId55" Type="http://schemas.openxmlformats.org/officeDocument/2006/relationships/oleObject" Target="embeddings/oleObject26.bin"/><Relationship Id="rId76" Type="http://schemas.openxmlformats.org/officeDocument/2006/relationships/image" Target="media/image31.wmf"/><Relationship Id="rId97" Type="http://schemas.openxmlformats.org/officeDocument/2006/relationships/oleObject" Target="embeddings/oleObject55.bin"/><Relationship Id="rId104" Type="http://schemas.openxmlformats.org/officeDocument/2006/relationships/oleObject" Target="embeddings/oleObject59.bin"/><Relationship Id="rId120" Type="http://schemas.openxmlformats.org/officeDocument/2006/relationships/oleObject" Target="embeddings/oleObject69.bin"/><Relationship Id="rId125" Type="http://schemas.openxmlformats.org/officeDocument/2006/relationships/oleObject" Target="embeddings/oleObject72.bin"/><Relationship Id="rId141" Type="http://schemas.openxmlformats.org/officeDocument/2006/relationships/image" Target="media/image55.wmf"/><Relationship Id="rId146" Type="http://schemas.openxmlformats.org/officeDocument/2006/relationships/oleObject" Target="embeddings/oleObject83.bin"/><Relationship Id="rId167" Type="http://schemas.openxmlformats.org/officeDocument/2006/relationships/oleObject" Target="embeddings/oleObject96.bin"/><Relationship Id="rId7" Type="http://schemas.openxmlformats.org/officeDocument/2006/relationships/image" Target="media/image1.png"/><Relationship Id="rId71" Type="http://schemas.openxmlformats.org/officeDocument/2006/relationships/oleObject" Target="embeddings/oleObject36.bin"/><Relationship Id="rId92" Type="http://schemas.openxmlformats.org/officeDocument/2006/relationships/oleObject" Target="embeddings/oleObject51.bin"/><Relationship Id="rId162" Type="http://schemas.openxmlformats.org/officeDocument/2006/relationships/image" Target="media/image64.wmf"/><Relationship Id="rId183" Type="http://schemas.openxmlformats.org/officeDocument/2006/relationships/image" Target="media/image72.wmf"/><Relationship Id="rId2" Type="http://schemas.openxmlformats.org/officeDocument/2006/relationships/styles" Target="styles.xml"/><Relationship Id="rId29" Type="http://schemas.openxmlformats.org/officeDocument/2006/relationships/image" Target="media/image13.wmf"/><Relationship Id="rId24" Type="http://schemas.openxmlformats.org/officeDocument/2006/relationships/oleObject" Target="embeddings/oleObject8.bin"/><Relationship Id="rId40" Type="http://schemas.openxmlformats.org/officeDocument/2006/relationships/oleObject" Target="embeddings/oleObject17.bin"/><Relationship Id="rId45" Type="http://schemas.openxmlformats.org/officeDocument/2006/relationships/oleObject" Target="embeddings/oleObject21.bin"/><Relationship Id="rId66" Type="http://schemas.openxmlformats.org/officeDocument/2006/relationships/image" Target="media/image29.wmf"/><Relationship Id="rId87" Type="http://schemas.openxmlformats.org/officeDocument/2006/relationships/oleObject" Target="embeddings/oleObject47.bin"/><Relationship Id="rId110" Type="http://schemas.openxmlformats.org/officeDocument/2006/relationships/oleObject" Target="embeddings/oleObject62.bin"/><Relationship Id="rId115" Type="http://schemas.openxmlformats.org/officeDocument/2006/relationships/oleObject" Target="embeddings/oleObject66.bin"/><Relationship Id="rId131" Type="http://schemas.openxmlformats.org/officeDocument/2006/relationships/oleObject" Target="embeddings/oleObject75.bin"/><Relationship Id="rId136" Type="http://schemas.openxmlformats.org/officeDocument/2006/relationships/oleObject" Target="embeddings/oleObject78.bin"/><Relationship Id="rId157" Type="http://schemas.openxmlformats.org/officeDocument/2006/relationships/oleObject" Target="embeddings/oleObject90.bin"/><Relationship Id="rId178" Type="http://schemas.openxmlformats.org/officeDocument/2006/relationships/image" Target="media/image70.wmf"/><Relationship Id="rId61" Type="http://schemas.openxmlformats.org/officeDocument/2006/relationships/oleObject" Target="embeddings/oleObject29.bin"/><Relationship Id="rId82" Type="http://schemas.openxmlformats.org/officeDocument/2006/relationships/image" Target="media/image32.wmf"/><Relationship Id="rId152" Type="http://schemas.openxmlformats.org/officeDocument/2006/relationships/oleObject" Target="embeddings/oleObject87.bin"/><Relationship Id="rId173" Type="http://schemas.openxmlformats.org/officeDocument/2006/relationships/image" Target="media/image68.wmf"/><Relationship Id="rId19" Type="http://schemas.openxmlformats.org/officeDocument/2006/relationships/oleObject" Target="embeddings/oleObject6.bin"/><Relationship Id="rId14" Type="http://schemas.openxmlformats.org/officeDocument/2006/relationships/image" Target="media/image5.wmf"/><Relationship Id="rId30" Type="http://schemas.openxmlformats.org/officeDocument/2006/relationships/oleObject" Target="embeddings/oleObject11.bin"/><Relationship Id="rId35" Type="http://schemas.openxmlformats.org/officeDocument/2006/relationships/oleObject" Target="embeddings/oleObject14.bin"/><Relationship Id="rId56" Type="http://schemas.openxmlformats.org/officeDocument/2006/relationships/image" Target="media/image24.wmf"/><Relationship Id="rId77" Type="http://schemas.openxmlformats.org/officeDocument/2006/relationships/oleObject" Target="embeddings/oleObject40.bin"/><Relationship Id="rId100" Type="http://schemas.openxmlformats.org/officeDocument/2006/relationships/image" Target="media/image38.wmf"/><Relationship Id="rId105" Type="http://schemas.openxmlformats.org/officeDocument/2006/relationships/image" Target="media/image40.wmf"/><Relationship Id="rId126" Type="http://schemas.openxmlformats.org/officeDocument/2006/relationships/image" Target="media/image48.wmf"/><Relationship Id="rId147" Type="http://schemas.openxmlformats.org/officeDocument/2006/relationships/image" Target="media/image58.wmf"/><Relationship Id="rId168" Type="http://schemas.openxmlformats.org/officeDocument/2006/relationships/oleObject" Target="embeddings/oleObject97.bin"/><Relationship Id="rId8" Type="http://schemas.openxmlformats.org/officeDocument/2006/relationships/image" Target="media/image2.wmf"/><Relationship Id="rId51" Type="http://schemas.openxmlformats.org/officeDocument/2006/relationships/oleObject" Target="embeddings/oleObject24.bin"/><Relationship Id="rId72" Type="http://schemas.openxmlformats.org/officeDocument/2006/relationships/oleObject" Target="embeddings/oleObject37.bin"/><Relationship Id="rId93" Type="http://schemas.openxmlformats.org/officeDocument/2006/relationships/oleObject" Target="embeddings/oleObject52.bin"/><Relationship Id="rId98" Type="http://schemas.openxmlformats.org/officeDocument/2006/relationships/image" Target="media/image37.wmf"/><Relationship Id="rId121" Type="http://schemas.openxmlformats.org/officeDocument/2006/relationships/image" Target="media/image46.wmf"/><Relationship Id="rId142" Type="http://schemas.openxmlformats.org/officeDocument/2006/relationships/oleObject" Target="embeddings/oleObject81.bin"/><Relationship Id="rId163" Type="http://schemas.openxmlformats.org/officeDocument/2006/relationships/oleObject" Target="embeddings/oleObject93.bin"/><Relationship Id="rId184" Type="http://schemas.openxmlformats.org/officeDocument/2006/relationships/oleObject" Target="embeddings/oleObject106.bin"/><Relationship Id="rId3" Type="http://schemas.openxmlformats.org/officeDocument/2006/relationships/settings" Target="settings.xml"/><Relationship Id="rId25" Type="http://schemas.openxmlformats.org/officeDocument/2006/relationships/image" Target="media/image11.wmf"/><Relationship Id="rId46" Type="http://schemas.openxmlformats.org/officeDocument/2006/relationships/image" Target="media/image19.wmf"/><Relationship Id="rId67" Type="http://schemas.openxmlformats.org/officeDocument/2006/relationships/oleObject" Target="embeddings/oleObject32.bin"/><Relationship Id="rId116" Type="http://schemas.openxmlformats.org/officeDocument/2006/relationships/oleObject" Target="embeddings/oleObject67.bin"/><Relationship Id="rId137" Type="http://schemas.openxmlformats.org/officeDocument/2006/relationships/image" Target="media/image53.wmf"/><Relationship Id="rId158" Type="http://schemas.openxmlformats.org/officeDocument/2006/relationships/image" Target="media/image62.wmf"/><Relationship Id="rId20" Type="http://schemas.openxmlformats.org/officeDocument/2006/relationships/image" Target="media/image8.png"/><Relationship Id="rId41" Type="http://schemas.openxmlformats.org/officeDocument/2006/relationships/oleObject" Target="embeddings/oleObject18.bin"/><Relationship Id="rId62" Type="http://schemas.openxmlformats.org/officeDocument/2006/relationships/image" Target="media/image27.wmf"/><Relationship Id="rId83" Type="http://schemas.openxmlformats.org/officeDocument/2006/relationships/oleObject" Target="embeddings/oleObject45.bin"/><Relationship Id="rId88" Type="http://schemas.openxmlformats.org/officeDocument/2006/relationships/oleObject" Target="embeddings/oleObject48.bin"/><Relationship Id="rId111" Type="http://schemas.openxmlformats.org/officeDocument/2006/relationships/oleObject" Target="embeddings/oleObject63.bin"/><Relationship Id="rId132" Type="http://schemas.openxmlformats.org/officeDocument/2006/relationships/image" Target="media/image51.wmf"/><Relationship Id="rId153" Type="http://schemas.openxmlformats.org/officeDocument/2006/relationships/image" Target="media/image60.wmf"/><Relationship Id="rId174" Type="http://schemas.openxmlformats.org/officeDocument/2006/relationships/oleObject" Target="embeddings/oleObject100.bin"/><Relationship Id="rId179" Type="http://schemas.openxmlformats.org/officeDocument/2006/relationships/oleObject" Target="embeddings/oleObject103.bin"/><Relationship Id="rId15" Type="http://schemas.openxmlformats.org/officeDocument/2006/relationships/oleObject" Target="embeddings/oleObject4.bin"/><Relationship Id="rId36" Type="http://schemas.openxmlformats.org/officeDocument/2006/relationships/image" Target="media/image16.wmf"/><Relationship Id="rId57" Type="http://schemas.openxmlformats.org/officeDocument/2006/relationships/oleObject" Target="embeddings/oleObject27.bin"/><Relationship Id="rId106" Type="http://schemas.openxmlformats.org/officeDocument/2006/relationships/oleObject" Target="embeddings/oleObject60.bin"/><Relationship Id="rId127" Type="http://schemas.openxmlformats.org/officeDocument/2006/relationships/oleObject" Target="embeddings/oleObject73.bin"/><Relationship Id="rId10" Type="http://schemas.openxmlformats.org/officeDocument/2006/relationships/image" Target="media/image3.wmf"/><Relationship Id="rId31" Type="http://schemas.openxmlformats.org/officeDocument/2006/relationships/oleObject" Target="embeddings/oleObject12.bin"/><Relationship Id="rId52" Type="http://schemas.openxmlformats.org/officeDocument/2006/relationships/image" Target="media/image22.wmf"/><Relationship Id="rId73" Type="http://schemas.openxmlformats.org/officeDocument/2006/relationships/image" Target="media/image30.wmf"/><Relationship Id="rId78" Type="http://schemas.openxmlformats.org/officeDocument/2006/relationships/oleObject" Target="embeddings/oleObject41.bin"/><Relationship Id="rId94" Type="http://schemas.openxmlformats.org/officeDocument/2006/relationships/oleObject" Target="embeddings/oleObject53.bin"/><Relationship Id="rId99" Type="http://schemas.openxmlformats.org/officeDocument/2006/relationships/oleObject" Target="embeddings/oleObject56.bin"/><Relationship Id="rId101" Type="http://schemas.openxmlformats.org/officeDocument/2006/relationships/oleObject" Target="embeddings/oleObject57.bin"/><Relationship Id="rId122" Type="http://schemas.openxmlformats.org/officeDocument/2006/relationships/oleObject" Target="embeddings/oleObject70.bin"/><Relationship Id="rId143" Type="http://schemas.openxmlformats.org/officeDocument/2006/relationships/image" Target="media/image56.wmf"/><Relationship Id="rId148" Type="http://schemas.openxmlformats.org/officeDocument/2006/relationships/oleObject" Target="embeddings/oleObject84.bin"/><Relationship Id="rId164" Type="http://schemas.openxmlformats.org/officeDocument/2006/relationships/image" Target="media/image65.wmf"/><Relationship Id="rId169" Type="http://schemas.openxmlformats.org/officeDocument/2006/relationships/image" Target="media/image66.wmf"/><Relationship Id="rId185"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oleObject" Target="embeddings/oleObject1.bin"/><Relationship Id="rId180" Type="http://schemas.openxmlformats.org/officeDocument/2006/relationships/oleObject" Target="embeddings/oleObject104.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008153-B3D1-44EA-B55D-1E394B7685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1416</TotalTime>
  <Pages>16</Pages>
  <Words>2002</Words>
  <Characters>11414</Characters>
  <Application>Microsoft Office Word</Application>
  <DocSecurity>0</DocSecurity>
  <Lines>95</Lines>
  <Paragraphs>26</Paragraphs>
  <ScaleCrop>false</ScaleCrop>
  <Company/>
  <LinksUpToDate>false</LinksUpToDate>
  <CharactersWithSpaces>13390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方 耀华</dc:creator>
  <cp:lastModifiedBy>徐</cp:lastModifiedBy>
  <cp:revision>55</cp:revision>
  <dcterms:created xsi:type="dcterms:W3CDTF">2022-08-19T04:03:00Z</dcterms:created>
  <dcterms:modified xsi:type="dcterms:W3CDTF">2022-09-14T05:20:00Z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
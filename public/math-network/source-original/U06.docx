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A9664" w14:textId="77777777" w:rsidR="00CE4C44" w:rsidRPr="00920C94" w:rsidRDefault="003A0B98" w:rsidP="004C00FF">
      <w:pPr>
        <w:snapToGrid w:val="0"/>
        <w:spacing w:line="312" w:lineRule="auto"/>
        <w:jc w:val="center"/>
        <w:rPr>
          <w:rFonts w:ascii="Times New Roman" w:eastAsia="宋体" w:hAnsi="Times New Roman"/>
          <w:b/>
          <w:sz w:val="32"/>
          <w:szCs w:val="32"/>
        </w:rPr>
      </w:pPr>
      <w:r w:rsidRPr="00920C94">
        <w:rPr>
          <w:rFonts w:ascii="Times New Roman" w:eastAsia="宋体" w:hAnsi="Times New Roman" w:hint="eastAsia"/>
          <w:b/>
          <w:sz w:val="32"/>
          <w:szCs w:val="32"/>
        </w:rPr>
        <w:t>高二年级必修第三册第</w:t>
      </w:r>
      <w:r w:rsidRPr="00920C94">
        <w:rPr>
          <w:rFonts w:ascii="Times New Roman" w:eastAsia="宋体" w:hAnsi="Times New Roman"/>
          <w:b/>
          <w:sz w:val="32"/>
          <w:szCs w:val="32"/>
        </w:rPr>
        <w:t>10</w:t>
      </w:r>
      <w:r w:rsidRPr="00920C94">
        <w:rPr>
          <w:rFonts w:ascii="Times New Roman" w:eastAsia="宋体" w:hAnsi="Times New Roman" w:hint="eastAsia"/>
          <w:b/>
          <w:sz w:val="32"/>
          <w:szCs w:val="32"/>
        </w:rPr>
        <w:t>单元设计</w:t>
      </w:r>
    </w:p>
    <w:p w14:paraId="275838E5" w14:textId="77777777" w:rsidR="00034E77" w:rsidRPr="00920C94" w:rsidRDefault="003A0B98" w:rsidP="004C00FF">
      <w:pPr>
        <w:snapToGrid w:val="0"/>
        <w:spacing w:line="312" w:lineRule="auto"/>
        <w:ind w:firstLineChars="200" w:firstLine="482"/>
        <w:rPr>
          <w:rFonts w:ascii="Times New Roman" w:eastAsia="宋体" w:hAnsi="Times New Roman"/>
          <w:b/>
          <w:bCs/>
          <w:sz w:val="24"/>
          <w:szCs w:val="24"/>
        </w:rPr>
      </w:pPr>
      <w:r w:rsidRPr="00920C94">
        <w:rPr>
          <w:rFonts w:ascii="Times New Roman" w:eastAsia="宋体" w:hAnsi="Times New Roman" w:hint="eastAsia"/>
          <w:b/>
          <w:bCs/>
          <w:sz w:val="24"/>
          <w:szCs w:val="24"/>
        </w:rPr>
        <w:t>一、单元教材教法分析</w:t>
      </w:r>
    </w:p>
    <w:p w14:paraId="7E8B765D" w14:textId="39852808" w:rsidR="00C97CFA" w:rsidRPr="00920C94" w:rsidRDefault="003A0B98" w:rsidP="004C00FF">
      <w:pPr>
        <w:snapToGrid w:val="0"/>
        <w:spacing w:line="312" w:lineRule="auto"/>
        <w:ind w:firstLineChars="200" w:firstLine="482"/>
        <w:rPr>
          <w:rFonts w:ascii="Times New Roman" w:eastAsia="宋体" w:hAnsi="Times New Roman"/>
          <w:b/>
          <w:bCs/>
          <w:sz w:val="24"/>
          <w:szCs w:val="24"/>
        </w:rPr>
      </w:pPr>
      <w:r w:rsidRPr="00920C94">
        <w:rPr>
          <w:rFonts w:ascii="Times New Roman" w:eastAsia="宋体" w:hAnsi="Times New Roman"/>
          <w:b/>
          <w:bCs/>
          <w:sz w:val="24"/>
          <w:szCs w:val="24"/>
        </w:rPr>
        <w:t>1</w:t>
      </w:r>
      <w:r w:rsidR="006B30EA">
        <w:rPr>
          <w:rFonts w:ascii="Times New Roman" w:eastAsia="宋体" w:hAnsi="Times New Roman"/>
          <w:b/>
          <w:bCs/>
          <w:sz w:val="24"/>
          <w:szCs w:val="24"/>
        </w:rPr>
        <w:t>．</w:t>
      </w:r>
      <w:r w:rsidRPr="00920C94">
        <w:rPr>
          <w:rFonts w:ascii="Times New Roman" w:eastAsia="宋体" w:hAnsi="Times New Roman" w:hint="eastAsia"/>
          <w:b/>
          <w:bCs/>
          <w:sz w:val="24"/>
          <w:szCs w:val="24"/>
        </w:rPr>
        <w:t>教学内容</w:t>
      </w:r>
    </w:p>
    <w:p w14:paraId="4748D16F" w14:textId="7FF3DB6B" w:rsidR="00793F0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本单元内容为简单几何体，共包括“</w:t>
      </w:r>
      <w:r w:rsidR="006B30EA">
        <w:rPr>
          <w:rFonts w:ascii="Times New Roman" w:eastAsia="宋体" w:hAnsi="Times New Roman"/>
          <w:sz w:val="24"/>
          <w:szCs w:val="24"/>
        </w:rPr>
        <w:t>11.</w:t>
      </w:r>
      <w:r w:rsidRPr="00920C94">
        <w:rPr>
          <w:rFonts w:ascii="Times New Roman" w:eastAsia="宋体" w:hAnsi="Times New Roman"/>
          <w:sz w:val="24"/>
          <w:szCs w:val="24"/>
        </w:rPr>
        <w:t>1</w:t>
      </w:r>
      <w:r w:rsidRPr="00920C94">
        <w:rPr>
          <w:rFonts w:ascii="Times New Roman" w:eastAsia="宋体" w:hAnsi="Times New Roman"/>
          <w:sz w:val="24"/>
          <w:szCs w:val="24"/>
        </w:rPr>
        <w:t>柱体</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2</w:t>
      </w:r>
      <w:r w:rsidRPr="00920C94">
        <w:rPr>
          <w:rFonts w:ascii="Times New Roman" w:eastAsia="宋体" w:hAnsi="Times New Roman"/>
          <w:sz w:val="24"/>
          <w:szCs w:val="24"/>
        </w:rPr>
        <w:t>锥体</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3</w:t>
      </w:r>
      <w:r w:rsidRPr="00920C94">
        <w:rPr>
          <w:rFonts w:ascii="Times New Roman" w:eastAsia="宋体" w:hAnsi="Times New Roman"/>
          <w:sz w:val="24"/>
          <w:szCs w:val="24"/>
        </w:rPr>
        <w:t>多面体与旋转体</w:t>
      </w:r>
      <w:r w:rsidRPr="00920C94">
        <w:rPr>
          <w:rFonts w:ascii="Times New Roman" w:eastAsia="宋体" w:hAnsi="Times New Roman" w:hint="eastAsia"/>
          <w:sz w:val="24"/>
          <w:szCs w:val="24"/>
        </w:rPr>
        <w:t>”和“</w:t>
      </w:r>
      <w:r w:rsidR="006B30EA">
        <w:rPr>
          <w:rFonts w:ascii="Times New Roman" w:eastAsia="宋体" w:hAnsi="Times New Roman"/>
          <w:sz w:val="24"/>
          <w:szCs w:val="24"/>
        </w:rPr>
        <w:t>11.</w:t>
      </w:r>
      <w:r w:rsidRPr="00920C94">
        <w:rPr>
          <w:rFonts w:ascii="Times New Roman" w:eastAsia="宋体" w:hAnsi="Times New Roman"/>
          <w:sz w:val="24"/>
          <w:szCs w:val="24"/>
        </w:rPr>
        <w:t>4</w:t>
      </w:r>
      <w:r w:rsidRPr="00920C94">
        <w:rPr>
          <w:rFonts w:ascii="Times New Roman" w:eastAsia="宋体" w:hAnsi="Times New Roman"/>
          <w:sz w:val="24"/>
          <w:szCs w:val="24"/>
        </w:rPr>
        <w:t>球</w:t>
      </w:r>
      <w:r w:rsidRPr="00920C94">
        <w:rPr>
          <w:rFonts w:ascii="Times New Roman" w:eastAsia="宋体" w:hAnsi="Times New Roman" w:hint="eastAsia"/>
          <w:sz w:val="24"/>
          <w:szCs w:val="24"/>
        </w:rPr>
        <w:t>”</w:t>
      </w:r>
      <w:r w:rsidRPr="00920C94">
        <w:rPr>
          <w:rFonts w:ascii="Times New Roman" w:eastAsia="宋体" w:hAnsi="Times New Roman"/>
          <w:sz w:val="24"/>
          <w:szCs w:val="24"/>
        </w:rPr>
        <w:t>4</w:t>
      </w:r>
      <w:r w:rsidRPr="00920C94">
        <w:rPr>
          <w:rFonts w:ascii="Times New Roman" w:eastAsia="宋体" w:hAnsi="Times New Roman" w:hint="eastAsia"/>
          <w:sz w:val="24"/>
          <w:szCs w:val="24"/>
        </w:rPr>
        <w:t>节．“</w:t>
      </w:r>
      <w:r w:rsidRPr="00920C94">
        <w:rPr>
          <w:rFonts w:ascii="Times New Roman" w:eastAsia="宋体" w:hAnsi="Times New Roman"/>
          <w:sz w:val="24"/>
          <w:szCs w:val="24"/>
        </w:rPr>
        <w:t>柱体</w:t>
      </w:r>
      <w:r w:rsidRPr="00920C94">
        <w:rPr>
          <w:rFonts w:ascii="Times New Roman" w:eastAsia="宋体" w:hAnsi="Times New Roman" w:hint="eastAsia"/>
          <w:sz w:val="24"/>
          <w:szCs w:val="24"/>
        </w:rPr>
        <w:t>”内容包括：</w:t>
      </w:r>
      <w:r w:rsidRPr="00920C94">
        <w:rPr>
          <w:rFonts w:ascii="Times New Roman" w:eastAsia="宋体" w:hAnsi="Times New Roman"/>
          <w:sz w:val="24"/>
          <w:szCs w:val="24"/>
        </w:rPr>
        <w:t>棱柱与圆柱</w:t>
      </w:r>
      <w:r w:rsidRPr="00920C94">
        <w:rPr>
          <w:rFonts w:ascii="Times New Roman" w:eastAsia="宋体" w:hAnsi="Times New Roman" w:hint="eastAsia"/>
          <w:sz w:val="24"/>
          <w:szCs w:val="24"/>
        </w:rPr>
        <w:t>、</w:t>
      </w:r>
      <w:r w:rsidRPr="00920C94">
        <w:rPr>
          <w:rFonts w:ascii="Times New Roman" w:eastAsia="宋体" w:hAnsi="Times New Roman"/>
          <w:sz w:val="24"/>
          <w:szCs w:val="24"/>
        </w:rPr>
        <w:t>柱体的体积</w:t>
      </w:r>
      <w:r w:rsidRPr="00920C94">
        <w:rPr>
          <w:rFonts w:ascii="Times New Roman" w:eastAsia="宋体" w:hAnsi="Times New Roman" w:hint="eastAsia"/>
          <w:sz w:val="24"/>
          <w:szCs w:val="24"/>
        </w:rPr>
        <w:t>、</w:t>
      </w:r>
      <w:r w:rsidRPr="00920C94">
        <w:rPr>
          <w:rFonts w:ascii="Times New Roman" w:eastAsia="宋体" w:hAnsi="Times New Roman"/>
          <w:sz w:val="24"/>
          <w:szCs w:val="24"/>
        </w:rPr>
        <w:t>柱体的表面积</w:t>
      </w:r>
      <w:r w:rsidRPr="00920C94">
        <w:rPr>
          <w:rFonts w:ascii="Times New Roman" w:eastAsia="宋体" w:hAnsi="Times New Roman" w:hint="eastAsia"/>
          <w:sz w:val="24"/>
          <w:szCs w:val="24"/>
        </w:rPr>
        <w:t>．“</w:t>
      </w:r>
      <w:r w:rsidRPr="00920C94">
        <w:rPr>
          <w:rFonts w:ascii="Times New Roman" w:eastAsia="宋体" w:hAnsi="Times New Roman"/>
          <w:sz w:val="24"/>
          <w:szCs w:val="24"/>
        </w:rPr>
        <w:t>锥体</w:t>
      </w:r>
      <w:r w:rsidRPr="00920C94">
        <w:rPr>
          <w:rFonts w:ascii="Times New Roman" w:eastAsia="宋体" w:hAnsi="Times New Roman" w:hint="eastAsia"/>
          <w:sz w:val="24"/>
          <w:szCs w:val="24"/>
        </w:rPr>
        <w:t>”内容包括：</w:t>
      </w:r>
      <w:r w:rsidRPr="00920C94">
        <w:rPr>
          <w:rFonts w:ascii="Times New Roman" w:eastAsia="宋体" w:hAnsi="Times New Roman"/>
          <w:sz w:val="24"/>
          <w:szCs w:val="24"/>
        </w:rPr>
        <w:t>棱锥与圆锥</w:t>
      </w:r>
      <w:r w:rsidRPr="00920C94">
        <w:rPr>
          <w:rFonts w:ascii="Times New Roman" w:eastAsia="宋体" w:hAnsi="Times New Roman" w:hint="eastAsia"/>
          <w:sz w:val="24"/>
          <w:szCs w:val="24"/>
        </w:rPr>
        <w:t>、</w:t>
      </w:r>
      <w:r w:rsidRPr="00920C94">
        <w:rPr>
          <w:rFonts w:ascii="Times New Roman" w:eastAsia="宋体" w:hAnsi="Times New Roman"/>
          <w:sz w:val="24"/>
          <w:szCs w:val="24"/>
        </w:rPr>
        <w:t>锥体的体积</w:t>
      </w:r>
      <w:r w:rsidRPr="00920C94">
        <w:rPr>
          <w:rFonts w:ascii="Times New Roman" w:eastAsia="宋体" w:hAnsi="Times New Roman" w:hint="eastAsia"/>
          <w:sz w:val="24"/>
          <w:szCs w:val="24"/>
        </w:rPr>
        <w:t>、</w:t>
      </w:r>
      <w:r w:rsidRPr="00920C94">
        <w:rPr>
          <w:rFonts w:ascii="Times New Roman" w:eastAsia="宋体" w:hAnsi="Times New Roman"/>
          <w:sz w:val="24"/>
          <w:szCs w:val="24"/>
        </w:rPr>
        <w:t>椎体的表面积</w:t>
      </w:r>
      <w:r w:rsidRPr="00920C94">
        <w:rPr>
          <w:rFonts w:ascii="Times New Roman" w:eastAsia="宋体" w:hAnsi="Times New Roman" w:hint="eastAsia"/>
          <w:sz w:val="24"/>
          <w:szCs w:val="24"/>
        </w:rPr>
        <w:t>．“</w:t>
      </w:r>
      <w:r w:rsidRPr="00920C94">
        <w:rPr>
          <w:rFonts w:ascii="Times New Roman" w:eastAsia="宋体" w:hAnsi="Times New Roman"/>
          <w:sz w:val="24"/>
          <w:szCs w:val="24"/>
        </w:rPr>
        <w:t>多面体与旋转体</w:t>
      </w:r>
      <w:r w:rsidRPr="00920C94">
        <w:rPr>
          <w:rFonts w:ascii="Times New Roman" w:eastAsia="宋体" w:hAnsi="Times New Roman" w:hint="eastAsia"/>
          <w:sz w:val="24"/>
          <w:szCs w:val="24"/>
        </w:rPr>
        <w:t>”内容包括：</w:t>
      </w:r>
      <w:r w:rsidRPr="00920C94">
        <w:rPr>
          <w:rFonts w:ascii="Times New Roman" w:eastAsia="宋体" w:hAnsi="Times New Roman"/>
          <w:sz w:val="24"/>
          <w:szCs w:val="24"/>
        </w:rPr>
        <w:t>多面体</w:t>
      </w:r>
      <w:r w:rsidRPr="00920C94">
        <w:rPr>
          <w:rFonts w:ascii="Times New Roman" w:eastAsia="宋体" w:hAnsi="Times New Roman" w:hint="eastAsia"/>
          <w:sz w:val="24"/>
          <w:szCs w:val="24"/>
        </w:rPr>
        <w:t>、</w:t>
      </w:r>
      <w:r w:rsidRPr="00920C94">
        <w:rPr>
          <w:rFonts w:ascii="Times New Roman" w:eastAsia="宋体" w:hAnsi="Times New Roman"/>
          <w:sz w:val="24"/>
          <w:szCs w:val="24"/>
        </w:rPr>
        <w:t>旋转体</w:t>
      </w:r>
      <w:r w:rsidRPr="00920C94">
        <w:rPr>
          <w:rFonts w:ascii="Times New Roman" w:eastAsia="宋体" w:hAnsi="Times New Roman" w:hint="eastAsia"/>
          <w:sz w:val="24"/>
          <w:szCs w:val="24"/>
        </w:rPr>
        <w:t>．“</w:t>
      </w:r>
      <w:r w:rsidRPr="00920C94">
        <w:rPr>
          <w:rFonts w:ascii="Times New Roman" w:eastAsia="宋体" w:hAnsi="Times New Roman"/>
          <w:sz w:val="24"/>
          <w:szCs w:val="24"/>
        </w:rPr>
        <w:t>球</w:t>
      </w:r>
      <w:r w:rsidRPr="00920C94">
        <w:rPr>
          <w:rFonts w:ascii="Times New Roman" w:eastAsia="宋体" w:hAnsi="Times New Roman" w:hint="eastAsia"/>
          <w:sz w:val="24"/>
          <w:szCs w:val="24"/>
        </w:rPr>
        <w:t>”内容包括：</w:t>
      </w:r>
      <w:r w:rsidRPr="00920C94">
        <w:rPr>
          <w:rFonts w:ascii="Times New Roman" w:eastAsia="宋体" w:hAnsi="Times New Roman"/>
          <w:sz w:val="24"/>
          <w:szCs w:val="24"/>
        </w:rPr>
        <w:t>球</w:t>
      </w:r>
      <w:r w:rsidRPr="00920C94">
        <w:rPr>
          <w:rFonts w:ascii="Times New Roman" w:eastAsia="宋体" w:hAnsi="Times New Roman" w:hint="eastAsia"/>
          <w:sz w:val="24"/>
          <w:szCs w:val="24"/>
        </w:rPr>
        <w:t>、</w:t>
      </w:r>
      <w:r w:rsidRPr="00920C94">
        <w:rPr>
          <w:rFonts w:ascii="Times New Roman" w:eastAsia="宋体" w:hAnsi="Times New Roman"/>
          <w:sz w:val="24"/>
          <w:szCs w:val="24"/>
        </w:rPr>
        <w:t>球的体积</w:t>
      </w:r>
      <w:r w:rsidRPr="00920C94">
        <w:rPr>
          <w:rFonts w:ascii="Times New Roman" w:eastAsia="宋体" w:hAnsi="Times New Roman" w:hint="eastAsia"/>
          <w:sz w:val="24"/>
          <w:szCs w:val="24"/>
        </w:rPr>
        <w:t>、</w:t>
      </w:r>
      <w:r w:rsidRPr="00920C94">
        <w:rPr>
          <w:rFonts w:ascii="Times New Roman" w:eastAsia="宋体" w:hAnsi="Times New Roman"/>
          <w:sz w:val="24"/>
          <w:szCs w:val="24"/>
        </w:rPr>
        <w:t>球的表面积</w:t>
      </w:r>
      <w:r w:rsidRPr="00920C94">
        <w:rPr>
          <w:rFonts w:ascii="Times New Roman" w:eastAsia="宋体" w:hAnsi="Times New Roman" w:hint="eastAsia"/>
          <w:sz w:val="24"/>
          <w:szCs w:val="24"/>
        </w:rPr>
        <w:t>．</w:t>
      </w:r>
    </w:p>
    <w:p w14:paraId="4F976EB5" w14:textId="1A771FE0" w:rsidR="00CA6C12" w:rsidRPr="00920C94" w:rsidRDefault="003A0B98" w:rsidP="004C00FF">
      <w:pPr>
        <w:snapToGrid w:val="0"/>
        <w:spacing w:line="312" w:lineRule="auto"/>
        <w:ind w:firstLineChars="200" w:firstLine="482"/>
        <w:rPr>
          <w:rFonts w:ascii="Times New Roman" w:eastAsia="宋体" w:hAnsi="Times New Roman"/>
          <w:b/>
          <w:bCs/>
          <w:sz w:val="24"/>
          <w:szCs w:val="24"/>
        </w:rPr>
      </w:pPr>
      <w:r w:rsidRPr="00920C94">
        <w:rPr>
          <w:rFonts w:ascii="Times New Roman" w:eastAsia="宋体" w:hAnsi="Times New Roman"/>
          <w:b/>
          <w:bCs/>
          <w:sz w:val="24"/>
          <w:szCs w:val="24"/>
        </w:rPr>
        <w:t>2</w:t>
      </w:r>
      <w:r w:rsidR="006B30EA">
        <w:rPr>
          <w:rFonts w:ascii="Times New Roman" w:eastAsia="宋体" w:hAnsi="Times New Roman"/>
          <w:b/>
          <w:bCs/>
          <w:sz w:val="24"/>
          <w:szCs w:val="24"/>
        </w:rPr>
        <w:t>．</w:t>
      </w:r>
      <w:r w:rsidRPr="00920C94">
        <w:rPr>
          <w:rFonts w:ascii="Times New Roman" w:eastAsia="宋体" w:hAnsi="Times New Roman" w:hint="eastAsia"/>
          <w:b/>
          <w:bCs/>
          <w:sz w:val="24"/>
          <w:szCs w:val="24"/>
        </w:rPr>
        <w:t>教学内容解析</w:t>
      </w:r>
    </w:p>
    <w:p w14:paraId="7F7EF85B" w14:textId="77777777" w:rsidR="001701A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“简单几何体”单元从属于高中数学的“几何与代数”主题之“立体几何初步”．在学习了“</w:t>
      </w:r>
      <w:r w:rsidRPr="00920C94">
        <w:rPr>
          <w:rFonts w:ascii="Times New Roman" w:eastAsia="宋体" w:hAnsi="Times New Roman"/>
          <w:sz w:val="24"/>
          <w:szCs w:val="24"/>
        </w:rPr>
        <w:t>空间直线与平面</w:t>
      </w:r>
      <w:r w:rsidRPr="00920C94">
        <w:rPr>
          <w:rFonts w:ascii="Times New Roman" w:eastAsia="宋体" w:hAnsi="Times New Roman" w:hint="eastAsia"/>
          <w:sz w:val="24"/>
          <w:szCs w:val="24"/>
        </w:rPr>
        <w:t>”后，研究空间几何</w:t>
      </w:r>
      <w:r w:rsidRPr="00920C94">
        <w:rPr>
          <w:rFonts w:ascii="Times New Roman" w:eastAsia="宋体" w:hAnsi="Times New Roman"/>
          <w:sz w:val="24"/>
          <w:szCs w:val="24"/>
        </w:rPr>
        <w:t>体的形状</w:t>
      </w:r>
      <w:r w:rsidRPr="00920C94">
        <w:rPr>
          <w:rFonts w:ascii="Times New Roman" w:eastAsia="宋体" w:hAnsi="Times New Roman" w:hint="eastAsia"/>
          <w:sz w:val="24"/>
          <w:szCs w:val="24"/>
        </w:rPr>
        <w:t>、大小度量</w:t>
      </w:r>
      <w:r w:rsidRPr="00920C94">
        <w:rPr>
          <w:rFonts w:ascii="Times New Roman" w:eastAsia="宋体" w:hAnsi="Times New Roman"/>
          <w:sz w:val="24"/>
          <w:szCs w:val="24"/>
        </w:rPr>
        <w:t>、位置关系</w:t>
      </w:r>
      <w:r w:rsidRPr="00920C94">
        <w:rPr>
          <w:rFonts w:ascii="Times New Roman" w:eastAsia="宋体" w:hAnsi="Times New Roman" w:hint="eastAsia"/>
          <w:sz w:val="24"/>
          <w:szCs w:val="24"/>
        </w:rPr>
        <w:t>，进一步</w:t>
      </w:r>
      <w:r w:rsidRPr="00920C94">
        <w:rPr>
          <w:rFonts w:ascii="Times New Roman" w:eastAsia="宋体" w:hAnsi="Times New Roman"/>
          <w:sz w:val="24"/>
          <w:szCs w:val="24"/>
        </w:rPr>
        <w:t>建立空间观念．</w:t>
      </w:r>
    </w:p>
    <w:p w14:paraId="450ABCC2" w14:textId="77777777" w:rsidR="001701A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柱体先介绍棱柱、圆柱的概念，研究它们的几何特征；再借助祖暅原理得到柱体的体积公式；最后通过平面展开研究它们的表面积．锥体基本重复了上面的研究，只是把锥体体积公式的推导作为探究与实践内容．研究柱体与锥体一方面是在具体几何体的背景下进一步熟悉空间几何推理与证明；同时也通过这种几何推理和证明进一步掌握柱体与锥体的几何特征．</w:t>
      </w:r>
    </w:p>
    <w:p w14:paraId="47F84880" w14:textId="77777777" w:rsidR="00FC67B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在掌握了柱体与锥体几何特征的基础上，提出了多面体与旋转体的概念，这是从特殊到一般的一个总结与概括．多面体重点介绍了五种正多面体；旋转体从圆柱（圆锥）这类矩形（三角形）绕其一边（直角边）旋转，进一步推广为一般平面封闭图形绕其所在平面上的一条定直线旋转，从“直曲面”过渡到“一般曲面”，为后续研究“球”提供依据．</w:t>
      </w:r>
    </w:p>
    <w:p w14:paraId="1B02312A" w14:textId="4C1F99B4" w:rsidR="00D3319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球的研究建立在柱体与锥体研究经验的基础上，依然沿着定义——几何特征——体积——表面积的路径，但研究的复杂程度明显提高：根据祖暅原理，通过构造几何体，用柱体与锥体的体积公式得到球的体积公式；用</w:t>
      </w:r>
      <w:r w:rsidRPr="00920C94">
        <w:rPr>
          <w:rFonts w:ascii="Times New Roman" w:eastAsia="宋体" w:hAnsi="Times New Roman"/>
          <w:sz w:val="24"/>
          <w:szCs w:val="24"/>
        </w:rPr>
        <w:t>球的</w:t>
      </w:r>
      <w:r w:rsidRPr="00920C94">
        <w:rPr>
          <w:rFonts w:ascii="Times New Roman" w:eastAsia="宋体" w:hAnsi="Times New Roman" w:hint="eastAsia"/>
          <w:sz w:val="24"/>
          <w:szCs w:val="24"/>
        </w:rPr>
        <w:t>体积公式与</w:t>
      </w:r>
      <w:r w:rsidRPr="00920C94">
        <w:rPr>
          <w:rFonts w:ascii="Times New Roman" w:eastAsia="宋体" w:hAnsi="Times New Roman"/>
          <w:sz w:val="24"/>
          <w:szCs w:val="24"/>
        </w:rPr>
        <w:t>极</w:t>
      </w:r>
      <w:ins w:id="0" w:author="hxl" w:date="2023-10-13T14:15:00Z">
        <w:r w:rsidR="00FC0E46">
          <w:rPr>
            <w:rFonts w:ascii="Times New Roman" w:eastAsia="宋体" w:hAnsi="Times New Roman" w:hint="eastAsia"/>
            <w:sz w:val="24"/>
            <w:szCs w:val="24"/>
          </w:rPr>
          <w:t>限</w:t>
        </w:r>
      </w:ins>
      <w:r w:rsidR="00920C94">
        <w:rPr>
          <w:rFonts w:ascii="Times New Roman" w:eastAsia="宋体" w:hAnsi="Times New Roman" w:hint="eastAsia"/>
          <w:sz w:val="24"/>
          <w:szCs w:val="24"/>
        </w:rPr>
        <w:t>思想</w:t>
      </w:r>
      <w:r w:rsidRPr="00920C94">
        <w:rPr>
          <w:rFonts w:ascii="Times New Roman" w:eastAsia="宋体" w:hAnsi="Times New Roman"/>
          <w:sz w:val="24"/>
          <w:szCs w:val="24"/>
        </w:rPr>
        <w:t>解释表面积公式</w:t>
      </w:r>
      <w:r w:rsidRPr="00920C94">
        <w:rPr>
          <w:rFonts w:ascii="Times New Roman" w:eastAsia="宋体" w:hAnsi="Times New Roman" w:hint="eastAsia"/>
          <w:sz w:val="24"/>
          <w:szCs w:val="24"/>
        </w:rPr>
        <w:t>．</w:t>
      </w:r>
    </w:p>
    <w:p w14:paraId="3E24E9DB" w14:textId="77777777" w:rsidR="0051623D"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单元让学生运用“空间直线与平面”中的公理与定理开展“简单几何体”的实践研究，进一步理解空间点、线、面的各种关系；运用简单几何体的基本性质与度量关系解决数学问题与实际问题；通过直观感知、操作确认、推理论证、度量计算等，建立空间观念</w:t>
      </w:r>
      <w:r w:rsidRPr="00920C94">
        <w:rPr>
          <w:rFonts w:ascii="Times New Roman" w:eastAsia="宋体" w:hAnsi="Times New Roman"/>
          <w:sz w:val="24"/>
          <w:szCs w:val="24"/>
        </w:rPr>
        <w:t>，发展</w:t>
      </w:r>
      <w:r w:rsidRPr="00920C94">
        <w:rPr>
          <w:rFonts w:ascii="Times New Roman" w:eastAsia="宋体" w:hAnsi="Times New Roman" w:hint="eastAsia"/>
          <w:sz w:val="24"/>
          <w:szCs w:val="24"/>
        </w:rPr>
        <w:t>数学抽象、直观想象、逻辑推理、数学运算等数学</w:t>
      </w:r>
      <w:r w:rsidRPr="00920C94">
        <w:rPr>
          <w:rFonts w:ascii="Times New Roman" w:eastAsia="宋体" w:hAnsi="Times New Roman"/>
          <w:sz w:val="24"/>
          <w:szCs w:val="24"/>
        </w:rPr>
        <w:t>核心素养</w:t>
      </w:r>
      <w:r w:rsidRPr="00920C94">
        <w:rPr>
          <w:rFonts w:ascii="Times New Roman" w:eastAsia="宋体" w:hAnsi="Times New Roman" w:hint="eastAsia"/>
          <w:sz w:val="24"/>
          <w:szCs w:val="24"/>
        </w:rPr>
        <w:t>．</w:t>
      </w:r>
      <w:r w:rsidRPr="00920C94">
        <w:rPr>
          <w:rFonts w:ascii="Times New Roman" w:eastAsia="宋体" w:hAnsi="Times New Roman"/>
          <w:sz w:val="24"/>
          <w:szCs w:val="24"/>
        </w:rPr>
        <w:t xml:space="preserve"> </w:t>
      </w:r>
    </w:p>
    <w:p w14:paraId="292C48FB" w14:textId="77777777" w:rsidR="009A5E3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和上一单元一样，本单元的教学重点仍然是发展学生的几何直观、空间想象，及其相关的逻辑推理能力．只是研究对象变成了柱体、锥体、多面体与旋转体、球；并且增加了体积与表面积的研究．</w:t>
      </w:r>
    </w:p>
    <w:p w14:paraId="22F89788" w14:textId="77777777" w:rsidR="0051623D" w:rsidRPr="00920C94" w:rsidRDefault="0051623D" w:rsidP="004C00FF">
      <w:pPr>
        <w:snapToGrid w:val="0"/>
        <w:spacing w:line="312" w:lineRule="auto"/>
        <w:ind w:firstLineChars="200" w:firstLine="480"/>
        <w:rPr>
          <w:rFonts w:ascii="Times New Roman" w:eastAsia="宋体" w:hAnsi="Times New Roman"/>
          <w:sz w:val="24"/>
          <w:szCs w:val="24"/>
        </w:rPr>
      </w:pPr>
    </w:p>
    <w:p w14:paraId="35DA07C9" w14:textId="77777777" w:rsidR="0063260A" w:rsidRPr="00920C94" w:rsidRDefault="003A0B98" w:rsidP="004C00FF">
      <w:pPr>
        <w:snapToGrid w:val="0"/>
        <w:spacing w:line="312" w:lineRule="auto"/>
        <w:ind w:firstLineChars="200" w:firstLine="482"/>
        <w:rPr>
          <w:rFonts w:ascii="Times New Roman" w:eastAsia="宋体" w:hAnsi="Times New Roman"/>
          <w:b/>
          <w:bCs/>
          <w:sz w:val="24"/>
          <w:szCs w:val="24"/>
        </w:rPr>
      </w:pPr>
      <w:r w:rsidRPr="00920C94">
        <w:rPr>
          <w:rFonts w:ascii="Times New Roman" w:eastAsia="宋体" w:hAnsi="Times New Roman"/>
          <w:b/>
          <w:bCs/>
          <w:sz w:val="24"/>
          <w:szCs w:val="24"/>
        </w:rPr>
        <w:t>3</w:t>
      </w:r>
      <w:r w:rsidR="00920C94">
        <w:rPr>
          <w:rFonts w:ascii="Times New Roman" w:eastAsia="宋体" w:hAnsi="Times New Roman"/>
          <w:b/>
          <w:bCs/>
          <w:sz w:val="24"/>
          <w:szCs w:val="24"/>
        </w:rPr>
        <w:t>．</w:t>
      </w:r>
      <w:r w:rsidRPr="00920C94">
        <w:rPr>
          <w:rFonts w:ascii="Times New Roman" w:eastAsia="宋体" w:hAnsi="Times New Roman" w:hint="eastAsia"/>
          <w:b/>
          <w:bCs/>
          <w:sz w:val="24"/>
          <w:szCs w:val="24"/>
        </w:rPr>
        <w:t>教学内容结构图</w:t>
      </w:r>
    </w:p>
    <w:p w14:paraId="08697986" w14:textId="77777777" w:rsidR="00E0119B" w:rsidRPr="00920C94" w:rsidRDefault="00000000" w:rsidP="004C00FF">
      <w:pPr>
        <w:snapToGrid w:val="0"/>
        <w:spacing w:line="312" w:lineRule="auto"/>
        <w:jc w:val="center"/>
        <w:rPr>
          <w:rFonts w:ascii="Times New Roman" w:eastAsia="宋体" w:hAnsi="Times New Roman"/>
          <w:sz w:val="24"/>
          <w:szCs w:val="24"/>
        </w:rPr>
      </w:pPr>
      <w:r>
        <w:rPr>
          <w:rFonts w:ascii="Times New Roman" w:eastAsia="宋体" w:hAnsi="Times New Roman"/>
          <w:noProof/>
          <w:sz w:val="24"/>
          <w:szCs w:val="24"/>
        </w:rPr>
      </w:r>
      <w:r>
        <w:rPr>
          <w:rFonts w:ascii="Times New Roman" w:eastAsia="宋体" w:hAnsi="Times New Roman"/>
          <w:noProof/>
          <w:sz w:val="24"/>
          <w:szCs w:val="24"/>
        </w:rPr>
        <w:pict w14:anchorId="7624A82A">
          <v:group id="组合 34" o:spid="_x0000_s2286" style="width:400.65pt;height:201.25pt;mso-position-horizontal-relative:char;mso-position-vertical-relative:line" coordsize="84347,42338">
            <o:lock v:ext="edit" aspectratio="t"/>
            <v:shapetype id="_x0000_t202" coordsize="21600,21600" o:spt="202" path="m,l,21600r21600,l21600,xe">
              <v:stroke joinstyle="miter"/>
              <v:path gradientshapeok="t" o:connecttype="rect"/>
            </v:shapetype>
            <v:shape id="文本框 3" o:spid="_x0000_s2307" type="#_x0000_t202" style="position:absolute;left:476;top:12095;width:19794;height:59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" filled="f" strokecolor="black [3213]" strokeweight="1.5pt">
              <v:textbox style="mso-fit-shape-to-text:t" inset="1mm,2mm,1mm,2mm">
                <w:txbxContent>
                  <w:p w14:paraId="649E5B80" w14:textId="77777777" w:rsidR="00FC0E46" w:rsidRPr="00234BF9" w:rsidRDefault="00FC0E46" w:rsidP="00234BF9">
                    <w:pPr>
                      <w:jc w:val="center"/>
                      <w:textAlignment w:val="cente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简单几何体</w:t>
                    </w:r>
                  </w:p>
                </w:txbxContent>
              </v:textbox>
            </v:shape>
            <v:shape id="文本框 4" o:spid="_x0000_s2306" type="#_x0000_t202" style="position:absolute;left:25428;width:19804;height:598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" filled="f" strokecolor="black [3213]" strokeweight="1.5pt">
              <v:textbox style="mso-fit-shape-to-text:t" inset="1mm,2mm,1mm,2mm">
                <w:txbxContent>
                  <w:p w14:paraId="0A819BF4" w14:textId="77777777" w:rsidR="00FC0E46" w:rsidRPr="00234BF9" w:rsidRDefault="00FC0E46" w:rsidP="00234BF9">
                    <w:pPr>
                      <w:jc w:val="center"/>
                      <w:textAlignment w:val="cente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柱体</w:t>
                    </w:r>
                  </w:p>
                </w:txbxContent>
              </v:textbox>
            </v:shape>
            <v:shape id="文本框 5" o:spid="_x0000_s2305" type="#_x0000_t202" style="position:absolute;left:25428;top:8065;width:19804;height:598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" filled="f" strokecolor="black [3213]" strokeweight="1.5pt">
              <v:textbox style="mso-fit-shape-to-text:t" inset="1mm,2mm,1mm,2mm">
                <w:txbxContent>
                  <w:p w14:paraId="635CF3BF" w14:textId="77777777" w:rsidR="00FC0E46" w:rsidRPr="00234BF9" w:rsidRDefault="00FC0E46" w:rsidP="00234BF9">
                    <w:pPr>
                      <w:jc w:val="center"/>
                      <w:textAlignment w:val="cente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锥体</w:t>
                    </w:r>
                  </w:p>
                </w:txbxContent>
              </v:textbox>
            </v:shape>
            <v:shape id="文本框 6" o:spid="_x0000_s2304" type="#_x0000_t202" style="position:absolute;left:25426;top:16130;width:19804;height:598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" filled="f" strokecolor="black [3213]" strokeweight="1.5pt">
              <v:textbox style="mso-fit-shape-to-text:t" inset="1mm,2mm,1mm,2mm">
                <w:txbxContent>
                  <w:p w14:paraId="12D4535B" w14:textId="77777777" w:rsidR="00FC0E46" w:rsidRPr="00234BF9" w:rsidRDefault="00FC0E46" w:rsidP="00234BF9">
                    <w:pPr>
                      <w:jc w:val="center"/>
                      <w:textAlignment w:val="cente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多面体与旋转体</w:t>
                    </w:r>
                  </w:p>
                </w:txbxContent>
              </v:textbox>
            </v:shape>
            <v:shape id="文本框 7" o:spid="_x0000_s2303" type="#_x0000_t202" style="position:absolute;left:25428;top:24195;width:19804;height:59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" filled="f" strokecolor="black [3213]" strokeweight="1.5pt">
              <v:textbox style="mso-fit-shape-to-text:t" inset="1mm,2mm,1mm,2mm">
                <w:txbxContent>
                  <w:p w14:paraId="54A374BB" w14:textId="77777777" w:rsidR="00FC0E46" w:rsidRPr="00234BF9" w:rsidRDefault="00FC0E46" w:rsidP="00234BF9">
                    <w:pPr>
                      <w:jc w:val="center"/>
                      <w:textAlignment w:val="cente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球</w:t>
                    </w:r>
                  </w:p>
                </w:txbxContent>
              </v:textbox>
            </v:shape>
            <v:line id="直接连接符 1096264948" o:spid="_x0000_s2302" style="position:absolute;flip:x;visibility:visible" from="22935,2700" to="2543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" strokecolor="black [3213]" strokeweight="1.5pt">
              <v:stroke joinstyle="miter"/>
              <o:lock v:ext="edit" shapetype="f"/>
            </v:line>
            <v:line id="直接连接符 1844475819" o:spid="_x0000_s2301" style="position:absolute;flip:x;visibility:visible" from="22935,10780" to="25431,10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" strokecolor="black [3213]" strokeweight="1.5pt">
              <v:stroke joinstyle="miter"/>
              <o:lock v:ext="edit" shapetype="f"/>
            </v:line>
            <v:line id="直接连接符 1903928237" o:spid="_x0000_s2300" style="position:absolute;flip:x;visibility:visible" from="22935,18860" to="25431,1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" strokecolor="black [3213]" strokeweight="1.5pt">
              <v:stroke joinstyle="miter"/>
              <o:lock v:ext="edit" shapetype="f"/>
            </v:line>
            <v:line id="直接连接符 1096328209" o:spid="_x0000_s2299" style="position:absolute;flip:x;visibility:visible" from="22935,26941" to="25431,26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" strokecolor="black [3213]" strokeweight="1.5pt">
              <v:stroke joinstyle="miter"/>
              <o:lock v:ext="edit" shapetype="f"/>
            </v:line>
            <v:line id="直接连接符 1363968806" o:spid="_x0000_s2298" style="position:absolute;flip:x;visibility:visible" from="20294,14658" to="22790,14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" strokecolor="black [3213]" strokeweight="1.5pt">
              <v:stroke joinstyle="miter"/>
              <o:lock v:ext="edit" shapetype="f"/>
            </v:line>
            <v:line id="直接连接符 676015189" o:spid="_x0000_s2297" style="position:absolute;visibility:visible" from="22790,2700" to="22790,26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" strokecolor="black [3213]" strokeweight="1.5pt">
              <v:stroke joinstyle="miter"/>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623064084" o:spid="_x0000_s2296" type="#_x0000_t88" style="position:absolute;left:45931;top:2009;width:3168;height:256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" adj="223" strokecolor="black [3213]" strokeweight="1.5pt">
              <v:stroke joinstyle="miter"/>
              <v:textbox inset="1mm,2mm,1mm,2mm"/>
            </v:shape>
            <v:roundrect id="矩形: 圆角 1594497921" o:spid="_x0000_s2295" style="position:absolute;left:49914;top:8575;width:13762;height:12490;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" filled="f" strokecolor="black [3213]" strokeweight="1.5pt">
              <v:stroke joinstyle="miter"/>
              <v:textbox inset="1mm,1mm,1mm,1mm">
                <w:txbxContent>
                  <w:p w14:paraId="3A8CECC5" w14:textId="77777777" w:rsidR="00FC0E46" w:rsidRPr="00234BF9" w:rsidRDefault="00FC0E46" w:rsidP="00234BF9">
                    <w:pPr>
                      <w:jc w:val="cente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研究简单几何体的结构特征</w:t>
                    </w:r>
                  </w:p>
                </w:txbxContent>
              </v:textbox>
            </v:roundrect>
            <v:oval id="椭圆 1983080917" o:spid="_x0000_s2294" style="position:absolute;left:68371;top:9812;width:14848;height:987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" filled="f" strokecolor="black [3213]" strokeweight="1.5pt">
              <v:stroke joinstyle="miter"/>
              <v:textbox inset="1mm,0,1mm,0">
                <w:txbxContent>
                  <w:p w14:paraId="59EC7CEB" w14:textId="77777777" w:rsidR="00FC0E46" w:rsidRPr="00234BF9" w:rsidRDefault="00FC0E46" w:rsidP="00234BF9">
                    <w:pPr>
                      <w:jc w:val="cente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从特殊到一般</w:t>
                    </w:r>
                  </w:p>
                </w:txbxContent>
              </v:textbox>
            </v:oval>
            <v:line id="直接连接符 1652632933" o:spid="_x0000_s2293" style="position:absolute;visibility:visible" from="63676,14820" to="68371,1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" strokecolor="#4472c4 [3204]" strokeweight="1.5pt">
              <v:stroke joinstyle="miter"/>
              <o:lock v:ext="edit" shapetype="f"/>
            </v:line>
            <v:shape id="文本框 25" o:spid="_x0000_s2292" type="#_x0000_t202" style="position:absolute;top:32614;width:10800;height:54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" filled="f" strokecolor="black [3213]" strokeweight="1.5pt">
              <v:textbox style="mso-fit-shape-to-text:t" inset="1mm,2mm,1mm,2mm"/>
            </v:shape>
            <v:shape id="文本框 26" o:spid="_x0000_s2291" type="#_x0000_t202" style="position:absolute;left:10655;top:33399;width:16362;height:566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" filled="f" stroked="f">
              <v:textbox style="mso-fit-shape-to-text:t" inset="1mm,2mm,1mm,2mm">
                <w:txbxContent>
                  <w:p w14:paraId="565B5A7E" w14:textId="77777777" w:rsidR="00FC0E46" w:rsidRPr="00234BF9" w:rsidRDefault="00FC0E46" w:rsidP="00234BF9">
                    <w:pP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基本知识技能</w:t>
                    </w:r>
                  </w:p>
                </w:txbxContent>
              </v:textbox>
            </v:shape>
            <v:roundrect id="矩形: 圆角 1226232151" o:spid="_x0000_s2290" style="position:absolute;left:28670;top:32614;width:10800;height:5400;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" filled="f" strokecolor="black [3213]" strokeweight="1.5pt">
              <v:stroke joinstyle="miter"/>
              <v:textbox inset="1mm,2mm,1mm,2mm"/>
            </v:roundrect>
            <v:shape id="文本框 28" o:spid="_x0000_s2289" type="#_x0000_t202" style="position:absolute;left:39315;top:33410;width:16362;height:566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" filled="f" stroked="f">
              <v:textbox style="mso-fit-shape-to-text:t" inset="1mm,2mm,1mm,2mm">
                <w:txbxContent>
                  <w:p w14:paraId="11E0A2F8" w14:textId="77777777" w:rsidR="00FC0E46" w:rsidRPr="00234BF9" w:rsidRDefault="00FC0E46" w:rsidP="00234BF9">
                    <w:pP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基本活动经验</w:t>
                    </w:r>
                  </w:p>
                </w:txbxContent>
              </v:textbox>
            </v:shape>
            <v:oval id="椭圆 627428517" o:spid="_x0000_s2288" style="position:absolute;left:57340;top:32614;width:10800;height:54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" filled="f" strokecolor="black [3213]" strokeweight="1.5pt">
              <v:stroke joinstyle="miter"/>
              <v:textbox inset="1mm,2mm,1mm,2mm"/>
            </v:oval>
            <v:shape id="文本框 30" o:spid="_x0000_s2287" type="#_x0000_t202" style="position:absolute;left:67979;top:33397;width:16368;height:8941;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" filled="f" stroked="f">
              <v:textbox style="mso-fit-shape-to-text:t" inset="1mm,2mm,1mm,2mm">
                <w:txbxContent>
                  <w:p w14:paraId="208BBEC9" w14:textId="77777777" w:rsidR="00FC0E46" w:rsidRPr="00234BF9" w:rsidRDefault="00FC0E46" w:rsidP="00920C94">
                    <w:pPr>
                      <w:rPr>
                        <w:rFonts w:ascii="宋体" w:eastAsia="宋体" w:hAnsi="宋体"/>
                        <w:color w:val="000000" w:themeColor="text1"/>
                        <w:kern w:val="24"/>
                        <w:sz w:val="24"/>
                        <w:szCs w:val="24"/>
                      </w:rPr>
                    </w:pPr>
                    <w:r w:rsidRPr="00234BF9">
                      <w:rPr>
                        <w:rFonts w:ascii="宋体" w:eastAsia="宋体" w:hAnsi="宋体" w:hint="eastAsia"/>
                        <w:color w:val="000000" w:themeColor="text1"/>
                        <w:kern w:val="24"/>
                        <w:sz w:val="24"/>
                        <w:szCs w:val="24"/>
                      </w:rPr>
                      <w:t>主要思想方法</w:t>
                    </w:r>
                  </w:p>
                  <w:p w14:paraId="2C22DF17" w14:textId="77777777" w:rsidR="00FC0E46" w:rsidRPr="00920C94" w:rsidRDefault="00FC0E46" w:rsidP="00234BF9">
                    <w:pPr>
                      <w:rPr>
                        <w:rFonts w:ascii="宋体" w:eastAsia="宋体" w:hAnsi="宋体"/>
                        <w:color w:val="000000" w:themeColor="text1"/>
                        <w:kern w:val="24"/>
                        <w:sz w:val="24"/>
                        <w:szCs w:val="24"/>
                      </w:rPr>
                    </w:pPr>
                  </w:p>
                </w:txbxContent>
              </v:textbox>
            </v:shape>
            <w10:anchorlock/>
          </v:group>
        </w:pict>
      </w:r>
    </w:p>
    <w:p w14:paraId="5167B271" w14:textId="77777777" w:rsidR="00611C8F" w:rsidRPr="00920C94" w:rsidRDefault="00611C8F" w:rsidP="004C00FF">
      <w:pPr>
        <w:snapToGrid w:val="0"/>
        <w:spacing w:line="312" w:lineRule="auto"/>
        <w:ind w:firstLineChars="200" w:firstLine="480"/>
        <w:rPr>
          <w:rFonts w:ascii="Times New Roman" w:eastAsia="宋体" w:hAnsi="Times New Roman"/>
          <w:sz w:val="24"/>
          <w:szCs w:val="24"/>
        </w:rPr>
      </w:pPr>
    </w:p>
    <w:p w14:paraId="12356BB3" w14:textId="77777777" w:rsidR="00C97CFA" w:rsidRPr="00920C94" w:rsidRDefault="003A0B98" w:rsidP="004C00FF">
      <w:pPr>
        <w:snapToGrid w:val="0"/>
        <w:spacing w:line="312" w:lineRule="auto"/>
        <w:ind w:firstLineChars="200" w:firstLine="482"/>
        <w:rPr>
          <w:rFonts w:ascii="Times New Roman" w:eastAsia="宋体" w:hAnsi="Times New Roman"/>
          <w:b/>
          <w:bCs/>
          <w:sz w:val="24"/>
          <w:szCs w:val="24"/>
        </w:rPr>
      </w:pPr>
      <w:r w:rsidRPr="00920C94">
        <w:rPr>
          <w:rFonts w:ascii="Times New Roman" w:eastAsia="宋体" w:hAnsi="Times New Roman"/>
          <w:b/>
          <w:bCs/>
          <w:sz w:val="24"/>
          <w:szCs w:val="24"/>
        </w:rPr>
        <w:t>4</w:t>
      </w:r>
      <w:r w:rsidR="00920C94">
        <w:rPr>
          <w:rFonts w:ascii="Times New Roman" w:eastAsia="宋体" w:hAnsi="Times New Roman"/>
          <w:b/>
          <w:bCs/>
          <w:sz w:val="24"/>
          <w:szCs w:val="24"/>
        </w:rPr>
        <w:t>．</w:t>
      </w:r>
      <w:r w:rsidRPr="00920C94">
        <w:rPr>
          <w:rFonts w:ascii="Times New Roman" w:eastAsia="宋体" w:hAnsi="Times New Roman" w:hint="eastAsia"/>
          <w:b/>
          <w:bCs/>
          <w:sz w:val="24"/>
          <w:szCs w:val="24"/>
        </w:rPr>
        <w:t>教学建议</w:t>
      </w:r>
    </w:p>
    <w:p w14:paraId="267172EB" w14:textId="77777777" w:rsidR="00C97CFA"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本单元以“空间直线与平面”中学习的公理与定理系统为研究起点，</w:t>
      </w:r>
      <w:r w:rsidRPr="00920C94">
        <w:rPr>
          <w:rFonts w:ascii="Times New Roman" w:eastAsia="宋体" w:hAnsi="Times New Roman"/>
          <w:sz w:val="24"/>
          <w:szCs w:val="24"/>
        </w:rPr>
        <w:t>运用直观感知</w:t>
      </w:r>
      <w:r w:rsidRPr="00920C94">
        <w:rPr>
          <w:rFonts w:ascii="Times New Roman" w:eastAsia="宋体" w:hAnsi="Times New Roman" w:hint="eastAsia"/>
          <w:sz w:val="24"/>
          <w:szCs w:val="24"/>
        </w:rPr>
        <w:t>、</w:t>
      </w:r>
      <w:r w:rsidRPr="00920C94">
        <w:rPr>
          <w:rFonts w:ascii="Times New Roman" w:eastAsia="宋体" w:hAnsi="Times New Roman"/>
          <w:sz w:val="24"/>
          <w:szCs w:val="24"/>
        </w:rPr>
        <w:t>操作确认</w:t>
      </w:r>
      <w:r w:rsidRPr="00920C94">
        <w:rPr>
          <w:rFonts w:ascii="Times New Roman" w:eastAsia="宋体" w:hAnsi="Times New Roman" w:hint="eastAsia"/>
          <w:sz w:val="24"/>
          <w:szCs w:val="24"/>
        </w:rPr>
        <w:t>、</w:t>
      </w:r>
      <w:r w:rsidRPr="00920C94">
        <w:rPr>
          <w:rFonts w:ascii="Times New Roman" w:eastAsia="宋体" w:hAnsi="Times New Roman"/>
          <w:sz w:val="24"/>
          <w:szCs w:val="24"/>
        </w:rPr>
        <w:t>推理论证</w:t>
      </w:r>
      <w:r w:rsidRPr="00920C94">
        <w:rPr>
          <w:rFonts w:ascii="Times New Roman" w:eastAsia="宋体" w:hAnsi="Times New Roman" w:hint="eastAsia"/>
          <w:sz w:val="24"/>
          <w:szCs w:val="24"/>
        </w:rPr>
        <w:t>、</w:t>
      </w:r>
      <w:r w:rsidRPr="00920C94">
        <w:rPr>
          <w:rFonts w:ascii="Times New Roman" w:eastAsia="宋体" w:hAnsi="Times New Roman"/>
          <w:sz w:val="24"/>
          <w:szCs w:val="24"/>
        </w:rPr>
        <w:t>度量计算等方法</w:t>
      </w:r>
      <w:r w:rsidRPr="00920C94">
        <w:rPr>
          <w:rFonts w:ascii="Times New Roman" w:eastAsia="宋体" w:hAnsi="Times New Roman" w:hint="eastAsia"/>
          <w:sz w:val="24"/>
          <w:szCs w:val="24"/>
        </w:rPr>
        <w:t>，</w:t>
      </w:r>
      <w:r w:rsidRPr="00920C94">
        <w:rPr>
          <w:rFonts w:ascii="Times New Roman" w:eastAsia="宋体" w:hAnsi="Times New Roman"/>
          <w:sz w:val="24"/>
          <w:szCs w:val="24"/>
        </w:rPr>
        <w:t>探究空间</w:t>
      </w:r>
      <w:r w:rsidRPr="00920C94">
        <w:rPr>
          <w:rFonts w:ascii="Times New Roman" w:eastAsia="宋体" w:hAnsi="Times New Roman" w:hint="eastAsia"/>
          <w:sz w:val="24"/>
          <w:szCs w:val="24"/>
        </w:rPr>
        <w:t>几何体</w:t>
      </w:r>
      <w:r w:rsidRPr="00920C94">
        <w:rPr>
          <w:rFonts w:ascii="Times New Roman" w:eastAsia="宋体" w:hAnsi="Times New Roman"/>
          <w:sz w:val="24"/>
          <w:szCs w:val="24"/>
        </w:rPr>
        <w:t>的</w:t>
      </w:r>
      <w:r w:rsidRPr="00920C94">
        <w:rPr>
          <w:rFonts w:ascii="Times New Roman" w:eastAsia="宋体" w:hAnsi="Times New Roman" w:hint="eastAsia"/>
          <w:sz w:val="24"/>
          <w:szCs w:val="24"/>
        </w:rPr>
        <w:t>结构</w:t>
      </w:r>
      <w:r w:rsidRPr="00920C94">
        <w:rPr>
          <w:rFonts w:ascii="Times New Roman" w:eastAsia="宋体" w:hAnsi="Times New Roman"/>
          <w:sz w:val="24"/>
          <w:szCs w:val="24"/>
        </w:rPr>
        <w:t>特征</w:t>
      </w:r>
      <w:r w:rsidRPr="00920C94">
        <w:rPr>
          <w:rFonts w:ascii="Times New Roman" w:eastAsia="宋体" w:hAnsi="Times New Roman" w:hint="eastAsia"/>
          <w:sz w:val="24"/>
          <w:szCs w:val="24"/>
        </w:rPr>
        <w:t>，</w:t>
      </w:r>
      <w:r w:rsidRPr="00920C94">
        <w:rPr>
          <w:rFonts w:ascii="Times New Roman" w:eastAsia="宋体" w:hAnsi="Times New Roman"/>
          <w:sz w:val="24"/>
          <w:szCs w:val="24"/>
        </w:rPr>
        <w:t>体会平面图形和空间图形的共性与差异</w:t>
      </w:r>
      <w:r w:rsidRPr="00920C94">
        <w:rPr>
          <w:rFonts w:ascii="Times New Roman" w:eastAsia="宋体" w:hAnsi="Times New Roman" w:hint="eastAsia"/>
          <w:sz w:val="24"/>
          <w:szCs w:val="24"/>
        </w:rPr>
        <w:t>．</w:t>
      </w:r>
    </w:p>
    <w:p w14:paraId="69526062" w14:textId="77777777" w:rsidR="00D318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在教学中，遵循从具体到抽象的原则．建议教师提供实物模型、让同学们制作实物模型或者用电脑软件来呈现空间几何体模型．学生通过观察和操作，形成直观感受，进而</w:t>
      </w:r>
      <w:r w:rsidRPr="00920C94">
        <w:rPr>
          <w:rFonts w:ascii="Times New Roman" w:eastAsia="宋体" w:hAnsi="Times New Roman"/>
          <w:sz w:val="24"/>
          <w:szCs w:val="24"/>
        </w:rPr>
        <w:t>用准确的数学语言</w:t>
      </w:r>
      <w:r w:rsidRPr="00920C94">
        <w:rPr>
          <w:rFonts w:ascii="Times New Roman" w:eastAsia="宋体" w:hAnsi="Times New Roman" w:hint="eastAsia"/>
          <w:sz w:val="24"/>
          <w:szCs w:val="24"/>
        </w:rPr>
        <w:t>刻画，最后得到（或者验证）该空间几何体的概念与性质．</w:t>
      </w:r>
    </w:p>
    <w:p w14:paraId="18488697" w14:textId="77777777" w:rsidR="00D318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教学中还需重视通过空间几何体与平面几何图形的类比来发现问题、思考问题与解决问题．比如二维平面中将多边形分割为若干个三角形，在三维空间中将多面体分割为若干个四面体（三棱锥）等．也为后续空间向量的教学中让同学主动去类比平面向量积累经验，提供思想基础．</w:t>
      </w:r>
    </w:p>
    <w:p w14:paraId="3160136B" w14:textId="77777777" w:rsidR="008C34C1"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简单几何体的教学中会涉及较多的定量问题，比如体积、表面积等计算，但仍需注重以简单几何体为背景模型的定性证明，把本单元作为上一单元知识与方法的实践单元，继续进行空间几何问题（平行、垂直等）的综合论证，用公理与逻辑</w:t>
      </w:r>
      <w:r w:rsidRPr="00920C94">
        <w:rPr>
          <w:rFonts w:ascii="Times New Roman" w:eastAsia="宋体" w:hAnsi="Times New Roman"/>
          <w:sz w:val="24"/>
          <w:szCs w:val="24"/>
        </w:rPr>
        <w:t>建立</w:t>
      </w:r>
      <w:proofErr w:type="gramStart"/>
      <w:r w:rsidRPr="00920C94">
        <w:rPr>
          <w:rFonts w:ascii="Times New Roman" w:eastAsia="宋体" w:hAnsi="Times New Roman" w:hint="eastAsia"/>
          <w:sz w:val="24"/>
          <w:szCs w:val="24"/>
        </w:rPr>
        <w:t>起</w:t>
      </w:r>
      <w:r w:rsidRPr="00920C94">
        <w:rPr>
          <w:rFonts w:ascii="Times New Roman" w:eastAsia="宋体" w:hAnsi="Times New Roman"/>
          <w:sz w:val="24"/>
          <w:szCs w:val="24"/>
        </w:rPr>
        <w:t>空间</w:t>
      </w:r>
      <w:proofErr w:type="gramEnd"/>
      <w:r w:rsidRPr="00920C94">
        <w:rPr>
          <w:rFonts w:ascii="Times New Roman" w:eastAsia="宋体" w:hAnsi="Times New Roman"/>
          <w:sz w:val="24"/>
          <w:szCs w:val="24"/>
        </w:rPr>
        <w:t>观念．</w:t>
      </w:r>
    </w:p>
    <w:p w14:paraId="4DD5AB10" w14:textId="77777777" w:rsidR="007C1084" w:rsidRDefault="007C1084" w:rsidP="004C00FF">
      <w:pPr>
        <w:snapToGrid w:val="0"/>
        <w:spacing w:line="312" w:lineRule="auto"/>
        <w:ind w:firstLineChars="200" w:firstLine="480"/>
        <w:rPr>
          <w:rFonts w:ascii="Times New Roman" w:eastAsia="宋体" w:hAnsi="Times New Roman"/>
          <w:sz w:val="24"/>
          <w:szCs w:val="24"/>
        </w:rPr>
      </w:pPr>
    </w:p>
    <w:p w14:paraId="191071B0" w14:textId="4C04621B" w:rsidR="00666042" w:rsidRDefault="00666042" w:rsidP="004C00FF">
      <w:pPr>
        <w:snapToGrid w:val="0"/>
        <w:spacing w:line="312" w:lineRule="auto"/>
        <w:ind w:firstLineChars="200" w:firstLine="480"/>
        <w:rPr>
          <w:rFonts w:ascii="Times New Roman" w:eastAsia="宋体" w:hAnsi="Times New Roman"/>
          <w:sz w:val="24"/>
          <w:szCs w:val="24"/>
        </w:rPr>
      </w:pPr>
    </w:p>
    <w:p w14:paraId="5F348783" w14:textId="7D3FA765" w:rsidR="0047425B" w:rsidRDefault="0047425B" w:rsidP="004C00FF">
      <w:pPr>
        <w:snapToGrid w:val="0"/>
        <w:spacing w:line="312" w:lineRule="auto"/>
        <w:ind w:firstLineChars="200" w:firstLine="480"/>
        <w:rPr>
          <w:rFonts w:ascii="Times New Roman" w:eastAsia="宋体" w:hAnsi="Times New Roman"/>
          <w:sz w:val="24"/>
          <w:szCs w:val="24"/>
        </w:rPr>
      </w:pPr>
    </w:p>
    <w:p w14:paraId="0E05C2BC" w14:textId="0E0C4F49" w:rsidR="0047425B" w:rsidRDefault="0047425B" w:rsidP="004C00FF">
      <w:pPr>
        <w:snapToGrid w:val="0"/>
        <w:spacing w:line="312" w:lineRule="auto"/>
        <w:ind w:firstLineChars="200" w:firstLine="480"/>
        <w:rPr>
          <w:rFonts w:ascii="Times New Roman" w:eastAsia="宋体" w:hAnsi="Times New Roman"/>
          <w:sz w:val="24"/>
          <w:szCs w:val="24"/>
        </w:rPr>
      </w:pPr>
    </w:p>
    <w:p w14:paraId="094A64B6" w14:textId="06064EA5" w:rsidR="0047425B" w:rsidRDefault="0047425B" w:rsidP="004C00FF">
      <w:pPr>
        <w:snapToGrid w:val="0"/>
        <w:spacing w:line="312" w:lineRule="auto"/>
        <w:ind w:firstLineChars="200" w:firstLine="480"/>
        <w:rPr>
          <w:rFonts w:ascii="Times New Roman" w:eastAsia="宋体" w:hAnsi="Times New Roman"/>
          <w:sz w:val="24"/>
          <w:szCs w:val="24"/>
        </w:rPr>
      </w:pPr>
    </w:p>
    <w:p w14:paraId="3B03D015" w14:textId="77777777" w:rsidR="0047425B" w:rsidRPr="00920C94" w:rsidRDefault="0047425B" w:rsidP="004C00FF">
      <w:pPr>
        <w:snapToGrid w:val="0"/>
        <w:spacing w:line="312" w:lineRule="auto"/>
        <w:ind w:firstLineChars="200" w:firstLine="480"/>
        <w:rPr>
          <w:rFonts w:ascii="Times New Roman" w:eastAsia="宋体" w:hAnsi="Times New Roman"/>
          <w:sz w:val="24"/>
          <w:szCs w:val="24"/>
        </w:rPr>
      </w:pPr>
    </w:p>
    <w:p w14:paraId="26E61D7E" w14:textId="77777777" w:rsidR="00F4787C" w:rsidRPr="00920C94" w:rsidRDefault="003A0B98" w:rsidP="004C00FF">
      <w:pPr>
        <w:snapToGrid w:val="0"/>
        <w:spacing w:line="312" w:lineRule="auto"/>
        <w:ind w:firstLineChars="200" w:firstLine="482"/>
        <w:rPr>
          <w:rFonts w:ascii="Times New Roman" w:eastAsia="宋体" w:hAnsi="Times New Roman"/>
          <w:b/>
          <w:bCs/>
          <w:sz w:val="24"/>
          <w:szCs w:val="24"/>
        </w:rPr>
      </w:pPr>
      <w:r w:rsidRPr="00920C94">
        <w:rPr>
          <w:rFonts w:ascii="Times New Roman" w:eastAsia="宋体" w:hAnsi="Times New Roman" w:hint="eastAsia"/>
          <w:b/>
          <w:bCs/>
          <w:sz w:val="24"/>
          <w:szCs w:val="24"/>
        </w:rPr>
        <w:lastRenderedPageBreak/>
        <w:t>二、单元教学目标</w:t>
      </w:r>
    </w:p>
    <w:p w14:paraId="3ACE205D" w14:textId="77777777" w:rsidR="00F4787C" w:rsidRPr="00920C94" w:rsidRDefault="003A0B98" w:rsidP="004C00FF">
      <w:pPr>
        <w:snapToGrid w:val="0"/>
        <w:spacing w:line="312" w:lineRule="auto"/>
        <w:jc w:val="center"/>
        <w:rPr>
          <w:rFonts w:ascii="Times New Roman" w:eastAsia="宋体" w:hAnsi="Times New Roman"/>
          <w:b/>
          <w:sz w:val="28"/>
          <w:szCs w:val="28"/>
        </w:rPr>
      </w:pPr>
      <w:r w:rsidRPr="00074558">
        <w:rPr>
          <w:rFonts w:ascii="Times New Roman" w:eastAsia="宋体" w:hAnsi="Times New Roman" w:hint="eastAsia"/>
          <w:b/>
          <w:sz w:val="28"/>
          <w:szCs w:val="28"/>
        </w:rPr>
        <w:t>表</w:t>
      </w:r>
      <w:r w:rsidR="00920C94">
        <w:rPr>
          <w:rFonts w:ascii="Times New Roman" w:eastAsia="宋体" w:hAnsi="Times New Roman"/>
          <w:b/>
          <w:sz w:val="28"/>
          <w:szCs w:val="28"/>
        </w:rPr>
        <w:t>1</w:t>
      </w:r>
      <w:r w:rsidRPr="00920C94">
        <w:rPr>
          <w:rFonts w:ascii="Times New Roman" w:eastAsia="宋体" w:hAnsi="Times New Roman" w:hint="eastAsia"/>
          <w:b/>
          <w:sz w:val="28"/>
          <w:szCs w:val="28"/>
        </w:rPr>
        <w:t>：单元教学目标</w:t>
      </w:r>
    </w:p>
    <w:tbl>
      <w:tblPr>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835"/>
        <w:gridCol w:w="1276"/>
        <w:gridCol w:w="2126"/>
        <w:gridCol w:w="1984"/>
      </w:tblGrid>
      <w:tr w:rsidR="00F4787C" w:rsidRPr="00DC1C5F" w14:paraId="4FA07149" w14:textId="77777777" w:rsidTr="00F4787C">
        <w:trPr>
          <w:trHeight w:val="224"/>
        </w:trPr>
        <w:tc>
          <w:tcPr>
            <w:tcW w:w="1277" w:type="dxa"/>
            <w:shd w:val="clear" w:color="auto" w:fill="D9D9D9" w:themeFill="background1" w:themeFillShade="D9"/>
            <w:vAlign w:val="center"/>
          </w:tcPr>
          <w:p w14:paraId="10BC75C4" w14:textId="77777777" w:rsidR="00F4787C" w:rsidRPr="00920C94" w:rsidRDefault="003A0B98" w:rsidP="004C00FF">
            <w:pPr>
              <w:widowControl/>
              <w:snapToGrid w:val="0"/>
              <w:spacing w:line="312" w:lineRule="auto"/>
              <w:jc w:val="center"/>
              <w:rPr>
                <w:rFonts w:ascii="Times New Roman" w:eastAsia="宋体" w:hAnsi="Times New Roman" w:cs="宋体"/>
                <w:color w:val="000000"/>
                <w:kern w:val="0"/>
                <w:szCs w:val="21"/>
              </w:rPr>
            </w:pPr>
            <w:r w:rsidRPr="00920C94">
              <w:rPr>
                <w:rFonts w:ascii="Times New Roman" w:eastAsia="宋体" w:hAnsi="Times New Roman" w:cs="宋体" w:hint="eastAsia"/>
                <w:color w:val="000000"/>
                <w:kern w:val="0"/>
                <w:szCs w:val="21"/>
              </w:rPr>
              <w:t>目标序号</w:t>
            </w:r>
          </w:p>
        </w:tc>
        <w:tc>
          <w:tcPr>
            <w:tcW w:w="2835" w:type="dxa"/>
            <w:shd w:val="clear" w:color="auto" w:fill="D9D9D9" w:themeFill="background1" w:themeFillShade="D9"/>
            <w:noWrap/>
            <w:vAlign w:val="center"/>
            <w:hideMark/>
          </w:tcPr>
          <w:p w14:paraId="28FE9BD9" w14:textId="77777777" w:rsidR="00F4787C" w:rsidRPr="00920C94" w:rsidRDefault="003A0B98" w:rsidP="004C00FF">
            <w:pPr>
              <w:widowControl/>
              <w:snapToGrid w:val="0"/>
              <w:spacing w:line="312" w:lineRule="auto"/>
              <w:jc w:val="center"/>
              <w:rPr>
                <w:rFonts w:ascii="Times New Roman" w:eastAsia="宋体" w:hAnsi="Times New Roman" w:cs="宋体"/>
                <w:color w:val="000000"/>
                <w:kern w:val="0"/>
                <w:szCs w:val="21"/>
              </w:rPr>
            </w:pPr>
            <w:r w:rsidRPr="00920C94">
              <w:rPr>
                <w:rFonts w:ascii="Times New Roman" w:eastAsia="宋体" w:hAnsi="Times New Roman" w:cs="宋体" w:hint="eastAsia"/>
                <w:color w:val="000000"/>
                <w:kern w:val="0"/>
                <w:szCs w:val="21"/>
              </w:rPr>
              <w:t>目标描述</w:t>
            </w:r>
          </w:p>
        </w:tc>
        <w:tc>
          <w:tcPr>
            <w:tcW w:w="1276" w:type="dxa"/>
            <w:shd w:val="clear" w:color="auto" w:fill="D9D9D9" w:themeFill="background1" w:themeFillShade="D9"/>
            <w:vAlign w:val="center"/>
          </w:tcPr>
          <w:p w14:paraId="4AAD9DC9" w14:textId="77777777" w:rsidR="00F4787C" w:rsidRPr="00920C94" w:rsidRDefault="003A0B98" w:rsidP="004C00FF">
            <w:pPr>
              <w:widowControl/>
              <w:snapToGrid w:val="0"/>
              <w:spacing w:line="312" w:lineRule="auto"/>
              <w:jc w:val="center"/>
              <w:rPr>
                <w:rFonts w:ascii="Times New Roman" w:eastAsia="宋体" w:hAnsi="Times New Roman" w:cs="宋体"/>
                <w:color w:val="000000"/>
                <w:kern w:val="0"/>
                <w:szCs w:val="21"/>
              </w:rPr>
            </w:pPr>
            <w:r w:rsidRPr="00920C94">
              <w:rPr>
                <w:rFonts w:ascii="Times New Roman" w:eastAsia="宋体" w:hAnsi="Times New Roman" w:cs="宋体" w:hint="eastAsia"/>
                <w:color w:val="000000"/>
                <w:kern w:val="0"/>
                <w:szCs w:val="21"/>
              </w:rPr>
              <w:t>学习水平</w:t>
            </w:r>
          </w:p>
        </w:tc>
        <w:tc>
          <w:tcPr>
            <w:tcW w:w="2126" w:type="dxa"/>
            <w:shd w:val="clear" w:color="auto" w:fill="D9D9D9" w:themeFill="background1" w:themeFillShade="D9"/>
            <w:noWrap/>
            <w:vAlign w:val="center"/>
            <w:hideMark/>
          </w:tcPr>
          <w:p w14:paraId="018B0C94" w14:textId="77777777" w:rsidR="00F4787C" w:rsidRPr="00920C94" w:rsidRDefault="003A0B98" w:rsidP="004C00FF">
            <w:pPr>
              <w:widowControl/>
              <w:snapToGrid w:val="0"/>
              <w:spacing w:line="312" w:lineRule="auto"/>
              <w:jc w:val="center"/>
              <w:rPr>
                <w:rFonts w:ascii="Times New Roman" w:eastAsia="宋体" w:hAnsi="Times New Roman" w:cs="宋体"/>
                <w:kern w:val="0"/>
                <w:szCs w:val="21"/>
              </w:rPr>
            </w:pPr>
            <w:r w:rsidRPr="00920C94">
              <w:rPr>
                <w:rFonts w:ascii="Times New Roman" w:eastAsia="宋体" w:hAnsi="Times New Roman" w:cs="宋体" w:hint="eastAsia"/>
                <w:kern w:val="0"/>
                <w:szCs w:val="21"/>
              </w:rPr>
              <w:t>对应学习要点</w:t>
            </w:r>
          </w:p>
          <w:p w14:paraId="4E6E3419" w14:textId="77777777" w:rsidR="00F4787C" w:rsidRPr="00920C94" w:rsidRDefault="003A0B98" w:rsidP="004C00FF">
            <w:pPr>
              <w:widowControl/>
              <w:snapToGrid w:val="0"/>
              <w:spacing w:line="312" w:lineRule="auto"/>
              <w:jc w:val="center"/>
              <w:rPr>
                <w:rFonts w:ascii="Times New Roman" w:eastAsia="宋体" w:hAnsi="Times New Roman" w:cs="宋体"/>
                <w:kern w:val="0"/>
                <w:szCs w:val="21"/>
              </w:rPr>
            </w:pPr>
            <w:r w:rsidRPr="00920C94">
              <w:rPr>
                <w:rFonts w:ascii="Times New Roman" w:eastAsia="宋体" w:hAnsi="Times New Roman" w:cs="宋体" w:hint="eastAsia"/>
                <w:kern w:val="0"/>
                <w:szCs w:val="21"/>
              </w:rPr>
              <w:t>（可多个）</w:t>
            </w:r>
          </w:p>
        </w:tc>
        <w:tc>
          <w:tcPr>
            <w:tcW w:w="1984" w:type="dxa"/>
            <w:shd w:val="clear" w:color="auto" w:fill="D9D9D9" w:themeFill="background1" w:themeFillShade="D9"/>
            <w:noWrap/>
            <w:vAlign w:val="center"/>
            <w:hideMark/>
          </w:tcPr>
          <w:p w14:paraId="74D194F9" w14:textId="77777777" w:rsidR="00F4787C" w:rsidRPr="00920C94" w:rsidRDefault="003A0B98" w:rsidP="004C00FF">
            <w:pPr>
              <w:widowControl/>
              <w:snapToGrid w:val="0"/>
              <w:spacing w:line="312" w:lineRule="auto"/>
              <w:jc w:val="center"/>
              <w:rPr>
                <w:rFonts w:ascii="Times New Roman" w:eastAsia="宋体" w:hAnsi="Times New Roman" w:cs="宋体"/>
                <w:kern w:val="0"/>
                <w:szCs w:val="21"/>
              </w:rPr>
            </w:pPr>
            <w:r w:rsidRPr="00920C94">
              <w:rPr>
                <w:rFonts w:ascii="Times New Roman" w:eastAsia="宋体" w:hAnsi="Times New Roman" w:cs="宋体" w:hint="eastAsia"/>
                <w:kern w:val="0"/>
                <w:szCs w:val="21"/>
              </w:rPr>
              <w:t>对应学科核心素养</w:t>
            </w:r>
          </w:p>
          <w:p w14:paraId="274CFD5C" w14:textId="77777777" w:rsidR="00F4787C" w:rsidRPr="00920C94" w:rsidRDefault="003A0B98" w:rsidP="004C00FF">
            <w:pPr>
              <w:widowControl/>
              <w:snapToGrid w:val="0"/>
              <w:spacing w:line="312" w:lineRule="auto"/>
              <w:jc w:val="center"/>
              <w:rPr>
                <w:rFonts w:ascii="Times New Roman" w:eastAsia="宋体" w:hAnsi="Times New Roman" w:cs="宋体"/>
                <w:kern w:val="0"/>
                <w:szCs w:val="21"/>
              </w:rPr>
            </w:pPr>
            <w:r w:rsidRPr="00920C94">
              <w:rPr>
                <w:rFonts w:ascii="Times New Roman" w:eastAsia="宋体" w:hAnsi="Times New Roman" w:cs="宋体" w:hint="eastAsia"/>
                <w:kern w:val="0"/>
                <w:szCs w:val="21"/>
              </w:rPr>
              <w:t>（可多个）</w:t>
            </w:r>
          </w:p>
        </w:tc>
      </w:tr>
      <w:tr w:rsidR="00F4787C" w:rsidRPr="00DC1C5F" w14:paraId="121AD30F" w14:textId="77777777" w:rsidTr="002F04DA">
        <w:trPr>
          <w:trHeight w:val="224"/>
        </w:trPr>
        <w:tc>
          <w:tcPr>
            <w:tcW w:w="1277" w:type="dxa"/>
            <w:shd w:val="clear" w:color="auto" w:fill="E2EFD9" w:themeFill="accent6" w:themeFillTint="33"/>
            <w:vAlign w:val="center"/>
          </w:tcPr>
          <w:p w14:paraId="5926E691" w14:textId="77777777" w:rsidR="00F4787C" w:rsidRPr="00920C94" w:rsidRDefault="003A0B98" w:rsidP="004C00FF">
            <w:pPr>
              <w:widowControl/>
              <w:snapToGrid w:val="0"/>
              <w:spacing w:line="312" w:lineRule="auto"/>
              <w:jc w:val="center"/>
              <w:rPr>
                <w:rFonts w:ascii="Times New Roman" w:eastAsia="宋体" w:hAnsi="Times New Roman"/>
                <w:color w:val="000000"/>
                <w:szCs w:val="21"/>
              </w:rPr>
            </w:pPr>
            <w:r w:rsidRPr="00920C94">
              <w:rPr>
                <w:rFonts w:ascii="Times New Roman" w:eastAsia="宋体" w:hAnsi="Times New Roman"/>
                <w:color w:val="000000"/>
                <w:szCs w:val="21"/>
              </w:rPr>
              <w:t>UN1001</w:t>
            </w:r>
          </w:p>
        </w:tc>
        <w:tc>
          <w:tcPr>
            <w:tcW w:w="2835" w:type="dxa"/>
            <w:shd w:val="clear" w:color="auto" w:fill="E2EFD9" w:themeFill="accent6" w:themeFillTint="33"/>
            <w:noWrap/>
            <w:vAlign w:val="center"/>
          </w:tcPr>
          <w:p w14:paraId="44683BD7" w14:textId="77777777" w:rsidR="00F4787C" w:rsidRPr="00920C94" w:rsidRDefault="003A0B98" w:rsidP="004C00FF">
            <w:pPr>
              <w:widowControl/>
              <w:snapToGrid w:val="0"/>
              <w:spacing w:line="312" w:lineRule="auto"/>
              <w:rPr>
                <w:rFonts w:ascii="Times New Roman" w:eastAsia="宋体" w:hAnsi="Times New Roman"/>
                <w:color w:val="000000"/>
                <w:sz w:val="24"/>
                <w:szCs w:val="24"/>
              </w:rPr>
            </w:pPr>
            <w:r w:rsidRPr="00920C94">
              <w:rPr>
                <w:rFonts w:ascii="Times New Roman" w:eastAsia="宋体" w:hAnsi="Times New Roman" w:hint="eastAsia"/>
                <w:sz w:val="24"/>
                <w:szCs w:val="24"/>
              </w:rPr>
              <w:t>了解棱柱的概念和结构特征，了解</w:t>
            </w:r>
            <w:r w:rsidRPr="00920C94">
              <w:rPr>
                <w:rFonts w:ascii="Times New Roman" w:eastAsia="宋体" w:hAnsi="Times New Roman"/>
                <w:sz w:val="24"/>
                <w:szCs w:val="24"/>
              </w:rPr>
              <w:t>圆柱的概念和结构特征</w:t>
            </w:r>
          </w:p>
        </w:tc>
        <w:tc>
          <w:tcPr>
            <w:tcW w:w="1276" w:type="dxa"/>
            <w:shd w:val="clear" w:color="auto" w:fill="E2EFD9" w:themeFill="accent6" w:themeFillTint="33"/>
            <w:vAlign w:val="center"/>
          </w:tcPr>
          <w:p w14:paraId="6DCC87E9" w14:textId="49519B48" w:rsidR="00F4787C" w:rsidRPr="00920C94" w:rsidRDefault="003A0B9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t>L0</w:t>
            </w:r>
            <w:r w:rsidR="00DE1839">
              <w:rPr>
                <w:rFonts w:ascii="Times New Roman" w:eastAsia="宋体" w:hAnsi="Times New Roman"/>
                <w:color w:val="000000"/>
                <w:sz w:val="24"/>
                <w:szCs w:val="24"/>
              </w:rPr>
              <w:t>2</w:t>
            </w:r>
          </w:p>
        </w:tc>
        <w:tc>
          <w:tcPr>
            <w:tcW w:w="2126" w:type="dxa"/>
            <w:shd w:val="clear" w:color="auto" w:fill="E2EFD9" w:themeFill="accent6" w:themeFillTint="33"/>
            <w:noWrap/>
            <w:vAlign w:val="center"/>
          </w:tcPr>
          <w:p w14:paraId="5A86E98F" w14:textId="77777777" w:rsidR="00F4787C" w:rsidRPr="00920C94" w:rsidRDefault="003A0B9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棱柱的概念、棱柱的结构特征、圆柱的概念、圆柱的结构特征</w:t>
            </w:r>
          </w:p>
        </w:tc>
        <w:tc>
          <w:tcPr>
            <w:tcW w:w="1984" w:type="dxa"/>
            <w:shd w:val="clear" w:color="auto" w:fill="E2EFD9" w:themeFill="accent6" w:themeFillTint="33"/>
            <w:noWrap/>
            <w:vAlign w:val="center"/>
          </w:tcPr>
          <w:p w14:paraId="04BAECCB" w14:textId="77777777" w:rsidR="00F4787C" w:rsidRPr="00920C94" w:rsidRDefault="003A0B98" w:rsidP="004C00FF">
            <w:pPr>
              <w:widowControl/>
              <w:snapToGrid w:val="0"/>
              <w:spacing w:line="312" w:lineRule="auto"/>
              <w:jc w:val="center"/>
              <w:rPr>
                <w:rFonts w:ascii="Times New Roman" w:eastAsia="宋体" w:hAnsi="Times New Roman"/>
                <w:color w:val="000000"/>
                <w:szCs w:val="21"/>
              </w:rPr>
            </w:pPr>
            <w:r w:rsidRPr="00920C94">
              <w:rPr>
                <w:rFonts w:ascii="Times New Roman" w:eastAsia="宋体" w:hAnsi="Times New Roman"/>
                <w:color w:val="000000"/>
                <w:szCs w:val="21"/>
              </w:rPr>
              <w:t>SXL1</w:t>
            </w:r>
            <w:r w:rsidRPr="00920C94">
              <w:rPr>
                <w:rFonts w:ascii="Times New Roman" w:eastAsia="宋体" w:hAnsi="Times New Roman" w:hint="eastAsia"/>
                <w:color w:val="000000"/>
                <w:szCs w:val="21"/>
              </w:rPr>
              <w:t>、</w:t>
            </w:r>
            <w:r w:rsidRPr="00920C94">
              <w:rPr>
                <w:rFonts w:ascii="Times New Roman" w:eastAsia="宋体" w:hAnsi="Times New Roman"/>
                <w:color w:val="000000"/>
                <w:szCs w:val="21"/>
              </w:rPr>
              <w:t>SXL2</w:t>
            </w:r>
            <w:r w:rsidRPr="00920C94">
              <w:rPr>
                <w:rFonts w:ascii="Times New Roman" w:eastAsia="宋体" w:hAnsi="Times New Roman" w:hint="eastAsia"/>
                <w:color w:val="000000"/>
                <w:szCs w:val="21"/>
              </w:rPr>
              <w:t>、</w:t>
            </w:r>
            <w:r w:rsidRPr="00920C94">
              <w:rPr>
                <w:rFonts w:ascii="Times New Roman" w:eastAsia="宋体" w:hAnsi="Times New Roman"/>
                <w:color w:val="000000"/>
                <w:szCs w:val="21"/>
              </w:rPr>
              <w:t>SXL4</w:t>
            </w:r>
          </w:p>
        </w:tc>
      </w:tr>
      <w:tr w:rsidR="00074558" w:rsidRPr="00DC1C5F" w14:paraId="2B57EFFA" w14:textId="77777777" w:rsidTr="00FC0E46">
        <w:trPr>
          <w:trHeight w:val="224"/>
        </w:trPr>
        <w:tc>
          <w:tcPr>
            <w:tcW w:w="1277" w:type="dxa"/>
            <w:shd w:val="clear" w:color="auto" w:fill="E2EFD9" w:themeFill="accent6" w:themeFillTint="33"/>
            <w:vAlign w:val="center"/>
          </w:tcPr>
          <w:p w14:paraId="2A1F997A" w14:textId="77777777" w:rsidR="00074558" w:rsidRPr="00920C94" w:rsidRDefault="0007455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Cs w:val="21"/>
              </w:rPr>
              <w:t>UN10</w:t>
            </w:r>
            <w:r w:rsidRPr="00920C94">
              <w:rPr>
                <w:rFonts w:ascii="Times New Roman" w:eastAsia="宋体" w:hAnsi="Times New Roman"/>
                <w:color w:val="000000"/>
                <w:sz w:val="20"/>
                <w:szCs w:val="20"/>
              </w:rPr>
              <w:t>02</w:t>
            </w:r>
          </w:p>
        </w:tc>
        <w:tc>
          <w:tcPr>
            <w:tcW w:w="2835" w:type="dxa"/>
            <w:shd w:val="clear" w:color="auto" w:fill="E2EFD9" w:themeFill="accent6" w:themeFillTint="33"/>
            <w:noWrap/>
            <w:vAlign w:val="center"/>
          </w:tcPr>
          <w:p w14:paraId="194FAB8C" w14:textId="77777777" w:rsidR="00074558" w:rsidRPr="00920C94" w:rsidRDefault="00074558" w:rsidP="004C00FF">
            <w:pPr>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了解</w:t>
            </w:r>
            <w:r w:rsidRPr="00920C94">
              <w:rPr>
                <w:rFonts w:ascii="Times New Roman" w:eastAsia="宋体" w:hAnsi="Times New Roman"/>
                <w:sz w:val="24"/>
                <w:szCs w:val="24"/>
              </w:rPr>
              <w:t>祖暅原理</w:t>
            </w:r>
            <w:r w:rsidRPr="00920C94">
              <w:rPr>
                <w:rFonts w:ascii="Times New Roman" w:eastAsia="宋体" w:hAnsi="Times New Roman" w:hint="eastAsia"/>
                <w:sz w:val="24"/>
                <w:szCs w:val="24"/>
              </w:rPr>
              <w:t>，经历利</w:t>
            </w:r>
            <w:r w:rsidRPr="00920C94">
              <w:rPr>
                <w:rFonts w:ascii="Times New Roman" w:eastAsia="宋体" w:hAnsi="Times New Roman"/>
                <w:sz w:val="24"/>
                <w:szCs w:val="24"/>
              </w:rPr>
              <w:t>用祖暅原理推导</w:t>
            </w:r>
            <w:r w:rsidRPr="00920C94">
              <w:rPr>
                <w:rFonts w:ascii="Times New Roman" w:eastAsia="宋体" w:hAnsi="Times New Roman" w:hint="eastAsia"/>
                <w:sz w:val="24"/>
                <w:szCs w:val="24"/>
              </w:rPr>
              <w:t>柱体的体积计算公式的过程，知道</w:t>
            </w:r>
            <w:r w:rsidRPr="00920C94">
              <w:rPr>
                <w:rFonts w:ascii="Times New Roman" w:eastAsia="宋体" w:hAnsi="Times New Roman"/>
                <w:sz w:val="24"/>
                <w:szCs w:val="24"/>
              </w:rPr>
              <w:t>直棱柱和圆柱的表面积计算公式</w:t>
            </w:r>
            <w:r w:rsidRPr="00920C94">
              <w:rPr>
                <w:rFonts w:ascii="Times New Roman" w:eastAsia="宋体" w:hAnsi="Times New Roman" w:hint="eastAsia"/>
                <w:sz w:val="24"/>
                <w:szCs w:val="24"/>
              </w:rPr>
              <w:t>，</w:t>
            </w:r>
            <w:r w:rsidRPr="00920C94">
              <w:rPr>
                <w:rFonts w:ascii="Times New Roman" w:eastAsia="宋体" w:hAnsi="Times New Roman"/>
                <w:sz w:val="24"/>
                <w:szCs w:val="24"/>
              </w:rPr>
              <w:t>能用公式解决简单的实际问题</w:t>
            </w:r>
          </w:p>
        </w:tc>
        <w:tc>
          <w:tcPr>
            <w:tcW w:w="1276" w:type="dxa"/>
            <w:shd w:val="clear" w:color="auto" w:fill="E2EFD9" w:themeFill="accent6" w:themeFillTint="33"/>
            <w:vAlign w:val="center"/>
          </w:tcPr>
          <w:p w14:paraId="2074E59D" w14:textId="77777777" w:rsidR="00074558" w:rsidRPr="00920C94" w:rsidRDefault="0007455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t>L03</w:t>
            </w:r>
          </w:p>
        </w:tc>
        <w:tc>
          <w:tcPr>
            <w:tcW w:w="2126" w:type="dxa"/>
            <w:shd w:val="clear" w:color="auto" w:fill="E2EFD9" w:themeFill="accent6" w:themeFillTint="33"/>
            <w:noWrap/>
            <w:vAlign w:val="center"/>
          </w:tcPr>
          <w:p w14:paraId="3F998403" w14:textId="77777777" w:rsidR="00074558" w:rsidRPr="00920C94" w:rsidRDefault="0007455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祖暅原理、柱体的体积公式、直棱柱的表面积公式、圆柱的表面积公式、与柱体相关的折叠与展开问题</w:t>
            </w:r>
          </w:p>
        </w:tc>
        <w:tc>
          <w:tcPr>
            <w:tcW w:w="1984" w:type="dxa"/>
            <w:shd w:val="clear" w:color="auto" w:fill="E2EFD9" w:themeFill="accent6" w:themeFillTint="33"/>
            <w:noWrap/>
            <w:vAlign w:val="center"/>
          </w:tcPr>
          <w:p w14:paraId="7F6A47F8" w14:textId="1EEDA840" w:rsidR="0047425B" w:rsidRPr="00920C94" w:rsidRDefault="0007455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 w:val="20"/>
                <w:szCs w:val="20"/>
              </w:rPr>
              <w:t>SXL2</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SXL4</w:t>
            </w:r>
            <w:r w:rsidR="0047425B">
              <w:rPr>
                <w:rFonts w:ascii="Times New Roman" w:eastAsia="宋体" w:hAnsi="Times New Roman" w:hint="eastAsia"/>
                <w:color w:val="000000"/>
                <w:sz w:val="20"/>
                <w:szCs w:val="20"/>
              </w:rPr>
              <w:t>、</w:t>
            </w:r>
            <w:r w:rsidR="0047425B">
              <w:rPr>
                <w:rFonts w:ascii="Times New Roman" w:eastAsia="宋体" w:hAnsi="Times New Roman" w:hint="eastAsia"/>
                <w:color w:val="000000"/>
                <w:sz w:val="20"/>
                <w:szCs w:val="20"/>
              </w:rPr>
              <w:t>SXL</w:t>
            </w:r>
            <w:r w:rsidR="0047425B">
              <w:rPr>
                <w:rFonts w:ascii="Times New Roman" w:eastAsia="宋体" w:hAnsi="Times New Roman"/>
                <w:color w:val="000000"/>
                <w:sz w:val="20"/>
                <w:szCs w:val="20"/>
              </w:rPr>
              <w:t>5</w:t>
            </w:r>
          </w:p>
        </w:tc>
      </w:tr>
      <w:tr w:rsidR="007318BA" w:rsidRPr="00DC1C5F" w14:paraId="380C0281" w14:textId="77777777" w:rsidTr="002F04DA">
        <w:trPr>
          <w:trHeight w:val="224"/>
        </w:trPr>
        <w:tc>
          <w:tcPr>
            <w:tcW w:w="1277" w:type="dxa"/>
            <w:shd w:val="clear" w:color="auto" w:fill="E2EFD9" w:themeFill="accent6" w:themeFillTint="33"/>
            <w:vAlign w:val="center"/>
          </w:tcPr>
          <w:p w14:paraId="6C73DF5F"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Cs w:val="21"/>
              </w:rPr>
              <w:t>UN10</w:t>
            </w:r>
            <w:r w:rsidRPr="00920C94">
              <w:rPr>
                <w:rFonts w:ascii="Times New Roman" w:eastAsia="宋体" w:hAnsi="Times New Roman"/>
                <w:color w:val="000000"/>
                <w:sz w:val="20"/>
                <w:szCs w:val="20"/>
              </w:rPr>
              <w:t>03</w:t>
            </w:r>
          </w:p>
        </w:tc>
        <w:tc>
          <w:tcPr>
            <w:tcW w:w="2835" w:type="dxa"/>
            <w:shd w:val="clear" w:color="auto" w:fill="E2EFD9" w:themeFill="accent6" w:themeFillTint="33"/>
            <w:noWrap/>
            <w:vAlign w:val="center"/>
          </w:tcPr>
          <w:p w14:paraId="344D30BB" w14:textId="77777777" w:rsidR="007318BA"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了解棱锥的概念和结构特征，了解</w:t>
            </w:r>
            <w:r w:rsidRPr="00920C94">
              <w:rPr>
                <w:rFonts w:ascii="Times New Roman" w:eastAsia="宋体" w:hAnsi="Times New Roman"/>
                <w:sz w:val="24"/>
                <w:szCs w:val="24"/>
              </w:rPr>
              <w:t>圆锥的概念和结构特征</w:t>
            </w:r>
            <w:r w:rsidRPr="00920C94">
              <w:rPr>
                <w:rFonts w:ascii="Times New Roman" w:eastAsia="宋体" w:hAnsi="Times New Roman" w:hint="eastAsia"/>
                <w:sz w:val="24"/>
                <w:szCs w:val="24"/>
              </w:rPr>
              <w:t>，</w:t>
            </w:r>
            <w:r w:rsidRPr="00920C94">
              <w:rPr>
                <w:rFonts w:ascii="Times New Roman" w:eastAsia="宋体" w:hAnsi="Times New Roman"/>
                <w:sz w:val="24"/>
                <w:szCs w:val="24"/>
              </w:rPr>
              <w:t>了解棱台和圆台的概念</w:t>
            </w:r>
          </w:p>
        </w:tc>
        <w:tc>
          <w:tcPr>
            <w:tcW w:w="1276" w:type="dxa"/>
            <w:shd w:val="clear" w:color="auto" w:fill="E2EFD9" w:themeFill="accent6" w:themeFillTint="33"/>
            <w:vAlign w:val="center"/>
          </w:tcPr>
          <w:p w14:paraId="10533B18" w14:textId="5AA72FA8" w:rsidR="007318BA" w:rsidRPr="00920C94" w:rsidRDefault="003A0B9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t>L0</w:t>
            </w:r>
            <w:r w:rsidR="0047425B">
              <w:rPr>
                <w:rFonts w:ascii="Times New Roman" w:eastAsia="宋体" w:hAnsi="Times New Roman"/>
                <w:color w:val="000000"/>
                <w:sz w:val="24"/>
                <w:szCs w:val="24"/>
              </w:rPr>
              <w:t>3</w:t>
            </w:r>
          </w:p>
        </w:tc>
        <w:tc>
          <w:tcPr>
            <w:tcW w:w="2126" w:type="dxa"/>
            <w:shd w:val="clear" w:color="auto" w:fill="E2EFD9" w:themeFill="accent6" w:themeFillTint="33"/>
            <w:noWrap/>
            <w:vAlign w:val="center"/>
          </w:tcPr>
          <w:p w14:paraId="640ED44B" w14:textId="77777777" w:rsidR="007318BA" w:rsidRPr="00920C94" w:rsidRDefault="003A0B9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棱锥的概念、正棱锥的结构特征、圆锥的概念、圆锥的性质、棱台的概念、圆台的概念</w:t>
            </w:r>
          </w:p>
        </w:tc>
        <w:tc>
          <w:tcPr>
            <w:tcW w:w="1984" w:type="dxa"/>
            <w:shd w:val="clear" w:color="auto" w:fill="E2EFD9" w:themeFill="accent6" w:themeFillTint="33"/>
            <w:noWrap/>
            <w:vAlign w:val="center"/>
          </w:tcPr>
          <w:p w14:paraId="27F33383"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 w:val="20"/>
                <w:szCs w:val="20"/>
              </w:rPr>
              <w:t>SXL2</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SXL4</w:t>
            </w:r>
          </w:p>
        </w:tc>
      </w:tr>
      <w:tr w:rsidR="007318BA" w:rsidRPr="00DC1C5F" w14:paraId="6581DD34" w14:textId="77777777" w:rsidTr="002F04DA">
        <w:trPr>
          <w:trHeight w:val="224"/>
        </w:trPr>
        <w:tc>
          <w:tcPr>
            <w:tcW w:w="1277" w:type="dxa"/>
            <w:shd w:val="clear" w:color="auto" w:fill="E2EFD9" w:themeFill="accent6" w:themeFillTint="33"/>
            <w:vAlign w:val="center"/>
          </w:tcPr>
          <w:p w14:paraId="4A0F91D3"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Cs w:val="21"/>
              </w:rPr>
              <w:t>UN10</w:t>
            </w:r>
            <w:r w:rsidRPr="00920C94">
              <w:rPr>
                <w:rFonts w:ascii="Times New Roman" w:eastAsia="宋体" w:hAnsi="Times New Roman"/>
                <w:color w:val="000000"/>
                <w:sz w:val="20"/>
                <w:szCs w:val="20"/>
              </w:rPr>
              <w:t>04</w:t>
            </w:r>
          </w:p>
        </w:tc>
        <w:tc>
          <w:tcPr>
            <w:tcW w:w="2835" w:type="dxa"/>
            <w:shd w:val="clear" w:color="auto" w:fill="E2EFD9" w:themeFill="accent6" w:themeFillTint="33"/>
            <w:noWrap/>
            <w:vAlign w:val="center"/>
          </w:tcPr>
          <w:p w14:paraId="525A1CE0" w14:textId="77777777" w:rsidR="007318BA"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知道</w:t>
            </w:r>
            <w:r w:rsidRPr="00920C94">
              <w:rPr>
                <w:rFonts w:ascii="Times New Roman" w:eastAsia="宋体" w:hAnsi="Times New Roman"/>
                <w:sz w:val="24"/>
                <w:szCs w:val="24"/>
              </w:rPr>
              <w:t>锥体</w:t>
            </w:r>
            <w:r w:rsidRPr="00920C94">
              <w:rPr>
                <w:rFonts w:ascii="Times New Roman" w:eastAsia="宋体" w:hAnsi="Times New Roman" w:hint="eastAsia"/>
                <w:sz w:val="24"/>
                <w:szCs w:val="24"/>
              </w:rPr>
              <w:t>、</w:t>
            </w:r>
            <w:proofErr w:type="gramStart"/>
            <w:r w:rsidRPr="00920C94">
              <w:rPr>
                <w:rFonts w:ascii="Times New Roman" w:eastAsia="宋体" w:hAnsi="Times New Roman"/>
                <w:sz w:val="24"/>
                <w:szCs w:val="24"/>
              </w:rPr>
              <w:t>台体的</w:t>
            </w:r>
            <w:proofErr w:type="gramEnd"/>
            <w:r w:rsidRPr="00920C94">
              <w:rPr>
                <w:rFonts w:ascii="Times New Roman" w:eastAsia="宋体" w:hAnsi="Times New Roman"/>
                <w:sz w:val="24"/>
                <w:szCs w:val="24"/>
              </w:rPr>
              <w:t>体积计算公式</w:t>
            </w:r>
            <w:r w:rsidRPr="00920C94">
              <w:rPr>
                <w:rFonts w:ascii="Times New Roman" w:eastAsia="宋体" w:hAnsi="Times New Roman" w:hint="eastAsia"/>
                <w:sz w:val="24"/>
                <w:szCs w:val="24"/>
              </w:rPr>
              <w:t>，知道</w:t>
            </w:r>
            <w:r w:rsidRPr="00920C94">
              <w:rPr>
                <w:rFonts w:ascii="Times New Roman" w:eastAsia="宋体" w:hAnsi="Times New Roman"/>
                <w:sz w:val="24"/>
                <w:szCs w:val="24"/>
              </w:rPr>
              <w:t>正棱锥和圆锥的表面积计算公式</w:t>
            </w:r>
            <w:r w:rsidRPr="00920C94">
              <w:rPr>
                <w:rFonts w:ascii="Times New Roman" w:eastAsia="宋体" w:hAnsi="Times New Roman" w:hint="eastAsia"/>
                <w:sz w:val="24"/>
                <w:szCs w:val="24"/>
              </w:rPr>
              <w:t>，</w:t>
            </w:r>
            <w:r w:rsidRPr="00920C94">
              <w:rPr>
                <w:rFonts w:ascii="Times New Roman" w:eastAsia="宋体" w:hAnsi="Times New Roman"/>
                <w:sz w:val="24"/>
                <w:szCs w:val="24"/>
              </w:rPr>
              <w:t>能用公式解决简单的实际问题</w:t>
            </w:r>
          </w:p>
        </w:tc>
        <w:tc>
          <w:tcPr>
            <w:tcW w:w="1276" w:type="dxa"/>
            <w:shd w:val="clear" w:color="auto" w:fill="E2EFD9" w:themeFill="accent6" w:themeFillTint="33"/>
            <w:vAlign w:val="center"/>
          </w:tcPr>
          <w:p w14:paraId="66129351" w14:textId="77777777" w:rsidR="007318BA" w:rsidRPr="00920C94" w:rsidRDefault="003A0B9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t>L03</w:t>
            </w:r>
          </w:p>
        </w:tc>
        <w:tc>
          <w:tcPr>
            <w:tcW w:w="2126" w:type="dxa"/>
            <w:shd w:val="clear" w:color="auto" w:fill="E2EFD9" w:themeFill="accent6" w:themeFillTint="33"/>
            <w:noWrap/>
            <w:vAlign w:val="center"/>
          </w:tcPr>
          <w:p w14:paraId="71AA7160" w14:textId="77777777" w:rsidR="007318BA" w:rsidRPr="00920C94" w:rsidRDefault="003A0B9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锥体（台体）的体积公式、正棱锥的表面积公式、圆锥的表面积公式、与锥体相关的折叠与展开问题</w:t>
            </w:r>
          </w:p>
        </w:tc>
        <w:tc>
          <w:tcPr>
            <w:tcW w:w="1984" w:type="dxa"/>
            <w:shd w:val="clear" w:color="auto" w:fill="E2EFD9" w:themeFill="accent6" w:themeFillTint="33"/>
            <w:noWrap/>
            <w:vAlign w:val="center"/>
          </w:tcPr>
          <w:p w14:paraId="32CC5FBE"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 w:val="20"/>
                <w:szCs w:val="20"/>
              </w:rPr>
              <w:t>SXL4</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SXL5</w:t>
            </w:r>
          </w:p>
        </w:tc>
      </w:tr>
      <w:tr w:rsidR="007318BA" w:rsidRPr="00DC1C5F" w14:paraId="6AD7E857" w14:textId="77777777" w:rsidTr="002F04DA">
        <w:trPr>
          <w:trHeight w:val="224"/>
        </w:trPr>
        <w:tc>
          <w:tcPr>
            <w:tcW w:w="1277" w:type="dxa"/>
            <w:shd w:val="clear" w:color="auto" w:fill="E2EFD9" w:themeFill="accent6" w:themeFillTint="33"/>
            <w:vAlign w:val="center"/>
          </w:tcPr>
          <w:p w14:paraId="54AEBE67"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Cs w:val="21"/>
              </w:rPr>
              <w:t>UN10</w:t>
            </w:r>
            <w:r w:rsidRPr="00920C94">
              <w:rPr>
                <w:rFonts w:ascii="Times New Roman" w:eastAsia="宋体" w:hAnsi="Times New Roman"/>
                <w:color w:val="000000"/>
                <w:sz w:val="20"/>
                <w:szCs w:val="20"/>
              </w:rPr>
              <w:t>05</w:t>
            </w:r>
          </w:p>
        </w:tc>
        <w:tc>
          <w:tcPr>
            <w:tcW w:w="2835" w:type="dxa"/>
            <w:shd w:val="clear" w:color="auto" w:fill="E2EFD9" w:themeFill="accent6" w:themeFillTint="33"/>
            <w:noWrap/>
            <w:vAlign w:val="center"/>
          </w:tcPr>
          <w:p w14:paraId="4ECB6356" w14:textId="77777777" w:rsidR="007318BA"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了解多面体的概念和结构特征，</w:t>
            </w:r>
            <w:r w:rsidRPr="00920C94">
              <w:rPr>
                <w:rFonts w:ascii="Times New Roman" w:eastAsia="宋体" w:hAnsi="Times New Roman"/>
                <w:sz w:val="24"/>
                <w:szCs w:val="24"/>
              </w:rPr>
              <w:t>知道棱柱</w:t>
            </w:r>
            <w:r w:rsidRPr="00920C94">
              <w:rPr>
                <w:rFonts w:ascii="Times New Roman" w:eastAsia="宋体" w:hAnsi="Times New Roman" w:hint="eastAsia"/>
                <w:sz w:val="24"/>
                <w:szCs w:val="24"/>
              </w:rPr>
              <w:t>、</w:t>
            </w:r>
            <w:r w:rsidRPr="00920C94">
              <w:rPr>
                <w:rFonts w:ascii="Times New Roman" w:eastAsia="宋体" w:hAnsi="Times New Roman"/>
                <w:sz w:val="24"/>
                <w:szCs w:val="24"/>
              </w:rPr>
              <w:t>棱锥是特殊的多面体</w:t>
            </w:r>
            <w:r w:rsidRPr="00920C94">
              <w:rPr>
                <w:rFonts w:ascii="Times New Roman" w:eastAsia="宋体" w:hAnsi="Times New Roman" w:hint="eastAsia"/>
                <w:sz w:val="24"/>
                <w:szCs w:val="24"/>
              </w:rPr>
              <w:t>，</w:t>
            </w:r>
            <w:r w:rsidRPr="00920C94">
              <w:rPr>
                <w:rFonts w:ascii="Times New Roman" w:eastAsia="宋体" w:hAnsi="Times New Roman"/>
                <w:sz w:val="24"/>
                <w:szCs w:val="24"/>
              </w:rPr>
              <w:t>了解正多面体的概念</w:t>
            </w:r>
            <w:r w:rsidRPr="00920C94">
              <w:rPr>
                <w:rFonts w:ascii="Times New Roman" w:eastAsia="宋体" w:hAnsi="Times New Roman" w:hint="eastAsia"/>
                <w:sz w:val="24"/>
                <w:szCs w:val="24"/>
              </w:rPr>
              <w:t>，</w:t>
            </w:r>
            <w:r w:rsidRPr="00920C94">
              <w:rPr>
                <w:rFonts w:ascii="Times New Roman" w:eastAsia="宋体" w:hAnsi="Times New Roman"/>
                <w:sz w:val="24"/>
                <w:szCs w:val="24"/>
              </w:rPr>
              <w:t>知道正多面体只有五种</w:t>
            </w:r>
          </w:p>
        </w:tc>
        <w:tc>
          <w:tcPr>
            <w:tcW w:w="1276" w:type="dxa"/>
            <w:shd w:val="clear" w:color="auto" w:fill="E2EFD9" w:themeFill="accent6" w:themeFillTint="33"/>
            <w:vAlign w:val="center"/>
          </w:tcPr>
          <w:p w14:paraId="6BAEC5FD" w14:textId="77777777" w:rsidR="007318BA" w:rsidRPr="00920C94" w:rsidRDefault="003A0B9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t>L01</w:t>
            </w:r>
          </w:p>
        </w:tc>
        <w:tc>
          <w:tcPr>
            <w:tcW w:w="2126" w:type="dxa"/>
            <w:shd w:val="clear" w:color="auto" w:fill="E2EFD9" w:themeFill="accent6" w:themeFillTint="33"/>
            <w:noWrap/>
            <w:vAlign w:val="center"/>
          </w:tcPr>
          <w:p w14:paraId="2AEE5C65" w14:textId="77777777" w:rsidR="007318BA" w:rsidRPr="00920C94" w:rsidRDefault="003A0B9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多面体的概念、正多面体的概念、（多面体的）欧拉定理</w:t>
            </w:r>
          </w:p>
        </w:tc>
        <w:tc>
          <w:tcPr>
            <w:tcW w:w="1984" w:type="dxa"/>
            <w:shd w:val="clear" w:color="auto" w:fill="E2EFD9" w:themeFill="accent6" w:themeFillTint="33"/>
            <w:noWrap/>
            <w:vAlign w:val="center"/>
          </w:tcPr>
          <w:p w14:paraId="155B4E4F"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 w:val="20"/>
                <w:szCs w:val="20"/>
              </w:rPr>
              <w:t>SXL1</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SXL2</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SXL4</w:t>
            </w:r>
          </w:p>
        </w:tc>
      </w:tr>
      <w:tr w:rsidR="007318BA" w:rsidRPr="00DC1C5F" w14:paraId="4630750C" w14:textId="77777777" w:rsidTr="002F04DA">
        <w:trPr>
          <w:trHeight w:val="224"/>
        </w:trPr>
        <w:tc>
          <w:tcPr>
            <w:tcW w:w="1277" w:type="dxa"/>
            <w:shd w:val="clear" w:color="auto" w:fill="E2EFD9" w:themeFill="accent6" w:themeFillTint="33"/>
            <w:vAlign w:val="center"/>
          </w:tcPr>
          <w:p w14:paraId="77F941EB"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Cs w:val="21"/>
              </w:rPr>
              <w:t>UN10</w:t>
            </w:r>
            <w:r w:rsidRPr="00920C94">
              <w:rPr>
                <w:rFonts w:ascii="Times New Roman" w:eastAsia="宋体" w:hAnsi="Times New Roman"/>
                <w:color w:val="000000"/>
                <w:sz w:val="20"/>
                <w:szCs w:val="20"/>
              </w:rPr>
              <w:t>06</w:t>
            </w:r>
          </w:p>
        </w:tc>
        <w:tc>
          <w:tcPr>
            <w:tcW w:w="2835" w:type="dxa"/>
            <w:shd w:val="clear" w:color="auto" w:fill="E2EFD9" w:themeFill="accent6" w:themeFillTint="33"/>
            <w:noWrap/>
            <w:vAlign w:val="center"/>
          </w:tcPr>
          <w:p w14:paraId="3062DF5D" w14:textId="77777777" w:rsidR="007318BA"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了解旋转体</w:t>
            </w:r>
            <w:r w:rsidRPr="00920C94">
              <w:rPr>
                <w:rFonts w:ascii="Times New Roman" w:eastAsia="宋体" w:hAnsi="Times New Roman" w:hint="eastAsia"/>
                <w:sz w:val="24"/>
                <w:szCs w:val="24"/>
              </w:rPr>
              <w:t>、</w:t>
            </w:r>
            <w:r w:rsidRPr="00920C94">
              <w:rPr>
                <w:rFonts w:ascii="Times New Roman" w:eastAsia="宋体" w:hAnsi="Times New Roman"/>
                <w:sz w:val="24"/>
                <w:szCs w:val="24"/>
              </w:rPr>
              <w:t>旋转轴的概念</w:t>
            </w:r>
            <w:r w:rsidRPr="00920C94">
              <w:rPr>
                <w:rFonts w:ascii="Times New Roman" w:eastAsia="宋体" w:hAnsi="Times New Roman" w:hint="eastAsia"/>
                <w:sz w:val="24"/>
                <w:szCs w:val="24"/>
              </w:rPr>
              <w:t>，</w:t>
            </w:r>
            <w:r w:rsidRPr="00920C94">
              <w:rPr>
                <w:rFonts w:ascii="Times New Roman" w:eastAsia="宋体" w:hAnsi="Times New Roman"/>
                <w:sz w:val="24"/>
                <w:szCs w:val="24"/>
              </w:rPr>
              <w:t>知道圆柱</w:t>
            </w:r>
            <w:r w:rsidRPr="00920C94">
              <w:rPr>
                <w:rFonts w:ascii="Times New Roman" w:eastAsia="宋体" w:hAnsi="Times New Roman" w:hint="eastAsia"/>
                <w:sz w:val="24"/>
                <w:szCs w:val="24"/>
              </w:rPr>
              <w:t>、</w:t>
            </w:r>
            <w:r w:rsidRPr="00920C94">
              <w:rPr>
                <w:rFonts w:ascii="Times New Roman" w:eastAsia="宋体" w:hAnsi="Times New Roman"/>
                <w:sz w:val="24"/>
                <w:szCs w:val="24"/>
              </w:rPr>
              <w:t>圆锥是特殊的旋转体</w:t>
            </w:r>
            <w:r w:rsidRPr="00920C94">
              <w:rPr>
                <w:rFonts w:ascii="Times New Roman" w:eastAsia="宋体" w:hAnsi="Times New Roman" w:hint="eastAsia"/>
                <w:sz w:val="24"/>
                <w:szCs w:val="24"/>
              </w:rPr>
              <w:t>，了解旋转面的概念，</w:t>
            </w:r>
            <w:r w:rsidRPr="00920C94">
              <w:rPr>
                <w:rFonts w:ascii="Times New Roman" w:eastAsia="宋体" w:hAnsi="Times New Roman"/>
                <w:sz w:val="24"/>
                <w:szCs w:val="24"/>
              </w:rPr>
              <w:t>知道圆柱</w:t>
            </w:r>
            <w:r w:rsidRPr="00920C94">
              <w:rPr>
                <w:rFonts w:ascii="Times New Roman" w:eastAsia="宋体" w:hAnsi="Times New Roman" w:hint="eastAsia"/>
                <w:sz w:val="24"/>
                <w:szCs w:val="24"/>
              </w:rPr>
              <w:t>、</w:t>
            </w:r>
            <w:r w:rsidRPr="00920C94">
              <w:rPr>
                <w:rFonts w:ascii="Times New Roman" w:eastAsia="宋体" w:hAnsi="Times New Roman"/>
                <w:sz w:val="24"/>
                <w:szCs w:val="24"/>
              </w:rPr>
              <w:t>圆锥</w:t>
            </w:r>
            <w:r w:rsidRPr="00920C94">
              <w:rPr>
                <w:rFonts w:ascii="Times New Roman" w:eastAsia="宋体" w:hAnsi="Times New Roman"/>
                <w:sz w:val="24"/>
                <w:szCs w:val="24"/>
              </w:rPr>
              <w:lastRenderedPageBreak/>
              <w:t>的侧面是旋转面</w:t>
            </w:r>
          </w:p>
        </w:tc>
        <w:tc>
          <w:tcPr>
            <w:tcW w:w="1276" w:type="dxa"/>
            <w:shd w:val="clear" w:color="auto" w:fill="E2EFD9" w:themeFill="accent6" w:themeFillTint="33"/>
            <w:vAlign w:val="center"/>
          </w:tcPr>
          <w:p w14:paraId="5C1FCA86" w14:textId="77777777" w:rsidR="007318BA" w:rsidRPr="00920C94" w:rsidRDefault="003A0B9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lastRenderedPageBreak/>
              <w:t>L01</w:t>
            </w:r>
          </w:p>
        </w:tc>
        <w:tc>
          <w:tcPr>
            <w:tcW w:w="2126" w:type="dxa"/>
            <w:shd w:val="clear" w:color="auto" w:fill="E2EFD9" w:themeFill="accent6" w:themeFillTint="33"/>
            <w:noWrap/>
            <w:vAlign w:val="center"/>
          </w:tcPr>
          <w:p w14:paraId="4AA96B6B" w14:textId="77777777" w:rsidR="007318BA" w:rsidRPr="00920C94" w:rsidRDefault="003A0B9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旋转体的概念、旋转面的概念</w:t>
            </w:r>
          </w:p>
        </w:tc>
        <w:tc>
          <w:tcPr>
            <w:tcW w:w="1984" w:type="dxa"/>
            <w:shd w:val="clear" w:color="auto" w:fill="E2EFD9" w:themeFill="accent6" w:themeFillTint="33"/>
            <w:noWrap/>
            <w:vAlign w:val="center"/>
          </w:tcPr>
          <w:p w14:paraId="608AC18F"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 w:val="20"/>
                <w:szCs w:val="20"/>
              </w:rPr>
              <w:t>SXL1</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SXL2</w:t>
            </w:r>
          </w:p>
        </w:tc>
      </w:tr>
      <w:tr w:rsidR="007318BA" w:rsidRPr="00DC1C5F" w14:paraId="01F9E191" w14:textId="77777777" w:rsidTr="002F04DA">
        <w:trPr>
          <w:trHeight w:val="224"/>
        </w:trPr>
        <w:tc>
          <w:tcPr>
            <w:tcW w:w="1277" w:type="dxa"/>
            <w:shd w:val="clear" w:color="auto" w:fill="E2EFD9" w:themeFill="accent6" w:themeFillTint="33"/>
            <w:vAlign w:val="center"/>
          </w:tcPr>
          <w:p w14:paraId="4C072EFE"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Cs w:val="21"/>
              </w:rPr>
              <w:t>UN10</w:t>
            </w:r>
            <w:r w:rsidRPr="00920C94">
              <w:rPr>
                <w:rFonts w:ascii="Times New Roman" w:eastAsia="宋体" w:hAnsi="Times New Roman"/>
                <w:color w:val="000000"/>
                <w:sz w:val="20"/>
                <w:szCs w:val="20"/>
              </w:rPr>
              <w:t>07</w:t>
            </w:r>
          </w:p>
        </w:tc>
        <w:tc>
          <w:tcPr>
            <w:tcW w:w="2835" w:type="dxa"/>
            <w:shd w:val="clear" w:color="auto" w:fill="E2EFD9" w:themeFill="accent6" w:themeFillTint="33"/>
            <w:noWrap/>
            <w:vAlign w:val="center"/>
          </w:tcPr>
          <w:p w14:paraId="4AA293C0" w14:textId="77777777" w:rsidR="007318BA"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了解球体和球面的概念，</w:t>
            </w:r>
            <w:r w:rsidRPr="00920C94">
              <w:rPr>
                <w:rFonts w:ascii="Times New Roman" w:eastAsia="宋体" w:hAnsi="Times New Roman"/>
                <w:sz w:val="24"/>
                <w:szCs w:val="24"/>
              </w:rPr>
              <w:t>知道球体的结构特征</w:t>
            </w:r>
            <w:r w:rsidRPr="00920C94">
              <w:rPr>
                <w:rFonts w:ascii="Times New Roman" w:eastAsia="宋体" w:hAnsi="Times New Roman" w:hint="eastAsia"/>
                <w:sz w:val="24"/>
                <w:szCs w:val="24"/>
              </w:rPr>
              <w:t>，</w:t>
            </w:r>
            <w:r w:rsidRPr="00920C94">
              <w:rPr>
                <w:rFonts w:ascii="Times New Roman" w:eastAsia="宋体" w:hAnsi="Times New Roman"/>
                <w:sz w:val="24"/>
                <w:szCs w:val="24"/>
              </w:rPr>
              <w:t>知道平面截球的截面是圆面</w:t>
            </w:r>
          </w:p>
        </w:tc>
        <w:tc>
          <w:tcPr>
            <w:tcW w:w="1276" w:type="dxa"/>
            <w:shd w:val="clear" w:color="auto" w:fill="E2EFD9" w:themeFill="accent6" w:themeFillTint="33"/>
            <w:vAlign w:val="center"/>
          </w:tcPr>
          <w:p w14:paraId="5A0AFF8B" w14:textId="77777777" w:rsidR="007318BA" w:rsidRPr="00920C94" w:rsidRDefault="003A0B9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t>L01</w:t>
            </w:r>
          </w:p>
        </w:tc>
        <w:tc>
          <w:tcPr>
            <w:tcW w:w="2126" w:type="dxa"/>
            <w:shd w:val="clear" w:color="auto" w:fill="E2EFD9" w:themeFill="accent6" w:themeFillTint="33"/>
            <w:noWrap/>
            <w:vAlign w:val="center"/>
          </w:tcPr>
          <w:p w14:paraId="72FA6CAE" w14:textId="77777777" w:rsidR="007318BA" w:rsidRPr="00920C94" w:rsidRDefault="003A0B9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球的概念、球面的概念、球的截面</w:t>
            </w:r>
          </w:p>
        </w:tc>
        <w:tc>
          <w:tcPr>
            <w:tcW w:w="1984" w:type="dxa"/>
            <w:shd w:val="clear" w:color="auto" w:fill="E2EFD9" w:themeFill="accent6" w:themeFillTint="33"/>
            <w:noWrap/>
            <w:vAlign w:val="center"/>
          </w:tcPr>
          <w:p w14:paraId="0C2852B7" w14:textId="77777777" w:rsidR="007318BA"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 w:val="20"/>
                <w:szCs w:val="20"/>
              </w:rPr>
              <w:t>SXL1</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SXL2</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SXL4</w:t>
            </w:r>
          </w:p>
        </w:tc>
      </w:tr>
      <w:tr w:rsidR="00466B16" w:rsidRPr="00DC1C5F" w14:paraId="120628AF" w14:textId="77777777" w:rsidTr="002F04DA">
        <w:trPr>
          <w:trHeight w:val="224"/>
        </w:trPr>
        <w:tc>
          <w:tcPr>
            <w:tcW w:w="1277" w:type="dxa"/>
            <w:shd w:val="clear" w:color="auto" w:fill="E2EFD9" w:themeFill="accent6" w:themeFillTint="33"/>
            <w:vAlign w:val="center"/>
          </w:tcPr>
          <w:p w14:paraId="67BC527D" w14:textId="77777777" w:rsidR="00466B16"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Cs w:val="21"/>
              </w:rPr>
              <w:t>UN1008</w:t>
            </w:r>
          </w:p>
        </w:tc>
        <w:tc>
          <w:tcPr>
            <w:tcW w:w="2835" w:type="dxa"/>
            <w:shd w:val="clear" w:color="auto" w:fill="E2EFD9" w:themeFill="accent6" w:themeFillTint="33"/>
            <w:noWrap/>
            <w:vAlign w:val="center"/>
          </w:tcPr>
          <w:p w14:paraId="3EB57A00" w14:textId="77777777" w:rsidR="00466B16"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了解地球经度</w:t>
            </w:r>
            <w:r w:rsidRPr="00920C94">
              <w:rPr>
                <w:rFonts w:ascii="Times New Roman" w:eastAsia="宋体" w:hAnsi="Times New Roman" w:hint="eastAsia"/>
                <w:sz w:val="24"/>
                <w:szCs w:val="24"/>
              </w:rPr>
              <w:t>、</w:t>
            </w:r>
            <w:r w:rsidRPr="00920C94">
              <w:rPr>
                <w:rFonts w:ascii="Times New Roman" w:eastAsia="宋体" w:hAnsi="Times New Roman"/>
                <w:sz w:val="24"/>
                <w:szCs w:val="24"/>
              </w:rPr>
              <w:t>纬度的概念</w:t>
            </w:r>
            <w:r w:rsidRPr="00920C94">
              <w:rPr>
                <w:rFonts w:ascii="Times New Roman" w:eastAsia="宋体" w:hAnsi="Times New Roman" w:hint="eastAsia"/>
                <w:sz w:val="24"/>
                <w:szCs w:val="24"/>
              </w:rPr>
              <w:t>，</w:t>
            </w:r>
            <w:r w:rsidRPr="00920C94">
              <w:rPr>
                <w:rFonts w:ascii="Times New Roman" w:eastAsia="宋体" w:hAnsi="Times New Roman"/>
                <w:sz w:val="24"/>
                <w:szCs w:val="24"/>
              </w:rPr>
              <w:t>知道地球球面上任意一点的位置都可以用其经度和纬度来表示</w:t>
            </w:r>
          </w:p>
        </w:tc>
        <w:tc>
          <w:tcPr>
            <w:tcW w:w="1276" w:type="dxa"/>
            <w:shd w:val="clear" w:color="auto" w:fill="E2EFD9" w:themeFill="accent6" w:themeFillTint="33"/>
            <w:vAlign w:val="center"/>
          </w:tcPr>
          <w:p w14:paraId="53161DC0" w14:textId="77777777" w:rsidR="00466B16" w:rsidRPr="00920C94" w:rsidRDefault="003A0B9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t>L01</w:t>
            </w:r>
          </w:p>
        </w:tc>
        <w:tc>
          <w:tcPr>
            <w:tcW w:w="2126" w:type="dxa"/>
            <w:shd w:val="clear" w:color="auto" w:fill="E2EFD9" w:themeFill="accent6" w:themeFillTint="33"/>
            <w:noWrap/>
            <w:vAlign w:val="center"/>
          </w:tcPr>
          <w:p w14:paraId="12804118" w14:textId="77777777" w:rsidR="00466B16" w:rsidRPr="00920C94" w:rsidRDefault="003A0B9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纬线和经线的概念</w:t>
            </w:r>
          </w:p>
        </w:tc>
        <w:tc>
          <w:tcPr>
            <w:tcW w:w="1984" w:type="dxa"/>
            <w:shd w:val="clear" w:color="auto" w:fill="E2EFD9" w:themeFill="accent6" w:themeFillTint="33"/>
            <w:noWrap/>
            <w:vAlign w:val="center"/>
          </w:tcPr>
          <w:p w14:paraId="5D4DF03C" w14:textId="77777777" w:rsidR="00466B16"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 w:val="20"/>
                <w:szCs w:val="20"/>
              </w:rPr>
              <w:t>SXL4</w:t>
            </w:r>
          </w:p>
        </w:tc>
      </w:tr>
      <w:tr w:rsidR="00466B16" w:rsidRPr="00DC1C5F" w14:paraId="370C3B48" w14:textId="77777777" w:rsidTr="002F04DA">
        <w:trPr>
          <w:trHeight w:val="224"/>
        </w:trPr>
        <w:tc>
          <w:tcPr>
            <w:tcW w:w="1277" w:type="dxa"/>
            <w:shd w:val="clear" w:color="auto" w:fill="E2EFD9" w:themeFill="accent6" w:themeFillTint="33"/>
            <w:vAlign w:val="center"/>
          </w:tcPr>
          <w:p w14:paraId="115370DB" w14:textId="77777777" w:rsidR="00466B16"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Cs w:val="21"/>
              </w:rPr>
              <w:t>UN10</w:t>
            </w:r>
            <w:r w:rsidRPr="00920C94">
              <w:rPr>
                <w:rFonts w:ascii="Times New Roman" w:eastAsia="宋体" w:hAnsi="Times New Roman"/>
                <w:color w:val="000000"/>
                <w:sz w:val="20"/>
                <w:szCs w:val="20"/>
              </w:rPr>
              <w:t>09</w:t>
            </w:r>
          </w:p>
        </w:tc>
        <w:tc>
          <w:tcPr>
            <w:tcW w:w="2835" w:type="dxa"/>
            <w:shd w:val="clear" w:color="auto" w:fill="E2EFD9" w:themeFill="accent6" w:themeFillTint="33"/>
            <w:noWrap/>
            <w:vAlign w:val="center"/>
          </w:tcPr>
          <w:p w14:paraId="491D4CA3" w14:textId="77777777" w:rsidR="00466B16"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经历利</w:t>
            </w:r>
            <w:r w:rsidRPr="00920C94">
              <w:rPr>
                <w:rFonts w:ascii="Times New Roman" w:eastAsia="宋体" w:hAnsi="Times New Roman"/>
                <w:sz w:val="24"/>
                <w:szCs w:val="24"/>
              </w:rPr>
              <w:t>用祖暅原理推导</w:t>
            </w:r>
            <w:r w:rsidRPr="00920C94">
              <w:rPr>
                <w:rFonts w:ascii="Times New Roman" w:eastAsia="宋体" w:hAnsi="Times New Roman" w:hint="eastAsia"/>
                <w:sz w:val="24"/>
                <w:szCs w:val="24"/>
              </w:rPr>
              <w:t>球体的体积计算公式的过程，知道</w:t>
            </w:r>
            <w:r w:rsidRPr="00920C94">
              <w:rPr>
                <w:rFonts w:ascii="Times New Roman" w:eastAsia="宋体" w:hAnsi="Times New Roman"/>
                <w:sz w:val="24"/>
                <w:szCs w:val="24"/>
              </w:rPr>
              <w:t>球面的表面积计算公式</w:t>
            </w:r>
            <w:r w:rsidRPr="00920C94">
              <w:rPr>
                <w:rFonts w:ascii="Times New Roman" w:eastAsia="宋体" w:hAnsi="Times New Roman" w:hint="eastAsia"/>
                <w:sz w:val="24"/>
                <w:szCs w:val="24"/>
              </w:rPr>
              <w:t>，</w:t>
            </w:r>
            <w:r w:rsidRPr="00920C94">
              <w:rPr>
                <w:rFonts w:ascii="Times New Roman" w:eastAsia="宋体" w:hAnsi="Times New Roman"/>
                <w:sz w:val="24"/>
                <w:szCs w:val="24"/>
              </w:rPr>
              <w:t>能用公式解决简单的实际问题</w:t>
            </w:r>
          </w:p>
        </w:tc>
        <w:tc>
          <w:tcPr>
            <w:tcW w:w="1276" w:type="dxa"/>
            <w:shd w:val="clear" w:color="auto" w:fill="E2EFD9" w:themeFill="accent6" w:themeFillTint="33"/>
            <w:vAlign w:val="center"/>
          </w:tcPr>
          <w:p w14:paraId="0411E335" w14:textId="77777777" w:rsidR="00466B16" w:rsidRPr="00920C94" w:rsidRDefault="003A0B98" w:rsidP="004C00FF">
            <w:pPr>
              <w:widowControl/>
              <w:snapToGrid w:val="0"/>
              <w:spacing w:line="312" w:lineRule="auto"/>
              <w:jc w:val="center"/>
              <w:rPr>
                <w:rFonts w:ascii="Times New Roman" w:eastAsia="宋体" w:hAnsi="Times New Roman"/>
                <w:color w:val="000000"/>
                <w:sz w:val="24"/>
                <w:szCs w:val="24"/>
              </w:rPr>
            </w:pPr>
            <w:r w:rsidRPr="00920C94">
              <w:rPr>
                <w:rFonts w:ascii="Times New Roman" w:eastAsia="宋体" w:hAnsi="Times New Roman"/>
                <w:color w:val="000000"/>
                <w:sz w:val="24"/>
                <w:szCs w:val="24"/>
              </w:rPr>
              <w:t>L03</w:t>
            </w:r>
          </w:p>
        </w:tc>
        <w:tc>
          <w:tcPr>
            <w:tcW w:w="2126" w:type="dxa"/>
            <w:shd w:val="clear" w:color="auto" w:fill="E2EFD9" w:themeFill="accent6" w:themeFillTint="33"/>
            <w:noWrap/>
            <w:vAlign w:val="center"/>
          </w:tcPr>
          <w:p w14:paraId="3D462180" w14:textId="77777777" w:rsidR="00466B16" w:rsidRPr="00920C94" w:rsidRDefault="003A0B98" w:rsidP="004C00FF">
            <w:pPr>
              <w:widowControl/>
              <w:snapToGrid w:val="0"/>
              <w:spacing w:line="312" w:lineRule="auto"/>
              <w:rPr>
                <w:rFonts w:ascii="Times New Roman" w:eastAsia="宋体" w:hAnsi="Times New Roman"/>
                <w:sz w:val="24"/>
                <w:szCs w:val="24"/>
              </w:rPr>
            </w:pPr>
            <w:r w:rsidRPr="00920C94">
              <w:rPr>
                <w:rFonts w:ascii="Times New Roman" w:eastAsia="宋体" w:hAnsi="Times New Roman" w:hint="eastAsia"/>
                <w:sz w:val="24"/>
                <w:szCs w:val="24"/>
              </w:rPr>
              <w:t>球的体积公式、球的表面积公式</w:t>
            </w:r>
          </w:p>
        </w:tc>
        <w:tc>
          <w:tcPr>
            <w:tcW w:w="1984" w:type="dxa"/>
            <w:shd w:val="clear" w:color="auto" w:fill="E2EFD9" w:themeFill="accent6" w:themeFillTint="33"/>
            <w:noWrap/>
            <w:vAlign w:val="center"/>
          </w:tcPr>
          <w:p w14:paraId="467FFCA6" w14:textId="77777777" w:rsidR="00466B16" w:rsidRPr="00920C94" w:rsidRDefault="003A0B98" w:rsidP="004C00FF">
            <w:pPr>
              <w:widowControl/>
              <w:snapToGrid w:val="0"/>
              <w:spacing w:line="312" w:lineRule="auto"/>
              <w:jc w:val="center"/>
              <w:rPr>
                <w:rFonts w:ascii="Times New Roman" w:eastAsia="宋体" w:hAnsi="Times New Roman"/>
                <w:color w:val="000000"/>
                <w:sz w:val="20"/>
                <w:szCs w:val="20"/>
              </w:rPr>
            </w:pPr>
            <w:r w:rsidRPr="00920C94">
              <w:rPr>
                <w:rFonts w:ascii="Times New Roman" w:eastAsia="宋体" w:hAnsi="Times New Roman"/>
                <w:color w:val="000000"/>
                <w:sz w:val="20"/>
                <w:szCs w:val="20"/>
              </w:rPr>
              <w:t>SXL2</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SXL4</w:t>
            </w:r>
            <w:r w:rsidRPr="00920C94">
              <w:rPr>
                <w:rFonts w:ascii="Times New Roman" w:eastAsia="宋体" w:hAnsi="Times New Roman" w:hint="eastAsia"/>
                <w:color w:val="000000"/>
                <w:sz w:val="20"/>
                <w:szCs w:val="20"/>
              </w:rPr>
              <w:t>、</w:t>
            </w:r>
            <w:r w:rsidRPr="00920C94">
              <w:rPr>
                <w:rFonts w:ascii="Times New Roman" w:eastAsia="宋体" w:hAnsi="Times New Roman"/>
                <w:color w:val="000000"/>
                <w:sz w:val="20"/>
                <w:szCs w:val="20"/>
              </w:rPr>
              <w:t>SXL5</w:t>
            </w:r>
          </w:p>
        </w:tc>
      </w:tr>
    </w:tbl>
    <w:p w14:paraId="6C825B07" w14:textId="77777777" w:rsidR="00DE1839" w:rsidRDefault="00DE1839" w:rsidP="004C00FF">
      <w:pPr>
        <w:snapToGrid w:val="0"/>
        <w:spacing w:line="312" w:lineRule="auto"/>
        <w:jc w:val="center"/>
        <w:rPr>
          <w:rFonts w:ascii="Times New Roman" w:eastAsia="宋体" w:hAnsi="Times New Roman"/>
          <w:b/>
          <w:sz w:val="28"/>
          <w:szCs w:val="28"/>
        </w:rPr>
      </w:pPr>
    </w:p>
    <w:p w14:paraId="784EBDEA" w14:textId="57949727" w:rsidR="00F5243C" w:rsidRPr="00920C94" w:rsidRDefault="003A0B98" w:rsidP="004C00FF">
      <w:pPr>
        <w:snapToGrid w:val="0"/>
        <w:spacing w:line="312" w:lineRule="auto"/>
        <w:jc w:val="center"/>
        <w:rPr>
          <w:rFonts w:ascii="Times New Roman" w:eastAsia="宋体" w:hAnsi="Times New Roman"/>
          <w:b/>
          <w:sz w:val="28"/>
          <w:szCs w:val="28"/>
        </w:rPr>
      </w:pPr>
      <w:r w:rsidRPr="00920C94">
        <w:rPr>
          <w:rFonts w:ascii="Times New Roman" w:eastAsia="宋体" w:hAnsi="Times New Roman" w:hint="eastAsia"/>
          <w:b/>
          <w:sz w:val="28"/>
          <w:szCs w:val="28"/>
        </w:rPr>
        <w:t>表</w:t>
      </w:r>
      <w:r w:rsidR="00920C94">
        <w:rPr>
          <w:rFonts w:ascii="Times New Roman" w:eastAsia="宋体" w:hAnsi="Times New Roman"/>
          <w:b/>
          <w:sz w:val="28"/>
          <w:szCs w:val="28"/>
        </w:rPr>
        <w:t>2</w:t>
      </w:r>
      <w:r w:rsidR="006B30EA">
        <w:rPr>
          <w:rFonts w:ascii="Times New Roman" w:eastAsia="宋体" w:hAnsi="Times New Roman"/>
          <w:b/>
          <w:sz w:val="28"/>
          <w:szCs w:val="28"/>
        </w:rPr>
        <w:t>．</w:t>
      </w:r>
      <w:r w:rsidRPr="00920C94">
        <w:rPr>
          <w:rFonts w:ascii="Times New Roman" w:eastAsia="宋体" w:hAnsi="Times New Roman" w:hint="eastAsia"/>
          <w:b/>
          <w:sz w:val="28"/>
          <w:szCs w:val="28"/>
        </w:rPr>
        <w:t>单元课时目标</w:t>
      </w:r>
    </w:p>
    <w:tbl>
      <w:tblPr>
        <w:tblStyle w:val="a4"/>
        <w:tblW w:w="9067" w:type="dxa"/>
        <w:jc w:val="center"/>
        <w:tblLook w:val="04A0" w:firstRow="1" w:lastRow="0" w:firstColumn="1" w:lastColumn="0" w:noHBand="0" w:noVBand="1"/>
      </w:tblPr>
      <w:tblGrid>
        <w:gridCol w:w="1628"/>
        <w:gridCol w:w="1337"/>
        <w:gridCol w:w="3312"/>
        <w:gridCol w:w="1252"/>
        <w:gridCol w:w="1538"/>
      </w:tblGrid>
      <w:tr w:rsidR="0034148C" w:rsidRPr="00DC1C5F" w14:paraId="153B1ABE" w14:textId="77777777" w:rsidTr="00C72575">
        <w:trPr>
          <w:trHeight w:val="720"/>
          <w:jc w:val="center"/>
        </w:trPr>
        <w:tc>
          <w:tcPr>
            <w:tcW w:w="1628" w:type="dxa"/>
            <w:tcBorders>
              <w:bottom w:val="single" w:sz="4" w:space="0" w:color="auto"/>
            </w:tcBorders>
            <w:shd w:val="clear" w:color="auto" w:fill="E7E6E6" w:themeFill="background2"/>
            <w:vAlign w:val="center"/>
          </w:tcPr>
          <w:p w14:paraId="7FD8AEAB" w14:textId="77777777" w:rsidR="00972872"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课时</w:t>
            </w:r>
          </w:p>
          <w:p w14:paraId="36B1CF48"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（编码）</w:t>
            </w:r>
          </w:p>
        </w:tc>
        <w:tc>
          <w:tcPr>
            <w:tcW w:w="1337" w:type="dxa"/>
            <w:tcBorders>
              <w:bottom w:val="single" w:sz="4" w:space="0" w:color="auto"/>
            </w:tcBorders>
            <w:shd w:val="clear" w:color="auto" w:fill="E7E6E6" w:themeFill="background2"/>
            <w:vAlign w:val="center"/>
          </w:tcPr>
          <w:p w14:paraId="5E69CC0E"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课题</w:t>
            </w:r>
          </w:p>
        </w:tc>
        <w:tc>
          <w:tcPr>
            <w:tcW w:w="3312" w:type="dxa"/>
            <w:tcBorders>
              <w:bottom w:val="single" w:sz="4" w:space="0" w:color="auto"/>
            </w:tcBorders>
            <w:shd w:val="clear" w:color="auto" w:fill="E7E6E6" w:themeFill="background2"/>
            <w:vAlign w:val="center"/>
          </w:tcPr>
          <w:p w14:paraId="1BC61931" w14:textId="77777777" w:rsidR="00F5243C" w:rsidRPr="0088576B" w:rsidRDefault="003A0B98" w:rsidP="004C00FF">
            <w:pPr>
              <w:snapToGrid w:val="0"/>
              <w:spacing w:line="312" w:lineRule="auto"/>
              <w:jc w:val="center"/>
              <w:rPr>
                <w:rFonts w:ascii="宋体" w:eastAsia="宋体" w:hAnsi="宋体"/>
                <w:szCs w:val="21"/>
              </w:rPr>
            </w:pPr>
            <w:r w:rsidRPr="0088576B">
              <w:rPr>
                <w:rFonts w:ascii="宋体" w:eastAsia="宋体" w:hAnsi="宋体" w:hint="eastAsia"/>
                <w:szCs w:val="21"/>
              </w:rPr>
              <w:t>课时教学目标</w:t>
            </w:r>
          </w:p>
        </w:tc>
        <w:tc>
          <w:tcPr>
            <w:tcW w:w="1252" w:type="dxa"/>
            <w:tcBorders>
              <w:bottom w:val="single" w:sz="4" w:space="0" w:color="auto"/>
            </w:tcBorders>
            <w:shd w:val="clear" w:color="auto" w:fill="E7E6E6" w:themeFill="background2"/>
            <w:vAlign w:val="center"/>
          </w:tcPr>
          <w:p w14:paraId="19C13A0E"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学习水平</w:t>
            </w:r>
          </w:p>
        </w:tc>
        <w:tc>
          <w:tcPr>
            <w:tcW w:w="1538" w:type="dxa"/>
            <w:tcBorders>
              <w:bottom w:val="single" w:sz="4" w:space="0" w:color="auto"/>
            </w:tcBorders>
            <w:shd w:val="clear" w:color="auto" w:fill="E7E6E6" w:themeFill="background2"/>
            <w:vAlign w:val="center"/>
          </w:tcPr>
          <w:p w14:paraId="24DCE8FB"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对应的单元教学目标序号</w:t>
            </w:r>
          </w:p>
          <w:p w14:paraId="49E29A02"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 w:val="18"/>
                <w:szCs w:val="18"/>
              </w:rPr>
              <w:t>（可多个）</w:t>
            </w:r>
          </w:p>
        </w:tc>
      </w:tr>
      <w:tr w:rsidR="0034148C" w:rsidRPr="00DC1C5F" w14:paraId="56A766F1" w14:textId="77777777" w:rsidTr="00C72575">
        <w:trPr>
          <w:trHeight w:val="360"/>
          <w:jc w:val="center"/>
        </w:trPr>
        <w:tc>
          <w:tcPr>
            <w:tcW w:w="1628" w:type="dxa"/>
            <w:vMerge w:val="restart"/>
            <w:shd w:val="clear" w:color="auto" w:fill="E2EFD9" w:themeFill="accent6" w:themeFillTint="33"/>
            <w:vAlign w:val="center"/>
          </w:tcPr>
          <w:p w14:paraId="177DA09A"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1</w:t>
            </w:r>
            <w:r w:rsidRPr="00920C94">
              <w:rPr>
                <w:rFonts w:ascii="Times New Roman" w:eastAsia="宋体" w:hAnsi="Times New Roman" w:hint="eastAsia"/>
                <w:szCs w:val="21"/>
              </w:rPr>
              <w:t>课时</w:t>
            </w:r>
          </w:p>
          <w:p w14:paraId="4986E28D" w14:textId="77777777" w:rsidR="00972872"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UN10KS01</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56AE1450" w14:textId="27F84400" w:rsidR="00F5243C"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1</w:t>
            </w:r>
            <w:r w:rsidR="003A0B98" w:rsidRPr="00920C94">
              <w:rPr>
                <w:rFonts w:ascii="Times New Roman" w:eastAsia="宋体" w:hAnsi="Times New Roman"/>
                <w:szCs w:val="21"/>
              </w:rPr>
              <w:t>柱体（</w:t>
            </w:r>
            <w:r w:rsidR="003A0B98" w:rsidRPr="00920C94">
              <w:rPr>
                <w:rFonts w:ascii="Times New Roman" w:eastAsia="宋体" w:hAnsi="Times New Roman"/>
                <w:szCs w:val="21"/>
              </w:rPr>
              <w:t>1</w:t>
            </w:r>
            <w:r w:rsidR="003A0B98" w:rsidRPr="00920C94">
              <w:rPr>
                <w:rFonts w:ascii="Times New Roman" w:eastAsia="宋体" w:hAnsi="Times New Roman"/>
                <w:szCs w:val="21"/>
              </w:rPr>
              <w:t>）</w:t>
            </w:r>
          </w:p>
        </w:tc>
        <w:tc>
          <w:tcPr>
            <w:tcW w:w="3312" w:type="dxa"/>
            <w:shd w:val="clear" w:color="auto" w:fill="E2EFD9" w:themeFill="accent6" w:themeFillTint="33"/>
            <w:vAlign w:val="center"/>
          </w:tcPr>
          <w:p w14:paraId="6F4E19C6" w14:textId="04E6DFF8" w:rsidR="00F5243C" w:rsidRPr="0088576B" w:rsidRDefault="003A0B98" w:rsidP="004C00FF">
            <w:pPr>
              <w:snapToGrid w:val="0"/>
              <w:spacing w:line="312" w:lineRule="auto"/>
              <w:rPr>
                <w:rFonts w:ascii="宋体" w:eastAsia="宋体" w:hAnsi="宋体"/>
                <w:szCs w:val="21"/>
              </w:rPr>
            </w:pPr>
            <w:r w:rsidRPr="0088576B">
              <w:rPr>
                <w:rFonts w:ascii="宋体" w:eastAsia="宋体" w:hAnsi="宋体" w:hint="eastAsia"/>
                <w:szCs w:val="21"/>
              </w:rPr>
              <w:t>1</w:t>
            </w:r>
            <w:r w:rsidR="006B30EA" w:rsidRPr="0088576B">
              <w:rPr>
                <w:rFonts w:ascii="宋体" w:eastAsia="宋体" w:hAnsi="宋体" w:hint="eastAsia"/>
                <w:szCs w:val="21"/>
              </w:rPr>
              <w:t>．</w:t>
            </w:r>
            <w:r w:rsidRPr="0088576B">
              <w:rPr>
                <w:rFonts w:ascii="宋体" w:eastAsia="宋体" w:hAnsi="宋体" w:cs="Times New Roman" w:hint="eastAsia"/>
                <w:szCs w:val="21"/>
              </w:rPr>
              <w:t>知道多面体的概念，通过观察棱柱的特征抽象出棱柱的定义，理解棱柱的相关概念，知道棱柱的表示方法及分类．</w:t>
            </w:r>
          </w:p>
        </w:tc>
        <w:tc>
          <w:tcPr>
            <w:tcW w:w="1252" w:type="dxa"/>
            <w:shd w:val="clear" w:color="auto" w:fill="E2EFD9" w:themeFill="accent6" w:themeFillTint="33"/>
            <w:vAlign w:val="center"/>
          </w:tcPr>
          <w:p w14:paraId="223FC388"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033D02F7" w14:textId="77777777" w:rsidR="00BF682B"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color w:val="000000"/>
                <w:szCs w:val="21"/>
              </w:rPr>
              <w:t>UN1001</w:t>
            </w:r>
          </w:p>
        </w:tc>
      </w:tr>
      <w:tr w:rsidR="0034148C" w:rsidRPr="00DC1C5F" w14:paraId="410B51A3" w14:textId="77777777" w:rsidTr="00C72575">
        <w:trPr>
          <w:trHeight w:val="360"/>
          <w:jc w:val="center"/>
        </w:trPr>
        <w:tc>
          <w:tcPr>
            <w:tcW w:w="1628" w:type="dxa"/>
            <w:vMerge/>
            <w:shd w:val="clear" w:color="auto" w:fill="E2EFD9" w:themeFill="accent6" w:themeFillTint="33"/>
            <w:vAlign w:val="center"/>
          </w:tcPr>
          <w:p w14:paraId="6F2501A5" w14:textId="77777777" w:rsidR="00F5243C" w:rsidRPr="00920C94" w:rsidRDefault="00F5243C"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79BCFC77" w14:textId="77777777" w:rsidR="00F5243C" w:rsidRPr="00920C94" w:rsidRDefault="00F5243C"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622E663A" w14:textId="0E94829F" w:rsidR="00F5243C" w:rsidRPr="0088576B" w:rsidRDefault="003A0B98" w:rsidP="004C00FF">
            <w:pPr>
              <w:snapToGrid w:val="0"/>
              <w:spacing w:line="312" w:lineRule="auto"/>
              <w:rPr>
                <w:rFonts w:ascii="宋体" w:eastAsia="宋体" w:hAnsi="宋体"/>
                <w:szCs w:val="21"/>
              </w:rPr>
            </w:pPr>
            <w:r w:rsidRPr="0088576B">
              <w:rPr>
                <w:rFonts w:ascii="宋体" w:eastAsia="宋体" w:hAnsi="宋体" w:hint="eastAsia"/>
                <w:szCs w:val="21"/>
              </w:rPr>
              <w:t>2</w:t>
            </w:r>
            <w:r w:rsidR="006B30EA" w:rsidRPr="0088576B">
              <w:rPr>
                <w:rFonts w:ascii="宋体" w:eastAsia="宋体" w:hAnsi="宋体" w:hint="eastAsia"/>
                <w:szCs w:val="21"/>
              </w:rPr>
              <w:t>．</w:t>
            </w:r>
            <w:r w:rsidRPr="0088576B">
              <w:rPr>
                <w:rFonts w:ascii="宋体" w:eastAsia="宋体" w:hAnsi="宋体" w:cs="Times New Roman" w:hint="eastAsia"/>
                <w:szCs w:val="21"/>
              </w:rPr>
              <w:t>理解圆柱的定义及相关概念，了解棱柱与圆柱之间的区别与联系．</w:t>
            </w:r>
          </w:p>
        </w:tc>
        <w:tc>
          <w:tcPr>
            <w:tcW w:w="1252" w:type="dxa"/>
            <w:shd w:val="clear" w:color="auto" w:fill="E2EFD9" w:themeFill="accent6" w:themeFillTint="33"/>
            <w:vAlign w:val="center"/>
          </w:tcPr>
          <w:p w14:paraId="2914A8CC"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189C58E7" w14:textId="5915A421"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color w:val="000000"/>
                <w:szCs w:val="21"/>
              </w:rPr>
              <w:t>UN100</w:t>
            </w:r>
            <w:r w:rsidR="00DE1839">
              <w:rPr>
                <w:rFonts w:ascii="Times New Roman" w:eastAsia="宋体" w:hAnsi="Times New Roman"/>
                <w:color w:val="000000"/>
                <w:szCs w:val="21"/>
              </w:rPr>
              <w:t>1</w:t>
            </w:r>
          </w:p>
        </w:tc>
      </w:tr>
      <w:tr w:rsidR="0034148C" w:rsidRPr="00DC1C5F" w14:paraId="31F2D41A" w14:textId="77777777" w:rsidTr="00C72575">
        <w:trPr>
          <w:trHeight w:val="360"/>
          <w:jc w:val="center"/>
        </w:trPr>
        <w:tc>
          <w:tcPr>
            <w:tcW w:w="1628" w:type="dxa"/>
            <w:vMerge/>
            <w:shd w:val="clear" w:color="auto" w:fill="E2EFD9" w:themeFill="accent6" w:themeFillTint="33"/>
            <w:vAlign w:val="center"/>
          </w:tcPr>
          <w:p w14:paraId="6A47AB23" w14:textId="77777777" w:rsidR="00F5243C" w:rsidRPr="00920C94" w:rsidRDefault="00F5243C"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5A7D3E25" w14:textId="77777777" w:rsidR="00F5243C" w:rsidRPr="00920C94" w:rsidRDefault="00F5243C"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11C608E1" w14:textId="79212582" w:rsidR="00F5243C" w:rsidRPr="0088576B" w:rsidRDefault="003A0B98" w:rsidP="004C00FF">
            <w:pPr>
              <w:snapToGrid w:val="0"/>
              <w:spacing w:line="312" w:lineRule="auto"/>
              <w:rPr>
                <w:rFonts w:ascii="宋体" w:eastAsia="宋体" w:hAnsi="宋体"/>
                <w:szCs w:val="21"/>
              </w:rPr>
            </w:pPr>
            <w:r w:rsidRPr="0088576B">
              <w:rPr>
                <w:rFonts w:ascii="宋体" w:eastAsia="宋体" w:hAnsi="宋体" w:hint="eastAsia"/>
                <w:szCs w:val="21"/>
              </w:rPr>
              <w:t>3</w:t>
            </w:r>
            <w:r w:rsidR="006B30EA" w:rsidRPr="0088576B">
              <w:rPr>
                <w:rFonts w:ascii="宋体" w:eastAsia="宋体" w:hAnsi="宋体" w:hint="eastAsia"/>
                <w:szCs w:val="21"/>
              </w:rPr>
              <w:t>．</w:t>
            </w:r>
            <w:r w:rsidRPr="0088576B">
              <w:rPr>
                <w:rFonts w:ascii="宋体" w:eastAsia="宋体" w:hAnsi="宋体" w:cs="Times New Roman" w:hint="eastAsia"/>
                <w:szCs w:val="21"/>
              </w:rPr>
              <w:t>以柱体为载体，进一步理解空间点、线、面之间的位置关系，提升直观想象、逻辑推理等数学核心素养．</w:t>
            </w:r>
          </w:p>
        </w:tc>
        <w:tc>
          <w:tcPr>
            <w:tcW w:w="1252" w:type="dxa"/>
            <w:shd w:val="clear" w:color="auto" w:fill="E2EFD9" w:themeFill="accent6" w:themeFillTint="33"/>
            <w:vAlign w:val="center"/>
          </w:tcPr>
          <w:p w14:paraId="754F67BE" w14:textId="77777777"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L03</w:t>
            </w:r>
          </w:p>
        </w:tc>
        <w:tc>
          <w:tcPr>
            <w:tcW w:w="1538" w:type="dxa"/>
            <w:shd w:val="clear" w:color="auto" w:fill="E2EFD9" w:themeFill="accent6" w:themeFillTint="33"/>
            <w:vAlign w:val="center"/>
          </w:tcPr>
          <w:p w14:paraId="024BD339" w14:textId="50CDFF33" w:rsidR="00F5243C"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w:t>
            </w:r>
            <w:r w:rsidR="00DE1839">
              <w:rPr>
                <w:rFonts w:ascii="Times New Roman" w:eastAsia="宋体" w:hAnsi="Times New Roman"/>
                <w:szCs w:val="21"/>
              </w:rPr>
              <w:t>01</w:t>
            </w:r>
          </w:p>
        </w:tc>
      </w:tr>
      <w:tr w:rsidR="00792FD8" w:rsidRPr="00DC1C5F" w14:paraId="7EC2B511" w14:textId="77777777" w:rsidTr="00C72575">
        <w:trPr>
          <w:trHeight w:val="375"/>
          <w:jc w:val="center"/>
        </w:trPr>
        <w:tc>
          <w:tcPr>
            <w:tcW w:w="1628" w:type="dxa"/>
            <w:vMerge w:val="restart"/>
            <w:shd w:val="clear" w:color="auto" w:fill="E2EFD9" w:themeFill="accent6" w:themeFillTint="33"/>
            <w:vAlign w:val="center"/>
          </w:tcPr>
          <w:p w14:paraId="4BBFAB3C"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2</w:t>
            </w:r>
            <w:r w:rsidRPr="00920C94">
              <w:rPr>
                <w:rFonts w:ascii="Times New Roman" w:eastAsia="宋体" w:hAnsi="Times New Roman" w:hint="eastAsia"/>
                <w:szCs w:val="21"/>
              </w:rPr>
              <w:t>课时</w:t>
            </w:r>
          </w:p>
          <w:p w14:paraId="1318F9B6"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UN10KS02</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40307796" w14:textId="3A6999BE" w:rsidR="00792FD8"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1</w:t>
            </w:r>
            <w:r w:rsidR="003A0B98" w:rsidRPr="00920C94">
              <w:rPr>
                <w:rFonts w:ascii="Times New Roman" w:eastAsia="宋体" w:hAnsi="Times New Roman"/>
                <w:szCs w:val="21"/>
              </w:rPr>
              <w:t>柱体（</w:t>
            </w:r>
            <w:r w:rsidR="003A0B98" w:rsidRPr="00920C94">
              <w:rPr>
                <w:rFonts w:ascii="Times New Roman" w:eastAsia="宋体" w:hAnsi="Times New Roman"/>
                <w:szCs w:val="21"/>
              </w:rPr>
              <w:t>2</w:t>
            </w:r>
            <w:r w:rsidR="003A0B98" w:rsidRPr="00920C94">
              <w:rPr>
                <w:rFonts w:ascii="Times New Roman" w:eastAsia="宋体" w:hAnsi="Times New Roman"/>
                <w:szCs w:val="21"/>
              </w:rPr>
              <w:t>）</w:t>
            </w:r>
          </w:p>
        </w:tc>
        <w:tc>
          <w:tcPr>
            <w:tcW w:w="3312" w:type="dxa"/>
            <w:shd w:val="clear" w:color="auto" w:fill="E2EFD9" w:themeFill="accent6" w:themeFillTint="33"/>
            <w:vAlign w:val="center"/>
          </w:tcPr>
          <w:p w14:paraId="1E687F60" w14:textId="77777777" w:rsidR="00792FD8" w:rsidRPr="0088576B" w:rsidRDefault="003A0B98" w:rsidP="004C00FF">
            <w:pPr>
              <w:snapToGrid w:val="0"/>
              <w:spacing w:line="312" w:lineRule="auto"/>
              <w:rPr>
                <w:rFonts w:ascii="宋体" w:eastAsia="宋体" w:hAnsi="宋体"/>
                <w:szCs w:val="21"/>
              </w:rPr>
            </w:pPr>
            <w:r w:rsidRPr="0088576B">
              <w:rPr>
                <w:rFonts w:ascii="宋体" w:eastAsia="宋体" w:hAnsi="宋体" w:cs="Times New Roman" w:hint="eastAsia"/>
                <w:szCs w:val="21"/>
              </w:rPr>
              <w:t>1．能通过实物模型直观地理解祖</w:t>
            </w:r>
            <w:r w:rsidRPr="0088576B">
              <w:rPr>
                <w:rFonts w:ascii="宋体" w:eastAsia="宋体" w:hAnsi="宋体" w:cs="宋体" w:hint="eastAsia"/>
                <w:szCs w:val="21"/>
              </w:rPr>
              <w:t>暅</w:t>
            </w:r>
            <w:r w:rsidRPr="0088576B">
              <w:rPr>
                <w:rFonts w:ascii="宋体" w:eastAsia="宋体" w:hAnsi="宋体" w:cs="华文隶书" w:hint="eastAsia"/>
                <w:szCs w:val="21"/>
              </w:rPr>
              <w:t>原理，体会中国的传统文化，提升直观想象素养．</w:t>
            </w:r>
          </w:p>
        </w:tc>
        <w:tc>
          <w:tcPr>
            <w:tcW w:w="1252" w:type="dxa"/>
            <w:shd w:val="clear" w:color="auto" w:fill="E2EFD9" w:themeFill="accent6" w:themeFillTint="33"/>
            <w:vAlign w:val="center"/>
          </w:tcPr>
          <w:p w14:paraId="29EB3D19"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4093BCE7" w14:textId="15C84506"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w:t>
            </w:r>
            <w:r w:rsidR="00DE1839">
              <w:rPr>
                <w:rFonts w:ascii="Times New Roman" w:eastAsia="宋体" w:hAnsi="Times New Roman"/>
                <w:szCs w:val="21"/>
              </w:rPr>
              <w:t>02</w:t>
            </w:r>
          </w:p>
        </w:tc>
      </w:tr>
      <w:tr w:rsidR="00C72575" w:rsidRPr="00DC1C5F" w14:paraId="7C172256" w14:textId="77777777" w:rsidTr="00C72575">
        <w:trPr>
          <w:trHeight w:val="375"/>
          <w:jc w:val="center"/>
        </w:trPr>
        <w:tc>
          <w:tcPr>
            <w:tcW w:w="1628" w:type="dxa"/>
            <w:vMerge/>
            <w:shd w:val="clear" w:color="auto" w:fill="E2EFD9" w:themeFill="accent6" w:themeFillTint="33"/>
            <w:vAlign w:val="center"/>
          </w:tcPr>
          <w:p w14:paraId="2B30740B" w14:textId="77777777" w:rsidR="00C72575" w:rsidRPr="00920C94" w:rsidRDefault="00C72575"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7CE09BBD" w14:textId="77777777" w:rsidR="00C72575" w:rsidRDefault="00C72575"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4FC3A861" w14:textId="28A9C66C" w:rsidR="00C72575" w:rsidRPr="0088576B" w:rsidRDefault="00C72575" w:rsidP="004C00FF">
            <w:pPr>
              <w:snapToGrid w:val="0"/>
              <w:spacing w:line="312" w:lineRule="auto"/>
              <w:rPr>
                <w:rFonts w:ascii="宋体" w:eastAsia="宋体" w:hAnsi="宋体" w:cs="Times New Roman"/>
                <w:szCs w:val="21"/>
              </w:rPr>
            </w:pPr>
            <w:r w:rsidRPr="0088576B">
              <w:rPr>
                <w:rFonts w:ascii="宋体" w:eastAsia="宋体" w:hAnsi="宋体" w:cs="Times New Roman" w:hint="eastAsia"/>
                <w:kern w:val="0"/>
                <w:szCs w:val="21"/>
              </w:rPr>
              <w:t>2．经历利用已知的长方体的体积公式以及祖</w:t>
            </w:r>
            <w:r w:rsidRPr="0088576B">
              <w:rPr>
                <w:rFonts w:ascii="宋体" w:eastAsia="宋体" w:hAnsi="宋体" w:cs="宋体" w:hint="eastAsia"/>
                <w:kern w:val="0"/>
                <w:szCs w:val="21"/>
              </w:rPr>
              <w:t>暅</w:t>
            </w:r>
            <w:r w:rsidRPr="0088576B">
              <w:rPr>
                <w:rFonts w:ascii="宋体" w:eastAsia="宋体" w:hAnsi="宋体" w:cs="华文隶书" w:hint="eastAsia"/>
                <w:kern w:val="0"/>
                <w:szCs w:val="21"/>
              </w:rPr>
              <w:t>原理，探究并证明棱柱、圆柱的体积公式的过程，体会</w:t>
            </w:r>
            <w:r w:rsidRPr="0088576B">
              <w:rPr>
                <w:rFonts w:ascii="宋体" w:eastAsia="宋体" w:hAnsi="宋体" w:cs="华文隶书" w:hint="eastAsia"/>
                <w:kern w:val="0"/>
                <w:szCs w:val="21"/>
              </w:rPr>
              <w:lastRenderedPageBreak/>
              <w:t>从特殊到一般的数学思想方法．</w:t>
            </w:r>
          </w:p>
        </w:tc>
        <w:tc>
          <w:tcPr>
            <w:tcW w:w="1252" w:type="dxa"/>
            <w:shd w:val="clear" w:color="auto" w:fill="E2EFD9" w:themeFill="accent6" w:themeFillTint="33"/>
            <w:vAlign w:val="center"/>
          </w:tcPr>
          <w:p w14:paraId="201F81DC" w14:textId="016DF30E" w:rsidR="00C72575"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lastRenderedPageBreak/>
              <w:t>L02</w:t>
            </w:r>
          </w:p>
        </w:tc>
        <w:tc>
          <w:tcPr>
            <w:tcW w:w="1538" w:type="dxa"/>
            <w:shd w:val="clear" w:color="auto" w:fill="E2EFD9" w:themeFill="accent6" w:themeFillTint="33"/>
            <w:vAlign w:val="center"/>
          </w:tcPr>
          <w:p w14:paraId="73C5889F" w14:textId="42FD1AA7" w:rsidR="00C72575"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w:t>
            </w:r>
            <w:r>
              <w:rPr>
                <w:rFonts w:ascii="Times New Roman" w:eastAsia="宋体" w:hAnsi="Times New Roman"/>
                <w:szCs w:val="21"/>
              </w:rPr>
              <w:t>02</w:t>
            </w:r>
          </w:p>
        </w:tc>
      </w:tr>
      <w:tr w:rsidR="00792FD8" w:rsidRPr="00DC1C5F" w14:paraId="50F061CC" w14:textId="77777777" w:rsidTr="00C72575">
        <w:trPr>
          <w:trHeight w:val="375"/>
          <w:jc w:val="center"/>
        </w:trPr>
        <w:tc>
          <w:tcPr>
            <w:tcW w:w="1628" w:type="dxa"/>
            <w:vMerge/>
            <w:shd w:val="clear" w:color="auto" w:fill="E2EFD9" w:themeFill="accent6" w:themeFillTint="33"/>
            <w:vAlign w:val="center"/>
          </w:tcPr>
          <w:p w14:paraId="0EA95480"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111B67C7"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6368F663" w14:textId="7FDD4948" w:rsidR="00792FD8" w:rsidRPr="0088576B" w:rsidRDefault="00C72575" w:rsidP="004C00FF">
            <w:pPr>
              <w:snapToGrid w:val="0"/>
              <w:spacing w:line="312" w:lineRule="auto"/>
              <w:rPr>
                <w:rFonts w:ascii="宋体" w:eastAsia="宋体" w:hAnsi="宋体" w:cs="Times New Roman"/>
                <w:szCs w:val="21"/>
              </w:rPr>
            </w:pPr>
            <w:r w:rsidRPr="0088576B">
              <w:rPr>
                <w:rFonts w:ascii="宋体" w:eastAsia="宋体" w:hAnsi="宋体" w:cs="Times New Roman" w:hint="eastAsia"/>
                <w:kern w:val="0"/>
                <w:szCs w:val="21"/>
              </w:rPr>
              <w:t>3．掌握棱柱、圆柱的体积公式，能综合运用棱柱、圆柱的体积公式以及空间点、线、面之间的位置关系解决简单的实际问题．</w:t>
            </w:r>
          </w:p>
        </w:tc>
        <w:tc>
          <w:tcPr>
            <w:tcW w:w="1252" w:type="dxa"/>
            <w:shd w:val="clear" w:color="auto" w:fill="E2EFD9" w:themeFill="accent6" w:themeFillTint="33"/>
            <w:vAlign w:val="center"/>
          </w:tcPr>
          <w:p w14:paraId="4CC11D8A"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L04</w:t>
            </w:r>
          </w:p>
        </w:tc>
        <w:tc>
          <w:tcPr>
            <w:tcW w:w="1538" w:type="dxa"/>
            <w:shd w:val="clear" w:color="auto" w:fill="E2EFD9" w:themeFill="accent6" w:themeFillTint="33"/>
            <w:vAlign w:val="center"/>
          </w:tcPr>
          <w:p w14:paraId="461FE711" w14:textId="65580638" w:rsidR="00762099"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UN1002</w:t>
            </w:r>
          </w:p>
        </w:tc>
      </w:tr>
      <w:tr w:rsidR="00792FD8" w:rsidRPr="00DC1C5F" w14:paraId="5A935C85" w14:textId="77777777" w:rsidTr="00C72575">
        <w:trPr>
          <w:trHeight w:val="375"/>
          <w:jc w:val="center"/>
        </w:trPr>
        <w:tc>
          <w:tcPr>
            <w:tcW w:w="1628" w:type="dxa"/>
            <w:vMerge w:val="restart"/>
            <w:shd w:val="clear" w:color="auto" w:fill="E2EFD9" w:themeFill="accent6" w:themeFillTint="33"/>
            <w:vAlign w:val="center"/>
          </w:tcPr>
          <w:p w14:paraId="30E4BB28"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3</w:t>
            </w:r>
            <w:r w:rsidRPr="00920C94">
              <w:rPr>
                <w:rFonts w:ascii="Times New Roman" w:eastAsia="宋体" w:hAnsi="Times New Roman" w:hint="eastAsia"/>
                <w:szCs w:val="21"/>
              </w:rPr>
              <w:t>课时</w:t>
            </w:r>
          </w:p>
          <w:p w14:paraId="51ECC486"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UN10KS03</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033C1E1A" w14:textId="132FB27F" w:rsidR="00792FD8"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1</w:t>
            </w:r>
            <w:r w:rsidR="003A0B98" w:rsidRPr="00920C94">
              <w:rPr>
                <w:rFonts w:ascii="Times New Roman" w:eastAsia="宋体" w:hAnsi="Times New Roman"/>
                <w:szCs w:val="21"/>
              </w:rPr>
              <w:t>柱体（</w:t>
            </w:r>
            <w:r w:rsidR="003A0B98" w:rsidRPr="00920C94">
              <w:rPr>
                <w:rFonts w:ascii="Times New Roman" w:eastAsia="宋体" w:hAnsi="Times New Roman"/>
                <w:szCs w:val="21"/>
              </w:rPr>
              <w:t>3</w:t>
            </w:r>
            <w:r w:rsidR="003A0B98" w:rsidRPr="00920C94">
              <w:rPr>
                <w:rFonts w:ascii="Times New Roman" w:eastAsia="宋体" w:hAnsi="Times New Roman"/>
                <w:szCs w:val="21"/>
              </w:rPr>
              <w:t>）</w:t>
            </w:r>
          </w:p>
        </w:tc>
        <w:tc>
          <w:tcPr>
            <w:tcW w:w="3312" w:type="dxa"/>
            <w:shd w:val="clear" w:color="auto" w:fill="E2EFD9" w:themeFill="accent6" w:themeFillTint="33"/>
            <w:vAlign w:val="center"/>
          </w:tcPr>
          <w:p w14:paraId="345B819F" w14:textId="60B8D799" w:rsidR="00792FD8" w:rsidRPr="0088576B" w:rsidRDefault="00C72575" w:rsidP="004C00FF">
            <w:pPr>
              <w:snapToGrid w:val="0"/>
              <w:spacing w:line="312" w:lineRule="auto"/>
              <w:rPr>
                <w:rFonts w:ascii="宋体" w:eastAsia="宋体" w:hAnsi="宋体"/>
                <w:b/>
                <w:bCs/>
                <w:szCs w:val="21"/>
              </w:rPr>
            </w:pPr>
            <w:r w:rsidRPr="0088576B">
              <w:rPr>
                <w:rStyle w:val="af1"/>
                <w:rFonts w:ascii="宋体" w:eastAsia="宋体" w:hAnsi="宋体" w:cs="Times New Roman" w:hint="eastAsia"/>
                <w:i w:val="0"/>
                <w:szCs w:val="21"/>
              </w:rPr>
              <w:t>1．</w:t>
            </w:r>
            <w:r w:rsidRPr="0088576B">
              <w:rPr>
                <w:rFonts w:ascii="宋体" w:eastAsia="宋体" w:hAnsi="宋体" w:cs="Times New Roman" w:hint="eastAsia"/>
                <w:szCs w:val="21"/>
              </w:rPr>
              <w:t>经历将柱体的表面展开成平面图形并求其面积的过程，体会空间问题与平面问题之间的相互转化，提升直观想象素养．</w:t>
            </w:r>
          </w:p>
        </w:tc>
        <w:tc>
          <w:tcPr>
            <w:tcW w:w="1252" w:type="dxa"/>
            <w:shd w:val="clear" w:color="auto" w:fill="E2EFD9" w:themeFill="accent6" w:themeFillTint="33"/>
            <w:vAlign w:val="center"/>
          </w:tcPr>
          <w:p w14:paraId="358870C1"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4FA72716" w14:textId="79C992B1"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sidR="0088576B">
              <w:rPr>
                <w:rFonts w:ascii="Times New Roman" w:eastAsia="宋体" w:hAnsi="Times New Roman"/>
                <w:szCs w:val="21"/>
              </w:rPr>
              <w:t>3</w:t>
            </w:r>
          </w:p>
        </w:tc>
      </w:tr>
      <w:tr w:rsidR="00792FD8" w:rsidRPr="00DC1C5F" w14:paraId="6E8D5AD7" w14:textId="77777777" w:rsidTr="00C72575">
        <w:trPr>
          <w:trHeight w:val="375"/>
          <w:jc w:val="center"/>
        </w:trPr>
        <w:tc>
          <w:tcPr>
            <w:tcW w:w="1628" w:type="dxa"/>
            <w:vMerge/>
            <w:shd w:val="clear" w:color="auto" w:fill="E2EFD9" w:themeFill="accent6" w:themeFillTint="33"/>
            <w:vAlign w:val="center"/>
          </w:tcPr>
          <w:p w14:paraId="625138E0"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60FFCC0E"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50441764" w14:textId="69442798" w:rsidR="00792FD8" w:rsidRPr="0088576B" w:rsidRDefault="00C72575" w:rsidP="004C00FF">
            <w:pPr>
              <w:spacing w:line="312" w:lineRule="auto"/>
              <w:rPr>
                <w:rFonts w:ascii="宋体" w:eastAsia="宋体" w:hAnsi="宋体" w:cs="Times New Roman"/>
                <w:szCs w:val="21"/>
              </w:rPr>
            </w:pPr>
            <w:r w:rsidRPr="0088576B">
              <w:rPr>
                <w:rStyle w:val="af1"/>
                <w:rFonts w:ascii="宋体" w:eastAsia="宋体" w:hAnsi="宋体" w:cs="Times New Roman" w:hint="eastAsia"/>
                <w:i w:val="0"/>
                <w:szCs w:val="21"/>
              </w:rPr>
              <w:t>2．</w:t>
            </w:r>
            <w:r w:rsidRPr="0088576B">
              <w:rPr>
                <w:rFonts w:ascii="宋体" w:eastAsia="宋体" w:hAnsi="宋体" w:cs="Times New Roman" w:hint="eastAsia"/>
                <w:szCs w:val="21"/>
              </w:rPr>
              <w:t>掌握棱柱和圆柱的表面积公式，并能运用这些公式解决相关的实际问题</w:t>
            </w:r>
            <w:r w:rsidR="003A0B98" w:rsidRPr="0088576B">
              <w:rPr>
                <w:rFonts w:ascii="宋体" w:eastAsia="宋体" w:hAnsi="宋体" w:cs="Times New Roman" w:hint="eastAsia"/>
                <w:szCs w:val="21"/>
              </w:rPr>
              <w:t>．</w:t>
            </w:r>
          </w:p>
        </w:tc>
        <w:tc>
          <w:tcPr>
            <w:tcW w:w="1252" w:type="dxa"/>
            <w:shd w:val="clear" w:color="auto" w:fill="E2EFD9" w:themeFill="accent6" w:themeFillTint="33"/>
            <w:vAlign w:val="center"/>
          </w:tcPr>
          <w:p w14:paraId="5F423D27"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L03</w:t>
            </w:r>
          </w:p>
        </w:tc>
        <w:tc>
          <w:tcPr>
            <w:tcW w:w="1538" w:type="dxa"/>
            <w:shd w:val="clear" w:color="auto" w:fill="E2EFD9" w:themeFill="accent6" w:themeFillTint="33"/>
            <w:vAlign w:val="center"/>
          </w:tcPr>
          <w:p w14:paraId="0304E9E3" w14:textId="3A2865B9" w:rsidR="00792FD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3</w:t>
            </w:r>
          </w:p>
        </w:tc>
      </w:tr>
      <w:tr w:rsidR="00792FD8" w:rsidRPr="00DC1C5F" w14:paraId="2F1A8D4C" w14:textId="77777777" w:rsidTr="00C72575">
        <w:trPr>
          <w:trHeight w:val="375"/>
          <w:jc w:val="center"/>
        </w:trPr>
        <w:tc>
          <w:tcPr>
            <w:tcW w:w="1628" w:type="dxa"/>
            <w:vMerge w:val="restart"/>
            <w:shd w:val="clear" w:color="auto" w:fill="E2EFD9" w:themeFill="accent6" w:themeFillTint="33"/>
            <w:vAlign w:val="center"/>
          </w:tcPr>
          <w:p w14:paraId="3FE2DED9" w14:textId="7F01A30B"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4</w:t>
            </w:r>
            <w:r w:rsidRPr="00920C94">
              <w:rPr>
                <w:rFonts w:ascii="Times New Roman" w:eastAsia="宋体" w:hAnsi="Times New Roman" w:hint="eastAsia"/>
                <w:szCs w:val="21"/>
              </w:rPr>
              <w:t>课时</w:t>
            </w:r>
          </w:p>
          <w:p w14:paraId="7D8BF53B"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UN10KS04</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7D4BE6CB" w14:textId="43637461" w:rsidR="00792FD8"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2</w:t>
            </w:r>
            <w:r w:rsidR="003A0B98" w:rsidRPr="00920C94">
              <w:rPr>
                <w:rFonts w:ascii="Times New Roman" w:eastAsia="宋体" w:hAnsi="Times New Roman"/>
                <w:szCs w:val="21"/>
              </w:rPr>
              <w:t>锥体（</w:t>
            </w:r>
            <w:r w:rsidR="003A0B98" w:rsidRPr="00920C94">
              <w:rPr>
                <w:rFonts w:ascii="Times New Roman" w:eastAsia="宋体" w:hAnsi="Times New Roman"/>
                <w:szCs w:val="21"/>
              </w:rPr>
              <w:t>1</w:t>
            </w:r>
            <w:r w:rsidR="003A0B98" w:rsidRPr="00920C94">
              <w:rPr>
                <w:rFonts w:ascii="Times New Roman" w:eastAsia="宋体" w:hAnsi="Times New Roman"/>
                <w:szCs w:val="21"/>
              </w:rPr>
              <w:t>）</w:t>
            </w:r>
          </w:p>
        </w:tc>
        <w:tc>
          <w:tcPr>
            <w:tcW w:w="3312" w:type="dxa"/>
            <w:shd w:val="clear" w:color="auto" w:fill="E2EFD9" w:themeFill="accent6" w:themeFillTint="33"/>
            <w:vAlign w:val="center"/>
          </w:tcPr>
          <w:p w14:paraId="63E1FE71" w14:textId="365150A0"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szCs w:val="21"/>
              </w:rPr>
              <w:t>1．通过观察棱锥的特征抽象出棱锥的定义，理解棱锥的相关概念，知道棱锥的表示方法及分类．</w:t>
            </w:r>
          </w:p>
        </w:tc>
        <w:tc>
          <w:tcPr>
            <w:tcW w:w="1252" w:type="dxa"/>
            <w:shd w:val="clear" w:color="auto" w:fill="E2EFD9" w:themeFill="accent6" w:themeFillTint="33"/>
            <w:vAlign w:val="center"/>
          </w:tcPr>
          <w:p w14:paraId="6FEB2943"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L03</w:t>
            </w:r>
          </w:p>
        </w:tc>
        <w:tc>
          <w:tcPr>
            <w:tcW w:w="1538" w:type="dxa"/>
            <w:shd w:val="clear" w:color="auto" w:fill="E2EFD9" w:themeFill="accent6" w:themeFillTint="33"/>
            <w:vAlign w:val="center"/>
          </w:tcPr>
          <w:p w14:paraId="3A6E28A8" w14:textId="7CD8DF25" w:rsidR="00482B9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sidR="0088576B">
              <w:rPr>
                <w:rFonts w:ascii="Times New Roman" w:eastAsia="宋体" w:hAnsi="Times New Roman"/>
                <w:szCs w:val="21"/>
              </w:rPr>
              <w:t>4</w:t>
            </w:r>
          </w:p>
        </w:tc>
      </w:tr>
      <w:tr w:rsidR="00E57EFA" w:rsidRPr="00DC1C5F" w14:paraId="2EAD2899" w14:textId="77777777" w:rsidTr="00C72575">
        <w:trPr>
          <w:trHeight w:val="375"/>
          <w:jc w:val="center"/>
        </w:trPr>
        <w:tc>
          <w:tcPr>
            <w:tcW w:w="1628" w:type="dxa"/>
            <w:vMerge/>
            <w:shd w:val="clear" w:color="auto" w:fill="E2EFD9" w:themeFill="accent6" w:themeFillTint="33"/>
            <w:vAlign w:val="center"/>
          </w:tcPr>
          <w:p w14:paraId="28AB7567" w14:textId="77777777" w:rsidR="00E57EFA" w:rsidRPr="00920C94" w:rsidRDefault="00E57EFA"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54C3AD42" w14:textId="77777777" w:rsidR="00E57EFA" w:rsidRPr="00920C94" w:rsidRDefault="00E57EFA"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71DAA9B2" w14:textId="78595738" w:rsidR="00E57EFA" w:rsidRPr="0088576B" w:rsidRDefault="00C72575" w:rsidP="004C00FF">
            <w:pPr>
              <w:spacing w:line="312" w:lineRule="auto"/>
              <w:rPr>
                <w:rFonts w:ascii="宋体" w:eastAsia="宋体" w:hAnsi="宋体" w:cs="Times New Roman"/>
                <w:szCs w:val="21"/>
              </w:rPr>
            </w:pPr>
            <w:r w:rsidRPr="0088576B">
              <w:rPr>
                <w:rFonts w:ascii="宋体" w:eastAsia="宋体" w:hAnsi="宋体" w:cs="Times New Roman" w:hint="eastAsia"/>
                <w:szCs w:val="21"/>
              </w:rPr>
              <w:t>2．理解圆锥的定义及相关概念．</w:t>
            </w:r>
          </w:p>
        </w:tc>
        <w:tc>
          <w:tcPr>
            <w:tcW w:w="1252" w:type="dxa"/>
            <w:shd w:val="clear" w:color="auto" w:fill="E2EFD9" w:themeFill="accent6" w:themeFillTint="33"/>
            <w:vAlign w:val="center"/>
          </w:tcPr>
          <w:p w14:paraId="6CAD0101" w14:textId="77777777" w:rsidR="00E57EFA"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440C8092" w14:textId="74290405" w:rsidR="00E57EFA"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4</w:t>
            </w:r>
          </w:p>
        </w:tc>
      </w:tr>
      <w:tr w:rsidR="00C72575" w:rsidRPr="00DC1C5F" w14:paraId="50002F90" w14:textId="77777777" w:rsidTr="00C72575">
        <w:trPr>
          <w:trHeight w:val="375"/>
          <w:jc w:val="center"/>
        </w:trPr>
        <w:tc>
          <w:tcPr>
            <w:tcW w:w="1628" w:type="dxa"/>
            <w:vMerge/>
            <w:shd w:val="clear" w:color="auto" w:fill="E2EFD9" w:themeFill="accent6" w:themeFillTint="33"/>
            <w:vAlign w:val="center"/>
          </w:tcPr>
          <w:p w14:paraId="217D8BA3" w14:textId="77777777" w:rsidR="00C72575" w:rsidRPr="00920C94" w:rsidRDefault="00C72575"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68629EB4" w14:textId="77777777" w:rsidR="00C72575" w:rsidRPr="00920C94" w:rsidRDefault="00C72575"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2A6F60AE" w14:textId="1D0E0254" w:rsidR="00C72575" w:rsidRPr="0088576B" w:rsidRDefault="00C72575" w:rsidP="004C00FF">
            <w:pPr>
              <w:spacing w:line="312" w:lineRule="auto"/>
              <w:rPr>
                <w:rFonts w:ascii="宋体" w:eastAsia="宋体" w:hAnsi="宋体" w:cs="Times New Roman"/>
                <w:szCs w:val="21"/>
              </w:rPr>
            </w:pPr>
            <w:r w:rsidRPr="0088576B">
              <w:rPr>
                <w:rFonts w:ascii="宋体" w:eastAsia="宋体" w:hAnsi="宋体" w:cs="Times New Roman" w:hint="eastAsia"/>
                <w:szCs w:val="21"/>
              </w:rPr>
              <w:t>3．</w:t>
            </w:r>
            <w:proofErr w:type="gramStart"/>
            <w:r w:rsidRPr="0088576B">
              <w:rPr>
                <w:rFonts w:ascii="宋体" w:eastAsia="宋体" w:hAnsi="宋体" w:cs="Times New Roman" w:hint="eastAsia"/>
                <w:szCs w:val="21"/>
              </w:rPr>
              <w:t>知道台体的</w:t>
            </w:r>
            <w:proofErr w:type="gramEnd"/>
            <w:r w:rsidRPr="0088576B">
              <w:rPr>
                <w:rFonts w:ascii="宋体" w:eastAsia="宋体" w:hAnsi="宋体" w:cs="Times New Roman" w:hint="eastAsia"/>
                <w:szCs w:val="21"/>
              </w:rPr>
              <w:t>定义及相关概念，了解柱体、锥体</w:t>
            </w:r>
            <w:proofErr w:type="gramStart"/>
            <w:r w:rsidRPr="0088576B">
              <w:rPr>
                <w:rFonts w:ascii="宋体" w:eastAsia="宋体" w:hAnsi="宋体" w:cs="Times New Roman" w:hint="eastAsia"/>
                <w:szCs w:val="21"/>
              </w:rPr>
              <w:t>和台体三</w:t>
            </w:r>
            <w:proofErr w:type="gramEnd"/>
            <w:r w:rsidRPr="0088576B">
              <w:rPr>
                <w:rFonts w:ascii="宋体" w:eastAsia="宋体" w:hAnsi="宋体" w:cs="Times New Roman" w:hint="eastAsia"/>
                <w:szCs w:val="21"/>
              </w:rPr>
              <w:t>者的联系与区别．</w:t>
            </w:r>
          </w:p>
        </w:tc>
        <w:tc>
          <w:tcPr>
            <w:tcW w:w="1252" w:type="dxa"/>
            <w:shd w:val="clear" w:color="auto" w:fill="E2EFD9" w:themeFill="accent6" w:themeFillTint="33"/>
            <w:vAlign w:val="center"/>
          </w:tcPr>
          <w:p w14:paraId="0DDCC9FB" w14:textId="5813ACB5" w:rsidR="00C72575" w:rsidRPr="00920C94" w:rsidRDefault="0088576B" w:rsidP="004C00FF">
            <w:pPr>
              <w:snapToGrid w:val="0"/>
              <w:spacing w:line="312" w:lineRule="auto"/>
              <w:jc w:val="center"/>
              <w:rPr>
                <w:rFonts w:ascii="Times New Roman" w:eastAsia="宋体" w:hAnsi="Times New Roman"/>
                <w:szCs w:val="21"/>
              </w:rPr>
            </w:pPr>
            <w:r>
              <w:rPr>
                <w:rFonts w:ascii="Times New Roman" w:eastAsia="宋体" w:hAnsi="Times New Roman" w:hint="eastAsia"/>
                <w:szCs w:val="21"/>
              </w:rPr>
              <w:t>L</w:t>
            </w:r>
            <w:r>
              <w:rPr>
                <w:rFonts w:ascii="Times New Roman" w:eastAsia="宋体" w:hAnsi="Times New Roman"/>
                <w:szCs w:val="21"/>
              </w:rPr>
              <w:t>03</w:t>
            </w:r>
          </w:p>
        </w:tc>
        <w:tc>
          <w:tcPr>
            <w:tcW w:w="1538" w:type="dxa"/>
            <w:shd w:val="clear" w:color="auto" w:fill="E2EFD9" w:themeFill="accent6" w:themeFillTint="33"/>
            <w:vAlign w:val="center"/>
          </w:tcPr>
          <w:p w14:paraId="6A3D62B2" w14:textId="648C245B" w:rsidR="00C72575"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4</w:t>
            </w:r>
          </w:p>
        </w:tc>
      </w:tr>
      <w:tr w:rsidR="00792FD8" w:rsidRPr="00DC1C5F" w14:paraId="2E06C4F9" w14:textId="77777777" w:rsidTr="00C72575">
        <w:trPr>
          <w:trHeight w:val="375"/>
          <w:jc w:val="center"/>
        </w:trPr>
        <w:tc>
          <w:tcPr>
            <w:tcW w:w="1628" w:type="dxa"/>
            <w:vMerge/>
            <w:shd w:val="clear" w:color="auto" w:fill="E2EFD9" w:themeFill="accent6" w:themeFillTint="33"/>
            <w:vAlign w:val="center"/>
          </w:tcPr>
          <w:p w14:paraId="43FB3AF7"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1811F737"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0445B886" w14:textId="3B54E8E8"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szCs w:val="21"/>
              </w:rPr>
              <w:t>4．以锥体为载体，研究空间点、线、面的位置关系，进一步发展直观想象、逻辑推理素养．</w:t>
            </w:r>
          </w:p>
        </w:tc>
        <w:tc>
          <w:tcPr>
            <w:tcW w:w="1252" w:type="dxa"/>
            <w:shd w:val="clear" w:color="auto" w:fill="E2EFD9" w:themeFill="accent6" w:themeFillTint="33"/>
            <w:vAlign w:val="center"/>
          </w:tcPr>
          <w:p w14:paraId="01C4A15C"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74CB158D" w14:textId="689CFEEF" w:rsidR="00482B9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4</w:t>
            </w:r>
          </w:p>
        </w:tc>
      </w:tr>
      <w:tr w:rsidR="00792FD8" w:rsidRPr="00DC1C5F" w14:paraId="66A23506" w14:textId="77777777" w:rsidTr="00C72575">
        <w:trPr>
          <w:trHeight w:val="375"/>
          <w:jc w:val="center"/>
        </w:trPr>
        <w:tc>
          <w:tcPr>
            <w:tcW w:w="1628" w:type="dxa"/>
            <w:vMerge w:val="restart"/>
            <w:shd w:val="clear" w:color="auto" w:fill="E2EFD9" w:themeFill="accent6" w:themeFillTint="33"/>
            <w:vAlign w:val="center"/>
          </w:tcPr>
          <w:p w14:paraId="54BF5CF2"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5</w:t>
            </w:r>
            <w:r w:rsidRPr="00920C94">
              <w:rPr>
                <w:rFonts w:ascii="Times New Roman" w:eastAsia="宋体" w:hAnsi="Times New Roman" w:hint="eastAsia"/>
                <w:szCs w:val="21"/>
              </w:rPr>
              <w:t>课时</w:t>
            </w:r>
          </w:p>
          <w:p w14:paraId="4C5D9D9C"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UN10KS05</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3E744084" w14:textId="68D8E021" w:rsidR="00792FD8"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2</w:t>
            </w:r>
            <w:r w:rsidR="003A0B98" w:rsidRPr="00920C94">
              <w:rPr>
                <w:rFonts w:ascii="Times New Roman" w:eastAsia="宋体" w:hAnsi="Times New Roman"/>
                <w:szCs w:val="21"/>
              </w:rPr>
              <w:t>锥体（</w:t>
            </w:r>
            <w:r w:rsidR="003A0B98" w:rsidRPr="00920C94">
              <w:rPr>
                <w:rFonts w:ascii="Times New Roman" w:eastAsia="宋体" w:hAnsi="Times New Roman"/>
                <w:szCs w:val="21"/>
              </w:rPr>
              <w:t>2</w:t>
            </w:r>
            <w:r w:rsidR="003A0B98" w:rsidRPr="00920C94">
              <w:rPr>
                <w:rFonts w:ascii="Times New Roman" w:eastAsia="宋体" w:hAnsi="Times New Roman"/>
                <w:szCs w:val="21"/>
              </w:rPr>
              <w:t>）</w:t>
            </w:r>
          </w:p>
        </w:tc>
        <w:tc>
          <w:tcPr>
            <w:tcW w:w="3312" w:type="dxa"/>
            <w:shd w:val="clear" w:color="auto" w:fill="E2EFD9" w:themeFill="accent6" w:themeFillTint="33"/>
            <w:vAlign w:val="center"/>
          </w:tcPr>
          <w:p w14:paraId="0CDBCF70" w14:textId="7BF7A0CB" w:rsidR="00792FD8" w:rsidRPr="0088576B" w:rsidRDefault="00C72575" w:rsidP="004C00FF">
            <w:pPr>
              <w:snapToGrid w:val="0"/>
              <w:spacing w:line="312" w:lineRule="auto"/>
              <w:rPr>
                <w:rFonts w:ascii="宋体" w:eastAsia="宋体" w:hAnsi="宋体"/>
                <w:i/>
                <w:szCs w:val="21"/>
              </w:rPr>
            </w:pPr>
            <w:r w:rsidRPr="0088576B">
              <w:rPr>
                <w:rStyle w:val="af1"/>
                <w:rFonts w:ascii="宋体" w:eastAsia="宋体" w:hAnsi="宋体" w:cs="Times New Roman" w:hint="eastAsia"/>
                <w:i w:val="0"/>
                <w:kern w:val="0"/>
                <w:szCs w:val="21"/>
              </w:rPr>
              <w:t>1．经历借助棱锥与棱柱的联系推导得到锥体体积公式的过程，体会割补法和化归等数学思想方法的应用，发展直观想象、逻辑推理素养．</w:t>
            </w:r>
          </w:p>
        </w:tc>
        <w:tc>
          <w:tcPr>
            <w:tcW w:w="1252" w:type="dxa"/>
            <w:shd w:val="clear" w:color="auto" w:fill="E2EFD9" w:themeFill="accent6" w:themeFillTint="33"/>
            <w:vAlign w:val="center"/>
          </w:tcPr>
          <w:p w14:paraId="67B1BA1A"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L04</w:t>
            </w:r>
          </w:p>
        </w:tc>
        <w:tc>
          <w:tcPr>
            <w:tcW w:w="1538" w:type="dxa"/>
            <w:shd w:val="clear" w:color="auto" w:fill="E2EFD9" w:themeFill="accent6" w:themeFillTint="33"/>
            <w:vAlign w:val="center"/>
          </w:tcPr>
          <w:p w14:paraId="55277AE3" w14:textId="04114160" w:rsidR="00762099"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5</w:t>
            </w:r>
          </w:p>
        </w:tc>
      </w:tr>
      <w:tr w:rsidR="00792FD8" w:rsidRPr="00DC1C5F" w14:paraId="038A6999" w14:textId="77777777" w:rsidTr="00C72575">
        <w:trPr>
          <w:trHeight w:val="375"/>
          <w:jc w:val="center"/>
        </w:trPr>
        <w:tc>
          <w:tcPr>
            <w:tcW w:w="1628" w:type="dxa"/>
            <w:vMerge/>
            <w:shd w:val="clear" w:color="auto" w:fill="E2EFD9" w:themeFill="accent6" w:themeFillTint="33"/>
            <w:vAlign w:val="center"/>
          </w:tcPr>
          <w:p w14:paraId="77D909DB"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5C5C1F3A"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5526D9E6" w14:textId="579620DE" w:rsidR="00792FD8" w:rsidRPr="0088576B" w:rsidRDefault="00C72575" w:rsidP="004C00FF">
            <w:pPr>
              <w:snapToGrid w:val="0"/>
              <w:spacing w:line="312" w:lineRule="auto"/>
              <w:rPr>
                <w:rFonts w:ascii="宋体" w:eastAsia="宋体" w:hAnsi="宋体"/>
                <w:i/>
                <w:szCs w:val="21"/>
              </w:rPr>
            </w:pPr>
            <w:r w:rsidRPr="0088576B">
              <w:rPr>
                <w:rStyle w:val="af1"/>
                <w:rFonts w:ascii="宋体" w:eastAsia="宋体" w:hAnsi="宋体" w:cs="Times New Roman" w:hint="eastAsia"/>
                <w:i w:val="0"/>
                <w:kern w:val="0"/>
                <w:szCs w:val="21"/>
              </w:rPr>
              <w:t>2．掌握锥体的体积公式，并能运用公式解决相关的实际问题．</w:t>
            </w:r>
          </w:p>
        </w:tc>
        <w:tc>
          <w:tcPr>
            <w:tcW w:w="1252" w:type="dxa"/>
            <w:shd w:val="clear" w:color="auto" w:fill="E2EFD9" w:themeFill="accent6" w:themeFillTint="33"/>
            <w:vAlign w:val="center"/>
          </w:tcPr>
          <w:p w14:paraId="4E8220A0"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L04</w:t>
            </w:r>
          </w:p>
        </w:tc>
        <w:tc>
          <w:tcPr>
            <w:tcW w:w="1538" w:type="dxa"/>
            <w:shd w:val="clear" w:color="auto" w:fill="E2EFD9" w:themeFill="accent6" w:themeFillTint="33"/>
            <w:vAlign w:val="center"/>
          </w:tcPr>
          <w:p w14:paraId="712A6C52" w14:textId="16DF6480" w:rsidR="00792FD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5</w:t>
            </w:r>
          </w:p>
        </w:tc>
      </w:tr>
      <w:tr w:rsidR="00792FD8" w:rsidRPr="00DC1C5F" w14:paraId="37CF799A" w14:textId="77777777" w:rsidTr="00C72575">
        <w:trPr>
          <w:trHeight w:val="375"/>
          <w:jc w:val="center"/>
        </w:trPr>
        <w:tc>
          <w:tcPr>
            <w:tcW w:w="1628" w:type="dxa"/>
            <w:vMerge w:val="restart"/>
            <w:shd w:val="clear" w:color="auto" w:fill="E2EFD9" w:themeFill="accent6" w:themeFillTint="33"/>
            <w:vAlign w:val="center"/>
          </w:tcPr>
          <w:p w14:paraId="59C8AA1B"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6</w:t>
            </w:r>
            <w:r w:rsidRPr="00920C94">
              <w:rPr>
                <w:rFonts w:ascii="Times New Roman" w:eastAsia="宋体" w:hAnsi="Times New Roman" w:hint="eastAsia"/>
                <w:szCs w:val="21"/>
              </w:rPr>
              <w:t>课时</w:t>
            </w:r>
          </w:p>
          <w:p w14:paraId="0232A5C7"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UN10KS06</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6C0E8035" w14:textId="298EDA96" w:rsidR="00792FD8"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2</w:t>
            </w:r>
            <w:r w:rsidR="003A0B98" w:rsidRPr="00920C94">
              <w:rPr>
                <w:rFonts w:ascii="Times New Roman" w:eastAsia="宋体" w:hAnsi="Times New Roman"/>
                <w:szCs w:val="21"/>
              </w:rPr>
              <w:t>锥体（</w:t>
            </w:r>
            <w:r w:rsidR="003A0B98" w:rsidRPr="00920C94">
              <w:rPr>
                <w:rFonts w:ascii="Times New Roman" w:eastAsia="宋体" w:hAnsi="Times New Roman"/>
                <w:szCs w:val="21"/>
              </w:rPr>
              <w:t>3</w:t>
            </w:r>
            <w:r w:rsidR="003A0B98" w:rsidRPr="00920C94">
              <w:rPr>
                <w:rFonts w:ascii="Times New Roman" w:eastAsia="宋体" w:hAnsi="Times New Roman"/>
                <w:szCs w:val="21"/>
              </w:rPr>
              <w:t>）</w:t>
            </w:r>
          </w:p>
        </w:tc>
        <w:tc>
          <w:tcPr>
            <w:tcW w:w="3312" w:type="dxa"/>
            <w:shd w:val="clear" w:color="auto" w:fill="E2EFD9" w:themeFill="accent6" w:themeFillTint="33"/>
            <w:vAlign w:val="center"/>
          </w:tcPr>
          <w:p w14:paraId="035964F3" w14:textId="211775EE"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kern w:val="0"/>
                <w:szCs w:val="21"/>
              </w:rPr>
              <w:t>1．仿效柱体表面积的研究方法，经历将锥体的侧面展开成平面图形进而计算锥体侧面积的过程，体会空间问题与平面问题之间的相互转化，提升直观想象素养．</w:t>
            </w:r>
          </w:p>
        </w:tc>
        <w:tc>
          <w:tcPr>
            <w:tcW w:w="1252" w:type="dxa"/>
            <w:shd w:val="clear" w:color="auto" w:fill="E2EFD9" w:themeFill="accent6" w:themeFillTint="33"/>
            <w:vAlign w:val="center"/>
          </w:tcPr>
          <w:p w14:paraId="178273DB"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L04</w:t>
            </w:r>
          </w:p>
        </w:tc>
        <w:tc>
          <w:tcPr>
            <w:tcW w:w="1538" w:type="dxa"/>
            <w:shd w:val="clear" w:color="auto" w:fill="E2EFD9" w:themeFill="accent6" w:themeFillTint="33"/>
            <w:vAlign w:val="center"/>
          </w:tcPr>
          <w:p w14:paraId="5F04020C" w14:textId="1ABE75DF" w:rsidR="00762099"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6</w:t>
            </w:r>
          </w:p>
        </w:tc>
      </w:tr>
      <w:tr w:rsidR="00792FD8" w:rsidRPr="00DC1C5F" w14:paraId="73719F4D" w14:textId="77777777" w:rsidTr="00C72575">
        <w:trPr>
          <w:trHeight w:val="375"/>
          <w:jc w:val="center"/>
        </w:trPr>
        <w:tc>
          <w:tcPr>
            <w:tcW w:w="1628" w:type="dxa"/>
            <w:vMerge/>
            <w:shd w:val="clear" w:color="auto" w:fill="E2EFD9" w:themeFill="accent6" w:themeFillTint="33"/>
            <w:vAlign w:val="center"/>
          </w:tcPr>
          <w:p w14:paraId="2D78CA5C"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0DF7F4DB"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7C792955" w14:textId="12F0922A"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kern w:val="0"/>
                <w:szCs w:val="21"/>
              </w:rPr>
              <w:t>2．掌握正棱锥和圆锥的表面积公式，并能运用这些公式解决相关的实际问题．</w:t>
            </w:r>
          </w:p>
        </w:tc>
        <w:tc>
          <w:tcPr>
            <w:tcW w:w="1252" w:type="dxa"/>
            <w:shd w:val="clear" w:color="auto" w:fill="E2EFD9" w:themeFill="accent6" w:themeFillTint="33"/>
            <w:vAlign w:val="center"/>
          </w:tcPr>
          <w:p w14:paraId="4F338F6C"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L03</w:t>
            </w:r>
          </w:p>
        </w:tc>
        <w:tc>
          <w:tcPr>
            <w:tcW w:w="1538" w:type="dxa"/>
            <w:shd w:val="clear" w:color="auto" w:fill="E2EFD9" w:themeFill="accent6" w:themeFillTint="33"/>
            <w:vAlign w:val="center"/>
          </w:tcPr>
          <w:p w14:paraId="383C1154" w14:textId="20BA5226" w:rsidR="00792FD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6</w:t>
            </w:r>
          </w:p>
        </w:tc>
      </w:tr>
      <w:tr w:rsidR="00792FD8" w:rsidRPr="00DC1C5F" w14:paraId="1855D967" w14:textId="77777777" w:rsidTr="00C72575">
        <w:trPr>
          <w:trHeight w:val="375"/>
          <w:jc w:val="center"/>
        </w:trPr>
        <w:tc>
          <w:tcPr>
            <w:tcW w:w="1628" w:type="dxa"/>
            <w:vMerge w:val="restart"/>
            <w:shd w:val="clear" w:color="auto" w:fill="E2EFD9" w:themeFill="accent6" w:themeFillTint="33"/>
            <w:vAlign w:val="center"/>
          </w:tcPr>
          <w:p w14:paraId="68F93A5E"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lastRenderedPageBreak/>
              <w:t>第</w:t>
            </w:r>
            <w:r w:rsidRPr="00920C94">
              <w:rPr>
                <w:rFonts w:ascii="Times New Roman" w:eastAsia="宋体" w:hAnsi="Times New Roman"/>
                <w:szCs w:val="21"/>
              </w:rPr>
              <w:t>7</w:t>
            </w:r>
            <w:r w:rsidRPr="00920C94">
              <w:rPr>
                <w:rFonts w:ascii="Times New Roman" w:eastAsia="宋体" w:hAnsi="Times New Roman" w:hint="eastAsia"/>
                <w:szCs w:val="21"/>
              </w:rPr>
              <w:t>课时</w:t>
            </w:r>
          </w:p>
          <w:p w14:paraId="3C41097B"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UN10KS07</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26158BA7" w14:textId="72E9E367" w:rsidR="00792FD8"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3</w:t>
            </w:r>
            <w:r w:rsidR="003A0B98" w:rsidRPr="00920C94">
              <w:rPr>
                <w:rFonts w:ascii="Times New Roman" w:eastAsia="宋体" w:hAnsi="Times New Roman" w:hint="eastAsia"/>
                <w:szCs w:val="21"/>
              </w:rPr>
              <w:t>多面体与旋转体</w:t>
            </w:r>
          </w:p>
        </w:tc>
        <w:tc>
          <w:tcPr>
            <w:tcW w:w="3312" w:type="dxa"/>
            <w:shd w:val="clear" w:color="auto" w:fill="E2EFD9" w:themeFill="accent6" w:themeFillTint="33"/>
            <w:vAlign w:val="center"/>
          </w:tcPr>
          <w:p w14:paraId="239B4296" w14:textId="20197ACF"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kern w:val="0"/>
                <w:szCs w:val="21"/>
              </w:rPr>
              <w:t>1．知道多面体的概念，了解五种正多面体．</w:t>
            </w:r>
          </w:p>
        </w:tc>
        <w:tc>
          <w:tcPr>
            <w:tcW w:w="1252" w:type="dxa"/>
            <w:shd w:val="clear" w:color="auto" w:fill="E2EFD9" w:themeFill="accent6" w:themeFillTint="33"/>
            <w:vAlign w:val="center"/>
          </w:tcPr>
          <w:p w14:paraId="165641D2"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L01</w:t>
            </w:r>
          </w:p>
        </w:tc>
        <w:tc>
          <w:tcPr>
            <w:tcW w:w="1538" w:type="dxa"/>
            <w:shd w:val="clear" w:color="auto" w:fill="E2EFD9" w:themeFill="accent6" w:themeFillTint="33"/>
            <w:vAlign w:val="center"/>
          </w:tcPr>
          <w:p w14:paraId="41E8BADF" w14:textId="0D9F06E8" w:rsidR="00C51216"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7</w:t>
            </w:r>
          </w:p>
        </w:tc>
      </w:tr>
      <w:tr w:rsidR="00792FD8" w:rsidRPr="00DC1C5F" w14:paraId="7AC9A8C8" w14:textId="77777777" w:rsidTr="00C72575">
        <w:trPr>
          <w:trHeight w:val="375"/>
          <w:jc w:val="center"/>
        </w:trPr>
        <w:tc>
          <w:tcPr>
            <w:tcW w:w="1628" w:type="dxa"/>
            <w:vMerge/>
            <w:shd w:val="clear" w:color="auto" w:fill="E2EFD9" w:themeFill="accent6" w:themeFillTint="33"/>
            <w:vAlign w:val="center"/>
          </w:tcPr>
          <w:p w14:paraId="3081F679"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04D94053"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1D8564C1" w14:textId="4EB4A2AA" w:rsidR="00792FD8" w:rsidRPr="0088576B" w:rsidRDefault="00C72575" w:rsidP="004C00FF">
            <w:pPr>
              <w:adjustRightInd w:val="0"/>
              <w:snapToGrid w:val="0"/>
              <w:spacing w:line="312" w:lineRule="auto"/>
              <w:jc w:val="left"/>
              <w:rPr>
                <w:rFonts w:ascii="宋体" w:eastAsia="宋体" w:hAnsi="宋体"/>
                <w:szCs w:val="21"/>
              </w:rPr>
            </w:pPr>
            <w:r w:rsidRPr="0088576B">
              <w:rPr>
                <w:rFonts w:ascii="宋体" w:eastAsia="宋体" w:hAnsi="宋体" w:cs="Times New Roman" w:hint="eastAsia"/>
                <w:kern w:val="0"/>
                <w:szCs w:val="21"/>
              </w:rPr>
              <w:t>2．了解欧拉定理，体会数学之美．</w:t>
            </w:r>
          </w:p>
        </w:tc>
        <w:tc>
          <w:tcPr>
            <w:tcW w:w="1252" w:type="dxa"/>
            <w:shd w:val="clear" w:color="auto" w:fill="E2EFD9" w:themeFill="accent6" w:themeFillTint="33"/>
            <w:vAlign w:val="center"/>
          </w:tcPr>
          <w:p w14:paraId="21770739"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6E5CD7A4" w14:textId="70B96652" w:rsidR="00792FD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7</w:t>
            </w:r>
          </w:p>
        </w:tc>
      </w:tr>
      <w:tr w:rsidR="00792FD8" w:rsidRPr="00DC1C5F" w14:paraId="6A877B7A" w14:textId="77777777" w:rsidTr="00C72575">
        <w:trPr>
          <w:trHeight w:val="375"/>
          <w:jc w:val="center"/>
        </w:trPr>
        <w:tc>
          <w:tcPr>
            <w:tcW w:w="1628" w:type="dxa"/>
            <w:vMerge/>
            <w:shd w:val="clear" w:color="auto" w:fill="E2EFD9" w:themeFill="accent6" w:themeFillTint="33"/>
            <w:vAlign w:val="center"/>
          </w:tcPr>
          <w:p w14:paraId="255D0AC0"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7D723898"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21F21F0C" w14:textId="04FA53B1"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kern w:val="0"/>
                <w:szCs w:val="21"/>
              </w:rPr>
              <w:t>3．知道旋转体、旋转面的概念，体会从特殊到一般的数学思想方法，发展直观想象、逻辑推理素养．</w:t>
            </w:r>
          </w:p>
        </w:tc>
        <w:tc>
          <w:tcPr>
            <w:tcW w:w="1252" w:type="dxa"/>
            <w:shd w:val="clear" w:color="auto" w:fill="E2EFD9" w:themeFill="accent6" w:themeFillTint="33"/>
            <w:vAlign w:val="center"/>
          </w:tcPr>
          <w:p w14:paraId="609DE4B3"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L01</w:t>
            </w:r>
          </w:p>
        </w:tc>
        <w:tc>
          <w:tcPr>
            <w:tcW w:w="1538" w:type="dxa"/>
            <w:shd w:val="clear" w:color="auto" w:fill="E2EFD9" w:themeFill="accent6" w:themeFillTint="33"/>
            <w:vAlign w:val="center"/>
          </w:tcPr>
          <w:p w14:paraId="245BA2F6" w14:textId="3067F966" w:rsidR="00792FD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7</w:t>
            </w:r>
          </w:p>
        </w:tc>
      </w:tr>
      <w:tr w:rsidR="00792FD8" w:rsidRPr="00DC1C5F" w14:paraId="5280DB4C" w14:textId="77777777" w:rsidTr="00C72575">
        <w:trPr>
          <w:trHeight w:val="375"/>
          <w:jc w:val="center"/>
        </w:trPr>
        <w:tc>
          <w:tcPr>
            <w:tcW w:w="1628" w:type="dxa"/>
            <w:vMerge w:val="restart"/>
            <w:shd w:val="clear" w:color="auto" w:fill="E2EFD9" w:themeFill="accent6" w:themeFillTint="33"/>
            <w:vAlign w:val="center"/>
          </w:tcPr>
          <w:p w14:paraId="6A98D56E"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8</w:t>
            </w:r>
            <w:r w:rsidRPr="00920C94">
              <w:rPr>
                <w:rFonts w:ascii="Times New Roman" w:eastAsia="宋体" w:hAnsi="Times New Roman" w:hint="eastAsia"/>
                <w:szCs w:val="21"/>
              </w:rPr>
              <w:t>课时</w:t>
            </w:r>
          </w:p>
          <w:p w14:paraId="0440BC33"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UN10KS08</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42809ED5" w14:textId="6E58A883" w:rsidR="00792FD8"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4</w:t>
            </w:r>
            <w:r w:rsidR="003A0B98" w:rsidRPr="00920C94">
              <w:rPr>
                <w:rFonts w:ascii="Times New Roman" w:eastAsia="宋体" w:hAnsi="Times New Roman"/>
                <w:szCs w:val="21"/>
              </w:rPr>
              <w:t>球（</w:t>
            </w:r>
            <w:r w:rsidR="003A0B98" w:rsidRPr="00920C94">
              <w:rPr>
                <w:rFonts w:ascii="Times New Roman" w:eastAsia="宋体" w:hAnsi="Times New Roman"/>
                <w:szCs w:val="21"/>
              </w:rPr>
              <w:t>1</w:t>
            </w:r>
            <w:r w:rsidR="003A0B98" w:rsidRPr="00920C94">
              <w:rPr>
                <w:rFonts w:ascii="Times New Roman" w:eastAsia="宋体" w:hAnsi="Times New Roman"/>
                <w:szCs w:val="21"/>
              </w:rPr>
              <w:t>）</w:t>
            </w:r>
          </w:p>
        </w:tc>
        <w:tc>
          <w:tcPr>
            <w:tcW w:w="3312" w:type="dxa"/>
            <w:shd w:val="clear" w:color="auto" w:fill="E2EFD9" w:themeFill="accent6" w:themeFillTint="33"/>
            <w:vAlign w:val="center"/>
          </w:tcPr>
          <w:p w14:paraId="5B5A34F5" w14:textId="7720C264"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kern w:val="0"/>
                <w:szCs w:val="21"/>
              </w:rPr>
              <w:t>1．从旋转体的角度理解球的概念，理解球的基本性质，发展直观想象、逻辑推理素养．</w:t>
            </w:r>
          </w:p>
        </w:tc>
        <w:tc>
          <w:tcPr>
            <w:tcW w:w="1252" w:type="dxa"/>
            <w:shd w:val="clear" w:color="auto" w:fill="E2EFD9" w:themeFill="accent6" w:themeFillTint="33"/>
            <w:vAlign w:val="center"/>
          </w:tcPr>
          <w:p w14:paraId="2EAE8434"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L03</w:t>
            </w:r>
          </w:p>
        </w:tc>
        <w:tc>
          <w:tcPr>
            <w:tcW w:w="1538" w:type="dxa"/>
            <w:shd w:val="clear" w:color="auto" w:fill="E2EFD9" w:themeFill="accent6" w:themeFillTint="33"/>
            <w:vAlign w:val="center"/>
          </w:tcPr>
          <w:p w14:paraId="4BF00872" w14:textId="2DD99321" w:rsidR="00C51216"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w:t>
            </w:r>
            <w:r w:rsidR="0088576B">
              <w:rPr>
                <w:rFonts w:ascii="Times New Roman" w:eastAsia="宋体" w:hAnsi="Times New Roman"/>
                <w:szCs w:val="21"/>
              </w:rPr>
              <w:t>0</w:t>
            </w:r>
            <w:r w:rsidRPr="00920C94">
              <w:rPr>
                <w:rFonts w:ascii="Times New Roman" w:eastAsia="宋体" w:hAnsi="Times New Roman"/>
                <w:szCs w:val="21"/>
              </w:rPr>
              <w:t>8</w:t>
            </w:r>
          </w:p>
        </w:tc>
      </w:tr>
      <w:tr w:rsidR="00792FD8" w:rsidRPr="00DC1C5F" w14:paraId="007265F0" w14:textId="77777777" w:rsidTr="00C72575">
        <w:trPr>
          <w:trHeight w:val="375"/>
          <w:jc w:val="center"/>
        </w:trPr>
        <w:tc>
          <w:tcPr>
            <w:tcW w:w="1628" w:type="dxa"/>
            <w:vMerge/>
            <w:shd w:val="clear" w:color="auto" w:fill="E2EFD9" w:themeFill="accent6" w:themeFillTint="33"/>
            <w:vAlign w:val="center"/>
          </w:tcPr>
          <w:p w14:paraId="3469E34D"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5D41E201"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438822D2" w14:textId="46B83CA3"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kern w:val="0"/>
                <w:szCs w:val="21"/>
              </w:rPr>
              <w:t>2．了解地球经纬度定义的数学解释，体会数学的应用价值．</w:t>
            </w:r>
          </w:p>
        </w:tc>
        <w:tc>
          <w:tcPr>
            <w:tcW w:w="1252" w:type="dxa"/>
            <w:shd w:val="clear" w:color="auto" w:fill="E2EFD9" w:themeFill="accent6" w:themeFillTint="33"/>
            <w:vAlign w:val="center"/>
          </w:tcPr>
          <w:p w14:paraId="58AC9FB0"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L01</w:t>
            </w:r>
          </w:p>
        </w:tc>
        <w:tc>
          <w:tcPr>
            <w:tcW w:w="1538" w:type="dxa"/>
            <w:shd w:val="clear" w:color="auto" w:fill="E2EFD9" w:themeFill="accent6" w:themeFillTint="33"/>
            <w:vAlign w:val="center"/>
          </w:tcPr>
          <w:p w14:paraId="71771520" w14:textId="638B1BE7" w:rsidR="00C51216"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w:t>
            </w:r>
            <w:r w:rsidR="0088576B">
              <w:rPr>
                <w:rFonts w:ascii="Times New Roman" w:eastAsia="宋体" w:hAnsi="Times New Roman"/>
                <w:szCs w:val="21"/>
              </w:rPr>
              <w:t>0</w:t>
            </w:r>
            <w:r w:rsidRPr="00920C94">
              <w:rPr>
                <w:rFonts w:ascii="Times New Roman" w:eastAsia="宋体" w:hAnsi="Times New Roman"/>
                <w:szCs w:val="21"/>
              </w:rPr>
              <w:t>8</w:t>
            </w:r>
          </w:p>
        </w:tc>
      </w:tr>
      <w:tr w:rsidR="00792FD8" w:rsidRPr="00DC1C5F" w14:paraId="3C8552EF" w14:textId="77777777" w:rsidTr="00C72575">
        <w:trPr>
          <w:trHeight w:val="375"/>
          <w:jc w:val="center"/>
        </w:trPr>
        <w:tc>
          <w:tcPr>
            <w:tcW w:w="1628" w:type="dxa"/>
            <w:vMerge w:val="restart"/>
            <w:shd w:val="clear" w:color="auto" w:fill="E2EFD9" w:themeFill="accent6" w:themeFillTint="33"/>
            <w:vAlign w:val="center"/>
          </w:tcPr>
          <w:p w14:paraId="3FBD5EA9"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9</w:t>
            </w:r>
            <w:r w:rsidRPr="00920C94">
              <w:rPr>
                <w:rFonts w:ascii="Times New Roman" w:eastAsia="宋体" w:hAnsi="Times New Roman" w:hint="eastAsia"/>
                <w:szCs w:val="21"/>
              </w:rPr>
              <w:t>课时</w:t>
            </w:r>
          </w:p>
          <w:p w14:paraId="5EE55542"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UN10KS09</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1F049E71" w14:textId="3AACE3CE" w:rsidR="00792FD8" w:rsidRPr="00920C94" w:rsidRDefault="006B30EA" w:rsidP="004C00FF">
            <w:pPr>
              <w:snapToGrid w:val="0"/>
              <w:spacing w:line="312" w:lineRule="auto"/>
              <w:jc w:val="center"/>
              <w:rPr>
                <w:rFonts w:ascii="Times New Roman" w:eastAsia="宋体" w:hAnsi="Times New Roman"/>
                <w:szCs w:val="21"/>
              </w:rPr>
            </w:pPr>
            <w:r>
              <w:rPr>
                <w:rFonts w:ascii="Times New Roman" w:eastAsia="宋体" w:hAnsi="Times New Roman"/>
                <w:szCs w:val="21"/>
              </w:rPr>
              <w:t>11.</w:t>
            </w:r>
            <w:r w:rsidR="003A0B98" w:rsidRPr="00920C94">
              <w:rPr>
                <w:rFonts w:ascii="Times New Roman" w:eastAsia="宋体" w:hAnsi="Times New Roman"/>
                <w:szCs w:val="21"/>
              </w:rPr>
              <w:t>4</w:t>
            </w:r>
            <w:r w:rsidR="003A0B98" w:rsidRPr="00920C94">
              <w:rPr>
                <w:rFonts w:ascii="Times New Roman" w:eastAsia="宋体" w:hAnsi="Times New Roman"/>
                <w:szCs w:val="21"/>
              </w:rPr>
              <w:t>球（</w:t>
            </w:r>
            <w:r w:rsidR="003A0B98" w:rsidRPr="00920C94">
              <w:rPr>
                <w:rFonts w:ascii="Times New Roman" w:eastAsia="宋体" w:hAnsi="Times New Roman"/>
                <w:szCs w:val="21"/>
              </w:rPr>
              <w:t>2</w:t>
            </w:r>
            <w:r w:rsidR="003A0B98" w:rsidRPr="00920C94">
              <w:rPr>
                <w:rFonts w:ascii="Times New Roman" w:eastAsia="宋体" w:hAnsi="Times New Roman"/>
                <w:szCs w:val="21"/>
              </w:rPr>
              <w:t>）</w:t>
            </w:r>
          </w:p>
        </w:tc>
        <w:tc>
          <w:tcPr>
            <w:tcW w:w="3312" w:type="dxa"/>
            <w:shd w:val="clear" w:color="auto" w:fill="E2EFD9" w:themeFill="accent6" w:themeFillTint="33"/>
            <w:vAlign w:val="center"/>
          </w:tcPr>
          <w:p w14:paraId="0F3F2A3F" w14:textId="2107685E"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kern w:val="0"/>
                <w:szCs w:val="21"/>
              </w:rPr>
              <w:t>1．经历利用祖</w:t>
            </w:r>
            <w:r w:rsidRPr="0088576B">
              <w:rPr>
                <w:rFonts w:ascii="宋体" w:eastAsia="宋体" w:hAnsi="宋体" w:cs="宋体" w:hint="eastAsia"/>
                <w:kern w:val="0"/>
                <w:szCs w:val="21"/>
              </w:rPr>
              <w:t>暅</w:t>
            </w:r>
            <w:r w:rsidRPr="0088576B">
              <w:rPr>
                <w:rFonts w:ascii="宋体" w:eastAsia="宋体" w:hAnsi="宋体" w:cs="华文隶书" w:hint="eastAsia"/>
                <w:kern w:val="0"/>
                <w:szCs w:val="21"/>
              </w:rPr>
              <w:t>原理、构造一个与半球体积相等的几何体推导得到球的体积公式的过程，提升直观想象</w:t>
            </w:r>
            <w:r w:rsidRPr="0088576B">
              <w:rPr>
                <w:rFonts w:ascii="宋体" w:eastAsia="宋体" w:hAnsi="宋体" w:cs="Times New Roman" w:hint="eastAsia"/>
                <w:kern w:val="0"/>
                <w:szCs w:val="21"/>
              </w:rPr>
              <w:t>、逻辑推理素养．</w:t>
            </w:r>
          </w:p>
        </w:tc>
        <w:tc>
          <w:tcPr>
            <w:tcW w:w="1252" w:type="dxa"/>
            <w:shd w:val="clear" w:color="auto" w:fill="E2EFD9" w:themeFill="accent6" w:themeFillTint="33"/>
            <w:vAlign w:val="center"/>
          </w:tcPr>
          <w:p w14:paraId="05447A86"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1B7D99E3" w14:textId="74145ECE" w:rsidR="00792FD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9</w:t>
            </w:r>
          </w:p>
        </w:tc>
      </w:tr>
      <w:tr w:rsidR="00792FD8" w:rsidRPr="00DC1C5F" w14:paraId="5F0C6849" w14:textId="77777777" w:rsidTr="00C72575">
        <w:trPr>
          <w:trHeight w:val="375"/>
          <w:jc w:val="center"/>
        </w:trPr>
        <w:tc>
          <w:tcPr>
            <w:tcW w:w="1628" w:type="dxa"/>
            <w:vMerge/>
            <w:shd w:val="clear" w:color="auto" w:fill="E2EFD9" w:themeFill="accent6" w:themeFillTint="33"/>
            <w:vAlign w:val="center"/>
          </w:tcPr>
          <w:p w14:paraId="61CB80E0"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571BFA59"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67601487" w14:textId="0567EC44" w:rsidR="00792FD8" w:rsidRPr="0088576B" w:rsidRDefault="00C72575" w:rsidP="004C00FF">
            <w:pPr>
              <w:spacing w:line="312" w:lineRule="auto"/>
              <w:rPr>
                <w:rFonts w:ascii="宋体" w:eastAsia="宋体" w:hAnsi="宋体" w:cs="Times New Roman"/>
                <w:szCs w:val="21"/>
              </w:rPr>
            </w:pPr>
            <w:r w:rsidRPr="0088576B">
              <w:rPr>
                <w:rFonts w:ascii="宋体" w:eastAsia="宋体" w:hAnsi="宋体" w:cs="Times New Roman" w:hint="eastAsia"/>
                <w:kern w:val="0"/>
                <w:szCs w:val="21"/>
              </w:rPr>
              <w:t>2．类比圆的面积公式，通过直观解释球的表面积公式，了解球的表面积与体积之间的内在联系，初步感悟极限思想．</w:t>
            </w:r>
          </w:p>
        </w:tc>
        <w:tc>
          <w:tcPr>
            <w:tcW w:w="1252" w:type="dxa"/>
            <w:shd w:val="clear" w:color="auto" w:fill="E2EFD9" w:themeFill="accent6" w:themeFillTint="33"/>
            <w:vAlign w:val="center"/>
          </w:tcPr>
          <w:p w14:paraId="6C0063F8"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660814A2" w14:textId="7408678F" w:rsidR="00792FD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9</w:t>
            </w:r>
          </w:p>
        </w:tc>
      </w:tr>
      <w:tr w:rsidR="00792FD8" w:rsidRPr="00DC1C5F" w14:paraId="626C32FB" w14:textId="77777777" w:rsidTr="00C72575">
        <w:trPr>
          <w:trHeight w:val="375"/>
          <w:jc w:val="center"/>
        </w:trPr>
        <w:tc>
          <w:tcPr>
            <w:tcW w:w="1628" w:type="dxa"/>
            <w:vMerge/>
            <w:shd w:val="clear" w:color="auto" w:fill="E2EFD9" w:themeFill="accent6" w:themeFillTint="33"/>
            <w:vAlign w:val="center"/>
          </w:tcPr>
          <w:p w14:paraId="7A09A5C3"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5F292399"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484784DD" w14:textId="2EE433B0" w:rsidR="00792FD8" w:rsidRPr="0088576B" w:rsidRDefault="00C72575" w:rsidP="004C00FF">
            <w:pPr>
              <w:snapToGrid w:val="0"/>
              <w:spacing w:line="312" w:lineRule="auto"/>
              <w:rPr>
                <w:rFonts w:ascii="宋体" w:eastAsia="宋体" w:hAnsi="宋体"/>
                <w:szCs w:val="21"/>
              </w:rPr>
            </w:pPr>
            <w:r w:rsidRPr="0088576B">
              <w:rPr>
                <w:rFonts w:ascii="宋体" w:eastAsia="宋体" w:hAnsi="宋体" w:cs="Times New Roman" w:hint="eastAsia"/>
                <w:kern w:val="0"/>
                <w:szCs w:val="21"/>
              </w:rPr>
              <w:t>3．会用球的体积公式和表面积公式解决简单的度量问题．</w:t>
            </w:r>
          </w:p>
        </w:tc>
        <w:tc>
          <w:tcPr>
            <w:tcW w:w="1252" w:type="dxa"/>
            <w:shd w:val="clear" w:color="auto" w:fill="E2EFD9" w:themeFill="accent6" w:themeFillTint="33"/>
            <w:vAlign w:val="center"/>
          </w:tcPr>
          <w:p w14:paraId="7AC0FBC8"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L03</w:t>
            </w:r>
          </w:p>
        </w:tc>
        <w:tc>
          <w:tcPr>
            <w:tcW w:w="1538" w:type="dxa"/>
            <w:shd w:val="clear" w:color="auto" w:fill="E2EFD9" w:themeFill="accent6" w:themeFillTint="33"/>
            <w:vAlign w:val="center"/>
          </w:tcPr>
          <w:p w14:paraId="441B3279" w14:textId="3B305778" w:rsidR="00792FD8" w:rsidRPr="00920C94" w:rsidRDefault="0088576B"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UN100</w:t>
            </w:r>
            <w:r>
              <w:rPr>
                <w:rFonts w:ascii="Times New Roman" w:eastAsia="宋体" w:hAnsi="Times New Roman"/>
                <w:szCs w:val="21"/>
              </w:rPr>
              <w:t>9</w:t>
            </w:r>
          </w:p>
        </w:tc>
      </w:tr>
      <w:tr w:rsidR="00792FD8" w:rsidRPr="00DC1C5F" w14:paraId="032D452F" w14:textId="77777777" w:rsidTr="00C72575">
        <w:trPr>
          <w:trHeight w:val="375"/>
          <w:jc w:val="center"/>
        </w:trPr>
        <w:tc>
          <w:tcPr>
            <w:tcW w:w="1628" w:type="dxa"/>
            <w:vMerge w:val="restart"/>
            <w:shd w:val="clear" w:color="auto" w:fill="E2EFD9" w:themeFill="accent6" w:themeFillTint="33"/>
            <w:vAlign w:val="center"/>
          </w:tcPr>
          <w:p w14:paraId="6BECBE04"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第</w:t>
            </w:r>
            <w:r w:rsidRPr="00920C94">
              <w:rPr>
                <w:rFonts w:ascii="Times New Roman" w:eastAsia="宋体" w:hAnsi="Times New Roman"/>
                <w:szCs w:val="21"/>
              </w:rPr>
              <w:t>10</w:t>
            </w:r>
            <w:r w:rsidRPr="00920C94">
              <w:rPr>
                <w:rFonts w:ascii="Times New Roman" w:eastAsia="宋体" w:hAnsi="Times New Roman" w:hint="eastAsia"/>
                <w:szCs w:val="21"/>
              </w:rPr>
              <w:t>课时</w:t>
            </w:r>
          </w:p>
          <w:p w14:paraId="7442A2CD"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w:t>
            </w:r>
            <w:r w:rsidRPr="00920C94">
              <w:rPr>
                <w:rFonts w:ascii="Times New Roman" w:eastAsia="宋体" w:hAnsi="Times New Roman"/>
                <w:szCs w:val="21"/>
              </w:rPr>
              <w:t>UN10KS10</w:t>
            </w:r>
            <w:r w:rsidRPr="00920C94">
              <w:rPr>
                <w:rFonts w:ascii="Times New Roman" w:eastAsia="宋体" w:hAnsi="Times New Roman" w:hint="eastAsia"/>
                <w:szCs w:val="21"/>
              </w:rPr>
              <w:t>）</w:t>
            </w:r>
          </w:p>
        </w:tc>
        <w:tc>
          <w:tcPr>
            <w:tcW w:w="1337" w:type="dxa"/>
            <w:vMerge w:val="restart"/>
            <w:shd w:val="clear" w:color="auto" w:fill="E2EFD9" w:themeFill="accent6" w:themeFillTint="33"/>
            <w:vAlign w:val="center"/>
          </w:tcPr>
          <w:p w14:paraId="3B6C7C59"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简单几何体单元复习</w:t>
            </w:r>
          </w:p>
        </w:tc>
        <w:tc>
          <w:tcPr>
            <w:tcW w:w="3312" w:type="dxa"/>
            <w:shd w:val="clear" w:color="auto" w:fill="E2EFD9" w:themeFill="accent6" w:themeFillTint="33"/>
            <w:vAlign w:val="center"/>
          </w:tcPr>
          <w:p w14:paraId="4BEB2F22" w14:textId="60D95489" w:rsidR="00792FD8" w:rsidRPr="0088576B" w:rsidRDefault="00C72575" w:rsidP="004C00FF">
            <w:pPr>
              <w:snapToGrid w:val="0"/>
              <w:spacing w:line="312" w:lineRule="auto"/>
              <w:rPr>
                <w:rFonts w:ascii="宋体" w:eastAsia="宋体" w:hAnsi="宋体"/>
                <w:szCs w:val="21"/>
              </w:rPr>
            </w:pPr>
            <w:r w:rsidRPr="0088576B">
              <w:rPr>
                <w:rFonts w:ascii="宋体" w:eastAsia="宋体" w:hAnsi="宋体" w:hint="eastAsia"/>
                <w:kern w:val="0"/>
                <w:szCs w:val="21"/>
              </w:rPr>
              <w:t>1．</w:t>
            </w:r>
            <w:r w:rsidRPr="0088576B">
              <w:rPr>
                <w:rFonts w:ascii="宋体" w:eastAsia="宋体" w:hAnsi="宋体" w:hint="eastAsia"/>
                <w:color w:val="000000" w:themeColor="text1"/>
                <w:kern w:val="0"/>
                <w:szCs w:val="21"/>
              </w:rPr>
              <w:t>通过对简单几何体的概念、特征及其体积公式、表面积公式的复习，</w:t>
            </w:r>
            <w:r w:rsidRPr="0088576B">
              <w:rPr>
                <w:rFonts w:ascii="宋体" w:eastAsia="宋体" w:hAnsi="宋体" w:hint="eastAsia"/>
                <w:kern w:val="0"/>
                <w:szCs w:val="21"/>
              </w:rPr>
              <w:t>形成较为系统的知识结构．</w:t>
            </w:r>
          </w:p>
        </w:tc>
        <w:tc>
          <w:tcPr>
            <w:tcW w:w="1252" w:type="dxa"/>
            <w:shd w:val="clear" w:color="auto" w:fill="E2EFD9" w:themeFill="accent6" w:themeFillTint="33"/>
            <w:vAlign w:val="center"/>
          </w:tcPr>
          <w:p w14:paraId="187C0C29"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L02</w:t>
            </w:r>
          </w:p>
        </w:tc>
        <w:tc>
          <w:tcPr>
            <w:tcW w:w="1538" w:type="dxa"/>
            <w:shd w:val="clear" w:color="auto" w:fill="E2EFD9" w:themeFill="accent6" w:themeFillTint="33"/>
            <w:vAlign w:val="center"/>
          </w:tcPr>
          <w:p w14:paraId="69EB4E71"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全部</w:t>
            </w:r>
          </w:p>
        </w:tc>
      </w:tr>
      <w:tr w:rsidR="00792FD8" w:rsidRPr="00DC1C5F" w14:paraId="070459E5" w14:textId="77777777" w:rsidTr="00C72575">
        <w:trPr>
          <w:trHeight w:val="375"/>
          <w:jc w:val="center"/>
        </w:trPr>
        <w:tc>
          <w:tcPr>
            <w:tcW w:w="1628" w:type="dxa"/>
            <w:vMerge/>
            <w:shd w:val="clear" w:color="auto" w:fill="E2EFD9" w:themeFill="accent6" w:themeFillTint="33"/>
            <w:vAlign w:val="center"/>
          </w:tcPr>
          <w:p w14:paraId="7AC3C069" w14:textId="77777777" w:rsidR="00792FD8" w:rsidRPr="00920C94" w:rsidRDefault="00792FD8" w:rsidP="004C00FF">
            <w:pPr>
              <w:snapToGrid w:val="0"/>
              <w:spacing w:line="312" w:lineRule="auto"/>
              <w:jc w:val="center"/>
              <w:rPr>
                <w:rFonts w:ascii="Times New Roman" w:eastAsia="宋体" w:hAnsi="Times New Roman"/>
                <w:szCs w:val="21"/>
              </w:rPr>
            </w:pPr>
          </w:p>
        </w:tc>
        <w:tc>
          <w:tcPr>
            <w:tcW w:w="1337" w:type="dxa"/>
            <w:vMerge/>
            <w:shd w:val="clear" w:color="auto" w:fill="E2EFD9" w:themeFill="accent6" w:themeFillTint="33"/>
            <w:vAlign w:val="center"/>
          </w:tcPr>
          <w:p w14:paraId="42B98005" w14:textId="77777777" w:rsidR="00792FD8" w:rsidRPr="00920C94" w:rsidRDefault="00792FD8" w:rsidP="004C00FF">
            <w:pPr>
              <w:snapToGrid w:val="0"/>
              <w:spacing w:line="312" w:lineRule="auto"/>
              <w:jc w:val="center"/>
              <w:rPr>
                <w:rFonts w:ascii="Times New Roman" w:eastAsia="宋体" w:hAnsi="Times New Roman"/>
                <w:szCs w:val="21"/>
              </w:rPr>
            </w:pPr>
          </w:p>
        </w:tc>
        <w:tc>
          <w:tcPr>
            <w:tcW w:w="3312" w:type="dxa"/>
            <w:shd w:val="clear" w:color="auto" w:fill="E2EFD9" w:themeFill="accent6" w:themeFillTint="33"/>
            <w:vAlign w:val="center"/>
          </w:tcPr>
          <w:p w14:paraId="617124BE" w14:textId="4CC2B004" w:rsidR="00792FD8" w:rsidRPr="0088576B" w:rsidRDefault="00C72575" w:rsidP="004C00FF">
            <w:pPr>
              <w:snapToGrid w:val="0"/>
              <w:spacing w:line="312" w:lineRule="auto"/>
              <w:rPr>
                <w:rFonts w:ascii="宋体" w:eastAsia="宋体" w:hAnsi="宋体"/>
                <w:szCs w:val="21"/>
              </w:rPr>
            </w:pPr>
            <w:r w:rsidRPr="0088576B">
              <w:rPr>
                <w:rFonts w:ascii="宋体" w:eastAsia="宋体" w:hAnsi="宋体" w:hint="eastAsia"/>
                <w:kern w:val="0"/>
                <w:szCs w:val="21"/>
              </w:rPr>
              <w:t>2．</w:t>
            </w:r>
            <w:r w:rsidRPr="0088576B">
              <w:rPr>
                <w:rFonts w:ascii="宋体" w:eastAsia="宋体" w:hAnsi="宋体" w:hint="eastAsia"/>
                <w:color w:val="000000" w:themeColor="text1"/>
                <w:kern w:val="0"/>
                <w:szCs w:val="21"/>
              </w:rPr>
              <w:t>会运用简单几何体的基本性质与度量关系解决数学问题与实际问题，</w:t>
            </w:r>
            <w:r w:rsidRPr="0088576B">
              <w:rPr>
                <w:rFonts w:ascii="宋体" w:eastAsia="宋体" w:hAnsi="宋体" w:hint="eastAsia"/>
                <w:iCs/>
                <w:color w:val="000000" w:themeColor="text1"/>
                <w:kern w:val="0"/>
                <w:szCs w:val="21"/>
              </w:rPr>
              <w:t>发展</w:t>
            </w:r>
            <w:r w:rsidRPr="0088576B">
              <w:rPr>
                <w:rFonts w:ascii="宋体" w:eastAsia="宋体" w:hAnsi="宋体" w:hint="eastAsia"/>
                <w:color w:val="000000" w:themeColor="text1"/>
                <w:kern w:val="0"/>
                <w:szCs w:val="21"/>
              </w:rPr>
              <w:t>直观想象、逻辑推理素养．</w:t>
            </w:r>
          </w:p>
        </w:tc>
        <w:tc>
          <w:tcPr>
            <w:tcW w:w="1252" w:type="dxa"/>
            <w:shd w:val="clear" w:color="auto" w:fill="E2EFD9" w:themeFill="accent6" w:themeFillTint="33"/>
            <w:vAlign w:val="center"/>
          </w:tcPr>
          <w:p w14:paraId="4C9B8090"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szCs w:val="21"/>
              </w:rPr>
              <w:t>L03</w:t>
            </w:r>
          </w:p>
        </w:tc>
        <w:tc>
          <w:tcPr>
            <w:tcW w:w="1538" w:type="dxa"/>
            <w:shd w:val="clear" w:color="auto" w:fill="E2EFD9" w:themeFill="accent6" w:themeFillTint="33"/>
            <w:vAlign w:val="center"/>
          </w:tcPr>
          <w:p w14:paraId="049FF19A" w14:textId="77777777" w:rsidR="00792FD8" w:rsidRPr="00920C94" w:rsidRDefault="003A0B98" w:rsidP="004C00FF">
            <w:pPr>
              <w:snapToGrid w:val="0"/>
              <w:spacing w:line="312" w:lineRule="auto"/>
              <w:jc w:val="center"/>
              <w:rPr>
                <w:rFonts w:ascii="Times New Roman" w:eastAsia="宋体" w:hAnsi="Times New Roman"/>
                <w:szCs w:val="21"/>
              </w:rPr>
            </w:pPr>
            <w:r w:rsidRPr="00920C94">
              <w:rPr>
                <w:rFonts w:ascii="Times New Roman" w:eastAsia="宋体" w:hAnsi="Times New Roman" w:hint="eastAsia"/>
                <w:szCs w:val="21"/>
              </w:rPr>
              <w:t>全部</w:t>
            </w:r>
          </w:p>
        </w:tc>
      </w:tr>
    </w:tbl>
    <w:p w14:paraId="2CD0BDCE" w14:textId="77777777" w:rsidR="007B5700" w:rsidRPr="00920C94" w:rsidRDefault="007B5700" w:rsidP="004C00FF">
      <w:pPr>
        <w:snapToGrid w:val="0"/>
        <w:spacing w:line="312" w:lineRule="auto"/>
        <w:rPr>
          <w:rFonts w:ascii="Times New Roman" w:eastAsia="宋体" w:hAnsi="Times New Roman"/>
          <w:sz w:val="24"/>
          <w:szCs w:val="24"/>
          <w:shd w:val="pct15" w:color="auto" w:fill="FFFFFF"/>
        </w:rPr>
      </w:pPr>
    </w:p>
    <w:p w14:paraId="5F0E4354" w14:textId="77777777" w:rsidR="00065787" w:rsidRPr="00920C94" w:rsidRDefault="003A0B98" w:rsidP="004C00FF">
      <w:pPr>
        <w:snapToGrid w:val="0"/>
        <w:spacing w:line="312" w:lineRule="auto"/>
        <w:ind w:left="480"/>
        <w:rPr>
          <w:rFonts w:ascii="Times New Roman" w:eastAsia="宋体" w:hAnsi="Times New Roman"/>
          <w:b/>
          <w:bCs/>
          <w:sz w:val="24"/>
          <w:szCs w:val="24"/>
        </w:rPr>
      </w:pPr>
      <w:r w:rsidRPr="00920C94">
        <w:rPr>
          <w:rFonts w:ascii="Times New Roman" w:eastAsia="宋体" w:hAnsi="Times New Roman" w:hint="eastAsia"/>
          <w:b/>
          <w:bCs/>
          <w:sz w:val="24"/>
          <w:szCs w:val="24"/>
        </w:rPr>
        <w:t>三、单元活动</w:t>
      </w:r>
    </w:p>
    <w:p w14:paraId="4139CFE6" w14:textId="77777777" w:rsidR="006C41B6"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活动</w:t>
      </w:r>
      <w:r w:rsidRPr="00920C94">
        <w:rPr>
          <w:rFonts w:ascii="Times New Roman" w:eastAsia="宋体" w:hAnsi="Times New Roman"/>
          <w:b/>
          <w:sz w:val="24"/>
          <w:szCs w:val="24"/>
        </w:rPr>
        <w:t>1</w:t>
      </w:r>
    </w:p>
    <w:p w14:paraId="61E970FC" w14:textId="77777777" w:rsidR="000F4792"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活动名称</w:t>
      </w:r>
      <w:r w:rsidRPr="00920C94">
        <w:rPr>
          <w:rFonts w:ascii="Times New Roman" w:eastAsia="宋体" w:hAnsi="Times New Roman" w:hint="eastAsia"/>
          <w:sz w:val="24"/>
          <w:szCs w:val="24"/>
        </w:rPr>
        <w:t>：包装彩带问题．</w:t>
      </w:r>
    </w:p>
    <w:p w14:paraId="53A069DC" w14:textId="6A1DBDB8" w:rsidR="000F4792"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对应内容：</w:t>
      </w:r>
      <w:r w:rsidRPr="00920C94">
        <w:rPr>
          <w:rFonts w:ascii="Times New Roman" w:eastAsia="宋体" w:hAnsi="Times New Roman" w:hint="eastAsia"/>
          <w:sz w:val="24"/>
          <w:szCs w:val="24"/>
        </w:rPr>
        <w:t>空间几何体的平面展开图（</w:t>
      </w:r>
      <w:r w:rsidRPr="00920C94">
        <w:rPr>
          <w:rFonts w:ascii="Times New Roman" w:eastAsia="宋体" w:hAnsi="Times New Roman"/>
          <w:sz w:val="24"/>
          <w:szCs w:val="24"/>
        </w:rPr>
        <w:t>上教版高中数学教材必修第三册</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1</w:t>
      </w:r>
      <w:r w:rsidRPr="00920C94">
        <w:rPr>
          <w:rFonts w:ascii="Times New Roman" w:eastAsia="宋体" w:hAnsi="Times New Roman" w:hint="eastAsia"/>
          <w:sz w:val="24"/>
          <w:szCs w:val="24"/>
        </w:rPr>
        <w:t>柱</w:t>
      </w:r>
      <w:r w:rsidRPr="00920C94">
        <w:rPr>
          <w:rFonts w:ascii="Times New Roman" w:eastAsia="宋体" w:hAnsi="Times New Roman"/>
          <w:sz w:val="24"/>
          <w:szCs w:val="24"/>
        </w:rPr>
        <w:t>体</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2</w:t>
      </w:r>
      <w:r w:rsidRPr="00920C94">
        <w:rPr>
          <w:rFonts w:ascii="Times New Roman" w:eastAsia="宋体" w:hAnsi="Times New Roman" w:hint="eastAsia"/>
          <w:sz w:val="24"/>
          <w:szCs w:val="24"/>
        </w:rPr>
        <w:t>锥体”．</w:t>
      </w:r>
      <w:r w:rsidR="00666042">
        <w:rPr>
          <w:rFonts w:ascii="Times New Roman" w:eastAsia="宋体" w:hAnsi="Times New Roman" w:hint="eastAsia"/>
          <w:sz w:val="24"/>
          <w:szCs w:val="24"/>
        </w:rPr>
        <w:t>）</w:t>
      </w:r>
    </w:p>
    <w:p w14:paraId="4C09EF7E" w14:textId="77777777" w:rsidR="000F4792"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活动类型</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问题探究活动</w:t>
      </w:r>
      <w:r w:rsidRPr="00920C94">
        <w:rPr>
          <w:rFonts w:ascii="Times New Roman" w:eastAsia="宋体" w:hAnsi="Times New Roman" w:hint="eastAsia"/>
          <w:sz w:val="24"/>
          <w:szCs w:val="24"/>
        </w:rPr>
        <w:t>（</w:t>
      </w:r>
      <w:r w:rsidRPr="00920C94">
        <w:rPr>
          <w:rFonts w:ascii="Times New Roman" w:eastAsia="宋体" w:hAnsi="Times New Roman"/>
          <w:sz w:val="24"/>
          <w:szCs w:val="24"/>
        </w:rPr>
        <w:t>跨课时</w:t>
      </w:r>
      <w:r w:rsidRPr="00920C94">
        <w:rPr>
          <w:rFonts w:ascii="Times New Roman" w:eastAsia="宋体" w:hAnsi="Times New Roman" w:hint="eastAsia"/>
          <w:sz w:val="24"/>
          <w:szCs w:val="24"/>
        </w:rPr>
        <w:t>）．</w:t>
      </w:r>
    </w:p>
    <w:p w14:paraId="3435950F" w14:textId="5113FE8D" w:rsidR="000F4792"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活动目标</w:t>
      </w:r>
      <w:r w:rsidRPr="00920C94">
        <w:rPr>
          <w:rFonts w:ascii="Times New Roman" w:eastAsia="宋体" w:hAnsi="Times New Roman" w:hint="eastAsia"/>
          <w:sz w:val="24"/>
          <w:szCs w:val="24"/>
        </w:rPr>
        <w:t>：</w:t>
      </w:r>
      <w:r w:rsidRPr="00920C94">
        <w:rPr>
          <w:rFonts w:ascii="Times New Roman" w:eastAsia="宋体" w:hAnsi="Times New Roman"/>
          <w:sz w:val="24"/>
          <w:szCs w:val="24"/>
        </w:rPr>
        <w:t>以</w:t>
      </w:r>
      <w:r w:rsidRPr="00920C94">
        <w:rPr>
          <w:rFonts w:ascii="Times New Roman" w:eastAsia="宋体" w:hAnsi="Times New Roman" w:hint="eastAsia"/>
          <w:sz w:val="24"/>
          <w:szCs w:val="24"/>
        </w:rPr>
        <w:t>生活中包装彩带装饰问题</w:t>
      </w:r>
      <w:r w:rsidRPr="00920C94">
        <w:rPr>
          <w:rFonts w:ascii="Times New Roman" w:eastAsia="宋体" w:hAnsi="Times New Roman"/>
          <w:sz w:val="24"/>
          <w:szCs w:val="24"/>
        </w:rPr>
        <w:t>为载体</w:t>
      </w:r>
      <w:r w:rsidRPr="00920C94">
        <w:rPr>
          <w:rFonts w:ascii="Times New Roman" w:eastAsia="宋体" w:hAnsi="Times New Roman" w:hint="eastAsia"/>
          <w:sz w:val="24"/>
          <w:szCs w:val="24"/>
        </w:rPr>
        <w:t>，通过</w:t>
      </w:r>
      <w:r w:rsidRPr="00920C94">
        <w:rPr>
          <w:rFonts w:ascii="Times New Roman" w:eastAsia="宋体" w:hAnsi="Times New Roman"/>
          <w:sz w:val="24"/>
          <w:szCs w:val="24"/>
        </w:rPr>
        <w:t>探究</w:t>
      </w:r>
      <w:r w:rsidRPr="00920C94">
        <w:rPr>
          <w:rFonts w:ascii="Times New Roman" w:eastAsia="宋体" w:hAnsi="Times New Roman" w:hint="eastAsia"/>
          <w:sz w:val="24"/>
          <w:szCs w:val="24"/>
        </w:rPr>
        <w:t>不同的实物几何体下的问题变式，</w:t>
      </w:r>
      <w:r w:rsidRPr="00920C94">
        <w:rPr>
          <w:rFonts w:ascii="Times New Roman" w:eastAsia="宋体" w:hAnsi="Times New Roman"/>
          <w:sz w:val="24"/>
          <w:szCs w:val="24"/>
        </w:rPr>
        <w:t>引导学生</w:t>
      </w:r>
      <w:r w:rsidRPr="00920C94">
        <w:rPr>
          <w:rFonts w:ascii="Times New Roman" w:eastAsia="宋体" w:hAnsi="Times New Roman" w:hint="eastAsia"/>
          <w:sz w:val="24"/>
          <w:szCs w:val="24"/>
        </w:rPr>
        <w:t>全面思考问题、全面检验结论，</w:t>
      </w:r>
      <w:r w:rsidRPr="00920C94">
        <w:rPr>
          <w:rFonts w:ascii="Times New Roman" w:eastAsia="宋体" w:hAnsi="Times New Roman"/>
          <w:sz w:val="24"/>
          <w:szCs w:val="24"/>
        </w:rPr>
        <w:t>体验科学探究的方法和</w:t>
      </w:r>
      <w:r w:rsidRPr="00920C94">
        <w:rPr>
          <w:rFonts w:ascii="Times New Roman" w:eastAsia="宋体" w:hAnsi="Times New Roman"/>
          <w:sz w:val="24"/>
          <w:szCs w:val="24"/>
        </w:rPr>
        <w:lastRenderedPageBreak/>
        <w:t>精神</w:t>
      </w:r>
      <w:r w:rsidRPr="00920C94">
        <w:rPr>
          <w:rFonts w:ascii="Times New Roman" w:eastAsia="宋体" w:hAnsi="Times New Roman" w:hint="eastAsia"/>
          <w:sz w:val="24"/>
          <w:szCs w:val="24"/>
        </w:rPr>
        <w:t>．</w:t>
      </w:r>
      <w:r w:rsidRPr="00920C94">
        <w:rPr>
          <w:rFonts w:ascii="Times New Roman" w:eastAsia="宋体" w:hAnsi="Times New Roman"/>
          <w:sz w:val="24"/>
          <w:szCs w:val="24"/>
        </w:rPr>
        <w:t>在研究过程中</w:t>
      </w:r>
      <w:r w:rsidRPr="00920C94">
        <w:rPr>
          <w:rFonts w:ascii="Times New Roman" w:eastAsia="宋体" w:hAnsi="Times New Roman" w:hint="eastAsia"/>
          <w:sz w:val="24"/>
          <w:szCs w:val="24"/>
        </w:rPr>
        <w:t>，和</w:t>
      </w:r>
      <w:r w:rsidRPr="00920C94">
        <w:rPr>
          <w:rFonts w:ascii="Times New Roman" w:eastAsia="宋体" w:hAnsi="Times New Roman"/>
          <w:sz w:val="24"/>
          <w:szCs w:val="24"/>
        </w:rPr>
        <w:t>学生</w:t>
      </w:r>
      <w:r w:rsidRPr="00920C94">
        <w:rPr>
          <w:rFonts w:ascii="Times New Roman" w:eastAsia="宋体" w:hAnsi="Times New Roman" w:hint="eastAsia"/>
          <w:sz w:val="24"/>
          <w:szCs w:val="24"/>
        </w:rPr>
        <w:t>一起对多种空间几何体的平面展开图进行研究，增</w:t>
      </w:r>
      <w:r w:rsidR="00723665">
        <w:rPr>
          <w:rFonts w:ascii="Times New Roman" w:eastAsia="宋体" w:hAnsi="Times New Roman" w:hint="eastAsia"/>
          <w:sz w:val="24"/>
          <w:szCs w:val="24"/>
        </w:rPr>
        <w:t>强</w:t>
      </w:r>
      <w:r w:rsidRPr="00920C94">
        <w:rPr>
          <w:rFonts w:ascii="Times New Roman" w:eastAsia="宋体" w:hAnsi="Times New Roman" w:hint="eastAsia"/>
          <w:sz w:val="24"/>
          <w:szCs w:val="24"/>
        </w:rPr>
        <w:t>对多面体与旋转体的结构特征的掌握，</w:t>
      </w:r>
      <w:r w:rsidRPr="00920C94">
        <w:rPr>
          <w:rFonts w:ascii="Times New Roman" w:eastAsia="宋体" w:hAnsi="Times New Roman"/>
          <w:sz w:val="24"/>
          <w:szCs w:val="24"/>
        </w:rPr>
        <w:t>发展数学抽象</w:t>
      </w:r>
      <w:r w:rsidRPr="00920C94">
        <w:rPr>
          <w:rFonts w:ascii="Times New Roman" w:eastAsia="宋体" w:hAnsi="Times New Roman" w:hint="eastAsia"/>
          <w:sz w:val="24"/>
          <w:szCs w:val="24"/>
        </w:rPr>
        <w:t>、</w:t>
      </w:r>
      <w:r w:rsidRPr="00920C94">
        <w:rPr>
          <w:rFonts w:ascii="Times New Roman" w:eastAsia="宋体" w:hAnsi="Times New Roman"/>
          <w:sz w:val="24"/>
          <w:szCs w:val="24"/>
        </w:rPr>
        <w:t>直观想象</w:t>
      </w:r>
      <w:r w:rsidRPr="00920C94">
        <w:rPr>
          <w:rFonts w:ascii="Times New Roman" w:eastAsia="宋体" w:hAnsi="Times New Roman" w:hint="eastAsia"/>
          <w:sz w:val="24"/>
          <w:szCs w:val="24"/>
        </w:rPr>
        <w:t>、</w:t>
      </w:r>
      <w:r w:rsidRPr="00920C94">
        <w:rPr>
          <w:rFonts w:ascii="Times New Roman" w:eastAsia="宋体" w:hAnsi="Times New Roman"/>
          <w:sz w:val="24"/>
          <w:szCs w:val="24"/>
        </w:rPr>
        <w:t>逻辑推理和数学运算</w:t>
      </w:r>
      <w:r w:rsidRPr="00920C94">
        <w:rPr>
          <w:rFonts w:ascii="Times New Roman" w:eastAsia="宋体" w:hAnsi="Times New Roman" w:hint="eastAsia"/>
          <w:sz w:val="24"/>
          <w:szCs w:val="24"/>
        </w:rPr>
        <w:t>素养．</w:t>
      </w:r>
    </w:p>
    <w:p w14:paraId="06A42397" w14:textId="77777777" w:rsidR="00F67177"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活动（</w:t>
      </w:r>
      <w:r w:rsidRPr="00920C94">
        <w:rPr>
          <w:rFonts w:ascii="Times New Roman" w:eastAsia="宋体" w:hAnsi="Times New Roman"/>
          <w:b/>
          <w:sz w:val="24"/>
          <w:szCs w:val="24"/>
        </w:rPr>
        <w:t>主要</w:t>
      </w:r>
      <w:r w:rsidRPr="00920C94">
        <w:rPr>
          <w:rFonts w:ascii="Times New Roman" w:eastAsia="宋体" w:hAnsi="Times New Roman" w:hint="eastAsia"/>
          <w:b/>
          <w:sz w:val="24"/>
          <w:szCs w:val="24"/>
        </w:rPr>
        <w:t>）</w:t>
      </w:r>
      <w:r w:rsidRPr="00920C94">
        <w:rPr>
          <w:rFonts w:ascii="Times New Roman" w:eastAsia="宋体" w:hAnsi="Times New Roman"/>
          <w:b/>
          <w:sz w:val="24"/>
          <w:szCs w:val="24"/>
        </w:rPr>
        <w:t>环节</w:t>
      </w:r>
      <w:r w:rsidRPr="00920C94">
        <w:rPr>
          <w:rFonts w:ascii="Times New Roman" w:eastAsia="宋体" w:hAnsi="Times New Roman" w:hint="eastAsia"/>
          <w:sz w:val="24"/>
          <w:szCs w:val="24"/>
        </w:rPr>
        <w:t>：</w:t>
      </w:r>
    </w:p>
    <w:p w14:paraId="61F601BD" w14:textId="77777777" w:rsidR="00F6717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第</w:t>
      </w:r>
      <w:r w:rsidRPr="00920C94">
        <w:rPr>
          <w:rFonts w:ascii="Times New Roman" w:eastAsia="宋体" w:hAnsi="Times New Roman"/>
          <w:sz w:val="24"/>
          <w:szCs w:val="24"/>
        </w:rPr>
        <w:t>1</w:t>
      </w:r>
      <w:r w:rsidRPr="00920C94">
        <w:rPr>
          <w:rFonts w:ascii="Times New Roman" w:eastAsia="宋体" w:hAnsi="Times New Roman"/>
          <w:sz w:val="24"/>
          <w:szCs w:val="24"/>
        </w:rPr>
        <w:t>阶段</w:t>
      </w:r>
    </w:p>
    <w:p w14:paraId="35AD9E1B" w14:textId="77777777" w:rsidR="00F6717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情境</w:t>
      </w:r>
      <w:r w:rsidRPr="00920C94">
        <w:rPr>
          <w:rFonts w:ascii="Times New Roman" w:eastAsia="宋体" w:hAnsi="Times New Roman"/>
          <w:sz w:val="24"/>
          <w:szCs w:val="24"/>
        </w:rPr>
        <w:t>]</w:t>
      </w:r>
      <w:r w:rsidRPr="00920C94">
        <w:rPr>
          <w:rFonts w:ascii="Times New Roman" w:eastAsia="宋体" w:hAnsi="Times New Roman" w:hint="eastAsia"/>
          <w:sz w:val="24"/>
          <w:szCs w:val="24"/>
        </w:rPr>
        <w:t>一个小礼物外包装为一个长方体的盒子，外面用</w:t>
      </w:r>
      <w:r w:rsidRPr="00920C94">
        <w:rPr>
          <w:rFonts w:ascii="Times New Roman" w:eastAsia="宋体" w:hAnsi="Times New Roman"/>
          <w:sz w:val="24"/>
          <w:szCs w:val="24"/>
        </w:rPr>
        <w:t>包装纸包装，并用彩带捆扎</w:t>
      </w:r>
      <w:r w:rsidRPr="00920C94">
        <w:rPr>
          <w:rFonts w:ascii="Times New Roman" w:eastAsia="宋体" w:hAnsi="Times New Roman" w:hint="eastAsia"/>
          <w:sz w:val="24"/>
          <w:szCs w:val="24"/>
        </w:rPr>
        <w:t>进行装饰</w:t>
      </w:r>
      <w:r w:rsidRPr="00920C94">
        <w:rPr>
          <w:rFonts w:ascii="Times New Roman" w:eastAsia="宋体" w:hAnsi="Times New Roman"/>
          <w:sz w:val="24"/>
          <w:szCs w:val="24"/>
        </w:rPr>
        <w:t>，有时还会扎出一个花结</w:t>
      </w:r>
      <w:r w:rsidRPr="00920C94">
        <w:rPr>
          <w:rFonts w:ascii="Times New Roman" w:eastAsia="宋体" w:hAnsi="Times New Roman" w:hint="eastAsia"/>
          <w:sz w:val="24"/>
          <w:szCs w:val="24"/>
        </w:rPr>
        <w:t>（本活动中，花结不计所需彩带长度）．</w:t>
      </w:r>
    </w:p>
    <w:p w14:paraId="6097419B" w14:textId="77777777" w:rsidR="00F67177" w:rsidRPr="00920C94" w:rsidRDefault="009C7DB2"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noProof/>
          <w:sz w:val="24"/>
          <w:szCs w:val="24"/>
        </w:rPr>
        <w:drawing>
          <wp:inline distT="0" distB="0" distL="0" distR="0" wp14:anchorId="31D6D3BE" wp14:editId="1985FB5D">
            <wp:extent cx="2030400" cy="1364400"/>
            <wp:effectExtent l="0" t="0" r="8255" b="7620"/>
            <wp:docPr id="4" name="图片 4" descr="C:\Users\Administrator\Desktop\绿联云文件\微信图片_2023091212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Desktop\绿联云文件\微信图片_20230912121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0400" cy="1364400"/>
                    </a:xfrm>
                    <a:prstGeom prst="rect">
                      <a:avLst/>
                    </a:prstGeom>
                    <a:noFill/>
                    <a:ln>
                      <a:noFill/>
                    </a:ln>
                  </pic:spPr>
                </pic:pic>
              </a:graphicData>
            </a:graphic>
          </wp:inline>
        </w:drawing>
      </w:r>
    </w:p>
    <w:p w14:paraId="25BCC24F" w14:textId="45998953" w:rsidR="00F6717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1]</w:t>
      </w:r>
      <w:r w:rsidR="00723665">
        <w:rPr>
          <w:rFonts w:ascii="Times New Roman" w:eastAsia="宋体" w:hAnsi="Times New Roman"/>
          <w:sz w:val="24"/>
          <w:szCs w:val="24"/>
        </w:rPr>
        <w:t xml:space="preserve"> </w:t>
      </w:r>
      <w:r w:rsidRPr="00920C94">
        <w:rPr>
          <w:rFonts w:ascii="Times New Roman" w:eastAsia="宋体" w:hAnsi="Times New Roman" w:hint="eastAsia"/>
          <w:sz w:val="24"/>
          <w:szCs w:val="24"/>
        </w:rPr>
        <w:t>假设长方体</w:t>
      </w:r>
      <w:r w:rsidR="00FA7477">
        <w:rPr>
          <w:rFonts w:ascii="Times New Roman" w:eastAsia="宋体" w:hAnsi="Times New Roman" w:hint="eastAsia"/>
          <w:sz w:val="24"/>
          <w:szCs w:val="24"/>
        </w:rPr>
        <w:t>盒子</w:t>
      </w:r>
      <w:r w:rsidRPr="00920C94">
        <w:rPr>
          <w:rFonts w:ascii="Times New Roman" w:eastAsia="宋体" w:hAnsi="Times New Roman" w:hint="eastAsia"/>
          <w:sz w:val="24"/>
          <w:szCs w:val="24"/>
        </w:rPr>
        <w:t>的长</w:t>
      </w:r>
      <w:r w:rsidR="00666042">
        <w:rPr>
          <w:rFonts w:ascii="Times New Roman" w:eastAsia="宋体" w:hAnsi="Times New Roman" w:hint="eastAsia"/>
          <w:sz w:val="24"/>
          <w:szCs w:val="24"/>
        </w:rPr>
        <w:t>、</w:t>
      </w:r>
      <w:r w:rsidRPr="00920C94">
        <w:rPr>
          <w:rFonts w:ascii="Times New Roman" w:eastAsia="宋体" w:hAnsi="Times New Roman" w:hint="eastAsia"/>
          <w:sz w:val="24"/>
          <w:szCs w:val="24"/>
        </w:rPr>
        <w:t>宽</w:t>
      </w:r>
      <w:r w:rsidR="00666042">
        <w:rPr>
          <w:rFonts w:ascii="Times New Roman" w:eastAsia="宋体" w:hAnsi="Times New Roman" w:hint="eastAsia"/>
          <w:sz w:val="24"/>
          <w:szCs w:val="24"/>
        </w:rPr>
        <w:t>、</w:t>
      </w:r>
      <w:r w:rsidRPr="00920C94">
        <w:rPr>
          <w:rFonts w:ascii="Times New Roman" w:eastAsia="宋体" w:hAnsi="Times New Roman" w:hint="eastAsia"/>
          <w:sz w:val="24"/>
          <w:szCs w:val="24"/>
        </w:rPr>
        <w:t>高分别为</w:t>
      </w:r>
      <w:r w:rsidR="002C25CA" w:rsidRPr="00440ACB">
        <w:rPr>
          <w:rFonts w:ascii="Times New Roman" w:eastAsia="宋体" w:hAnsi="Times New Roman"/>
          <w:position w:val="-10"/>
          <w:sz w:val="24"/>
          <w:szCs w:val="24"/>
        </w:rPr>
        <w:object w:dxaOrig="540" w:dyaOrig="320" w14:anchorId="67C91E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7pt;height:16pt" o:ole="">
            <v:imagedata r:id="rId9" o:title=""/>
          </v:shape>
          <o:OLEObject Type="Embed" ProgID="Equation.DSMT4" ShapeID="_x0000_i1026" DrawAspect="Content" ObjectID="_1760542626" r:id="rId10"/>
        </w:object>
      </w:r>
      <w:r w:rsidRPr="00920C94">
        <w:rPr>
          <w:rFonts w:ascii="Times New Roman" w:eastAsia="宋体" w:hAnsi="Times New Roman" w:hint="eastAsia"/>
          <w:sz w:val="24"/>
          <w:szCs w:val="24"/>
        </w:rPr>
        <w:t>、</w:t>
      </w:r>
      <w:r w:rsidR="002C25CA" w:rsidRPr="00440ACB">
        <w:rPr>
          <w:rFonts w:ascii="Times New Roman" w:eastAsia="宋体" w:hAnsi="Times New Roman"/>
          <w:position w:val="-10"/>
          <w:sz w:val="24"/>
          <w:szCs w:val="24"/>
        </w:rPr>
        <w:object w:dxaOrig="540" w:dyaOrig="320" w14:anchorId="29AD7841">
          <v:shape id="_x0000_i1027" type="#_x0000_t75" style="width:27pt;height:16pt" o:ole="">
            <v:imagedata r:id="rId11" o:title=""/>
          </v:shape>
          <o:OLEObject Type="Embed" ProgID="Equation.DSMT4" ShapeID="_x0000_i1027" DrawAspect="Content" ObjectID="_1760542627" r:id="rId12"/>
        </w:object>
      </w:r>
      <w:r w:rsidRPr="00920C94">
        <w:rPr>
          <w:rFonts w:ascii="Times New Roman" w:eastAsia="宋体" w:hAnsi="Times New Roman" w:hint="eastAsia"/>
          <w:sz w:val="24"/>
          <w:szCs w:val="24"/>
        </w:rPr>
        <w:t>、</w:t>
      </w:r>
      <w:r w:rsidR="002C25CA" w:rsidRPr="00440ACB">
        <w:rPr>
          <w:rFonts w:ascii="Times New Roman" w:eastAsia="宋体" w:hAnsi="Times New Roman"/>
          <w:position w:val="-10"/>
          <w:sz w:val="24"/>
          <w:szCs w:val="24"/>
        </w:rPr>
        <w:object w:dxaOrig="639" w:dyaOrig="320" w14:anchorId="7EEB1A8B">
          <v:shape id="_x0000_i1028" type="#_x0000_t75" style="width:32pt;height:16pt" o:ole="">
            <v:imagedata r:id="rId13" o:title=""/>
          </v:shape>
          <o:OLEObject Type="Embed" ProgID="Equation.DSMT4" ShapeID="_x0000_i1028" DrawAspect="Content" ObjectID="_1760542628" r:id="rId14"/>
        </w:object>
      </w:r>
      <w:r w:rsidRPr="00920C94">
        <w:rPr>
          <w:rFonts w:ascii="Times New Roman" w:eastAsia="宋体" w:hAnsi="Times New Roman" w:hint="eastAsia"/>
          <w:sz w:val="24"/>
          <w:szCs w:val="24"/>
        </w:rPr>
        <w:t>，按照图示</w:t>
      </w:r>
      <w:r w:rsidR="00723665">
        <w:rPr>
          <w:rFonts w:ascii="Times New Roman" w:eastAsia="宋体" w:hAnsi="Times New Roman" w:hint="eastAsia"/>
          <w:sz w:val="24"/>
          <w:szCs w:val="24"/>
        </w:rPr>
        <w:t>，</w:t>
      </w:r>
      <w:r w:rsidRPr="00920C94">
        <w:rPr>
          <w:rFonts w:ascii="Times New Roman" w:eastAsia="宋体" w:hAnsi="Times New Roman" w:hint="eastAsia"/>
          <w:sz w:val="24"/>
          <w:szCs w:val="24"/>
        </w:rPr>
        <w:t>需</w:t>
      </w:r>
      <w:r w:rsidR="00723665">
        <w:rPr>
          <w:rFonts w:ascii="Times New Roman" w:eastAsia="宋体" w:hAnsi="Times New Roman" w:hint="eastAsia"/>
          <w:sz w:val="24"/>
          <w:szCs w:val="24"/>
        </w:rPr>
        <w:t>要</w:t>
      </w:r>
      <w:r w:rsidRPr="00920C94">
        <w:rPr>
          <w:rFonts w:ascii="Times New Roman" w:eastAsia="宋体" w:hAnsi="Times New Roman" w:hint="eastAsia"/>
          <w:sz w:val="24"/>
          <w:szCs w:val="24"/>
        </w:rPr>
        <w:t>用</w:t>
      </w:r>
      <w:r w:rsidR="00723665">
        <w:rPr>
          <w:rFonts w:ascii="Times New Roman" w:eastAsia="宋体" w:hAnsi="Times New Roman" w:hint="eastAsia"/>
          <w:sz w:val="24"/>
          <w:szCs w:val="24"/>
        </w:rPr>
        <w:t>多长的</w:t>
      </w:r>
      <w:r w:rsidRPr="00920C94">
        <w:rPr>
          <w:rFonts w:ascii="Times New Roman" w:eastAsia="宋体" w:hAnsi="Times New Roman" w:hint="eastAsia"/>
          <w:sz w:val="24"/>
          <w:szCs w:val="24"/>
        </w:rPr>
        <w:t>彩带？</w:t>
      </w:r>
    </w:p>
    <w:p w14:paraId="557712DC" w14:textId="2E35FDE9" w:rsidR="00F6717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2]</w:t>
      </w:r>
      <w:r w:rsidR="00723665">
        <w:rPr>
          <w:rFonts w:ascii="Times New Roman" w:eastAsia="宋体" w:hAnsi="Times New Roman"/>
          <w:sz w:val="24"/>
          <w:szCs w:val="24"/>
        </w:rPr>
        <w:t xml:space="preserve"> </w:t>
      </w:r>
      <w:r w:rsidRPr="00920C94">
        <w:rPr>
          <w:rFonts w:ascii="Times New Roman" w:eastAsia="宋体" w:hAnsi="Times New Roman" w:hint="eastAsia"/>
          <w:sz w:val="24"/>
          <w:szCs w:val="24"/>
        </w:rPr>
        <w:t>保持彩带的扎法不变，改变彩带交叉的面所需彩带的长度有何变化？</w:t>
      </w:r>
    </w:p>
    <w:p w14:paraId="541B6AAC" w14:textId="301F459E" w:rsidR="00F6717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3]</w:t>
      </w:r>
      <w:r w:rsidR="00723665">
        <w:rPr>
          <w:rFonts w:ascii="Times New Roman" w:eastAsia="宋体" w:hAnsi="Times New Roman"/>
          <w:sz w:val="24"/>
          <w:szCs w:val="24"/>
        </w:rPr>
        <w:t xml:space="preserve"> </w:t>
      </w:r>
      <w:r w:rsidRPr="00920C94">
        <w:rPr>
          <w:rFonts w:ascii="Times New Roman" w:eastAsia="宋体" w:hAnsi="Times New Roman" w:hint="eastAsia"/>
          <w:sz w:val="24"/>
          <w:szCs w:val="24"/>
        </w:rPr>
        <w:t>如果保持彩带的扎法不变，对于一般的长方体，如何捆扎，所需彩带的长度最小？</w:t>
      </w:r>
    </w:p>
    <w:p w14:paraId="3AD81FC7" w14:textId="0E3DBA64" w:rsidR="00F67177"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4]</w:t>
      </w:r>
      <w:r w:rsidR="00723665">
        <w:rPr>
          <w:rFonts w:ascii="Times New Roman" w:eastAsia="宋体" w:hAnsi="Times New Roman"/>
          <w:sz w:val="24"/>
          <w:szCs w:val="24"/>
        </w:rPr>
        <w:t xml:space="preserve"> </w:t>
      </w:r>
      <w:r w:rsidRPr="00920C94">
        <w:rPr>
          <w:rFonts w:ascii="Times New Roman" w:eastAsia="宋体" w:hAnsi="Times New Roman" w:hint="eastAsia"/>
          <w:sz w:val="24"/>
          <w:szCs w:val="24"/>
        </w:rPr>
        <w:t>如果将彩带改为下图方式（即用彩带“环一圈”，经过长方体的六个面）</w:t>
      </w:r>
      <w:r w:rsidR="00212F88" w:rsidRPr="00723665">
        <w:rPr>
          <w:rFonts w:ascii="Times New Roman" w:eastAsia="宋体" w:hAnsi="Times New Roman" w:hint="eastAsia"/>
          <w:sz w:val="24"/>
          <w:szCs w:val="24"/>
        </w:rPr>
        <w:t>，</w:t>
      </w:r>
      <w:r w:rsidRPr="00723665">
        <w:rPr>
          <w:rFonts w:ascii="Times New Roman" w:eastAsia="宋体" w:hAnsi="Times New Roman" w:hint="eastAsia"/>
          <w:sz w:val="24"/>
          <w:szCs w:val="24"/>
        </w:rPr>
        <w:t>要如何捆扎，才能使得</w:t>
      </w:r>
      <w:r w:rsidRPr="00920C94">
        <w:rPr>
          <w:rFonts w:ascii="Times New Roman" w:eastAsia="宋体" w:hAnsi="Times New Roman" w:hint="eastAsia"/>
          <w:sz w:val="24"/>
          <w:szCs w:val="24"/>
        </w:rPr>
        <w:t>所需彩带的长度最小？</w:t>
      </w:r>
    </w:p>
    <w:p w14:paraId="1047E039" w14:textId="77777777" w:rsidR="009949F1" w:rsidRPr="00920C94" w:rsidRDefault="009C7DB2"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noProof/>
          <w:sz w:val="24"/>
          <w:szCs w:val="24"/>
        </w:rPr>
        <w:drawing>
          <wp:inline distT="0" distB="0" distL="0" distR="0" wp14:anchorId="4408E25F" wp14:editId="23E12A35">
            <wp:extent cx="1699200" cy="1090800"/>
            <wp:effectExtent l="0" t="0" r="0" b="0"/>
            <wp:docPr id="5" name="图片 5" descr="C:\Users\Administrator\Desktop\绿联云文件\微信图片_20230912122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istrator\Desktop\绿联云文件\微信图片_2023091212200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9200" cy="1090800"/>
                    </a:xfrm>
                    <a:prstGeom prst="rect">
                      <a:avLst/>
                    </a:prstGeom>
                    <a:noFill/>
                    <a:ln>
                      <a:noFill/>
                    </a:ln>
                  </pic:spPr>
                </pic:pic>
              </a:graphicData>
            </a:graphic>
          </wp:inline>
        </w:drawing>
      </w:r>
    </w:p>
    <w:p w14:paraId="3071B6C3" w14:textId="77777777" w:rsidR="002C25CA" w:rsidRPr="00920C94" w:rsidRDefault="002C25CA" w:rsidP="004C00FF">
      <w:pPr>
        <w:snapToGrid w:val="0"/>
        <w:spacing w:line="312" w:lineRule="auto"/>
        <w:ind w:firstLineChars="200" w:firstLine="482"/>
        <w:rPr>
          <w:rFonts w:ascii="Times New Roman" w:eastAsia="宋体" w:hAnsi="Times New Roman"/>
          <w:b/>
          <w:sz w:val="24"/>
          <w:szCs w:val="24"/>
        </w:rPr>
      </w:pPr>
    </w:p>
    <w:p w14:paraId="157D1855" w14:textId="77777777" w:rsidR="009949F1"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设计意图</w:t>
      </w:r>
    </w:p>
    <w:p w14:paraId="7B1B1EE9" w14:textId="04710EC0" w:rsidR="009949F1"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本阶段主要研究长方体</w:t>
      </w:r>
      <w:r w:rsidR="00723665">
        <w:rPr>
          <w:rFonts w:ascii="Times New Roman" w:eastAsia="宋体" w:hAnsi="Times New Roman" w:hint="eastAsia"/>
          <w:sz w:val="24"/>
          <w:szCs w:val="24"/>
        </w:rPr>
        <w:t>盒子</w:t>
      </w:r>
      <w:r w:rsidRPr="00920C94">
        <w:rPr>
          <w:rFonts w:ascii="Times New Roman" w:eastAsia="宋体" w:hAnsi="Times New Roman" w:hint="eastAsia"/>
          <w:sz w:val="24"/>
          <w:szCs w:val="24"/>
        </w:rPr>
        <w:t>的捆扎问题．</w:t>
      </w:r>
      <w:r w:rsidRPr="00920C94">
        <w:rPr>
          <w:rFonts w:ascii="Times New Roman" w:eastAsia="宋体" w:hAnsi="Times New Roman"/>
          <w:sz w:val="24"/>
          <w:szCs w:val="24"/>
        </w:rPr>
        <w:t>教师通过</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1</w:t>
      </w:r>
      <w:r w:rsidRPr="00920C94">
        <w:rPr>
          <w:rFonts w:ascii="Times New Roman" w:eastAsia="宋体" w:hAnsi="Times New Roman" w:hint="eastAsia"/>
          <w:sz w:val="24"/>
          <w:szCs w:val="24"/>
        </w:rPr>
        <w:t>引导学生把问题从具体情境中抽象出来，</w:t>
      </w:r>
      <w:r w:rsidRPr="00920C94">
        <w:rPr>
          <w:rFonts w:ascii="Times New Roman" w:eastAsia="宋体" w:hAnsi="Times New Roman"/>
          <w:sz w:val="24"/>
          <w:szCs w:val="24"/>
        </w:rPr>
        <w:t>问题</w:t>
      </w:r>
      <w:r w:rsidRPr="00920C94">
        <w:rPr>
          <w:rFonts w:ascii="Times New Roman" w:eastAsia="宋体" w:hAnsi="Times New Roman"/>
          <w:sz w:val="24"/>
          <w:szCs w:val="24"/>
        </w:rPr>
        <w:t>2</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3</w:t>
      </w:r>
      <w:r w:rsidRPr="00920C94">
        <w:rPr>
          <w:rFonts w:ascii="Times New Roman" w:eastAsia="宋体" w:hAnsi="Times New Roman"/>
          <w:sz w:val="24"/>
          <w:szCs w:val="24"/>
        </w:rPr>
        <w:t>引导</w:t>
      </w:r>
      <w:r w:rsidRPr="00920C94">
        <w:rPr>
          <w:rFonts w:ascii="Times New Roman" w:eastAsia="宋体" w:hAnsi="Times New Roman" w:hint="eastAsia"/>
          <w:sz w:val="24"/>
          <w:szCs w:val="24"/>
        </w:rPr>
        <w:t>学生开拓研究思路，并进行相应比较，积累研究经验并埋下平面展开的伏笔；</w:t>
      </w:r>
      <w:r w:rsidRPr="00920C94">
        <w:rPr>
          <w:rFonts w:ascii="Times New Roman" w:eastAsia="宋体" w:hAnsi="Times New Roman"/>
          <w:sz w:val="24"/>
          <w:szCs w:val="24"/>
        </w:rPr>
        <w:t>问题</w:t>
      </w:r>
      <w:r w:rsidRPr="00920C94">
        <w:rPr>
          <w:rFonts w:ascii="Times New Roman" w:eastAsia="宋体" w:hAnsi="Times New Roman"/>
          <w:sz w:val="24"/>
          <w:szCs w:val="24"/>
        </w:rPr>
        <w:t>4</w:t>
      </w:r>
      <w:r w:rsidRPr="00920C94">
        <w:rPr>
          <w:rFonts w:ascii="Times New Roman" w:eastAsia="宋体" w:hAnsi="Times New Roman" w:hint="eastAsia"/>
          <w:sz w:val="24"/>
          <w:szCs w:val="24"/>
        </w:rPr>
        <w:t>给出一个新的情境，通过前几个问题形成的研究经验和研究方法解决问题．</w:t>
      </w:r>
    </w:p>
    <w:p w14:paraId="5A7DCD06" w14:textId="77777777" w:rsidR="009949F1"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评价要点</w:t>
      </w:r>
      <w:r w:rsidRPr="00920C94">
        <w:rPr>
          <w:rFonts w:ascii="Times New Roman" w:eastAsia="宋体" w:hAnsi="Times New Roman"/>
          <w:sz w:val="24"/>
          <w:szCs w:val="24"/>
        </w:rPr>
        <w:t>]</w:t>
      </w:r>
      <w:r w:rsidRPr="00920C94">
        <w:rPr>
          <w:rFonts w:ascii="Times New Roman" w:eastAsia="宋体" w:hAnsi="Times New Roman"/>
          <w:sz w:val="24"/>
          <w:szCs w:val="24"/>
        </w:rPr>
        <w:t>通过交流和讨论</w:t>
      </w:r>
      <w:r w:rsidR="008C3763">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1</w:t>
      </w:r>
      <w:r w:rsidRPr="00920C94">
        <w:rPr>
          <w:rFonts w:ascii="Times New Roman" w:eastAsia="宋体" w:hAnsi="Times New Roman"/>
          <w:sz w:val="24"/>
          <w:szCs w:val="24"/>
        </w:rPr>
        <w:t>要求学生能够</w:t>
      </w:r>
      <w:r w:rsidRPr="00920C94">
        <w:rPr>
          <w:rFonts w:ascii="Times New Roman" w:eastAsia="宋体" w:hAnsi="Times New Roman" w:hint="eastAsia"/>
          <w:sz w:val="24"/>
          <w:szCs w:val="24"/>
        </w:rPr>
        <w:t>理解实际问题并能正确计算；</w:t>
      </w:r>
      <w:r w:rsidRPr="00920C94">
        <w:rPr>
          <w:rFonts w:ascii="Times New Roman" w:eastAsia="宋体" w:hAnsi="Times New Roman"/>
          <w:sz w:val="24"/>
          <w:szCs w:val="24"/>
        </w:rPr>
        <w:t>问题</w:t>
      </w:r>
      <w:r w:rsidRPr="00920C94">
        <w:rPr>
          <w:rFonts w:ascii="Times New Roman" w:eastAsia="宋体" w:hAnsi="Times New Roman"/>
          <w:sz w:val="24"/>
          <w:szCs w:val="24"/>
        </w:rPr>
        <w:t>2</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3</w:t>
      </w:r>
      <w:r w:rsidRPr="00920C94">
        <w:rPr>
          <w:rFonts w:ascii="Times New Roman" w:eastAsia="宋体" w:hAnsi="Times New Roman" w:hint="eastAsia"/>
          <w:sz w:val="24"/>
          <w:szCs w:val="24"/>
        </w:rPr>
        <w:t>基本重复了问题</w:t>
      </w:r>
      <w:r w:rsidRPr="00920C94">
        <w:rPr>
          <w:rFonts w:ascii="Times New Roman" w:eastAsia="宋体" w:hAnsi="Times New Roman"/>
          <w:sz w:val="24"/>
          <w:szCs w:val="24"/>
        </w:rPr>
        <w:t>1</w:t>
      </w:r>
      <w:r w:rsidRPr="00920C94">
        <w:rPr>
          <w:rFonts w:ascii="Times New Roman" w:eastAsia="宋体" w:hAnsi="Times New Roman" w:hint="eastAsia"/>
          <w:sz w:val="24"/>
          <w:szCs w:val="24"/>
        </w:rPr>
        <w:t>，增加了比较环节，部分同学可能会意识到可以通过平面展开图把不同的捆扎方法表现出来以利于比较；</w:t>
      </w:r>
      <w:r w:rsidRPr="00920C94">
        <w:rPr>
          <w:rFonts w:ascii="Times New Roman" w:eastAsia="宋体" w:hAnsi="Times New Roman"/>
          <w:sz w:val="24"/>
          <w:szCs w:val="24"/>
        </w:rPr>
        <w:t>问题</w:t>
      </w:r>
      <w:r w:rsidRPr="00920C94">
        <w:rPr>
          <w:rFonts w:ascii="Times New Roman" w:eastAsia="宋体" w:hAnsi="Times New Roman"/>
          <w:sz w:val="24"/>
          <w:szCs w:val="24"/>
        </w:rPr>
        <w:t>4</w:t>
      </w:r>
      <w:r w:rsidRPr="00920C94">
        <w:rPr>
          <w:rFonts w:ascii="Times New Roman" w:eastAsia="宋体" w:hAnsi="Times New Roman"/>
          <w:sz w:val="24"/>
          <w:szCs w:val="24"/>
        </w:rPr>
        <w:t>要求学生</w:t>
      </w:r>
      <w:r w:rsidRPr="00920C94">
        <w:rPr>
          <w:rFonts w:ascii="Times New Roman" w:eastAsia="宋体" w:hAnsi="Times New Roman" w:hint="eastAsia"/>
          <w:sz w:val="24"/>
          <w:szCs w:val="24"/>
        </w:rPr>
        <w:lastRenderedPageBreak/>
        <w:t>能够独立或小组合作理解问题，发现展开图的方法对</w:t>
      </w:r>
      <w:r w:rsidRPr="00920C94">
        <w:rPr>
          <w:rFonts w:ascii="Times New Roman" w:eastAsia="宋体" w:hAnsi="Times New Roman"/>
          <w:sz w:val="24"/>
          <w:szCs w:val="24"/>
        </w:rPr>
        <w:t>说理</w:t>
      </w:r>
      <w:r w:rsidRPr="00723665">
        <w:rPr>
          <w:rFonts w:ascii="Times New Roman" w:eastAsia="宋体" w:hAnsi="Times New Roman" w:hint="eastAsia"/>
          <w:sz w:val="24"/>
          <w:szCs w:val="24"/>
        </w:rPr>
        <w:t>的</w:t>
      </w:r>
      <w:r w:rsidRPr="00920C94">
        <w:rPr>
          <w:rFonts w:ascii="Times New Roman" w:eastAsia="宋体" w:hAnsi="Times New Roman" w:hint="eastAsia"/>
          <w:sz w:val="24"/>
          <w:szCs w:val="24"/>
        </w:rPr>
        <w:t>帮助．</w:t>
      </w:r>
      <w:r w:rsidRPr="00920C94">
        <w:rPr>
          <w:rFonts w:ascii="Times New Roman" w:eastAsia="宋体" w:hAnsi="Times New Roman"/>
          <w:sz w:val="24"/>
          <w:szCs w:val="24"/>
        </w:rPr>
        <w:t>在探究过程中</w:t>
      </w:r>
      <w:r w:rsidRPr="00920C94">
        <w:rPr>
          <w:rFonts w:ascii="Times New Roman" w:eastAsia="宋体" w:hAnsi="Times New Roman" w:hint="eastAsia"/>
          <w:sz w:val="24"/>
          <w:szCs w:val="24"/>
        </w:rPr>
        <w:t>，</w:t>
      </w:r>
      <w:r w:rsidR="00DC1C5F" w:rsidRPr="00A4544C">
        <w:rPr>
          <w:rFonts w:ascii="Times New Roman" w:eastAsia="宋体" w:hAnsi="Times New Roman"/>
          <w:sz w:val="24"/>
          <w:szCs w:val="24"/>
        </w:rPr>
        <w:t>可以根据</w:t>
      </w:r>
      <w:r w:rsidRPr="00920C94">
        <w:rPr>
          <w:rFonts w:ascii="Times New Roman" w:eastAsia="宋体" w:hAnsi="Times New Roman"/>
          <w:sz w:val="24"/>
          <w:szCs w:val="24"/>
        </w:rPr>
        <w:t>学生</w:t>
      </w:r>
      <w:r w:rsidRPr="00920C94">
        <w:rPr>
          <w:rFonts w:ascii="Times New Roman" w:eastAsia="宋体" w:hAnsi="Times New Roman" w:hint="eastAsia"/>
          <w:sz w:val="24"/>
          <w:szCs w:val="24"/>
        </w:rPr>
        <w:t>使用数学模型的情况，和同学们</w:t>
      </w:r>
      <w:r w:rsidRPr="00920C94">
        <w:rPr>
          <w:rFonts w:ascii="Times New Roman" w:eastAsia="宋体" w:hAnsi="Times New Roman"/>
          <w:sz w:val="24"/>
          <w:szCs w:val="24"/>
        </w:rPr>
        <w:t>认真</w:t>
      </w:r>
      <w:r w:rsidRPr="00920C94">
        <w:rPr>
          <w:rFonts w:ascii="Times New Roman" w:eastAsia="宋体" w:hAnsi="Times New Roman" w:hint="eastAsia"/>
          <w:sz w:val="24"/>
          <w:szCs w:val="24"/>
        </w:rPr>
        <w:t>参与讨论的积极性等方面，</w:t>
      </w:r>
      <w:r w:rsidRPr="00920C94">
        <w:rPr>
          <w:rFonts w:ascii="Times New Roman" w:eastAsia="宋体" w:hAnsi="Times New Roman"/>
          <w:sz w:val="24"/>
          <w:szCs w:val="24"/>
        </w:rPr>
        <w:t>作出评价</w:t>
      </w:r>
      <w:r w:rsidRPr="00920C94">
        <w:rPr>
          <w:rFonts w:ascii="Times New Roman" w:eastAsia="宋体" w:hAnsi="Times New Roman" w:hint="eastAsia"/>
          <w:sz w:val="24"/>
          <w:szCs w:val="24"/>
        </w:rPr>
        <w:t>．</w:t>
      </w:r>
    </w:p>
    <w:p w14:paraId="272F4D1A" w14:textId="77777777" w:rsidR="00DB0FA2" w:rsidRPr="00920C94" w:rsidRDefault="00DB0FA2" w:rsidP="004C00FF">
      <w:pPr>
        <w:snapToGrid w:val="0"/>
        <w:spacing w:line="312" w:lineRule="auto"/>
        <w:ind w:firstLineChars="200" w:firstLine="480"/>
        <w:rPr>
          <w:rFonts w:ascii="Times New Roman" w:eastAsia="宋体" w:hAnsi="Times New Roman"/>
          <w:sz w:val="24"/>
          <w:szCs w:val="24"/>
        </w:rPr>
      </w:pPr>
    </w:p>
    <w:p w14:paraId="5CADA3D4" w14:textId="77777777" w:rsidR="006D0E1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第</w:t>
      </w:r>
      <w:r w:rsidRPr="00920C94">
        <w:rPr>
          <w:rFonts w:ascii="Times New Roman" w:eastAsia="宋体" w:hAnsi="Times New Roman"/>
          <w:sz w:val="24"/>
          <w:szCs w:val="24"/>
        </w:rPr>
        <w:t>2</w:t>
      </w:r>
      <w:r w:rsidRPr="00920C94">
        <w:rPr>
          <w:rFonts w:ascii="Times New Roman" w:eastAsia="宋体" w:hAnsi="Times New Roman"/>
          <w:sz w:val="24"/>
          <w:szCs w:val="24"/>
        </w:rPr>
        <w:t>阶段</w:t>
      </w:r>
    </w:p>
    <w:p w14:paraId="0C72DD80" w14:textId="5CF7C272" w:rsidR="002C25CA"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问题</w:t>
      </w:r>
      <w:r w:rsidRPr="00920C94">
        <w:rPr>
          <w:rFonts w:ascii="Times New Roman" w:eastAsia="宋体" w:hAnsi="Times New Roman"/>
          <w:sz w:val="24"/>
          <w:szCs w:val="24"/>
        </w:rPr>
        <w:t>4</w:t>
      </w:r>
      <w:r w:rsidRPr="00920C94">
        <w:rPr>
          <w:rFonts w:ascii="Times New Roman" w:eastAsia="宋体" w:hAnsi="Times New Roman" w:hint="eastAsia"/>
          <w:sz w:val="24"/>
          <w:szCs w:val="24"/>
        </w:rPr>
        <w:t>的捆扎</w:t>
      </w:r>
      <w:r w:rsidR="00D86397">
        <w:rPr>
          <w:rFonts w:ascii="Times New Roman" w:eastAsia="宋体" w:hAnsi="Times New Roman" w:hint="eastAsia"/>
          <w:sz w:val="24"/>
          <w:szCs w:val="24"/>
        </w:rPr>
        <w:t>方法</w:t>
      </w:r>
      <w:r w:rsidRPr="00920C94">
        <w:rPr>
          <w:rFonts w:ascii="Times New Roman" w:eastAsia="宋体" w:hAnsi="Times New Roman" w:hint="eastAsia"/>
          <w:sz w:val="24"/>
          <w:szCs w:val="24"/>
        </w:rPr>
        <w:t>（即彩带经过多面体的每个面各一次）受买卖双方的喜爱，我们就这种方法进行后续问题的研究．</w:t>
      </w:r>
    </w:p>
    <w:p w14:paraId="2DA8370A" w14:textId="004F96B9" w:rsidR="006D0E1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5]</w:t>
      </w:r>
      <w:r w:rsidR="00723665">
        <w:rPr>
          <w:rFonts w:ascii="Times New Roman" w:eastAsia="宋体" w:hAnsi="Times New Roman"/>
          <w:sz w:val="24"/>
          <w:szCs w:val="24"/>
        </w:rPr>
        <w:t xml:space="preserve"> </w:t>
      </w:r>
      <w:r w:rsidRPr="00920C94">
        <w:rPr>
          <w:rFonts w:ascii="Times New Roman" w:eastAsia="宋体" w:hAnsi="Times New Roman" w:hint="eastAsia"/>
          <w:sz w:val="24"/>
          <w:szCs w:val="24"/>
        </w:rPr>
        <w:t>该小礼物的外包装是一个正六棱柱（底面边长为</w:t>
      </w:r>
      <w:r w:rsidR="002C25CA" w:rsidRPr="00440ACB">
        <w:rPr>
          <w:rFonts w:ascii="Times New Roman" w:eastAsia="宋体" w:hAnsi="Times New Roman"/>
          <w:position w:val="-10"/>
          <w:sz w:val="24"/>
          <w:szCs w:val="24"/>
        </w:rPr>
        <w:object w:dxaOrig="540" w:dyaOrig="320" w14:anchorId="024B402B">
          <v:shape id="_x0000_i1029" type="#_x0000_t75" style="width:27pt;height:16pt" o:ole="">
            <v:imagedata r:id="rId16" o:title=""/>
          </v:shape>
          <o:OLEObject Type="Embed" ProgID="Equation.DSMT4" ShapeID="_x0000_i1029" DrawAspect="Content" ObjectID="_1760542629" r:id="rId17"/>
        </w:object>
      </w:r>
      <w:r w:rsidRPr="00920C94">
        <w:rPr>
          <w:rFonts w:ascii="Times New Roman" w:eastAsia="宋体" w:hAnsi="Times New Roman" w:hint="eastAsia"/>
          <w:sz w:val="24"/>
          <w:szCs w:val="24"/>
        </w:rPr>
        <w:t>，高为</w:t>
      </w:r>
      <w:r w:rsidR="002C25CA" w:rsidRPr="00440ACB">
        <w:rPr>
          <w:rFonts w:ascii="Times New Roman" w:eastAsia="宋体" w:hAnsi="Times New Roman"/>
          <w:position w:val="-10"/>
          <w:sz w:val="24"/>
          <w:szCs w:val="24"/>
        </w:rPr>
        <w:object w:dxaOrig="639" w:dyaOrig="320" w14:anchorId="1BE96A58">
          <v:shape id="_x0000_i1030" type="#_x0000_t75" style="width:32pt;height:16pt" o:ole="">
            <v:imagedata r:id="rId18" o:title=""/>
          </v:shape>
          <o:OLEObject Type="Embed" ProgID="Equation.DSMT4" ShapeID="_x0000_i1030" DrawAspect="Content" ObjectID="_1760542630" r:id="rId19"/>
        </w:object>
      </w:r>
      <w:r w:rsidRPr="00920C94">
        <w:rPr>
          <w:rFonts w:ascii="Times New Roman" w:eastAsia="宋体" w:hAnsi="Times New Roman" w:hint="eastAsia"/>
          <w:sz w:val="24"/>
          <w:szCs w:val="24"/>
        </w:rPr>
        <w:t>），至少需要多长的彩带？</w:t>
      </w:r>
    </w:p>
    <w:p w14:paraId="295455AC" w14:textId="0855E8D0" w:rsidR="006D0E1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6]</w:t>
      </w:r>
      <w:r w:rsidR="00723665">
        <w:rPr>
          <w:rFonts w:ascii="Times New Roman" w:eastAsia="宋体" w:hAnsi="Times New Roman"/>
          <w:sz w:val="24"/>
          <w:szCs w:val="24"/>
        </w:rPr>
        <w:t xml:space="preserve"> </w:t>
      </w:r>
      <w:r w:rsidRPr="00920C94">
        <w:rPr>
          <w:rFonts w:ascii="Times New Roman" w:eastAsia="宋体" w:hAnsi="Times New Roman" w:hint="eastAsia"/>
          <w:sz w:val="24"/>
          <w:szCs w:val="24"/>
        </w:rPr>
        <w:t>该小礼物的外包装是一个四面体（各边长均为</w:t>
      </w:r>
      <w:r w:rsidR="002C25CA" w:rsidRPr="00440ACB">
        <w:rPr>
          <w:rFonts w:ascii="Times New Roman" w:eastAsia="宋体" w:hAnsi="Times New Roman"/>
          <w:position w:val="-10"/>
          <w:sz w:val="24"/>
          <w:szCs w:val="24"/>
        </w:rPr>
        <w:object w:dxaOrig="540" w:dyaOrig="320" w14:anchorId="64A178B4">
          <v:shape id="_x0000_i1031" type="#_x0000_t75" style="width:27pt;height:16pt" o:ole="">
            <v:imagedata r:id="rId20" o:title=""/>
          </v:shape>
          <o:OLEObject Type="Embed" ProgID="Equation.DSMT4" ShapeID="_x0000_i1031" DrawAspect="Content" ObjectID="_1760542631" r:id="rId21"/>
        </w:object>
      </w:r>
      <w:r w:rsidRPr="00920C94">
        <w:rPr>
          <w:rFonts w:ascii="Times New Roman" w:eastAsia="宋体" w:hAnsi="Times New Roman" w:hint="eastAsia"/>
          <w:sz w:val="24"/>
          <w:szCs w:val="24"/>
        </w:rPr>
        <w:t>），至少需要多长的彩带？</w:t>
      </w:r>
    </w:p>
    <w:p w14:paraId="23677590" w14:textId="62D1307B" w:rsidR="006D0E1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7]</w:t>
      </w:r>
      <w:r w:rsidR="00723665">
        <w:rPr>
          <w:rFonts w:ascii="Times New Roman" w:eastAsia="宋体" w:hAnsi="Times New Roman"/>
          <w:sz w:val="24"/>
          <w:szCs w:val="24"/>
        </w:rPr>
        <w:t xml:space="preserve"> </w:t>
      </w:r>
      <w:r w:rsidRPr="00920C94">
        <w:rPr>
          <w:rFonts w:ascii="Times New Roman" w:eastAsia="宋体" w:hAnsi="Times New Roman" w:hint="eastAsia"/>
          <w:sz w:val="24"/>
          <w:szCs w:val="24"/>
        </w:rPr>
        <w:t>该小礼物的外包装是一个圆柱（底面直径为</w:t>
      </w:r>
      <w:r w:rsidR="002C25CA" w:rsidRPr="00440ACB">
        <w:rPr>
          <w:rFonts w:ascii="Times New Roman" w:eastAsia="宋体" w:hAnsi="Times New Roman"/>
          <w:position w:val="-10"/>
          <w:sz w:val="24"/>
          <w:szCs w:val="24"/>
        </w:rPr>
        <w:object w:dxaOrig="520" w:dyaOrig="320" w14:anchorId="21A06DDB">
          <v:shape id="_x0000_i1032" type="#_x0000_t75" style="width:26pt;height:16pt" o:ole="">
            <v:imagedata r:id="rId22" o:title=""/>
          </v:shape>
          <o:OLEObject Type="Embed" ProgID="Equation.DSMT4" ShapeID="_x0000_i1032" DrawAspect="Content" ObjectID="_1760542632" r:id="rId23"/>
        </w:object>
      </w:r>
      <w:r w:rsidRPr="00920C94">
        <w:rPr>
          <w:rFonts w:ascii="Times New Roman" w:eastAsia="宋体" w:hAnsi="Times New Roman" w:hint="eastAsia"/>
          <w:sz w:val="24"/>
          <w:szCs w:val="24"/>
        </w:rPr>
        <w:t>，高为</w:t>
      </w:r>
      <w:r w:rsidR="002C25CA" w:rsidRPr="00440ACB">
        <w:rPr>
          <w:rFonts w:ascii="Times New Roman" w:eastAsia="宋体" w:hAnsi="Times New Roman"/>
          <w:position w:val="-10"/>
          <w:sz w:val="24"/>
          <w:szCs w:val="24"/>
        </w:rPr>
        <w:object w:dxaOrig="639" w:dyaOrig="320" w14:anchorId="22A32395">
          <v:shape id="_x0000_i1033" type="#_x0000_t75" style="width:32pt;height:16pt" o:ole="">
            <v:imagedata r:id="rId18" o:title=""/>
          </v:shape>
          <o:OLEObject Type="Embed" ProgID="Equation.DSMT4" ShapeID="_x0000_i1033" DrawAspect="Content" ObjectID="_1760542633" r:id="rId24"/>
        </w:object>
      </w:r>
      <w:r w:rsidRPr="00920C94">
        <w:rPr>
          <w:rFonts w:ascii="Times New Roman" w:eastAsia="宋体" w:hAnsi="Times New Roman" w:hint="eastAsia"/>
          <w:sz w:val="24"/>
          <w:szCs w:val="24"/>
        </w:rPr>
        <w:t>），至少需要多长的彩带？</w:t>
      </w:r>
    </w:p>
    <w:p w14:paraId="5315D321" w14:textId="77777777" w:rsidR="006D0E14" w:rsidRPr="00920C94" w:rsidRDefault="006D0E14" w:rsidP="004C00FF">
      <w:pPr>
        <w:snapToGrid w:val="0"/>
        <w:spacing w:line="312" w:lineRule="auto"/>
        <w:ind w:firstLineChars="200" w:firstLine="480"/>
        <w:rPr>
          <w:rFonts w:ascii="Times New Roman" w:eastAsia="宋体" w:hAnsi="Times New Roman"/>
          <w:sz w:val="24"/>
          <w:szCs w:val="24"/>
        </w:rPr>
      </w:pPr>
    </w:p>
    <w:p w14:paraId="07516D36" w14:textId="77777777" w:rsidR="006D0E14"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设计意图</w:t>
      </w:r>
    </w:p>
    <w:p w14:paraId="59D76A63" w14:textId="293B6E7E" w:rsidR="006D0E1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本阶段是拓展研究多面体</w:t>
      </w:r>
      <w:r w:rsidR="00723665">
        <w:rPr>
          <w:rFonts w:ascii="Times New Roman" w:eastAsia="宋体" w:hAnsi="Times New Roman" w:hint="eastAsia"/>
          <w:sz w:val="24"/>
          <w:szCs w:val="24"/>
        </w:rPr>
        <w:t>与旋转体</w:t>
      </w:r>
      <w:r w:rsidRPr="00920C94">
        <w:rPr>
          <w:rFonts w:ascii="Times New Roman" w:eastAsia="宋体" w:hAnsi="Times New Roman" w:hint="eastAsia"/>
          <w:sz w:val="24"/>
          <w:szCs w:val="24"/>
        </w:rPr>
        <w:t>展开图的几何</w:t>
      </w:r>
      <w:r w:rsidRPr="00920C94">
        <w:rPr>
          <w:rFonts w:ascii="Times New Roman" w:eastAsia="宋体" w:hAnsi="Times New Roman"/>
          <w:sz w:val="24"/>
          <w:szCs w:val="24"/>
        </w:rPr>
        <w:t>特征</w:t>
      </w:r>
      <w:r w:rsidRPr="00920C94">
        <w:rPr>
          <w:rFonts w:ascii="Times New Roman" w:eastAsia="宋体" w:hAnsi="Times New Roman" w:hint="eastAsia"/>
          <w:sz w:val="24"/>
          <w:szCs w:val="24"/>
        </w:rPr>
        <w:t>．</w:t>
      </w:r>
      <w:r w:rsidRPr="00920C94">
        <w:rPr>
          <w:rFonts w:ascii="Times New Roman" w:eastAsia="宋体" w:hAnsi="Times New Roman"/>
          <w:sz w:val="24"/>
          <w:szCs w:val="24"/>
        </w:rPr>
        <w:t>对于问</w:t>
      </w:r>
      <w:r w:rsidRPr="00920C94">
        <w:rPr>
          <w:rFonts w:ascii="Times New Roman" w:eastAsia="宋体" w:hAnsi="Times New Roman" w:hint="eastAsia"/>
          <w:sz w:val="24"/>
          <w:szCs w:val="24"/>
        </w:rPr>
        <w:t>题</w:t>
      </w:r>
      <w:r w:rsidRPr="00920C94">
        <w:rPr>
          <w:rFonts w:ascii="Times New Roman" w:eastAsia="宋体" w:hAnsi="Times New Roman"/>
          <w:sz w:val="24"/>
          <w:szCs w:val="24"/>
        </w:rPr>
        <w:t>5</w:t>
      </w:r>
      <w:r w:rsidRPr="00920C94">
        <w:rPr>
          <w:rFonts w:ascii="Times New Roman" w:eastAsia="宋体" w:hAnsi="Times New Roman" w:hint="eastAsia"/>
          <w:sz w:val="24"/>
          <w:szCs w:val="24"/>
        </w:rPr>
        <w:t>，</w:t>
      </w:r>
      <w:r w:rsidRPr="00920C94">
        <w:rPr>
          <w:rFonts w:ascii="Times New Roman" w:eastAsia="宋体" w:hAnsi="Times New Roman"/>
          <w:sz w:val="24"/>
          <w:szCs w:val="24"/>
        </w:rPr>
        <w:t>教师可提示学</w:t>
      </w:r>
      <w:r w:rsidRPr="00920C94">
        <w:rPr>
          <w:rFonts w:ascii="Times New Roman" w:eastAsia="宋体" w:hAnsi="Times New Roman" w:hint="eastAsia"/>
          <w:sz w:val="24"/>
          <w:szCs w:val="24"/>
        </w:rPr>
        <w:t>生先把侧面展开，再把上下底面与合适的侧面相接；问题</w:t>
      </w:r>
      <w:r w:rsidRPr="00920C94">
        <w:rPr>
          <w:rFonts w:ascii="Times New Roman" w:eastAsia="宋体" w:hAnsi="Times New Roman"/>
          <w:sz w:val="24"/>
          <w:szCs w:val="24"/>
        </w:rPr>
        <w:t>6</w:t>
      </w:r>
      <w:r w:rsidRPr="00920C94">
        <w:rPr>
          <w:rFonts w:ascii="Times New Roman" w:eastAsia="宋体" w:hAnsi="Times New Roman" w:hint="eastAsia"/>
          <w:sz w:val="24"/>
          <w:szCs w:val="24"/>
        </w:rPr>
        <w:t>与问题</w:t>
      </w:r>
      <w:r w:rsidRPr="00920C94">
        <w:rPr>
          <w:rFonts w:ascii="Times New Roman" w:eastAsia="宋体" w:hAnsi="Times New Roman"/>
          <w:sz w:val="24"/>
          <w:szCs w:val="24"/>
        </w:rPr>
        <w:t>5</w:t>
      </w:r>
      <w:r w:rsidRPr="00920C94">
        <w:rPr>
          <w:rFonts w:ascii="Times New Roman" w:eastAsia="宋体" w:hAnsi="Times New Roman" w:hint="eastAsia"/>
          <w:sz w:val="24"/>
          <w:szCs w:val="24"/>
        </w:rPr>
        <w:t>相似，也可以说是包粽子问题；问题</w:t>
      </w:r>
      <w:r w:rsidRPr="00920C94">
        <w:rPr>
          <w:rFonts w:ascii="Times New Roman" w:eastAsia="宋体" w:hAnsi="Times New Roman"/>
          <w:sz w:val="24"/>
          <w:szCs w:val="24"/>
        </w:rPr>
        <w:t>7</w:t>
      </w:r>
      <w:r w:rsidR="00723665">
        <w:rPr>
          <w:rFonts w:ascii="Times New Roman" w:eastAsia="宋体" w:hAnsi="Times New Roman" w:hint="eastAsia"/>
          <w:sz w:val="24"/>
          <w:szCs w:val="24"/>
        </w:rPr>
        <w:t>是</w:t>
      </w:r>
      <w:r w:rsidRPr="00920C94">
        <w:rPr>
          <w:rFonts w:ascii="Times New Roman" w:eastAsia="宋体" w:hAnsi="Times New Roman" w:hint="eastAsia"/>
          <w:sz w:val="24"/>
          <w:szCs w:val="24"/>
        </w:rPr>
        <w:t>旋转体</w:t>
      </w:r>
      <w:r w:rsidR="00723665">
        <w:rPr>
          <w:rFonts w:ascii="Times New Roman" w:eastAsia="宋体" w:hAnsi="Times New Roman" w:hint="eastAsia"/>
          <w:sz w:val="24"/>
          <w:szCs w:val="24"/>
        </w:rPr>
        <w:t>问题</w:t>
      </w:r>
      <w:r w:rsidRPr="00920C94">
        <w:rPr>
          <w:rFonts w:ascii="Times New Roman" w:eastAsia="宋体" w:hAnsi="Times New Roman" w:hint="eastAsia"/>
          <w:sz w:val="24"/>
          <w:szCs w:val="24"/>
        </w:rPr>
        <w:t>．教师可借助立体几何模型，和</w:t>
      </w:r>
      <w:r w:rsidRPr="00920C94">
        <w:rPr>
          <w:rFonts w:ascii="Times New Roman" w:eastAsia="宋体" w:hAnsi="Times New Roman"/>
          <w:sz w:val="24"/>
          <w:szCs w:val="24"/>
        </w:rPr>
        <w:t>学生</w:t>
      </w:r>
      <w:r w:rsidRPr="00920C94">
        <w:rPr>
          <w:rFonts w:ascii="Times New Roman" w:eastAsia="宋体" w:hAnsi="Times New Roman" w:hint="eastAsia"/>
          <w:sz w:val="24"/>
          <w:szCs w:val="24"/>
        </w:rPr>
        <w:t>一起通过实物操作，并</w:t>
      </w:r>
      <w:r w:rsidRPr="00920C94">
        <w:rPr>
          <w:rFonts w:ascii="Times New Roman" w:eastAsia="宋体" w:hAnsi="Times New Roman"/>
          <w:sz w:val="24"/>
          <w:szCs w:val="24"/>
        </w:rPr>
        <w:t>引导</w:t>
      </w:r>
      <w:r w:rsidRPr="00920C94">
        <w:rPr>
          <w:rFonts w:ascii="Times New Roman" w:eastAsia="宋体" w:hAnsi="Times New Roman" w:hint="eastAsia"/>
          <w:sz w:val="24"/>
          <w:szCs w:val="24"/>
        </w:rPr>
        <w:t>学生将空间问题展开转化到平面上解决．</w:t>
      </w:r>
      <w:r w:rsidRPr="00920C94">
        <w:rPr>
          <w:rFonts w:ascii="Times New Roman" w:eastAsia="宋体" w:hAnsi="Times New Roman"/>
          <w:sz w:val="24"/>
          <w:szCs w:val="24"/>
        </w:rPr>
        <w:t>本</w:t>
      </w:r>
      <w:r w:rsidRPr="00920C94">
        <w:rPr>
          <w:rFonts w:ascii="Times New Roman" w:eastAsia="宋体" w:hAnsi="Times New Roman" w:hint="eastAsia"/>
          <w:sz w:val="24"/>
          <w:szCs w:val="24"/>
        </w:rPr>
        <w:t>阶段活动对空间想象能力的要求较高，</w:t>
      </w:r>
      <w:r w:rsidRPr="00920C94">
        <w:rPr>
          <w:rFonts w:ascii="Times New Roman" w:eastAsia="宋体" w:hAnsi="Times New Roman"/>
          <w:sz w:val="24"/>
          <w:szCs w:val="24"/>
        </w:rPr>
        <w:t>需教</w:t>
      </w:r>
      <w:r w:rsidRPr="00920C94">
        <w:rPr>
          <w:rFonts w:ascii="Times New Roman" w:eastAsia="宋体" w:hAnsi="Times New Roman" w:hint="eastAsia"/>
          <w:sz w:val="24"/>
          <w:szCs w:val="24"/>
        </w:rPr>
        <w:t>师根据学生的实际情况酌情选用．</w:t>
      </w:r>
    </w:p>
    <w:p w14:paraId="38193387" w14:textId="77777777" w:rsidR="006D0E14"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评价要点</w:t>
      </w:r>
    </w:p>
    <w:p w14:paraId="39DA9A89" w14:textId="77777777" w:rsidR="006D0E1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通过交流和讨论</w:t>
      </w:r>
      <w:r w:rsidRPr="00920C94">
        <w:rPr>
          <w:rFonts w:ascii="Times New Roman" w:eastAsia="宋体" w:hAnsi="Times New Roman" w:hint="eastAsia"/>
          <w:sz w:val="24"/>
          <w:szCs w:val="24"/>
        </w:rPr>
        <w:t>，问</w:t>
      </w:r>
      <w:r w:rsidRPr="00920C94">
        <w:rPr>
          <w:rFonts w:ascii="Times New Roman" w:eastAsia="宋体" w:hAnsi="Times New Roman"/>
          <w:sz w:val="24"/>
          <w:szCs w:val="24"/>
        </w:rPr>
        <w:t>题</w:t>
      </w:r>
      <w:r w:rsidRPr="00920C94">
        <w:rPr>
          <w:rFonts w:ascii="Times New Roman" w:eastAsia="宋体" w:hAnsi="Times New Roman"/>
          <w:sz w:val="24"/>
          <w:szCs w:val="24"/>
        </w:rPr>
        <w:t>5</w:t>
      </w:r>
      <w:r w:rsidRPr="00920C94">
        <w:rPr>
          <w:rFonts w:ascii="Times New Roman" w:eastAsia="宋体" w:hAnsi="Times New Roman"/>
          <w:sz w:val="24"/>
          <w:szCs w:val="24"/>
        </w:rPr>
        <w:t>中</w:t>
      </w:r>
      <w:r w:rsidRPr="00920C94">
        <w:rPr>
          <w:rFonts w:ascii="Times New Roman" w:eastAsia="宋体" w:hAnsi="Times New Roman" w:hint="eastAsia"/>
          <w:sz w:val="24"/>
          <w:szCs w:val="24"/>
        </w:rPr>
        <w:t>，</w:t>
      </w:r>
      <w:r w:rsidRPr="00920C94">
        <w:rPr>
          <w:rFonts w:ascii="Times New Roman" w:eastAsia="宋体" w:hAnsi="Times New Roman"/>
          <w:sz w:val="24"/>
          <w:szCs w:val="24"/>
        </w:rPr>
        <w:t>学生</w:t>
      </w:r>
      <w:r w:rsidRPr="00920C94">
        <w:rPr>
          <w:rFonts w:ascii="Times New Roman" w:eastAsia="宋体" w:hAnsi="Times New Roman" w:hint="eastAsia"/>
          <w:sz w:val="24"/>
          <w:szCs w:val="24"/>
        </w:rPr>
        <w:t>寻找到合适的捆扎方法比较</w:t>
      </w:r>
      <w:r w:rsidRPr="00920C94">
        <w:rPr>
          <w:rFonts w:ascii="Times New Roman" w:eastAsia="宋体" w:hAnsi="Times New Roman"/>
          <w:sz w:val="24"/>
          <w:szCs w:val="24"/>
        </w:rPr>
        <w:t>困难</w:t>
      </w:r>
      <w:r w:rsidRPr="00920C94">
        <w:rPr>
          <w:rFonts w:ascii="Times New Roman" w:eastAsia="宋体" w:hAnsi="Times New Roman" w:hint="eastAsia"/>
          <w:sz w:val="24"/>
          <w:szCs w:val="24"/>
        </w:rPr>
        <w:t>，</w:t>
      </w:r>
      <w:r w:rsidRPr="00920C94">
        <w:rPr>
          <w:rFonts w:ascii="Times New Roman" w:eastAsia="宋体" w:hAnsi="Times New Roman"/>
          <w:sz w:val="24"/>
          <w:szCs w:val="24"/>
        </w:rPr>
        <w:t>要求能够</w:t>
      </w:r>
      <w:r w:rsidRPr="00920C94">
        <w:rPr>
          <w:rFonts w:ascii="Times New Roman" w:eastAsia="宋体" w:hAnsi="Times New Roman" w:hint="eastAsia"/>
          <w:sz w:val="24"/>
          <w:szCs w:val="24"/>
        </w:rPr>
        <w:t>通过操作找到合适的展开方法，</w:t>
      </w:r>
      <w:r w:rsidRPr="00920C94">
        <w:rPr>
          <w:rFonts w:ascii="Times New Roman" w:eastAsia="宋体" w:hAnsi="Times New Roman"/>
          <w:sz w:val="24"/>
          <w:szCs w:val="24"/>
        </w:rPr>
        <w:t>并且说理正确</w:t>
      </w:r>
      <w:r w:rsidRPr="00920C94">
        <w:rPr>
          <w:rFonts w:ascii="Times New Roman" w:eastAsia="宋体" w:hAnsi="Times New Roman" w:hint="eastAsia"/>
          <w:sz w:val="24"/>
          <w:szCs w:val="24"/>
        </w:rPr>
        <w:t>，</w:t>
      </w:r>
      <w:r w:rsidRPr="00920C94">
        <w:rPr>
          <w:rFonts w:ascii="Times New Roman" w:eastAsia="宋体" w:hAnsi="Times New Roman"/>
          <w:sz w:val="24"/>
          <w:szCs w:val="24"/>
        </w:rPr>
        <w:t>计算无误</w:t>
      </w:r>
      <w:r w:rsidRPr="00920C94">
        <w:rPr>
          <w:rFonts w:ascii="Times New Roman" w:eastAsia="宋体" w:hAnsi="Times New Roman" w:hint="eastAsia"/>
          <w:sz w:val="24"/>
          <w:szCs w:val="24"/>
        </w:rPr>
        <w:t>；有了问题</w:t>
      </w:r>
      <w:r w:rsidRPr="00920C94">
        <w:rPr>
          <w:rFonts w:ascii="Times New Roman" w:eastAsia="宋体" w:hAnsi="Times New Roman"/>
          <w:sz w:val="24"/>
          <w:szCs w:val="24"/>
        </w:rPr>
        <w:t>5</w:t>
      </w:r>
      <w:r w:rsidRPr="00920C94">
        <w:rPr>
          <w:rFonts w:ascii="Times New Roman" w:eastAsia="宋体" w:hAnsi="Times New Roman" w:hint="eastAsia"/>
          <w:sz w:val="24"/>
          <w:szCs w:val="24"/>
        </w:rPr>
        <w:t>的经验</w:t>
      </w:r>
      <w:r w:rsidRPr="00920C94">
        <w:rPr>
          <w:rFonts w:ascii="Times New Roman" w:eastAsia="宋体" w:hAnsi="Times New Roman"/>
          <w:sz w:val="24"/>
          <w:szCs w:val="24"/>
        </w:rPr>
        <w:t>问题</w:t>
      </w:r>
      <w:r w:rsidRPr="00920C94">
        <w:rPr>
          <w:rFonts w:ascii="Times New Roman" w:eastAsia="宋体" w:hAnsi="Times New Roman"/>
          <w:sz w:val="24"/>
          <w:szCs w:val="24"/>
        </w:rPr>
        <w:t>6</w:t>
      </w:r>
      <w:r w:rsidRPr="00920C94">
        <w:rPr>
          <w:rFonts w:ascii="Times New Roman" w:eastAsia="宋体" w:hAnsi="Times New Roman" w:hint="eastAsia"/>
          <w:sz w:val="24"/>
          <w:szCs w:val="24"/>
        </w:rPr>
        <w:t>通常可以相对顺利一些，也可以倒过来，先研究问题</w:t>
      </w:r>
      <w:r w:rsidRPr="00920C94">
        <w:rPr>
          <w:rFonts w:ascii="Times New Roman" w:eastAsia="宋体" w:hAnsi="Times New Roman"/>
          <w:sz w:val="24"/>
          <w:szCs w:val="24"/>
        </w:rPr>
        <w:t>6</w:t>
      </w:r>
      <w:r w:rsidRPr="00920C94">
        <w:rPr>
          <w:rFonts w:ascii="Times New Roman" w:eastAsia="宋体" w:hAnsi="Times New Roman" w:hint="eastAsia"/>
          <w:sz w:val="24"/>
          <w:szCs w:val="24"/>
        </w:rPr>
        <w:t>，平面数相对较少容易总体把握，有了经验后再回头研究问题</w:t>
      </w:r>
      <w:r w:rsidRPr="00920C94">
        <w:rPr>
          <w:rFonts w:ascii="Times New Roman" w:eastAsia="宋体" w:hAnsi="Times New Roman"/>
          <w:sz w:val="24"/>
          <w:szCs w:val="24"/>
        </w:rPr>
        <w:t>5</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7</w:t>
      </w:r>
      <w:r w:rsidRPr="00920C94">
        <w:rPr>
          <w:rFonts w:ascii="Times New Roman" w:eastAsia="宋体" w:hAnsi="Times New Roman"/>
          <w:sz w:val="24"/>
          <w:szCs w:val="24"/>
        </w:rPr>
        <w:t>要求学生能够理解</w:t>
      </w:r>
      <w:r w:rsidRPr="00920C94">
        <w:rPr>
          <w:rFonts w:ascii="Times New Roman" w:eastAsia="宋体" w:hAnsi="Times New Roman" w:hint="eastAsia"/>
          <w:sz w:val="24"/>
          <w:szCs w:val="24"/>
        </w:rPr>
        <w:t>旋转体的展开，需通过建立合适的函数来求最值，由于现阶段数学工具不足，可通过计算器列表等求得近似值即可．</w:t>
      </w:r>
      <w:r w:rsidRPr="00920C94">
        <w:rPr>
          <w:rFonts w:ascii="Times New Roman" w:eastAsia="宋体" w:hAnsi="Times New Roman"/>
          <w:sz w:val="24"/>
          <w:szCs w:val="24"/>
        </w:rPr>
        <w:t>在探究过程中</w:t>
      </w:r>
      <w:r w:rsidRPr="00920C94">
        <w:rPr>
          <w:rFonts w:ascii="Times New Roman" w:eastAsia="宋体" w:hAnsi="Times New Roman" w:hint="eastAsia"/>
          <w:sz w:val="24"/>
          <w:szCs w:val="24"/>
        </w:rPr>
        <w:t>，</w:t>
      </w:r>
      <w:r w:rsidRPr="00920C94">
        <w:rPr>
          <w:rFonts w:ascii="Times New Roman" w:eastAsia="宋体" w:hAnsi="Times New Roman"/>
          <w:sz w:val="24"/>
          <w:szCs w:val="24"/>
        </w:rPr>
        <w:t>学生能</w:t>
      </w:r>
      <w:r w:rsidRPr="00920C94">
        <w:rPr>
          <w:rFonts w:ascii="Times New Roman" w:eastAsia="宋体" w:hAnsi="Times New Roman" w:hint="eastAsia"/>
          <w:sz w:val="24"/>
          <w:szCs w:val="24"/>
        </w:rPr>
        <w:t>够认真参</w:t>
      </w:r>
      <w:r w:rsidR="00167F6F">
        <w:rPr>
          <w:rFonts w:ascii="Times New Roman" w:eastAsia="宋体" w:hAnsi="Times New Roman" w:hint="eastAsia"/>
          <w:sz w:val="24"/>
          <w:szCs w:val="24"/>
        </w:rPr>
        <w:t>与</w:t>
      </w:r>
      <w:r w:rsidRPr="00920C94">
        <w:rPr>
          <w:rFonts w:ascii="Times New Roman" w:eastAsia="宋体" w:hAnsi="Times New Roman" w:hint="eastAsia"/>
          <w:sz w:val="24"/>
          <w:szCs w:val="24"/>
        </w:rPr>
        <w:t>操作与研究，</w:t>
      </w:r>
      <w:r w:rsidRPr="00920C94">
        <w:rPr>
          <w:rFonts w:ascii="Times New Roman" w:eastAsia="宋体" w:hAnsi="Times New Roman"/>
          <w:sz w:val="24"/>
          <w:szCs w:val="24"/>
        </w:rPr>
        <w:t>积极发表</w:t>
      </w:r>
      <w:r w:rsidRPr="00920C94">
        <w:rPr>
          <w:rFonts w:ascii="Times New Roman" w:eastAsia="宋体" w:hAnsi="Times New Roman" w:hint="eastAsia"/>
          <w:sz w:val="24"/>
          <w:szCs w:val="24"/>
        </w:rPr>
        <w:t>讨论</w:t>
      </w:r>
      <w:r w:rsidRPr="00920C94">
        <w:rPr>
          <w:rFonts w:ascii="Times New Roman" w:eastAsia="宋体" w:hAnsi="Times New Roman"/>
          <w:sz w:val="24"/>
          <w:szCs w:val="24"/>
        </w:rPr>
        <w:t>自己的见解和观点</w:t>
      </w:r>
      <w:r w:rsidRPr="00920C94">
        <w:rPr>
          <w:rFonts w:ascii="Times New Roman" w:eastAsia="宋体" w:hAnsi="Times New Roman" w:hint="eastAsia"/>
          <w:sz w:val="24"/>
          <w:szCs w:val="24"/>
        </w:rPr>
        <w:t>，</w:t>
      </w:r>
      <w:r w:rsidRPr="00920C94">
        <w:rPr>
          <w:rFonts w:ascii="Times New Roman" w:eastAsia="宋体" w:hAnsi="Times New Roman"/>
          <w:sz w:val="24"/>
          <w:szCs w:val="24"/>
        </w:rPr>
        <w:t>可以根据学生参与讨论的程度作出评价</w:t>
      </w:r>
      <w:r w:rsidRPr="00920C94">
        <w:rPr>
          <w:rFonts w:ascii="Times New Roman" w:eastAsia="宋体" w:hAnsi="Times New Roman" w:hint="eastAsia"/>
          <w:sz w:val="24"/>
          <w:szCs w:val="24"/>
        </w:rPr>
        <w:t>．</w:t>
      </w:r>
    </w:p>
    <w:p w14:paraId="1267411B" w14:textId="77777777" w:rsidR="006D0E14"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活动说明</w:t>
      </w:r>
    </w:p>
    <w:p w14:paraId="1E39594A" w14:textId="26FD4A37" w:rsidR="006D0E1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本活动是教材必修第三册</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1</w:t>
      </w:r>
      <w:r w:rsidRPr="00920C94">
        <w:rPr>
          <w:rFonts w:ascii="Times New Roman" w:eastAsia="宋体" w:hAnsi="Times New Roman" w:hint="eastAsia"/>
          <w:sz w:val="24"/>
          <w:szCs w:val="24"/>
        </w:rPr>
        <w:t>柱</w:t>
      </w:r>
      <w:r w:rsidRPr="00920C94">
        <w:rPr>
          <w:rFonts w:ascii="Times New Roman" w:eastAsia="宋体" w:hAnsi="Times New Roman"/>
          <w:sz w:val="24"/>
          <w:szCs w:val="24"/>
        </w:rPr>
        <w:t>体</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2</w:t>
      </w:r>
      <w:r w:rsidRPr="00920C94">
        <w:rPr>
          <w:rFonts w:ascii="Times New Roman" w:eastAsia="宋体" w:hAnsi="Times New Roman" w:hint="eastAsia"/>
          <w:sz w:val="24"/>
          <w:szCs w:val="24"/>
        </w:rPr>
        <w:t>锥体”</w:t>
      </w:r>
      <w:r w:rsidRPr="00920C94">
        <w:rPr>
          <w:rFonts w:ascii="Times New Roman" w:eastAsia="宋体" w:hAnsi="Times New Roman"/>
          <w:sz w:val="24"/>
          <w:szCs w:val="24"/>
        </w:rPr>
        <w:t>内容学习结束的跨课时活动</w:t>
      </w:r>
      <w:r w:rsidRPr="00920C94">
        <w:rPr>
          <w:rFonts w:ascii="Times New Roman" w:eastAsia="宋体" w:hAnsi="Times New Roman" w:hint="eastAsia"/>
          <w:sz w:val="24"/>
          <w:szCs w:val="24"/>
        </w:rPr>
        <w:t>．</w:t>
      </w:r>
      <w:r w:rsidRPr="00920C94">
        <w:rPr>
          <w:rFonts w:ascii="Times New Roman" w:eastAsia="宋体" w:hAnsi="Times New Roman"/>
          <w:sz w:val="24"/>
          <w:szCs w:val="24"/>
        </w:rPr>
        <w:t>本活动以</w:t>
      </w:r>
      <w:r w:rsidRPr="00920C94">
        <w:rPr>
          <w:rFonts w:ascii="Times New Roman" w:eastAsia="宋体" w:hAnsi="Times New Roman" w:hint="eastAsia"/>
          <w:sz w:val="24"/>
          <w:szCs w:val="24"/>
        </w:rPr>
        <w:t>包装彩带</w:t>
      </w:r>
      <w:r w:rsidRPr="00920C94">
        <w:rPr>
          <w:rFonts w:ascii="Times New Roman" w:eastAsia="宋体" w:hAnsi="Times New Roman"/>
          <w:sz w:val="24"/>
          <w:szCs w:val="24"/>
        </w:rPr>
        <w:t>为</w:t>
      </w:r>
      <w:r w:rsidRPr="00920C94">
        <w:rPr>
          <w:rFonts w:ascii="Times New Roman" w:eastAsia="宋体" w:hAnsi="Times New Roman" w:hint="eastAsia"/>
          <w:sz w:val="24"/>
          <w:szCs w:val="24"/>
        </w:rPr>
        <w:t>情境，</w:t>
      </w:r>
      <w:r w:rsidRPr="00920C94">
        <w:rPr>
          <w:rFonts w:ascii="Times New Roman" w:eastAsia="宋体" w:hAnsi="Times New Roman"/>
          <w:sz w:val="24"/>
          <w:szCs w:val="24"/>
        </w:rPr>
        <w:t>以</w:t>
      </w:r>
      <w:r w:rsidRPr="00920C94">
        <w:rPr>
          <w:rFonts w:ascii="Times New Roman" w:eastAsia="宋体" w:hAnsi="Times New Roman" w:hint="eastAsia"/>
          <w:sz w:val="24"/>
          <w:szCs w:val="24"/>
        </w:rPr>
        <w:t>多面体与旋转体的展开图</w:t>
      </w:r>
      <w:r w:rsidRPr="00723665">
        <w:rPr>
          <w:rFonts w:ascii="Times New Roman" w:eastAsia="宋体" w:hAnsi="Times New Roman" w:hint="eastAsia"/>
          <w:sz w:val="24"/>
          <w:szCs w:val="24"/>
        </w:rPr>
        <w:t>为</w:t>
      </w:r>
      <w:r w:rsidRPr="00920C94">
        <w:rPr>
          <w:rFonts w:ascii="Times New Roman" w:eastAsia="宋体" w:hAnsi="Times New Roman" w:hint="eastAsia"/>
          <w:sz w:val="24"/>
          <w:szCs w:val="24"/>
        </w:rPr>
        <w:t>研究起点，</w:t>
      </w:r>
      <w:r w:rsidRPr="00920C94">
        <w:rPr>
          <w:rFonts w:ascii="Times New Roman" w:eastAsia="宋体" w:hAnsi="Times New Roman"/>
          <w:sz w:val="24"/>
          <w:szCs w:val="24"/>
        </w:rPr>
        <w:t>研究</w:t>
      </w:r>
      <w:r w:rsidRPr="00920C94">
        <w:rPr>
          <w:rFonts w:ascii="Times New Roman" w:eastAsia="宋体" w:hAnsi="Times New Roman" w:hint="eastAsia"/>
          <w:sz w:val="24"/>
          <w:szCs w:val="24"/>
        </w:rPr>
        <w:t>折线段在几何体表面的最值问题．</w:t>
      </w:r>
      <w:r w:rsidRPr="00920C94">
        <w:rPr>
          <w:rFonts w:ascii="Times New Roman" w:eastAsia="宋体" w:hAnsi="Times New Roman"/>
          <w:sz w:val="24"/>
          <w:szCs w:val="24"/>
        </w:rPr>
        <w:t>通过</w:t>
      </w:r>
      <w:r w:rsidRPr="00920C94">
        <w:rPr>
          <w:rFonts w:ascii="Times New Roman" w:eastAsia="宋体" w:hAnsi="Times New Roman" w:hint="eastAsia"/>
          <w:sz w:val="24"/>
          <w:szCs w:val="24"/>
        </w:rPr>
        <w:t>这项实践研究，</w:t>
      </w:r>
      <w:r w:rsidRPr="00920C94">
        <w:rPr>
          <w:rFonts w:ascii="Times New Roman" w:eastAsia="宋体" w:hAnsi="Times New Roman"/>
          <w:sz w:val="24"/>
          <w:szCs w:val="24"/>
        </w:rPr>
        <w:t>加深对空间</w:t>
      </w:r>
      <w:r w:rsidRPr="00920C94">
        <w:rPr>
          <w:rFonts w:ascii="Times New Roman" w:eastAsia="宋体" w:hAnsi="Times New Roman" w:hint="eastAsia"/>
          <w:sz w:val="24"/>
          <w:szCs w:val="24"/>
        </w:rPr>
        <w:t>图形表面结构</w:t>
      </w:r>
      <w:r w:rsidRPr="00920C94">
        <w:rPr>
          <w:rFonts w:ascii="Times New Roman" w:eastAsia="宋体" w:hAnsi="Times New Roman"/>
          <w:sz w:val="24"/>
          <w:szCs w:val="24"/>
        </w:rPr>
        <w:t>的理解</w:t>
      </w:r>
      <w:r w:rsidRPr="00920C94">
        <w:rPr>
          <w:rFonts w:ascii="Times New Roman" w:eastAsia="宋体" w:hAnsi="Times New Roman" w:hint="eastAsia"/>
          <w:sz w:val="24"/>
          <w:szCs w:val="24"/>
        </w:rPr>
        <w:t>和用展开图把空间问题转化为平面问题的自觉度，</w:t>
      </w:r>
      <w:r w:rsidRPr="00920C94">
        <w:rPr>
          <w:rFonts w:ascii="Times New Roman" w:eastAsia="宋体" w:hAnsi="Times New Roman"/>
          <w:sz w:val="24"/>
          <w:szCs w:val="24"/>
        </w:rPr>
        <w:t>提高综合运用立体几何</w:t>
      </w:r>
      <w:r w:rsidRPr="00920C94">
        <w:rPr>
          <w:rFonts w:ascii="Times New Roman" w:eastAsia="宋体" w:hAnsi="Times New Roman" w:hint="eastAsia"/>
          <w:sz w:val="24"/>
          <w:szCs w:val="24"/>
        </w:rPr>
        <w:t>知识研究身边几何问题的能力，</w:t>
      </w:r>
      <w:r w:rsidRPr="00920C94">
        <w:rPr>
          <w:rFonts w:ascii="Times New Roman" w:eastAsia="宋体" w:hAnsi="Times New Roman"/>
          <w:sz w:val="24"/>
          <w:szCs w:val="24"/>
        </w:rPr>
        <w:t>积累研究相关问题的活动经验</w:t>
      </w:r>
      <w:r w:rsidRPr="00920C94">
        <w:rPr>
          <w:rFonts w:ascii="Times New Roman" w:eastAsia="宋体" w:hAnsi="Times New Roman" w:hint="eastAsia"/>
          <w:sz w:val="24"/>
          <w:szCs w:val="24"/>
        </w:rPr>
        <w:t>．</w:t>
      </w:r>
    </w:p>
    <w:p w14:paraId="1923335E" w14:textId="77777777" w:rsidR="006D0E1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lastRenderedPageBreak/>
        <w:t>本活动共分两个阶段，</w:t>
      </w:r>
      <w:r w:rsidRPr="00920C94">
        <w:rPr>
          <w:rFonts w:ascii="Times New Roman" w:eastAsia="宋体" w:hAnsi="Times New Roman"/>
          <w:sz w:val="24"/>
          <w:szCs w:val="24"/>
        </w:rPr>
        <w:t>可根据学生的实际情况酌情选择只完成第</w:t>
      </w:r>
      <w:r w:rsidRPr="00920C94">
        <w:rPr>
          <w:rFonts w:ascii="Times New Roman" w:eastAsia="宋体" w:hAnsi="Times New Roman"/>
          <w:sz w:val="24"/>
          <w:szCs w:val="24"/>
        </w:rPr>
        <w:t>1</w:t>
      </w:r>
      <w:r w:rsidRPr="00920C94">
        <w:rPr>
          <w:rFonts w:ascii="Times New Roman" w:eastAsia="宋体" w:hAnsi="Times New Roman"/>
          <w:sz w:val="24"/>
          <w:szCs w:val="24"/>
        </w:rPr>
        <w:t>阶段</w:t>
      </w:r>
      <w:r w:rsidRPr="00920C94">
        <w:rPr>
          <w:rFonts w:ascii="Times New Roman" w:eastAsia="宋体" w:hAnsi="Times New Roman" w:hint="eastAsia"/>
          <w:sz w:val="24"/>
          <w:szCs w:val="24"/>
        </w:rPr>
        <w:t>，</w:t>
      </w:r>
      <w:r w:rsidRPr="00920C94">
        <w:rPr>
          <w:rFonts w:ascii="Times New Roman" w:eastAsia="宋体" w:hAnsi="Times New Roman"/>
          <w:sz w:val="24"/>
          <w:szCs w:val="24"/>
        </w:rPr>
        <w:t>或完成全部两</w:t>
      </w:r>
      <w:r w:rsidRPr="00920C94">
        <w:rPr>
          <w:rFonts w:ascii="Times New Roman" w:eastAsia="宋体" w:hAnsi="Times New Roman" w:hint="eastAsia"/>
          <w:sz w:val="24"/>
          <w:szCs w:val="24"/>
        </w:rPr>
        <w:t>个阶段；</w:t>
      </w:r>
      <w:r w:rsidRPr="00920C94">
        <w:rPr>
          <w:rFonts w:ascii="Times New Roman" w:eastAsia="宋体" w:hAnsi="Times New Roman"/>
          <w:sz w:val="24"/>
          <w:szCs w:val="24"/>
        </w:rPr>
        <w:t>完成时间也可选择</w:t>
      </w:r>
      <w:r w:rsidRPr="00920C94">
        <w:rPr>
          <w:rFonts w:ascii="Times New Roman" w:eastAsia="宋体" w:hAnsi="Times New Roman"/>
          <w:sz w:val="24"/>
          <w:szCs w:val="24"/>
        </w:rPr>
        <w:t>1</w:t>
      </w:r>
      <w:r w:rsidRPr="00920C94">
        <w:rPr>
          <w:rFonts w:ascii="Times New Roman" w:eastAsia="宋体" w:hAnsi="Times New Roman"/>
          <w:sz w:val="24"/>
          <w:szCs w:val="24"/>
        </w:rPr>
        <w:t>课时内完成</w:t>
      </w:r>
      <w:r w:rsidRPr="00920C94">
        <w:rPr>
          <w:rFonts w:ascii="Times New Roman" w:eastAsia="宋体" w:hAnsi="Times New Roman" w:hint="eastAsia"/>
          <w:sz w:val="24"/>
          <w:szCs w:val="24"/>
        </w:rPr>
        <w:t>，</w:t>
      </w:r>
      <w:r w:rsidRPr="00920C94">
        <w:rPr>
          <w:rFonts w:ascii="Times New Roman" w:eastAsia="宋体" w:hAnsi="Times New Roman"/>
          <w:sz w:val="24"/>
          <w:szCs w:val="24"/>
        </w:rPr>
        <w:t>或用</w:t>
      </w:r>
      <w:r w:rsidRPr="00920C94">
        <w:rPr>
          <w:rFonts w:ascii="Times New Roman" w:eastAsia="宋体" w:hAnsi="Times New Roman"/>
          <w:sz w:val="24"/>
          <w:szCs w:val="24"/>
        </w:rPr>
        <w:t>2</w:t>
      </w:r>
      <w:r w:rsidRPr="00920C94">
        <w:rPr>
          <w:rFonts w:ascii="Times New Roman" w:eastAsia="宋体" w:hAnsi="Times New Roman"/>
          <w:sz w:val="24"/>
          <w:szCs w:val="24"/>
        </w:rPr>
        <w:t>课时完成</w:t>
      </w:r>
      <w:r w:rsidRPr="00920C94">
        <w:rPr>
          <w:rFonts w:ascii="Times New Roman" w:eastAsia="宋体" w:hAnsi="Times New Roman" w:hint="eastAsia"/>
          <w:sz w:val="24"/>
          <w:szCs w:val="24"/>
        </w:rPr>
        <w:t>．</w:t>
      </w:r>
      <w:r w:rsidRPr="00920C94">
        <w:rPr>
          <w:rFonts w:ascii="Times New Roman" w:eastAsia="宋体" w:hAnsi="Times New Roman"/>
          <w:sz w:val="24"/>
          <w:szCs w:val="24"/>
        </w:rPr>
        <w:t>本探究活动</w:t>
      </w:r>
      <w:r w:rsidRPr="00920C94">
        <w:rPr>
          <w:rFonts w:ascii="Times New Roman" w:eastAsia="宋体" w:hAnsi="Times New Roman" w:hint="eastAsia"/>
          <w:sz w:val="24"/>
          <w:szCs w:val="24"/>
        </w:rPr>
        <w:t>还可增加圆锥，不过需对彩带捆绑方式做进一步的约定．</w:t>
      </w:r>
    </w:p>
    <w:p w14:paraId="76765B90" w14:textId="77777777" w:rsidR="0059458C"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活动</w:t>
      </w:r>
      <w:r w:rsidRPr="00920C94">
        <w:rPr>
          <w:rFonts w:ascii="Times New Roman" w:eastAsia="宋体" w:hAnsi="Times New Roman"/>
          <w:b/>
          <w:sz w:val="24"/>
          <w:szCs w:val="24"/>
        </w:rPr>
        <w:t>2</w:t>
      </w:r>
    </w:p>
    <w:p w14:paraId="35A388EB" w14:textId="77777777" w:rsidR="0059458C"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活动名称</w:t>
      </w:r>
      <w:r w:rsidRPr="00920C94">
        <w:rPr>
          <w:rFonts w:ascii="Times New Roman" w:eastAsia="宋体" w:hAnsi="Times New Roman" w:hint="eastAsia"/>
          <w:sz w:val="24"/>
          <w:szCs w:val="24"/>
        </w:rPr>
        <w:t>：正四面体研究．</w:t>
      </w:r>
    </w:p>
    <w:p w14:paraId="5DC85E89" w14:textId="432EEF70" w:rsidR="0059458C"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对应内容</w:t>
      </w:r>
      <w:r w:rsidRPr="00920C94">
        <w:rPr>
          <w:rFonts w:ascii="Times New Roman" w:eastAsia="宋体" w:hAnsi="Times New Roman" w:hint="eastAsia"/>
          <w:sz w:val="24"/>
          <w:szCs w:val="24"/>
        </w:rPr>
        <w:t>：</w:t>
      </w:r>
      <w:r w:rsidRPr="00920C94">
        <w:rPr>
          <w:rFonts w:ascii="Times New Roman" w:eastAsia="宋体" w:hAnsi="Times New Roman"/>
          <w:sz w:val="24"/>
          <w:szCs w:val="24"/>
        </w:rPr>
        <w:t>多面体与旋转体</w:t>
      </w:r>
      <w:r w:rsidRPr="00920C94">
        <w:rPr>
          <w:rFonts w:ascii="Times New Roman" w:eastAsia="宋体" w:hAnsi="Times New Roman" w:hint="eastAsia"/>
          <w:sz w:val="24"/>
          <w:szCs w:val="24"/>
        </w:rPr>
        <w:t>（</w:t>
      </w:r>
      <w:r w:rsidRPr="00920C94">
        <w:rPr>
          <w:rFonts w:ascii="Times New Roman" w:eastAsia="宋体" w:hAnsi="Times New Roman"/>
          <w:sz w:val="24"/>
          <w:szCs w:val="24"/>
        </w:rPr>
        <w:t>上教版高中数学教材必修第三册</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2</w:t>
      </w:r>
      <w:r w:rsidRPr="00920C94">
        <w:rPr>
          <w:rFonts w:ascii="Times New Roman" w:eastAsia="宋体" w:hAnsi="Times New Roman"/>
          <w:sz w:val="24"/>
          <w:szCs w:val="24"/>
        </w:rPr>
        <w:t>锥体</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3</w:t>
      </w:r>
      <w:r w:rsidRPr="00920C94">
        <w:rPr>
          <w:rFonts w:ascii="Times New Roman" w:eastAsia="宋体" w:hAnsi="Times New Roman" w:hint="eastAsia"/>
          <w:sz w:val="24"/>
          <w:szCs w:val="24"/>
        </w:rPr>
        <w:t>多面体与旋转体”、“</w:t>
      </w:r>
      <w:r w:rsidR="006B30EA">
        <w:rPr>
          <w:rFonts w:ascii="Times New Roman" w:eastAsia="宋体" w:hAnsi="Times New Roman"/>
          <w:sz w:val="24"/>
          <w:szCs w:val="24"/>
        </w:rPr>
        <w:t>11.</w:t>
      </w:r>
      <w:r w:rsidRPr="00920C94">
        <w:rPr>
          <w:rFonts w:ascii="Times New Roman" w:eastAsia="宋体" w:hAnsi="Times New Roman"/>
          <w:sz w:val="24"/>
          <w:szCs w:val="24"/>
        </w:rPr>
        <w:t>4</w:t>
      </w:r>
      <w:r w:rsidRPr="00920C94">
        <w:rPr>
          <w:rFonts w:ascii="Times New Roman" w:eastAsia="宋体" w:hAnsi="Times New Roman" w:hint="eastAsia"/>
          <w:sz w:val="24"/>
          <w:szCs w:val="24"/>
        </w:rPr>
        <w:t>球”．</w:t>
      </w:r>
      <w:r w:rsidR="006A51A4">
        <w:rPr>
          <w:rFonts w:ascii="Times New Roman" w:eastAsia="宋体" w:hAnsi="Times New Roman" w:hint="eastAsia"/>
          <w:sz w:val="24"/>
          <w:szCs w:val="24"/>
        </w:rPr>
        <w:t>）</w:t>
      </w:r>
    </w:p>
    <w:p w14:paraId="6ADF8C54" w14:textId="77777777" w:rsidR="0059458C"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活动类型</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问题探究活动</w:t>
      </w:r>
      <w:r w:rsidRPr="00920C94">
        <w:rPr>
          <w:rFonts w:ascii="Times New Roman" w:eastAsia="宋体" w:hAnsi="Times New Roman" w:hint="eastAsia"/>
          <w:sz w:val="24"/>
          <w:szCs w:val="24"/>
        </w:rPr>
        <w:t>（</w:t>
      </w:r>
      <w:r w:rsidRPr="00920C94">
        <w:rPr>
          <w:rFonts w:ascii="Times New Roman" w:eastAsia="宋体" w:hAnsi="Times New Roman"/>
          <w:sz w:val="24"/>
          <w:szCs w:val="24"/>
        </w:rPr>
        <w:t>跨课时</w:t>
      </w:r>
      <w:r w:rsidRPr="00920C94">
        <w:rPr>
          <w:rFonts w:ascii="Times New Roman" w:eastAsia="宋体" w:hAnsi="Times New Roman" w:hint="eastAsia"/>
          <w:sz w:val="24"/>
          <w:szCs w:val="24"/>
        </w:rPr>
        <w:t>）．</w:t>
      </w:r>
    </w:p>
    <w:p w14:paraId="1D175533" w14:textId="77777777" w:rsidR="0059458C"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活动目标</w:t>
      </w:r>
      <w:r w:rsidRPr="00920C94">
        <w:rPr>
          <w:rFonts w:ascii="Times New Roman" w:eastAsia="宋体" w:hAnsi="Times New Roman" w:hint="eastAsia"/>
          <w:sz w:val="24"/>
          <w:szCs w:val="24"/>
        </w:rPr>
        <w:t>：</w:t>
      </w:r>
      <w:r w:rsidRPr="00920C94">
        <w:rPr>
          <w:rFonts w:ascii="Times New Roman" w:eastAsia="宋体" w:hAnsi="Times New Roman"/>
          <w:sz w:val="24"/>
          <w:szCs w:val="24"/>
        </w:rPr>
        <w:t>以正四面体为载体</w:t>
      </w:r>
      <w:r w:rsidRPr="00920C94">
        <w:rPr>
          <w:rFonts w:ascii="Times New Roman" w:eastAsia="宋体" w:hAnsi="Times New Roman" w:hint="eastAsia"/>
          <w:sz w:val="24"/>
          <w:szCs w:val="24"/>
        </w:rPr>
        <w:t>，</w:t>
      </w:r>
      <w:r w:rsidRPr="00920C94">
        <w:rPr>
          <w:rFonts w:ascii="Times New Roman" w:eastAsia="宋体" w:hAnsi="Times New Roman"/>
          <w:sz w:val="24"/>
          <w:szCs w:val="24"/>
        </w:rPr>
        <w:t>以问题探究活动的方式</w:t>
      </w:r>
      <w:r w:rsidRPr="00920C94">
        <w:rPr>
          <w:rFonts w:ascii="Times New Roman" w:eastAsia="宋体" w:hAnsi="Times New Roman" w:hint="eastAsia"/>
          <w:sz w:val="24"/>
          <w:szCs w:val="24"/>
        </w:rPr>
        <w:t>，</w:t>
      </w:r>
      <w:r w:rsidRPr="00920C94">
        <w:rPr>
          <w:rFonts w:ascii="Times New Roman" w:eastAsia="宋体" w:hAnsi="Times New Roman"/>
          <w:sz w:val="24"/>
          <w:szCs w:val="24"/>
        </w:rPr>
        <w:t>引导学生从距离</w:t>
      </w:r>
      <w:r w:rsidRPr="00920C94">
        <w:rPr>
          <w:rFonts w:ascii="Times New Roman" w:eastAsia="宋体" w:hAnsi="Times New Roman" w:hint="eastAsia"/>
          <w:sz w:val="24"/>
          <w:szCs w:val="24"/>
        </w:rPr>
        <w:t>、</w:t>
      </w:r>
      <w:r w:rsidRPr="00920C94">
        <w:rPr>
          <w:rFonts w:ascii="Times New Roman" w:eastAsia="宋体" w:hAnsi="Times New Roman"/>
          <w:sz w:val="24"/>
          <w:szCs w:val="24"/>
        </w:rPr>
        <w:t>角</w:t>
      </w:r>
      <w:r w:rsidRPr="00920C94">
        <w:rPr>
          <w:rFonts w:ascii="Times New Roman" w:eastAsia="宋体" w:hAnsi="Times New Roman" w:hint="eastAsia"/>
          <w:sz w:val="24"/>
          <w:szCs w:val="24"/>
        </w:rPr>
        <w:t>、</w:t>
      </w:r>
      <w:r w:rsidRPr="00920C94">
        <w:rPr>
          <w:rFonts w:ascii="Times New Roman" w:eastAsia="宋体" w:hAnsi="Times New Roman"/>
          <w:sz w:val="24"/>
          <w:szCs w:val="24"/>
        </w:rPr>
        <w:t>面积</w:t>
      </w:r>
      <w:r w:rsidRPr="00920C94">
        <w:rPr>
          <w:rFonts w:ascii="Times New Roman" w:eastAsia="宋体" w:hAnsi="Times New Roman" w:hint="eastAsia"/>
          <w:sz w:val="24"/>
          <w:szCs w:val="24"/>
        </w:rPr>
        <w:t>、</w:t>
      </w:r>
      <w:r w:rsidRPr="00920C94">
        <w:rPr>
          <w:rFonts w:ascii="Times New Roman" w:eastAsia="宋体" w:hAnsi="Times New Roman"/>
          <w:sz w:val="24"/>
          <w:szCs w:val="24"/>
        </w:rPr>
        <w:t>体积</w:t>
      </w:r>
      <w:r w:rsidRPr="00920C94">
        <w:rPr>
          <w:rFonts w:ascii="Times New Roman" w:eastAsia="宋体" w:hAnsi="Times New Roman" w:hint="eastAsia"/>
          <w:sz w:val="24"/>
          <w:szCs w:val="24"/>
        </w:rPr>
        <w:t>等视角对几何对象进行全面的研究，</w:t>
      </w:r>
      <w:r w:rsidRPr="00920C94">
        <w:rPr>
          <w:rFonts w:ascii="Times New Roman" w:eastAsia="宋体" w:hAnsi="Times New Roman"/>
          <w:sz w:val="24"/>
          <w:szCs w:val="24"/>
        </w:rPr>
        <w:t>体验科学探究的方法和精神</w:t>
      </w:r>
      <w:r w:rsidRPr="00920C94">
        <w:rPr>
          <w:rFonts w:ascii="Times New Roman" w:eastAsia="宋体" w:hAnsi="Times New Roman" w:hint="eastAsia"/>
          <w:sz w:val="24"/>
          <w:szCs w:val="24"/>
        </w:rPr>
        <w:t>．</w:t>
      </w:r>
      <w:r w:rsidRPr="00920C94">
        <w:rPr>
          <w:rFonts w:ascii="Times New Roman" w:eastAsia="宋体" w:hAnsi="Times New Roman"/>
          <w:sz w:val="24"/>
          <w:szCs w:val="24"/>
        </w:rPr>
        <w:t>在研究过程中</w:t>
      </w:r>
      <w:r w:rsidRPr="00920C94">
        <w:rPr>
          <w:rFonts w:ascii="Times New Roman" w:eastAsia="宋体" w:hAnsi="Times New Roman" w:hint="eastAsia"/>
          <w:sz w:val="24"/>
          <w:szCs w:val="24"/>
        </w:rPr>
        <w:t>，</w:t>
      </w:r>
      <w:r w:rsidRPr="00920C94">
        <w:rPr>
          <w:rFonts w:ascii="Times New Roman" w:eastAsia="宋体" w:hAnsi="Times New Roman"/>
          <w:sz w:val="24"/>
          <w:szCs w:val="24"/>
        </w:rPr>
        <w:t>帮助学生</w:t>
      </w:r>
      <w:r w:rsidRPr="00920C94">
        <w:rPr>
          <w:rFonts w:ascii="Times New Roman" w:eastAsia="宋体" w:hAnsi="Times New Roman" w:hint="eastAsia"/>
          <w:sz w:val="24"/>
          <w:szCs w:val="24"/>
        </w:rPr>
        <w:t>系统整理立体几何中的有关概念和性质，</w:t>
      </w:r>
      <w:r w:rsidRPr="00920C94">
        <w:rPr>
          <w:rFonts w:ascii="Times New Roman" w:eastAsia="宋体" w:hAnsi="Times New Roman"/>
          <w:sz w:val="24"/>
          <w:szCs w:val="24"/>
        </w:rPr>
        <w:t>发展数学抽象</w:t>
      </w:r>
      <w:r w:rsidRPr="00920C94">
        <w:rPr>
          <w:rFonts w:ascii="Times New Roman" w:eastAsia="宋体" w:hAnsi="Times New Roman" w:hint="eastAsia"/>
          <w:sz w:val="24"/>
          <w:szCs w:val="24"/>
        </w:rPr>
        <w:t>、</w:t>
      </w:r>
      <w:r w:rsidRPr="00920C94">
        <w:rPr>
          <w:rFonts w:ascii="Times New Roman" w:eastAsia="宋体" w:hAnsi="Times New Roman"/>
          <w:sz w:val="24"/>
          <w:szCs w:val="24"/>
        </w:rPr>
        <w:t>直观想象</w:t>
      </w:r>
      <w:r w:rsidRPr="00920C94">
        <w:rPr>
          <w:rFonts w:ascii="Times New Roman" w:eastAsia="宋体" w:hAnsi="Times New Roman" w:hint="eastAsia"/>
          <w:sz w:val="24"/>
          <w:szCs w:val="24"/>
        </w:rPr>
        <w:t>、</w:t>
      </w:r>
      <w:r w:rsidRPr="00920C94">
        <w:rPr>
          <w:rFonts w:ascii="Times New Roman" w:eastAsia="宋体" w:hAnsi="Times New Roman"/>
          <w:sz w:val="24"/>
          <w:szCs w:val="24"/>
        </w:rPr>
        <w:t>逻辑推理和数学运算等</w:t>
      </w:r>
      <w:r w:rsidRPr="00920C94">
        <w:rPr>
          <w:rFonts w:ascii="Times New Roman" w:eastAsia="宋体" w:hAnsi="Times New Roman" w:hint="eastAsia"/>
          <w:sz w:val="24"/>
          <w:szCs w:val="24"/>
        </w:rPr>
        <w:t>素养．</w:t>
      </w:r>
    </w:p>
    <w:p w14:paraId="232C418C" w14:textId="77777777" w:rsidR="0059458C"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活动（</w:t>
      </w:r>
      <w:r w:rsidRPr="00920C94">
        <w:rPr>
          <w:rFonts w:ascii="Times New Roman" w:eastAsia="宋体" w:hAnsi="Times New Roman"/>
          <w:b/>
          <w:sz w:val="24"/>
          <w:szCs w:val="24"/>
        </w:rPr>
        <w:t>主要</w:t>
      </w:r>
      <w:r w:rsidRPr="00920C94">
        <w:rPr>
          <w:rFonts w:ascii="Times New Roman" w:eastAsia="宋体" w:hAnsi="Times New Roman" w:hint="eastAsia"/>
          <w:b/>
          <w:sz w:val="24"/>
          <w:szCs w:val="24"/>
        </w:rPr>
        <w:t>）</w:t>
      </w:r>
      <w:r w:rsidRPr="00920C94">
        <w:rPr>
          <w:rFonts w:ascii="Times New Roman" w:eastAsia="宋体" w:hAnsi="Times New Roman"/>
          <w:b/>
          <w:sz w:val="24"/>
          <w:szCs w:val="24"/>
        </w:rPr>
        <w:t>环节</w:t>
      </w:r>
      <w:r w:rsidRPr="00920C94">
        <w:rPr>
          <w:rFonts w:ascii="Times New Roman" w:eastAsia="宋体" w:hAnsi="Times New Roman" w:hint="eastAsia"/>
          <w:sz w:val="24"/>
          <w:szCs w:val="24"/>
        </w:rPr>
        <w:t>：</w:t>
      </w:r>
    </w:p>
    <w:p w14:paraId="73DB5E4A"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第</w:t>
      </w:r>
      <w:r w:rsidRPr="00920C94">
        <w:rPr>
          <w:rFonts w:ascii="Times New Roman" w:eastAsia="宋体" w:hAnsi="Times New Roman"/>
          <w:sz w:val="24"/>
          <w:szCs w:val="24"/>
        </w:rPr>
        <w:t>1</w:t>
      </w:r>
      <w:r w:rsidRPr="00920C94">
        <w:rPr>
          <w:rFonts w:ascii="Times New Roman" w:eastAsia="宋体" w:hAnsi="Times New Roman"/>
          <w:sz w:val="24"/>
          <w:szCs w:val="24"/>
        </w:rPr>
        <w:t>阶段</w:t>
      </w:r>
    </w:p>
    <w:p w14:paraId="41BD3332"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情境</w:t>
      </w:r>
      <w:r w:rsidRPr="00920C94">
        <w:rPr>
          <w:rFonts w:ascii="Times New Roman" w:eastAsia="宋体" w:hAnsi="Times New Roman"/>
          <w:sz w:val="24"/>
          <w:szCs w:val="24"/>
        </w:rPr>
        <w:t>]</w:t>
      </w:r>
      <w:r w:rsidRPr="00920C94">
        <w:rPr>
          <w:rFonts w:ascii="Times New Roman" w:eastAsia="宋体" w:hAnsi="Times New Roman"/>
          <w:sz w:val="24"/>
          <w:szCs w:val="24"/>
        </w:rPr>
        <w:t>如图</w:t>
      </w:r>
      <w:r w:rsidRPr="00920C94">
        <w:rPr>
          <w:rFonts w:ascii="Times New Roman" w:eastAsia="宋体" w:hAnsi="Times New Roman" w:hint="eastAsia"/>
          <w:sz w:val="24"/>
          <w:szCs w:val="24"/>
        </w:rPr>
        <w:t>，</w:t>
      </w:r>
      <w:proofErr w:type="gramStart"/>
      <w:r w:rsidRPr="00920C94">
        <w:rPr>
          <w:rFonts w:ascii="Times New Roman" w:eastAsia="宋体" w:hAnsi="Times New Roman"/>
          <w:sz w:val="24"/>
          <w:szCs w:val="24"/>
        </w:rPr>
        <w:t>已知正</w:t>
      </w:r>
      <w:proofErr w:type="gramEnd"/>
      <w:r w:rsidRPr="00920C94">
        <w:rPr>
          <w:rFonts w:ascii="Times New Roman" w:eastAsia="宋体" w:hAnsi="Times New Roman"/>
          <w:sz w:val="24"/>
          <w:szCs w:val="24"/>
        </w:rPr>
        <w:t>四面体</w:t>
      </w:r>
      <w:r w:rsidR="006C41B6" w:rsidRPr="00440ACB">
        <w:rPr>
          <w:rFonts w:ascii="Times New Roman" w:eastAsia="宋体" w:hAnsi="Times New Roman"/>
          <w:position w:val="-6"/>
          <w:sz w:val="24"/>
          <w:szCs w:val="24"/>
        </w:rPr>
        <w:object w:dxaOrig="720" w:dyaOrig="279" w14:anchorId="6798C75F">
          <v:shape id="_x0000_i1034" type="#_x0000_t75" style="width:36.5pt;height:13pt" o:ole="">
            <v:imagedata r:id="rId25" o:title=""/>
          </v:shape>
          <o:OLEObject Type="Embed" ProgID="Equation.DSMT4" ShapeID="_x0000_i1034" DrawAspect="Content" ObjectID="_1760542634" r:id="rId26"/>
        </w:object>
      </w:r>
      <w:r w:rsidRPr="00920C94">
        <w:rPr>
          <w:rFonts w:ascii="Times New Roman" w:eastAsia="宋体" w:hAnsi="Times New Roman" w:hint="eastAsia"/>
          <w:sz w:val="24"/>
          <w:szCs w:val="24"/>
        </w:rPr>
        <w:t>的棱长为</w:t>
      </w:r>
      <w:r w:rsidR="002D5934" w:rsidRPr="00440ACB">
        <w:rPr>
          <w:rFonts w:ascii="Times New Roman" w:eastAsia="宋体" w:hAnsi="Times New Roman"/>
          <w:position w:val="-6"/>
          <w:sz w:val="24"/>
          <w:szCs w:val="24"/>
        </w:rPr>
        <w:object w:dxaOrig="200" w:dyaOrig="220" w14:anchorId="6B2562D9">
          <v:shape id="_x0000_i1035" type="#_x0000_t75" style="width:9.5pt;height:11pt" o:ole="">
            <v:imagedata r:id="rId27" o:title=""/>
          </v:shape>
          <o:OLEObject Type="Embed" ProgID="Equation.DSMT4" ShapeID="_x0000_i1035" DrawAspect="Content" ObjectID="_1760542635" r:id="rId28"/>
        </w:object>
      </w:r>
      <w:r w:rsidRPr="00920C94">
        <w:rPr>
          <w:rFonts w:ascii="Times New Roman" w:eastAsia="宋体" w:hAnsi="Times New Roman" w:hint="eastAsia"/>
          <w:sz w:val="24"/>
          <w:szCs w:val="24"/>
        </w:rPr>
        <w:t>．</w:t>
      </w:r>
    </w:p>
    <w:p w14:paraId="1261D7D0" w14:textId="77777777" w:rsidR="002D5934" w:rsidRPr="00920C94" w:rsidRDefault="009C7DB2" w:rsidP="004C00FF">
      <w:pPr>
        <w:snapToGrid w:val="0"/>
        <w:spacing w:line="312" w:lineRule="auto"/>
        <w:ind w:firstLineChars="200" w:firstLine="480"/>
        <w:jc w:val="center"/>
        <w:rPr>
          <w:rFonts w:ascii="Times New Roman" w:eastAsia="宋体" w:hAnsi="Times New Roman"/>
          <w:sz w:val="24"/>
          <w:szCs w:val="24"/>
        </w:rPr>
      </w:pPr>
      <w:r w:rsidRPr="00920C94">
        <w:rPr>
          <w:rFonts w:ascii="Times New Roman" w:eastAsia="宋体" w:hAnsi="Times New Roman"/>
          <w:noProof/>
          <w:sz w:val="24"/>
          <w:szCs w:val="24"/>
        </w:rPr>
        <w:drawing>
          <wp:inline distT="0" distB="0" distL="0" distR="0" wp14:anchorId="101D08FA" wp14:editId="44EE0A81">
            <wp:extent cx="1503188" cy="1440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3188" cy="1440000"/>
                    </a:xfrm>
                    <a:prstGeom prst="rect">
                      <a:avLst/>
                    </a:prstGeom>
                    <a:noFill/>
                    <a:ln>
                      <a:noFill/>
                    </a:ln>
                  </pic:spPr>
                </pic:pic>
              </a:graphicData>
            </a:graphic>
          </wp:inline>
        </w:drawing>
      </w:r>
    </w:p>
    <w:p w14:paraId="4EA10773"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1]</w:t>
      </w:r>
      <w:r w:rsidRPr="00920C94">
        <w:rPr>
          <w:rFonts w:ascii="Times New Roman" w:eastAsia="宋体" w:hAnsi="Times New Roman"/>
          <w:sz w:val="24"/>
          <w:szCs w:val="24"/>
        </w:rPr>
        <w:t>顶点到各棱的距离是多少</w:t>
      </w:r>
      <w:r w:rsidRPr="00920C94">
        <w:rPr>
          <w:rFonts w:ascii="Times New Roman" w:eastAsia="宋体" w:hAnsi="Times New Roman" w:hint="eastAsia"/>
          <w:sz w:val="24"/>
          <w:szCs w:val="24"/>
        </w:rPr>
        <w:t>？</w:t>
      </w:r>
    </w:p>
    <w:p w14:paraId="12A7AC29"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2]</w:t>
      </w:r>
      <w:r w:rsidRPr="00920C94">
        <w:rPr>
          <w:rFonts w:ascii="Times New Roman" w:eastAsia="宋体" w:hAnsi="Times New Roman"/>
          <w:sz w:val="24"/>
          <w:szCs w:val="24"/>
        </w:rPr>
        <w:t>顶点到相对面的距离是</w:t>
      </w:r>
      <w:r w:rsidRPr="00920C94">
        <w:rPr>
          <w:rFonts w:ascii="Times New Roman" w:eastAsia="宋体" w:hAnsi="Times New Roman" w:hint="eastAsia"/>
          <w:sz w:val="24"/>
          <w:szCs w:val="24"/>
        </w:rPr>
        <w:t>多少？</w:t>
      </w:r>
    </w:p>
    <w:p w14:paraId="45844B27"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3]</w:t>
      </w:r>
      <w:r w:rsidRPr="00920C94">
        <w:rPr>
          <w:rFonts w:ascii="Times New Roman" w:eastAsia="宋体" w:hAnsi="Times New Roman"/>
          <w:sz w:val="24"/>
          <w:szCs w:val="24"/>
        </w:rPr>
        <w:t>正四面体的表面积是多少</w:t>
      </w:r>
      <w:r w:rsidRPr="00920C94">
        <w:rPr>
          <w:rFonts w:ascii="Times New Roman" w:eastAsia="宋体" w:hAnsi="Times New Roman" w:hint="eastAsia"/>
          <w:sz w:val="24"/>
          <w:szCs w:val="24"/>
        </w:rPr>
        <w:t>？</w:t>
      </w:r>
    </w:p>
    <w:p w14:paraId="7F440216"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4]</w:t>
      </w:r>
      <w:r w:rsidRPr="00920C94">
        <w:rPr>
          <w:rFonts w:ascii="Times New Roman" w:eastAsia="宋体" w:hAnsi="Times New Roman"/>
          <w:sz w:val="24"/>
          <w:szCs w:val="24"/>
        </w:rPr>
        <w:t>正四面体的体积是多少</w:t>
      </w:r>
      <w:r w:rsidRPr="00920C94">
        <w:rPr>
          <w:rFonts w:ascii="Times New Roman" w:eastAsia="宋体" w:hAnsi="Times New Roman" w:hint="eastAsia"/>
          <w:sz w:val="24"/>
          <w:szCs w:val="24"/>
        </w:rPr>
        <w:t>？</w:t>
      </w:r>
    </w:p>
    <w:p w14:paraId="6F110DE9"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5]</w:t>
      </w:r>
      <w:r w:rsidRPr="00920C94">
        <w:rPr>
          <w:rFonts w:ascii="Times New Roman" w:eastAsia="宋体" w:hAnsi="Times New Roman"/>
          <w:sz w:val="24"/>
          <w:szCs w:val="24"/>
        </w:rPr>
        <w:t>正四面体的相对棱所成的</w:t>
      </w:r>
      <w:r w:rsidRPr="00920C94">
        <w:rPr>
          <w:rFonts w:ascii="Times New Roman" w:eastAsia="宋体" w:hAnsi="Times New Roman" w:hint="eastAsia"/>
          <w:sz w:val="24"/>
          <w:szCs w:val="24"/>
        </w:rPr>
        <w:t>角多大？</w:t>
      </w:r>
    </w:p>
    <w:p w14:paraId="7C4F90A9"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6]</w:t>
      </w:r>
      <w:r w:rsidRPr="00920C94">
        <w:rPr>
          <w:rFonts w:ascii="Times New Roman" w:eastAsia="宋体" w:hAnsi="Times New Roman"/>
          <w:sz w:val="24"/>
          <w:szCs w:val="24"/>
        </w:rPr>
        <w:t>正四面体的侧棱与底面所成的角多大</w:t>
      </w:r>
      <w:r w:rsidRPr="00920C94">
        <w:rPr>
          <w:rFonts w:ascii="Times New Roman" w:eastAsia="宋体" w:hAnsi="Times New Roman" w:hint="eastAsia"/>
          <w:sz w:val="24"/>
          <w:szCs w:val="24"/>
        </w:rPr>
        <w:t>？</w:t>
      </w:r>
    </w:p>
    <w:p w14:paraId="136DAEB0"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7]</w:t>
      </w:r>
      <w:r w:rsidRPr="00920C94">
        <w:rPr>
          <w:rFonts w:ascii="Times New Roman" w:eastAsia="宋体" w:hAnsi="Times New Roman"/>
          <w:sz w:val="24"/>
          <w:szCs w:val="24"/>
        </w:rPr>
        <w:t>正四面体的相邻两面所成的二面角多大</w:t>
      </w:r>
      <w:r w:rsidRPr="00920C94">
        <w:rPr>
          <w:rFonts w:ascii="Times New Roman" w:eastAsia="宋体" w:hAnsi="Times New Roman" w:hint="eastAsia"/>
          <w:sz w:val="24"/>
          <w:szCs w:val="24"/>
        </w:rPr>
        <w:t>？</w:t>
      </w:r>
    </w:p>
    <w:p w14:paraId="71D36330" w14:textId="77777777" w:rsidR="0059458C"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设计意图</w:t>
      </w:r>
    </w:p>
    <w:p w14:paraId="55910CB1"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本阶段主要研究正四面体中的距离、</w:t>
      </w:r>
      <w:r w:rsidRPr="00920C94">
        <w:rPr>
          <w:rFonts w:ascii="Times New Roman" w:eastAsia="宋体" w:hAnsi="Times New Roman"/>
          <w:sz w:val="24"/>
          <w:szCs w:val="24"/>
        </w:rPr>
        <w:t>角</w:t>
      </w:r>
      <w:r w:rsidRPr="00920C94">
        <w:rPr>
          <w:rFonts w:ascii="Times New Roman" w:eastAsia="宋体" w:hAnsi="Times New Roman" w:hint="eastAsia"/>
          <w:sz w:val="24"/>
          <w:szCs w:val="24"/>
        </w:rPr>
        <w:t>、</w:t>
      </w:r>
      <w:r w:rsidRPr="00920C94">
        <w:rPr>
          <w:rFonts w:ascii="Times New Roman" w:eastAsia="宋体" w:hAnsi="Times New Roman"/>
          <w:sz w:val="24"/>
          <w:szCs w:val="24"/>
        </w:rPr>
        <w:t>面积</w:t>
      </w:r>
      <w:r w:rsidRPr="00920C94">
        <w:rPr>
          <w:rFonts w:ascii="Times New Roman" w:eastAsia="宋体" w:hAnsi="Times New Roman" w:hint="eastAsia"/>
          <w:sz w:val="24"/>
          <w:szCs w:val="24"/>
        </w:rPr>
        <w:t>、</w:t>
      </w:r>
      <w:r w:rsidRPr="00920C94">
        <w:rPr>
          <w:rFonts w:ascii="Times New Roman" w:eastAsia="宋体" w:hAnsi="Times New Roman"/>
          <w:sz w:val="24"/>
          <w:szCs w:val="24"/>
        </w:rPr>
        <w:t>体积等</w:t>
      </w:r>
      <w:r w:rsidRPr="00920C94">
        <w:rPr>
          <w:rFonts w:ascii="Times New Roman" w:eastAsia="宋体" w:hAnsi="Times New Roman" w:hint="eastAsia"/>
          <w:sz w:val="24"/>
          <w:szCs w:val="24"/>
        </w:rPr>
        <w:t>基本特征．</w:t>
      </w:r>
      <w:r w:rsidRPr="00920C94">
        <w:rPr>
          <w:rFonts w:ascii="Times New Roman" w:eastAsia="宋体" w:hAnsi="Times New Roman"/>
          <w:sz w:val="24"/>
          <w:szCs w:val="24"/>
        </w:rPr>
        <w:t>教师通过</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2</w:t>
      </w:r>
      <w:r w:rsidRPr="00920C94">
        <w:rPr>
          <w:rFonts w:ascii="Times New Roman" w:eastAsia="宋体" w:hAnsi="Times New Roman" w:hint="eastAsia"/>
          <w:sz w:val="24"/>
          <w:szCs w:val="24"/>
        </w:rPr>
        <w:t>，</w:t>
      </w:r>
      <w:r w:rsidRPr="00920C94">
        <w:rPr>
          <w:rFonts w:ascii="Times New Roman" w:eastAsia="宋体" w:hAnsi="Times New Roman"/>
          <w:sz w:val="24"/>
          <w:szCs w:val="24"/>
        </w:rPr>
        <w:t>引导</w:t>
      </w:r>
      <w:r w:rsidRPr="00920C94">
        <w:rPr>
          <w:rFonts w:ascii="Times New Roman" w:eastAsia="宋体" w:hAnsi="Times New Roman" w:hint="eastAsia"/>
          <w:sz w:val="24"/>
          <w:szCs w:val="24"/>
        </w:rPr>
        <w:t>学生回顾正四面体的概念和特征；</w:t>
      </w:r>
      <w:r w:rsidRPr="00920C94">
        <w:rPr>
          <w:rFonts w:ascii="Times New Roman" w:eastAsia="宋体" w:hAnsi="Times New Roman"/>
          <w:sz w:val="24"/>
          <w:szCs w:val="24"/>
        </w:rPr>
        <w:t>回顾</w:t>
      </w:r>
      <w:r w:rsidRPr="00920C94">
        <w:rPr>
          <w:rFonts w:ascii="Times New Roman" w:eastAsia="宋体" w:hAnsi="Times New Roman" w:hint="eastAsia"/>
          <w:sz w:val="24"/>
          <w:szCs w:val="24"/>
        </w:rPr>
        <w:t>点到直线距离、</w:t>
      </w:r>
      <w:r w:rsidRPr="00920C94">
        <w:rPr>
          <w:rFonts w:ascii="Times New Roman" w:eastAsia="宋体" w:hAnsi="Times New Roman"/>
          <w:sz w:val="24"/>
          <w:szCs w:val="24"/>
        </w:rPr>
        <w:t>点到</w:t>
      </w:r>
      <w:r w:rsidRPr="00920C94">
        <w:rPr>
          <w:rFonts w:ascii="Times New Roman" w:eastAsia="宋体" w:hAnsi="Times New Roman" w:hint="eastAsia"/>
          <w:sz w:val="24"/>
          <w:szCs w:val="24"/>
        </w:rPr>
        <w:t>平面距离的概念，</w:t>
      </w:r>
      <w:r w:rsidRPr="00920C94">
        <w:rPr>
          <w:rFonts w:ascii="Times New Roman" w:eastAsia="宋体" w:hAnsi="Times New Roman"/>
          <w:sz w:val="24"/>
          <w:szCs w:val="24"/>
        </w:rPr>
        <w:t>通</w:t>
      </w:r>
      <w:r w:rsidRPr="00920C94">
        <w:rPr>
          <w:rFonts w:ascii="Times New Roman" w:eastAsia="宋体" w:hAnsi="Times New Roman" w:hint="eastAsia"/>
          <w:sz w:val="24"/>
          <w:szCs w:val="24"/>
        </w:rPr>
        <w:t>过添加适当的辅助线解决问题；</w:t>
      </w:r>
      <w:r w:rsidRPr="00920C94">
        <w:rPr>
          <w:rFonts w:ascii="Times New Roman" w:eastAsia="宋体" w:hAnsi="Times New Roman"/>
          <w:sz w:val="24"/>
          <w:szCs w:val="24"/>
        </w:rPr>
        <w:t>通过问</w:t>
      </w:r>
      <w:r w:rsidRPr="00920C94">
        <w:rPr>
          <w:rFonts w:ascii="Times New Roman" w:eastAsia="宋体" w:hAnsi="Times New Roman" w:hint="eastAsia"/>
          <w:sz w:val="24"/>
          <w:szCs w:val="24"/>
        </w:rPr>
        <w:t>题</w:t>
      </w:r>
      <w:r w:rsidRPr="00920C94">
        <w:rPr>
          <w:rFonts w:ascii="Times New Roman" w:eastAsia="宋体" w:hAnsi="Times New Roman"/>
          <w:sz w:val="24"/>
          <w:szCs w:val="24"/>
        </w:rPr>
        <w:t>3</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4</w:t>
      </w:r>
      <w:r w:rsidRPr="00920C94">
        <w:rPr>
          <w:rFonts w:ascii="Times New Roman" w:eastAsia="宋体" w:hAnsi="Times New Roman" w:hint="eastAsia"/>
          <w:sz w:val="24"/>
          <w:szCs w:val="24"/>
        </w:rPr>
        <w:t>，</w:t>
      </w:r>
      <w:r w:rsidRPr="00920C94">
        <w:rPr>
          <w:rFonts w:ascii="Times New Roman" w:eastAsia="宋体" w:hAnsi="Times New Roman"/>
          <w:sz w:val="24"/>
          <w:szCs w:val="24"/>
        </w:rPr>
        <w:t>回忆锥</w:t>
      </w:r>
      <w:r w:rsidRPr="00920C94">
        <w:rPr>
          <w:rFonts w:ascii="Times New Roman" w:eastAsia="宋体" w:hAnsi="Times New Roman" w:hint="eastAsia"/>
          <w:sz w:val="24"/>
          <w:szCs w:val="24"/>
        </w:rPr>
        <w:t>体的表面积与体积公式并解决问题；</w:t>
      </w:r>
      <w:r w:rsidRPr="00920C94">
        <w:rPr>
          <w:rFonts w:ascii="Times New Roman" w:eastAsia="宋体" w:hAnsi="Times New Roman"/>
          <w:sz w:val="24"/>
          <w:szCs w:val="24"/>
        </w:rPr>
        <w:t>通</w:t>
      </w:r>
      <w:r w:rsidRPr="00920C94">
        <w:rPr>
          <w:rFonts w:ascii="Times New Roman" w:eastAsia="宋体" w:hAnsi="Times New Roman" w:hint="eastAsia"/>
          <w:sz w:val="24"/>
          <w:szCs w:val="24"/>
        </w:rPr>
        <w:t>过问题</w:t>
      </w:r>
      <w:r w:rsidRPr="00920C94">
        <w:rPr>
          <w:rFonts w:ascii="Times New Roman" w:eastAsia="宋体" w:hAnsi="Times New Roman"/>
          <w:sz w:val="24"/>
          <w:szCs w:val="24"/>
        </w:rPr>
        <w:t>5</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6</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7</w:t>
      </w:r>
      <w:r w:rsidRPr="00920C94">
        <w:rPr>
          <w:rFonts w:ascii="Times New Roman" w:eastAsia="宋体" w:hAnsi="Times New Roman" w:hint="eastAsia"/>
          <w:sz w:val="24"/>
          <w:szCs w:val="24"/>
        </w:rPr>
        <w:t>，在回忆异面直线所成角、</w:t>
      </w:r>
      <w:r w:rsidRPr="00920C94">
        <w:rPr>
          <w:rFonts w:ascii="Times New Roman" w:eastAsia="宋体" w:hAnsi="Times New Roman"/>
          <w:sz w:val="24"/>
          <w:szCs w:val="24"/>
        </w:rPr>
        <w:t>直</w:t>
      </w:r>
      <w:r w:rsidRPr="00920C94">
        <w:rPr>
          <w:rFonts w:ascii="Times New Roman" w:eastAsia="宋体" w:hAnsi="Times New Roman" w:hint="eastAsia"/>
          <w:sz w:val="24"/>
          <w:szCs w:val="24"/>
        </w:rPr>
        <w:t>线与平面所成角、</w:t>
      </w:r>
      <w:r w:rsidRPr="00920C94">
        <w:rPr>
          <w:rFonts w:ascii="Times New Roman" w:eastAsia="宋体" w:hAnsi="Times New Roman"/>
          <w:sz w:val="24"/>
          <w:szCs w:val="24"/>
        </w:rPr>
        <w:t>二面角的</w:t>
      </w:r>
      <w:r w:rsidRPr="00920C94">
        <w:rPr>
          <w:rFonts w:ascii="Times New Roman" w:eastAsia="宋体" w:hAnsi="Times New Roman" w:hint="eastAsia"/>
          <w:sz w:val="24"/>
          <w:szCs w:val="24"/>
        </w:rPr>
        <w:t>有关概念和定理的基础上解决问</w:t>
      </w:r>
      <w:r w:rsidRPr="00920C94">
        <w:rPr>
          <w:rFonts w:ascii="Times New Roman" w:eastAsia="宋体" w:hAnsi="Times New Roman" w:hint="eastAsia"/>
          <w:sz w:val="24"/>
          <w:szCs w:val="24"/>
        </w:rPr>
        <w:lastRenderedPageBreak/>
        <w:t>题．</w:t>
      </w:r>
    </w:p>
    <w:p w14:paraId="38A0BDA4"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评价要点</w:t>
      </w:r>
      <w:r w:rsidRPr="00920C94">
        <w:rPr>
          <w:rFonts w:ascii="Times New Roman" w:eastAsia="宋体" w:hAnsi="Times New Roman"/>
          <w:sz w:val="24"/>
          <w:szCs w:val="24"/>
        </w:rPr>
        <w:t>]</w:t>
      </w:r>
      <w:r w:rsidRPr="00920C94">
        <w:rPr>
          <w:rFonts w:ascii="Times New Roman" w:eastAsia="宋体" w:hAnsi="Times New Roman"/>
          <w:sz w:val="24"/>
          <w:szCs w:val="24"/>
        </w:rPr>
        <w:t>通过交流和讨论</w:t>
      </w:r>
      <w:r w:rsidR="00167F6F">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2</w:t>
      </w:r>
      <w:r w:rsidRPr="00920C94">
        <w:rPr>
          <w:rFonts w:ascii="Times New Roman" w:eastAsia="宋体" w:hAnsi="Times New Roman"/>
          <w:sz w:val="24"/>
          <w:szCs w:val="24"/>
        </w:rPr>
        <w:t>要求学生能够正确添加辅助线</w:t>
      </w:r>
      <w:r w:rsidR="007A51C8">
        <w:rPr>
          <w:rFonts w:ascii="Times New Roman" w:eastAsia="宋体" w:hAnsi="Times New Roman" w:hint="eastAsia"/>
          <w:sz w:val="24"/>
          <w:szCs w:val="24"/>
        </w:rPr>
        <w:t>，</w:t>
      </w:r>
      <w:r w:rsidRPr="00920C94">
        <w:rPr>
          <w:rFonts w:ascii="Times New Roman" w:eastAsia="宋体" w:hAnsi="Times New Roman"/>
          <w:sz w:val="24"/>
          <w:szCs w:val="24"/>
        </w:rPr>
        <w:t>并能够在说</w:t>
      </w:r>
      <w:r w:rsidRPr="00920C94">
        <w:rPr>
          <w:rFonts w:ascii="Times New Roman" w:eastAsia="宋体" w:hAnsi="Times New Roman" w:hint="eastAsia"/>
          <w:sz w:val="24"/>
          <w:szCs w:val="24"/>
        </w:rPr>
        <w:t>理的基础上正确计算；</w:t>
      </w:r>
      <w:r w:rsidRPr="00920C94">
        <w:rPr>
          <w:rFonts w:ascii="Times New Roman" w:eastAsia="宋体" w:hAnsi="Times New Roman"/>
          <w:sz w:val="24"/>
          <w:szCs w:val="24"/>
        </w:rPr>
        <w:t>问题</w:t>
      </w:r>
      <w:r w:rsidRPr="00920C94">
        <w:rPr>
          <w:rFonts w:ascii="Times New Roman" w:eastAsia="宋体" w:hAnsi="Times New Roman"/>
          <w:sz w:val="24"/>
          <w:szCs w:val="24"/>
        </w:rPr>
        <w:t>3</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4</w:t>
      </w:r>
      <w:r w:rsidRPr="00920C94">
        <w:rPr>
          <w:rFonts w:ascii="Times New Roman" w:eastAsia="宋体" w:hAnsi="Times New Roman"/>
          <w:sz w:val="24"/>
          <w:szCs w:val="24"/>
        </w:rPr>
        <w:t>是在问题</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2</w:t>
      </w:r>
      <w:r w:rsidRPr="00920C94">
        <w:rPr>
          <w:rFonts w:ascii="Times New Roman" w:eastAsia="宋体" w:hAnsi="Times New Roman"/>
          <w:sz w:val="24"/>
          <w:szCs w:val="24"/>
        </w:rPr>
        <w:t>的基础上代入相关公式计算</w:t>
      </w:r>
      <w:r w:rsidRPr="00920C94">
        <w:rPr>
          <w:rFonts w:ascii="Times New Roman" w:eastAsia="宋体" w:hAnsi="Times New Roman" w:hint="eastAsia"/>
          <w:sz w:val="24"/>
          <w:szCs w:val="24"/>
        </w:rPr>
        <w:t>，</w:t>
      </w:r>
      <w:r w:rsidRPr="00920C94">
        <w:rPr>
          <w:rFonts w:ascii="Times New Roman" w:eastAsia="宋体" w:hAnsi="Times New Roman"/>
          <w:sz w:val="24"/>
          <w:szCs w:val="24"/>
        </w:rPr>
        <w:t>要求</w:t>
      </w:r>
      <w:r w:rsidRPr="00920C94">
        <w:rPr>
          <w:rFonts w:ascii="Times New Roman" w:eastAsia="宋体" w:hAnsi="Times New Roman" w:hint="eastAsia"/>
          <w:sz w:val="24"/>
          <w:szCs w:val="24"/>
        </w:rPr>
        <w:t>运算正确；</w:t>
      </w:r>
      <w:r w:rsidRPr="00920C94">
        <w:rPr>
          <w:rFonts w:ascii="Times New Roman" w:eastAsia="宋体" w:hAnsi="Times New Roman"/>
          <w:sz w:val="24"/>
          <w:szCs w:val="24"/>
        </w:rPr>
        <w:t>问题</w:t>
      </w:r>
      <w:r w:rsidRPr="00920C94">
        <w:rPr>
          <w:rFonts w:ascii="Times New Roman" w:eastAsia="宋体" w:hAnsi="Times New Roman"/>
          <w:sz w:val="24"/>
          <w:szCs w:val="24"/>
        </w:rPr>
        <w:t>5</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6</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7</w:t>
      </w:r>
      <w:r w:rsidRPr="00920C94">
        <w:rPr>
          <w:rFonts w:ascii="Times New Roman" w:eastAsia="宋体" w:hAnsi="Times New Roman"/>
          <w:sz w:val="24"/>
          <w:szCs w:val="24"/>
        </w:rPr>
        <w:t>要求学生在说理的基础上正确计算</w:t>
      </w:r>
      <w:r w:rsidRPr="00920C94">
        <w:rPr>
          <w:rFonts w:ascii="Times New Roman" w:eastAsia="宋体" w:hAnsi="Times New Roman" w:hint="eastAsia"/>
          <w:sz w:val="24"/>
          <w:szCs w:val="24"/>
        </w:rPr>
        <w:t>．</w:t>
      </w:r>
      <w:r w:rsidRPr="00920C94">
        <w:rPr>
          <w:rFonts w:ascii="Times New Roman" w:eastAsia="宋体" w:hAnsi="Times New Roman"/>
          <w:sz w:val="24"/>
          <w:szCs w:val="24"/>
        </w:rPr>
        <w:t>在探究过程中</w:t>
      </w:r>
      <w:r w:rsidRPr="00920C94">
        <w:rPr>
          <w:rFonts w:ascii="Times New Roman" w:eastAsia="宋体" w:hAnsi="Times New Roman" w:hint="eastAsia"/>
          <w:sz w:val="24"/>
          <w:szCs w:val="24"/>
        </w:rPr>
        <w:t>，</w:t>
      </w:r>
      <w:r w:rsidRPr="00920C94">
        <w:rPr>
          <w:rFonts w:ascii="Times New Roman" w:eastAsia="宋体" w:hAnsi="Times New Roman"/>
          <w:sz w:val="24"/>
          <w:szCs w:val="24"/>
        </w:rPr>
        <w:t>学生能够认真</w:t>
      </w:r>
      <w:r w:rsidRPr="00920C94">
        <w:rPr>
          <w:rFonts w:ascii="Times New Roman" w:eastAsia="宋体" w:hAnsi="Times New Roman" w:hint="eastAsia"/>
          <w:sz w:val="24"/>
          <w:szCs w:val="24"/>
        </w:rPr>
        <w:t>参与讨论，</w:t>
      </w:r>
      <w:r w:rsidRPr="00920C94">
        <w:rPr>
          <w:rFonts w:ascii="Times New Roman" w:eastAsia="宋体" w:hAnsi="Times New Roman"/>
          <w:sz w:val="24"/>
          <w:szCs w:val="24"/>
        </w:rPr>
        <w:t>积极发表自已的见解和观点</w:t>
      </w:r>
      <w:r w:rsidRPr="00920C94">
        <w:rPr>
          <w:rFonts w:ascii="Times New Roman" w:eastAsia="宋体" w:hAnsi="Times New Roman" w:hint="eastAsia"/>
          <w:sz w:val="24"/>
          <w:szCs w:val="24"/>
        </w:rPr>
        <w:t>，</w:t>
      </w:r>
      <w:r w:rsidRPr="00920C94">
        <w:rPr>
          <w:rFonts w:ascii="Times New Roman" w:eastAsia="宋体" w:hAnsi="Times New Roman"/>
          <w:sz w:val="24"/>
          <w:szCs w:val="24"/>
        </w:rPr>
        <w:t>可以根据学生参与讨论的程度作出评价</w:t>
      </w:r>
      <w:r w:rsidRPr="00920C94">
        <w:rPr>
          <w:rFonts w:ascii="Times New Roman" w:eastAsia="宋体" w:hAnsi="Times New Roman" w:hint="eastAsia"/>
          <w:sz w:val="24"/>
          <w:szCs w:val="24"/>
        </w:rPr>
        <w:t>．</w:t>
      </w:r>
    </w:p>
    <w:p w14:paraId="0998002B"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第</w:t>
      </w:r>
      <w:r w:rsidRPr="00920C94">
        <w:rPr>
          <w:rFonts w:ascii="Times New Roman" w:eastAsia="宋体" w:hAnsi="Times New Roman"/>
          <w:sz w:val="24"/>
          <w:szCs w:val="24"/>
        </w:rPr>
        <w:t>2</w:t>
      </w:r>
      <w:r w:rsidRPr="00920C94">
        <w:rPr>
          <w:rFonts w:ascii="Times New Roman" w:eastAsia="宋体" w:hAnsi="Times New Roman"/>
          <w:sz w:val="24"/>
          <w:szCs w:val="24"/>
        </w:rPr>
        <w:t>阶段</w:t>
      </w:r>
    </w:p>
    <w:p w14:paraId="274B1EF4"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8]</w:t>
      </w:r>
      <w:r w:rsidRPr="00920C94">
        <w:rPr>
          <w:rFonts w:ascii="Times New Roman" w:eastAsia="宋体" w:hAnsi="Times New Roman"/>
          <w:sz w:val="24"/>
          <w:szCs w:val="24"/>
        </w:rPr>
        <w:t>与正四面体的相对棱平行的截面是什么形状</w:t>
      </w:r>
      <w:r w:rsidRPr="00920C94">
        <w:rPr>
          <w:rFonts w:ascii="Times New Roman" w:eastAsia="宋体" w:hAnsi="Times New Roman" w:hint="eastAsia"/>
          <w:sz w:val="24"/>
          <w:szCs w:val="24"/>
        </w:rPr>
        <w:t>？</w:t>
      </w:r>
      <w:r w:rsidRPr="00920C94">
        <w:rPr>
          <w:rFonts w:ascii="Times New Roman" w:eastAsia="宋体" w:hAnsi="Times New Roman"/>
          <w:sz w:val="24"/>
          <w:szCs w:val="24"/>
        </w:rPr>
        <w:t>其</w:t>
      </w:r>
      <w:r w:rsidRPr="00920C94">
        <w:rPr>
          <w:rFonts w:ascii="Times New Roman" w:eastAsia="宋体" w:hAnsi="Times New Roman" w:hint="eastAsia"/>
          <w:sz w:val="24"/>
          <w:szCs w:val="24"/>
        </w:rPr>
        <w:t>面积是否有最大值？</w:t>
      </w:r>
    </w:p>
    <w:p w14:paraId="07EF4C5D"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9]</w:t>
      </w:r>
      <w:r w:rsidRPr="00920C94">
        <w:rPr>
          <w:rFonts w:ascii="Times New Roman" w:eastAsia="宋体" w:hAnsi="Times New Roman"/>
          <w:sz w:val="24"/>
          <w:szCs w:val="24"/>
        </w:rPr>
        <w:t>正四面体内任意一点到各面的距离之和是否为定</w:t>
      </w:r>
      <w:r w:rsidRPr="00920C94">
        <w:rPr>
          <w:rFonts w:ascii="Times New Roman" w:eastAsia="宋体" w:hAnsi="Times New Roman" w:hint="eastAsia"/>
          <w:sz w:val="24"/>
          <w:szCs w:val="24"/>
        </w:rPr>
        <w:t>值？</w:t>
      </w:r>
      <w:r w:rsidRPr="00920C94">
        <w:rPr>
          <w:rFonts w:ascii="Times New Roman" w:eastAsia="宋体" w:hAnsi="Times New Roman"/>
          <w:sz w:val="24"/>
          <w:szCs w:val="24"/>
        </w:rPr>
        <w:t>若是</w:t>
      </w:r>
      <w:r w:rsidRPr="00920C94">
        <w:rPr>
          <w:rFonts w:ascii="Times New Roman" w:eastAsia="宋体" w:hAnsi="Times New Roman" w:hint="eastAsia"/>
          <w:sz w:val="24"/>
          <w:szCs w:val="24"/>
        </w:rPr>
        <w:t>，</w:t>
      </w:r>
      <w:r w:rsidRPr="00920C94">
        <w:rPr>
          <w:rFonts w:ascii="Times New Roman" w:eastAsia="宋体" w:hAnsi="Times New Roman"/>
          <w:sz w:val="24"/>
          <w:szCs w:val="24"/>
        </w:rPr>
        <w:t>其值是多少</w:t>
      </w:r>
      <w:r w:rsidRPr="00920C94">
        <w:rPr>
          <w:rFonts w:ascii="Times New Roman" w:eastAsia="宋体" w:hAnsi="Times New Roman" w:hint="eastAsia"/>
          <w:sz w:val="24"/>
          <w:szCs w:val="24"/>
        </w:rPr>
        <w:t>？</w:t>
      </w:r>
    </w:p>
    <w:p w14:paraId="02513779"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10]</w:t>
      </w:r>
      <w:r w:rsidRPr="00920C94">
        <w:rPr>
          <w:rFonts w:ascii="Times New Roman" w:eastAsia="宋体" w:hAnsi="Times New Roman"/>
          <w:sz w:val="24"/>
          <w:szCs w:val="24"/>
        </w:rPr>
        <w:t>正四面体外接球的球心在哪里</w:t>
      </w:r>
      <w:r w:rsidRPr="00920C94">
        <w:rPr>
          <w:rFonts w:ascii="Times New Roman" w:eastAsia="宋体" w:hAnsi="Times New Roman" w:hint="eastAsia"/>
          <w:sz w:val="24"/>
          <w:szCs w:val="24"/>
        </w:rPr>
        <w:t>？</w:t>
      </w:r>
      <w:r w:rsidRPr="00920C94">
        <w:rPr>
          <w:rFonts w:ascii="Times New Roman" w:eastAsia="宋体" w:hAnsi="Times New Roman"/>
          <w:sz w:val="24"/>
          <w:szCs w:val="24"/>
        </w:rPr>
        <w:t>半径是多少</w:t>
      </w:r>
      <w:r w:rsidRPr="00920C94">
        <w:rPr>
          <w:rFonts w:ascii="Times New Roman" w:eastAsia="宋体" w:hAnsi="Times New Roman" w:hint="eastAsia"/>
          <w:sz w:val="24"/>
          <w:szCs w:val="24"/>
        </w:rPr>
        <w:t>？</w:t>
      </w:r>
    </w:p>
    <w:p w14:paraId="00C9CC77"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w:t>
      </w:r>
      <w:r w:rsidRPr="00920C94">
        <w:rPr>
          <w:rFonts w:ascii="Times New Roman" w:eastAsia="宋体" w:hAnsi="Times New Roman" w:hint="eastAsia"/>
          <w:sz w:val="24"/>
          <w:szCs w:val="24"/>
        </w:rPr>
        <w:t>问题</w:t>
      </w:r>
      <w:r w:rsidRPr="00920C94">
        <w:rPr>
          <w:rFonts w:ascii="Times New Roman" w:eastAsia="宋体" w:hAnsi="Times New Roman"/>
          <w:sz w:val="24"/>
          <w:szCs w:val="24"/>
        </w:rPr>
        <w:t>11]</w:t>
      </w:r>
      <w:r w:rsidRPr="00920C94">
        <w:rPr>
          <w:rFonts w:ascii="Times New Roman" w:eastAsia="宋体" w:hAnsi="Times New Roman"/>
          <w:sz w:val="24"/>
          <w:szCs w:val="24"/>
        </w:rPr>
        <w:t>正四面体内切球的球心在哪里</w:t>
      </w:r>
      <w:r w:rsidRPr="00920C94">
        <w:rPr>
          <w:rFonts w:ascii="Times New Roman" w:eastAsia="宋体" w:hAnsi="Times New Roman" w:hint="eastAsia"/>
          <w:sz w:val="24"/>
          <w:szCs w:val="24"/>
        </w:rPr>
        <w:t>？</w:t>
      </w:r>
      <w:r w:rsidRPr="00920C94">
        <w:rPr>
          <w:rFonts w:ascii="Times New Roman" w:eastAsia="宋体" w:hAnsi="Times New Roman"/>
          <w:sz w:val="24"/>
          <w:szCs w:val="24"/>
        </w:rPr>
        <w:t>半径是多少</w:t>
      </w:r>
      <w:r w:rsidRPr="00920C94">
        <w:rPr>
          <w:rFonts w:ascii="Times New Roman" w:eastAsia="宋体" w:hAnsi="Times New Roman" w:hint="eastAsia"/>
          <w:sz w:val="24"/>
          <w:szCs w:val="24"/>
        </w:rPr>
        <w:t>？</w:t>
      </w:r>
    </w:p>
    <w:p w14:paraId="58B5AADA" w14:textId="77777777" w:rsidR="0059458C"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设计意图</w:t>
      </w:r>
    </w:p>
    <w:p w14:paraId="4C6851D1"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本阶段是拓展研究正四面体的其他</w:t>
      </w:r>
      <w:r w:rsidRPr="00920C94">
        <w:rPr>
          <w:rFonts w:ascii="Times New Roman" w:eastAsia="宋体" w:hAnsi="Times New Roman"/>
          <w:sz w:val="24"/>
          <w:szCs w:val="24"/>
        </w:rPr>
        <w:t>特征</w:t>
      </w:r>
      <w:r w:rsidRPr="00920C94">
        <w:rPr>
          <w:rFonts w:ascii="Times New Roman" w:eastAsia="宋体" w:hAnsi="Times New Roman" w:hint="eastAsia"/>
          <w:sz w:val="24"/>
          <w:szCs w:val="24"/>
        </w:rPr>
        <w:t>．</w:t>
      </w:r>
      <w:r w:rsidRPr="00920C94">
        <w:rPr>
          <w:rFonts w:ascii="Times New Roman" w:eastAsia="宋体" w:hAnsi="Times New Roman"/>
          <w:sz w:val="24"/>
          <w:szCs w:val="24"/>
        </w:rPr>
        <w:t>对于问</w:t>
      </w:r>
      <w:r w:rsidRPr="00920C94">
        <w:rPr>
          <w:rFonts w:ascii="Times New Roman" w:eastAsia="宋体" w:hAnsi="Times New Roman" w:hint="eastAsia"/>
          <w:sz w:val="24"/>
          <w:szCs w:val="24"/>
        </w:rPr>
        <w:t>题</w:t>
      </w:r>
      <w:r w:rsidRPr="00920C94">
        <w:rPr>
          <w:rFonts w:ascii="Times New Roman" w:eastAsia="宋体" w:hAnsi="Times New Roman"/>
          <w:sz w:val="24"/>
          <w:szCs w:val="24"/>
        </w:rPr>
        <w:t>8</w:t>
      </w:r>
      <w:r w:rsidRPr="00920C94">
        <w:rPr>
          <w:rFonts w:ascii="Times New Roman" w:eastAsia="宋体" w:hAnsi="Times New Roman" w:hint="eastAsia"/>
          <w:sz w:val="24"/>
          <w:szCs w:val="24"/>
        </w:rPr>
        <w:t>，</w:t>
      </w:r>
      <w:r w:rsidRPr="00920C94">
        <w:rPr>
          <w:rFonts w:ascii="Times New Roman" w:eastAsia="宋体" w:hAnsi="Times New Roman"/>
          <w:sz w:val="24"/>
          <w:szCs w:val="24"/>
        </w:rPr>
        <w:t>教师可提示学</w:t>
      </w:r>
      <w:r w:rsidRPr="00920C94">
        <w:rPr>
          <w:rFonts w:ascii="Times New Roman" w:eastAsia="宋体" w:hAnsi="Times New Roman" w:hint="eastAsia"/>
          <w:sz w:val="24"/>
          <w:szCs w:val="24"/>
        </w:rPr>
        <w:t>生从特殊的位置开始考虑，</w:t>
      </w:r>
      <w:r w:rsidRPr="00920C94">
        <w:rPr>
          <w:rFonts w:ascii="Times New Roman" w:eastAsia="宋体" w:hAnsi="Times New Roman"/>
          <w:sz w:val="24"/>
          <w:szCs w:val="24"/>
        </w:rPr>
        <w:t>当截面经过</w:t>
      </w:r>
      <w:r w:rsidRPr="00920C94">
        <w:rPr>
          <w:rFonts w:ascii="Times New Roman" w:eastAsia="宋体" w:hAnsi="Times New Roman" w:hint="eastAsia"/>
          <w:sz w:val="24"/>
          <w:szCs w:val="24"/>
        </w:rPr>
        <w:t>其余四条棱的中点时为正方形，</w:t>
      </w:r>
      <w:r w:rsidRPr="00920C94">
        <w:rPr>
          <w:rFonts w:ascii="Times New Roman" w:eastAsia="宋体" w:hAnsi="Times New Roman"/>
          <w:sz w:val="24"/>
          <w:szCs w:val="24"/>
        </w:rPr>
        <w:t>然后平</w:t>
      </w:r>
      <w:r w:rsidRPr="00920C94">
        <w:rPr>
          <w:rFonts w:ascii="Times New Roman" w:eastAsia="宋体" w:hAnsi="Times New Roman" w:hint="eastAsia"/>
          <w:sz w:val="24"/>
          <w:szCs w:val="24"/>
        </w:rPr>
        <w:t>行运动截面，</w:t>
      </w:r>
      <w:r w:rsidRPr="00920C94">
        <w:rPr>
          <w:rFonts w:ascii="Times New Roman" w:eastAsia="宋体" w:hAnsi="Times New Roman"/>
          <w:sz w:val="24"/>
          <w:szCs w:val="24"/>
        </w:rPr>
        <w:t>结合函</w:t>
      </w:r>
      <w:r w:rsidRPr="00920C94">
        <w:rPr>
          <w:rFonts w:ascii="Times New Roman" w:eastAsia="宋体" w:hAnsi="Times New Roman" w:hint="eastAsia"/>
          <w:sz w:val="24"/>
          <w:szCs w:val="24"/>
        </w:rPr>
        <w:t>数观点可解决问题；对于问题</w:t>
      </w:r>
      <w:r w:rsidRPr="00920C94">
        <w:rPr>
          <w:rFonts w:ascii="Times New Roman" w:eastAsia="宋体" w:hAnsi="Times New Roman"/>
          <w:sz w:val="24"/>
          <w:szCs w:val="24"/>
        </w:rPr>
        <w:t>9</w:t>
      </w:r>
      <w:r w:rsidRPr="00920C94">
        <w:rPr>
          <w:rFonts w:ascii="Times New Roman" w:eastAsia="宋体" w:hAnsi="Times New Roman" w:hint="eastAsia"/>
          <w:sz w:val="24"/>
          <w:szCs w:val="24"/>
        </w:rPr>
        <w:t>，</w:t>
      </w:r>
      <w:r w:rsidRPr="00920C94">
        <w:rPr>
          <w:rFonts w:ascii="Times New Roman" w:eastAsia="宋体" w:hAnsi="Times New Roman"/>
          <w:sz w:val="24"/>
          <w:szCs w:val="24"/>
        </w:rPr>
        <w:t>以点到</w:t>
      </w:r>
      <w:r w:rsidRPr="00920C94">
        <w:rPr>
          <w:rFonts w:ascii="Times New Roman" w:eastAsia="宋体" w:hAnsi="Times New Roman" w:hint="eastAsia"/>
          <w:sz w:val="24"/>
          <w:szCs w:val="24"/>
        </w:rPr>
        <w:t>平面的距离为视角，通过直观想象和图形分割解决问题；</w:t>
      </w:r>
      <w:r w:rsidRPr="00920C94">
        <w:rPr>
          <w:rFonts w:ascii="Times New Roman" w:eastAsia="宋体" w:hAnsi="Times New Roman"/>
          <w:sz w:val="24"/>
          <w:szCs w:val="24"/>
        </w:rPr>
        <w:t>对</w:t>
      </w:r>
      <w:r w:rsidRPr="00920C94">
        <w:rPr>
          <w:rFonts w:ascii="Times New Roman" w:eastAsia="宋体" w:hAnsi="Times New Roman" w:hint="eastAsia"/>
          <w:sz w:val="24"/>
          <w:szCs w:val="24"/>
        </w:rPr>
        <w:t>于问题</w:t>
      </w:r>
      <w:r w:rsidRPr="00920C94">
        <w:rPr>
          <w:rFonts w:ascii="Times New Roman" w:eastAsia="宋体" w:hAnsi="Times New Roman"/>
          <w:sz w:val="24"/>
          <w:szCs w:val="24"/>
        </w:rPr>
        <w:t>10</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11</w:t>
      </w:r>
      <w:r w:rsidRPr="00920C94">
        <w:rPr>
          <w:rFonts w:ascii="Times New Roman" w:eastAsia="宋体" w:hAnsi="Times New Roman" w:hint="eastAsia"/>
          <w:sz w:val="24"/>
          <w:szCs w:val="24"/>
        </w:rPr>
        <w:t>，教师可借助立体几何模型或计算机软件，</w:t>
      </w:r>
      <w:r w:rsidRPr="00920C94">
        <w:rPr>
          <w:rFonts w:ascii="Times New Roman" w:eastAsia="宋体" w:hAnsi="Times New Roman"/>
          <w:sz w:val="24"/>
          <w:szCs w:val="24"/>
        </w:rPr>
        <w:t>引导学生添加适</w:t>
      </w:r>
      <w:r w:rsidRPr="00920C94">
        <w:rPr>
          <w:rFonts w:ascii="Times New Roman" w:eastAsia="宋体" w:hAnsi="Times New Roman" w:hint="eastAsia"/>
          <w:sz w:val="24"/>
          <w:szCs w:val="24"/>
        </w:rPr>
        <w:t>当的辅助平面，</w:t>
      </w:r>
      <w:r w:rsidRPr="00920C94">
        <w:rPr>
          <w:rFonts w:ascii="Times New Roman" w:eastAsia="宋体" w:hAnsi="Times New Roman"/>
          <w:sz w:val="24"/>
          <w:szCs w:val="24"/>
        </w:rPr>
        <w:t>引导</w:t>
      </w:r>
      <w:r w:rsidRPr="00920C94">
        <w:rPr>
          <w:rFonts w:ascii="Times New Roman" w:eastAsia="宋体" w:hAnsi="Times New Roman" w:hint="eastAsia"/>
          <w:sz w:val="24"/>
          <w:szCs w:val="24"/>
        </w:rPr>
        <w:t>学生将空间问题转化到平面上解决．</w:t>
      </w:r>
      <w:r w:rsidRPr="00920C94">
        <w:rPr>
          <w:rFonts w:ascii="Times New Roman" w:eastAsia="宋体" w:hAnsi="Times New Roman"/>
          <w:sz w:val="24"/>
          <w:szCs w:val="24"/>
        </w:rPr>
        <w:t>本</w:t>
      </w:r>
      <w:r w:rsidRPr="00920C94">
        <w:rPr>
          <w:rFonts w:ascii="Times New Roman" w:eastAsia="宋体" w:hAnsi="Times New Roman" w:hint="eastAsia"/>
          <w:sz w:val="24"/>
          <w:szCs w:val="24"/>
        </w:rPr>
        <w:t>阶段活动对思维能力的要求较高，</w:t>
      </w:r>
      <w:r w:rsidRPr="00920C94">
        <w:rPr>
          <w:rFonts w:ascii="Times New Roman" w:eastAsia="宋体" w:hAnsi="Times New Roman"/>
          <w:sz w:val="24"/>
          <w:szCs w:val="24"/>
        </w:rPr>
        <w:t>需教</w:t>
      </w:r>
      <w:r w:rsidRPr="00920C94">
        <w:rPr>
          <w:rFonts w:ascii="Times New Roman" w:eastAsia="宋体" w:hAnsi="Times New Roman" w:hint="eastAsia"/>
          <w:sz w:val="24"/>
          <w:szCs w:val="24"/>
        </w:rPr>
        <w:t>师根据学生的实际情况酌情选用．</w:t>
      </w:r>
    </w:p>
    <w:p w14:paraId="5917A9D9" w14:textId="77777777" w:rsidR="001C2ADA"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评价要点</w:t>
      </w:r>
    </w:p>
    <w:p w14:paraId="7BDBCB63"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通过交流和讨论</w:t>
      </w:r>
      <w:r w:rsidRPr="00920C94">
        <w:rPr>
          <w:rFonts w:ascii="Times New Roman" w:eastAsia="宋体" w:hAnsi="Times New Roman" w:hint="eastAsia"/>
          <w:sz w:val="24"/>
          <w:szCs w:val="24"/>
        </w:rPr>
        <w:t>，问</w:t>
      </w:r>
      <w:r w:rsidRPr="00920C94">
        <w:rPr>
          <w:rFonts w:ascii="Times New Roman" w:eastAsia="宋体" w:hAnsi="Times New Roman"/>
          <w:sz w:val="24"/>
          <w:szCs w:val="24"/>
        </w:rPr>
        <w:t>题</w:t>
      </w:r>
      <w:r w:rsidRPr="00920C94">
        <w:rPr>
          <w:rFonts w:ascii="Times New Roman" w:eastAsia="宋体" w:hAnsi="Times New Roman"/>
          <w:sz w:val="24"/>
          <w:szCs w:val="24"/>
        </w:rPr>
        <w:t>8</w:t>
      </w:r>
      <w:r w:rsidRPr="00920C94">
        <w:rPr>
          <w:rFonts w:ascii="Times New Roman" w:eastAsia="宋体" w:hAnsi="Times New Roman"/>
          <w:sz w:val="24"/>
          <w:szCs w:val="24"/>
        </w:rPr>
        <w:t>中学生得到的截面是矩形并不困难</w:t>
      </w:r>
      <w:r w:rsidRPr="00920C94">
        <w:rPr>
          <w:rFonts w:ascii="Times New Roman" w:eastAsia="宋体" w:hAnsi="Times New Roman" w:hint="eastAsia"/>
          <w:sz w:val="24"/>
          <w:szCs w:val="24"/>
        </w:rPr>
        <w:t>，</w:t>
      </w:r>
      <w:r w:rsidRPr="00920C94">
        <w:rPr>
          <w:rFonts w:ascii="Times New Roman" w:eastAsia="宋体" w:hAnsi="Times New Roman"/>
          <w:sz w:val="24"/>
          <w:szCs w:val="24"/>
        </w:rPr>
        <w:t>要求能够利用</w:t>
      </w:r>
      <w:r w:rsidRPr="00920C94">
        <w:rPr>
          <w:rFonts w:ascii="Times New Roman" w:eastAsia="宋体" w:hAnsi="Times New Roman" w:hint="eastAsia"/>
          <w:sz w:val="24"/>
          <w:szCs w:val="24"/>
        </w:rPr>
        <w:t>函数的方法解决问题，</w:t>
      </w:r>
      <w:r w:rsidRPr="00920C94">
        <w:rPr>
          <w:rFonts w:ascii="Times New Roman" w:eastAsia="宋体" w:hAnsi="Times New Roman"/>
          <w:sz w:val="24"/>
          <w:szCs w:val="24"/>
        </w:rPr>
        <w:t>并且说理正确</w:t>
      </w:r>
      <w:r w:rsidRPr="00920C94">
        <w:rPr>
          <w:rFonts w:ascii="Times New Roman" w:eastAsia="宋体" w:hAnsi="Times New Roman" w:hint="eastAsia"/>
          <w:sz w:val="24"/>
          <w:szCs w:val="24"/>
        </w:rPr>
        <w:t>，</w:t>
      </w:r>
      <w:r w:rsidRPr="00920C94">
        <w:rPr>
          <w:rFonts w:ascii="Times New Roman" w:eastAsia="宋体" w:hAnsi="Times New Roman"/>
          <w:sz w:val="24"/>
          <w:szCs w:val="24"/>
        </w:rPr>
        <w:t>计算无误</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9</w:t>
      </w:r>
      <w:r w:rsidRPr="00920C94">
        <w:rPr>
          <w:rFonts w:ascii="Times New Roman" w:eastAsia="宋体" w:hAnsi="Times New Roman"/>
          <w:sz w:val="24"/>
          <w:szCs w:val="24"/>
        </w:rPr>
        <w:t>要求学生能够类比平面几何中等边</w:t>
      </w:r>
      <w:r w:rsidRPr="00920C94">
        <w:rPr>
          <w:rFonts w:ascii="Times New Roman" w:eastAsia="宋体" w:hAnsi="Times New Roman" w:hint="eastAsia"/>
          <w:sz w:val="24"/>
          <w:szCs w:val="24"/>
        </w:rPr>
        <w:t>三角形的类似性质，</w:t>
      </w:r>
      <w:r w:rsidRPr="00920C94">
        <w:rPr>
          <w:rFonts w:ascii="Times New Roman" w:eastAsia="宋体" w:hAnsi="Times New Roman"/>
          <w:sz w:val="24"/>
          <w:szCs w:val="24"/>
        </w:rPr>
        <w:t>通过将正四面体分割成四个三棱锥</w:t>
      </w:r>
      <w:r w:rsidRPr="00920C94">
        <w:rPr>
          <w:rFonts w:ascii="Times New Roman" w:eastAsia="宋体" w:hAnsi="Times New Roman" w:hint="eastAsia"/>
          <w:sz w:val="24"/>
          <w:szCs w:val="24"/>
        </w:rPr>
        <w:t>，</w:t>
      </w:r>
      <w:r w:rsidRPr="00920C94">
        <w:rPr>
          <w:rFonts w:ascii="Times New Roman" w:eastAsia="宋体" w:hAnsi="Times New Roman"/>
          <w:sz w:val="24"/>
          <w:szCs w:val="24"/>
        </w:rPr>
        <w:t>利用等体积法正确求解</w:t>
      </w:r>
      <w:r w:rsidRPr="00920C94">
        <w:rPr>
          <w:rFonts w:ascii="Times New Roman" w:eastAsia="宋体" w:hAnsi="Times New Roman" w:hint="eastAsia"/>
          <w:sz w:val="24"/>
          <w:szCs w:val="24"/>
        </w:rPr>
        <w:t>；</w:t>
      </w:r>
      <w:r w:rsidRPr="00920C94">
        <w:rPr>
          <w:rFonts w:ascii="Times New Roman" w:eastAsia="宋体" w:hAnsi="Times New Roman"/>
          <w:sz w:val="24"/>
          <w:szCs w:val="24"/>
        </w:rPr>
        <w:t>问题</w:t>
      </w:r>
      <w:r w:rsidRPr="00920C94">
        <w:rPr>
          <w:rFonts w:ascii="Times New Roman" w:eastAsia="宋体" w:hAnsi="Times New Roman"/>
          <w:sz w:val="24"/>
          <w:szCs w:val="24"/>
        </w:rPr>
        <w:t>10</w:t>
      </w:r>
      <w:r w:rsidRPr="00920C94">
        <w:rPr>
          <w:rFonts w:ascii="Times New Roman" w:eastAsia="宋体" w:hAnsi="Times New Roman" w:hint="eastAsia"/>
          <w:sz w:val="24"/>
          <w:szCs w:val="24"/>
        </w:rPr>
        <w:t>、</w:t>
      </w:r>
      <w:r w:rsidRPr="00920C94">
        <w:rPr>
          <w:rFonts w:ascii="Times New Roman" w:eastAsia="宋体" w:hAnsi="Times New Roman"/>
          <w:sz w:val="24"/>
          <w:szCs w:val="24"/>
        </w:rPr>
        <w:t>问</w:t>
      </w:r>
      <w:r w:rsidRPr="00920C94">
        <w:rPr>
          <w:rFonts w:ascii="Times New Roman" w:eastAsia="宋体" w:hAnsi="Times New Roman" w:hint="eastAsia"/>
          <w:sz w:val="24"/>
          <w:szCs w:val="24"/>
        </w:rPr>
        <w:t>题</w:t>
      </w:r>
      <w:r w:rsidRPr="00920C94">
        <w:rPr>
          <w:rFonts w:ascii="Times New Roman" w:eastAsia="宋体" w:hAnsi="Times New Roman"/>
          <w:sz w:val="24"/>
          <w:szCs w:val="24"/>
        </w:rPr>
        <w:t>11</w:t>
      </w:r>
      <w:r w:rsidRPr="00920C94">
        <w:rPr>
          <w:rFonts w:ascii="Times New Roman" w:eastAsia="宋体" w:hAnsi="Times New Roman"/>
          <w:sz w:val="24"/>
          <w:szCs w:val="24"/>
        </w:rPr>
        <w:t>要求学生能够理解正四面体的外接球</w:t>
      </w:r>
      <w:r w:rsidRPr="00920C94">
        <w:rPr>
          <w:rFonts w:ascii="Times New Roman" w:eastAsia="宋体" w:hAnsi="Times New Roman" w:hint="eastAsia"/>
          <w:sz w:val="24"/>
          <w:szCs w:val="24"/>
        </w:rPr>
        <w:t>、</w:t>
      </w:r>
      <w:r w:rsidRPr="00920C94">
        <w:rPr>
          <w:rFonts w:ascii="Times New Roman" w:eastAsia="宋体" w:hAnsi="Times New Roman"/>
          <w:sz w:val="24"/>
          <w:szCs w:val="24"/>
        </w:rPr>
        <w:t>内切球的球心应满足的条件</w:t>
      </w:r>
      <w:r w:rsidRPr="00920C94">
        <w:rPr>
          <w:rFonts w:ascii="Times New Roman" w:eastAsia="宋体" w:hAnsi="Times New Roman" w:hint="eastAsia"/>
          <w:sz w:val="24"/>
          <w:szCs w:val="24"/>
        </w:rPr>
        <w:t>，</w:t>
      </w:r>
      <w:r w:rsidRPr="00920C94">
        <w:rPr>
          <w:rFonts w:ascii="Times New Roman" w:eastAsia="宋体" w:hAnsi="Times New Roman"/>
          <w:sz w:val="24"/>
          <w:szCs w:val="24"/>
        </w:rPr>
        <w:t>正确添加辅助平</w:t>
      </w:r>
      <w:r w:rsidRPr="00920C94">
        <w:rPr>
          <w:rFonts w:ascii="Times New Roman" w:eastAsia="宋体" w:hAnsi="Times New Roman" w:hint="eastAsia"/>
          <w:sz w:val="24"/>
          <w:szCs w:val="24"/>
        </w:rPr>
        <w:t>面，</w:t>
      </w:r>
      <w:r w:rsidRPr="00920C94">
        <w:rPr>
          <w:rFonts w:ascii="Times New Roman" w:eastAsia="宋体" w:hAnsi="Times New Roman"/>
          <w:sz w:val="24"/>
          <w:szCs w:val="24"/>
        </w:rPr>
        <w:t>将空间问题转化到平面上解决</w:t>
      </w:r>
      <w:r w:rsidRPr="00920C94">
        <w:rPr>
          <w:rFonts w:ascii="Times New Roman" w:eastAsia="宋体" w:hAnsi="Times New Roman" w:hint="eastAsia"/>
          <w:sz w:val="24"/>
          <w:szCs w:val="24"/>
        </w:rPr>
        <w:t>，</w:t>
      </w:r>
      <w:r w:rsidRPr="00920C94">
        <w:rPr>
          <w:rFonts w:ascii="Times New Roman" w:eastAsia="宋体" w:hAnsi="Times New Roman"/>
          <w:sz w:val="24"/>
          <w:szCs w:val="24"/>
        </w:rPr>
        <w:t>并能够在说理的基础上正确计算</w:t>
      </w:r>
      <w:r w:rsidRPr="00920C94">
        <w:rPr>
          <w:rFonts w:ascii="Times New Roman" w:eastAsia="宋体" w:hAnsi="Times New Roman" w:hint="eastAsia"/>
          <w:sz w:val="24"/>
          <w:szCs w:val="24"/>
        </w:rPr>
        <w:t>．</w:t>
      </w:r>
      <w:r w:rsidRPr="00920C94">
        <w:rPr>
          <w:rFonts w:ascii="Times New Roman" w:eastAsia="宋体" w:hAnsi="Times New Roman"/>
          <w:sz w:val="24"/>
          <w:szCs w:val="24"/>
        </w:rPr>
        <w:t>在探究过程中</w:t>
      </w:r>
      <w:r w:rsidRPr="00920C94">
        <w:rPr>
          <w:rFonts w:ascii="Times New Roman" w:eastAsia="宋体" w:hAnsi="Times New Roman" w:hint="eastAsia"/>
          <w:sz w:val="24"/>
          <w:szCs w:val="24"/>
        </w:rPr>
        <w:t>，</w:t>
      </w:r>
      <w:r w:rsidRPr="00920C94">
        <w:rPr>
          <w:rFonts w:ascii="Times New Roman" w:eastAsia="宋体" w:hAnsi="Times New Roman"/>
          <w:sz w:val="24"/>
          <w:szCs w:val="24"/>
        </w:rPr>
        <w:t>学生能</w:t>
      </w:r>
      <w:r w:rsidRPr="00920C94">
        <w:rPr>
          <w:rFonts w:ascii="Times New Roman" w:eastAsia="宋体" w:hAnsi="Times New Roman" w:hint="eastAsia"/>
          <w:sz w:val="24"/>
          <w:szCs w:val="24"/>
        </w:rPr>
        <w:t>够认真参与讨论，</w:t>
      </w:r>
      <w:r w:rsidRPr="00920C94">
        <w:rPr>
          <w:rFonts w:ascii="Times New Roman" w:eastAsia="宋体" w:hAnsi="Times New Roman"/>
          <w:sz w:val="24"/>
          <w:szCs w:val="24"/>
        </w:rPr>
        <w:t>积极发表自己的见解和观点</w:t>
      </w:r>
      <w:r w:rsidRPr="00920C94">
        <w:rPr>
          <w:rFonts w:ascii="Times New Roman" w:eastAsia="宋体" w:hAnsi="Times New Roman" w:hint="eastAsia"/>
          <w:sz w:val="24"/>
          <w:szCs w:val="24"/>
        </w:rPr>
        <w:t>，</w:t>
      </w:r>
      <w:r w:rsidRPr="00920C94">
        <w:rPr>
          <w:rFonts w:ascii="Times New Roman" w:eastAsia="宋体" w:hAnsi="Times New Roman"/>
          <w:sz w:val="24"/>
          <w:szCs w:val="24"/>
        </w:rPr>
        <w:t>可以根据学生参与讨论的程度作出评价</w:t>
      </w:r>
      <w:r w:rsidRPr="00920C94">
        <w:rPr>
          <w:rFonts w:ascii="Times New Roman" w:eastAsia="宋体" w:hAnsi="Times New Roman" w:hint="eastAsia"/>
          <w:sz w:val="24"/>
          <w:szCs w:val="24"/>
        </w:rPr>
        <w:t>．</w:t>
      </w:r>
    </w:p>
    <w:p w14:paraId="3A1681D6" w14:textId="77777777" w:rsidR="001C2ADA" w:rsidRPr="00920C94" w:rsidRDefault="003A0B98" w:rsidP="004C00FF">
      <w:pPr>
        <w:snapToGrid w:val="0"/>
        <w:spacing w:line="312" w:lineRule="auto"/>
        <w:ind w:firstLineChars="200" w:firstLine="482"/>
        <w:rPr>
          <w:rFonts w:ascii="Times New Roman" w:eastAsia="宋体" w:hAnsi="Times New Roman"/>
          <w:b/>
          <w:sz w:val="24"/>
          <w:szCs w:val="24"/>
        </w:rPr>
      </w:pPr>
      <w:r w:rsidRPr="00920C94">
        <w:rPr>
          <w:rFonts w:ascii="Times New Roman" w:eastAsia="宋体" w:hAnsi="Times New Roman" w:hint="eastAsia"/>
          <w:b/>
          <w:sz w:val="24"/>
          <w:szCs w:val="24"/>
        </w:rPr>
        <w:t>活动说明</w:t>
      </w:r>
    </w:p>
    <w:p w14:paraId="0C7FC5BD" w14:textId="1A9BE0D3"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本活动是教材必修第三册</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2</w:t>
      </w:r>
      <w:r w:rsidRPr="00920C94">
        <w:rPr>
          <w:rFonts w:ascii="Times New Roman" w:eastAsia="宋体" w:hAnsi="Times New Roman"/>
          <w:sz w:val="24"/>
          <w:szCs w:val="24"/>
        </w:rPr>
        <w:t>锥体</w:t>
      </w:r>
      <w:r w:rsidRPr="00920C94">
        <w:rPr>
          <w:rFonts w:ascii="Times New Roman" w:eastAsia="宋体" w:hAnsi="Times New Roman" w:hint="eastAsia"/>
          <w:sz w:val="24"/>
          <w:szCs w:val="24"/>
        </w:rPr>
        <w:t>”、“</w:t>
      </w:r>
      <w:r w:rsidR="006B30EA">
        <w:rPr>
          <w:rFonts w:ascii="Times New Roman" w:eastAsia="宋体" w:hAnsi="Times New Roman"/>
          <w:sz w:val="24"/>
          <w:szCs w:val="24"/>
        </w:rPr>
        <w:t>11.</w:t>
      </w:r>
      <w:r w:rsidRPr="00920C94">
        <w:rPr>
          <w:rFonts w:ascii="Times New Roman" w:eastAsia="宋体" w:hAnsi="Times New Roman"/>
          <w:sz w:val="24"/>
          <w:szCs w:val="24"/>
        </w:rPr>
        <w:t>3</w:t>
      </w:r>
      <w:r w:rsidRPr="00920C94">
        <w:rPr>
          <w:rFonts w:ascii="Times New Roman" w:eastAsia="宋体" w:hAnsi="Times New Roman" w:hint="eastAsia"/>
          <w:sz w:val="24"/>
          <w:szCs w:val="24"/>
        </w:rPr>
        <w:t>多面体与旋转体”、“</w:t>
      </w:r>
      <w:r w:rsidR="006B30EA">
        <w:rPr>
          <w:rFonts w:ascii="Times New Roman" w:eastAsia="宋体" w:hAnsi="Times New Roman"/>
          <w:sz w:val="24"/>
          <w:szCs w:val="24"/>
        </w:rPr>
        <w:t>11.</w:t>
      </w:r>
      <w:r w:rsidRPr="00920C94">
        <w:rPr>
          <w:rFonts w:ascii="Times New Roman" w:eastAsia="宋体" w:hAnsi="Times New Roman"/>
          <w:sz w:val="24"/>
          <w:szCs w:val="24"/>
        </w:rPr>
        <w:t>4</w:t>
      </w:r>
      <w:r w:rsidRPr="00920C94">
        <w:rPr>
          <w:rFonts w:ascii="Times New Roman" w:eastAsia="宋体" w:hAnsi="Times New Roman" w:hint="eastAsia"/>
          <w:sz w:val="24"/>
          <w:szCs w:val="24"/>
        </w:rPr>
        <w:t>球”</w:t>
      </w:r>
      <w:r w:rsidRPr="00920C94">
        <w:rPr>
          <w:rFonts w:ascii="Times New Roman" w:eastAsia="宋体" w:hAnsi="Times New Roman"/>
          <w:sz w:val="24"/>
          <w:szCs w:val="24"/>
        </w:rPr>
        <w:t>内容学习结束的跨课时活动</w:t>
      </w:r>
      <w:r w:rsidRPr="00920C94">
        <w:rPr>
          <w:rFonts w:ascii="Times New Roman" w:eastAsia="宋体" w:hAnsi="Times New Roman" w:hint="eastAsia"/>
          <w:sz w:val="24"/>
          <w:szCs w:val="24"/>
        </w:rPr>
        <w:t>．</w:t>
      </w:r>
      <w:r w:rsidRPr="00920C94">
        <w:rPr>
          <w:rFonts w:ascii="Times New Roman" w:eastAsia="宋体" w:hAnsi="Times New Roman"/>
          <w:sz w:val="24"/>
          <w:szCs w:val="24"/>
        </w:rPr>
        <w:t>本活动以正四面体为研究对象</w:t>
      </w:r>
      <w:r w:rsidRPr="00920C94">
        <w:rPr>
          <w:rFonts w:ascii="Times New Roman" w:eastAsia="宋体" w:hAnsi="Times New Roman" w:hint="eastAsia"/>
          <w:sz w:val="24"/>
          <w:szCs w:val="24"/>
        </w:rPr>
        <w:t>，</w:t>
      </w:r>
      <w:r w:rsidRPr="00920C94">
        <w:rPr>
          <w:rFonts w:ascii="Times New Roman" w:eastAsia="宋体" w:hAnsi="Times New Roman"/>
          <w:sz w:val="24"/>
          <w:szCs w:val="24"/>
        </w:rPr>
        <w:t>以正四面体顶点到各棱的</w:t>
      </w:r>
      <w:r w:rsidRPr="00920C94">
        <w:rPr>
          <w:rFonts w:ascii="Times New Roman" w:eastAsia="宋体" w:hAnsi="Times New Roman" w:hint="eastAsia"/>
          <w:sz w:val="24"/>
          <w:szCs w:val="24"/>
        </w:rPr>
        <w:t>距离为研究起点，</w:t>
      </w:r>
      <w:r w:rsidRPr="00920C94">
        <w:rPr>
          <w:rFonts w:ascii="Times New Roman" w:eastAsia="宋体" w:hAnsi="Times New Roman"/>
          <w:sz w:val="24"/>
          <w:szCs w:val="24"/>
        </w:rPr>
        <w:t>研究正四面体内的各种度量关系和正四面体的一些特性</w:t>
      </w:r>
      <w:r w:rsidRPr="00920C94">
        <w:rPr>
          <w:rFonts w:ascii="Times New Roman" w:eastAsia="宋体" w:hAnsi="Times New Roman" w:hint="eastAsia"/>
          <w:sz w:val="24"/>
          <w:szCs w:val="24"/>
        </w:rPr>
        <w:t>．</w:t>
      </w:r>
      <w:r w:rsidRPr="00920C94">
        <w:rPr>
          <w:rFonts w:ascii="Times New Roman" w:eastAsia="宋体" w:hAnsi="Times New Roman"/>
          <w:sz w:val="24"/>
          <w:szCs w:val="24"/>
        </w:rPr>
        <w:t>通过对正四面体</w:t>
      </w:r>
      <w:r w:rsidRPr="00920C94">
        <w:rPr>
          <w:rFonts w:ascii="Times New Roman" w:eastAsia="宋体" w:hAnsi="Times New Roman" w:hint="eastAsia"/>
          <w:sz w:val="24"/>
          <w:szCs w:val="24"/>
        </w:rPr>
        <w:t>这一特殊几何体的综合研究，</w:t>
      </w:r>
      <w:r w:rsidRPr="00920C94">
        <w:rPr>
          <w:rFonts w:ascii="Times New Roman" w:eastAsia="宋体" w:hAnsi="Times New Roman"/>
          <w:sz w:val="24"/>
          <w:szCs w:val="24"/>
        </w:rPr>
        <w:t>加深对空间中距离</w:t>
      </w:r>
      <w:r w:rsidRPr="00920C94">
        <w:rPr>
          <w:rFonts w:ascii="Times New Roman" w:eastAsia="宋体" w:hAnsi="Times New Roman" w:hint="eastAsia"/>
          <w:sz w:val="24"/>
          <w:szCs w:val="24"/>
        </w:rPr>
        <w:t>、</w:t>
      </w:r>
      <w:r w:rsidRPr="00920C94">
        <w:rPr>
          <w:rFonts w:ascii="Times New Roman" w:eastAsia="宋体" w:hAnsi="Times New Roman"/>
          <w:sz w:val="24"/>
          <w:szCs w:val="24"/>
        </w:rPr>
        <w:t>角的概念</w:t>
      </w:r>
      <w:r w:rsidRPr="00920C94">
        <w:rPr>
          <w:rFonts w:ascii="Times New Roman" w:eastAsia="宋体" w:hAnsi="Times New Roman"/>
          <w:sz w:val="24"/>
          <w:szCs w:val="24"/>
        </w:rPr>
        <w:lastRenderedPageBreak/>
        <w:t>的理解</w:t>
      </w:r>
      <w:r w:rsidRPr="00920C94">
        <w:rPr>
          <w:rFonts w:ascii="Times New Roman" w:eastAsia="宋体" w:hAnsi="Times New Roman" w:hint="eastAsia"/>
          <w:sz w:val="24"/>
          <w:szCs w:val="24"/>
        </w:rPr>
        <w:t>，</w:t>
      </w:r>
      <w:r w:rsidRPr="00920C94">
        <w:rPr>
          <w:rFonts w:ascii="Times New Roman" w:eastAsia="宋体" w:hAnsi="Times New Roman"/>
          <w:sz w:val="24"/>
          <w:szCs w:val="24"/>
        </w:rPr>
        <w:t>提高综合运用立体几何</w:t>
      </w:r>
      <w:r w:rsidRPr="00920C94">
        <w:rPr>
          <w:rFonts w:ascii="Times New Roman" w:eastAsia="宋体" w:hAnsi="Times New Roman" w:hint="eastAsia"/>
          <w:sz w:val="24"/>
          <w:szCs w:val="24"/>
        </w:rPr>
        <w:t>知识研究具体几何体的能力，</w:t>
      </w:r>
      <w:r w:rsidRPr="00920C94">
        <w:rPr>
          <w:rFonts w:ascii="Times New Roman" w:eastAsia="宋体" w:hAnsi="Times New Roman"/>
          <w:sz w:val="24"/>
          <w:szCs w:val="24"/>
        </w:rPr>
        <w:t>积累研究相关问题的活动经验</w:t>
      </w:r>
      <w:r w:rsidRPr="00920C94">
        <w:rPr>
          <w:rFonts w:ascii="Times New Roman" w:eastAsia="宋体" w:hAnsi="Times New Roman" w:hint="eastAsia"/>
          <w:sz w:val="24"/>
          <w:szCs w:val="24"/>
        </w:rPr>
        <w:t>．</w:t>
      </w:r>
    </w:p>
    <w:p w14:paraId="1CD192B8" w14:textId="77777777" w:rsidR="0059458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本活动共分两个阶段，</w:t>
      </w:r>
      <w:r w:rsidRPr="00920C94">
        <w:rPr>
          <w:rFonts w:ascii="Times New Roman" w:eastAsia="宋体" w:hAnsi="Times New Roman"/>
          <w:sz w:val="24"/>
          <w:szCs w:val="24"/>
        </w:rPr>
        <w:t>可根据学生的实际情况酌情选择只完成第</w:t>
      </w:r>
      <w:r w:rsidRPr="00920C94">
        <w:rPr>
          <w:rFonts w:ascii="Times New Roman" w:eastAsia="宋体" w:hAnsi="Times New Roman"/>
          <w:sz w:val="24"/>
          <w:szCs w:val="24"/>
        </w:rPr>
        <w:t>1</w:t>
      </w:r>
      <w:r w:rsidRPr="00920C94">
        <w:rPr>
          <w:rFonts w:ascii="Times New Roman" w:eastAsia="宋体" w:hAnsi="Times New Roman"/>
          <w:sz w:val="24"/>
          <w:szCs w:val="24"/>
        </w:rPr>
        <w:t>阶段</w:t>
      </w:r>
      <w:r w:rsidRPr="00920C94">
        <w:rPr>
          <w:rFonts w:ascii="Times New Roman" w:eastAsia="宋体" w:hAnsi="Times New Roman" w:hint="eastAsia"/>
          <w:sz w:val="24"/>
          <w:szCs w:val="24"/>
        </w:rPr>
        <w:t>，</w:t>
      </w:r>
      <w:r w:rsidRPr="00920C94">
        <w:rPr>
          <w:rFonts w:ascii="Times New Roman" w:eastAsia="宋体" w:hAnsi="Times New Roman"/>
          <w:sz w:val="24"/>
          <w:szCs w:val="24"/>
        </w:rPr>
        <w:t>或完成全部两</w:t>
      </w:r>
      <w:r w:rsidRPr="00920C94">
        <w:rPr>
          <w:rFonts w:ascii="Times New Roman" w:eastAsia="宋体" w:hAnsi="Times New Roman" w:hint="eastAsia"/>
          <w:sz w:val="24"/>
          <w:szCs w:val="24"/>
        </w:rPr>
        <w:t>个阶段；</w:t>
      </w:r>
      <w:r w:rsidRPr="00920C94">
        <w:rPr>
          <w:rFonts w:ascii="Times New Roman" w:eastAsia="宋体" w:hAnsi="Times New Roman"/>
          <w:sz w:val="24"/>
          <w:szCs w:val="24"/>
        </w:rPr>
        <w:t>完成时间也可选择</w:t>
      </w:r>
      <w:r w:rsidRPr="00920C94">
        <w:rPr>
          <w:rFonts w:ascii="Times New Roman" w:eastAsia="宋体" w:hAnsi="Times New Roman"/>
          <w:sz w:val="24"/>
          <w:szCs w:val="24"/>
        </w:rPr>
        <w:t>1</w:t>
      </w:r>
      <w:r w:rsidRPr="00920C94">
        <w:rPr>
          <w:rFonts w:ascii="Times New Roman" w:eastAsia="宋体" w:hAnsi="Times New Roman"/>
          <w:sz w:val="24"/>
          <w:szCs w:val="24"/>
        </w:rPr>
        <w:t>课时内完成</w:t>
      </w:r>
      <w:r w:rsidRPr="00920C94">
        <w:rPr>
          <w:rFonts w:ascii="Times New Roman" w:eastAsia="宋体" w:hAnsi="Times New Roman" w:hint="eastAsia"/>
          <w:sz w:val="24"/>
          <w:szCs w:val="24"/>
        </w:rPr>
        <w:t>，</w:t>
      </w:r>
      <w:r w:rsidRPr="00920C94">
        <w:rPr>
          <w:rFonts w:ascii="Times New Roman" w:eastAsia="宋体" w:hAnsi="Times New Roman"/>
          <w:sz w:val="24"/>
          <w:szCs w:val="24"/>
        </w:rPr>
        <w:t>或用</w:t>
      </w:r>
      <w:r w:rsidRPr="00920C94">
        <w:rPr>
          <w:rFonts w:ascii="Times New Roman" w:eastAsia="宋体" w:hAnsi="Times New Roman"/>
          <w:sz w:val="24"/>
          <w:szCs w:val="24"/>
        </w:rPr>
        <w:t>2</w:t>
      </w:r>
      <w:r w:rsidRPr="00920C94">
        <w:rPr>
          <w:rFonts w:ascii="Times New Roman" w:eastAsia="宋体" w:hAnsi="Times New Roman"/>
          <w:sz w:val="24"/>
          <w:szCs w:val="24"/>
        </w:rPr>
        <w:t>课时完成</w:t>
      </w:r>
      <w:r w:rsidRPr="00920C94">
        <w:rPr>
          <w:rFonts w:ascii="Times New Roman" w:eastAsia="宋体" w:hAnsi="Times New Roman" w:hint="eastAsia"/>
          <w:sz w:val="24"/>
          <w:szCs w:val="24"/>
        </w:rPr>
        <w:t>．</w:t>
      </w:r>
      <w:r w:rsidRPr="00920C94">
        <w:rPr>
          <w:rFonts w:ascii="Times New Roman" w:eastAsia="宋体" w:hAnsi="Times New Roman"/>
          <w:sz w:val="24"/>
          <w:szCs w:val="24"/>
        </w:rPr>
        <w:t>本探究活动也可安排在学习了</w:t>
      </w:r>
      <w:r w:rsidRPr="00920C94">
        <w:rPr>
          <w:rFonts w:ascii="Times New Roman" w:eastAsia="宋体" w:hAnsi="Times New Roman" w:hint="eastAsia"/>
          <w:sz w:val="24"/>
          <w:szCs w:val="24"/>
        </w:rPr>
        <w:t>空间向量后，</w:t>
      </w:r>
      <w:r w:rsidRPr="00920C94">
        <w:rPr>
          <w:rFonts w:ascii="Times New Roman" w:eastAsia="宋体" w:hAnsi="Times New Roman"/>
          <w:sz w:val="24"/>
          <w:szCs w:val="24"/>
        </w:rPr>
        <w:t>结合向量法进行</w:t>
      </w:r>
      <w:r w:rsidRPr="00920C94">
        <w:rPr>
          <w:rFonts w:ascii="Times New Roman" w:eastAsia="宋体" w:hAnsi="Times New Roman" w:hint="eastAsia"/>
          <w:sz w:val="24"/>
          <w:szCs w:val="24"/>
        </w:rPr>
        <w:t>．</w:t>
      </w:r>
    </w:p>
    <w:p w14:paraId="2EF65305" w14:textId="77777777" w:rsidR="00F94887" w:rsidRPr="00920C94" w:rsidRDefault="00F94887" w:rsidP="004C00FF">
      <w:pPr>
        <w:snapToGrid w:val="0"/>
        <w:spacing w:line="312" w:lineRule="auto"/>
        <w:ind w:firstLineChars="200" w:firstLine="480"/>
        <w:rPr>
          <w:rFonts w:ascii="Times New Roman" w:eastAsia="宋体" w:hAnsi="Times New Roman"/>
          <w:sz w:val="24"/>
          <w:szCs w:val="24"/>
        </w:rPr>
      </w:pPr>
    </w:p>
    <w:p w14:paraId="3ADBA6CE" w14:textId="77777777" w:rsidR="001C1F03" w:rsidRPr="00920C94" w:rsidRDefault="003A0B98" w:rsidP="004C00FF">
      <w:pPr>
        <w:snapToGrid w:val="0"/>
        <w:spacing w:line="312" w:lineRule="auto"/>
        <w:ind w:left="480"/>
        <w:rPr>
          <w:rFonts w:ascii="Times New Roman" w:eastAsia="宋体" w:hAnsi="Times New Roman"/>
          <w:b/>
          <w:bCs/>
          <w:sz w:val="24"/>
          <w:szCs w:val="24"/>
        </w:rPr>
      </w:pPr>
      <w:r w:rsidRPr="00920C94">
        <w:rPr>
          <w:rFonts w:ascii="Times New Roman" w:eastAsia="宋体" w:hAnsi="Times New Roman" w:hint="eastAsia"/>
          <w:b/>
          <w:bCs/>
          <w:sz w:val="24"/>
          <w:szCs w:val="24"/>
        </w:rPr>
        <w:t>四、单元作业设计</w:t>
      </w:r>
    </w:p>
    <w:p w14:paraId="179B0B53" w14:textId="77777777" w:rsidR="00111F07"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bCs/>
          <w:sz w:val="24"/>
          <w:szCs w:val="24"/>
        </w:rPr>
        <w:t>作业</w:t>
      </w:r>
      <w:r w:rsidRPr="00920C94">
        <w:rPr>
          <w:rFonts w:ascii="Times New Roman" w:eastAsia="宋体" w:hAnsi="Times New Roman"/>
          <w:b/>
          <w:bCs/>
          <w:sz w:val="24"/>
          <w:szCs w:val="24"/>
        </w:rPr>
        <w:t>1</w:t>
      </w:r>
      <w:r w:rsidRPr="00920C94">
        <w:rPr>
          <w:rFonts w:ascii="Times New Roman" w:eastAsia="宋体" w:hAnsi="Times New Roman"/>
          <w:sz w:val="24"/>
          <w:szCs w:val="24"/>
        </w:rPr>
        <w:t xml:space="preserve"> </w:t>
      </w:r>
      <w:r w:rsidRPr="00920C94">
        <w:rPr>
          <w:rFonts w:ascii="Times New Roman" w:eastAsia="宋体" w:hAnsi="Times New Roman" w:hint="eastAsia"/>
          <w:sz w:val="24"/>
          <w:szCs w:val="24"/>
        </w:rPr>
        <w:t>不裁剪，用一张</w:t>
      </w:r>
      <w:r w:rsidRPr="00920C94">
        <w:rPr>
          <w:rFonts w:ascii="Times New Roman" w:eastAsia="宋体" w:hAnsi="Times New Roman"/>
          <w:sz w:val="24"/>
          <w:szCs w:val="24"/>
        </w:rPr>
        <w:t>A4</w:t>
      </w:r>
      <w:r w:rsidRPr="00920C94">
        <w:rPr>
          <w:rFonts w:ascii="Times New Roman" w:eastAsia="宋体" w:hAnsi="Times New Roman" w:hint="eastAsia"/>
          <w:sz w:val="24"/>
          <w:szCs w:val="24"/>
        </w:rPr>
        <w:t>纸（近似为</w:t>
      </w:r>
      <w:r w:rsidR="00111F07" w:rsidRPr="00440ACB">
        <w:rPr>
          <w:rFonts w:ascii="Times New Roman" w:eastAsia="宋体" w:hAnsi="Times New Roman"/>
          <w:position w:val="-10"/>
          <w:sz w:val="24"/>
          <w:szCs w:val="24"/>
        </w:rPr>
        <w:object w:dxaOrig="1400" w:dyaOrig="320" w14:anchorId="59207627">
          <v:shape id="_x0000_i1036" type="#_x0000_t75" style="width:70pt;height:16pt" o:ole="">
            <v:imagedata r:id="rId30" o:title=""/>
          </v:shape>
          <o:OLEObject Type="Embed" ProgID="Equation.DSMT4" ShapeID="_x0000_i1036" DrawAspect="Content" ObjectID="_1760542636" r:id="rId31"/>
        </w:object>
      </w:r>
      <w:r w:rsidRPr="00920C94">
        <w:rPr>
          <w:rFonts w:ascii="Times New Roman" w:eastAsia="宋体" w:hAnsi="Times New Roman" w:hint="eastAsia"/>
          <w:sz w:val="24"/>
          <w:szCs w:val="24"/>
        </w:rPr>
        <w:t>）制作一个上下无盖的柱体</w:t>
      </w:r>
      <w:r w:rsidR="00AF08FA" w:rsidRPr="00A4544C">
        <w:rPr>
          <w:rFonts w:ascii="Times New Roman" w:eastAsia="宋体" w:hAnsi="Times New Roman" w:hint="eastAsia"/>
          <w:sz w:val="24"/>
          <w:szCs w:val="24"/>
        </w:rPr>
        <w:t>．</w:t>
      </w:r>
    </w:p>
    <w:p w14:paraId="320E2481" w14:textId="77777777" w:rsidR="0088656B"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）以长为</w:t>
      </w:r>
      <w:r w:rsidR="00111F07" w:rsidRPr="00440ACB">
        <w:rPr>
          <w:rFonts w:ascii="Times New Roman" w:eastAsia="宋体" w:hAnsi="Times New Roman"/>
          <w:position w:val="-10"/>
          <w:sz w:val="24"/>
          <w:szCs w:val="24"/>
        </w:rPr>
        <w:object w:dxaOrig="639" w:dyaOrig="320" w14:anchorId="4D61A656">
          <v:shape id="_x0000_i1037" type="#_x0000_t75" style="width:32pt;height:16pt" o:ole="">
            <v:imagedata r:id="rId32" o:title=""/>
          </v:shape>
          <o:OLEObject Type="Embed" ProgID="Equation.DSMT4" ShapeID="_x0000_i1037" DrawAspect="Content" ObjectID="_1760542637" r:id="rId33"/>
        </w:object>
      </w:r>
      <w:r w:rsidRPr="00920C94">
        <w:rPr>
          <w:rFonts w:ascii="Times New Roman" w:eastAsia="宋体" w:hAnsi="Times New Roman" w:hint="eastAsia"/>
          <w:sz w:val="24"/>
          <w:szCs w:val="24"/>
        </w:rPr>
        <w:t>的边为高，将长为</w:t>
      </w:r>
      <w:r w:rsidR="00111F07" w:rsidRPr="00440ACB">
        <w:rPr>
          <w:rFonts w:ascii="Times New Roman" w:eastAsia="宋体" w:hAnsi="Times New Roman"/>
          <w:position w:val="-10"/>
          <w:sz w:val="24"/>
          <w:szCs w:val="24"/>
        </w:rPr>
        <w:object w:dxaOrig="660" w:dyaOrig="320" w14:anchorId="363707DC">
          <v:shape id="_x0000_i1038" type="#_x0000_t75" style="width:32.5pt;height:16pt" o:ole="">
            <v:imagedata r:id="rId34" o:title=""/>
          </v:shape>
          <o:OLEObject Type="Embed" ProgID="Equation.DSMT4" ShapeID="_x0000_i1038" DrawAspect="Content" ObjectID="_1760542638" r:id="rId35"/>
        </w:object>
      </w:r>
      <w:r w:rsidRPr="00920C94">
        <w:rPr>
          <w:rFonts w:ascii="Times New Roman" w:eastAsia="宋体" w:hAnsi="Times New Roman" w:hint="eastAsia"/>
          <w:sz w:val="24"/>
          <w:szCs w:val="24"/>
        </w:rPr>
        <w:t>的边三等分，折成一个正三棱柱，试</w:t>
      </w:r>
      <w:proofErr w:type="gramStart"/>
      <w:r w:rsidRPr="00920C94">
        <w:rPr>
          <w:rFonts w:ascii="Times New Roman" w:eastAsia="宋体" w:hAnsi="Times New Roman" w:hint="eastAsia"/>
          <w:sz w:val="24"/>
          <w:szCs w:val="24"/>
        </w:rPr>
        <w:t>求该正三</w:t>
      </w:r>
      <w:proofErr w:type="gramEnd"/>
      <w:r w:rsidRPr="00920C94">
        <w:rPr>
          <w:rFonts w:ascii="Times New Roman" w:eastAsia="宋体" w:hAnsi="Times New Roman" w:hint="eastAsia"/>
          <w:sz w:val="24"/>
          <w:szCs w:val="24"/>
        </w:rPr>
        <w:t>棱柱的体积．</w:t>
      </w:r>
    </w:p>
    <w:p w14:paraId="639B28ED" w14:textId="77777777" w:rsidR="008F420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）以长为</w:t>
      </w:r>
      <w:r w:rsidR="008F420C" w:rsidRPr="00440ACB">
        <w:rPr>
          <w:rFonts w:ascii="Times New Roman" w:eastAsia="宋体" w:hAnsi="Times New Roman"/>
          <w:position w:val="-10"/>
          <w:sz w:val="24"/>
          <w:szCs w:val="24"/>
        </w:rPr>
        <w:object w:dxaOrig="660" w:dyaOrig="320" w14:anchorId="78355BDC">
          <v:shape id="_x0000_i1039" type="#_x0000_t75" style="width:32.5pt;height:16pt" o:ole="">
            <v:imagedata r:id="rId34" o:title=""/>
          </v:shape>
          <o:OLEObject Type="Embed" ProgID="Equation.DSMT4" ShapeID="_x0000_i1039" DrawAspect="Content" ObjectID="_1760542639" r:id="rId36"/>
        </w:object>
      </w:r>
      <w:r w:rsidRPr="00920C94">
        <w:rPr>
          <w:rFonts w:ascii="Times New Roman" w:eastAsia="宋体" w:hAnsi="Times New Roman" w:hint="eastAsia"/>
          <w:sz w:val="24"/>
          <w:szCs w:val="24"/>
        </w:rPr>
        <w:t>的边为高，将长为</w:t>
      </w:r>
      <w:r w:rsidR="008F420C" w:rsidRPr="00440ACB">
        <w:rPr>
          <w:rFonts w:ascii="Times New Roman" w:eastAsia="宋体" w:hAnsi="Times New Roman"/>
          <w:position w:val="-10"/>
          <w:sz w:val="24"/>
          <w:szCs w:val="24"/>
        </w:rPr>
        <w:object w:dxaOrig="639" w:dyaOrig="320" w14:anchorId="3211F811">
          <v:shape id="_x0000_i1040" type="#_x0000_t75" style="width:32pt;height:16pt" o:ole="">
            <v:imagedata r:id="rId32" o:title=""/>
          </v:shape>
          <o:OLEObject Type="Embed" ProgID="Equation.DSMT4" ShapeID="_x0000_i1040" DrawAspect="Content" ObjectID="_1760542640" r:id="rId37"/>
        </w:object>
      </w:r>
      <w:r w:rsidRPr="00920C94">
        <w:rPr>
          <w:rFonts w:ascii="Times New Roman" w:eastAsia="宋体" w:hAnsi="Times New Roman" w:hint="eastAsia"/>
          <w:sz w:val="24"/>
          <w:szCs w:val="24"/>
        </w:rPr>
        <w:t>的边卷起，卷成一个圆柱，试求该圆柱的体积．</w:t>
      </w:r>
    </w:p>
    <w:p w14:paraId="527DF18D" w14:textId="77777777" w:rsidR="0088656B"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3</w:t>
      </w:r>
      <w:r w:rsidRPr="00920C94">
        <w:rPr>
          <w:rFonts w:ascii="Times New Roman" w:eastAsia="宋体" w:hAnsi="Times New Roman" w:hint="eastAsia"/>
          <w:sz w:val="24"/>
          <w:szCs w:val="24"/>
        </w:rPr>
        <w:t>）请尝试更多的折法，并比较得到的柱体</w:t>
      </w:r>
      <w:r w:rsidRPr="00723665">
        <w:rPr>
          <w:rFonts w:ascii="Times New Roman" w:eastAsia="宋体" w:hAnsi="Times New Roman" w:hint="eastAsia"/>
          <w:sz w:val="24"/>
          <w:szCs w:val="24"/>
        </w:rPr>
        <w:t>的体积</w:t>
      </w:r>
      <w:r w:rsidRPr="00920C94">
        <w:rPr>
          <w:rFonts w:ascii="Times New Roman" w:eastAsia="宋体" w:hAnsi="Times New Roman" w:hint="eastAsia"/>
          <w:sz w:val="24"/>
          <w:szCs w:val="24"/>
        </w:rPr>
        <w:t>大小</w:t>
      </w:r>
      <w:r w:rsidR="00AF08FA" w:rsidRPr="00A4544C">
        <w:rPr>
          <w:rFonts w:ascii="Times New Roman" w:eastAsia="宋体" w:hAnsi="Times New Roman" w:hint="eastAsia"/>
          <w:sz w:val="24"/>
          <w:szCs w:val="24"/>
        </w:rPr>
        <w:t>．</w:t>
      </w:r>
    </w:p>
    <w:p w14:paraId="44A885D0" w14:textId="77777777" w:rsidR="008F420C" w:rsidRPr="00723665"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bCs/>
          <w:sz w:val="24"/>
          <w:szCs w:val="24"/>
        </w:rPr>
        <w:t>解</w:t>
      </w: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723665">
        <w:rPr>
          <w:rFonts w:ascii="Times New Roman" w:eastAsia="宋体" w:hAnsi="Times New Roman" w:hint="eastAsia"/>
          <w:sz w:val="24"/>
          <w:szCs w:val="24"/>
        </w:rPr>
        <w:t>正三棱柱的底面边长为</w:t>
      </w:r>
      <w:r w:rsidR="008F420C" w:rsidRPr="00723665">
        <w:rPr>
          <w:rFonts w:ascii="Times New Roman" w:eastAsia="宋体" w:hAnsi="Times New Roman"/>
          <w:position w:val="-10"/>
          <w:sz w:val="24"/>
          <w:szCs w:val="24"/>
        </w:rPr>
        <w:object w:dxaOrig="639" w:dyaOrig="320" w14:anchorId="76666270">
          <v:shape id="_x0000_i1041" type="#_x0000_t75" style="width:32pt;height:16pt" o:ole="">
            <v:imagedata r:id="rId38" o:title=""/>
          </v:shape>
          <o:OLEObject Type="Embed" ProgID="Equation.DSMT4" ShapeID="_x0000_i1041" DrawAspect="Content" ObjectID="_1760542641" r:id="rId39"/>
        </w:object>
      </w:r>
      <w:r w:rsidRPr="00723665">
        <w:rPr>
          <w:rFonts w:ascii="Times New Roman" w:eastAsia="宋体" w:hAnsi="Times New Roman" w:hint="eastAsia"/>
          <w:sz w:val="24"/>
          <w:szCs w:val="24"/>
        </w:rPr>
        <w:t>，底面面积为</w:t>
      </w:r>
      <w:r w:rsidR="008F420C" w:rsidRPr="00723665">
        <w:rPr>
          <w:rFonts w:ascii="Times New Roman" w:eastAsia="宋体" w:hAnsi="Times New Roman"/>
          <w:position w:val="-10"/>
          <w:sz w:val="24"/>
          <w:szCs w:val="24"/>
        </w:rPr>
        <w:object w:dxaOrig="1020" w:dyaOrig="380" w14:anchorId="50DB60B7">
          <v:shape id="_x0000_i1042" type="#_x0000_t75" style="width:51.5pt;height:18.5pt" o:ole="">
            <v:imagedata r:id="rId40" o:title=""/>
          </v:shape>
          <o:OLEObject Type="Embed" ProgID="Equation.DSMT4" ShapeID="_x0000_i1042" DrawAspect="Content" ObjectID="_1760542642" r:id="rId41"/>
        </w:object>
      </w:r>
      <w:r w:rsidRPr="00723665">
        <w:rPr>
          <w:rFonts w:ascii="Times New Roman" w:eastAsia="宋体" w:hAnsi="Times New Roman" w:hint="eastAsia"/>
          <w:sz w:val="24"/>
          <w:szCs w:val="24"/>
        </w:rPr>
        <w:t>，体积为</w:t>
      </w:r>
      <w:r w:rsidR="008F420C" w:rsidRPr="00723665">
        <w:rPr>
          <w:rFonts w:ascii="Times New Roman" w:eastAsia="宋体" w:hAnsi="Times New Roman"/>
          <w:position w:val="-10"/>
          <w:sz w:val="24"/>
          <w:szCs w:val="24"/>
        </w:rPr>
        <w:object w:dxaOrig="1120" w:dyaOrig="380" w14:anchorId="0B1A3A67">
          <v:shape id="_x0000_i1043" type="#_x0000_t75" style="width:56pt;height:18.5pt" o:ole="">
            <v:imagedata r:id="rId42" o:title=""/>
          </v:shape>
          <o:OLEObject Type="Embed" ProgID="Equation.DSMT4" ShapeID="_x0000_i1043" DrawAspect="Content" ObjectID="_1760542643" r:id="rId43"/>
        </w:object>
      </w:r>
      <w:r w:rsidRPr="00723665">
        <w:rPr>
          <w:rFonts w:ascii="Times New Roman" w:eastAsia="宋体" w:hAnsi="Times New Roman" w:hint="eastAsia"/>
          <w:sz w:val="24"/>
          <w:szCs w:val="24"/>
        </w:rPr>
        <w:t>．</w:t>
      </w:r>
    </w:p>
    <w:p w14:paraId="1022635E" w14:textId="77777777" w:rsidR="008F420C" w:rsidRPr="00920C94" w:rsidRDefault="003A0B98" w:rsidP="004C00FF">
      <w:pPr>
        <w:snapToGrid w:val="0"/>
        <w:spacing w:line="312" w:lineRule="auto"/>
        <w:ind w:firstLineChars="200" w:firstLine="480"/>
        <w:rPr>
          <w:rFonts w:ascii="Times New Roman" w:eastAsia="宋体" w:hAnsi="Times New Roman"/>
          <w:sz w:val="24"/>
          <w:szCs w:val="24"/>
        </w:rPr>
      </w:pPr>
      <w:r w:rsidRPr="00723665">
        <w:rPr>
          <w:rFonts w:ascii="Times New Roman" w:eastAsia="宋体" w:hAnsi="Times New Roman" w:hint="eastAsia"/>
          <w:sz w:val="24"/>
          <w:szCs w:val="24"/>
        </w:rPr>
        <w:t>（</w:t>
      </w:r>
      <w:r w:rsidRPr="00723665">
        <w:rPr>
          <w:rFonts w:ascii="Times New Roman" w:eastAsia="宋体" w:hAnsi="Times New Roman"/>
          <w:sz w:val="24"/>
          <w:szCs w:val="24"/>
        </w:rPr>
        <w:t>2</w:t>
      </w:r>
      <w:r w:rsidRPr="00723665">
        <w:rPr>
          <w:rFonts w:ascii="Times New Roman" w:eastAsia="宋体" w:hAnsi="Times New Roman" w:hint="eastAsia"/>
          <w:sz w:val="24"/>
          <w:szCs w:val="24"/>
        </w:rPr>
        <w:t>）圆柱的</w:t>
      </w:r>
      <w:r w:rsidRPr="00920C94">
        <w:rPr>
          <w:rFonts w:ascii="Times New Roman" w:eastAsia="宋体" w:hAnsi="Times New Roman" w:hint="eastAsia"/>
          <w:sz w:val="24"/>
          <w:szCs w:val="24"/>
        </w:rPr>
        <w:t>底面半径为</w:t>
      </w:r>
      <w:r w:rsidR="008F420C" w:rsidRPr="00440ACB">
        <w:rPr>
          <w:rFonts w:ascii="Times New Roman" w:eastAsia="宋体" w:hAnsi="Times New Roman"/>
          <w:position w:val="-24"/>
          <w:sz w:val="24"/>
          <w:szCs w:val="24"/>
        </w:rPr>
        <w:object w:dxaOrig="700" w:dyaOrig="620" w14:anchorId="083F46CE">
          <v:shape id="_x0000_i1044" type="#_x0000_t75" style="width:35.5pt;height:31pt" o:ole="">
            <v:imagedata r:id="rId44" o:title=""/>
          </v:shape>
          <o:OLEObject Type="Embed" ProgID="Equation.DSMT4" ShapeID="_x0000_i1044" DrawAspect="Content" ObjectID="_1760542644" r:id="rId45"/>
        </w:object>
      </w:r>
      <w:r w:rsidRPr="00920C94">
        <w:rPr>
          <w:rFonts w:ascii="Times New Roman" w:eastAsia="宋体" w:hAnsi="Times New Roman" w:hint="eastAsia"/>
          <w:sz w:val="24"/>
          <w:szCs w:val="24"/>
        </w:rPr>
        <w:t>，底面面积为</w:t>
      </w:r>
      <w:r w:rsidR="008F420C" w:rsidRPr="00440ACB">
        <w:rPr>
          <w:rFonts w:ascii="Times New Roman" w:eastAsia="宋体" w:hAnsi="Times New Roman"/>
          <w:position w:val="-24"/>
          <w:sz w:val="24"/>
          <w:szCs w:val="24"/>
        </w:rPr>
        <w:object w:dxaOrig="880" w:dyaOrig="620" w14:anchorId="7E8C07F3">
          <v:shape id="_x0000_i1045" type="#_x0000_t75" style="width:44pt;height:31pt" o:ole="">
            <v:imagedata r:id="rId46" o:title=""/>
          </v:shape>
          <o:OLEObject Type="Embed" ProgID="Equation.DSMT4" ShapeID="_x0000_i1045" DrawAspect="Content" ObjectID="_1760542645" r:id="rId47"/>
        </w:object>
      </w:r>
      <w:r w:rsidRPr="00920C94">
        <w:rPr>
          <w:rFonts w:ascii="Times New Roman" w:eastAsia="宋体" w:hAnsi="Times New Roman" w:hint="eastAsia"/>
          <w:sz w:val="24"/>
          <w:szCs w:val="24"/>
        </w:rPr>
        <w:t>，体积为</w:t>
      </w:r>
      <w:r w:rsidR="008F420C" w:rsidRPr="00440ACB">
        <w:rPr>
          <w:rFonts w:ascii="Times New Roman" w:eastAsia="宋体" w:hAnsi="Times New Roman"/>
          <w:position w:val="-24"/>
          <w:sz w:val="24"/>
          <w:szCs w:val="24"/>
        </w:rPr>
        <w:object w:dxaOrig="999" w:dyaOrig="620" w14:anchorId="5D1A018B">
          <v:shape id="_x0000_i1046" type="#_x0000_t75" style="width:50.5pt;height:31pt" o:ole="">
            <v:imagedata r:id="rId48" o:title=""/>
          </v:shape>
          <o:OLEObject Type="Embed" ProgID="Equation.DSMT4" ShapeID="_x0000_i1046" DrawAspect="Content" ObjectID="_1760542646" r:id="rId49"/>
        </w:object>
      </w:r>
      <w:r w:rsidRPr="00920C94">
        <w:rPr>
          <w:rFonts w:ascii="Times New Roman" w:eastAsia="宋体" w:hAnsi="Times New Roman" w:hint="eastAsia"/>
          <w:sz w:val="24"/>
          <w:szCs w:val="24"/>
        </w:rPr>
        <w:t>．</w:t>
      </w:r>
    </w:p>
    <w:p w14:paraId="124AC8B8" w14:textId="77777777" w:rsidR="000A43D6"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3</w:t>
      </w:r>
      <w:r w:rsidRPr="00920C94">
        <w:rPr>
          <w:rFonts w:ascii="Times New Roman" w:eastAsia="宋体" w:hAnsi="Times New Roman" w:hint="eastAsia"/>
          <w:sz w:val="24"/>
          <w:szCs w:val="24"/>
        </w:rPr>
        <w:t>）（更多折法略）</w:t>
      </w:r>
    </w:p>
    <w:p w14:paraId="5A02FDD4" w14:textId="77777777" w:rsidR="008F420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以长为</w:t>
      </w:r>
      <w:r w:rsidR="000A43D6" w:rsidRPr="00440ACB">
        <w:rPr>
          <w:rFonts w:ascii="Times New Roman" w:eastAsia="宋体" w:hAnsi="Times New Roman"/>
          <w:position w:val="-10"/>
          <w:sz w:val="24"/>
          <w:szCs w:val="24"/>
        </w:rPr>
        <w:object w:dxaOrig="639" w:dyaOrig="320" w14:anchorId="49BA0C89">
          <v:shape id="_x0000_i1047" type="#_x0000_t75" style="width:32pt;height:16pt" o:ole="">
            <v:imagedata r:id="rId32" o:title=""/>
          </v:shape>
          <o:OLEObject Type="Embed" ProgID="Equation.DSMT4" ShapeID="_x0000_i1047" DrawAspect="Content" ObjectID="_1760542647" r:id="rId50"/>
        </w:object>
      </w:r>
      <w:r w:rsidRPr="00920C94">
        <w:rPr>
          <w:rFonts w:ascii="Times New Roman" w:eastAsia="宋体" w:hAnsi="Times New Roman" w:hint="eastAsia"/>
          <w:sz w:val="24"/>
          <w:szCs w:val="24"/>
        </w:rPr>
        <w:t>的边为高，将长为</w:t>
      </w:r>
      <w:r w:rsidR="000A43D6" w:rsidRPr="00440ACB">
        <w:rPr>
          <w:rFonts w:ascii="Times New Roman" w:eastAsia="宋体" w:hAnsi="Times New Roman"/>
          <w:position w:val="-10"/>
          <w:sz w:val="24"/>
          <w:szCs w:val="24"/>
        </w:rPr>
        <w:object w:dxaOrig="660" w:dyaOrig="320" w14:anchorId="017FB1D9">
          <v:shape id="_x0000_i1048" type="#_x0000_t75" style="width:32.5pt;height:16pt" o:ole="">
            <v:imagedata r:id="rId34" o:title=""/>
          </v:shape>
          <o:OLEObject Type="Embed" ProgID="Equation.DSMT4" ShapeID="_x0000_i1048" DrawAspect="Content" ObjectID="_1760542648" r:id="rId51"/>
        </w:object>
      </w:r>
      <w:r w:rsidRPr="00920C94">
        <w:rPr>
          <w:rFonts w:ascii="Times New Roman" w:eastAsia="宋体" w:hAnsi="Times New Roman" w:hint="eastAsia"/>
          <w:sz w:val="24"/>
          <w:szCs w:val="24"/>
        </w:rPr>
        <w:t>的边卷起，卷成一个圆柱，体积最大，为</w:t>
      </w:r>
      <w:r w:rsidR="000A43D6" w:rsidRPr="00440ACB">
        <w:rPr>
          <w:rFonts w:ascii="Times New Roman" w:eastAsia="宋体" w:hAnsi="Times New Roman"/>
          <w:position w:val="-24"/>
          <w:sz w:val="24"/>
          <w:szCs w:val="24"/>
        </w:rPr>
        <w:object w:dxaOrig="999" w:dyaOrig="620" w14:anchorId="1AD68FA7">
          <v:shape id="_x0000_i1049" type="#_x0000_t75" style="width:50.5pt;height:31pt" o:ole="">
            <v:imagedata r:id="rId52" o:title=""/>
          </v:shape>
          <o:OLEObject Type="Embed" ProgID="Equation.DSMT4" ShapeID="_x0000_i1049" DrawAspect="Content" ObjectID="_1760542649" r:id="rId53"/>
        </w:object>
      </w:r>
      <w:r w:rsidRPr="00920C94">
        <w:rPr>
          <w:rFonts w:ascii="Times New Roman" w:eastAsia="宋体" w:hAnsi="Times New Roman" w:hint="eastAsia"/>
          <w:sz w:val="24"/>
          <w:szCs w:val="24"/>
        </w:rPr>
        <w:t>．</w:t>
      </w:r>
    </w:p>
    <w:p w14:paraId="3FD096B1" w14:textId="77777777" w:rsidR="008F420C"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以长为</w:t>
      </w:r>
      <w:r w:rsidR="000A43D6" w:rsidRPr="00440ACB">
        <w:rPr>
          <w:rFonts w:ascii="Times New Roman" w:eastAsia="宋体" w:hAnsi="Times New Roman"/>
          <w:position w:val="-10"/>
          <w:sz w:val="24"/>
          <w:szCs w:val="24"/>
        </w:rPr>
        <w:object w:dxaOrig="660" w:dyaOrig="320" w14:anchorId="3451A787">
          <v:shape id="_x0000_i1050" type="#_x0000_t75" style="width:32.5pt;height:16pt" o:ole="">
            <v:imagedata r:id="rId34" o:title=""/>
          </v:shape>
          <o:OLEObject Type="Embed" ProgID="Equation.DSMT4" ShapeID="_x0000_i1050" DrawAspect="Content" ObjectID="_1760542650" r:id="rId54"/>
        </w:object>
      </w:r>
      <w:r w:rsidRPr="00920C94">
        <w:rPr>
          <w:rFonts w:ascii="Times New Roman" w:eastAsia="宋体" w:hAnsi="Times New Roman" w:hint="eastAsia"/>
          <w:sz w:val="24"/>
          <w:szCs w:val="24"/>
        </w:rPr>
        <w:t>的边为高，将长为</w:t>
      </w:r>
      <w:r w:rsidR="000A43D6" w:rsidRPr="00440ACB">
        <w:rPr>
          <w:rFonts w:ascii="Times New Roman" w:eastAsia="宋体" w:hAnsi="Times New Roman"/>
          <w:position w:val="-10"/>
          <w:sz w:val="24"/>
          <w:szCs w:val="24"/>
        </w:rPr>
        <w:object w:dxaOrig="639" w:dyaOrig="320" w14:anchorId="3B94AB51">
          <v:shape id="_x0000_i1051" type="#_x0000_t75" style="width:32pt;height:16pt" o:ole="">
            <v:imagedata r:id="rId32" o:title=""/>
          </v:shape>
          <o:OLEObject Type="Embed" ProgID="Equation.DSMT4" ShapeID="_x0000_i1051" DrawAspect="Content" ObjectID="_1760542651" r:id="rId55"/>
        </w:object>
      </w:r>
      <w:r w:rsidRPr="00920C94">
        <w:rPr>
          <w:rFonts w:ascii="Times New Roman" w:eastAsia="宋体" w:hAnsi="Times New Roman" w:hint="eastAsia"/>
          <w:sz w:val="24"/>
          <w:szCs w:val="24"/>
        </w:rPr>
        <w:t>的边三等分，折成一个正三棱柱，体积最小，为</w:t>
      </w:r>
      <w:r w:rsidR="000A43D6" w:rsidRPr="00440ACB">
        <w:rPr>
          <w:rFonts w:ascii="Times New Roman" w:eastAsia="宋体" w:hAnsi="Times New Roman"/>
          <w:position w:val="-24"/>
          <w:sz w:val="24"/>
          <w:szCs w:val="24"/>
        </w:rPr>
        <w:object w:dxaOrig="1180" w:dyaOrig="680" w14:anchorId="517D0646">
          <v:shape id="_x0000_i1052" type="#_x0000_t75" style="width:59pt;height:33.5pt" o:ole="">
            <v:imagedata r:id="rId56" o:title=""/>
          </v:shape>
          <o:OLEObject Type="Embed" ProgID="Equation.DSMT4" ShapeID="_x0000_i1052" DrawAspect="Content" ObjectID="_1760542652" r:id="rId57"/>
        </w:object>
      </w:r>
      <w:r w:rsidRPr="00920C94">
        <w:rPr>
          <w:rFonts w:ascii="Times New Roman" w:eastAsia="宋体" w:hAnsi="Times New Roman" w:hint="eastAsia"/>
          <w:sz w:val="24"/>
          <w:szCs w:val="24"/>
        </w:rPr>
        <w:t>．</w:t>
      </w:r>
    </w:p>
    <w:p w14:paraId="4031D4A0" w14:textId="77777777" w:rsidR="000A43D6"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（论证略）</w:t>
      </w:r>
    </w:p>
    <w:p w14:paraId="52B6CD2C" w14:textId="5EF414B8" w:rsidR="00A67D44"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设计说明</w:t>
      </w:r>
      <w:r w:rsidRPr="00920C94">
        <w:rPr>
          <w:rFonts w:ascii="Times New Roman" w:eastAsia="宋体" w:hAnsi="Times New Roman"/>
          <w:sz w:val="24"/>
          <w:szCs w:val="24"/>
        </w:rPr>
        <w:t xml:space="preserve"> </w:t>
      </w:r>
      <w:r w:rsidRPr="00920C94">
        <w:rPr>
          <w:rFonts w:ascii="Times New Roman" w:eastAsia="宋体" w:hAnsi="Times New Roman" w:hint="eastAsia"/>
          <w:sz w:val="24"/>
          <w:szCs w:val="24"/>
        </w:rPr>
        <w:t>本作业是</w:t>
      </w:r>
      <w:r w:rsidRPr="00920C94">
        <w:rPr>
          <w:rFonts w:ascii="Times New Roman" w:eastAsia="宋体" w:hAnsi="Times New Roman"/>
          <w:sz w:val="24"/>
          <w:szCs w:val="24"/>
        </w:rPr>
        <w:t>一项</w:t>
      </w:r>
      <w:r w:rsidRPr="00920C94">
        <w:rPr>
          <w:rFonts w:ascii="Times New Roman" w:eastAsia="宋体" w:hAnsi="Times New Roman" w:hint="eastAsia"/>
          <w:sz w:val="24"/>
          <w:szCs w:val="24"/>
        </w:rPr>
        <w:t>开放性操作作业．虽然</w:t>
      </w:r>
      <w:r w:rsidRPr="00920C94">
        <w:rPr>
          <w:rFonts w:ascii="Times New Roman" w:eastAsia="宋体" w:hAnsi="Times New Roman"/>
          <w:sz w:val="24"/>
          <w:szCs w:val="24"/>
        </w:rPr>
        <w:t>仅涉及</w:t>
      </w:r>
      <w:r w:rsidRPr="00920C94">
        <w:rPr>
          <w:rFonts w:ascii="Times New Roman" w:eastAsia="宋体" w:hAnsi="Times New Roman" w:hint="eastAsia"/>
          <w:sz w:val="24"/>
          <w:szCs w:val="24"/>
        </w:rPr>
        <w:t>“</w:t>
      </w:r>
      <w:r w:rsidRPr="00920C94">
        <w:rPr>
          <w:rFonts w:ascii="Times New Roman" w:eastAsia="宋体" w:hAnsi="Times New Roman"/>
          <w:sz w:val="24"/>
          <w:szCs w:val="24"/>
        </w:rPr>
        <w:t>柱体的体积</w:t>
      </w:r>
      <w:r w:rsidRPr="00920C94">
        <w:rPr>
          <w:rFonts w:ascii="Times New Roman" w:eastAsia="宋体" w:hAnsi="Times New Roman" w:hint="eastAsia"/>
          <w:sz w:val="24"/>
          <w:szCs w:val="24"/>
        </w:rPr>
        <w:t>”，</w:t>
      </w:r>
      <w:r w:rsidRPr="00920C94">
        <w:rPr>
          <w:rFonts w:ascii="Times New Roman" w:eastAsia="宋体" w:hAnsi="Times New Roman"/>
          <w:sz w:val="24"/>
          <w:szCs w:val="24"/>
        </w:rPr>
        <w:t>但不同的柱体选择，不同的</w:t>
      </w:r>
      <w:r w:rsidR="00E3086E">
        <w:rPr>
          <w:rFonts w:ascii="Times New Roman" w:eastAsia="宋体" w:hAnsi="Times New Roman" w:hint="eastAsia"/>
          <w:sz w:val="24"/>
          <w:szCs w:val="24"/>
        </w:rPr>
        <w:t>折法</w:t>
      </w:r>
      <w:r w:rsidRPr="00920C94">
        <w:rPr>
          <w:rFonts w:ascii="Times New Roman" w:eastAsia="宋体" w:hAnsi="Times New Roman"/>
          <w:sz w:val="24"/>
          <w:szCs w:val="24"/>
        </w:rPr>
        <w:t>选择给了</w:t>
      </w:r>
      <w:r w:rsidRPr="00920C94">
        <w:rPr>
          <w:rFonts w:ascii="Times New Roman" w:eastAsia="宋体" w:hAnsi="Times New Roman" w:hint="eastAsia"/>
          <w:sz w:val="24"/>
          <w:szCs w:val="24"/>
        </w:rPr>
        <w:t>本作业</w:t>
      </w:r>
      <w:r w:rsidRPr="00920C94">
        <w:rPr>
          <w:rFonts w:ascii="Times New Roman" w:eastAsia="宋体" w:hAnsi="Times New Roman"/>
          <w:sz w:val="24"/>
          <w:szCs w:val="24"/>
        </w:rPr>
        <w:t>很多的变化</w:t>
      </w:r>
      <w:r w:rsidRPr="00920C94">
        <w:rPr>
          <w:rFonts w:ascii="Times New Roman" w:eastAsia="宋体" w:hAnsi="Times New Roman" w:hint="eastAsia"/>
          <w:sz w:val="24"/>
          <w:szCs w:val="24"/>
        </w:rPr>
        <w:t>．这种变化可以</w:t>
      </w:r>
      <w:r w:rsidRPr="00920C94">
        <w:rPr>
          <w:rFonts w:ascii="Times New Roman" w:eastAsia="宋体" w:hAnsi="Times New Roman"/>
          <w:sz w:val="24"/>
          <w:szCs w:val="24"/>
        </w:rPr>
        <w:t>促进学生</w:t>
      </w:r>
      <w:r w:rsidR="00723665">
        <w:rPr>
          <w:rFonts w:ascii="Times New Roman" w:eastAsia="宋体" w:hAnsi="Times New Roman" w:hint="eastAsia"/>
          <w:sz w:val="24"/>
          <w:szCs w:val="24"/>
        </w:rPr>
        <w:t>对</w:t>
      </w:r>
      <w:r w:rsidRPr="00920C94">
        <w:rPr>
          <w:rFonts w:ascii="Times New Roman" w:eastAsia="宋体" w:hAnsi="Times New Roman"/>
          <w:sz w:val="24"/>
          <w:szCs w:val="24"/>
        </w:rPr>
        <w:t>柱体空间结构</w:t>
      </w:r>
      <w:r w:rsidRPr="00920C94">
        <w:rPr>
          <w:rFonts w:ascii="Times New Roman" w:eastAsia="宋体" w:hAnsi="Times New Roman" w:hint="eastAsia"/>
          <w:sz w:val="24"/>
          <w:szCs w:val="24"/>
        </w:rPr>
        <w:t>特征的理解</w:t>
      </w:r>
      <w:r w:rsidRPr="00920C94">
        <w:rPr>
          <w:rFonts w:ascii="Times New Roman" w:eastAsia="宋体" w:hAnsi="Times New Roman"/>
          <w:sz w:val="24"/>
          <w:szCs w:val="24"/>
        </w:rPr>
        <w:t>．</w:t>
      </w:r>
      <w:r w:rsidRPr="00920C94">
        <w:rPr>
          <w:rFonts w:ascii="Times New Roman" w:eastAsia="宋体" w:hAnsi="Times New Roman" w:hint="eastAsia"/>
          <w:sz w:val="24"/>
          <w:szCs w:val="24"/>
        </w:rPr>
        <w:t>到了</w:t>
      </w:r>
      <w:r w:rsidRPr="00920C94">
        <w:rPr>
          <w:rFonts w:ascii="Times New Roman" w:eastAsia="宋体" w:hAnsi="Times New Roman"/>
          <w:sz w:val="24"/>
          <w:szCs w:val="24"/>
        </w:rPr>
        <w:t>锥体，可以让同学们</w:t>
      </w:r>
      <w:r w:rsidRPr="00920C94">
        <w:rPr>
          <w:rFonts w:ascii="Times New Roman" w:eastAsia="宋体" w:hAnsi="Times New Roman" w:hint="eastAsia"/>
          <w:sz w:val="24"/>
          <w:szCs w:val="24"/>
        </w:rPr>
        <w:t>自主</w:t>
      </w:r>
      <w:r w:rsidRPr="00920C94">
        <w:rPr>
          <w:rFonts w:ascii="Times New Roman" w:eastAsia="宋体" w:hAnsi="Times New Roman"/>
          <w:sz w:val="24"/>
          <w:szCs w:val="24"/>
        </w:rPr>
        <w:t>用</w:t>
      </w:r>
      <w:r w:rsidRPr="00920C94">
        <w:rPr>
          <w:rFonts w:ascii="Times New Roman" w:eastAsia="宋体" w:hAnsi="Times New Roman"/>
          <w:sz w:val="24"/>
          <w:szCs w:val="24"/>
        </w:rPr>
        <w:t>A4</w:t>
      </w:r>
      <w:r w:rsidRPr="00920C94">
        <w:rPr>
          <w:rFonts w:ascii="Times New Roman" w:eastAsia="宋体" w:hAnsi="Times New Roman" w:hint="eastAsia"/>
          <w:sz w:val="24"/>
          <w:szCs w:val="24"/>
        </w:rPr>
        <w:t>纸</w:t>
      </w:r>
      <w:r w:rsidRPr="00920C94">
        <w:rPr>
          <w:rFonts w:ascii="Times New Roman" w:eastAsia="宋体" w:hAnsi="Times New Roman"/>
          <w:sz w:val="24"/>
          <w:szCs w:val="24"/>
        </w:rPr>
        <w:t>进行适度裁剪，</w:t>
      </w:r>
      <w:r w:rsidRPr="00920C94">
        <w:rPr>
          <w:rFonts w:ascii="Times New Roman" w:eastAsia="宋体" w:hAnsi="Times New Roman" w:hint="eastAsia"/>
          <w:sz w:val="24"/>
          <w:szCs w:val="24"/>
        </w:rPr>
        <w:t>制作</w:t>
      </w:r>
      <w:r w:rsidRPr="00920C94">
        <w:rPr>
          <w:rFonts w:ascii="Times New Roman" w:eastAsia="宋体" w:hAnsi="Times New Roman"/>
          <w:sz w:val="24"/>
          <w:szCs w:val="24"/>
        </w:rPr>
        <w:t>正棱锥或圆锥，计算相应的体积．</w:t>
      </w:r>
    </w:p>
    <w:p w14:paraId="49EA0306" w14:textId="1955174D" w:rsidR="00A67D4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作业设计</w:t>
      </w:r>
      <w:r w:rsidRPr="00920C94">
        <w:rPr>
          <w:rFonts w:ascii="Times New Roman" w:eastAsia="宋体" w:hAnsi="Times New Roman"/>
          <w:sz w:val="24"/>
          <w:szCs w:val="24"/>
        </w:rPr>
        <w:t>通过操作形式，</w:t>
      </w:r>
      <w:r w:rsidRPr="00920C94">
        <w:rPr>
          <w:rFonts w:ascii="Times New Roman" w:eastAsia="宋体" w:hAnsi="Times New Roman" w:hint="eastAsia"/>
          <w:sz w:val="24"/>
          <w:szCs w:val="24"/>
        </w:rPr>
        <w:t>由</w:t>
      </w:r>
      <w:r w:rsidRPr="00920C94">
        <w:rPr>
          <w:rFonts w:ascii="Times New Roman" w:eastAsia="宋体" w:hAnsi="Times New Roman"/>
          <w:sz w:val="24"/>
          <w:szCs w:val="24"/>
        </w:rPr>
        <w:t>学生</w:t>
      </w:r>
      <w:r w:rsidRPr="00920C94">
        <w:rPr>
          <w:rFonts w:ascii="Times New Roman" w:eastAsia="宋体" w:hAnsi="Times New Roman" w:hint="eastAsia"/>
          <w:sz w:val="24"/>
          <w:szCs w:val="24"/>
        </w:rPr>
        <w:t>自行</w:t>
      </w:r>
      <w:r w:rsidR="00E3086E">
        <w:rPr>
          <w:rFonts w:ascii="Times New Roman" w:eastAsia="宋体" w:hAnsi="Times New Roman" w:hint="eastAsia"/>
          <w:sz w:val="24"/>
          <w:szCs w:val="24"/>
        </w:rPr>
        <w:t>设计</w:t>
      </w:r>
      <w:r w:rsidRPr="00920C94">
        <w:rPr>
          <w:rFonts w:ascii="Times New Roman" w:eastAsia="宋体" w:hAnsi="Times New Roman"/>
          <w:sz w:val="24"/>
          <w:szCs w:val="24"/>
        </w:rPr>
        <w:t>问题，进行相关计算</w:t>
      </w:r>
      <w:r w:rsidRPr="00920C94">
        <w:rPr>
          <w:rFonts w:ascii="Times New Roman" w:eastAsia="宋体" w:hAnsi="Times New Roman" w:hint="eastAsia"/>
          <w:sz w:val="24"/>
          <w:szCs w:val="24"/>
        </w:rPr>
        <w:t>．</w:t>
      </w:r>
      <w:r w:rsidR="00723665" w:rsidRPr="00807133">
        <w:rPr>
          <w:rFonts w:ascii="Times New Roman" w:eastAsia="宋体" w:hAnsi="Times New Roman"/>
          <w:sz w:val="24"/>
          <w:szCs w:val="24"/>
        </w:rPr>
        <w:t>对</w:t>
      </w:r>
      <w:r w:rsidR="00723665" w:rsidRPr="00807133">
        <w:rPr>
          <w:rFonts w:ascii="Times New Roman" w:eastAsia="宋体" w:hAnsi="Times New Roman" w:hint="eastAsia"/>
          <w:sz w:val="24"/>
          <w:szCs w:val="24"/>
        </w:rPr>
        <w:t>学生</w:t>
      </w:r>
      <w:r w:rsidR="00723665" w:rsidRPr="00807133">
        <w:rPr>
          <w:rFonts w:ascii="Times New Roman" w:eastAsia="宋体" w:hAnsi="Times New Roman"/>
          <w:sz w:val="24"/>
          <w:szCs w:val="24"/>
        </w:rPr>
        <w:t>所学的</w:t>
      </w:r>
      <w:r w:rsidR="00723665" w:rsidRPr="00807133">
        <w:rPr>
          <w:rFonts w:ascii="Times New Roman" w:eastAsia="宋体" w:hAnsi="Times New Roman" w:hint="eastAsia"/>
          <w:sz w:val="24"/>
          <w:szCs w:val="24"/>
        </w:rPr>
        <w:t>侧面展开图</w:t>
      </w:r>
      <w:r w:rsidR="00723665" w:rsidRPr="00807133">
        <w:rPr>
          <w:rFonts w:ascii="Times New Roman" w:eastAsia="宋体" w:hAnsi="Times New Roman"/>
          <w:sz w:val="24"/>
          <w:szCs w:val="24"/>
        </w:rPr>
        <w:t>、体积公式</w:t>
      </w:r>
      <w:r w:rsidR="00723665">
        <w:rPr>
          <w:rFonts w:ascii="Times New Roman" w:eastAsia="宋体" w:hAnsi="Times New Roman" w:hint="eastAsia"/>
          <w:sz w:val="24"/>
          <w:szCs w:val="24"/>
        </w:rPr>
        <w:t>等知识加以</w:t>
      </w:r>
      <w:r w:rsidR="00723665" w:rsidRPr="00807133">
        <w:rPr>
          <w:rFonts w:ascii="Times New Roman" w:eastAsia="宋体" w:hAnsi="Times New Roman"/>
          <w:sz w:val="24"/>
          <w:szCs w:val="24"/>
        </w:rPr>
        <w:t>巩固</w:t>
      </w:r>
      <w:r w:rsidR="00723665">
        <w:rPr>
          <w:rFonts w:ascii="Times New Roman" w:eastAsia="宋体" w:hAnsi="Times New Roman" w:hint="eastAsia"/>
          <w:sz w:val="24"/>
          <w:szCs w:val="24"/>
        </w:rPr>
        <w:t>，并在</w:t>
      </w:r>
      <w:r w:rsidR="00723665" w:rsidRPr="00807133">
        <w:rPr>
          <w:rFonts w:ascii="Times New Roman" w:eastAsia="宋体" w:hAnsi="Times New Roman"/>
          <w:sz w:val="24"/>
          <w:szCs w:val="24"/>
        </w:rPr>
        <w:t>应用</w:t>
      </w:r>
      <w:r w:rsidR="00723665">
        <w:rPr>
          <w:rFonts w:ascii="Times New Roman" w:eastAsia="宋体" w:hAnsi="Times New Roman" w:hint="eastAsia"/>
          <w:sz w:val="24"/>
          <w:szCs w:val="24"/>
        </w:rPr>
        <w:t>过程中体会分类讨论的思想方法</w:t>
      </w:r>
      <w:r w:rsidRPr="00920C94">
        <w:rPr>
          <w:rFonts w:ascii="Times New Roman" w:eastAsia="宋体" w:hAnsi="Times New Roman"/>
          <w:sz w:val="24"/>
          <w:szCs w:val="24"/>
        </w:rPr>
        <w:t>．</w:t>
      </w:r>
      <w:r w:rsidRPr="00920C94">
        <w:rPr>
          <w:rFonts w:ascii="Times New Roman" w:eastAsia="宋体" w:hAnsi="Times New Roman" w:hint="eastAsia"/>
          <w:sz w:val="24"/>
          <w:szCs w:val="24"/>
        </w:rPr>
        <w:t>将</w:t>
      </w:r>
      <w:r w:rsidR="00E3086E">
        <w:rPr>
          <w:rFonts w:ascii="Times New Roman" w:eastAsia="宋体" w:hAnsi="Times New Roman" w:hint="eastAsia"/>
          <w:sz w:val="24"/>
          <w:szCs w:val="24"/>
        </w:rPr>
        <w:t>问题</w:t>
      </w:r>
      <w:r w:rsidRPr="00920C94">
        <w:rPr>
          <w:rFonts w:ascii="Times New Roman" w:eastAsia="宋体" w:hAnsi="Times New Roman"/>
          <w:sz w:val="24"/>
          <w:szCs w:val="24"/>
        </w:rPr>
        <w:t>与平时的</w:t>
      </w:r>
      <w:r w:rsidR="00E3086E">
        <w:rPr>
          <w:rFonts w:ascii="Times New Roman" w:eastAsia="宋体" w:hAnsi="Times New Roman" w:hint="eastAsia"/>
          <w:sz w:val="24"/>
          <w:szCs w:val="24"/>
        </w:rPr>
        <w:t>所学</w:t>
      </w:r>
      <w:r w:rsidRPr="00920C94">
        <w:rPr>
          <w:rFonts w:ascii="Times New Roman" w:eastAsia="宋体" w:hAnsi="Times New Roman"/>
          <w:sz w:val="24"/>
          <w:szCs w:val="24"/>
        </w:rPr>
        <w:t>相联系</w:t>
      </w:r>
      <w:r w:rsidRPr="00920C94">
        <w:rPr>
          <w:rFonts w:ascii="Times New Roman" w:eastAsia="宋体" w:hAnsi="Times New Roman" w:hint="eastAsia"/>
          <w:sz w:val="24"/>
          <w:szCs w:val="24"/>
        </w:rPr>
        <w:t>，</w:t>
      </w:r>
      <w:r w:rsidR="00E3086E" w:rsidRPr="00A4544C">
        <w:rPr>
          <w:rFonts w:ascii="Times New Roman" w:eastAsia="宋体" w:hAnsi="Times New Roman"/>
          <w:sz w:val="24"/>
          <w:szCs w:val="24"/>
        </w:rPr>
        <w:t>体会</w:t>
      </w:r>
      <w:r w:rsidR="00E3086E" w:rsidRPr="00A4544C">
        <w:rPr>
          <w:rFonts w:ascii="Times New Roman" w:eastAsia="宋体" w:hAnsi="Times New Roman" w:hint="eastAsia"/>
          <w:sz w:val="24"/>
          <w:szCs w:val="24"/>
        </w:rPr>
        <w:t>知行结合</w:t>
      </w:r>
      <w:r w:rsidR="00E3086E" w:rsidRPr="00A4544C">
        <w:rPr>
          <w:rFonts w:ascii="Times New Roman" w:eastAsia="宋体" w:hAnsi="Times New Roman"/>
          <w:sz w:val="24"/>
          <w:szCs w:val="24"/>
        </w:rPr>
        <w:t>，</w:t>
      </w:r>
      <w:r w:rsidRPr="00920C94">
        <w:rPr>
          <w:rFonts w:ascii="Times New Roman" w:eastAsia="宋体" w:hAnsi="Times New Roman"/>
          <w:sz w:val="24"/>
          <w:szCs w:val="24"/>
        </w:rPr>
        <w:t>体会数学的价值</w:t>
      </w:r>
      <w:r w:rsidRPr="00920C94">
        <w:rPr>
          <w:rFonts w:ascii="Times New Roman" w:eastAsia="宋体" w:hAnsi="Times New Roman" w:hint="eastAsia"/>
          <w:sz w:val="24"/>
          <w:szCs w:val="24"/>
        </w:rPr>
        <w:t>．</w:t>
      </w:r>
    </w:p>
    <w:p w14:paraId="3182E88E" w14:textId="77777777" w:rsidR="00A67D44" w:rsidRPr="00920C94" w:rsidRDefault="003A0B98" w:rsidP="004C00FF">
      <w:pPr>
        <w:snapToGrid w:val="0"/>
        <w:spacing w:line="312" w:lineRule="auto"/>
        <w:ind w:firstLineChars="200" w:firstLine="480"/>
        <w:rPr>
          <w:rFonts w:ascii="Times New Roman" w:eastAsia="宋体" w:hAnsi="Times New Roman"/>
          <w:b/>
          <w:sz w:val="24"/>
          <w:szCs w:val="24"/>
        </w:rPr>
      </w:pPr>
      <w:r w:rsidRPr="00920C94">
        <w:rPr>
          <w:rFonts w:ascii="Times New Roman" w:eastAsia="宋体" w:hAnsi="Times New Roman"/>
          <w:sz w:val="24"/>
          <w:szCs w:val="24"/>
        </w:rPr>
        <w:t>作业的评价建议以小组为单位</w:t>
      </w:r>
      <w:r w:rsidRPr="00920C94">
        <w:rPr>
          <w:rFonts w:ascii="Times New Roman" w:eastAsia="宋体" w:hAnsi="Times New Roman" w:hint="eastAsia"/>
          <w:sz w:val="24"/>
          <w:szCs w:val="24"/>
        </w:rPr>
        <w:t>，可以先由</w:t>
      </w:r>
      <w:r w:rsidRPr="00920C94">
        <w:rPr>
          <w:rFonts w:ascii="Times New Roman" w:eastAsia="宋体" w:hAnsi="Times New Roman"/>
          <w:sz w:val="24"/>
          <w:szCs w:val="24"/>
        </w:rPr>
        <w:t>组长布置不同的任务，再将组员的</w:t>
      </w:r>
      <w:r w:rsidRPr="00920C94">
        <w:rPr>
          <w:rFonts w:ascii="Times New Roman" w:eastAsia="宋体" w:hAnsi="Times New Roman" w:hint="eastAsia"/>
          <w:sz w:val="24"/>
          <w:szCs w:val="24"/>
        </w:rPr>
        <w:lastRenderedPageBreak/>
        <w:t>各种</w:t>
      </w:r>
      <w:r w:rsidRPr="00920C94">
        <w:rPr>
          <w:rFonts w:ascii="Times New Roman" w:eastAsia="宋体" w:hAnsi="Times New Roman"/>
          <w:sz w:val="24"/>
          <w:szCs w:val="24"/>
        </w:rPr>
        <w:t>制作结果与计算结果</w:t>
      </w:r>
      <w:r w:rsidRPr="00920C94">
        <w:rPr>
          <w:rFonts w:ascii="Times New Roman" w:eastAsia="宋体" w:hAnsi="Times New Roman" w:hint="eastAsia"/>
          <w:sz w:val="24"/>
          <w:szCs w:val="24"/>
        </w:rPr>
        <w:t>进行汇编整理，</w:t>
      </w:r>
      <w:r w:rsidRPr="00920C94">
        <w:rPr>
          <w:rFonts w:ascii="Times New Roman" w:eastAsia="宋体" w:hAnsi="Times New Roman"/>
          <w:sz w:val="24"/>
          <w:szCs w:val="24"/>
        </w:rPr>
        <w:t>制作成</w:t>
      </w:r>
      <w:r w:rsidRPr="00920C94">
        <w:rPr>
          <w:rFonts w:ascii="Times New Roman" w:eastAsia="宋体" w:hAnsi="Times New Roman"/>
          <w:sz w:val="24"/>
          <w:szCs w:val="24"/>
        </w:rPr>
        <w:t>PPT</w:t>
      </w:r>
      <w:r w:rsidR="00E3086E" w:rsidRPr="00E3086E">
        <w:rPr>
          <w:rFonts w:ascii="Times New Roman" w:eastAsia="宋体" w:hAnsi="Times New Roman"/>
          <w:sz w:val="24"/>
          <w:szCs w:val="24"/>
        </w:rPr>
        <w:t xml:space="preserve"> </w:t>
      </w:r>
      <w:r w:rsidR="00E3086E" w:rsidRPr="00A4544C">
        <w:rPr>
          <w:rFonts w:ascii="Times New Roman" w:eastAsia="宋体" w:hAnsi="Times New Roman"/>
          <w:sz w:val="24"/>
          <w:szCs w:val="24"/>
        </w:rPr>
        <w:t>，</w:t>
      </w:r>
      <w:r w:rsidRPr="00920C94">
        <w:rPr>
          <w:rFonts w:ascii="Times New Roman" w:eastAsia="宋体" w:hAnsi="Times New Roman"/>
          <w:sz w:val="24"/>
          <w:szCs w:val="24"/>
        </w:rPr>
        <w:t>在课堂上进行小组</w:t>
      </w:r>
      <w:r w:rsidRPr="00920C94">
        <w:rPr>
          <w:rFonts w:ascii="Times New Roman" w:eastAsia="宋体" w:hAnsi="Times New Roman" w:hint="eastAsia"/>
          <w:sz w:val="24"/>
          <w:szCs w:val="24"/>
        </w:rPr>
        <w:t>交流．</w:t>
      </w:r>
      <w:r w:rsidRPr="00920C94">
        <w:rPr>
          <w:rFonts w:ascii="Times New Roman" w:eastAsia="宋体" w:hAnsi="Times New Roman"/>
          <w:sz w:val="24"/>
          <w:szCs w:val="24"/>
        </w:rPr>
        <w:t>各组员的</w:t>
      </w:r>
      <w:r w:rsidRPr="00920C94">
        <w:rPr>
          <w:rFonts w:ascii="Times New Roman" w:eastAsia="宋体" w:hAnsi="Times New Roman" w:hint="eastAsia"/>
          <w:sz w:val="24"/>
          <w:szCs w:val="24"/>
        </w:rPr>
        <w:t>参与情况由小组内互评，</w:t>
      </w:r>
      <w:r w:rsidRPr="00920C94">
        <w:rPr>
          <w:rFonts w:ascii="Times New Roman" w:eastAsia="宋体" w:hAnsi="Times New Roman"/>
          <w:sz w:val="24"/>
          <w:szCs w:val="24"/>
        </w:rPr>
        <w:t>各小组的</w:t>
      </w:r>
      <w:r w:rsidRPr="00920C94">
        <w:rPr>
          <w:rFonts w:ascii="Times New Roman" w:eastAsia="宋体" w:hAnsi="Times New Roman" w:hint="eastAsia"/>
          <w:sz w:val="24"/>
          <w:szCs w:val="24"/>
        </w:rPr>
        <w:t>交流</w:t>
      </w:r>
      <w:r w:rsidRPr="00920C94">
        <w:rPr>
          <w:rFonts w:ascii="Times New Roman" w:eastAsia="宋体" w:hAnsi="Times New Roman"/>
          <w:sz w:val="24"/>
          <w:szCs w:val="24"/>
        </w:rPr>
        <w:t>由组组之间互评和教师评价相结合来评价</w:t>
      </w:r>
      <w:r w:rsidRPr="00920C94">
        <w:rPr>
          <w:rFonts w:ascii="Times New Roman" w:eastAsia="宋体" w:hAnsi="Times New Roman" w:hint="eastAsia"/>
          <w:sz w:val="24"/>
          <w:szCs w:val="24"/>
        </w:rPr>
        <w:t>．</w:t>
      </w:r>
    </w:p>
    <w:p w14:paraId="06204E3B" w14:textId="77777777" w:rsidR="008F420C" w:rsidRPr="00920C94" w:rsidRDefault="003A0B98" w:rsidP="004C00FF">
      <w:pPr>
        <w:snapToGrid w:val="0"/>
        <w:spacing w:line="312" w:lineRule="auto"/>
        <w:ind w:left="480"/>
        <w:rPr>
          <w:rFonts w:ascii="Times New Roman" w:eastAsia="宋体" w:hAnsi="Times New Roman"/>
          <w:sz w:val="24"/>
          <w:szCs w:val="24"/>
        </w:rPr>
      </w:pPr>
      <w:r w:rsidRPr="00920C94">
        <w:rPr>
          <w:rFonts w:ascii="Times New Roman" w:eastAsia="宋体" w:hAnsi="Times New Roman" w:hint="eastAsia"/>
          <w:b/>
          <w:bCs/>
          <w:sz w:val="24"/>
          <w:szCs w:val="24"/>
        </w:rPr>
        <w:t>小组内评价标准：</w:t>
      </w:r>
    </w:p>
    <w:tbl>
      <w:tblPr>
        <w:tblStyle w:val="a4"/>
        <w:tblW w:w="0" w:type="auto"/>
        <w:jc w:val="center"/>
        <w:tblLook w:val="04A0" w:firstRow="1" w:lastRow="0" w:firstColumn="1" w:lastColumn="0" w:noHBand="0" w:noVBand="1"/>
      </w:tblPr>
      <w:tblGrid>
        <w:gridCol w:w="1020"/>
        <w:gridCol w:w="1020"/>
        <w:gridCol w:w="5669"/>
      </w:tblGrid>
      <w:tr w:rsidR="008F420C" w:rsidRPr="00DC1C5F" w14:paraId="6143D8D0" w14:textId="77777777" w:rsidTr="000A43D6">
        <w:trPr>
          <w:jc w:val="center"/>
        </w:trPr>
        <w:tc>
          <w:tcPr>
            <w:tcW w:w="1020" w:type="dxa"/>
          </w:tcPr>
          <w:p w14:paraId="2065DB38"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内容</w:t>
            </w:r>
          </w:p>
        </w:tc>
        <w:tc>
          <w:tcPr>
            <w:tcW w:w="1020" w:type="dxa"/>
          </w:tcPr>
          <w:p w14:paraId="7E97A624"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等第</w:t>
            </w:r>
          </w:p>
        </w:tc>
        <w:tc>
          <w:tcPr>
            <w:tcW w:w="5669" w:type="dxa"/>
          </w:tcPr>
          <w:p w14:paraId="1ACDB921"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标准</w:t>
            </w:r>
          </w:p>
        </w:tc>
      </w:tr>
      <w:tr w:rsidR="008F420C" w:rsidRPr="00DC1C5F" w14:paraId="3C275187" w14:textId="77777777" w:rsidTr="000A43D6">
        <w:trPr>
          <w:jc w:val="center"/>
        </w:trPr>
        <w:tc>
          <w:tcPr>
            <w:tcW w:w="1020" w:type="dxa"/>
            <w:vMerge w:val="restart"/>
            <w:vAlign w:val="center"/>
          </w:tcPr>
          <w:p w14:paraId="02E19BC0" w14:textId="77777777" w:rsidR="000A43D6"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参与</w:t>
            </w:r>
          </w:p>
          <w:p w14:paraId="2420D5B7"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情况</w:t>
            </w:r>
          </w:p>
        </w:tc>
        <w:tc>
          <w:tcPr>
            <w:tcW w:w="1020" w:type="dxa"/>
            <w:vAlign w:val="center"/>
          </w:tcPr>
          <w:p w14:paraId="1AB39378"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优秀</w:t>
            </w:r>
          </w:p>
        </w:tc>
        <w:tc>
          <w:tcPr>
            <w:tcW w:w="5669" w:type="dxa"/>
          </w:tcPr>
          <w:p w14:paraId="762D1FBB" w14:textId="77777777" w:rsidR="008F420C"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hint="eastAsia"/>
                <w:sz w:val="24"/>
                <w:szCs w:val="24"/>
              </w:rPr>
              <w:t>制作</w:t>
            </w:r>
            <w:r w:rsidRPr="00920C94">
              <w:rPr>
                <w:rFonts w:ascii="Times New Roman" w:eastAsia="宋体" w:hAnsi="Times New Roman"/>
                <w:sz w:val="24"/>
                <w:szCs w:val="24"/>
              </w:rPr>
              <w:t>2</w:t>
            </w:r>
            <w:r w:rsidRPr="00920C94">
              <w:rPr>
                <w:rFonts w:ascii="Times New Roman" w:eastAsia="宋体" w:hAnsi="Times New Roman" w:hint="eastAsia"/>
                <w:sz w:val="24"/>
                <w:szCs w:val="24"/>
              </w:rPr>
              <w:t>个以上模型，计算相应的体积，通过空间想象思考其他模型的体积；说明何种模型体积最大与最小，并能作相应计算以支持结论．</w:t>
            </w:r>
          </w:p>
        </w:tc>
      </w:tr>
      <w:tr w:rsidR="008F420C" w:rsidRPr="00DC1C5F" w14:paraId="725EA2CD" w14:textId="77777777" w:rsidTr="000A43D6">
        <w:trPr>
          <w:jc w:val="center"/>
        </w:trPr>
        <w:tc>
          <w:tcPr>
            <w:tcW w:w="1020" w:type="dxa"/>
            <w:vMerge/>
            <w:vAlign w:val="center"/>
          </w:tcPr>
          <w:p w14:paraId="4B6F86FA"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109A03FC"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良好</w:t>
            </w:r>
          </w:p>
        </w:tc>
        <w:tc>
          <w:tcPr>
            <w:tcW w:w="5669" w:type="dxa"/>
          </w:tcPr>
          <w:p w14:paraId="7F9781E1" w14:textId="77777777" w:rsidR="008F420C"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hint="eastAsia"/>
                <w:sz w:val="24"/>
                <w:szCs w:val="24"/>
              </w:rPr>
              <w:t>制作</w:t>
            </w:r>
            <w:r w:rsidRPr="00920C94">
              <w:rPr>
                <w:rFonts w:ascii="Times New Roman" w:eastAsia="宋体" w:hAnsi="Times New Roman"/>
                <w:sz w:val="24"/>
                <w:szCs w:val="24"/>
              </w:rPr>
              <w:t>1</w:t>
            </w:r>
            <w:r w:rsidRPr="00920C94">
              <w:rPr>
                <w:rFonts w:ascii="Times New Roman" w:eastAsia="宋体" w:hAnsi="Times New Roman" w:hint="eastAsia"/>
                <w:sz w:val="24"/>
                <w:szCs w:val="24"/>
              </w:rPr>
              <w:t>个模型，计算相应的体积，通过空间想象思考其他模型的体积；指出何种模型体积最大与最小．</w:t>
            </w:r>
          </w:p>
        </w:tc>
      </w:tr>
      <w:tr w:rsidR="008F420C" w:rsidRPr="00DC1C5F" w14:paraId="749AEBC1" w14:textId="77777777" w:rsidTr="000A43D6">
        <w:trPr>
          <w:jc w:val="center"/>
        </w:trPr>
        <w:tc>
          <w:tcPr>
            <w:tcW w:w="1020" w:type="dxa"/>
            <w:vMerge/>
            <w:vAlign w:val="center"/>
          </w:tcPr>
          <w:p w14:paraId="33987B4C"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7BBEF0F1"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合格</w:t>
            </w:r>
          </w:p>
        </w:tc>
        <w:tc>
          <w:tcPr>
            <w:tcW w:w="5669" w:type="dxa"/>
          </w:tcPr>
          <w:p w14:paraId="672E41B0" w14:textId="77777777" w:rsidR="008F420C"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hint="eastAsia"/>
                <w:sz w:val="24"/>
                <w:szCs w:val="24"/>
              </w:rPr>
              <w:t>制作</w:t>
            </w:r>
            <w:r w:rsidRPr="00920C94">
              <w:rPr>
                <w:rFonts w:ascii="Times New Roman" w:eastAsia="宋体" w:hAnsi="Times New Roman"/>
                <w:sz w:val="24"/>
                <w:szCs w:val="24"/>
              </w:rPr>
              <w:t>1</w:t>
            </w:r>
            <w:r w:rsidRPr="00920C94">
              <w:rPr>
                <w:rFonts w:ascii="Times New Roman" w:eastAsia="宋体" w:hAnsi="Times New Roman" w:hint="eastAsia"/>
                <w:sz w:val="24"/>
                <w:szCs w:val="24"/>
              </w:rPr>
              <w:t>个模型，计算相应的体积．</w:t>
            </w:r>
          </w:p>
        </w:tc>
      </w:tr>
      <w:tr w:rsidR="008F420C" w:rsidRPr="00DC1C5F" w14:paraId="2002FB36" w14:textId="77777777" w:rsidTr="000A43D6">
        <w:trPr>
          <w:jc w:val="center"/>
        </w:trPr>
        <w:tc>
          <w:tcPr>
            <w:tcW w:w="1020" w:type="dxa"/>
            <w:vMerge/>
            <w:vAlign w:val="center"/>
          </w:tcPr>
          <w:p w14:paraId="76533DC0"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7274EBA7"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须努力</w:t>
            </w:r>
          </w:p>
        </w:tc>
        <w:tc>
          <w:tcPr>
            <w:tcW w:w="5669" w:type="dxa"/>
          </w:tcPr>
          <w:p w14:paraId="0A815E15" w14:textId="77777777" w:rsidR="008F420C"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没有</w:t>
            </w:r>
            <w:r w:rsidRPr="00920C94">
              <w:rPr>
                <w:rFonts w:ascii="Times New Roman" w:eastAsia="宋体" w:hAnsi="Times New Roman" w:hint="eastAsia"/>
                <w:sz w:val="24"/>
                <w:szCs w:val="24"/>
              </w:rPr>
              <w:t>制作模型或计算体积，</w:t>
            </w:r>
            <w:r w:rsidRPr="00920C94">
              <w:rPr>
                <w:rFonts w:ascii="Times New Roman" w:eastAsia="宋体" w:hAnsi="Times New Roman"/>
                <w:sz w:val="24"/>
                <w:szCs w:val="24"/>
              </w:rPr>
              <w:t>态度不端正</w:t>
            </w:r>
            <w:r w:rsidRPr="00920C94">
              <w:rPr>
                <w:rFonts w:ascii="Times New Roman" w:eastAsia="宋体" w:hAnsi="Times New Roman" w:hint="eastAsia"/>
                <w:sz w:val="24"/>
                <w:szCs w:val="24"/>
              </w:rPr>
              <w:t>．</w:t>
            </w:r>
          </w:p>
        </w:tc>
      </w:tr>
      <w:tr w:rsidR="008F420C" w:rsidRPr="00DC1C5F" w14:paraId="179EB18E" w14:textId="77777777" w:rsidTr="000A43D6">
        <w:trPr>
          <w:jc w:val="center"/>
        </w:trPr>
        <w:tc>
          <w:tcPr>
            <w:tcW w:w="1020" w:type="dxa"/>
            <w:vMerge w:val="restart"/>
            <w:vAlign w:val="center"/>
          </w:tcPr>
          <w:p w14:paraId="2D6C0735"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参与小组活动情况</w:t>
            </w:r>
          </w:p>
        </w:tc>
        <w:tc>
          <w:tcPr>
            <w:tcW w:w="1020" w:type="dxa"/>
            <w:vAlign w:val="center"/>
          </w:tcPr>
          <w:p w14:paraId="245D45C3"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优秀</w:t>
            </w:r>
          </w:p>
        </w:tc>
        <w:tc>
          <w:tcPr>
            <w:tcW w:w="5669" w:type="dxa"/>
          </w:tcPr>
          <w:p w14:paraId="294A0496" w14:textId="77777777" w:rsidR="008F420C"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出色地完成小组活动中自己的任务</w:t>
            </w:r>
            <w:r w:rsidRPr="00920C94">
              <w:rPr>
                <w:rFonts w:ascii="Times New Roman" w:eastAsia="宋体" w:hAnsi="Times New Roman" w:hint="eastAsia"/>
                <w:sz w:val="24"/>
                <w:szCs w:val="24"/>
              </w:rPr>
              <w:t>，</w:t>
            </w:r>
            <w:r w:rsidRPr="00920C94">
              <w:rPr>
                <w:rFonts w:ascii="Times New Roman" w:eastAsia="宋体" w:hAnsi="Times New Roman"/>
                <w:sz w:val="24"/>
                <w:szCs w:val="24"/>
              </w:rPr>
              <w:t>在小组活动的各环节中善于倾</w:t>
            </w:r>
            <w:r w:rsidRPr="00920C94">
              <w:rPr>
                <w:rFonts w:ascii="Times New Roman" w:eastAsia="宋体" w:hAnsi="Times New Roman" w:hint="eastAsia"/>
                <w:sz w:val="24"/>
                <w:szCs w:val="24"/>
              </w:rPr>
              <w:t>听、</w:t>
            </w:r>
            <w:r w:rsidRPr="00920C94">
              <w:rPr>
                <w:rFonts w:ascii="Times New Roman" w:eastAsia="宋体" w:hAnsi="Times New Roman"/>
                <w:sz w:val="24"/>
                <w:szCs w:val="24"/>
              </w:rPr>
              <w:t>接纳</w:t>
            </w:r>
            <w:r w:rsidRPr="00920C94">
              <w:rPr>
                <w:rFonts w:ascii="Times New Roman" w:eastAsia="宋体" w:hAnsi="Times New Roman" w:hint="eastAsia"/>
                <w:sz w:val="24"/>
                <w:szCs w:val="24"/>
              </w:rPr>
              <w:t>、汇总</w:t>
            </w:r>
            <w:r w:rsidRPr="00920C94">
              <w:rPr>
                <w:rFonts w:ascii="Times New Roman" w:eastAsia="宋体" w:hAnsi="Times New Roman"/>
                <w:sz w:val="24"/>
                <w:szCs w:val="24"/>
              </w:rPr>
              <w:t>他人意见</w:t>
            </w:r>
            <w:r w:rsidRPr="00920C94">
              <w:rPr>
                <w:rFonts w:ascii="Times New Roman" w:eastAsia="宋体" w:hAnsi="Times New Roman" w:hint="eastAsia"/>
                <w:sz w:val="24"/>
                <w:szCs w:val="24"/>
              </w:rPr>
              <w:t>，</w:t>
            </w:r>
            <w:r w:rsidRPr="00920C94">
              <w:rPr>
                <w:rFonts w:ascii="Times New Roman" w:eastAsia="宋体" w:hAnsi="Times New Roman"/>
                <w:sz w:val="24"/>
                <w:szCs w:val="24"/>
              </w:rPr>
              <w:t>积极配合完成</w:t>
            </w:r>
            <w:r w:rsidRPr="00920C94">
              <w:rPr>
                <w:rFonts w:ascii="Times New Roman" w:eastAsia="宋体" w:hAnsi="Times New Roman" w:hint="eastAsia"/>
                <w:sz w:val="24"/>
                <w:szCs w:val="24"/>
              </w:rPr>
              <w:t>小组</w:t>
            </w:r>
            <w:r w:rsidRPr="00920C94">
              <w:rPr>
                <w:rFonts w:ascii="Times New Roman" w:eastAsia="宋体" w:hAnsi="Times New Roman"/>
                <w:sz w:val="24"/>
                <w:szCs w:val="24"/>
              </w:rPr>
              <w:t>的交流汇报</w:t>
            </w:r>
            <w:r w:rsidRPr="00920C94">
              <w:rPr>
                <w:rFonts w:ascii="Times New Roman" w:eastAsia="宋体" w:hAnsi="Times New Roman" w:hint="eastAsia"/>
                <w:sz w:val="24"/>
                <w:szCs w:val="24"/>
              </w:rPr>
              <w:t>．</w:t>
            </w:r>
          </w:p>
        </w:tc>
      </w:tr>
      <w:tr w:rsidR="008F420C" w:rsidRPr="00DC1C5F" w14:paraId="19B04EEC" w14:textId="77777777" w:rsidTr="000A43D6">
        <w:trPr>
          <w:jc w:val="center"/>
        </w:trPr>
        <w:tc>
          <w:tcPr>
            <w:tcW w:w="1020" w:type="dxa"/>
            <w:vMerge/>
            <w:vAlign w:val="center"/>
          </w:tcPr>
          <w:p w14:paraId="3E0E5DDE"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4833D9DA"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良好</w:t>
            </w:r>
          </w:p>
        </w:tc>
        <w:tc>
          <w:tcPr>
            <w:tcW w:w="5669" w:type="dxa"/>
          </w:tcPr>
          <w:p w14:paraId="08394F9F" w14:textId="069B91C8" w:rsidR="008F420C" w:rsidRPr="00920C94" w:rsidRDefault="00723665" w:rsidP="004C00FF">
            <w:pPr>
              <w:snapToGrid w:val="0"/>
              <w:spacing w:line="312" w:lineRule="auto"/>
              <w:jc w:val="left"/>
              <w:rPr>
                <w:rFonts w:ascii="Times New Roman" w:eastAsia="宋体" w:hAnsi="Times New Roman"/>
                <w:sz w:val="24"/>
                <w:szCs w:val="24"/>
              </w:rPr>
            </w:pPr>
            <w:r>
              <w:rPr>
                <w:rFonts w:ascii="Times New Roman" w:eastAsia="宋体" w:hAnsi="Times New Roman" w:hint="eastAsia"/>
                <w:sz w:val="24"/>
                <w:szCs w:val="24"/>
              </w:rPr>
              <w:t>认真</w:t>
            </w:r>
            <w:r w:rsidR="003A0B98" w:rsidRPr="00920C94">
              <w:rPr>
                <w:rFonts w:ascii="Times New Roman" w:eastAsia="宋体" w:hAnsi="Times New Roman" w:hint="eastAsia"/>
                <w:sz w:val="24"/>
                <w:szCs w:val="24"/>
              </w:rPr>
              <w:t>主动</w:t>
            </w:r>
            <w:r w:rsidR="003A0B98" w:rsidRPr="00920C94">
              <w:rPr>
                <w:rFonts w:ascii="Times New Roman" w:eastAsia="宋体" w:hAnsi="Times New Roman"/>
                <w:sz w:val="24"/>
                <w:szCs w:val="24"/>
              </w:rPr>
              <w:t>完成小组活动中自己的任务</w:t>
            </w:r>
            <w:r w:rsidR="003A0B98" w:rsidRPr="00920C94">
              <w:rPr>
                <w:rFonts w:ascii="Times New Roman" w:eastAsia="宋体" w:hAnsi="Times New Roman" w:hint="eastAsia"/>
                <w:sz w:val="24"/>
                <w:szCs w:val="24"/>
              </w:rPr>
              <w:t>，为小组贡献自己</w:t>
            </w:r>
            <w:r w:rsidR="003A0B98" w:rsidRPr="00920C94">
              <w:rPr>
                <w:rFonts w:ascii="Times New Roman" w:eastAsia="宋体" w:hAnsi="Times New Roman"/>
                <w:sz w:val="24"/>
                <w:szCs w:val="24"/>
              </w:rPr>
              <w:t>意见</w:t>
            </w:r>
            <w:r w:rsidR="003A0B98" w:rsidRPr="00920C94">
              <w:rPr>
                <w:rFonts w:ascii="Times New Roman" w:eastAsia="宋体" w:hAnsi="Times New Roman" w:hint="eastAsia"/>
                <w:sz w:val="24"/>
                <w:szCs w:val="24"/>
              </w:rPr>
              <w:t>，</w:t>
            </w:r>
            <w:r w:rsidR="003A0B98" w:rsidRPr="00920C94">
              <w:rPr>
                <w:rFonts w:ascii="Times New Roman" w:eastAsia="宋体" w:hAnsi="Times New Roman"/>
                <w:sz w:val="24"/>
                <w:szCs w:val="24"/>
              </w:rPr>
              <w:t>配合完成</w:t>
            </w:r>
            <w:r w:rsidR="003A0B98" w:rsidRPr="00920C94">
              <w:rPr>
                <w:rFonts w:ascii="Times New Roman" w:eastAsia="宋体" w:hAnsi="Times New Roman" w:hint="eastAsia"/>
                <w:sz w:val="24"/>
                <w:szCs w:val="24"/>
              </w:rPr>
              <w:t>小组的交流汇报．</w:t>
            </w:r>
          </w:p>
        </w:tc>
      </w:tr>
      <w:tr w:rsidR="008F420C" w:rsidRPr="00DC1C5F" w14:paraId="442A9757" w14:textId="77777777" w:rsidTr="000A43D6">
        <w:trPr>
          <w:jc w:val="center"/>
        </w:trPr>
        <w:tc>
          <w:tcPr>
            <w:tcW w:w="1020" w:type="dxa"/>
            <w:vMerge/>
            <w:vAlign w:val="center"/>
          </w:tcPr>
          <w:p w14:paraId="1BD06424"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249E7998"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合格</w:t>
            </w:r>
          </w:p>
        </w:tc>
        <w:tc>
          <w:tcPr>
            <w:tcW w:w="5669" w:type="dxa"/>
          </w:tcPr>
          <w:p w14:paraId="6EAB7EC1" w14:textId="77777777" w:rsidR="008F420C"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完成小组活动中自己的任务</w:t>
            </w:r>
            <w:r w:rsidRPr="00920C94">
              <w:rPr>
                <w:rFonts w:ascii="Times New Roman" w:eastAsia="宋体" w:hAnsi="Times New Roman" w:hint="eastAsia"/>
                <w:sz w:val="24"/>
                <w:szCs w:val="24"/>
              </w:rPr>
              <w:t>．</w:t>
            </w:r>
          </w:p>
        </w:tc>
      </w:tr>
      <w:tr w:rsidR="008F420C" w:rsidRPr="00DC1C5F" w14:paraId="30ABED44" w14:textId="77777777" w:rsidTr="000A43D6">
        <w:trPr>
          <w:jc w:val="center"/>
        </w:trPr>
        <w:tc>
          <w:tcPr>
            <w:tcW w:w="1020" w:type="dxa"/>
            <w:vMerge/>
            <w:vAlign w:val="center"/>
          </w:tcPr>
          <w:p w14:paraId="30FCCDBB"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6D6D52B3"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须努力</w:t>
            </w:r>
          </w:p>
        </w:tc>
        <w:tc>
          <w:tcPr>
            <w:tcW w:w="5669" w:type="dxa"/>
          </w:tcPr>
          <w:p w14:paraId="160AA014" w14:textId="77777777" w:rsidR="008F420C"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难以完成小组活动中自己的任务</w:t>
            </w:r>
            <w:r w:rsidRPr="00920C94">
              <w:rPr>
                <w:rFonts w:ascii="Times New Roman" w:eastAsia="宋体" w:hAnsi="Times New Roman" w:hint="eastAsia"/>
                <w:sz w:val="24"/>
                <w:szCs w:val="24"/>
              </w:rPr>
              <w:t>．</w:t>
            </w:r>
          </w:p>
        </w:tc>
      </w:tr>
    </w:tbl>
    <w:p w14:paraId="4EBA26EA" w14:textId="77777777" w:rsidR="008F420C" w:rsidRPr="00920C94" w:rsidRDefault="003A0B98" w:rsidP="004C00FF">
      <w:pPr>
        <w:snapToGrid w:val="0"/>
        <w:spacing w:line="312" w:lineRule="auto"/>
        <w:ind w:left="480"/>
        <w:rPr>
          <w:rFonts w:ascii="Times New Roman" w:eastAsia="宋体" w:hAnsi="Times New Roman"/>
          <w:sz w:val="24"/>
          <w:szCs w:val="24"/>
        </w:rPr>
      </w:pPr>
      <w:r w:rsidRPr="00920C94">
        <w:rPr>
          <w:rFonts w:ascii="Times New Roman" w:eastAsia="宋体" w:hAnsi="Times New Roman" w:hint="eastAsia"/>
          <w:b/>
          <w:bCs/>
          <w:sz w:val="24"/>
          <w:szCs w:val="24"/>
        </w:rPr>
        <w:t>小组汇报评价标准：</w:t>
      </w:r>
    </w:p>
    <w:tbl>
      <w:tblPr>
        <w:tblStyle w:val="a4"/>
        <w:tblW w:w="0" w:type="auto"/>
        <w:jc w:val="center"/>
        <w:tblLook w:val="04A0" w:firstRow="1" w:lastRow="0" w:firstColumn="1" w:lastColumn="0" w:noHBand="0" w:noVBand="1"/>
      </w:tblPr>
      <w:tblGrid>
        <w:gridCol w:w="1020"/>
        <w:gridCol w:w="1020"/>
        <w:gridCol w:w="5669"/>
      </w:tblGrid>
      <w:tr w:rsidR="008F420C" w:rsidRPr="00DC1C5F" w14:paraId="33BE1BC9" w14:textId="77777777" w:rsidTr="000A43D6">
        <w:trPr>
          <w:jc w:val="center"/>
        </w:trPr>
        <w:tc>
          <w:tcPr>
            <w:tcW w:w="1020" w:type="dxa"/>
            <w:vAlign w:val="center"/>
          </w:tcPr>
          <w:p w14:paraId="5673B759"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内容</w:t>
            </w:r>
          </w:p>
        </w:tc>
        <w:tc>
          <w:tcPr>
            <w:tcW w:w="1020" w:type="dxa"/>
            <w:vAlign w:val="center"/>
          </w:tcPr>
          <w:p w14:paraId="304DB117"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等第</w:t>
            </w:r>
          </w:p>
        </w:tc>
        <w:tc>
          <w:tcPr>
            <w:tcW w:w="5669" w:type="dxa"/>
            <w:vAlign w:val="center"/>
          </w:tcPr>
          <w:p w14:paraId="2F8F9E71"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标准</w:t>
            </w:r>
          </w:p>
        </w:tc>
      </w:tr>
      <w:tr w:rsidR="008F420C" w:rsidRPr="00DC1C5F" w14:paraId="77BFCBD1" w14:textId="77777777" w:rsidTr="000A43D6">
        <w:trPr>
          <w:jc w:val="center"/>
        </w:trPr>
        <w:tc>
          <w:tcPr>
            <w:tcW w:w="1020" w:type="dxa"/>
            <w:vMerge w:val="restart"/>
            <w:vAlign w:val="center"/>
          </w:tcPr>
          <w:p w14:paraId="1F3CB37B"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小组汇报</w:t>
            </w:r>
          </w:p>
        </w:tc>
        <w:tc>
          <w:tcPr>
            <w:tcW w:w="1020" w:type="dxa"/>
            <w:vAlign w:val="center"/>
          </w:tcPr>
          <w:p w14:paraId="76BE37C4"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优秀</w:t>
            </w:r>
          </w:p>
        </w:tc>
        <w:tc>
          <w:tcPr>
            <w:tcW w:w="5669" w:type="dxa"/>
          </w:tcPr>
          <w:p w14:paraId="7A6E6258" w14:textId="77777777" w:rsidR="008F420C"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PPT</w:t>
            </w:r>
            <w:r w:rsidRPr="00920C94">
              <w:rPr>
                <w:rFonts w:ascii="Times New Roman" w:eastAsia="宋体" w:hAnsi="Times New Roman"/>
                <w:sz w:val="24"/>
                <w:szCs w:val="24"/>
              </w:rPr>
              <w:t>制作精美</w:t>
            </w:r>
            <w:r w:rsidRPr="00920C94">
              <w:rPr>
                <w:rFonts w:ascii="Times New Roman" w:eastAsia="宋体" w:hAnsi="Times New Roman" w:hint="eastAsia"/>
                <w:sz w:val="24"/>
                <w:szCs w:val="24"/>
              </w:rPr>
              <w:t>，模型</w:t>
            </w:r>
            <w:r w:rsidR="00E3086E">
              <w:rPr>
                <w:rFonts w:ascii="Times New Roman" w:eastAsia="宋体" w:hAnsi="Times New Roman" w:hint="eastAsia"/>
                <w:sz w:val="24"/>
                <w:szCs w:val="24"/>
              </w:rPr>
              <w:t>类型</w:t>
            </w:r>
            <w:r w:rsidRPr="00920C94">
              <w:rPr>
                <w:rFonts w:ascii="Times New Roman" w:eastAsia="宋体" w:hAnsi="Times New Roman" w:hint="eastAsia"/>
                <w:sz w:val="24"/>
                <w:szCs w:val="24"/>
              </w:rPr>
              <w:t>齐全，</w:t>
            </w:r>
            <w:r w:rsidRPr="00920C94">
              <w:rPr>
                <w:rFonts w:ascii="Times New Roman" w:eastAsia="宋体" w:hAnsi="Times New Roman"/>
                <w:sz w:val="24"/>
                <w:szCs w:val="24"/>
              </w:rPr>
              <w:t>表达</w:t>
            </w:r>
            <w:r w:rsidRPr="00920C94">
              <w:rPr>
                <w:rFonts w:ascii="Times New Roman" w:eastAsia="宋体" w:hAnsi="Times New Roman" w:hint="eastAsia"/>
                <w:sz w:val="24"/>
                <w:szCs w:val="24"/>
              </w:rPr>
              <w:t>有逻辑性</w:t>
            </w:r>
            <w:r w:rsidRPr="00920C94">
              <w:rPr>
                <w:rFonts w:ascii="Times New Roman" w:eastAsia="宋体" w:hAnsi="Times New Roman"/>
                <w:sz w:val="24"/>
                <w:szCs w:val="24"/>
              </w:rPr>
              <w:t>且自然流畅</w:t>
            </w:r>
            <w:r w:rsidRPr="00920C94">
              <w:rPr>
                <w:rFonts w:ascii="Times New Roman" w:eastAsia="宋体" w:hAnsi="Times New Roman" w:hint="eastAsia"/>
                <w:sz w:val="24"/>
                <w:szCs w:val="24"/>
              </w:rPr>
              <w:t>．</w:t>
            </w:r>
          </w:p>
        </w:tc>
      </w:tr>
      <w:tr w:rsidR="008F420C" w:rsidRPr="00DC1C5F" w14:paraId="0D254CD6" w14:textId="77777777" w:rsidTr="000A43D6">
        <w:trPr>
          <w:jc w:val="center"/>
        </w:trPr>
        <w:tc>
          <w:tcPr>
            <w:tcW w:w="1020" w:type="dxa"/>
            <w:vMerge/>
            <w:vAlign w:val="center"/>
          </w:tcPr>
          <w:p w14:paraId="13FB08E4"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2090BEF7"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良好</w:t>
            </w:r>
          </w:p>
        </w:tc>
        <w:tc>
          <w:tcPr>
            <w:tcW w:w="5669" w:type="dxa"/>
          </w:tcPr>
          <w:p w14:paraId="6BFABCAE" w14:textId="77777777" w:rsidR="008F420C"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PPT</w:t>
            </w:r>
            <w:r w:rsidRPr="00920C94">
              <w:rPr>
                <w:rFonts w:ascii="Times New Roman" w:eastAsia="宋体" w:hAnsi="Times New Roman"/>
                <w:sz w:val="24"/>
                <w:szCs w:val="24"/>
              </w:rPr>
              <w:t>整洁清晰</w:t>
            </w:r>
            <w:r w:rsidRPr="00920C94">
              <w:rPr>
                <w:rFonts w:ascii="Times New Roman" w:eastAsia="宋体" w:hAnsi="Times New Roman" w:hint="eastAsia"/>
                <w:sz w:val="24"/>
                <w:szCs w:val="24"/>
              </w:rPr>
              <w:t>，模型</w:t>
            </w:r>
            <w:r w:rsidR="00E3086E">
              <w:rPr>
                <w:rFonts w:ascii="Times New Roman" w:eastAsia="宋体" w:hAnsi="Times New Roman" w:hint="eastAsia"/>
                <w:sz w:val="24"/>
                <w:szCs w:val="24"/>
              </w:rPr>
              <w:t>类型</w:t>
            </w:r>
            <w:r w:rsidRPr="00920C94">
              <w:rPr>
                <w:rFonts w:ascii="Times New Roman" w:eastAsia="宋体" w:hAnsi="Times New Roman" w:hint="eastAsia"/>
                <w:sz w:val="24"/>
                <w:szCs w:val="24"/>
              </w:rPr>
              <w:t>齐全，</w:t>
            </w:r>
            <w:r w:rsidRPr="00920C94">
              <w:rPr>
                <w:rFonts w:ascii="Times New Roman" w:eastAsia="宋体" w:hAnsi="Times New Roman"/>
                <w:sz w:val="24"/>
                <w:szCs w:val="24"/>
              </w:rPr>
              <w:t>表达自然</w:t>
            </w:r>
            <w:r w:rsidRPr="00920C94">
              <w:rPr>
                <w:rFonts w:ascii="Times New Roman" w:eastAsia="宋体" w:hAnsi="Times New Roman" w:hint="eastAsia"/>
                <w:sz w:val="24"/>
                <w:szCs w:val="24"/>
              </w:rPr>
              <w:t>．</w:t>
            </w:r>
          </w:p>
        </w:tc>
      </w:tr>
      <w:tr w:rsidR="008F420C" w:rsidRPr="00DC1C5F" w14:paraId="0EFC46AC" w14:textId="77777777" w:rsidTr="000A43D6">
        <w:trPr>
          <w:jc w:val="center"/>
        </w:trPr>
        <w:tc>
          <w:tcPr>
            <w:tcW w:w="1020" w:type="dxa"/>
            <w:vMerge/>
            <w:vAlign w:val="center"/>
          </w:tcPr>
          <w:p w14:paraId="6B015753"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2D800417"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合格</w:t>
            </w:r>
          </w:p>
        </w:tc>
        <w:tc>
          <w:tcPr>
            <w:tcW w:w="5669" w:type="dxa"/>
          </w:tcPr>
          <w:p w14:paraId="2329A06D" w14:textId="77777777" w:rsidR="008F420C"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PPT</w:t>
            </w:r>
            <w:r w:rsidRPr="00920C94">
              <w:rPr>
                <w:rFonts w:ascii="Times New Roman" w:eastAsia="宋体" w:hAnsi="Times New Roman"/>
                <w:sz w:val="24"/>
                <w:szCs w:val="24"/>
              </w:rPr>
              <w:t>制作较简单</w:t>
            </w:r>
            <w:r w:rsidRPr="00920C94">
              <w:rPr>
                <w:rFonts w:ascii="Times New Roman" w:eastAsia="宋体" w:hAnsi="Times New Roman" w:hint="eastAsia"/>
                <w:sz w:val="24"/>
                <w:szCs w:val="24"/>
              </w:rPr>
              <w:t>，模型</w:t>
            </w:r>
            <w:r w:rsidR="00E3086E">
              <w:rPr>
                <w:rFonts w:ascii="Times New Roman" w:eastAsia="宋体" w:hAnsi="Times New Roman" w:hint="eastAsia"/>
                <w:sz w:val="24"/>
                <w:szCs w:val="24"/>
              </w:rPr>
              <w:t>类型</w:t>
            </w:r>
            <w:r w:rsidRPr="00920C94">
              <w:rPr>
                <w:rFonts w:ascii="Times New Roman" w:eastAsia="宋体" w:hAnsi="Times New Roman" w:hint="eastAsia"/>
                <w:sz w:val="24"/>
                <w:szCs w:val="24"/>
              </w:rPr>
              <w:t>有缺失，</w:t>
            </w:r>
            <w:r w:rsidRPr="00920C94">
              <w:rPr>
                <w:rFonts w:ascii="Times New Roman" w:eastAsia="宋体" w:hAnsi="Times New Roman"/>
                <w:sz w:val="24"/>
                <w:szCs w:val="24"/>
              </w:rPr>
              <w:t>表达清楚</w:t>
            </w:r>
            <w:r w:rsidRPr="00920C94">
              <w:rPr>
                <w:rFonts w:ascii="Times New Roman" w:eastAsia="宋体" w:hAnsi="Times New Roman" w:hint="eastAsia"/>
                <w:sz w:val="24"/>
                <w:szCs w:val="24"/>
              </w:rPr>
              <w:t>，</w:t>
            </w:r>
            <w:r w:rsidRPr="00920C94">
              <w:rPr>
                <w:rFonts w:ascii="Times New Roman" w:eastAsia="宋体" w:hAnsi="Times New Roman"/>
                <w:sz w:val="24"/>
                <w:szCs w:val="24"/>
              </w:rPr>
              <w:t>态度端正</w:t>
            </w:r>
            <w:r w:rsidRPr="00920C94">
              <w:rPr>
                <w:rFonts w:ascii="Times New Roman" w:eastAsia="宋体" w:hAnsi="Times New Roman" w:hint="eastAsia"/>
                <w:sz w:val="24"/>
                <w:szCs w:val="24"/>
              </w:rPr>
              <w:t>．</w:t>
            </w:r>
          </w:p>
        </w:tc>
      </w:tr>
      <w:tr w:rsidR="008F420C" w:rsidRPr="00DC1C5F" w14:paraId="7EC4CB09" w14:textId="77777777" w:rsidTr="000A43D6">
        <w:trPr>
          <w:jc w:val="center"/>
        </w:trPr>
        <w:tc>
          <w:tcPr>
            <w:tcW w:w="1020" w:type="dxa"/>
            <w:vMerge/>
            <w:vAlign w:val="center"/>
          </w:tcPr>
          <w:p w14:paraId="7F2FFC7D" w14:textId="77777777" w:rsidR="008F420C" w:rsidRPr="00920C94" w:rsidRDefault="008F420C" w:rsidP="004C00FF">
            <w:pPr>
              <w:snapToGrid w:val="0"/>
              <w:spacing w:line="312" w:lineRule="auto"/>
              <w:jc w:val="center"/>
              <w:rPr>
                <w:rFonts w:ascii="Times New Roman" w:eastAsia="宋体" w:hAnsi="Times New Roman"/>
                <w:sz w:val="24"/>
                <w:szCs w:val="24"/>
              </w:rPr>
            </w:pPr>
          </w:p>
        </w:tc>
        <w:tc>
          <w:tcPr>
            <w:tcW w:w="1020" w:type="dxa"/>
            <w:vAlign w:val="center"/>
          </w:tcPr>
          <w:p w14:paraId="6EF6369A" w14:textId="77777777" w:rsidR="008F420C"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须努力</w:t>
            </w:r>
          </w:p>
        </w:tc>
        <w:tc>
          <w:tcPr>
            <w:tcW w:w="5669" w:type="dxa"/>
          </w:tcPr>
          <w:p w14:paraId="7699A110" w14:textId="77777777" w:rsidR="008F420C"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表达不清楚</w:t>
            </w:r>
            <w:r w:rsidRPr="00920C94">
              <w:rPr>
                <w:rFonts w:ascii="Times New Roman" w:eastAsia="宋体" w:hAnsi="Times New Roman" w:hint="eastAsia"/>
                <w:sz w:val="24"/>
                <w:szCs w:val="24"/>
              </w:rPr>
              <w:t>，</w:t>
            </w:r>
            <w:r w:rsidRPr="00920C94">
              <w:rPr>
                <w:rFonts w:ascii="Times New Roman" w:eastAsia="宋体" w:hAnsi="Times New Roman"/>
                <w:sz w:val="24"/>
                <w:szCs w:val="24"/>
              </w:rPr>
              <w:t>态度不端正</w:t>
            </w:r>
            <w:r w:rsidRPr="00920C94">
              <w:rPr>
                <w:rFonts w:ascii="Times New Roman" w:eastAsia="宋体" w:hAnsi="Times New Roman" w:hint="eastAsia"/>
                <w:sz w:val="24"/>
                <w:szCs w:val="24"/>
              </w:rPr>
              <w:t>．</w:t>
            </w:r>
          </w:p>
        </w:tc>
      </w:tr>
    </w:tbl>
    <w:p w14:paraId="5EAE0B95" w14:textId="77777777" w:rsidR="008F420C" w:rsidRPr="00920C94" w:rsidRDefault="008F420C" w:rsidP="004C00FF">
      <w:pPr>
        <w:snapToGrid w:val="0"/>
        <w:spacing w:line="312" w:lineRule="auto"/>
        <w:ind w:firstLineChars="200" w:firstLine="480"/>
        <w:rPr>
          <w:rFonts w:ascii="Times New Roman" w:eastAsia="宋体" w:hAnsi="Times New Roman"/>
          <w:sz w:val="24"/>
          <w:szCs w:val="24"/>
        </w:rPr>
      </w:pPr>
    </w:p>
    <w:p w14:paraId="55FF41F2" w14:textId="77777777" w:rsidR="009F1758"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bCs/>
          <w:sz w:val="24"/>
          <w:szCs w:val="24"/>
        </w:rPr>
        <w:t>作业</w:t>
      </w:r>
      <w:r w:rsidRPr="00920C94">
        <w:rPr>
          <w:rFonts w:ascii="Times New Roman" w:eastAsia="宋体" w:hAnsi="Times New Roman"/>
          <w:b/>
          <w:bCs/>
          <w:sz w:val="24"/>
          <w:szCs w:val="24"/>
        </w:rPr>
        <w:t xml:space="preserve">2 </w:t>
      </w:r>
      <w:r w:rsidRPr="00920C94">
        <w:rPr>
          <w:rFonts w:ascii="Times New Roman" w:eastAsia="宋体" w:hAnsi="Times New Roman"/>
          <w:sz w:val="24"/>
          <w:szCs w:val="24"/>
        </w:rPr>
        <w:t>阅读材料</w:t>
      </w:r>
      <w:r w:rsidRPr="00920C94">
        <w:rPr>
          <w:rFonts w:ascii="Times New Roman" w:eastAsia="宋体" w:hAnsi="Times New Roman" w:hint="eastAsia"/>
          <w:sz w:val="24"/>
          <w:szCs w:val="24"/>
        </w:rPr>
        <w:t>：</w:t>
      </w:r>
      <w:r w:rsidRPr="00920C94">
        <w:rPr>
          <w:rFonts w:ascii="Times New Roman" w:eastAsia="宋体" w:hAnsi="Times New Roman"/>
          <w:sz w:val="24"/>
          <w:szCs w:val="24"/>
        </w:rPr>
        <w:t>地球上两点之间的球面距离</w:t>
      </w:r>
    </w:p>
    <w:p w14:paraId="3C91D38E"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我们生活的地球是两极稍扁，</w:t>
      </w:r>
      <w:r w:rsidRPr="00920C94">
        <w:rPr>
          <w:rFonts w:ascii="Times New Roman" w:eastAsia="宋体" w:hAnsi="Times New Roman"/>
          <w:sz w:val="24"/>
          <w:szCs w:val="24"/>
        </w:rPr>
        <w:t>赤道略鼓的近似球体</w:t>
      </w:r>
      <w:r w:rsidRPr="00920C94">
        <w:rPr>
          <w:rFonts w:ascii="Times New Roman" w:eastAsia="宋体" w:hAnsi="Times New Roman" w:hint="eastAsia"/>
          <w:sz w:val="24"/>
          <w:szCs w:val="24"/>
        </w:rPr>
        <w:t>，</w:t>
      </w:r>
      <w:r w:rsidRPr="00920C94">
        <w:rPr>
          <w:rFonts w:ascii="Times New Roman" w:eastAsia="宋体" w:hAnsi="Times New Roman"/>
          <w:sz w:val="24"/>
          <w:szCs w:val="24"/>
        </w:rPr>
        <w:t>地球的赤道半径为</w:t>
      </w:r>
      <w:r w:rsidR="008E34B0" w:rsidRPr="00440ACB">
        <w:rPr>
          <w:rFonts w:ascii="Times New Roman" w:eastAsia="宋体" w:hAnsi="Times New Roman"/>
          <w:position w:val="-10"/>
          <w:sz w:val="24"/>
          <w:szCs w:val="24"/>
        </w:rPr>
        <w:object w:dxaOrig="1020" w:dyaOrig="320" w14:anchorId="4466844B">
          <v:shape id="_x0000_i1053" type="#_x0000_t75" style="width:51.5pt;height:16pt" o:ole="">
            <v:imagedata r:id="rId58" o:title=""/>
          </v:shape>
          <o:OLEObject Type="Embed" ProgID="Equation.DSMT4" ShapeID="_x0000_i1053" DrawAspect="Content" ObjectID="_1760542653" r:id="rId59"/>
        </w:object>
      </w:r>
      <w:r w:rsidRPr="00920C94">
        <w:rPr>
          <w:rFonts w:ascii="Times New Roman" w:eastAsia="宋体" w:hAnsi="Times New Roman"/>
          <w:sz w:val="24"/>
          <w:szCs w:val="24"/>
        </w:rPr>
        <w:t>千米</w:t>
      </w:r>
      <w:r w:rsidRPr="00920C94">
        <w:rPr>
          <w:rFonts w:ascii="Times New Roman" w:eastAsia="宋体" w:hAnsi="Times New Roman" w:hint="eastAsia"/>
          <w:sz w:val="24"/>
          <w:szCs w:val="24"/>
        </w:rPr>
        <w:t>，</w:t>
      </w:r>
      <w:proofErr w:type="gramStart"/>
      <w:r w:rsidRPr="00920C94">
        <w:rPr>
          <w:rFonts w:ascii="Times New Roman" w:eastAsia="宋体" w:hAnsi="Times New Roman" w:hint="eastAsia"/>
          <w:sz w:val="24"/>
          <w:szCs w:val="24"/>
        </w:rPr>
        <w:t>极</w:t>
      </w:r>
      <w:proofErr w:type="gramEnd"/>
      <w:r w:rsidRPr="00920C94">
        <w:rPr>
          <w:rFonts w:ascii="Times New Roman" w:eastAsia="宋体" w:hAnsi="Times New Roman" w:hint="eastAsia"/>
          <w:sz w:val="24"/>
          <w:szCs w:val="24"/>
        </w:rPr>
        <w:t>半径为</w:t>
      </w:r>
      <w:r w:rsidR="008E34B0" w:rsidRPr="00440ACB">
        <w:rPr>
          <w:rFonts w:ascii="Times New Roman" w:eastAsia="宋体" w:hAnsi="Times New Roman"/>
          <w:position w:val="-10"/>
          <w:sz w:val="24"/>
          <w:szCs w:val="24"/>
        </w:rPr>
        <w:object w:dxaOrig="1020" w:dyaOrig="320" w14:anchorId="2BEE1B6C">
          <v:shape id="_x0000_i1054" type="#_x0000_t75" style="width:51.5pt;height:16pt" o:ole="">
            <v:imagedata r:id="rId60" o:title=""/>
          </v:shape>
          <o:OLEObject Type="Embed" ProgID="Equation.DSMT4" ShapeID="_x0000_i1054" DrawAspect="Content" ObjectID="_1760542654" r:id="rId61"/>
        </w:object>
      </w:r>
      <w:r w:rsidRPr="00920C94">
        <w:rPr>
          <w:rFonts w:ascii="Times New Roman" w:eastAsia="宋体" w:hAnsi="Times New Roman"/>
          <w:sz w:val="24"/>
          <w:szCs w:val="24"/>
        </w:rPr>
        <w:t>千米</w:t>
      </w:r>
      <w:r w:rsidRPr="00920C94">
        <w:rPr>
          <w:rFonts w:ascii="Times New Roman" w:eastAsia="宋体" w:hAnsi="Times New Roman" w:hint="eastAsia"/>
          <w:sz w:val="24"/>
          <w:szCs w:val="24"/>
        </w:rPr>
        <w:t>．</w:t>
      </w:r>
      <w:r w:rsidR="00265FA8">
        <w:rPr>
          <w:rFonts w:ascii="Times New Roman" w:eastAsia="宋体" w:hAnsi="Times New Roman" w:hint="eastAsia"/>
          <w:sz w:val="24"/>
          <w:szCs w:val="24"/>
        </w:rPr>
        <w:t>，</w:t>
      </w:r>
      <w:r w:rsidRPr="00920C94">
        <w:rPr>
          <w:rFonts w:ascii="Times New Roman" w:eastAsia="宋体" w:hAnsi="Times New Roman"/>
          <w:sz w:val="24"/>
          <w:szCs w:val="24"/>
        </w:rPr>
        <w:t>平均半径约为</w:t>
      </w:r>
      <w:r w:rsidR="008E34B0" w:rsidRPr="00440ACB">
        <w:rPr>
          <w:rFonts w:ascii="Times New Roman" w:eastAsia="宋体" w:hAnsi="Times New Roman"/>
          <w:position w:val="-10"/>
          <w:sz w:val="24"/>
          <w:szCs w:val="24"/>
        </w:rPr>
        <w:object w:dxaOrig="580" w:dyaOrig="320" w14:anchorId="689EC078">
          <v:shape id="_x0000_i1055" type="#_x0000_t75" style="width:28pt;height:16pt" o:ole="">
            <v:imagedata r:id="rId62" o:title=""/>
          </v:shape>
          <o:OLEObject Type="Embed" ProgID="Equation.DSMT4" ShapeID="_x0000_i1055" DrawAspect="Content" ObjectID="_1760542655" r:id="rId63"/>
        </w:object>
      </w:r>
      <w:r w:rsidRPr="00920C94">
        <w:rPr>
          <w:rFonts w:ascii="Times New Roman" w:eastAsia="宋体" w:hAnsi="Times New Roman"/>
          <w:sz w:val="24"/>
          <w:szCs w:val="24"/>
        </w:rPr>
        <w:t>千米</w:t>
      </w:r>
      <w:r w:rsidRPr="00920C94">
        <w:rPr>
          <w:rFonts w:ascii="Times New Roman" w:eastAsia="宋体" w:hAnsi="Times New Roman" w:hint="eastAsia"/>
          <w:sz w:val="24"/>
          <w:szCs w:val="24"/>
        </w:rPr>
        <w:t>．</w:t>
      </w:r>
      <w:r w:rsidRPr="00920C94">
        <w:rPr>
          <w:rFonts w:ascii="Times New Roman" w:eastAsia="宋体" w:hAnsi="Times New Roman"/>
          <w:sz w:val="24"/>
          <w:szCs w:val="24"/>
        </w:rPr>
        <w:t>由于地球的赤道半径与</w:t>
      </w:r>
      <w:proofErr w:type="gramStart"/>
      <w:r w:rsidRPr="00920C94">
        <w:rPr>
          <w:rFonts w:ascii="Times New Roman" w:eastAsia="宋体" w:hAnsi="Times New Roman"/>
          <w:sz w:val="24"/>
          <w:szCs w:val="24"/>
        </w:rPr>
        <w:t>极</w:t>
      </w:r>
      <w:proofErr w:type="gramEnd"/>
      <w:r w:rsidRPr="00920C94">
        <w:rPr>
          <w:rFonts w:ascii="Times New Roman" w:eastAsia="宋体" w:hAnsi="Times New Roman"/>
          <w:sz w:val="24"/>
          <w:szCs w:val="24"/>
        </w:rPr>
        <w:t>半径的差异十</w:t>
      </w:r>
      <w:r w:rsidRPr="00920C94">
        <w:rPr>
          <w:rFonts w:ascii="Times New Roman" w:eastAsia="宋体" w:hAnsi="Times New Roman" w:hint="eastAsia"/>
          <w:sz w:val="24"/>
          <w:szCs w:val="24"/>
        </w:rPr>
        <w:t>分微小（</w:t>
      </w:r>
      <w:r w:rsidRPr="00920C94">
        <w:rPr>
          <w:rFonts w:ascii="Times New Roman" w:eastAsia="宋体" w:hAnsi="Times New Roman"/>
          <w:sz w:val="24"/>
          <w:szCs w:val="24"/>
        </w:rPr>
        <w:t>不到千分之四</w:t>
      </w:r>
      <w:r w:rsidRPr="00920C94">
        <w:rPr>
          <w:rFonts w:ascii="Times New Roman" w:eastAsia="宋体" w:hAnsi="Times New Roman" w:hint="eastAsia"/>
          <w:sz w:val="24"/>
          <w:szCs w:val="24"/>
        </w:rPr>
        <w:t>），</w:t>
      </w:r>
      <w:r w:rsidRPr="00920C94">
        <w:rPr>
          <w:rFonts w:ascii="Times New Roman" w:eastAsia="宋体" w:hAnsi="Times New Roman"/>
          <w:sz w:val="24"/>
          <w:szCs w:val="24"/>
        </w:rPr>
        <w:t>我们通常将它看作半径为</w:t>
      </w:r>
      <w:r w:rsidR="008E34B0" w:rsidRPr="00440ACB">
        <w:rPr>
          <w:rFonts w:ascii="Times New Roman" w:eastAsia="宋体" w:hAnsi="Times New Roman"/>
          <w:position w:val="-10"/>
          <w:sz w:val="24"/>
          <w:szCs w:val="24"/>
        </w:rPr>
        <w:object w:dxaOrig="580" w:dyaOrig="320" w14:anchorId="2D4AAB50">
          <v:shape id="_x0000_i1056" type="#_x0000_t75" style="width:28pt;height:16pt" o:ole="">
            <v:imagedata r:id="rId62" o:title=""/>
          </v:shape>
          <o:OLEObject Type="Embed" ProgID="Equation.DSMT4" ShapeID="_x0000_i1056" DrawAspect="Content" ObjectID="_1760542656" r:id="rId64"/>
        </w:object>
      </w:r>
      <w:r w:rsidRPr="00920C94">
        <w:rPr>
          <w:rFonts w:ascii="Times New Roman" w:eastAsia="宋体" w:hAnsi="Times New Roman"/>
          <w:sz w:val="24"/>
          <w:szCs w:val="24"/>
        </w:rPr>
        <w:t>千米的规则球体</w:t>
      </w:r>
      <w:r w:rsidRPr="00920C94">
        <w:rPr>
          <w:rFonts w:ascii="Times New Roman" w:eastAsia="宋体" w:hAnsi="Times New Roman" w:hint="eastAsia"/>
          <w:sz w:val="24"/>
          <w:szCs w:val="24"/>
        </w:rPr>
        <w:t>，</w:t>
      </w:r>
      <w:r w:rsidRPr="00920C94">
        <w:rPr>
          <w:rFonts w:ascii="Times New Roman" w:eastAsia="宋体" w:hAnsi="Times New Roman"/>
          <w:sz w:val="24"/>
          <w:szCs w:val="24"/>
        </w:rPr>
        <w:t>球的表面上两点</w:t>
      </w:r>
      <w:r w:rsidRPr="00920C94">
        <w:rPr>
          <w:rFonts w:ascii="Times New Roman" w:eastAsia="宋体" w:hAnsi="Times New Roman" w:hint="eastAsia"/>
          <w:sz w:val="24"/>
          <w:szCs w:val="24"/>
        </w:rPr>
        <w:t>间的最短距离称为球面距离，</w:t>
      </w:r>
      <w:r w:rsidRPr="00920C94">
        <w:rPr>
          <w:rFonts w:ascii="Times New Roman" w:eastAsia="宋体" w:hAnsi="Times New Roman"/>
          <w:sz w:val="24"/>
          <w:szCs w:val="24"/>
        </w:rPr>
        <w:t>其大小为经过这两点的大圆的劣弧的长度</w:t>
      </w:r>
      <w:r w:rsidRPr="00920C94">
        <w:rPr>
          <w:rFonts w:ascii="Times New Roman" w:eastAsia="宋体" w:hAnsi="Times New Roman" w:hint="eastAsia"/>
          <w:sz w:val="24"/>
          <w:szCs w:val="24"/>
        </w:rPr>
        <w:t>．</w:t>
      </w:r>
      <w:r w:rsidRPr="00920C94">
        <w:rPr>
          <w:rFonts w:ascii="Times New Roman" w:eastAsia="宋体" w:hAnsi="Times New Roman"/>
          <w:sz w:val="24"/>
          <w:szCs w:val="24"/>
        </w:rPr>
        <w:t>如果知道地球表面</w:t>
      </w:r>
      <w:r w:rsidRPr="00920C94">
        <w:rPr>
          <w:rFonts w:ascii="Times New Roman" w:eastAsia="宋体" w:hAnsi="Times New Roman" w:hint="eastAsia"/>
          <w:sz w:val="24"/>
          <w:szCs w:val="24"/>
        </w:rPr>
        <w:t>上两地</w:t>
      </w:r>
      <w:r w:rsidR="008E34B0" w:rsidRPr="00440ACB">
        <w:rPr>
          <w:rFonts w:ascii="Times New Roman" w:eastAsia="宋体" w:hAnsi="Times New Roman"/>
          <w:position w:val="-4"/>
          <w:sz w:val="24"/>
          <w:szCs w:val="24"/>
        </w:rPr>
        <w:object w:dxaOrig="240" w:dyaOrig="260" w14:anchorId="249AEF3C">
          <v:shape id="_x0000_i1057" type="#_x0000_t75" style="width:12pt;height:13pt" o:ole="">
            <v:imagedata r:id="rId65" o:title=""/>
          </v:shape>
          <o:OLEObject Type="Embed" ProgID="Equation.DSMT4" ShapeID="_x0000_i1057" DrawAspect="Content" ObjectID="_1760542657" r:id="rId66"/>
        </w:object>
      </w:r>
      <w:r w:rsidRPr="00920C94">
        <w:rPr>
          <w:rFonts w:ascii="Times New Roman" w:eastAsia="宋体" w:hAnsi="Times New Roman"/>
          <w:sz w:val="24"/>
          <w:szCs w:val="24"/>
        </w:rPr>
        <w:t>和</w:t>
      </w:r>
      <w:r w:rsidR="008E34B0" w:rsidRPr="00440ACB">
        <w:rPr>
          <w:rFonts w:ascii="Times New Roman" w:eastAsia="宋体" w:hAnsi="Times New Roman"/>
          <w:position w:val="-4"/>
          <w:sz w:val="24"/>
          <w:szCs w:val="24"/>
        </w:rPr>
        <w:object w:dxaOrig="240" w:dyaOrig="260" w14:anchorId="66D89C19">
          <v:shape id="_x0000_i1058" type="#_x0000_t75" style="width:12pt;height:13pt" o:ole="">
            <v:imagedata r:id="rId67" o:title=""/>
          </v:shape>
          <o:OLEObject Type="Embed" ProgID="Equation.DSMT4" ShapeID="_x0000_i1058" DrawAspect="Content" ObjectID="_1760542658" r:id="rId68"/>
        </w:object>
      </w:r>
      <w:r w:rsidRPr="00920C94">
        <w:rPr>
          <w:rFonts w:ascii="Times New Roman" w:eastAsia="宋体" w:hAnsi="Times New Roman"/>
          <w:sz w:val="24"/>
          <w:szCs w:val="24"/>
        </w:rPr>
        <w:t>的纬度和经</w:t>
      </w:r>
      <w:r w:rsidRPr="00920C94">
        <w:rPr>
          <w:rFonts w:ascii="Times New Roman" w:eastAsia="宋体" w:hAnsi="Times New Roman"/>
          <w:sz w:val="24"/>
          <w:szCs w:val="24"/>
        </w:rPr>
        <w:lastRenderedPageBreak/>
        <w:t>度</w:t>
      </w:r>
      <w:r w:rsidRPr="00920C94">
        <w:rPr>
          <w:rFonts w:ascii="Times New Roman" w:eastAsia="宋体" w:hAnsi="Times New Roman" w:hint="eastAsia"/>
          <w:sz w:val="24"/>
          <w:szCs w:val="24"/>
        </w:rPr>
        <w:t>，</w:t>
      </w:r>
      <w:r w:rsidRPr="00920C94">
        <w:rPr>
          <w:rFonts w:ascii="Times New Roman" w:eastAsia="宋体" w:hAnsi="Times New Roman"/>
          <w:sz w:val="24"/>
          <w:szCs w:val="24"/>
        </w:rPr>
        <w:t>如何求这两地间的球面距离</w:t>
      </w:r>
      <w:r w:rsidRPr="00920C94">
        <w:rPr>
          <w:rFonts w:ascii="Times New Roman" w:eastAsia="宋体" w:hAnsi="Times New Roman" w:hint="eastAsia"/>
          <w:sz w:val="24"/>
          <w:szCs w:val="24"/>
        </w:rPr>
        <w:t>？</w:t>
      </w:r>
    </w:p>
    <w:p w14:paraId="416DC4FA"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当地球表面上</w:t>
      </w:r>
      <w:r w:rsidR="008E34B0" w:rsidRPr="00440ACB">
        <w:rPr>
          <w:rFonts w:ascii="Times New Roman" w:eastAsia="宋体" w:hAnsi="Times New Roman"/>
          <w:position w:val="-4"/>
          <w:sz w:val="24"/>
          <w:szCs w:val="24"/>
        </w:rPr>
        <w:object w:dxaOrig="240" w:dyaOrig="260" w14:anchorId="1EE959FA">
          <v:shape id="_x0000_i1059" type="#_x0000_t75" style="width:12pt;height:13pt" o:ole="">
            <v:imagedata r:id="rId69" o:title=""/>
          </v:shape>
          <o:OLEObject Type="Embed" ProgID="Equation.DSMT4" ShapeID="_x0000_i1059" DrawAspect="Content" ObjectID="_1760542659" r:id="rId70"/>
        </w:object>
      </w:r>
      <w:r w:rsidRPr="00920C94">
        <w:rPr>
          <w:rFonts w:ascii="Times New Roman" w:eastAsia="宋体" w:hAnsi="Times New Roman"/>
          <w:sz w:val="24"/>
          <w:szCs w:val="24"/>
        </w:rPr>
        <w:t>地的纬度</w:t>
      </w:r>
      <w:r w:rsidRPr="00920C94">
        <w:rPr>
          <w:rFonts w:ascii="Times New Roman" w:eastAsia="宋体" w:hAnsi="Times New Roman" w:hint="eastAsia"/>
          <w:sz w:val="24"/>
          <w:szCs w:val="24"/>
        </w:rPr>
        <w:t>、</w:t>
      </w:r>
      <w:r w:rsidRPr="00920C94">
        <w:rPr>
          <w:rFonts w:ascii="Times New Roman" w:eastAsia="宋体" w:hAnsi="Times New Roman"/>
          <w:sz w:val="24"/>
          <w:szCs w:val="24"/>
        </w:rPr>
        <w:t>经度分别为</w:t>
      </w:r>
      <w:r w:rsidR="008E34B0" w:rsidRPr="00440ACB">
        <w:rPr>
          <w:rFonts w:ascii="Times New Roman" w:eastAsia="宋体" w:hAnsi="Times New Roman"/>
          <w:position w:val="-6"/>
          <w:sz w:val="24"/>
          <w:szCs w:val="24"/>
        </w:rPr>
        <w:object w:dxaOrig="240" w:dyaOrig="220" w14:anchorId="792D9F10">
          <v:shape id="_x0000_i1060" type="#_x0000_t75" style="width:12pt;height:11pt" o:ole="">
            <v:imagedata r:id="rId71" o:title=""/>
          </v:shape>
          <o:OLEObject Type="Embed" ProgID="Equation.DSMT4" ShapeID="_x0000_i1060" DrawAspect="Content" ObjectID="_1760542660" r:id="rId72"/>
        </w:object>
      </w:r>
      <w:r w:rsidRPr="00920C94">
        <w:rPr>
          <w:rFonts w:ascii="Times New Roman" w:eastAsia="宋体" w:hAnsi="Times New Roman" w:hint="eastAsia"/>
          <w:sz w:val="24"/>
          <w:szCs w:val="24"/>
        </w:rPr>
        <w:t>、</w:t>
      </w:r>
      <w:r w:rsidR="008E34B0" w:rsidRPr="00440ACB">
        <w:rPr>
          <w:rFonts w:ascii="Times New Roman" w:eastAsia="宋体" w:hAnsi="Times New Roman"/>
          <w:position w:val="-10"/>
          <w:sz w:val="24"/>
          <w:szCs w:val="24"/>
        </w:rPr>
        <w:object w:dxaOrig="240" w:dyaOrig="320" w14:anchorId="663C2172">
          <v:shape id="_x0000_i1061" type="#_x0000_t75" style="width:12pt;height:16pt" o:ole="">
            <v:imagedata r:id="rId73" o:title=""/>
          </v:shape>
          <o:OLEObject Type="Embed" ProgID="Equation.DSMT4" ShapeID="_x0000_i1061" DrawAspect="Content" ObjectID="_1760542661" r:id="rId74"/>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以弧度制为单位</w:t>
      </w:r>
      <w:r w:rsidRPr="00920C94">
        <w:rPr>
          <w:rFonts w:ascii="Times New Roman" w:eastAsia="宋体" w:hAnsi="Times New Roman" w:hint="eastAsia"/>
          <w:sz w:val="24"/>
          <w:szCs w:val="24"/>
        </w:rPr>
        <w:t>）</w:t>
      </w:r>
      <w:r w:rsidRPr="00920C94">
        <w:rPr>
          <w:rFonts w:ascii="Times New Roman" w:eastAsia="宋体" w:hAnsi="Times New Roman"/>
          <w:sz w:val="24"/>
          <w:szCs w:val="24"/>
        </w:rPr>
        <w:t>时</w:t>
      </w:r>
      <w:r w:rsidRPr="00920C94">
        <w:rPr>
          <w:rFonts w:ascii="Times New Roman" w:eastAsia="宋体" w:hAnsi="Times New Roman" w:hint="eastAsia"/>
          <w:sz w:val="24"/>
          <w:szCs w:val="24"/>
        </w:rPr>
        <w:t>，</w:t>
      </w:r>
      <w:r w:rsidRPr="00920C94">
        <w:rPr>
          <w:rFonts w:ascii="Times New Roman" w:eastAsia="宋体" w:hAnsi="Times New Roman"/>
          <w:sz w:val="24"/>
          <w:szCs w:val="24"/>
        </w:rPr>
        <w:t>我们用</w:t>
      </w:r>
      <w:r w:rsidR="008E34B0" w:rsidRPr="00440ACB">
        <w:rPr>
          <w:rFonts w:ascii="Times New Roman" w:eastAsia="宋体" w:hAnsi="Times New Roman"/>
          <w:position w:val="-10"/>
          <w:sz w:val="24"/>
          <w:szCs w:val="24"/>
        </w:rPr>
        <w:object w:dxaOrig="940" w:dyaOrig="320" w14:anchorId="2BDBFD57">
          <v:shape id="_x0000_i1062" type="#_x0000_t75" style="width:47.5pt;height:16pt" o:ole="">
            <v:imagedata r:id="rId75" o:title=""/>
          </v:shape>
          <o:OLEObject Type="Embed" ProgID="Equation.DSMT4" ShapeID="_x0000_i1062" DrawAspect="Content" ObjectID="_1760542662" r:id="rId76"/>
        </w:object>
      </w:r>
      <w:r w:rsidRPr="00920C94">
        <w:rPr>
          <w:rFonts w:ascii="Times New Roman" w:eastAsia="宋体" w:hAnsi="Times New Roman"/>
          <w:sz w:val="24"/>
          <w:szCs w:val="24"/>
        </w:rPr>
        <w:t>表示</w:t>
      </w:r>
      <w:r w:rsidR="008E34B0" w:rsidRPr="00440ACB">
        <w:rPr>
          <w:rFonts w:ascii="Times New Roman" w:eastAsia="宋体" w:hAnsi="Times New Roman"/>
          <w:position w:val="-4"/>
          <w:sz w:val="24"/>
          <w:szCs w:val="24"/>
        </w:rPr>
        <w:object w:dxaOrig="240" w:dyaOrig="260" w14:anchorId="3192ADCD">
          <v:shape id="_x0000_i1063" type="#_x0000_t75" style="width:12pt;height:13pt" o:ole="">
            <v:imagedata r:id="rId77" o:title=""/>
          </v:shape>
          <o:OLEObject Type="Embed" ProgID="Equation.DSMT4" ShapeID="_x0000_i1063" DrawAspect="Content" ObjectID="_1760542663" r:id="rId78"/>
        </w:object>
      </w:r>
      <w:r w:rsidRPr="00920C94">
        <w:rPr>
          <w:rFonts w:ascii="Times New Roman" w:eastAsia="宋体" w:hAnsi="Times New Roman" w:hint="eastAsia"/>
          <w:sz w:val="24"/>
          <w:szCs w:val="24"/>
        </w:rPr>
        <w:t>地的地理坐标，</w:t>
      </w:r>
      <w:r w:rsidRPr="00920C94">
        <w:rPr>
          <w:rFonts w:ascii="Times New Roman" w:eastAsia="宋体" w:hAnsi="Times New Roman"/>
          <w:sz w:val="24"/>
          <w:szCs w:val="24"/>
        </w:rPr>
        <w:t>并约定北纬</w:t>
      </w:r>
      <w:r w:rsidRPr="00920C94">
        <w:rPr>
          <w:rFonts w:ascii="Times New Roman" w:eastAsia="宋体" w:hAnsi="Times New Roman" w:hint="eastAsia"/>
          <w:sz w:val="24"/>
          <w:szCs w:val="24"/>
        </w:rPr>
        <w:t>、</w:t>
      </w:r>
      <w:r w:rsidRPr="00920C94">
        <w:rPr>
          <w:rFonts w:ascii="Times New Roman" w:eastAsia="宋体" w:hAnsi="Times New Roman"/>
          <w:sz w:val="24"/>
          <w:szCs w:val="24"/>
        </w:rPr>
        <w:t>东经为正</w:t>
      </w:r>
      <w:r w:rsidRPr="00920C94">
        <w:rPr>
          <w:rFonts w:ascii="Times New Roman" w:eastAsia="宋体" w:hAnsi="Times New Roman" w:hint="eastAsia"/>
          <w:sz w:val="24"/>
          <w:szCs w:val="24"/>
        </w:rPr>
        <w:t>，</w:t>
      </w:r>
      <w:r w:rsidRPr="00920C94">
        <w:rPr>
          <w:rFonts w:ascii="Times New Roman" w:eastAsia="宋体" w:hAnsi="Times New Roman"/>
          <w:sz w:val="24"/>
          <w:szCs w:val="24"/>
        </w:rPr>
        <w:t>南纬</w:t>
      </w:r>
      <w:r w:rsidRPr="00920C94">
        <w:rPr>
          <w:rFonts w:ascii="Times New Roman" w:eastAsia="宋体" w:hAnsi="Times New Roman" w:hint="eastAsia"/>
          <w:sz w:val="24"/>
          <w:szCs w:val="24"/>
        </w:rPr>
        <w:t>、</w:t>
      </w:r>
      <w:r w:rsidRPr="00920C94">
        <w:rPr>
          <w:rFonts w:ascii="Times New Roman" w:eastAsia="宋体" w:hAnsi="Times New Roman"/>
          <w:sz w:val="24"/>
          <w:szCs w:val="24"/>
        </w:rPr>
        <w:t>西经为负</w:t>
      </w:r>
      <w:r w:rsidRPr="00920C94">
        <w:rPr>
          <w:rFonts w:ascii="Times New Roman" w:eastAsia="宋体" w:hAnsi="Times New Roman" w:hint="eastAsia"/>
          <w:sz w:val="24"/>
          <w:szCs w:val="24"/>
        </w:rPr>
        <w:t>．</w:t>
      </w:r>
    </w:p>
    <w:p w14:paraId="2B2A9538"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设地点</w:t>
      </w:r>
      <w:r w:rsidR="008E34B0" w:rsidRPr="00440ACB">
        <w:rPr>
          <w:rFonts w:ascii="Times New Roman" w:eastAsia="宋体" w:hAnsi="Times New Roman"/>
          <w:position w:val="-4"/>
          <w:sz w:val="24"/>
          <w:szCs w:val="24"/>
        </w:rPr>
        <w:object w:dxaOrig="240" w:dyaOrig="260" w14:anchorId="632257FA">
          <v:shape id="_x0000_i1064" type="#_x0000_t75" style="width:12pt;height:13pt" o:ole="">
            <v:imagedata r:id="rId79" o:title=""/>
          </v:shape>
          <o:OLEObject Type="Embed" ProgID="Equation.DSMT4" ShapeID="_x0000_i1064" DrawAspect="Content" ObjectID="_1760542664" r:id="rId80"/>
        </w:object>
      </w:r>
      <w:r w:rsidRPr="00920C94">
        <w:rPr>
          <w:rFonts w:ascii="Times New Roman" w:eastAsia="宋体" w:hAnsi="Times New Roman" w:hint="eastAsia"/>
          <w:sz w:val="24"/>
          <w:szCs w:val="24"/>
        </w:rPr>
        <w:t>、</w:t>
      </w:r>
      <w:r w:rsidR="008E34B0" w:rsidRPr="00440ACB">
        <w:rPr>
          <w:rFonts w:ascii="Times New Roman" w:eastAsia="宋体" w:hAnsi="Times New Roman"/>
          <w:position w:val="-4"/>
          <w:sz w:val="24"/>
          <w:szCs w:val="24"/>
        </w:rPr>
        <w:object w:dxaOrig="240" w:dyaOrig="260" w14:anchorId="37960F1A">
          <v:shape id="_x0000_i1065" type="#_x0000_t75" style="width:12pt;height:13pt" o:ole="">
            <v:imagedata r:id="rId81" o:title=""/>
          </v:shape>
          <o:OLEObject Type="Embed" ProgID="Equation.DSMT4" ShapeID="_x0000_i1065" DrawAspect="Content" ObjectID="_1760542665" r:id="rId82"/>
        </w:object>
      </w:r>
      <w:r w:rsidRPr="00920C94">
        <w:rPr>
          <w:rFonts w:ascii="Times New Roman" w:eastAsia="宋体" w:hAnsi="Times New Roman"/>
          <w:sz w:val="24"/>
          <w:szCs w:val="24"/>
        </w:rPr>
        <w:t>的地理坐标为</w:t>
      </w:r>
      <w:r w:rsidR="008E34B0" w:rsidRPr="00440ACB">
        <w:rPr>
          <w:rFonts w:ascii="Times New Roman" w:eastAsia="宋体" w:hAnsi="Times New Roman"/>
          <w:position w:val="-12"/>
          <w:sz w:val="24"/>
          <w:szCs w:val="24"/>
        </w:rPr>
        <w:object w:dxaOrig="1040" w:dyaOrig="360" w14:anchorId="12CE26E6">
          <v:shape id="_x0000_i1066" type="#_x0000_t75" style="width:51.5pt;height:17.5pt" o:ole="">
            <v:imagedata r:id="rId83" o:title=""/>
          </v:shape>
          <o:OLEObject Type="Embed" ProgID="Equation.DSMT4" ShapeID="_x0000_i1066" DrawAspect="Content" ObjectID="_1760542666" r:id="rId84"/>
        </w:object>
      </w:r>
      <w:r w:rsidRPr="00920C94">
        <w:rPr>
          <w:rFonts w:ascii="Times New Roman" w:eastAsia="宋体" w:hAnsi="Times New Roman" w:hint="eastAsia"/>
          <w:sz w:val="24"/>
          <w:szCs w:val="24"/>
        </w:rPr>
        <w:t>、</w:t>
      </w:r>
      <w:r w:rsidR="008E34B0" w:rsidRPr="00440ACB">
        <w:rPr>
          <w:rFonts w:ascii="Times New Roman" w:eastAsia="宋体" w:hAnsi="Times New Roman"/>
          <w:position w:val="-12"/>
          <w:sz w:val="24"/>
          <w:szCs w:val="24"/>
        </w:rPr>
        <w:object w:dxaOrig="1100" w:dyaOrig="360" w14:anchorId="09B6FFDA">
          <v:shape id="_x0000_i1067" type="#_x0000_t75" style="width:55pt;height:17.5pt" o:ole="">
            <v:imagedata r:id="rId85" o:title=""/>
          </v:shape>
          <o:OLEObject Type="Embed" ProgID="Equation.DSMT4" ShapeID="_x0000_i1067" DrawAspect="Content" ObjectID="_1760542667" r:id="rId86"/>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地球半径</w:t>
      </w:r>
      <w:r w:rsidRPr="00920C94">
        <w:rPr>
          <w:rFonts w:ascii="Times New Roman" w:eastAsia="宋体" w:hAnsi="Times New Roman" w:hint="eastAsia"/>
          <w:sz w:val="24"/>
          <w:szCs w:val="24"/>
        </w:rPr>
        <w:t>为</w:t>
      </w:r>
      <w:r w:rsidR="008E34B0" w:rsidRPr="00440ACB">
        <w:rPr>
          <w:rFonts w:ascii="Times New Roman" w:eastAsia="宋体" w:hAnsi="Times New Roman"/>
          <w:position w:val="-4"/>
          <w:sz w:val="24"/>
          <w:szCs w:val="24"/>
        </w:rPr>
        <w:object w:dxaOrig="240" w:dyaOrig="260" w14:anchorId="4C820DCF">
          <v:shape id="_x0000_i1068" type="#_x0000_t75" style="width:12pt;height:13pt" o:ole="">
            <v:imagedata r:id="rId87" o:title=""/>
          </v:shape>
          <o:OLEObject Type="Embed" ProgID="Equation.DSMT4" ShapeID="_x0000_i1068" DrawAspect="Content" ObjectID="_1760542668" r:id="rId88"/>
        </w:object>
      </w:r>
      <w:r w:rsidRPr="00920C94">
        <w:rPr>
          <w:rFonts w:ascii="Times New Roman" w:eastAsia="宋体" w:hAnsi="Times New Roman" w:hint="eastAsia"/>
          <w:sz w:val="24"/>
          <w:szCs w:val="24"/>
        </w:rPr>
        <w:t>．</w:t>
      </w:r>
    </w:p>
    <w:p w14:paraId="1BAB5C7D"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1</w:t>
      </w:r>
      <w:r w:rsidRPr="00920C94">
        <w:rPr>
          <w:rFonts w:ascii="Times New Roman" w:eastAsia="宋体" w:hAnsi="Times New Roman" w:hint="eastAsia"/>
          <w:sz w:val="24"/>
          <w:szCs w:val="24"/>
        </w:rPr>
        <w:t>．同经度不同纬度的两点间的球面距离．</w:t>
      </w:r>
    </w:p>
    <w:p w14:paraId="1807E468" w14:textId="77777777" w:rsidR="008E34B0" w:rsidRPr="00920C94" w:rsidRDefault="009C7DB2" w:rsidP="004C00FF">
      <w:pPr>
        <w:snapToGrid w:val="0"/>
        <w:spacing w:line="312" w:lineRule="auto"/>
        <w:ind w:firstLineChars="200" w:firstLine="420"/>
        <w:jc w:val="center"/>
        <w:rPr>
          <w:rFonts w:ascii="Times New Roman" w:eastAsia="宋体" w:hAnsi="Times New Roman"/>
          <w:sz w:val="24"/>
          <w:szCs w:val="24"/>
        </w:rPr>
      </w:pPr>
      <w:r w:rsidRPr="00920C94">
        <w:rPr>
          <w:rFonts w:ascii="Times New Roman" w:eastAsia="宋体" w:hAnsi="Times New Roman"/>
          <w:noProof/>
        </w:rPr>
        <w:drawing>
          <wp:inline distT="0" distB="0" distL="0" distR="0" wp14:anchorId="7B15CCBA" wp14:editId="0E5C01EC">
            <wp:extent cx="1800000" cy="1800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print"/>
                    <a:stretch>
                      <a:fillRect/>
                    </a:stretch>
                  </pic:blipFill>
                  <pic:spPr>
                    <a:xfrm>
                      <a:off x="0" y="0"/>
                      <a:ext cx="1800000" cy="1800000"/>
                    </a:xfrm>
                    <a:prstGeom prst="rect">
                      <a:avLst/>
                    </a:prstGeom>
                  </pic:spPr>
                </pic:pic>
              </a:graphicData>
            </a:graphic>
          </wp:inline>
        </w:drawing>
      </w:r>
    </w:p>
    <w:p w14:paraId="01D217B7"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如上图，</w:t>
      </w:r>
      <w:r w:rsidRPr="00920C94">
        <w:rPr>
          <w:rFonts w:ascii="Times New Roman" w:eastAsia="宋体" w:hAnsi="Times New Roman"/>
          <w:sz w:val="24"/>
          <w:szCs w:val="24"/>
        </w:rPr>
        <w:t>设</w:t>
      </w:r>
      <w:r w:rsidR="00D87EA4" w:rsidRPr="00440ACB">
        <w:rPr>
          <w:rFonts w:ascii="Times New Roman" w:eastAsia="宋体" w:hAnsi="Times New Roman"/>
          <w:position w:val="-12"/>
          <w:sz w:val="24"/>
          <w:szCs w:val="24"/>
        </w:rPr>
        <w:object w:dxaOrig="999" w:dyaOrig="360" w14:anchorId="6D1464CE">
          <v:shape id="_x0000_i1069" type="#_x0000_t75" style="width:50.5pt;height:17.5pt" o:ole="">
            <v:imagedata r:id="rId90" o:title=""/>
          </v:shape>
          <o:OLEObject Type="Embed" ProgID="Equation.DSMT4" ShapeID="_x0000_i1069" DrawAspect="Content" ObjectID="_1760542669" r:id="rId91"/>
        </w:object>
      </w:r>
      <w:r w:rsidRPr="00920C94">
        <w:rPr>
          <w:rFonts w:ascii="Times New Roman" w:eastAsia="宋体" w:hAnsi="Times New Roman" w:hint="eastAsia"/>
          <w:sz w:val="24"/>
          <w:szCs w:val="24"/>
        </w:rPr>
        <w:t>、</w:t>
      </w:r>
      <w:r w:rsidR="00D87EA4" w:rsidRPr="00440ACB">
        <w:rPr>
          <w:rFonts w:ascii="Times New Roman" w:eastAsia="宋体" w:hAnsi="Times New Roman"/>
          <w:position w:val="-12"/>
          <w:sz w:val="24"/>
          <w:szCs w:val="24"/>
        </w:rPr>
        <w:object w:dxaOrig="1020" w:dyaOrig="360" w14:anchorId="426C29E6">
          <v:shape id="_x0000_i1070" type="#_x0000_t75" style="width:51.5pt;height:17.5pt" o:ole="">
            <v:imagedata r:id="rId92" o:title=""/>
          </v:shape>
          <o:OLEObject Type="Embed" ProgID="Equation.DSMT4" ShapeID="_x0000_i1070" DrawAspect="Content" ObjectID="_1760542670" r:id="rId93"/>
        </w:object>
      </w:r>
      <w:r w:rsidRPr="00920C94">
        <w:rPr>
          <w:rFonts w:ascii="Times New Roman" w:eastAsia="宋体" w:hAnsi="Times New Roman"/>
          <w:sz w:val="24"/>
          <w:szCs w:val="24"/>
        </w:rPr>
        <w:t>为地球球面上同经度但</w:t>
      </w:r>
      <w:r w:rsidRPr="00920C94">
        <w:rPr>
          <w:rFonts w:ascii="Times New Roman" w:eastAsia="宋体" w:hAnsi="Times New Roman" w:hint="eastAsia"/>
          <w:sz w:val="24"/>
          <w:szCs w:val="24"/>
        </w:rPr>
        <w:t>不同纬度的两点，</w:t>
      </w:r>
      <w:r w:rsidRPr="00920C94">
        <w:rPr>
          <w:rFonts w:ascii="Times New Roman" w:eastAsia="宋体" w:hAnsi="Times New Roman"/>
          <w:sz w:val="24"/>
          <w:szCs w:val="24"/>
        </w:rPr>
        <w:t>则球心角</w:t>
      </w:r>
      <w:r w:rsidR="008E34B0" w:rsidRPr="00440ACB">
        <w:rPr>
          <w:rFonts w:ascii="Times New Roman" w:eastAsia="宋体" w:hAnsi="Times New Roman"/>
          <w:position w:val="-14"/>
          <w:sz w:val="24"/>
          <w:szCs w:val="24"/>
        </w:rPr>
        <w:object w:dxaOrig="1719" w:dyaOrig="400" w14:anchorId="4A902828">
          <v:shape id="_x0000_i1071" type="#_x0000_t75" style="width:86pt;height:20.5pt" o:ole="">
            <v:imagedata r:id="rId94" o:title=""/>
          </v:shape>
          <o:OLEObject Type="Embed" ProgID="Equation.DSMT4" ShapeID="_x0000_i1071" DrawAspect="Content" ObjectID="_1760542671" r:id="rId95"/>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则</w:t>
      </w:r>
      <w:r w:rsidR="008E34B0" w:rsidRPr="00440ACB">
        <w:rPr>
          <w:rFonts w:ascii="Times New Roman" w:eastAsia="宋体" w:hAnsi="Times New Roman"/>
          <w:position w:val="-4"/>
          <w:sz w:val="24"/>
          <w:szCs w:val="24"/>
        </w:rPr>
        <w:object w:dxaOrig="240" w:dyaOrig="260" w14:anchorId="17616AF0">
          <v:shape id="_x0000_i1072" type="#_x0000_t75" style="width:12pt;height:13pt" o:ole="">
            <v:imagedata r:id="rId79" o:title=""/>
          </v:shape>
          <o:OLEObject Type="Embed" ProgID="Equation.DSMT4" ShapeID="_x0000_i1072" DrawAspect="Content" ObjectID="_1760542672" r:id="rId96"/>
        </w:object>
      </w:r>
      <w:r w:rsidRPr="00920C94">
        <w:rPr>
          <w:rFonts w:ascii="Times New Roman" w:eastAsia="宋体" w:hAnsi="Times New Roman" w:hint="eastAsia"/>
          <w:sz w:val="24"/>
          <w:szCs w:val="24"/>
        </w:rPr>
        <w:t>、</w:t>
      </w:r>
      <w:r w:rsidR="008E34B0" w:rsidRPr="00440ACB">
        <w:rPr>
          <w:rFonts w:ascii="Times New Roman" w:eastAsia="宋体" w:hAnsi="Times New Roman"/>
          <w:position w:val="-4"/>
          <w:sz w:val="24"/>
          <w:szCs w:val="24"/>
        </w:rPr>
        <w:object w:dxaOrig="240" w:dyaOrig="260" w14:anchorId="0F503BF4">
          <v:shape id="_x0000_i1073" type="#_x0000_t75" style="width:12pt;height:13pt" o:ole="">
            <v:imagedata r:id="rId81" o:title=""/>
          </v:shape>
          <o:OLEObject Type="Embed" ProgID="Equation.DSMT4" ShapeID="_x0000_i1073" DrawAspect="Content" ObjectID="_1760542673" r:id="rId97"/>
        </w:object>
      </w:r>
      <w:r w:rsidRPr="00920C94">
        <w:rPr>
          <w:rFonts w:ascii="Times New Roman" w:eastAsia="宋体" w:hAnsi="Times New Roman"/>
          <w:sz w:val="24"/>
          <w:szCs w:val="24"/>
        </w:rPr>
        <w:t>两地间的球</w:t>
      </w:r>
      <w:r w:rsidRPr="00920C94">
        <w:rPr>
          <w:rFonts w:ascii="Times New Roman" w:eastAsia="宋体" w:hAnsi="Times New Roman" w:hint="eastAsia"/>
          <w:sz w:val="24"/>
          <w:szCs w:val="24"/>
        </w:rPr>
        <w:t>面距离</w:t>
      </w:r>
    </w:p>
    <w:p w14:paraId="73E48837" w14:textId="77777777" w:rsidR="008E34B0" w:rsidRPr="00920C94" w:rsidRDefault="008E34B0" w:rsidP="004C00FF">
      <w:pPr>
        <w:snapToGrid w:val="0"/>
        <w:spacing w:line="312" w:lineRule="auto"/>
        <w:ind w:firstLineChars="200" w:firstLine="480"/>
        <w:jc w:val="center"/>
        <w:rPr>
          <w:rFonts w:ascii="Times New Roman" w:eastAsia="宋体" w:hAnsi="Times New Roman"/>
          <w:sz w:val="24"/>
          <w:szCs w:val="24"/>
        </w:rPr>
      </w:pPr>
      <w:r w:rsidRPr="00440ACB">
        <w:rPr>
          <w:rFonts w:ascii="Times New Roman" w:eastAsia="宋体" w:hAnsi="Times New Roman"/>
          <w:position w:val="-14"/>
          <w:sz w:val="24"/>
          <w:szCs w:val="24"/>
        </w:rPr>
        <w:object w:dxaOrig="1359" w:dyaOrig="400" w14:anchorId="1418AD0D">
          <v:shape id="_x0000_i1074" type="#_x0000_t75" style="width:68pt;height:20.5pt" o:ole="">
            <v:imagedata r:id="rId98" o:title=""/>
          </v:shape>
          <o:OLEObject Type="Embed" ProgID="Equation.DSMT4" ShapeID="_x0000_i1074" DrawAspect="Content" ObjectID="_1760542674" r:id="rId99"/>
        </w:object>
      </w:r>
      <w:r w:rsidR="003A0B98" w:rsidRPr="00920C94">
        <w:rPr>
          <w:rFonts w:ascii="Times New Roman" w:eastAsia="宋体" w:hAnsi="Times New Roman" w:hint="eastAsia"/>
          <w:sz w:val="24"/>
          <w:szCs w:val="24"/>
        </w:rPr>
        <w:t>（公式</w:t>
      </w:r>
      <w:proofErr w:type="gramStart"/>
      <w:r w:rsidR="003A0B98" w:rsidRPr="00920C94">
        <w:rPr>
          <w:rFonts w:ascii="Times New Roman" w:eastAsia="宋体" w:hAnsi="Times New Roman" w:hint="eastAsia"/>
          <w:sz w:val="24"/>
          <w:szCs w:val="24"/>
        </w:rPr>
        <w:t>一</w:t>
      </w:r>
      <w:proofErr w:type="gramEnd"/>
      <w:r w:rsidR="003A0B98" w:rsidRPr="00920C94">
        <w:rPr>
          <w:rFonts w:ascii="Times New Roman" w:eastAsia="宋体" w:hAnsi="Times New Roman" w:hint="eastAsia"/>
          <w:sz w:val="24"/>
          <w:szCs w:val="24"/>
        </w:rPr>
        <w:t>）．</w:t>
      </w:r>
    </w:p>
    <w:p w14:paraId="214AA3CA"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2</w:t>
      </w:r>
      <w:r w:rsidRPr="00920C94">
        <w:rPr>
          <w:rFonts w:ascii="Times New Roman" w:eastAsia="宋体" w:hAnsi="Times New Roman" w:hint="eastAsia"/>
          <w:sz w:val="24"/>
          <w:szCs w:val="24"/>
        </w:rPr>
        <w:t>．同纬度不同经度的两点间的球面距离．</w:t>
      </w:r>
    </w:p>
    <w:p w14:paraId="477A45E3" w14:textId="77777777" w:rsidR="008E34B0" w:rsidRPr="00920C94" w:rsidRDefault="009C7DB2" w:rsidP="004C00FF">
      <w:pPr>
        <w:snapToGrid w:val="0"/>
        <w:spacing w:line="312" w:lineRule="auto"/>
        <w:ind w:firstLineChars="200" w:firstLine="420"/>
        <w:jc w:val="center"/>
        <w:rPr>
          <w:rFonts w:ascii="Times New Roman" w:eastAsia="宋体" w:hAnsi="Times New Roman"/>
          <w:sz w:val="24"/>
          <w:szCs w:val="24"/>
        </w:rPr>
      </w:pPr>
      <w:r w:rsidRPr="00920C94">
        <w:rPr>
          <w:rFonts w:ascii="Times New Roman" w:eastAsia="宋体" w:hAnsi="Times New Roman"/>
          <w:noProof/>
        </w:rPr>
        <w:drawing>
          <wp:inline distT="0" distB="0" distL="0" distR="0" wp14:anchorId="7AC26212" wp14:editId="0E39343E">
            <wp:extent cx="1814694" cy="180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stretch>
                      <a:fillRect/>
                    </a:stretch>
                  </pic:blipFill>
                  <pic:spPr>
                    <a:xfrm>
                      <a:off x="0" y="0"/>
                      <a:ext cx="1814694" cy="1800000"/>
                    </a:xfrm>
                    <a:prstGeom prst="rect">
                      <a:avLst/>
                    </a:prstGeom>
                  </pic:spPr>
                </pic:pic>
              </a:graphicData>
            </a:graphic>
          </wp:inline>
        </w:drawing>
      </w:r>
    </w:p>
    <w:p w14:paraId="38D7F693"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如上图，</w:t>
      </w:r>
      <w:r w:rsidRPr="00920C94">
        <w:rPr>
          <w:rFonts w:ascii="Times New Roman" w:eastAsia="宋体" w:hAnsi="Times New Roman"/>
          <w:sz w:val="24"/>
          <w:szCs w:val="24"/>
        </w:rPr>
        <w:t>设</w:t>
      </w:r>
      <w:r w:rsidR="00D87EA4" w:rsidRPr="00440ACB">
        <w:rPr>
          <w:rFonts w:ascii="Times New Roman" w:eastAsia="宋体" w:hAnsi="Times New Roman"/>
          <w:position w:val="-12"/>
          <w:sz w:val="24"/>
          <w:szCs w:val="24"/>
        </w:rPr>
        <w:object w:dxaOrig="980" w:dyaOrig="360" w14:anchorId="052CCAC4">
          <v:shape id="_x0000_i1075" type="#_x0000_t75" style="width:48.5pt;height:17.5pt" o:ole="">
            <v:imagedata r:id="rId101" o:title=""/>
          </v:shape>
          <o:OLEObject Type="Embed" ProgID="Equation.DSMT4" ShapeID="_x0000_i1075" DrawAspect="Content" ObjectID="_1760542675" r:id="rId102"/>
        </w:object>
      </w:r>
      <w:r w:rsidRPr="00920C94">
        <w:rPr>
          <w:rFonts w:ascii="Times New Roman" w:eastAsia="宋体" w:hAnsi="Times New Roman" w:hint="eastAsia"/>
          <w:sz w:val="24"/>
          <w:szCs w:val="24"/>
        </w:rPr>
        <w:t>、</w:t>
      </w:r>
      <w:r w:rsidR="00D87EA4" w:rsidRPr="00440ACB">
        <w:rPr>
          <w:rFonts w:ascii="Times New Roman" w:eastAsia="宋体" w:hAnsi="Times New Roman"/>
          <w:position w:val="-12"/>
          <w:sz w:val="24"/>
          <w:szCs w:val="24"/>
        </w:rPr>
        <w:object w:dxaOrig="1020" w:dyaOrig="360" w14:anchorId="226B774E">
          <v:shape id="_x0000_i1076" type="#_x0000_t75" style="width:51.5pt;height:17.5pt" o:ole="">
            <v:imagedata r:id="rId103" o:title=""/>
          </v:shape>
          <o:OLEObject Type="Embed" ProgID="Equation.DSMT4" ShapeID="_x0000_i1076" DrawAspect="Content" ObjectID="_1760542676" r:id="rId104"/>
        </w:object>
      </w:r>
      <w:r w:rsidRPr="00920C94">
        <w:rPr>
          <w:rFonts w:ascii="Times New Roman" w:eastAsia="宋体" w:hAnsi="Times New Roman"/>
          <w:sz w:val="24"/>
          <w:szCs w:val="24"/>
        </w:rPr>
        <w:t>为地球球面上同纬度但</w:t>
      </w:r>
      <w:r w:rsidRPr="00920C94">
        <w:rPr>
          <w:rFonts w:ascii="Times New Roman" w:eastAsia="宋体" w:hAnsi="Times New Roman" w:hint="eastAsia"/>
          <w:sz w:val="24"/>
          <w:szCs w:val="24"/>
        </w:rPr>
        <w:t>不同经度的两点，</w:t>
      </w:r>
      <w:r w:rsidRPr="00920C94">
        <w:rPr>
          <w:rFonts w:ascii="Times New Roman" w:eastAsia="宋体" w:hAnsi="Times New Roman"/>
          <w:sz w:val="24"/>
          <w:szCs w:val="24"/>
        </w:rPr>
        <w:t>点</w:t>
      </w:r>
      <w:r w:rsidR="008E34B0" w:rsidRPr="00440ACB">
        <w:rPr>
          <w:rFonts w:ascii="Times New Roman" w:eastAsia="宋体" w:hAnsi="Times New Roman"/>
          <w:position w:val="-4"/>
          <w:sz w:val="24"/>
          <w:szCs w:val="24"/>
        </w:rPr>
        <w:object w:dxaOrig="240" w:dyaOrig="260" w14:anchorId="0FCCA45C">
          <v:shape id="_x0000_i1077" type="#_x0000_t75" style="width:12pt;height:13pt" o:ole="">
            <v:imagedata r:id="rId79" o:title=""/>
          </v:shape>
          <o:OLEObject Type="Embed" ProgID="Equation.DSMT4" ShapeID="_x0000_i1077" DrawAspect="Content" ObjectID="_1760542677" r:id="rId105"/>
        </w:object>
      </w:r>
      <w:r w:rsidRPr="00920C94">
        <w:rPr>
          <w:rFonts w:ascii="Times New Roman" w:eastAsia="宋体" w:hAnsi="Times New Roman" w:hint="eastAsia"/>
          <w:sz w:val="24"/>
          <w:szCs w:val="24"/>
        </w:rPr>
        <w:t>、</w:t>
      </w:r>
      <w:r w:rsidR="008E34B0" w:rsidRPr="00440ACB">
        <w:rPr>
          <w:rFonts w:ascii="Times New Roman" w:eastAsia="宋体" w:hAnsi="Times New Roman"/>
          <w:position w:val="-4"/>
          <w:sz w:val="24"/>
          <w:szCs w:val="24"/>
        </w:rPr>
        <w:object w:dxaOrig="240" w:dyaOrig="260" w14:anchorId="38CA19AA">
          <v:shape id="_x0000_i1078" type="#_x0000_t75" style="width:12pt;height:13pt" o:ole="">
            <v:imagedata r:id="rId81" o:title=""/>
          </v:shape>
          <o:OLEObject Type="Embed" ProgID="Equation.DSMT4" ShapeID="_x0000_i1078" DrawAspect="Content" ObjectID="_1760542678" r:id="rId106"/>
        </w:object>
      </w:r>
      <w:r w:rsidRPr="00920C94">
        <w:rPr>
          <w:rFonts w:ascii="Times New Roman" w:eastAsia="宋体" w:hAnsi="Times New Roman"/>
          <w:sz w:val="24"/>
          <w:szCs w:val="24"/>
        </w:rPr>
        <w:t>在赤道平面上的投影分别为</w:t>
      </w:r>
      <w:r w:rsidR="008E34B0" w:rsidRPr="00440ACB">
        <w:rPr>
          <w:rFonts w:ascii="Times New Roman" w:eastAsia="宋体" w:hAnsi="Times New Roman"/>
          <w:position w:val="-6"/>
          <w:sz w:val="24"/>
          <w:szCs w:val="24"/>
        </w:rPr>
        <w:object w:dxaOrig="240" w:dyaOrig="279" w14:anchorId="3C476A19">
          <v:shape id="_x0000_i1079" type="#_x0000_t75" style="width:12pt;height:13pt" o:ole="">
            <v:imagedata r:id="rId107" o:title=""/>
          </v:shape>
          <o:OLEObject Type="Embed" ProgID="Equation.DSMT4" ShapeID="_x0000_i1079" DrawAspect="Content" ObjectID="_1760542679" r:id="rId108"/>
        </w:object>
      </w:r>
      <w:r w:rsidRPr="00920C94">
        <w:rPr>
          <w:rFonts w:ascii="Times New Roman" w:eastAsia="宋体" w:hAnsi="Times New Roman" w:hint="eastAsia"/>
          <w:sz w:val="24"/>
          <w:szCs w:val="24"/>
        </w:rPr>
        <w:t>、</w:t>
      </w:r>
      <w:r w:rsidR="008E34B0" w:rsidRPr="00440ACB">
        <w:rPr>
          <w:rFonts w:ascii="Times New Roman" w:eastAsia="宋体" w:hAnsi="Times New Roman"/>
          <w:position w:val="-4"/>
          <w:sz w:val="24"/>
          <w:szCs w:val="24"/>
        </w:rPr>
        <w:object w:dxaOrig="260" w:dyaOrig="260" w14:anchorId="1ABE04AC">
          <v:shape id="_x0000_i1080" type="#_x0000_t75" style="width:13pt;height:13pt" o:ole="">
            <v:imagedata r:id="rId109" o:title=""/>
          </v:shape>
          <o:OLEObject Type="Embed" ProgID="Equation.DSMT4" ShapeID="_x0000_i1080" DrawAspect="Content" ObjectID="_1760542680" r:id="rId11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则</w:t>
      </w:r>
    </w:p>
    <w:p w14:paraId="501B2876" w14:textId="77777777" w:rsidR="008E34B0" w:rsidRPr="00920C94" w:rsidRDefault="008E34B0" w:rsidP="004C00FF">
      <w:pPr>
        <w:snapToGrid w:val="0"/>
        <w:spacing w:line="312" w:lineRule="auto"/>
        <w:ind w:firstLineChars="200" w:firstLine="480"/>
        <w:jc w:val="center"/>
        <w:rPr>
          <w:rFonts w:ascii="Times New Roman" w:eastAsia="宋体" w:hAnsi="Times New Roman"/>
          <w:sz w:val="24"/>
          <w:szCs w:val="24"/>
        </w:rPr>
      </w:pPr>
      <w:r w:rsidRPr="00440ACB">
        <w:rPr>
          <w:rFonts w:ascii="Times New Roman" w:eastAsia="宋体" w:hAnsi="Times New Roman"/>
          <w:position w:val="-6"/>
          <w:sz w:val="24"/>
          <w:szCs w:val="24"/>
        </w:rPr>
        <w:object w:dxaOrig="2120" w:dyaOrig="279" w14:anchorId="06C5E7D2">
          <v:shape id="_x0000_i1081" type="#_x0000_t75" style="width:105.5pt;height:13pt" o:ole="">
            <v:imagedata r:id="rId111" o:title=""/>
          </v:shape>
          <o:OLEObject Type="Embed" ProgID="Equation.DSMT4" ShapeID="_x0000_i1081" DrawAspect="Content" ObjectID="_1760542681" r:id="rId112"/>
        </w:object>
      </w:r>
      <w:r w:rsidR="003A0B98" w:rsidRPr="00920C94">
        <w:rPr>
          <w:rFonts w:ascii="Times New Roman" w:eastAsia="宋体" w:hAnsi="Times New Roman" w:hint="eastAsia"/>
          <w:sz w:val="24"/>
          <w:szCs w:val="24"/>
        </w:rPr>
        <w:t>，</w:t>
      </w:r>
      <w:r w:rsidRPr="00440ACB">
        <w:rPr>
          <w:rFonts w:ascii="Times New Roman" w:eastAsia="宋体" w:hAnsi="Times New Roman"/>
          <w:position w:val="-6"/>
          <w:sz w:val="24"/>
          <w:szCs w:val="24"/>
        </w:rPr>
        <w:object w:dxaOrig="2120" w:dyaOrig="279" w14:anchorId="715B12A4">
          <v:shape id="_x0000_i1082" type="#_x0000_t75" style="width:105.5pt;height:13pt" o:ole="">
            <v:imagedata r:id="rId113" o:title=""/>
          </v:shape>
          <o:OLEObject Type="Embed" ProgID="Equation.DSMT4" ShapeID="_x0000_i1082" DrawAspect="Content" ObjectID="_1760542682" r:id="rId114"/>
        </w:object>
      </w:r>
      <w:r w:rsidR="003A0B98" w:rsidRPr="00920C94">
        <w:rPr>
          <w:rFonts w:ascii="Times New Roman" w:eastAsia="宋体" w:hAnsi="Times New Roman" w:hint="eastAsia"/>
          <w:sz w:val="24"/>
          <w:szCs w:val="24"/>
        </w:rPr>
        <w:t>，</w:t>
      </w:r>
    </w:p>
    <w:p w14:paraId="3CEC2683" w14:textId="77777777" w:rsidR="00644491"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当</w:t>
      </w:r>
      <w:r w:rsidR="00644491" w:rsidRPr="00440ACB">
        <w:rPr>
          <w:rFonts w:ascii="Times New Roman" w:eastAsia="宋体" w:hAnsi="Times New Roman"/>
          <w:position w:val="-14"/>
          <w:sz w:val="24"/>
          <w:szCs w:val="24"/>
        </w:rPr>
        <w:object w:dxaOrig="1640" w:dyaOrig="400" w14:anchorId="4DE715FD">
          <v:shape id="_x0000_i1083" type="#_x0000_t75" style="width:81.5pt;height:20.5pt" o:ole="">
            <v:imagedata r:id="rId115" o:title=""/>
          </v:shape>
          <o:OLEObject Type="Embed" ProgID="Equation.DSMT4" ShapeID="_x0000_i1083" DrawAspect="Content" ObjectID="_1760542683" r:id="rId116"/>
        </w:object>
      </w:r>
      <w:r w:rsidRPr="00920C94">
        <w:rPr>
          <w:rFonts w:ascii="Times New Roman" w:eastAsia="宋体" w:hAnsi="Times New Roman" w:hint="eastAsia"/>
          <w:sz w:val="24"/>
          <w:szCs w:val="24"/>
        </w:rPr>
        <w:t>时，</w:t>
      </w:r>
      <w:r w:rsidR="00644491" w:rsidRPr="00440ACB">
        <w:rPr>
          <w:rFonts w:ascii="Times New Roman" w:eastAsia="宋体" w:hAnsi="Times New Roman"/>
          <w:position w:val="-14"/>
          <w:sz w:val="24"/>
          <w:szCs w:val="24"/>
        </w:rPr>
        <w:object w:dxaOrig="2700" w:dyaOrig="400" w14:anchorId="354360DB">
          <v:shape id="_x0000_i1084" type="#_x0000_t75" style="width:134.5pt;height:20.5pt" o:ole="">
            <v:imagedata r:id="rId117" o:title=""/>
          </v:shape>
          <o:OLEObject Type="Embed" ProgID="Equation.DSMT4" ShapeID="_x0000_i1084" DrawAspect="Content" ObjectID="_1760542684" r:id="rId118"/>
        </w:object>
      </w:r>
      <w:r w:rsidRPr="00920C94">
        <w:rPr>
          <w:rFonts w:ascii="Times New Roman" w:eastAsia="宋体" w:hAnsi="Times New Roman" w:hint="eastAsia"/>
          <w:sz w:val="24"/>
          <w:szCs w:val="24"/>
        </w:rPr>
        <w:t>；当</w:t>
      </w:r>
      <w:r w:rsidR="00265FA8" w:rsidRPr="00A4544C">
        <w:rPr>
          <w:rFonts w:ascii="Times New Roman" w:eastAsia="宋体" w:hAnsi="Times New Roman"/>
          <w:position w:val="-14"/>
          <w:sz w:val="24"/>
          <w:szCs w:val="24"/>
        </w:rPr>
        <w:object w:dxaOrig="1800" w:dyaOrig="400" w14:anchorId="74E77225">
          <v:shape id="_x0000_i1085" type="#_x0000_t75" style="width:89.5pt;height:20.5pt" o:ole="">
            <v:imagedata r:id="rId119" o:title=""/>
          </v:shape>
          <o:OLEObject Type="Embed" ProgID="Equation.DSMT4" ShapeID="_x0000_i1085" DrawAspect="Content" ObjectID="_1760542685" r:id="rId120"/>
        </w:object>
      </w:r>
      <w:r w:rsidRPr="00920C94">
        <w:rPr>
          <w:rFonts w:ascii="Times New Roman" w:eastAsia="宋体" w:hAnsi="Times New Roman" w:hint="eastAsia"/>
          <w:sz w:val="24"/>
          <w:szCs w:val="24"/>
        </w:rPr>
        <w:t>时，</w:t>
      </w:r>
      <w:r w:rsidR="00644491" w:rsidRPr="00440ACB">
        <w:rPr>
          <w:rFonts w:ascii="Times New Roman" w:eastAsia="宋体" w:hAnsi="Times New Roman"/>
          <w:position w:val="-14"/>
          <w:sz w:val="24"/>
          <w:szCs w:val="24"/>
        </w:rPr>
        <w:object w:dxaOrig="3159" w:dyaOrig="400" w14:anchorId="6E12E54F">
          <v:shape id="_x0000_i1086" type="#_x0000_t75" style="width:157pt;height:20.5pt" o:ole="">
            <v:imagedata r:id="rId121" o:title=""/>
          </v:shape>
          <o:OLEObject Type="Embed" ProgID="Equation.DSMT4" ShapeID="_x0000_i1086" DrawAspect="Content" ObjectID="_1760542686" r:id="rId122"/>
        </w:object>
      </w:r>
      <w:r w:rsidRPr="00920C94">
        <w:rPr>
          <w:rFonts w:ascii="Times New Roman" w:eastAsia="宋体" w:hAnsi="Times New Roman" w:hint="eastAsia"/>
          <w:sz w:val="24"/>
          <w:szCs w:val="24"/>
        </w:rPr>
        <w:t>，故有</w:t>
      </w:r>
      <w:r w:rsidR="00644491" w:rsidRPr="00440ACB">
        <w:rPr>
          <w:rFonts w:ascii="Times New Roman" w:eastAsia="宋体" w:hAnsi="Times New Roman"/>
          <w:position w:val="-14"/>
          <w:sz w:val="24"/>
          <w:szCs w:val="24"/>
        </w:rPr>
        <w:object w:dxaOrig="3739" w:dyaOrig="400" w14:anchorId="65F3E8E1">
          <v:shape id="_x0000_i1087" type="#_x0000_t75" style="width:187pt;height:20.5pt" o:ole="">
            <v:imagedata r:id="rId123" o:title=""/>
          </v:shape>
          <o:OLEObject Type="Embed" ProgID="Equation.DSMT4" ShapeID="_x0000_i1087" DrawAspect="Content" ObjectID="_1760542687" r:id="rId124"/>
        </w:object>
      </w:r>
      <w:r w:rsidRPr="00920C94">
        <w:rPr>
          <w:rFonts w:ascii="Times New Roman" w:eastAsia="宋体" w:hAnsi="Times New Roman" w:hint="eastAsia"/>
          <w:sz w:val="24"/>
          <w:szCs w:val="24"/>
        </w:rPr>
        <w:t>．</w:t>
      </w:r>
    </w:p>
    <w:p w14:paraId="4A8E3BCB"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四边形</w:t>
      </w:r>
      <w:r w:rsidR="004F163A" w:rsidRPr="00440ACB">
        <w:rPr>
          <w:rFonts w:ascii="Times New Roman" w:eastAsia="宋体" w:hAnsi="Times New Roman"/>
          <w:position w:val="-6"/>
          <w:sz w:val="24"/>
          <w:szCs w:val="24"/>
        </w:rPr>
        <w:object w:dxaOrig="720" w:dyaOrig="279" w14:anchorId="5939F034">
          <v:shape id="_x0000_i1088" type="#_x0000_t75" style="width:36.5pt;height:13pt" o:ole="">
            <v:imagedata r:id="rId125" o:title=""/>
          </v:shape>
          <o:OLEObject Type="Embed" ProgID="Equation.DSMT4" ShapeID="_x0000_i1088" DrawAspect="Content" ObjectID="_1760542688" r:id="rId126"/>
        </w:object>
      </w:r>
      <w:r w:rsidRPr="00920C94">
        <w:rPr>
          <w:rFonts w:ascii="Times New Roman" w:eastAsia="宋体" w:hAnsi="Times New Roman"/>
          <w:sz w:val="24"/>
          <w:szCs w:val="24"/>
        </w:rPr>
        <w:t>是矩形</w:t>
      </w:r>
      <w:r w:rsidRPr="00920C94">
        <w:rPr>
          <w:rFonts w:ascii="Times New Roman" w:eastAsia="宋体" w:hAnsi="Times New Roman" w:hint="eastAsia"/>
          <w:sz w:val="24"/>
          <w:szCs w:val="24"/>
        </w:rPr>
        <w:t>，</w:t>
      </w:r>
      <w:r w:rsidR="004F163A" w:rsidRPr="00440ACB">
        <w:rPr>
          <w:rFonts w:ascii="Times New Roman" w:eastAsia="宋体" w:hAnsi="Times New Roman"/>
          <w:position w:val="-6"/>
          <w:sz w:val="24"/>
          <w:szCs w:val="24"/>
        </w:rPr>
        <w:object w:dxaOrig="960" w:dyaOrig="279" w14:anchorId="1EC0ED62">
          <v:shape id="_x0000_i1089" type="#_x0000_t75" style="width:47.5pt;height:13pt" o:ole="">
            <v:imagedata r:id="rId127" o:title=""/>
          </v:shape>
          <o:OLEObject Type="Embed" ProgID="Equation.DSMT4" ShapeID="_x0000_i1089" DrawAspect="Content" ObjectID="_1760542689" r:id="rId128"/>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小圆半径</w:t>
      </w:r>
      <w:r w:rsidR="004F163A" w:rsidRPr="00440ACB">
        <w:rPr>
          <w:rFonts w:ascii="Times New Roman" w:eastAsia="宋体" w:hAnsi="Times New Roman"/>
          <w:position w:val="-6"/>
          <w:sz w:val="24"/>
          <w:szCs w:val="24"/>
        </w:rPr>
        <w:object w:dxaOrig="1980" w:dyaOrig="279" w14:anchorId="6A5F910E">
          <v:shape id="_x0000_i1090" type="#_x0000_t75" style="width:99pt;height:13pt" o:ole="">
            <v:imagedata r:id="rId129" o:title=""/>
          </v:shape>
          <o:OLEObject Type="Embed" ProgID="Equation.DSMT4" ShapeID="_x0000_i1090" DrawAspect="Content" ObjectID="_1760542690" r:id="rId13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于是在</w:t>
      </w:r>
      <w:r w:rsidRPr="00920C94">
        <w:rPr>
          <w:rFonts w:ascii="Times New Roman" w:eastAsia="宋体" w:hAnsi="Times New Roman" w:hint="eastAsia"/>
          <w:sz w:val="24"/>
          <w:szCs w:val="24"/>
        </w:rPr>
        <w:t>等腰</w:t>
      </w:r>
      <w:r w:rsidR="004F163A" w:rsidRPr="00440ACB">
        <w:rPr>
          <w:rFonts w:ascii="Times New Roman" w:eastAsia="宋体" w:hAnsi="Times New Roman"/>
          <w:position w:val="-6"/>
          <w:sz w:val="24"/>
          <w:szCs w:val="24"/>
        </w:rPr>
        <w:object w:dxaOrig="840" w:dyaOrig="300" w14:anchorId="6F4CB8B9">
          <v:shape id="_x0000_i1091" type="#_x0000_t75" style="width:41pt;height:15pt" o:ole="">
            <v:imagedata r:id="rId131" o:title=""/>
          </v:shape>
          <o:OLEObject Type="Embed" ProgID="Equation.DSMT4" ShapeID="_x0000_i1091" DrawAspect="Content" ObjectID="_1760542691" r:id="rId132"/>
        </w:object>
      </w:r>
      <w:r w:rsidRPr="00920C94">
        <w:rPr>
          <w:rFonts w:ascii="Times New Roman" w:eastAsia="宋体" w:hAnsi="Times New Roman"/>
          <w:sz w:val="24"/>
          <w:szCs w:val="24"/>
        </w:rPr>
        <w:t>中</w:t>
      </w:r>
      <w:r w:rsidRPr="00920C94">
        <w:rPr>
          <w:rFonts w:ascii="Times New Roman" w:eastAsia="宋体" w:hAnsi="Times New Roman" w:hint="eastAsia"/>
          <w:sz w:val="24"/>
          <w:szCs w:val="24"/>
        </w:rPr>
        <w:t>，得</w:t>
      </w:r>
      <w:r w:rsidR="004F163A" w:rsidRPr="00440ACB">
        <w:rPr>
          <w:rFonts w:ascii="Times New Roman" w:eastAsia="宋体" w:hAnsi="Times New Roman"/>
          <w:position w:val="-24"/>
          <w:sz w:val="24"/>
          <w:szCs w:val="24"/>
        </w:rPr>
        <w:object w:dxaOrig="2580" w:dyaOrig="660" w14:anchorId="6D578DF6">
          <v:shape id="_x0000_i1092" type="#_x0000_t75" style="width:129pt;height:32.5pt" o:ole="">
            <v:imagedata r:id="rId133" o:title=""/>
          </v:shape>
          <o:OLEObject Type="Embed" ProgID="Equation.DSMT4" ShapeID="_x0000_i1092" DrawAspect="Content" ObjectID="_1760542692" r:id="rId134"/>
        </w:object>
      </w:r>
      <w:r w:rsidRPr="00920C94">
        <w:rPr>
          <w:rFonts w:ascii="Times New Roman" w:eastAsia="宋体" w:hAnsi="Times New Roman" w:hint="eastAsia"/>
          <w:sz w:val="24"/>
          <w:szCs w:val="24"/>
        </w:rPr>
        <w:t>．</w:t>
      </w:r>
    </w:p>
    <w:p w14:paraId="4D98AA2B" w14:textId="7153AED8"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lastRenderedPageBreak/>
        <w:t>在等腰</w:t>
      </w:r>
      <w:r w:rsidR="004F163A" w:rsidRPr="00440ACB">
        <w:rPr>
          <w:rFonts w:ascii="Times New Roman" w:eastAsia="宋体" w:hAnsi="Times New Roman"/>
          <w:position w:val="-6"/>
          <w:sz w:val="24"/>
          <w:szCs w:val="24"/>
        </w:rPr>
        <w:object w:dxaOrig="780" w:dyaOrig="300" w14:anchorId="52EE00D7">
          <v:shape id="_x0000_i1093" type="#_x0000_t75" style="width:39pt;height:15pt" o:ole="">
            <v:imagedata r:id="rId135" o:title=""/>
          </v:shape>
          <o:OLEObject Type="Embed" ProgID="Equation.DSMT4" ShapeID="_x0000_i1093" DrawAspect="Content" ObjectID="_1760542693" r:id="rId136"/>
        </w:object>
      </w:r>
      <w:r w:rsidRPr="00920C94">
        <w:rPr>
          <w:rFonts w:ascii="Times New Roman" w:eastAsia="宋体" w:hAnsi="Times New Roman"/>
          <w:sz w:val="24"/>
          <w:szCs w:val="24"/>
        </w:rPr>
        <w:t>中</w:t>
      </w:r>
      <w:r w:rsidRPr="00920C94">
        <w:rPr>
          <w:rFonts w:ascii="Times New Roman" w:eastAsia="宋体" w:hAnsi="Times New Roman" w:hint="eastAsia"/>
          <w:sz w:val="24"/>
          <w:szCs w:val="24"/>
        </w:rPr>
        <w:t>，</w:t>
      </w:r>
      <w:r w:rsidRPr="00920C94">
        <w:rPr>
          <w:rFonts w:ascii="Times New Roman" w:eastAsia="宋体" w:hAnsi="Times New Roman"/>
          <w:sz w:val="24"/>
          <w:szCs w:val="24"/>
        </w:rPr>
        <w:t>得</w:t>
      </w:r>
      <w:r w:rsidR="00723665" w:rsidRPr="00440ACB">
        <w:rPr>
          <w:rFonts w:ascii="Times New Roman" w:eastAsia="宋体" w:hAnsi="Times New Roman"/>
          <w:position w:val="-24"/>
          <w:sz w:val="24"/>
          <w:szCs w:val="24"/>
        </w:rPr>
        <w:object w:dxaOrig="3180" w:dyaOrig="940" w14:anchorId="0FA3164B">
          <v:shape id="_x0000_i1094" type="#_x0000_t75" style="width:159pt;height:47.5pt" o:ole="">
            <v:imagedata r:id="rId137" o:title=""/>
          </v:shape>
          <o:OLEObject Type="Embed" ProgID="Equation.DSMT4" ShapeID="_x0000_i1094" DrawAspect="Content" ObjectID="_1760542694" r:id="rId138"/>
        </w:object>
      </w:r>
      <w:r w:rsidR="00723665" w:rsidRPr="00440ACB">
        <w:rPr>
          <w:rFonts w:ascii="Times New Roman" w:eastAsia="宋体" w:hAnsi="Times New Roman"/>
          <w:position w:val="-24"/>
          <w:sz w:val="24"/>
          <w:szCs w:val="24"/>
        </w:rPr>
        <w:object w:dxaOrig="1900" w:dyaOrig="660" w14:anchorId="7E9AFB15">
          <v:shape id="_x0000_i1095" type="#_x0000_t75" style="width:95.5pt;height:32.5pt" o:ole="">
            <v:imagedata r:id="rId139" o:title=""/>
          </v:shape>
          <o:OLEObject Type="Embed" ProgID="Equation.DSMT4" ShapeID="_x0000_i1095" DrawAspect="Content" ObjectID="_1760542695" r:id="rId140"/>
        </w:object>
      </w:r>
      <w:r w:rsidRPr="00920C94">
        <w:rPr>
          <w:rFonts w:ascii="Times New Roman" w:eastAsia="宋体" w:hAnsi="Times New Roman" w:hint="eastAsia"/>
          <w:sz w:val="24"/>
          <w:szCs w:val="24"/>
        </w:rPr>
        <w:t>，</w:t>
      </w:r>
    </w:p>
    <w:p w14:paraId="74C52223" w14:textId="4023B3A4" w:rsidR="00480671"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于是球心角</w:t>
      </w:r>
      <w:r w:rsidR="00723665" w:rsidRPr="00440ACB">
        <w:rPr>
          <w:rFonts w:ascii="Times New Roman" w:eastAsia="宋体" w:hAnsi="Times New Roman"/>
          <w:position w:val="-24"/>
          <w:sz w:val="24"/>
          <w:szCs w:val="24"/>
        </w:rPr>
        <w:object w:dxaOrig="3480" w:dyaOrig="660" w14:anchorId="1A9F4B8B">
          <v:shape id="_x0000_i1096" type="#_x0000_t75" style="width:174pt;height:32.5pt" o:ole="">
            <v:imagedata r:id="rId141" o:title=""/>
          </v:shape>
          <o:OLEObject Type="Embed" ProgID="Equation.DSMT4" ShapeID="_x0000_i1096" DrawAspect="Content" ObjectID="_1760542696" r:id="rId142"/>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则</w:t>
      </w:r>
      <w:r w:rsidR="00480671" w:rsidRPr="00440ACB">
        <w:rPr>
          <w:rFonts w:ascii="Times New Roman" w:eastAsia="宋体" w:hAnsi="Times New Roman"/>
          <w:position w:val="-4"/>
          <w:sz w:val="24"/>
          <w:szCs w:val="24"/>
        </w:rPr>
        <w:object w:dxaOrig="240" w:dyaOrig="260" w14:anchorId="6C21D129">
          <v:shape id="_x0000_i1097" type="#_x0000_t75" style="width:12pt;height:13pt" o:ole="">
            <v:imagedata r:id="rId79" o:title=""/>
          </v:shape>
          <o:OLEObject Type="Embed" ProgID="Equation.DSMT4" ShapeID="_x0000_i1097" DrawAspect="Content" ObjectID="_1760542697" r:id="rId143"/>
        </w:object>
      </w:r>
      <w:r w:rsidRPr="00920C94">
        <w:rPr>
          <w:rFonts w:ascii="Times New Roman" w:eastAsia="宋体" w:hAnsi="Times New Roman" w:hint="eastAsia"/>
          <w:sz w:val="24"/>
          <w:szCs w:val="24"/>
        </w:rPr>
        <w:t>、</w:t>
      </w:r>
      <w:r w:rsidR="00480671" w:rsidRPr="00440ACB">
        <w:rPr>
          <w:rFonts w:ascii="Times New Roman" w:eastAsia="宋体" w:hAnsi="Times New Roman"/>
          <w:position w:val="-4"/>
          <w:sz w:val="24"/>
          <w:szCs w:val="24"/>
        </w:rPr>
        <w:object w:dxaOrig="240" w:dyaOrig="260" w14:anchorId="6861FE8A">
          <v:shape id="_x0000_i1098" type="#_x0000_t75" style="width:12pt;height:13pt" o:ole="">
            <v:imagedata r:id="rId81" o:title=""/>
          </v:shape>
          <o:OLEObject Type="Embed" ProgID="Equation.DSMT4" ShapeID="_x0000_i1098" DrawAspect="Content" ObjectID="_1760542698" r:id="rId144"/>
        </w:object>
      </w:r>
      <w:r w:rsidRPr="00920C94">
        <w:rPr>
          <w:rFonts w:ascii="Times New Roman" w:eastAsia="宋体" w:hAnsi="Times New Roman"/>
          <w:sz w:val="24"/>
          <w:szCs w:val="24"/>
        </w:rPr>
        <w:t>两地间的球面距离</w:t>
      </w:r>
    </w:p>
    <w:p w14:paraId="49BB95D8" w14:textId="0F6B0DD1" w:rsidR="009F1758" w:rsidRPr="00920C94" w:rsidRDefault="00723665" w:rsidP="004C00FF">
      <w:pPr>
        <w:snapToGrid w:val="0"/>
        <w:spacing w:line="312" w:lineRule="auto"/>
        <w:ind w:firstLineChars="200" w:firstLine="480"/>
        <w:jc w:val="center"/>
        <w:rPr>
          <w:rFonts w:ascii="Times New Roman" w:eastAsia="宋体" w:hAnsi="Times New Roman"/>
          <w:sz w:val="24"/>
          <w:szCs w:val="24"/>
        </w:rPr>
      </w:pPr>
      <w:r w:rsidRPr="00440ACB">
        <w:rPr>
          <w:rFonts w:ascii="Times New Roman" w:eastAsia="宋体" w:hAnsi="Times New Roman"/>
          <w:position w:val="-24"/>
          <w:sz w:val="24"/>
          <w:szCs w:val="24"/>
        </w:rPr>
        <w:object w:dxaOrig="3100" w:dyaOrig="660" w14:anchorId="126EDCA9">
          <v:shape id="_x0000_i1099" type="#_x0000_t75" style="width:154pt;height:32.5pt" o:ole="">
            <v:imagedata r:id="rId145" o:title=""/>
          </v:shape>
          <o:OLEObject Type="Embed" ProgID="Equation.DSMT4" ShapeID="_x0000_i1099" DrawAspect="Content" ObjectID="_1760542699" r:id="rId146"/>
        </w:object>
      </w:r>
      <w:r w:rsidR="003A0B98" w:rsidRPr="00920C94">
        <w:rPr>
          <w:rFonts w:ascii="Times New Roman" w:eastAsia="宋体" w:hAnsi="Times New Roman" w:hint="eastAsia"/>
          <w:sz w:val="24"/>
          <w:szCs w:val="24"/>
        </w:rPr>
        <w:t>（公式二）．</w:t>
      </w:r>
    </w:p>
    <w:p w14:paraId="3C70667F"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3</w:t>
      </w:r>
      <w:r w:rsidRPr="00920C94">
        <w:rPr>
          <w:rFonts w:ascii="Times New Roman" w:eastAsia="宋体" w:hAnsi="Times New Roman" w:hint="eastAsia"/>
          <w:sz w:val="24"/>
          <w:szCs w:val="24"/>
        </w:rPr>
        <w:t>．不同纬度不同经度的两点间的球面距离．</w:t>
      </w:r>
    </w:p>
    <w:p w14:paraId="3F18E69C" w14:textId="77777777" w:rsidR="00D87EA4" w:rsidRPr="00920C94" w:rsidRDefault="009C7DB2" w:rsidP="004C00FF">
      <w:pPr>
        <w:snapToGrid w:val="0"/>
        <w:spacing w:line="312" w:lineRule="auto"/>
        <w:ind w:firstLineChars="200" w:firstLine="420"/>
        <w:jc w:val="center"/>
        <w:rPr>
          <w:rFonts w:ascii="Times New Roman" w:eastAsia="宋体" w:hAnsi="Times New Roman"/>
          <w:sz w:val="24"/>
          <w:szCs w:val="24"/>
        </w:rPr>
      </w:pPr>
      <w:r w:rsidRPr="00920C94">
        <w:rPr>
          <w:rFonts w:ascii="Times New Roman" w:eastAsia="宋体" w:hAnsi="Times New Roman"/>
          <w:noProof/>
        </w:rPr>
        <w:drawing>
          <wp:inline distT="0" distB="0" distL="0" distR="0" wp14:anchorId="535FB901" wp14:editId="1A494E28">
            <wp:extent cx="1800000" cy="1800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cstate="print"/>
                    <a:stretch>
                      <a:fillRect/>
                    </a:stretch>
                  </pic:blipFill>
                  <pic:spPr>
                    <a:xfrm>
                      <a:off x="0" y="0"/>
                      <a:ext cx="1800000" cy="1800000"/>
                    </a:xfrm>
                    <a:prstGeom prst="rect">
                      <a:avLst/>
                    </a:prstGeom>
                  </pic:spPr>
                </pic:pic>
              </a:graphicData>
            </a:graphic>
          </wp:inline>
        </w:drawing>
      </w:r>
    </w:p>
    <w:p w14:paraId="3953CBA9" w14:textId="59BB7F4E" w:rsidR="00D87EA4"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如上图，</w:t>
      </w:r>
      <w:r w:rsidRPr="00920C94">
        <w:rPr>
          <w:rFonts w:ascii="Times New Roman" w:eastAsia="宋体" w:hAnsi="Times New Roman"/>
          <w:sz w:val="24"/>
          <w:szCs w:val="24"/>
        </w:rPr>
        <w:t>设</w:t>
      </w:r>
      <w:r w:rsidR="00D87EA4" w:rsidRPr="00440ACB">
        <w:rPr>
          <w:rFonts w:ascii="Times New Roman" w:eastAsia="宋体" w:hAnsi="Times New Roman"/>
          <w:position w:val="-12"/>
          <w:sz w:val="24"/>
          <w:szCs w:val="24"/>
        </w:rPr>
        <w:object w:dxaOrig="1040" w:dyaOrig="360" w14:anchorId="39EA3135">
          <v:shape id="_x0000_i1100" type="#_x0000_t75" style="width:51.5pt;height:17.5pt" o:ole="">
            <v:imagedata r:id="rId83" o:title=""/>
          </v:shape>
          <o:OLEObject Type="Embed" ProgID="Equation.DSMT4" ShapeID="_x0000_i1100" DrawAspect="Content" ObjectID="_1760542700" r:id="rId148"/>
        </w:object>
      </w:r>
      <w:r w:rsidRPr="00920C94">
        <w:rPr>
          <w:rFonts w:ascii="Times New Roman" w:eastAsia="宋体" w:hAnsi="Times New Roman" w:hint="eastAsia"/>
          <w:sz w:val="24"/>
          <w:szCs w:val="24"/>
        </w:rPr>
        <w:t>、</w:t>
      </w:r>
      <w:r w:rsidR="00D87EA4" w:rsidRPr="00440ACB">
        <w:rPr>
          <w:rFonts w:ascii="Times New Roman" w:eastAsia="宋体" w:hAnsi="Times New Roman"/>
          <w:position w:val="-12"/>
          <w:sz w:val="24"/>
          <w:szCs w:val="24"/>
        </w:rPr>
        <w:object w:dxaOrig="1100" w:dyaOrig="360" w14:anchorId="686E8A4E">
          <v:shape id="_x0000_i1101" type="#_x0000_t75" style="width:55pt;height:17.5pt" o:ole="">
            <v:imagedata r:id="rId85" o:title=""/>
          </v:shape>
          <o:OLEObject Type="Embed" ProgID="Equation.DSMT4" ShapeID="_x0000_i1101" DrawAspect="Content" ObjectID="_1760542701" r:id="rId149"/>
        </w:object>
      </w:r>
      <w:r w:rsidRPr="00920C94">
        <w:rPr>
          <w:rFonts w:ascii="Times New Roman" w:eastAsia="宋体" w:hAnsi="Times New Roman"/>
          <w:sz w:val="24"/>
          <w:szCs w:val="24"/>
        </w:rPr>
        <w:t>为地球上不同纬度不</w:t>
      </w:r>
      <w:r w:rsidRPr="00920C94">
        <w:rPr>
          <w:rFonts w:ascii="Times New Roman" w:eastAsia="宋体" w:hAnsi="Times New Roman" w:hint="eastAsia"/>
          <w:sz w:val="24"/>
          <w:szCs w:val="24"/>
        </w:rPr>
        <w:t>同经度的两点，</w:t>
      </w:r>
      <w:r w:rsidRPr="00920C94">
        <w:rPr>
          <w:rFonts w:ascii="Times New Roman" w:eastAsia="宋体" w:hAnsi="Times New Roman"/>
          <w:sz w:val="24"/>
          <w:szCs w:val="24"/>
        </w:rPr>
        <w:t>点</w:t>
      </w:r>
      <w:r w:rsidR="00D87EA4" w:rsidRPr="00440ACB">
        <w:rPr>
          <w:rFonts w:ascii="Times New Roman" w:eastAsia="宋体" w:hAnsi="Times New Roman"/>
          <w:position w:val="-4"/>
          <w:sz w:val="24"/>
          <w:szCs w:val="24"/>
        </w:rPr>
        <w:object w:dxaOrig="240" w:dyaOrig="260" w14:anchorId="73BCBA2F">
          <v:shape id="_x0000_i1102" type="#_x0000_t75" style="width:12pt;height:13pt" o:ole="">
            <v:imagedata r:id="rId79" o:title=""/>
          </v:shape>
          <o:OLEObject Type="Embed" ProgID="Equation.DSMT4" ShapeID="_x0000_i1102" DrawAspect="Content" ObjectID="_1760542702" r:id="rId150"/>
        </w:object>
      </w:r>
      <w:r w:rsidRPr="00920C94">
        <w:rPr>
          <w:rFonts w:ascii="Times New Roman" w:eastAsia="宋体" w:hAnsi="Times New Roman" w:hint="eastAsia"/>
          <w:sz w:val="24"/>
          <w:szCs w:val="24"/>
        </w:rPr>
        <w:t>、</w:t>
      </w:r>
      <w:r w:rsidR="00D87EA4" w:rsidRPr="00440ACB">
        <w:rPr>
          <w:rFonts w:ascii="Times New Roman" w:eastAsia="宋体" w:hAnsi="Times New Roman"/>
          <w:position w:val="-4"/>
          <w:sz w:val="24"/>
          <w:szCs w:val="24"/>
        </w:rPr>
        <w:object w:dxaOrig="240" w:dyaOrig="260" w14:anchorId="2A3F93D6">
          <v:shape id="_x0000_i1103" type="#_x0000_t75" style="width:12pt;height:13pt" o:ole="">
            <v:imagedata r:id="rId81" o:title=""/>
          </v:shape>
          <o:OLEObject Type="Embed" ProgID="Equation.DSMT4" ShapeID="_x0000_i1103" DrawAspect="Content" ObjectID="_1760542703" r:id="rId151"/>
        </w:object>
      </w:r>
      <w:r w:rsidRPr="00920C94">
        <w:rPr>
          <w:rFonts w:ascii="Times New Roman" w:eastAsia="宋体" w:hAnsi="Times New Roman"/>
          <w:sz w:val="24"/>
          <w:szCs w:val="24"/>
        </w:rPr>
        <w:t>在赤道平面上的投影分别为</w:t>
      </w:r>
      <w:r w:rsidR="00D87EA4" w:rsidRPr="00440ACB">
        <w:rPr>
          <w:rFonts w:ascii="Times New Roman" w:eastAsia="宋体" w:hAnsi="Times New Roman"/>
          <w:position w:val="-6"/>
          <w:sz w:val="24"/>
          <w:szCs w:val="24"/>
        </w:rPr>
        <w:object w:dxaOrig="240" w:dyaOrig="279" w14:anchorId="64174ED5">
          <v:shape id="_x0000_i1104" type="#_x0000_t75" style="width:12pt;height:13pt" o:ole="">
            <v:imagedata r:id="rId107" o:title=""/>
          </v:shape>
          <o:OLEObject Type="Embed" ProgID="Equation.DSMT4" ShapeID="_x0000_i1104" DrawAspect="Content" ObjectID="_1760542704" r:id="rId152"/>
        </w:object>
      </w:r>
      <w:r w:rsidRPr="00920C94">
        <w:rPr>
          <w:rFonts w:ascii="Times New Roman" w:eastAsia="宋体" w:hAnsi="Times New Roman" w:hint="eastAsia"/>
          <w:sz w:val="24"/>
          <w:szCs w:val="24"/>
        </w:rPr>
        <w:t>、</w:t>
      </w:r>
      <w:r w:rsidR="00D87EA4" w:rsidRPr="00440ACB">
        <w:rPr>
          <w:rFonts w:ascii="Times New Roman" w:eastAsia="宋体" w:hAnsi="Times New Roman"/>
          <w:position w:val="-4"/>
          <w:sz w:val="24"/>
          <w:szCs w:val="24"/>
        </w:rPr>
        <w:object w:dxaOrig="260" w:dyaOrig="260" w14:anchorId="6D383644">
          <v:shape id="_x0000_i1105" type="#_x0000_t75" style="width:13pt;height:13pt" o:ole="">
            <v:imagedata r:id="rId109" o:title=""/>
          </v:shape>
          <o:OLEObject Type="Embed" ProgID="Equation.DSMT4" ShapeID="_x0000_i1105" DrawAspect="Content" ObjectID="_1760542705" r:id="rId153"/>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则</w:t>
      </w:r>
      <w:r w:rsidR="00D87EA4" w:rsidRPr="00440ACB">
        <w:rPr>
          <w:rFonts w:ascii="Times New Roman" w:eastAsia="宋体" w:hAnsi="Times New Roman"/>
          <w:position w:val="-12"/>
          <w:sz w:val="24"/>
          <w:szCs w:val="24"/>
        </w:rPr>
        <w:object w:dxaOrig="1180" w:dyaOrig="360" w14:anchorId="2086B655">
          <v:shape id="_x0000_i1106" type="#_x0000_t75" style="width:59pt;height:17.5pt" o:ole="">
            <v:imagedata r:id="rId154" o:title=""/>
          </v:shape>
          <o:OLEObject Type="Embed" ProgID="Equation.DSMT4" ShapeID="_x0000_i1106" DrawAspect="Content" ObjectID="_1760542706" r:id="rId155"/>
        </w:object>
      </w:r>
      <w:r w:rsidRPr="00920C94">
        <w:rPr>
          <w:rFonts w:ascii="Times New Roman" w:eastAsia="宋体" w:hAnsi="Times New Roman" w:hint="eastAsia"/>
          <w:sz w:val="24"/>
          <w:szCs w:val="24"/>
        </w:rPr>
        <w:t>，</w:t>
      </w:r>
      <w:r w:rsidR="00D87EA4" w:rsidRPr="00440ACB">
        <w:rPr>
          <w:rFonts w:ascii="Times New Roman" w:eastAsia="宋体" w:hAnsi="Times New Roman"/>
          <w:position w:val="-12"/>
          <w:sz w:val="24"/>
          <w:szCs w:val="24"/>
        </w:rPr>
        <w:object w:dxaOrig="1219" w:dyaOrig="360" w14:anchorId="6B0D9672">
          <v:shape id="_x0000_i1107" type="#_x0000_t75" style="width:61pt;height:17.5pt" o:ole="">
            <v:imagedata r:id="rId156" o:title=""/>
          </v:shape>
          <o:OLEObject Type="Embed" ProgID="Equation.DSMT4" ShapeID="_x0000_i1107" DrawAspect="Content" ObjectID="_1760542707" r:id="rId157"/>
        </w:object>
      </w:r>
      <w:r w:rsidRPr="00920C94">
        <w:rPr>
          <w:rFonts w:ascii="Times New Roman" w:eastAsia="宋体" w:hAnsi="Times New Roman" w:hint="eastAsia"/>
          <w:sz w:val="24"/>
          <w:szCs w:val="24"/>
        </w:rPr>
        <w:t>．当</w:t>
      </w:r>
      <w:r w:rsidR="00D87EA4" w:rsidRPr="00440ACB">
        <w:rPr>
          <w:rFonts w:ascii="Times New Roman" w:eastAsia="宋体" w:hAnsi="Times New Roman"/>
          <w:position w:val="-14"/>
          <w:sz w:val="24"/>
          <w:szCs w:val="24"/>
        </w:rPr>
        <w:object w:dxaOrig="1640" w:dyaOrig="400" w14:anchorId="03517CC4">
          <v:shape id="_x0000_i1108" type="#_x0000_t75" style="width:81.5pt;height:20.5pt" o:ole="">
            <v:imagedata r:id="rId115" o:title=""/>
          </v:shape>
          <o:OLEObject Type="Embed" ProgID="Equation.DSMT4" ShapeID="_x0000_i1108" DrawAspect="Content" ObjectID="_1760542708" r:id="rId158"/>
        </w:object>
      </w:r>
      <w:r w:rsidRPr="00920C94">
        <w:rPr>
          <w:rFonts w:ascii="Times New Roman" w:eastAsia="宋体" w:hAnsi="Times New Roman" w:hint="eastAsia"/>
          <w:sz w:val="24"/>
          <w:szCs w:val="24"/>
        </w:rPr>
        <w:t>时，</w:t>
      </w:r>
      <w:r w:rsidR="009B74E3" w:rsidRPr="00440ACB">
        <w:rPr>
          <w:rFonts w:ascii="Times New Roman" w:eastAsia="宋体" w:hAnsi="Times New Roman"/>
          <w:position w:val="-14"/>
          <w:sz w:val="24"/>
          <w:szCs w:val="24"/>
        </w:rPr>
        <w:object w:dxaOrig="1760" w:dyaOrig="400" w14:anchorId="682C2DAA">
          <v:shape id="_x0000_i1109" type="#_x0000_t75" style="width:88pt;height:20.5pt" o:ole="">
            <v:imagedata r:id="rId159" o:title=""/>
          </v:shape>
          <o:OLEObject Type="Embed" ProgID="Equation.DSMT4" ShapeID="_x0000_i1109" DrawAspect="Content" ObjectID="_1760542709" r:id="rId160"/>
        </w:object>
      </w:r>
      <w:r w:rsidRPr="00920C94">
        <w:rPr>
          <w:rFonts w:ascii="Times New Roman" w:eastAsia="宋体" w:hAnsi="Times New Roman" w:hint="eastAsia"/>
          <w:sz w:val="24"/>
          <w:szCs w:val="24"/>
        </w:rPr>
        <w:t>；当</w:t>
      </w:r>
      <w:r w:rsidR="00F05AF1" w:rsidRPr="00A4544C">
        <w:rPr>
          <w:rFonts w:ascii="Times New Roman" w:eastAsia="宋体" w:hAnsi="Times New Roman"/>
          <w:position w:val="-14"/>
          <w:sz w:val="24"/>
          <w:szCs w:val="24"/>
        </w:rPr>
        <w:object w:dxaOrig="1800" w:dyaOrig="400" w14:anchorId="01E0B106">
          <v:shape id="_x0000_i1110" type="#_x0000_t75" style="width:89.5pt;height:20.5pt" o:ole="">
            <v:imagedata r:id="rId161" o:title=""/>
          </v:shape>
          <o:OLEObject Type="Embed" ProgID="Equation.DSMT4" ShapeID="_x0000_i1110" DrawAspect="Content" ObjectID="_1760542710" r:id="rId162"/>
        </w:object>
      </w:r>
      <w:r w:rsidRPr="00920C94">
        <w:rPr>
          <w:rFonts w:ascii="Times New Roman" w:eastAsia="宋体" w:hAnsi="Times New Roman" w:hint="eastAsia"/>
          <w:sz w:val="24"/>
          <w:szCs w:val="24"/>
        </w:rPr>
        <w:t>时，</w:t>
      </w:r>
      <w:r w:rsidR="009B74E3" w:rsidRPr="00440ACB">
        <w:rPr>
          <w:rFonts w:ascii="Times New Roman" w:eastAsia="宋体" w:hAnsi="Times New Roman"/>
          <w:position w:val="-14"/>
          <w:sz w:val="24"/>
          <w:szCs w:val="24"/>
        </w:rPr>
        <w:object w:dxaOrig="2220" w:dyaOrig="400" w14:anchorId="23F3EAA1">
          <v:shape id="_x0000_i1111" type="#_x0000_t75" style="width:111pt;height:20.5pt" o:ole="">
            <v:imagedata r:id="rId163" o:title=""/>
          </v:shape>
          <o:OLEObject Type="Embed" ProgID="Equation.DSMT4" ShapeID="_x0000_i1111" DrawAspect="Content" ObjectID="_1760542711" r:id="rId164"/>
        </w:object>
      </w:r>
      <w:r w:rsidRPr="00920C94">
        <w:rPr>
          <w:rFonts w:ascii="Times New Roman" w:eastAsia="宋体" w:hAnsi="Times New Roman" w:hint="eastAsia"/>
          <w:sz w:val="24"/>
          <w:szCs w:val="24"/>
        </w:rPr>
        <w:t>，故有</w:t>
      </w:r>
      <w:r w:rsidR="009B74E3" w:rsidRPr="00440ACB">
        <w:rPr>
          <w:rFonts w:ascii="Times New Roman" w:eastAsia="宋体" w:hAnsi="Times New Roman"/>
          <w:position w:val="-14"/>
          <w:sz w:val="24"/>
          <w:szCs w:val="24"/>
        </w:rPr>
        <w:object w:dxaOrig="2460" w:dyaOrig="400" w14:anchorId="5F7CE5D9">
          <v:shape id="_x0000_i1112" type="#_x0000_t75" style="width:123.5pt;height:20.5pt" o:ole="">
            <v:imagedata r:id="rId165" o:title=""/>
          </v:shape>
          <o:OLEObject Type="Embed" ProgID="Equation.DSMT4" ShapeID="_x0000_i1112" DrawAspect="Content" ObjectID="_1760542712" r:id="rId166"/>
        </w:object>
      </w:r>
      <w:r w:rsidRPr="00920C94">
        <w:rPr>
          <w:rFonts w:ascii="Times New Roman" w:eastAsia="宋体" w:hAnsi="Times New Roman" w:hint="eastAsia"/>
          <w:sz w:val="24"/>
          <w:szCs w:val="24"/>
        </w:rPr>
        <w:t>．</w:t>
      </w:r>
      <w:r w:rsidR="009B74E3" w:rsidRPr="00440ACB">
        <w:rPr>
          <w:rFonts w:ascii="Times New Roman" w:eastAsia="宋体" w:hAnsi="Times New Roman"/>
          <w:position w:val="-6"/>
          <w:sz w:val="24"/>
          <w:szCs w:val="24"/>
        </w:rPr>
        <w:object w:dxaOrig="1340" w:dyaOrig="279" w14:anchorId="558AB1FD">
          <v:shape id="_x0000_i1113" type="#_x0000_t75" style="width:66.5pt;height:13pt" o:ole="">
            <v:imagedata r:id="rId167" o:title=""/>
          </v:shape>
          <o:OLEObject Type="Embed" ProgID="Equation.DSMT4" ShapeID="_x0000_i1113" DrawAspect="Content" ObjectID="_1760542713" r:id="rId168"/>
        </w:object>
      </w:r>
      <w:r w:rsidRPr="00920C94">
        <w:rPr>
          <w:rFonts w:ascii="Times New Roman" w:eastAsia="宋体" w:hAnsi="Times New Roman" w:hint="eastAsia"/>
          <w:sz w:val="24"/>
          <w:szCs w:val="24"/>
        </w:rPr>
        <w:t>，</w:t>
      </w:r>
      <w:r w:rsidR="009B74E3" w:rsidRPr="00440ACB">
        <w:rPr>
          <w:rFonts w:ascii="Times New Roman" w:eastAsia="宋体" w:hAnsi="Times New Roman"/>
          <w:position w:val="-12"/>
          <w:sz w:val="24"/>
          <w:szCs w:val="24"/>
        </w:rPr>
        <w:object w:dxaOrig="1400" w:dyaOrig="360" w14:anchorId="44DB0FED">
          <v:shape id="_x0000_i1114" type="#_x0000_t75" style="width:70pt;height:17.5pt" o:ole="">
            <v:imagedata r:id="rId169" o:title=""/>
          </v:shape>
          <o:OLEObject Type="Embed" ProgID="Equation.DSMT4" ShapeID="_x0000_i1114" DrawAspect="Content" ObjectID="_1760542714" r:id="rId170"/>
        </w:object>
      </w:r>
      <w:r w:rsidRPr="00920C94">
        <w:rPr>
          <w:rFonts w:ascii="Times New Roman" w:eastAsia="宋体" w:hAnsi="Times New Roman" w:hint="eastAsia"/>
          <w:sz w:val="24"/>
          <w:szCs w:val="24"/>
        </w:rPr>
        <w:t>，</w:t>
      </w:r>
      <w:r w:rsidR="009B74E3" w:rsidRPr="00440ACB">
        <w:rPr>
          <w:rFonts w:ascii="Times New Roman" w:eastAsia="宋体" w:hAnsi="Times New Roman"/>
          <w:position w:val="-12"/>
          <w:sz w:val="24"/>
          <w:szCs w:val="24"/>
        </w:rPr>
        <w:object w:dxaOrig="1420" w:dyaOrig="360" w14:anchorId="22FEC8D9">
          <v:shape id="_x0000_i1115" type="#_x0000_t75" style="width:71pt;height:17.5pt" o:ole="">
            <v:imagedata r:id="rId171" o:title=""/>
          </v:shape>
          <o:OLEObject Type="Embed" ProgID="Equation.DSMT4" ShapeID="_x0000_i1115" DrawAspect="Content" ObjectID="_1760542715" r:id="rId172"/>
        </w:object>
      </w:r>
      <w:r w:rsidRPr="00920C94">
        <w:rPr>
          <w:rFonts w:ascii="Times New Roman" w:eastAsia="宋体" w:hAnsi="Times New Roman" w:hint="eastAsia"/>
          <w:sz w:val="24"/>
          <w:szCs w:val="24"/>
        </w:rPr>
        <w:t>，</w:t>
      </w:r>
      <w:r w:rsidR="009B74E3" w:rsidRPr="00440ACB">
        <w:rPr>
          <w:rFonts w:ascii="Times New Roman" w:eastAsia="宋体" w:hAnsi="Times New Roman"/>
          <w:position w:val="-12"/>
          <w:sz w:val="24"/>
          <w:szCs w:val="24"/>
        </w:rPr>
        <w:object w:dxaOrig="1359" w:dyaOrig="360" w14:anchorId="236BE6D4">
          <v:shape id="_x0000_i1116" type="#_x0000_t75" style="width:68pt;height:17.5pt" o:ole="">
            <v:imagedata r:id="rId173" o:title=""/>
          </v:shape>
          <o:OLEObject Type="Embed" ProgID="Equation.DSMT4" ShapeID="_x0000_i1116" DrawAspect="Content" ObjectID="_1760542716" r:id="rId174"/>
        </w:object>
      </w:r>
      <w:r w:rsidRPr="00920C94">
        <w:rPr>
          <w:rFonts w:ascii="Times New Roman" w:eastAsia="宋体" w:hAnsi="Times New Roman" w:hint="eastAsia"/>
          <w:sz w:val="24"/>
          <w:szCs w:val="24"/>
        </w:rPr>
        <w:t>，</w:t>
      </w:r>
      <w:r w:rsidR="00723665" w:rsidRPr="00440ACB">
        <w:rPr>
          <w:rFonts w:ascii="Times New Roman" w:eastAsia="宋体" w:hAnsi="Times New Roman"/>
          <w:position w:val="-12"/>
          <w:sz w:val="24"/>
          <w:szCs w:val="24"/>
        </w:rPr>
        <w:object w:dxaOrig="1380" w:dyaOrig="360" w14:anchorId="7D831D1E">
          <v:shape id="_x0000_i1117" type="#_x0000_t75" style="width:70pt;height:17.5pt" o:ole="">
            <v:imagedata r:id="rId175" o:title=""/>
          </v:shape>
          <o:OLEObject Type="Embed" ProgID="Equation.DSMT4" ShapeID="_x0000_i1117" DrawAspect="Content" ObjectID="_1760542717" r:id="rId176"/>
        </w:object>
      </w:r>
      <w:r w:rsidRPr="00920C94">
        <w:rPr>
          <w:rFonts w:ascii="Times New Roman" w:eastAsia="宋体" w:hAnsi="Times New Roman" w:hint="eastAsia"/>
          <w:sz w:val="24"/>
          <w:szCs w:val="24"/>
        </w:rPr>
        <w:t>．</w:t>
      </w:r>
    </w:p>
    <w:p w14:paraId="5EB8D5D4" w14:textId="77777777" w:rsidR="009B74E3"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在</w:t>
      </w:r>
      <w:r w:rsidR="009B74E3" w:rsidRPr="00440ACB">
        <w:rPr>
          <w:rFonts w:ascii="Times New Roman" w:eastAsia="宋体" w:hAnsi="Times New Roman"/>
          <w:position w:val="-6"/>
          <w:sz w:val="24"/>
          <w:szCs w:val="24"/>
        </w:rPr>
        <w:object w:dxaOrig="800" w:dyaOrig="300" w14:anchorId="2A00FA64">
          <v:shape id="_x0000_i1118" type="#_x0000_t75" style="width:40pt;height:15pt" o:ole="">
            <v:imagedata r:id="rId177" o:title=""/>
          </v:shape>
          <o:OLEObject Type="Embed" ProgID="Equation.DSMT4" ShapeID="_x0000_i1118" DrawAspect="Content" ObjectID="_1760542718" r:id="rId178"/>
        </w:object>
      </w:r>
      <w:r w:rsidRPr="00920C94">
        <w:rPr>
          <w:rFonts w:ascii="Times New Roman" w:eastAsia="宋体" w:hAnsi="Times New Roman"/>
          <w:sz w:val="24"/>
          <w:szCs w:val="24"/>
        </w:rPr>
        <w:t>中</w:t>
      </w:r>
      <w:r w:rsidRPr="00920C94">
        <w:rPr>
          <w:rFonts w:ascii="Times New Roman" w:eastAsia="宋体" w:hAnsi="Times New Roman" w:hint="eastAsia"/>
          <w:sz w:val="24"/>
          <w:szCs w:val="24"/>
        </w:rPr>
        <w:t>，</w:t>
      </w:r>
      <w:r w:rsidRPr="00920C94">
        <w:rPr>
          <w:rFonts w:ascii="Times New Roman" w:eastAsia="宋体" w:hAnsi="Times New Roman"/>
          <w:sz w:val="24"/>
          <w:szCs w:val="24"/>
        </w:rPr>
        <w:t>由余弦定理得</w:t>
      </w:r>
    </w:p>
    <w:p w14:paraId="73F01222" w14:textId="77777777" w:rsidR="009F1758" w:rsidRPr="00920C94" w:rsidRDefault="009B74E3" w:rsidP="004C00FF">
      <w:pPr>
        <w:snapToGrid w:val="0"/>
        <w:spacing w:line="312" w:lineRule="auto"/>
        <w:ind w:firstLineChars="200" w:firstLine="480"/>
        <w:jc w:val="center"/>
        <w:rPr>
          <w:rFonts w:ascii="Times New Roman" w:eastAsia="宋体" w:hAnsi="Times New Roman"/>
          <w:sz w:val="24"/>
          <w:szCs w:val="24"/>
        </w:rPr>
      </w:pPr>
      <w:r w:rsidRPr="00440ACB">
        <w:rPr>
          <w:rFonts w:ascii="Times New Roman" w:eastAsia="宋体" w:hAnsi="Times New Roman"/>
          <w:position w:val="-12"/>
          <w:sz w:val="24"/>
          <w:szCs w:val="24"/>
        </w:rPr>
        <w:object w:dxaOrig="6200" w:dyaOrig="380" w14:anchorId="029296CA">
          <v:shape id="_x0000_i1119" type="#_x0000_t75" style="width:309.5pt;height:18.5pt" o:ole="">
            <v:imagedata r:id="rId179" o:title=""/>
          </v:shape>
          <o:OLEObject Type="Embed" ProgID="Equation.DSMT4" ShapeID="_x0000_i1119" DrawAspect="Content" ObjectID="_1760542719" r:id="rId180"/>
        </w:object>
      </w:r>
      <w:r w:rsidR="003A0B98" w:rsidRPr="00920C94">
        <w:rPr>
          <w:rFonts w:ascii="Times New Roman" w:eastAsia="宋体" w:hAnsi="Times New Roman" w:hint="eastAsia"/>
          <w:sz w:val="24"/>
          <w:szCs w:val="24"/>
        </w:rPr>
        <w:t>，</w:t>
      </w:r>
    </w:p>
    <w:p w14:paraId="5BF4A6AC"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在直角梯形</w:t>
      </w:r>
      <w:r w:rsidR="00F05AF1" w:rsidRPr="00A4544C">
        <w:rPr>
          <w:rFonts w:ascii="Times New Roman" w:eastAsia="宋体" w:hAnsi="Times New Roman"/>
          <w:position w:val="-6"/>
          <w:sz w:val="24"/>
          <w:szCs w:val="24"/>
        </w:rPr>
        <w:object w:dxaOrig="740" w:dyaOrig="279" w14:anchorId="4CAF694C">
          <v:shape id="_x0000_i1120" type="#_x0000_t75" style="width:37.5pt;height:13pt" o:ole="">
            <v:imagedata r:id="rId181" o:title=""/>
          </v:shape>
          <o:OLEObject Type="Embed" ProgID="Equation.DSMT4" ShapeID="_x0000_i1120" DrawAspect="Content" ObjectID="_1760542720" r:id="rId182"/>
        </w:object>
      </w:r>
      <w:r w:rsidRPr="00920C94">
        <w:rPr>
          <w:rFonts w:ascii="Times New Roman" w:eastAsia="宋体" w:hAnsi="Times New Roman"/>
          <w:sz w:val="24"/>
          <w:szCs w:val="24"/>
        </w:rPr>
        <w:t>中</w:t>
      </w:r>
      <w:r w:rsidRPr="00920C94">
        <w:rPr>
          <w:rFonts w:ascii="Times New Roman" w:eastAsia="宋体" w:hAnsi="Times New Roman" w:hint="eastAsia"/>
          <w:sz w:val="24"/>
          <w:szCs w:val="24"/>
        </w:rPr>
        <w:t>，</w:t>
      </w:r>
      <w:r w:rsidRPr="00920C94">
        <w:rPr>
          <w:rFonts w:ascii="Times New Roman" w:eastAsia="宋体" w:hAnsi="Times New Roman"/>
          <w:sz w:val="24"/>
          <w:szCs w:val="24"/>
        </w:rPr>
        <w:t>易求得</w:t>
      </w:r>
    </w:p>
    <w:p w14:paraId="53AB0C4B" w14:textId="77777777" w:rsidR="009B74E3" w:rsidRPr="00920C94" w:rsidRDefault="009B74E3" w:rsidP="004C00FF">
      <w:pPr>
        <w:snapToGrid w:val="0"/>
        <w:spacing w:line="312" w:lineRule="auto"/>
        <w:jc w:val="center"/>
        <w:rPr>
          <w:rFonts w:ascii="Times New Roman" w:eastAsia="宋体" w:hAnsi="Times New Roman"/>
          <w:sz w:val="24"/>
          <w:szCs w:val="24"/>
        </w:rPr>
      </w:pPr>
      <w:r w:rsidRPr="00440ACB">
        <w:rPr>
          <w:rFonts w:ascii="Times New Roman" w:eastAsia="宋体" w:hAnsi="Times New Roman"/>
          <w:position w:val="-12"/>
          <w:sz w:val="24"/>
          <w:szCs w:val="24"/>
        </w:rPr>
        <w:object w:dxaOrig="2620" w:dyaOrig="440" w14:anchorId="00675F02">
          <v:shape id="_x0000_i1121" type="#_x0000_t75" style="width:131pt;height:21.5pt" o:ole="">
            <v:imagedata r:id="rId183" o:title=""/>
          </v:shape>
          <o:OLEObject Type="Embed" ProgID="Equation.DSMT4" ShapeID="_x0000_i1121" DrawAspect="Content" ObjectID="_1760542721" r:id="rId184"/>
        </w:object>
      </w:r>
      <w:r w:rsidRPr="00440ACB">
        <w:rPr>
          <w:rFonts w:ascii="Times New Roman" w:eastAsia="宋体" w:hAnsi="Times New Roman"/>
          <w:position w:val="-16"/>
          <w:sz w:val="24"/>
          <w:szCs w:val="24"/>
        </w:rPr>
        <w:object w:dxaOrig="4880" w:dyaOrig="460" w14:anchorId="18B48467">
          <v:shape id="_x0000_i1122" type="#_x0000_t75" style="width:244pt;height:23.5pt" o:ole="">
            <v:imagedata r:id="rId185" o:title=""/>
          </v:shape>
          <o:OLEObject Type="Embed" ProgID="Equation.DSMT4" ShapeID="_x0000_i1122" DrawAspect="Content" ObjectID="_1760542722" r:id="rId186"/>
        </w:object>
      </w:r>
      <w:r w:rsidR="003A0B98" w:rsidRPr="00920C94">
        <w:rPr>
          <w:rFonts w:ascii="Times New Roman" w:eastAsia="宋体" w:hAnsi="Times New Roman" w:hint="eastAsia"/>
          <w:sz w:val="24"/>
          <w:szCs w:val="24"/>
        </w:rPr>
        <w:t>，</w:t>
      </w:r>
    </w:p>
    <w:p w14:paraId="64038418" w14:textId="77777777" w:rsidR="00547853"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在</w:t>
      </w:r>
      <w:r w:rsidR="00547853" w:rsidRPr="00440ACB">
        <w:rPr>
          <w:rFonts w:ascii="Times New Roman" w:eastAsia="宋体" w:hAnsi="Times New Roman"/>
          <w:position w:val="-6"/>
          <w:sz w:val="24"/>
          <w:szCs w:val="24"/>
        </w:rPr>
        <w:object w:dxaOrig="780" w:dyaOrig="300" w14:anchorId="6048317E">
          <v:shape id="_x0000_i1123" type="#_x0000_t75" style="width:39pt;height:15pt" o:ole="">
            <v:imagedata r:id="rId187" o:title=""/>
          </v:shape>
          <o:OLEObject Type="Embed" ProgID="Equation.DSMT4" ShapeID="_x0000_i1123" DrawAspect="Content" ObjectID="_1760542723" r:id="rId188"/>
        </w:object>
      </w:r>
      <w:r w:rsidRPr="00920C94">
        <w:rPr>
          <w:rFonts w:ascii="Times New Roman" w:eastAsia="宋体" w:hAnsi="Times New Roman"/>
          <w:sz w:val="24"/>
          <w:szCs w:val="24"/>
        </w:rPr>
        <w:t>中</w:t>
      </w:r>
      <w:r w:rsidRPr="00920C94">
        <w:rPr>
          <w:rFonts w:ascii="Times New Roman" w:eastAsia="宋体" w:hAnsi="Times New Roman" w:hint="eastAsia"/>
          <w:sz w:val="24"/>
          <w:szCs w:val="24"/>
        </w:rPr>
        <w:t>，由余弦定理，得</w:t>
      </w:r>
    </w:p>
    <w:p w14:paraId="75EF674E" w14:textId="77777777" w:rsidR="009F1758" w:rsidRPr="00920C94" w:rsidRDefault="00A874CB" w:rsidP="004C00FF">
      <w:pPr>
        <w:snapToGrid w:val="0"/>
        <w:spacing w:line="312" w:lineRule="auto"/>
        <w:jc w:val="center"/>
        <w:rPr>
          <w:rFonts w:ascii="Times New Roman" w:eastAsia="宋体" w:hAnsi="Times New Roman"/>
          <w:sz w:val="24"/>
          <w:szCs w:val="24"/>
        </w:rPr>
      </w:pPr>
      <w:r w:rsidRPr="00440ACB">
        <w:rPr>
          <w:rFonts w:ascii="Times New Roman" w:eastAsia="宋体" w:hAnsi="Times New Roman"/>
          <w:position w:val="-14"/>
          <w:sz w:val="24"/>
          <w:szCs w:val="24"/>
        </w:rPr>
        <w:object w:dxaOrig="4980" w:dyaOrig="400" w14:anchorId="4C9FA152">
          <v:shape id="_x0000_i1124" type="#_x0000_t75" style="width:249pt;height:20.5pt" o:ole="">
            <v:imagedata r:id="rId189" o:title=""/>
          </v:shape>
          <o:OLEObject Type="Embed" ProgID="Equation.DSMT4" ShapeID="_x0000_i1124" DrawAspect="Content" ObjectID="_1760542724" r:id="rId190"/>
        </w:object>
      </w:r>
      <w:r w:rsidR="003A0B98" w:rsidRPr="00920C94">
        <w:rPr>
          <w:rFonts w:ascii="Times New Roman" w:eastAsia="宋体" w:hAnsi="Times New Roman" w:hint="eastAsia"/>
          <w:sz w:val="24"/>
          <w:szCs w:val="24"/>
        </w:rPr>
        <w:t>，</w:t>
      </w:r>
    </w:p>
    <w:p w14:paraId="7C5B0C53" w14:textId="77777777" w:rsidR="00547853"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于是球心角</w:t>
      </w:r>
      <w:r w:rsidR="00A874CB" w:rsidRPr="00440ACB">
        <w:rPr>
          <w:rFonts w:ascii="Times New Roman" w:eastAsia="宋体" w:hAnsi="Times New Roman"/>
          <w:position w:val="-14"/>
          <w:sz w:val="24"/>
          <w:szCs w:val="24"/>
        </w:rPr>
        <w:object w:dxaOrig="5400" w:dyaOrig="400" w14:anchorId="22FC9E15">
          <v:shape id="_x0000_i1125" type="#_x0000_t75" style="width:271pt;height:20.5pt" o:ole="">
            <v:imagedata r:id="rId191" o:title=""/>
          </v:shape>
          <o:OLEObject Type="Embed" ProgID="Equation.DSMT4" ShapeID="_x0000_i1125" DrawAspect="Content" ObjectID="_1760542725" r:id="rId192"/>
        </w:object>
      </w:r>
      <w:r w:rsidR="00F05AF1">
        <w:rPr>
          <w:rFonts w:ascii="Times New Roman" w:eastAsia="宋体" w:hAnsi="Times New Roman" w:hint="eastAsia"/>
          <w:sz w:val="24"/>
          <w:szCs w:val="24"/>
        </w:rPr>
        <w:t>，</w:t>
      </w:r>
    </w:p>
    <w:p w14:paraId="4BF4C90F"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则</w:t>
      </w:r>
      <w:r w:rsidR="00547853" w:rsidRPr="00440ACB">
        <w:rPr>
          <w:rFonts w:ascii="Times New Roman" w:eastAsia="宋体" w:hAnsi="Times New Roman"/>
          <w:position w:val="-4"/>
          <w:sz w:val="24"/>
          <w:szCs w:val="24"/>
        </w:rPr>
        <w:object w:dxaOrig="240" w:dyaOrig="260" w14:anchorId="5049568E">
          <v:shape id="_x0000_i1126" type="#_x0000_t75" style="width:12pt;height:13pt" o:ole="">
            <v:imagedata r:id="rId79" o:title=""/>
          </v:shape>
          <o:OLEObject Type="Embed" ProgID="Equation.DSMT4" ShapeID="_x0000_i1126" DrawAspect="Content" ObjectID="_1760542726" r:id="rId193"/>
        </w:object>
      </w:r>
      <w:r w:rsidRPr="00920C94">
        <w:rPr>
          <w:rFonts w:ascii="Times New Roman" w:eastAsia="宋体" w:hAnsi="Times New Roman" w:hint="eastAsia"/>
          <w:sz w:val="24"/>
          <w:szCs w:val="24"/>
        </w:rPr>
        <w:t>、</w:t>
      </w:r>
      <w:r w:rsidR="00547853" w:rsidRPr="00440ACB">
        <w:rPr>
          <w:rFonts w:ascii="Times New Roman" w:eastAsia="宋体" w:hAnsi="Times New Roman"/>
          <w:position w:val="-4"/>
          <w:sz w:val="24"/>
          <w:szCs w:val="24"/>
        </w:rPr>
        <w:object w:dxaOrig="240" w:dyaOrig="260" w14:anchorId="288A7801">
          <v:shape id="_x0000_i1127" type="#_x0000_t75" style="width:12pt;height:13pt" o:ole="">
            <v:imagedata r:id="rId81" o:title=""/>
          </v:shape>
          <o:OLEObject Type="Embed" ProgID="Equation.DSMT4" ShapeID="_x0000_i1127" DrawAspect="Content" ObjectID="_1760542727" r:id="rId194"/>
        </w:object>
      </w:r>
      <w:r w:rsidRPr="00920C94">
        <w:rPr>
          <w:rFonts w:ascii="Times New Roman" w:eastAsia="宋体" w:hAnsi="Times New Roman"/>
          <w:sz w:val="24"/>
          <w:szCs w:val="24"/>
        </w:rPr>
        <w:t>两地间的球面距离为</w:t>
      </w:r>
    </w:p>
    <w:p w14:paraId="08D21680" w14:textId="77777777" w:rsidR="009F1758" w:rsidRPr="00920C94" w:rsidRDefault="00A874CB" w:rsidP="004C00FF">
      <w:pPr>
        <w:snapToGrid w:val="0"/>
        <w:spacing w:line="312" w:lineRule="auto"/>
        <w:ind w:firstLineChars="200" w:firstLine="480"/>
        <w:jc w:val="center"/>
        <w:rPr>
          <w:rFonts w:ascii="Times New Roman" w:eastAsia="宋体" w:hAnsi="Times New Roman"/>
          <w:sz w:val="24"/>
          <w:szCs w:val="24"/>
        </w:rPr>
      </w:pPr>
      <w:r w:rsidRPr="00440ACB">
        <w:rPr>
          <w:rFonts w:ascii="Times New Roman" w:eastAsia="宋体" w:hAnsi="Times New Roman"/>
          <w:position w:val="-14"/>
          <w:sz w:val="24"/>
          <w:szCs w:val="24"/>
        </w:rPr>
        <w:object w:dxaOrig="5040" w:dyaOrig="400" w14:anchorId="632A7FD9">
          <v:shape id="_x0000_i1128" type="#_x0000_t75" style="width:252.5pt;height:20.5pt" o:ole="">
            <v:imagedata r:id="rId195" o:title=""/>
          </v:shape>
          <o:OLEObject Type="Embed" ProgID="Equation.DSMT4" ShapeID="_x0000_i1128" DrawAspect="Content" ObjectID="_1760542728" r:id="rId196"/>
        </w:object>
      </w:r>
      <w:r w:rsidR="003A0B98" w:rsidRPr="00920C94">
        <w:rPr>
          <w:rFonts w:ascii="Times New Roman" w:eastAsia="宋体" w:hAnsi="Times New Roman" w:hint="eastAsia"/>
          <w:sz w:val="24"/>
          <w:szCs w:val="24"/>
        </w:rPr>
        <w:t>（公式三）．</w:t>
      </w:r>
    </w:p>
    <w:p w14:paraId="7EB5DC00"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阅读上述材料后，</w:t>
      </w:r>
      <w:r w:rsidRPr="00920C94">
        <w:rPr>
          <w:rFonts w:ascii="Times New Roman" w:eastAsia="宋体" w:hAnsi="Times New Roman"/>
          <w:sz w:val="24"/>
          <w:szCs w:val="24"/>
        </w:rPr>
        <w:t>回答下列问题</w:t>
      </w:r>
      <w:r w:rsidRPr="00920C94">
        <w:rPr>
          <w:rFonts w:ascii="Times New Roman" w:eastAsia="宋体" w:hAnsi="Times New Roman" w:hint="eastAsia"/>
          <w:sz w:val="24"/>
          <w:szCs w:val="24"/>
        </w:rPr>
        <w:t>：</w:t>
      </w:r>
    </w:p>
    <w:p w14:paraId="21C5F259" w14:textId="437E64D3"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）上海的地理坐标是</w:t>
      </w:r>
      <w:r w:rsidR="008F4309" w:rsidRPr="00440ACB">
        <w:rPr>
          <w:rFonts w:ascii="Times New Roman" w:eastAsia="宋体" w:hAnsi="Times New Roman"/>
          <w:position w:val="-10"/>
          <w:sz w:val="24"/>
          <w:szCs w:val="24"/>
        </w:rPr>
        <w:object w:dxaOrig="1560" w:dyaOrig="320" w14:anchorId="70779E97">
          <v:shape id="_x0000_i1129" type="#_x0000_t75" style="width:77.5pt;height:16pt" o:ole="">
            <v:imagedata r:id="rId197" o:title=""/>
          </v:shape>
          <o:OLEObject Type="Embed" ProgID="Equation.DSMT4" ShapeID="_x0000_i1129" DrawAspect="Content" ObjectID="_1760542729" r:id="rId198"/>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台北的地理坐标是</w:t>
      </w:r>
      <w:r w:rsidR="008F4309" w:rsidRPr="00440ACB">
        <w:rPr>
          <w:rFonts w:ascii="Times New Roman" w:eastAsia="宋体" w:hAnsi="Times New Roman"/>
          <w:position w:val="-10"/>
          <w:sz w:val="24"/>
          <w:szCs w:val="24"/>
        </w:rPr>
        <w:object w:dxaOrig="1560" w:dyaOrig="320" w14:anchorId="380C033D">
          <v:shape id="_x0000_i1130" type="#_x0000_t75" style="width:77.5pt;height:16pt" o:ole="">
            <v:imagedata r:id="rId199" o:title=""/>
          </v:shape>
          <o:OLEObject Type="Embed" ProgID="Equation.DSMT4" ShapeID="_x0000_i1130" DrawAspect="Content" ObjectID="_1760542730" r:id="rId20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请问上海</w:t>
      </w:r>
      <w:r w:rsidRPr="00920C94">
        <w:rPr>
          <w:rFonts w:ascii="Times New Roman" w:eastAsia="宋体" w:hAnsi="Times New Roman" w:hint="eastAsia"/>
          <w:sz w:val="24"/>
          <w:szCs w:val="24"/>
        </w:rPr>
        <w:t>到台北的距离大约是多少千米？</w:t>
      </w:r>
      <w:r w:rsidR="00723665">
        <w:rPr>
          <w:rFonts w:ascii="Times New Roman" w:eastAsia="宋体" w:hAnsi="Times New Roman" w:hint="eastAsia"/>
          <w:sz w:val="24"/>
          <w:szCs w:val="24"/>
        </w:rPr>
        <w:t>（精确到</w:t>
      </w:r>
      <w:r w:rsidR="00723665" w:rsidRPr="00723665">
        <w:rPr>
          <w:rFonts w:ascii="Times New Roman" w:eastAsia="宋体" w:hAnsi="Times New Roman"/>
          <w:position w:val="-4"/>
          <w:sz w:val="24"/>
          <w:szCs w:val="24"/>
        </w:rPr>
        <w:object w:dxaOrig="139" w:dyaOrig="260" w14:anchorId="7ADCE75B">
          <v:shape id="_x0000_i1131" type="#_x0000_t75" style="width:6.5pt;height:13pt" o:ole="">
            <v:imagedata r:id="rId201" o:title=""/>
          </v:shape>
          <o:OLEObject Type="Embed" ProgID="Equation.DSMT4" ShapeID="_x0000_i1131" DrawAspect="Content" ObjectID="_1760542731" r:id="rId202"/>
        </w:object>
      </w:r>
      <w:r w:rsidR="00723665">
        <w:rPr>
          <w:rFonts w:ascii="Times New Roman" w:eastAsia="宋体" w:hAnsi="Times New Roman" w:hint="eastAsia"/>
          <w:sz w:val="24"/>
          <w:szCs w:val="24"/>
        </w:rPr>
        <w:t>千米）</w:t>
      </w:r>
    </w:p>
    <w:p w14:paraId="41EF0E08" w14:textId="3AA0497F"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lastRenderedPageBreak/>
        <w:t>（</w:t>
      </w:r>
      <w:r w:rsidRPr="00920C94">
        <w:rPr>
          <w:rFonts w:ascii="Times New Roman" w:eastAsia="宋体" w:hAnsi="Times New Roman"/>
          <w:sz w:val="24"/>
          <w:szCs w:val="24"/>
        </w:rPr>
        <w:t>2</w:t>
      </w:r>
      <w:r w:rsidRPr="00920C94">
        <w:rPr>
          <w:rFonts w:ascii="Times New Roman" w:eastAsia="宋体" w:hAnsi="Times New Roman" w:hint="eastAsia"/>
          <w:sz w:val="24"/>
          <w:szCs w:val="24"/>
        </w:rPr>
        <w:t>）上海的地理坐标是</w:t>
      </w:r>
      <w:r w:rsidR="008F4309" w:rsidRPr="00440ACB">
        <w:rPr>
          <w:rFonts w:ascii="Times New Roman" w:eastAsia="宋体" w:hAnsi="Times New Roman"/>
          <w:position w:val="-10"/>
          <w:sz w:val="24"/>
          <w:szCs w:val="24"/>
        </w:rPr>
        <w:object w:dxaOrig="1560" w:dyaOrig="320" w14:anchorId="3FE502B8">
          <v:shape id="_x0000_i1132" type="#_x0000_t75" style="width:77.5pt;height:16pt" o:ole="">
            <v:imagedata r:id="rId197" o:title=""/>
          </v:shape>
          <o:OLEObject Type="Embed" ProgID="Equation.DSMT4" ShapeID="_x0000_i1132" DrawAspect="Content" ObjectID="_1760542732" r:id="rId203"/>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乌鲁木齐的地理坐标是</w:t>
      </w:r>
      <w:r w:rsidR="008F4309" w:rsidRPr="00440ACB">
        <w:rPr>
          <w:rFonts w:ascii="Times New Roman" w:eastAsia="宋体" w:hAnsi="Times New Roman"/>
          <w:position w:val="-10"/>
          <w:sz w:val="24"/>
          <w:szCs w:val="24"/>
        </w:rPr>
        <w:object w:dxaOrig="1460" w:dyaOrig="320" w14:anchorId="4FA6123A">
          <v:shape id="_x0000_i1133" type="#_x0000_t75" style="width:73pt;height:16pt" o:ole="">
            <v:imagedata r:id="rId204" o:title=""/>
          </v:shape>
          <o:OLEObject Type="Embed" ProgID="Equation.DSMT4" ShapeID="_x0000_i1133" DrawAspect="Content" ObjectID="_1760542733" r:id="rId205"/>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如果一</w:t>
      </w:r>
      <w:r w:rsidRPr="00920C94">
        <w:rPr>
          <w:rFonts w:ascii="Times New Roman" w:eastAsia="宋体" w:hAnsi="Times New Roman" w:hint="eastAsia"/>
          <w:sz w:val="24"/>
          <w:szCs w:val="24"/>
        </w:rPr>
        <w:t>架飞机的平均航速为</w:t>
      </w:r>
      <w:r w:rsidR="008F4309" w:rsidRPr="00440ACB">
        <w:rPr>
          <w:rFonts w:ascii="Times New Roman" w:eastAsia="宋体" w:hAnsi="Times New Roman"/>
          <w:position w:val="-6"/>
          <w:sz w:val="24"/>
          <w:szCs w:val="24"/>
        </w:rPr>
        <w:object w:dxaOrig="420" w:dyaOrig="279" w14:anchorId="31161C8E">
          <v:shape id="_x0000_i1134" type="#_x0000_t75" style="width:20.5pt;height:13pt" o:ole="">
            <v:imagedata r:id="rId206" o:title=""/>
          </v:shape>
          <o:OLEObject Type="Embed" ProgID="Equation.DSMT4" ShapeID="_x0000_i1134" DrawAspect="Content" ObjectID="_1760542734" r:id="rId207"/>
        </w:object>
      </w:r>
      <w:r w:rsidRPr="00920C94">
        <w:rPr>
          <w:rFonts w:ascii="Times New Roman" w:eastAsia="宋体" w:hAnsi="Times New Roman"/>
          <w:sz w:val="24"/>
          <w:szCs w:val="24"/>
        </w:rPr>
        <w:t>千米</w:t>
      </w:r>
      <w:r w:rsidRPr="00920C94">
        <w:rPr>
          <w:rFonts w:ascii="Times New Roman" w:eastAsia="宋体" w:hAnsi="Times New Roman"/>
          <w:sz w:val="24"/>
          <w:szCs w:val="24"/>
        </w:rPr>
        <w:t>/</w:t>
      </w:r>
      <w:r w:rsidRPr="00920C94">
        <w:rPr>
          <w:rFonts w:ascii="Times New Roman" w:eastAsia="宋体" w:hAnsi="Times New Roman"/>
          <w:sz w:val="24"/>
          <w:szCs w:val="24"/>
        </w:rPr>
        <w:t>时</w:t>
      </w:r>
      <w:r w:rsidR="008C3763">
        <w:rPr>
          <w:rFonts w:ascii="Times New Roman" w:eastAsia="宋体" w:hAnsi="Times New Roman" w:hint="eastAsia"/>
          <w:sz w:val="24"/>
          <w:szCs w:val="24"/>
        </w:rPr>
        <w:t>，</w:t>
      </w:r>
      <w:r w:rsidRPr="00920C94">
        <w:rPr>
          <w:rFonts w:ascii="Times New Roman" w:eastAsia="宋体" w:hAnsi="Times New Roman"/>
          <w:sz w:val="24"/>
          <w:szCs w:val="24"/>
        </w:rPr>
        <w:t>请问从上海到乌鲁木齐大约需要飞行多少小时</w:t>
      </w:r>
      <w:r w:rsidRPr="00920C94">
        <w:rPr>
          <w:rFonts w:ascii="Times New Roman" w:eastAsia="宋体" w:hAnsi="Times New Roman" w:hint="eastAsia"/>
          <w:sz w:val="24"/>
          <w:szCs w:val="24"/>
        </w:rPr>
        <w:t>？</w:t>
      </w:r>
      <w:r w:rsidR="00723665">
        <w:rPr>
          <w:rFonts w:ascii="Times New Roman" w:eastAsia="宋体" w:hAnsi="Times New Roman" w:hint="eastAsia"/>
          <w:sz w:val="24"/>
          <w:szCs w:val="24"/>
        </w:rPr>
        <w:t>（精确到</w:t>
      </w:r>
      <w:r w:rsidR="00723665" w:rsidRPr="00723665">
        <w:rPr>
          <w:rFonts w:ascii="Times New Roman" w:eastAsia="宋体" w:hAnsi="Times New Roman"/>
          <w:position w:val="-6"/>
          <w:sz w:val="24"/>
          <w:szCs w:val="24"/>
        </w:rPr>
        <w:object w:dxaOrig="480" w:dyaOrig="279" w14:anchorId="3E6380CB">
          <v:shape id="_x0000_i1135" type="#_x0000_t75" style="width:24.5pt;height:14pt" o:ole="">
            <v:imagedata r:id="rId208" o:title=""/>
          </v:shape>
          <o:OLEObject Type="Embed" ProgID="Equation.DSMT4" ShapeID="_x0000_i1135" DrawAspect="Content" ObjectID="_1760542735" r:id="rId209"/>
        </w:object>
      </w:r>
      <w:r w:rsidR="00723665">
        <w:rPr>
          <w:rFonts w:ascii="Times New Roman" w:eastAsia="宋体" w:hAnsi="Times New Roman" w:hint="eastAsia"/>
          <w:sz w:val="24"/>
          <w:szCs w:val="24"/>
        </w:rPr>
        <w:t>小时）</w:t>
      </w:r>
    </w:p>
    <w:p w14:paraId="0AFA309C"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3</w:t>
      </w:r>
      <w:r w:rsidRPr="00920C94">
        <w:rPr>
          <w:rFonts w:ascii="Times New Roman" w:eastAsia="宋体" w:hAnsi="Times New Roman" w:hint="eastAsia"/>
          <w:sz w:val="24"/>
          <w:szCs w:val="24"/>
        </w:rPr>
        <w:t>）请建立适当的空间直角坐标系，</w:t>
      </w:r>
      <w:r w:rsidRPr="00920C94">
        <w:rPr>
          <w:rFonts w:ascii="Times New Roman" w:eastAsia="宋体" w:hAnsi="Times New Roman"/>
          <w:sz w:val="24"/>
          <w:szCs w:val="24"/>
        </w:rPr>
        <w:t>用向量法推导出不同纬</w:t>
      </w:r>
      <w:r w:rsidRPr="00920C94">
        <w:rPr>
          <w:rFonts w:ascii="Times New Roman" w:eastAsia="宋体" w:hAnsi="Times New Roman" w:hint="eastAsia"/>
          <w:sz w:val="24"/>
          <w:szCs w:val="24"/>
        </w:rPr>
        <w:t>度不同经度的两点间的球面距离公式．</w:t>
      </w:r>
    </w:p>
    <w:p w14:paraId="3B279322"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4</w:t>
      </w:r>
      <w:r w:rsidRPr="00920C94">
        <w:rPr>
          <w:rFonts w:ascii="Times New Roman" w:eastAsia="宋体" w:hAnsi="Times New Roman" w:hint="eastAsia"/>
          <w:sz w:val="24"/>
          <w:szCs w:val="24"/>
        </w:rPr>
        <w:t>）请编制一个计算机程序，</w:t>
      </w:r>
      <w:r w:rsidRPr="00920C94">
        <w:rPr>
          <w:rFonts w:ascii="Times New Roman" w:eastAsia="宋体" w:hAnsi="Times New Roman"/>
          <w:sz w:val="24"/>
          <w:szCs w:val="24"/>
        </w:rPr>
        <w:t>要求在输入两地的地理坐标</w:t>
      </w:r>
      <w:r w:rsidRPr="00920C94">
        <w:rPr>
          <w:rFonts w:ascii="Times New Roman" w:eastAsia="宋体" w:hAnsi="Times New Roman" w:hint="eastAsia"/>
          <w:sz w:val="24"/>
          <w:szCs w:val="24"/>
        </w:rPr>
        <w:t>后，</w:t>
      </w:r>
      <w:r w:rsidRPr="00920C94">
        <w:rPr>
          <w:rFonts w:ascii="Times New Roman" w:eastAsia="宋体" w:hAnsi="Times New Roman"/>
          <w:sz w:val="24"/>
          <w:szCs w:val="24"/>
        </w:rPr>
        <w:t>立即得到两地间的球面距离</w:t>
      </w:r>
      <w:r w:rsidRPr="00920C94">
        <w:rPr>
          <w:rFonts w:ascii="Times New Roman" w:eastAsia="宋体" w:hAnsi="Times New Roman" w:hint="eastAsia"/>
          <w:sz w:val="24"/>
          <w:szCs w:val="24"/>
        </w:rPr>
        <w:t>．</w:t>
      </w:r>
    </w:p>
    <w:p w14:paraId="78445D9C" w14:textId="77777777" w:rsidR="003601F9" w:rsidRPr="00920C94" w:rsidRDefault="003A0B98" w:rsidP="004C00FF">
      <w:pPr>
        <w:snapToGrid w:val="0"/>
        <w:spacing w:line="312" w:lineRule="auto"/>
        <w:ind w:left="480"/>
        <w:rPr>
          <w:rFonts w:ascii="Times New Roman" w:eastAsia="宋体" w:hAnsi="Times New Roman"/>
          <w:sz w:val="24"/>
          <w:szCs w:val="24"/>
        </w:rPr>
      </w:pPr>
      <w:r w:rsidRPr="00920C94">
        <w:rPr>
          <w:rFonts w:ascii="Times New Roman" w:eastAsia="宋体" w:hAnsi="Times New Roman" w:hint="eastAsia"/>
          <w:b/>
          <w:bCs/>
          <w:sz w:val="24"/>
          <w:szCs w:val="24"/>
        </w:rPr>
        <w:t>解</w:t>
      </w:r>
      <w:r w:rsidRPr="00920C94">
        <w:rPr>
          <w:rFonts w:ascii="Times New Roman" w:eastAsia="宋体" w:hAnsi="Times New Roman"/>
          <w:sz w:val="24"/>
          <w:szCs w:val="24"/>
        </w:rPr>
        <w:t xml:space="preserve"> </w:t>
      </w: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）此为同经度问题，根据公式一，得</w:t>
      </w:r>
      <w:r w:rsidRPr="00920C94">
        <w:rPr>
          <w:rFonts w:ascii="Times New Roman" w:eastAsia="宋体" w:hAnsi="Times New Roman"/>
          <w:sz w:val="24"/>
          <w:szCs w:val="24"/>
        </w:rPr>
        <w:t>上海</w:t>
      </w:r>
      <w:r w:rsidRPr="00920C94">
        <w:rPr>
          <w:rFonts w:ascii="Times New Roman" w:eastAsia="宋体" w:hAnsi="Times New Roman" w:hint="eastAsia"/>
          <w:sz w:val="24"/>
          <w:szCs w:val="24"/>
        </w:rPr>
        <w:t>到台北的距离大约是</w:t>
      </w:r>
    </w:p>
    <w:p w14:paraId="71C816D7" w14:textId="33BE0DE3" w:rsidR="003601F9" w:rsidRPr="00920C94" w:rsidRDefault="008F7518" w:rsidP="004C00FF">
      <w:pPr>
        <w:snapToGrid w:val="0"/>
        <w:spacing w:line="312" w:lineRule="auto"/>
        <w:ind w:firstLineChars="200" w:firstLine="480"/>
        <w:jc w:val="center"/>
        <w:rPr>
          <w:rFonts w:ascii="Times New Roman" w:eastAsia="宋体" w:hAnsi="Times New Roman"/>
          <w:sz w:val="24"/>
          <w:szCs w:val="24"/>
        </w:rPr>
      </w:pPr>
      <w:r w:rsidRPr="00440ACB">
        <w:rPr>
          <w:rFonts w:ascii="Times New Roman" w:eastAsia="宋体" w:hAnsi="Times New Roman"/>
          <w:position w:val="-14"/>
          <w:sz w:val="24"/>
          <w:szCs w:val="24"/>
        </w:rPr>
        <w:object w:dxaOrig="1020" w:dyaOrig="400" w14:anchorId="38523320">
          <v:shape id="_x0000_i1136" type="#_x0000_t75" style="width:51.5pt;height:20.5pt" o:ole="">
            <v:imagedata r:id="rId210" o:title=""/>
          </v:shape>
          <o:OLEObject Type="Embed" ProgID="Equation.DSMT4" ShapeID="_x0000_i1136" DrawAspect="Content" ObjectID="_1760542736" r:id="rId211"/>
        </w:object>
      </w:r>
      <w:r w:rsidR="003601F9" w:rsidRPr="00440ACB">
        <w:rPr>
          <w:rFonts w:ascii="Times New Roman" w:eastAsia="宋体" w:hAnsi="Times New Roman"/>
          <w:position w:val="-24"/>
          <w:sz w:val="24"/>
          <w:szCs w:val="24"/>
        </w:rPr>
        <w:object w:dxaOrig="2520" w:dyaOrig="620" w14:anchorId="44802DAA">
          <v:shape id="_x0000_i1137" type="#_x0000_t75" style="width:126.5pt;height:31pt" o:ole="">
            <v:imagedata r:id="rId212" o:title=""/>
          </v:shape>
          <o:OLEObject Type="Embed" ProgID="Equation.DSMT4" ShapeID="_x0000_i1137" DrawAspect="Content" ObjectID="_1760542737" r:id="rId213"/>
        </w:object>
      </w:r>
      <w:r w:rsidR="00E27427" w:rsidRPr="00440ACB">
        <w:rPr>
          <w:rFonts w:ascii="Times New Roman" w:eastAsia="宋体" w:hAnsi="Times New Roman"/>
          <w:position w:val="-6"/>
          <w:sz w:val="24"/>
          <w:szCs w:val="24"/>
        </w:rPr>
        <w:object w:dxaOrig="620" w:dyaOrig="279" w14:anchorId="0464A0D6">
          <v:shape id="_x0000_i1138" type="#_x0000_t75" style="width:31pt;height:13pt" o:ole="">
            <v:imagedata r:id="rId214" o:title=""/>
          </v:shape>
          <o:OLEObject Type="Embed" ProgID="Equation.DSMT4" ShapeID="_x0000_i1138" DrawAspect="Content" ObjectID="_1760542738" r:id="rId215"/>
        </w:object>
      </w:r>
      <w:r w:rsidR="003A0B98" w:rsidRPr="00920C94">
        <w:rPr>
          <w:rFonts w:ascii="Times New Roman" w:eastAsia="宋体" w:hAnsi="Times New Roman" w:hint="eastAsia"/>
          <w:sz w:val="24"/>
          <w:szCs w:val="24"/>
        </w:rPr>
        <w:t>千米．</w:t>
      </w:r>
    </w:p>
    <w:p w14:paraId="242128F9" w14:textId="77777777" w:rsidR="003601F9"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）两地经纬度均不同，应用公式三．</w:t>
      </w:r>
      <w:r w:rsidRPr="00920C94">
        <w:rPr>
          <w:rFonts w:ascii="Times New Roman" w:eastAsia="宋体" w:hAnsi="Times New Roman"/>
          <w:sz w:val="24"/>
          <w:szCs w:val="24"/>
        </w:rPr>
        <w:t>上海到乌鲁木齐</w:t>
      </w:r>
      <w:r w:rsidRPr="00920C94">
        <w:rPr>
          <w:rFonts w:ascii="Times New Roman" w:eastAsia="宋体" w:hAnsi="Times New Roman" w:hint="eastAsia"/>
          <w:sz w:val="24"/>
          <w:szCs w:val="24"/>
        </w:rPr>
        <w:t>的距离大约是</w:t>
      </w:r>
    </w:p>
    <w:p w14:paraId="272D9D78" w14:textId="77777777" w:rsidR="008F7518" w:rsidRPr="00920C94" w:rsidRDefault="008F7518" w:rsidP="004C00FF">
      <w:pPr>
        <w:snapToGrid w:val="0"/>
        <w:spacing w:line="312" w:lineRule="auto"/>
        <w:ind w:firstLineChars="200" w:firstLine="480"/>
        <w:rPr>
          <w:rFonts w:ascii="Times New Roman" w:eastAsia="宋体" w:hAnsi="Times New Roman"/>
          <w:sz w:val="24"/>
          <w:szCs w:val="24"/>
        </w:rPr>
      </w:pPr>
      <w:r w:rsidRPr="00440ACB">
        <w:rPr>
          <w:rFonts w:ascii="Times New Roman" w:eastAsia="宋体" w:hAnsi="Times New Roman"/>
          <w:position w:val="-14"/>
          <w:sz w:val="24"/>
          <w:szCs w:val="24"/>
        </w:rPr>
        <w:object w:dxaOrig="4700" w:dyaOrig="400" w14:anchorId="237AEF8F">
          <v:shape id="_x0000_i1139" type="#_x0000_t75" style="width:235pt;height:20.5pt" o:ole="">
            <v:imagedata r:id="rId216" o:title=""/>
          </v:shape>
          <o:OLEObject Type="Embed" ProgID="Equation.DSMT4" ShapeID="_x0000_i1139" DrawAspect="Content" ObjectID="_1760542739" r:id="rId217"/>
        </w:object>
      </w:r>
    </w:p>
    <w:p w14:paraId="1BFEC33D" w14:textId="77777777" w:rsidR="008F7518" w:rsidRPr="00920C94" w:rsidRDefault="008F7518" w:rsidP="004C00FF">
      <w:pPr>
        <w:snapToGrid w:val="0"/>
        <w:spacing w:line="312" w:lineRule="auto"/>
        <w:ind w:firstLineChars="200" w:firstLine="480"/>
        <w:rPr>
          <w:rFonts w:ascii="Times New Roman" w:eastAsia="宋体" w:hAnsi="Times New Roman"/>
          <w:sz w:val="24"/>
          <w:szCs w:val="24"/>
        </w:rPr>
      </w:pPr>
      <w:r w:rsidRPr="00440ACB">
        <w:rPr>
          <w:rFonts w:ascii="Times New Roman" w:eastAsia="宋体" w:hAnsi="Times New Roman"/>
          <w:position w:val="-14"/>
          <w:sz w:val="24"/>
          <w:szCs w:val="24"/>
        </w:rPr>
        <w:object w:dxaOrig="7280" w:dyaOrig="400" w14:anchorId="3E45152B">
          <v:shape id="_x0000_i1140" type="#_x0000_t75" style="width:363.5pt;height:20.5pt" o:ole="">
            <v:imagedata r:id="rId218" o:title=""/>
          </v:shape>
          <o:OLEObject Type="Embed" ProgID="Equation.DSMT4" ShapeID="_x0000_i1140" DrawAspect="Content" ObjectID="_1760542740" r:id="rId219"/>
        </w:object>
      </w:r>
    </w:p>
    <w:p w14:paraId="1794A8F2" w14:textId="0A0E2234" w:rsidR="008F7518" w:rsidRPr="00920C94" w:rsidRDefault="00E27427" w:rsidP="004C00FF">
      <w:pPr>
        <w:snapToGrid w:val="0"/>
        <w:spacing w:line="312" w:lineRule="auto"/>
        <w:ind w:firstLineChars="200" w:firstLine="480"/>
        <w:rPr>
          <w:rFonts w:ascii="Times New Roman" w:eastAsia="宋体" w:hAnsi="Times New Roman"/>
          <w:sz w:val="24"/>
          <w:szCs w:val="24"/>
        </w:rPr>
      </w:pPr>
      <w:r w:rsidRPr="00440ACB">
        <w:rPr>
          <w:rFonts w:ascii="Times New Roman" w:eastAsia="宋体" w:hAnsi="Times New Roman"/>
          <w:position w:val="-6"/>
          <w:sz w:val="24"/>
          <w:szCs w:val="24"/>
        </w:rPr>
        <w:object w:dxaOrig="740" w:dyaOrig="279" w14:anchorId="7B49F2C0">
          <v:shape id="_x0000_i1141" type="#_x0000_t75" style="width:36.5pt;height:13pt" o:ole="">
            <v:imagedata r:id="rId220" o:title=""/>
          </v:shape>
          <o:OLEObject Type="Embed" ProgID="Equation.DSMT4" ShapeID="_x0000_i1141" DrawAspect="Content" ObjectID="_1760542741" r:id="rId221"/>
        </w:object>
      </w:r>
      <w:r w:rsidR="003A0B98" w:rsidRPr="00920C94">
        <w:rPr>
          <w:rFonts w:ascii="Times New Roman" w:eastAsia="宋体" w:hAnsi="Times New Roman" w:hint="eastAsia"/>
          <w:sz w:val="24"/>
          <w:szCs w:val="24"/>
        </w:rPr>
        <w:t>千米．</w:t>
      </w:r>
    </w:p>
    <w:p w14:paraId="3D21FEB7" w14:textId="743FCD2B" w:rsidR="008F751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飞机大约需要飞行</w:t>
      </w:r>
      <w:r w:rsidR="00E27427" w:rsidRPr="00440ACB">
        <w:rPr>
          <w:rFonts w:ascii="Times New Roman" w:eastAsia="宋体" w:hAnsi="Times New Roman"/>
          <w:position w:val="-24"/>
          <w:sz w:val="24"/>
          <w:szCs w:val="24"/>
        </w:rPr>
        <w:object w:dxaOrig="1240" w:dyaOrig="620" w14:anchorId="5EF2B1AD">
          <v:shape id="_x0000_i1142" type="#_x0000_t75" style="width:62.5pt;height:31pt" o:ole="">
            <v:imagedata r:id="rId222" o:title=""/>
          </v:shape>
          <o:OLEObject Type="Embed" ProgID="Equation.DSMT4" ShapeID="_x0000_i1142" DrawAspect="Content" ObjectID="_1760542742" r:id="rId223"/>
        </w:object>
      </w:r>
      <w:r w:rsidRPr="00920C94">
        <w:rPr>
          <w:rFonts w:ascii="Times New Roman" w:eastAsia="宋体" w:hAnsi="Times New Roman"/>
          <w:sz w:val="24"/>
          <w:szCs w:val="24"/>
        </w:rPr>
        <w:t>时</w:t>
      </w:r>
      <w:r w:rsidRPr="00920C94">
        <w:rPr>
          <w:rFonts w:ascii="Times New Roman" w:eastAsia="宋体" w:hAnsi="Times New Roman" w:hint="eastAsia"/>
          <w:sz w:val="24"/>
          <w:szCs w:val="24"/>
        </w:rPr>
        <w:t>．</w:t>
      </w:r>
    </w:p>
    <w:p w14:paraId="5C35922A"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3</w:t>
      </w:r>
      <w:r w:rsidRPr="00920C94">
        <w:rPr>
          <w:rFonts w:ascii="Times New Roman" w:eastAsia="宋体" w:hAnsi="Times New Roman" w:hint="eastAsia"/>
          <w:sz w:val="24"/>
          <w:szCs w:val="24"/>
        </w:rPr>
        <w:t>）</w:t>
      </w:r>
      <w:r w:rsidRPr="00920C94">
        <w:rPr>
          <w:rFonts w:ascii="Times New Roman" w:eastAsia="宋体" w:hAnsi="Times New Roman"/>
          <w:sz w:val="24"/>
          <w:szCs w:val="24"/>
        </w:rPr>
        <w:t>推导过程</w:t>
      </w:r>
      <w:r w:rsidRPr="00920C94">
        <w:rPr>
          <w:rFonts w:ascii="Times New Roman" w:eastAsia="宋体" w:hAnsi="Times New Roman" w:hint="eastAsia"/>
          <w:sz w:val="24"/>
          <w:szCs w:val="24"/>
        </w:rPr>
        <w:t>（</w:t>
      </w:r>
      <w:r w:rsidRPr="00920C94">
        <w:rPr>
          <w:rFonts w:ascii="Times New Roman" w:eastAsia="宋体" w:hAnsi="Times New Roman"/>
          <w:sz w:val="24"/>
          <w:szCs w:val="24"/>
        </w:rPr>
        <w:t>参考</w:t>
      </w:r>
      <w:r w:rsidRPr="00920C94">
        <w:rPr>
          <w:rFonts w:ascii="Times New Roman" w:eastAsia="宋体" w:hAnsi="Times New Roman" w:hint="eastAsia"/>
          <w:sz w:val="24"/>
          <w:szCs w:val="24"/>
        </w:rPr>
        <w:t>）：</w:t>
      </w:r>
    </w:p>
    <w:p w14:paraId="0E352D60" w14:textId="77777777" w:rsidR="00DE5902" w:rsidRPr="00920C94" w:rsidRDefault="009C7DB2" w:rsidP="004C00FF">
      <w:pPr>
        <w:snapToGrid w:val="0"/>
        <w:spacing w:line="312" w:lineRule="auto"/>
        <w:ind w:firstLineChars="200" w:firstLine="420"/>
        <w:jc w:val="center"/>
        <w:rPr>
          <w:rFonts w:ascii="Times New Roman" w:eastAsia="宋体" w:hAnsi="Times New Roman"/>
          <w:sz w:val="24"/>
          <w:szCs w:val="24"/>
        </w:rPr>
      </w:pPr>
      <w:r w:rsidRPr="00920C94">
        <w:rPr>
          <w:rFonts w:ascii="Times New Roman" w:eastAsia="宋体" w:hAnsi="Times New Roman"/>
          <w:noProof/>
        </w:rPr>
        <w:drawing>
          <wp:inline distT="0" distB="0" distL="0" distR="0" wp14:anchorId="00916DFF" wp14:editId="66356DC2">
            <wp:extent cx="1800000" cy="1935398"/>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cstate="print"/>
                    <a:stretch>
                      <a:fillRect/>
                    </a:stretch>
                  </pic:blipFill>
                  <pic:spPr>
                    <a:xfrm>
                      <a:off x="0" y="0"/>
                      <a:ext cx="1800000" cy="1935398"/>
                    </a:xfrm>
                    <a:prstGeom prst="rect">
                      <a:avLst/>
                    </a:prstGeom>
                  </pic:spPr>
                </pic:pic>
              </a:graphicData>
            </a:graphic>
          </wp:inline>
        </w:drawing>
      </w:r>
    </w:p>
    <w:p w14:paraId="291A86BB" w14:textId="4C586EC3" w:rsidR="004A02DF"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如图，</w:t>
      </w:r>
      <w:r w:rsidRPr="00920C94">
        <w:rPr>
          <w:rFonts w:ascii="Times New Roman" w:eastAsia="宋体" w:hAnsi="Times New Roman"/>
          <w:sz w:val="24"/>
          <w:szCs w:val="24"/>
        </w:rPr>
        <w:t>以球心为坐标原点</w:t>
      </w:r>
      <w:r w:rsidRPr="00920C94">
        <w:rPr>
          <w:rFonts w:ascii="Times New Roman" w:eastAsia="宋体" w:hAnsi="Times New Roman" w:hint="eastAsia"/>
          <w:sz w:val="24"/>
          <w:szCs w:val="24"/>
        </w:rPr>
        <w:t>，</w:t>
      </w:r>
      <w:r w:rsidRPr="00920C94">
        <w:rPr>
          <w:rFonts w:ascii="Times New Roman" w:eastAsia="宋体" w:hAnsi="Times New Roman"/>
          <w:sz w:val="24"/>
          <w:szCs w:val="24"/>
        </w:rPr>
        <w:t>赤道平面与</w:t>
      </w:r>
      <w:r w:rsidR="004A02DF" w:rsidRPr="00440ACB">
        <w:rPr>
          <w:rFonts w:ascii="Times New Roman" w:eastAsia="宋体" w:hAnsi="Times New Roman"/>
          <w:position w:val="-6"/>
          <w:sz w:val="24"/>
          <w:szCs w:val="24"/>
        </w:rPr>
        <w:object w:dxaOrig="279" w:dyaOrig="279" w14:anchorId="68E553CF">
          <v:shape id="_x0000_i1143" type="#_x0000_t75" style="width:13pt;height:13pt" o:ole="">
            <v:imagedata r:id="rId225" o:title=""/>
          </v:shape>
          <o:OLEObject Type="Embed" ProgID="Equation.DSMT4" ShapeID="_x0000_i1143" DrawAspect="Content" ObjectID="_1760542743" r:id="rId226"/>
        </w:object>
      </w:r>
      <w:r w:rsidRPr="00920C94">
        <w:rPr>
          <w:rFonts w:ascii="Times New Roman" w:eastAsia="宋体" w:hAnsi="Times New Roman"/>
          <w:sz w:val="24"/>
          <w:szCs w:val="24"/>
        </w:rPr>
        <w:t>经线所在平面</w:t>
      </w:r>
      <w:r w:rsidRPr="00920C94">
        <w:rPr>
          <w:rFonts w:ascii="Times New Roman" w:eastAsia="宋体" w:hAnsi="Times New Roman" w:hint="eastAsia"/>
          <w:sz w:val="24"/>
          <w:szCs w:val="24"/>
        </w:rPr>
        <w:t>的交线为</w:t>
      </w:r>
      <w:r w:rsidR="004A02DF" w:rsidRPr="00440ACB">
        <w:rPr>
          <w:rFonts w:ascii="Times New Roman" w:eastAsia="宋体" w:hAnsi="Times New Roman"/>
          <w:position w:val="-6"/>
          <w:sz w:val="24"/>
          <w:szCs w:val="24"/>
        </w:rPr>
        <w:object w:dxaOrig="200" w:dyaOrig="220" w14:anchorId="40CD1ACC">
          <v:shape id="_x0000_i1144" type="#_x0000_t75" style="width:9.5pt;height:11pt" o:ole="">
            <v:imagedata r:id="rId227" o:title=""/>
          </v:shape>
          <o:OLEObject Type="Embed" ProgID="Equation.DSMT4" ShapeID="_x0000_i1144" DrawAspect="Content" ObjectID="_1760542744" r:id="rId228"/>
        </w:object>
      </w:r>
      <w:r w:rsidRPr="00920C94">
        <w:rPr>
          <w:rFonts w:ascii="Times New Roman" w:eastAsia="宋体" w:hAnsi="Times New Roman"/>
          <w:sz w:val="24"/>
          <w:szCs w:val="24"/>
        </w:rPr>
        <w:t>轴</w:t>
      </w:r>
      <w:r w:rsidRPr="00920C94">
        <w:rPr>
          <w:rFonts w:ascii="Times New Roman" w:eastAsia="宋体" w:hAnsi="Times New Roman" w:hint="eastAsia"/>
          <w:sz w:val="24"/>
          <w:szCs w:val="24"/>
        </w:rPr>
        <w:t>，</w:t>
      </w:r>
      <w:r w:rsidRPr="00920C94">
        <w:rPr>
          <w:rFonts w:ascii="Times New Roman" w:eastAsia="宋体" w:hAnsi="Times New Roman"/>
          <w:sz w:val="24"/>
          <w:szCs w:val="24"/>
        </w:rPr>
        <w:t>在赤道平面上过原点且与</w:t>
      </w:r>
      <w:r w:rsidR="004A02DF" w:rsidRPr="00440ACB">
        <w:rPr>
          <w:rFonts w:ascii="Times New Roman" w:eastAsia="宋体" w:hAnsi="Times New Roman"/>
          <w:position w:val="-6"/>
          <w:sz w:val="24"/>
          <w:szCs w:val="24"/>
        </w:rPr>
        <w:object w:dxaOrig="200" w:dyaOrig="220" w14:anchorId="1789D27D">
          <v:shape id="_x0000_i1145" type="#_x0000_t75" style="width:9.5pt;height:11pt" o:ole="">
            <v:imagedata r:id="rId229" o:title=""/>
          </v:shape>
          <o:OLEObject Type="Embed" ProgID="Equation.DSMT4" ShapeID="_x0000_i1145" DrawAspect="Content" ObjectID="_1760542745" r:id="rId230"/>
        </w:object>
      </w:r>
      <w:r w:rsidRPr="00920C94">
        <w:rPr>
          <w:rFonts w:ascii="Times New Roman" w:eastAsia="宋体" w:hAnsi="Times New Roman"/>
          <w:sz w:val="24"/>
          <w:szCs w:val="24"/>
        </w:rPr>
        <w:t>轴垂直方向为</w:t>
      </w:r>
      <w:r w:rsidR="004A02DF" w:rsidRPr="00440ACB">
        <w:rPr>
          <w:rFonts w:ascii="Times New Roman" w:eastAsia="宋体" w:hAnsi="Times New Roman"/>
          <w:position w:val="-10"/>
          <w:sz w:val="24"/>
          <w:szCs w:val="24"/>
        </w:rPr>
        <w:object w:dxaOrig="220" w:dyaOrig="260" w14:anchorId="1D5CB8BD">
          <v:shape id="_x0000_i1146" type="#_x0000_t75" style="width:11pt;height:13pt" o:ole="">
            <v:imagedata r:id="rId231" o:title=""/>
          </v:shape>
          <o:OLEObject Type="Embed" ProgID="Equation.DSMT4" ShapeID="_x0000_i1146" DrawAspect="Content" ObjectID="_1760542746" r:id="rId232"/>
        </w:object>
      </w:r>
      <w:r w:rsidRPr="00920C94">
        <w:rPr>
          <w:rFonts w:ascii="Times New Roman" w:eastAsia="宋体" w:hAnsi="Times New Roman"/>
          <w:sz w:val="24"/>
          <w:szCs w:val="24"/>
        </w:rPr>
        <w:t>轴</w:t>
      </w:r>
      <w:r w:rsidRPr="00920C94">
        <w:rPr>
          <w:rFonts w:ascii="Times New Roman" w:eastAsia="宋体" w:hAnsi="Times New Roman" w:hint="eastAsia"/>
          <w:sz w:val="24"/>
          <w:szCs w:val="24"/>
        </w:rPr>
        <w:t>，过原点沿着地轴北极方向为</w:t>
      </w:r>
      <w:r w:rsidR="004A02DF" w:rsidRPr="00440ACB">
        <w:rPr>
          <w:rFonts w:ascii="Times New Roman" w:eastAsia="宋体" w:hAnsi="Times New Roman"/>
          <w:position w:val="-4"/>
          <w:sz w:val="24"/>
          <w:szCs w:val="24"/>
        </w:rPr>
        <w:object w:dxaOrig="200" w:dyaOrig="200" w14:anchorId="0927EE66">
          <v:shape id="_x0000_i1147" type="#_x0000_t75" style="width:9.5pt;height:9.5pt" o:ole="">
            <v:imagedata r:id="rId233" o:title=""/>
          </v:shape>
          <o:OLEObject Type="Embed" ProgID="Equation.DSMT4" ShapeID="_x0000_i1147" DrawAspect="Content" ObjectID="_1760542747" r:id="rId234"/>
        </w:object>
      </w:r>
      <w:r w:rsidRPr="00920C94">
        <w:rPr>
          <w:rFonts w:ascii="Times New Roman" w:eastAsia="宋体" w:hAnsi="Times New Roman"/>
          <w:sz w:val="24"/>
          <w:szCs w:val="24"/>
        </w:rPr>
        <w:t>轴</w:t>
      </w:r>
      <w:r w:rsidRPr="00920C94">
        <w:rPr>
          <w:rFonts w:ascii="Times New Roman" w:eastAsia="宋体" w:hAnsi="Times New Roman" w:hint="eastAsia"/>
          <w:sz w:val="24"/>
          <w:szCs w:val="24"/>
        </w:rPr>
        <w:t>，</w:t>
      </w:r>
      <w:r w:rsidRPr="00920C94">
        <w:rPr>
          <w:rFonts w:ascii="Times New Roman" w:eastAsia="宋体" w:hAnsi="Times New Roman"/>
          <w:sz w:val="24"/>
          <w:szCs w:val="24"/>
        </w:rPr>
        <w:t>建立空间直角坐标系</w:t>
      </w:r>
      <w:r w:rsidRPr="00920C94">
        <w:rPr>
          <w:rFonts w:ascii="Times New Roman" w:eastAsia="宋体" w:hAnsi="Times New Roman" w:hint="eastAsia"/>
          <w:sz w:val="24"/>
          <w:szCs w:val="24"/>
        </w:rPr>
        <w:t>．</w:t>
      </w:r>
      <w:r w:rsidRPr="00920C94">
        <w:rPr>
          <w:rFonts w:ascii="Times New Roman" w:eastAsia="宋体" w:hAnsi="Times New Roman"/>
          <w:sz w:val="24"/>
          <w:szCs w:val="24"/>
        </w:rPr>
        <w:t>地球上</w:t>
      </w:r>
      <w:r w:rsidRPr="00920C94">
        <w:rPr>
          <w:rFonts w:ascii="Times New Roman" w:eastAsia="宋体" w:hAnsi="Times New Roman" w:hint="eastAsia"/>
          <w:sz w:val="24"/>
          <w:szCs w:val="24"/>
        </w:rPr>
        <w:t>任意一点</w:t>
      </w:r>
      <w:r w:rsidR="004A02DF" w:rsidRPr="00440ACB">
        <w:rPr>
          <w:rFonts w:ascii="Times New Roman" w:eastAsia="宋体" w:hAnsi="Times New Roman"/>
          <w:position w:val="-4"/>
          <w:sz w:val="24"/>
          <w:szCs w:val="24"/>
        </w:rPr>
        <w:object w:dxaOrig="240" w:dyaOrig="260" w14:anchorId="5BF17A52">
          <v:shape id="_x0000_i1148" type="#_x0000_t75" style="width:12pt;height:13pt" o:ole="">
            <v:imagedata r:id="rId235" o:title=""/>
          </v:shape>
          <o:OLEObject Type="Embed" ProgID="Equation.DSMT4" ShapeID="_x0000_i1148" DrawAspect="Content" ObjectID="_1760542748" r:id="rId236"/>
        </w:object>
      </w:r>
      <w:r w:rsidRPr="00920C94">
        <w:rPr>
          <w:rFonts w:ascii="Times New Roman" w:eastAsia="宋体" w:hAnsi="Times New Roman"/>
          <w:sz w:val="24"/>
          <w:szCs w:val="24"/>
        </w:rPr>
        <w:t>的纬度</w:t>
      </w:r>
      <w:r w:rsidRPr="00920C94">
        <w:rPr>
          <w:rFonts w:ascii="Times New Roman" w:eastAsia="宋体" w:hAnsi="Times New Roman" w:hint="eastAsia"/>
          <w:sz w:val="24"/>
          <w:szCs w:val="24"/>
        </w:rPr>
        <w:t>、</w:t>
      </w:r>
      <w:r w:rsidRPr="00920C94">
        <w:rPr>
          <w:rFonts w:ascii="Times New Roman" w:eastAsia="宋体" w:hAnsi="Times New Roman"/>
          <w:sz w:val="24"/>
          <w:szCs w:val="24"/>
        </w:rPr>
        <w:t>经度分别为</w:t>
      </w:r>
      <w:r w:rsidR="004A02DF" w:rsidRPr="00440ACB">
        <w:rPr>
          <w:rFonts w:ascii="Times New Roman" w:eastAsia="宋体" w:hAnsi="Times New Roman"/>
          <w:position w:val="-6"/>
          <w:sz w:val="24"/>
          <w:szCs w:val="24"/>
        </w:rPr>
        <w:object w:dxaOrig="240" w:dyaOrig="220" w14:anchorId="59EE8FA0">
          <v:shape id="_x0000_i1149" type="#_x0000_t75" style="width:12pt;height:11pt" o:ole="">
            <v:imagedata r:id="rId237" o:title=""/>
          </v:shape>
          <o:OLEObject Type="Embed" ProgID="Equation.DSMT4" ShapeID="_x0000_i1149" DrawAspect="Content" ObjectID="_1760542749" r:id="rId238"/>
        </w:object>
      </w:r>
      <w:r w:rsidRPr="00920C94">
        <w:rPr>
          <w:rFonts w:ascii="Times New Roman" w:eastAsia="宋体" w:hAnsi="Times New Roman" w:hint="eastAsia"/>
          <w:sz w:val="24"/>
          <w:szCs w:val="24"/>
        </w:rPr>
        <w:t>、</w:t>
      </w:r>
      <w:r w:rsidR="004A02DF" w:rsidRPr="00440ACB">
        <w:rPr>
          <w:rFonts w:ascii="Times New Roman" w:eastAsia="宋体" w:hAnsi="Times New Roman"/>
          <w:position w:val="-10"/>
          <w:sz w:val="24"/>
          <w:szCs w:val="24"/>
        </w:rPr>
        <w:object w:dxaOrig="240" w:dyaOrig="320" w14:anchorId="3008E649">
          <v:shape id="_x0000_i1150" type="#_x0000_t75" style="width:12pt;height:16pt" o:ole="">
            <v:imagedata r:id="rId239" o:title=""/>
          </v:shape>
          <o:OLEObject Type="Embed" ProgID="Equation.DSMT4" ShapeID="_x0000_i1150" DrawAspect="Content" ObjectID="_1760542750" r:id="rId24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以弧度制为单位</w:t>
      </w:r>
      <w:r w:rsidRPr="00920C94">
        <w:rPr>
          <w:rFonts w:ascii="Times New Roman" w:eastAsia="宋体" w:hAnsi="Times New Roman" w:hint="eastAsia"/>
          <w:sz w:val="24"/>
          <w:szCs w:val="24"/>
        </w:rPr>
        <w:t>），</w:t>
      </w:r>
      <w:r w:rsidRPr="00920C94">
        <w:rPr>
          <w:rFonts w:ascii="Times New Roman" w:eastAsia="宋体" w:hAnsi="Times New Roman"/>
          <w:sz w:val="24"/>
          <w:szCs w:val="24"/>
        </w:rPr>
        <w:t>用</w:t>
      </w:r>
      <w:r w:rsidR="00E27427" w:rsidRPr="00440ACB">
        <w:rPr>
          <w:rFonts w:ascii="Times New Roman" w:eastAsia="宋体" w:hAnsi="Times New Roman"/>
          <w:position w:val="-10"/>
          <w:sz w:val="24"/>
          <w:szCs w:val="24"/>
        </w:rPr>
        <w:object w:dxaOrig="1300" w:dyaOrig="320" w14:anchorId="60774D58">
          <v:shape id="_x0000_i1151" type="#_x0000_t75" style="width:65.5pt;height:16pt" o:ole="">
            <v:imagedata r:id="rId241" o:title=""/>
          </v:shape>
          <o:OLEObject Type="Embed" ProgID="Equation.DSMT4" ShapeID="_x0000_i1151" DrawAspect="Content" ObjectID="_1760542751" r:id="rId242"/>
        </w:object>
      </w:r>
      <w:r w:rsidRPr="00920C94">
        <w:rPr>
          <w:rFonts w:ascii="Times New Roman" w:eastAsia="宋体" w:hAnsi="Times New Roman" w:hint="eastAsia"/>
          <w:sz w:val="24"/>
          <w:szCs w:val="24"/>
        </w:rPr>
        <w:t>表示点</w:t>
      </w:r>
      <w:r w:rsidR="004A02DF" w:rsidRPr="00440ACB">
        <w:rPr>
          <w:rFonts w:ascii="Times New Roman" w:eastAsia="宋体" w:hAnsi="Times New Roman"/>
          <w:position w:val="-4"/>
          <w:sz w:val="24"/>
          <w:szCs w:val="24"/>
        </w:rPr>
        <w:object w:dxaOrig="240" w:dyaOrig="260" w14:anchorId="5BDF061A">
          <v:shape id="_x0000_i1152" type="#_x0000_t75" style="width:12pt;height:13pt" o:ole="">
            <v:imagedata r:id="rId243" o:title=""/>
          </v:shape>
          <o:OLEObject Type="Embed" ProgID="Equation.DSMT4" ShapeID="_x0000_i1152" DrawAspect="Content" ObjectID="_1760542752" r:id="rId244"/>
        </w:object>
      </w:r>
      <w:r w:rsidRPr="00920C94">
        <w:rPr>
          <w:rFonts w:ascii="Times New Roman" w:eastAsia="宋体" w:hAnsi="Times New Roman"/>
          <w:sz w:val="24"/>
          <w:szCs w:val="24"/>
        </w:rPr>
        <w:t>的球面坐标</w:t>
      </w:r>
      <w:r w:rsidRPr="00920C94">
        <w:rPr>
          <w:rFonts w:ascii="Times New Roman" w:eastAsia="宋体" w:hAnsi="Times New Roman" w:hint="eastAsia"/>
          <w:sz w:val="24"/>
          <w:szCs w:val="24"/>
        </w:rPr>
        <w:t>，若以北纬为正、南纬为负；东经为正、西经为负，有</w:t>
      </w:r>
      <w:r w:rsidR="0047358A" w:rsidRPr="00440ACB">
        <w:rPr>
          <w:rFonts w:ascii="Times New Roman" w:eastAsia="宋体" w:hAnsi="Times New Roman"/>
          <w:position w:val="-24"/>
          <w:sz w:val="24"/>
          <w:szCs w:val="24"/>
        </w:rPr>
        <w:object w:dxaOrig="1300" w:dyaOrig="620" w14:anchorId="15FA0B2F">
          <v:shape id="_x0000_i1153" type="#_x0000_t75" style="width:65.5pt;height:31pt" o:ole="">
            <v:imagedata r:id="rId245" o:title=""/>
          </v:shape>
          <o:OLEObject Type="Embed" ProgID="Equation.DSMT4" ShapeID="_x0000_i1153" DrawAspect="Content" ObjectID="_1760542753" r:id="rId246"/>
        </w:object>
      </w:r>
      <w:r w:rsidRPr="00920C94">
        <w:rPr>
          <w:rFonts w:ascii="Times New Roman" w:eastAsia="宋体" w:hAnsi="Times New Roman" w:hint="eastAsia"/>
          <w:sz w:val="24"/>
          <w:szCs w:val="24"/>
        </w:rPr>
        <w:t>，</w:t>
      </w:r>
      <w:r w:rsidR="0047358A" w:rsidRPr="00440ACB">
        <w:rPr>
          <w:rFonts w:ascii="Times New Roman" w:eastAsia="宋体" w:hAnsi="Times New Roman"/>
          <w:position w:val="-10"/>
          <w:sz w:val="24"/>
          <w:szCs w:val="24"/>
        </w:rPr>
        <w:object w:dxaOrig="1219" w:dyaOrig="320" w14:anchorId="348BC797">
          <v:shape id="_x0000_i1154" type="#_x0000_t75" style="width:61pt;height:16pt" o:ole="">
            <v:imagedata r:id="rId247" o:title=""/>
          </v:shape>
          <o:OLEObject Type="Embed" ProgID="Equation.DSMT4" ShapeID="_x0000_i1154" DrawAspect="Content" ObjectID="_1760542754" r:id="rId248"/>
        </w:object>
      </w:r>
      <w:r w:rsidRPr="00920C94">
        <w:rPr>
          <w:rFonts w:ascii="Times New Roman" w:eastAsia="宋体" w:hAnsi="Times New Roman" w:hint="eastAsia"/>
          <w:sz w:val="24"/>
          <w:szCs w:val="24"/>
        </w:rPr>
        <w:t>．</w:t>
      </w:r>
    </w:p>
    <w:p w14:paraId="79AF7904"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地球半径为</w:t>
      </w:r>
      <w:r w:rsidR="003601F9" w:rsidRPr="00440ACB">
        <w:rPr>
          <w:rFonts w:ascii="Times New Roman" w:eastAsia="宋体" w:hAnsi="Times New Roman"/>
          <w:position w:val="-4"/>
          <w:sz w:val="24"/>
          <w:szCs w:val="24"/>
        </w:rPr>
        <w:object w:dxaOrig="240" w:dyaOrig="260" w14:anchorId="7174CA90">
          <v:shape id="_x0000_i1155" type="#_x0000_t75" style="width:12pt;height:13pt" o:ole="">
            <v:imagedata r:id="rId249" o:title=""/>
          </v:shape>
          <o:OLEObject Type="Embed" ProgID="Equation.DSMT4" ShapeID="_x0000_i1155" DrawAspect="Content" ObjectID="_1760542755" r:id="rId25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根据经</w:t>
      </w:r>
      <w:r w:rsidRPr="00920C94">
        <w:rPr>
          <w:rFonts w:ascii="Times New Roman" w:eastAsia="宋体" w:hAnsi="Times New Roman" w:hint="eastAsia"/>
          <w:sz w:val="24"/>
          <w:szCs w:val="24"/>
        </w:rPr>
        <w:t>、</w:t>
      </w:r>
      <w:r w:rsidRPr="00920C94">
        <w:rPr>
          <w:rFonts w:ascii="Times New Roman" w:eastAsia="宋体" w:hAnsi="Times New Roman"/>
          <w:sz w:val="24"/>
          <w:szCs w:val="24"/>
        </w:rPr>
        <w:t>纬度定义易知</w:t>
      </w:r>
      <w:r w:rsidR="0047358A" w:rsidRPr="00440ACB">
        <w:rPr>
          <w:rFonts w:ascii="Times New Roman" w:eastAsia="宋体" w:hAnsi="Times New Roman"/>
          <w:position w:val="-14"/>
          <w:sz w:val="24"/>
          <w:szCs w:val="24"/>
        </w:rPr>
        <w:object w:dxaOrig="1280" w:dyaOrig="400" w14:anchorId="288BE6EE">
          <v:shape id="_x0000_i1156" type="#_x0000_t75" style="width:63.5pt;height:20.5pt" o:ole="">
            <v:imagedata r:id="rId251" o:title=""/>
          </v:shape>
          <o:OLEObject Type="Embed" ProgID="Equation.DSMT4" ShapeID="_x0000_i1156" DrawAspect="Content" ObjectID="_1760542756" r:id="rId252"/>
        </w:object>
      </w:r>
      <w:r w:rsidRPr="00920C94">
        <w:rPr>
          <w:rFonts w:ascii="Times New Roman" w:eastAsia="宋体" w:hAnsi="Times New Roman" w:hint="eastAsia"/>
          <w:sz w:val="24"/>
          <w:szCs w:val="24"/>
        </w:rPr>
        <w:t>，</w:t>
      </w:r>
      <w:r w:rsidR="0047358A" w:rsidRPr="00440ACB">
        <w:rPr>
          <w:rFonts w:ascii="Times New Roman" w:eastAsia="宋体" w:hAnsi="Times New Roman"/>
          <w:position w:val="-14"/>
          <w:sz w:val="24"/>
          <w:szCs w:val="24"/>
        </w:rPr>
        <w:object w:dxaOrig="1219" w:dyaOrig="400" w14:anchorId="1A27129A">
          <v:shape id="_x0000_i1157" type="#_x0000_t75" style="width:61pt;height:20.5pt" o:ole="">
            <v:imagedata r:id="rId253" o:title=""/>
          </v:shape>
          <o:OLEObject Type="Embed" ProgID="Equation.DSMT4" ShapeID="_x0000_i1157" DrawAspect="Content" ObjectID="_1760542757" r:id="rId254"/>
        </w:object>
      </w:r>
      <w:r w:rsidRPr="00920C94">
        <w:rPr>
          <w:rFonts w:ascii="Times New Roman" w:eastAsia="宋体" w:hAnsi="Times New Roman" w:hint="eastAsia"/>
          <w:sz w:val="24"/>
          <w:szCs w:val="24"/>
        </w:rPr>
        <w:t>，又</w:t>
      </w:r>
      <w:r w:rsidR="003601F9" w:rsidRPr="00440ACB">
        <w:rPr>
          <w:rFonts w:ascii="Times New Roman" w:eastAsia="宋体" w:hAnsi="Times New Roman"/>
          <w:position w:val="-6"/>
          <w:sz w:val="24"/>
          <w:szCs w:val="24"/>
        </w:rPr>
        <w:object w:dxaOrig="800" w:dyaOrig="279" w14:anchorId="68016520">
          <v:shape id="_x0000_i1158" type="#_x0000_t75" style="width:40pt;height:13pt" o:ole="">
            <v:imagedata r:id="rId255" o:title=""/>
          </v:shape>
          <o:OLEObject Type="Embed" ProgID="Equation.DSMT4" ShapeID="_x0000_i1158" DrawAspect="Content" ObjectID="_1760542758" r:id="rId256"/>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于是点</w:t>
      </w:r>
      <w:r w:rsidR="003601F9" w:rsidRPr="00440ACB">
        <w:rPr>
          <w:rFonts w:ascii="Times New Roman" w:eastAsia="宋体" w:hAnsi="Times New Roman"/>
          <w:position w:val="-4"/>
          <w:sz w:val="24"/>
          <w:szCs w:val="24"/>
        </w:rPr>
        <w:object w:dxaOrig="240" w:dyaOrig="260" w14:anchorId="18916BE5">
          <v:shape id="_x0000_i1159" type="#_x0000_t75" style="width:12pt;height:13pt" o:ole="">
            <v:imagedata r:id="rId243" o:title=""/>
          </v:shape>
          <o:OLEObject Type="Embed" ProgID="Equation.DSMT4" ShapeID="_x0000_i1159" DrawAspect="Content" ObjectID="_1760542759" r:id="rId257"/>
        </w:object>
      </w:r>
      <w:r w:rsidRPr="00920C94">
        <w:rPr>
          <w:rFonts w:ascii="Times New Roman" w:eastAsia="宋体" w:hAnsi="Times New Roman"/>
          <w:sz w:val="24"/>
          <w:szCs w:val="24"/>
        </w:rPr>
        <w:t>的</w:t>
      </w:r>
      <w:r w:rsidRPr="00920C94">
        <w:rPr>
          <w:rFonts w:ascii="Times New Roman" w:eastAsia="宋体" w:hAnsi="Times New Roman" w:hint="eastAsia"/>
          <w:sz w:val="24"/>
          <w:szCs w:val="24"/>
        </w:rPr>
        <w:t>空间直角坐标为</w:t>
      </w:r>
      <w:r w:rsidR="0047358A" w:rsidRPr="00440ACB">
        <w:rPr>
          <w:rFonts w:ascii="Times New Roman" w:eastAsia="宋体" w:hAnsi="Times New Roman"/>
          <w:position w:val="-10"/>
          <w:sz w:val="24"/>
          <w:szCs w:val="24"/>
        </w:rPr>
        <w:object w:dxaOrig="4120" w:dyaOrig="320" w14:anchorId="1DE4FFEB">
          <v:shape id="_x0000_i1160" type="#_x0000_t75" style="width:206.5pt;height:16pt" o:ole="">
            <v:imagedata r:id="rId258" o:title=""/>
          </v:shape>
          <o:OLEObject Type="Embed" ProgID="Equation.DSMT4" ShapeID="_x0000_i1160" DrawAspect="Content" ObjectID="_1760542760" r:id="rId259"/>
        </w:object>
      </w:r>
    </w:p>
    <w:p w14:paraId="5BC27A6C"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设</w:t>
      </w:r>
      <w:r w:rsidR="0047358A" w:rsidRPr="00440ACB">
        <w:rPr>
          <w:rFonts w:ascii="Times New Roman" w:eastAsia="宋体" w:hAnsi="Times New Roman"/>
          <w:position w:val="-12"/>
          <w:sz w:val="24"/>
          <w:szCs w:val="24"/>
        </w:rPr>
        <w:object w:dxaOrig="1040" w:dyaOrig="360" w14:anchorId="753A9809">
          <v:shape id="_x0000_i1161" type="#_x0000_t75" style="width:51.5pt;height:17.5pt" o:ole="">
            <v:imagedata r:id="rId260" o:title=""/>
          </v:shape>
          <o:OLEObject Type="Embed" ProgID="Equation.DSMT4" ShapeID="_x0000_i1161" DrawAspect="Content" ObjectID="_1760542761" r:id="rId261"/>
        </w:object>
      </w:r>
      <w:r w:rsidRPr="00920C94">
        <w:rPr>
          <w:rFonts w:ascii="Times New Roman" w:eastAsia="宋体" w:hAnsi="Times New Roman" w:hint="eastAsia"/>
          <w:sz w:val="24"/>
          <w:szCs w:val="24"/>
        </w:rPr>
        <w:t>、</w:t>
      </w:r>
      <w:r w:rsidR="0047358A" w:rsidRPr="00440ACB">
        <w:rPr>
          <w:rFonts w:ascii="Times New Roman" w:eastAsia="宋体" w:hAnsi="Times New Roman"/>
          <w:position w:val="-12"/>
          <w:sz w:val="24"/>
          <w:szCs w:val="24"/>
        </w:rPr>
        <w:object w:dxaOrig="1100" w:dyaOrig="360" w14:anchorId="63E77DEA">
          <v:shape id="_x0000_i1162" type="#_x0000_t75" style="width:55pt;height:17.5pt" o:ole="">
            <v:imagedata r:id="rId262" o:title=""/>
          </v:shape>
          <o:OLEObject Type="Embed" ProgID="Equation.DSMT4" ShapeID="_x0000_i1162" DrawAspect="Content" ObjectID="_1760542762" r:id="rId263"/>
        </w:object>
      </w:r>
      <w:r w:rsidRPr="00920C94">
        <w:rPr>
          <w:rFonts w:ascii="Times New Roman" w:eastAsia="宋体" w:hAnsi="Times New Roman"/>
          <w:sz w:val="24"/>
          <w:szCs w:val="24"/>
        </w:rPr>
        <w:t>为地球上两点</w:t>
      </w:r>
      <w:r w:rsidRPr="00920C94">
        <w:rPr>
          <w:rFonts w:ascii="Times New Roman" w:eastAsia="宋体" w:hAnsi="Times New Roman" w:hint="eastAsia"/>
          <w:sz w:val="24"/>
          <w:szCs w:val="24"/>
        </w:rPr>
        <w:t>，则这两个点</w:t>
      </w:r>
      <w:r w:rsidRPr="00920C94">
        <w:rPr>
          <w:rFonts w:ascii="Times New Roman" w:eastAsia="宋体" w:hAnsi="Times New Roman"/>
          <w:sz w:val="24"/>
          <w:szCs w:val="24"/>
        </w:rPr>
        <w:t>的空间直角坐标为</w:t>
      </w:r>
    </w:p>
    <w:p w14:paraId="4EDF77B2" w14:textId="77777777" w:rsidR="0047358A" w:rsidRPr="00920C94" w:rsidRDefault="0047358A" w:rsidP="004C00FF">
      <w:pPr>
        <w:snapToGrid w:val="0"/>
        <w:spacing w:line="312" w:lineRule="auto"/>
        <w:ind w:firstLineChars="200" w:firstLine="480"/>
        <w:rPr>
          <w:rFonts w:ascii="Times New Roman" w:eastAsia="宋体" w:hAnsi="Times New Roman"/>
          <w:sz w:val="24"/>
          <w:szCs w:val="24"/>
        </w:rPr>
      </w:pPr>
      <w:r w:rsidRPr="00440ACB">
        <w:rPr>
          <w:rFonts w:ascii="Times New Roman" w:eastAsia="宋体" w:hAnsi="Times New Roman"/>
          <w:position w:val="-12"/>
          <w:sz w:val="24"/>
          <w:szCs w:val="24"/>
        </w:rPr>
        <w:object w:dxaOrig="4380" w:dyaOrig="360" w14:anchorId="42D66288">
          <v:shape id="_x0000_i1163" type="#_x0000_t75" style="width:219pt;height:17.5pt" o:ole="">
            <v:imagedata r:id="rId264" o:title=""/>
          </v:shape>
          <o:OLEObject Type="Embed" ProgID="Equation.DSMT4" ShapeID="_x0000_i1163" DrawAspect="Content" ObjectID="_1760542763" r:id="rId265"/>
        </w:object>
      </w:r>
      <w:r w:rsidR="003A0B98" w:rsidRPr="00920C94">
        <w:rPr>
          <w:rFonts w:ascii="Times New Roman" w:eastAsia="宋体" w:hAnsi="Times New Roman" w:hint="eastAsia"/>
          <w:sz w:val="24"/>
          <w:szCs w:val="24"/>
        </w:rPr>
        <w:t>、</w:t>
      </w:r>
    </w:p>
    <w:p w14:paraId="6DFFC82B" w14:textId="77777777" w:rsidR="009F1758" w:rsidRPr="00920C94" w:rsidRDefault="0047358A" w:rsidP="004C00FF">
      <w:pPr>
        <w:snapToGrid w:val="0"/>
        <w:spacing w:line="312" w:lineRule="auto"/>
        <w:ind w:firstLineChars="200" w:firstLine="480"/>
        <w:rPr>
          <w:rFonts w:ascii="Times New Roman" w:eastAsia="宋体" w:hAnsi="Times New Roman"/>
          <w:sz w:val="24"/>
          <w:szCs w:val="24"/>
        </w:rPr>
      </w:pPr>
      <w:r w:rsidRPr="00440ACB">
        <w:rPr>
          <w:rFonts w:ascii="Times New Roman" w:eastAsia="宋体" w:hAnsi="Times New Roman"/>
          <w:position w:val="-12"/>
          <w:sz w:val="24"/>
          <w:szCs w:val="24"/>
        </w:rPr>
        <w:object w:dxaOrig="4520" w:dyaOrig="360" w14:anchorId="358EE428">
          <v:shape id="_x0000_i1164" type="#_x0000_t75" style="width:225.5pt;height:17.5pt" o:ole="">
            <v:imagedata r:id="rId266" o:title=""/>
          </v:shape>
          <o:OLEObject Type="Embed" ProgID="Equation.DSMT4" ShapeID="_x0000_i1164" DrawAspect="Content" ObjectID="_1760542764" r:id="rId267"/>
        </w:object>
      </w:r>
      <w:r w:rsidR="003A0B98" w:rsidRPr="00920C94">
        <w:rPr>
          <w:rFonts w:ascii="Times New Roman" w:eastAsia="宋体" w:hAnsi="Times New Roman" w:hint="eastAsia"/>
          <w:sz w:val="24"/>
          <w:szCs w:val="24"/>
        </w:rPr>
        <w:t>．</w:t>
      </w:r>
    </w:p>
    <w:p w14:paraId="08AF1807"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从而</w:t>
      </w:r>
      <w:r w:rsidR="0089697B" w:rsidRPr="00440ACB">
        <w:rPr>
          <w:rFonts w:ascii="Times New Roman" w:eastAsia="宋体" w:hAnsi="Times New Roman"/>
          <w:position w:val="-40"/>
          <w:sz w:val="24"/>
          <w:szCs w:val="24"/>
        </w:rPr>
        <w:object w:dxaOrig="2260" w:dyaOrig="840" w14:anchorId="45D3A9D3">
          <v:shape id="_x0000_i1165" type="#_x0000_t75" style="width:113pt;height:41pt" o:ole="">
            <v:imagedata r:id="rId268" o:title=""/>
          </v:shape>
          <o:OLEObject Type="Embed" ProgID="Equation.DSMT4" ShapeID="_x0000_i1165" DrawAspect="Content" ObjectID="_1760542765" r:id="rId269"/>
        </w:object>
      </w:r>
    </w:p>
    <w:p w14:paraId="40398881" w14:textId="333EDEBE" w:rsidR="0089697B" w:rsidRPr="00920C94" w:rsidRDefault="00E27427" w:rsidP="004C00FF">
      <w:pPr>
        <w:snapToGrid w:val="0"/>
        <w:spacing w:line="312" w:lineRule="auto"/>
        <w:rPr>
          <w:rFonts w:ascii="Times New Roman" w:eastAsia="宋体" w:hAnsi="Times New Roman"/>
        </w:rPr>
      </w:pPr>
      <w:r w:rsidRPr="00440ACB">
        <w:rPr>
          <w:rFonts w:ascii="Times New Roman" w:eastAsia="宋体" w:hAnsi="Times New Roman"/>
          <w:position w:val="-24"/>
        </w:rPr>
        <w:object w:dxaOrig="8360" w:dyaOrig="620" w14:anchorId="6426CE94">
          <v:shape id="_x0000_i1166" type="#_x0000_t75" style="width:418pt;height:31pt" o:ole="">
            <v:imagedata r:id="rId270" o:title=""/>
          </v:shape>
          <o:OLEObject Type="Embed" ProgID="Equation.DSMT4" ShapeID="_x0000_i1166" DrawAspect="Content" ObjectID="_1760542766" r:id="rId271"/>
        </w:object>
      </w:r>
    </w:p>
    <w:p w14:paraId="7A368D09" w14:textId="77777777" w:rsidR="0089697B" w:rsidRPr="00920C94" w:rsidRDefault="0088656B" w:rsidP="004C00FF">
      <w:pPr>
        <w:snapToGrid w:val="0"/>
        <w:spacing w:line="312" w:lineRule="auto"/>
        <w:ind w:firstLineChars="200" w:firstLine="420"/>
        <w:rPr>
          <w:rFonts w:ascii="Times New Roman" w:eastAsia="宋体" w:hAnsi="Times New Roman"/>
          <w:sz w:val="24"/>
          <w:szCs w:val="24"/>
        </w:rPr>
      </w:pPr>
      <w:r w:rsidRPr="00440ACB">
        <w:rPr>
          <w:rFonts w:ascii="Times New Roman" w:eastAsia="宋体" w:hAnsi="Times New Roman"/>
          <w:position w:val="-12"/>
        </w:rPr>
        <w:object w:dxaOrig="4120" w:dyaOrig="360" w14:anchorId="3FCFF62E">
          <v:shape id="_x0000_i1167" type="#_x0000_t75" style="width:212pt;height:17.5pt" o:ole="">
            <v:imagedata r:id="rId272" o:title=""/>
          </v:shape>
          <o:OLEObject Type="Embed" ProgID="Equation.DSMT4" ShapeID="_x0000_i1167" DrawAspect="Content" ObjectID="_1760542767" r:id="rId273"/>
        </w:object>
      </w:r>
      <w:r w:rsidR="003A0B98" w:rsidRPr="00920C94">
        <w:rPr>
          <w:rFonts w:ascii="Times New Roman" w:eastAsia="宋体" w:hAnsi="Times New Roman" w:hint="eastAsia"/>
        </w:rPr>
        <w:t>，</w:t>
      </w:r>
    </w:p>
    <w:p w14:paraId="19CD79C0" w14:textId="578E646C" w:rsidR="0089697B" w:rsidRPr="00920C94" w:rsidRDefault="003A0B98" w:rsidP="004C00FF">
      <w:pPr>
        <w:snapToGrid w:val="0"/>
        <w:spacing w:line="312" w:lineRule="auto"/>
        <w:ind w:firstLineChars="200" w:firstLine="480"/>
        <w:rPr>
          <w:rFonts w:ascii="Times New Roman" w:eastAsia="宋体" w:hAnsi="Times New Roman"/>
        </w:rPr>
      </w:pPr>
      <w:r w:rsidRPr="00920C94">
        <w:rPr>
          <w:rFonts w:ascii="Times New Roman" w:eastAsia="宋体" w:hAnsi="Times New Roman"/>
          <w:sz w:val="24"/>
          <w:szCs w:val="24"/>
        </w:rPr>
        <w:t>则</w:t>
      </w:r>
      <w:r w:rsidR="004C00FF" w:rsidRPr="00E27427">
        <w:rPr>
          <w:rFonts w:ascii="Times New Roman" w:eastAsia="宋体" w:hAnsi="Times New Roman"/>
          <w:position w:val="-14"/>
        </w:rPr>
        <w:object w:dxaOrig="5640" w:dyaOrig="400" w14:anchorId="28242A90">
          <v:shape id="_x0000_i1168" type="#_x0000_t75" style="width:282.5pt;height:20.5pt" o:ole="">
            <v:imagedata r:id="rId274" o:title=""/>
            <o:lock v:ext="edit" aspectratio="f"/>
          </v:shape>
          <o:OLEObject Type="Embed" ProgID="Equation.DSMT4" ShapeID="_x0000_i1168" DrawAspect="Content" ObjectID="_1760542768" r:id="rId275"/>
        </w:object>
      </w:r>
      <w:r w:rsidRPr="00920C94">
        <w:rPr>
          <w:rFonts w:ascii="Times New Roman" w:eastAsia="宋体" w:hAnsi="Times New Roman" w:hint="eastAsia"/>
        </w:rPr>
        <w:t>，</w:t>
      </w:r>
    </w:p>
    <w:p w14:paraId="7AC46861" w14:textId="77777777" w:rsidR="0089697B"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于是根</w:t>
      </w:r>
      <w:r w:rsidRPr="00920C94">
        <w:rPr>
          <w:rFonts w:ascii="Times New Roman" w:eastAsia="宋体" w:hAnsi="Times New Roman" w:hint="eastAsia"/>
          <w:sz w:val="24"/>
          <w:szCs w:val="24"/>
        </w:rPr>
        <w:t>据球面距离的定义知</w:t>
      </w:r>
      <w:r w:rsidR="0089697B" w:rsidRPr="00440ACB">
        <w:rPr>
          <w:rFonts w:ascii="Times New Roman" w:eastAsia="宋体" w:hAnsi="Times New Roman"/>
          <w:position w:val="-4"/>
          <w:sz w:val="24"/>
          <w:szCs w:val="24"/>
        </w:rPr>
        <w:object w:dxaOrig="240" w:dyaOrig="260" w14:anchorId="0E81A6B7">
          <v:shape id="_x0000_i1169" type="#_x0000_t75" style="width:12pt;height:13pt" o:ole="">
            <v:imagedata r:id="rId276" o:title=""/>
          </v:shape>
          <o:OLEObject Type="Embed" ProgID="Equation.DSMT4" ShapeID="_x0000_i1169" DrawAspect="Content" ObjectID="_1760542769" r:id="rId277"/>
        </w:object>
      </w:r>
      <w:r w:rsidRPr="00920C94">
        <w:rPr>
          <w:rFonts w:ascii="Times New Roman" w:eastAsia="宋体" w:hAnsi="Times New Roman" w:hint="eastAsia"/>
          <w:sz w:val="24"/>
          <w:szCs w:val="24"/>
        </w:rPr>
        <w:t>、</w:t>
      </w:r>
      <w:r w:rsidR="0089697B" w:rsidRPr="00440ACB">
        <w:rPr>
          <w:rFonts w:ascii="Times New Roman" w:eastAsia="宋体" w:hAnsi="Times New Roman"/>
          <w:position w:val="-4"/>
          <w:sz w:val="24"/>
          <w:szCs w:val="24"/>
        </w:rPr>
        <w:object w:dxaOrig="240" w:dyaOrig="260" w14:anchorId="1EE56A23">
          <v:shape id="_x0000_i1170" type="#_x0000_t75" style="width:12pt;height:13pt" o:ole="">
            <v:imagedata r:id="rId278" o:title=""/>
          </v:shape>
          <o:OLEObject Type="Embed" ProgID="Equation.DSMT4" ShapeID="_x0000_i1170" DrawAspect="Content" ObjectID="_1760542770" r:id="rId279"/>
        </w:object>
      </w:r>
      <w:r w:rsidRPr="00920C94">
        <w:rPr>
          <w:rFonts w:ascii="Times New Roman" w:eastAsia="宋体" w:hAnsi="Times New Roman"/>
          <w:sz w:val="24"/>
          <w:szCs w:val="24"/>
        </w:rPr>
        <w:t>两点间的球面距离</w:t>
      </w:r>
    </w:p>
    <w:p w14:paraId="5BE542D4" w14:textId="6DE5D197" w:rsidR="009F1758" w:rsidRPr="00920C94" w:rsidRDefault="004C00FF" w:rsidP="004C00FF">
      <w:pPr>
        <w:snapToGrid w:val="0"/>
        <w:spacing w:line="312" w:lineRule="auto"/>
        <w:ind w:firstLineChars="200" w:firstLine="480"/>
        <w:jc w:val="center"/>
        <w:rPr>
          <w:rFonts w:ascii="Times New Roman" w:eastAsia="宋体" w:hAnsi="Times New Roman"/>
          <w:sz w:val="24"/>
          <w:szCs w:val="24"/>
        </w:rPr>
      </w:pPr>
      <w:r w:rsidRPr="00E27427">
        <w:rPr>
          <w:rFonts w:ascii="Times New Roman" w:eastAsia="宋体" w:hAnsi="Times New Roman"/>
          <w:position w:val="-14"/>
          <w:sz w:val="24"/>
          <w:szCs w:val="24"/>
        </w:rPr>
        <w:object w:dxaOrig="5380" w:dyaOrig="400" w14:anchorId="62258845">
          <v:shape id="_x0000_i1171" type="#_x0000_t75" style="width:269.5pt;height:20.5pt;mso-position-vertical:absolute" o:ole="">
            <v:imagedata r:id="rId280" o:title=""/>
            <o:lock v:ext="edit" aspectratio="f"/>
          </v:shape>
          <o:OLEObject Type="Embed" ProgID="Equation.DSMT4" ShapeID="_x0000_i1171" DrawAspect="Content" ObjectID="_1760542771" r:id="rId281"/>
        </w:object>
      </w:r>
      <w:r w:rsidR="003A0B98" w:rsidRPr="00920C94">
        <w:rPr>
          <w:rFonts w:ascii="Times New Roman" w:eastAsia="宋体" w:hAnsi="Times New Roman" w:hint="eastAsia"/>
          <w:sz w:val="24"/>
          <w:szCs w:val="24"/>
        </w:rPr>
        <w:t>．</w:t>
      </w:r>
    </w:p>
    <w:p w14:paraId="0541A6F2" w14:textId="77777777" w:rsidR="00935949"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4</w:t>
      </w:r>
      <w:r w:rsidRPr="00920C94">
        <w:rPr>
          <w:rFonts w:ascii="Times New Roman" w:eastAsia="宋体" w:hAnsi="Times New Roman" w:hint="eastAsia"/>
          <w:sz w:val="24"/>
          <w:szCs w:val="24"/>
        </w:rPr>
        <w:t>）通过对话框接收地球上两地的经纬度，公式三计算并输出结果．</w:t>
      </w:r>
    </w:p>
    <w:p w14:paraId="42AE42EB"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（具体编程略，注意弧度制与角度制的转化）．</w:t>
      </w:r>
    </w:p>
    <w:p w14:paraId="324A0345" w14:textId="77777777" w:rsidR="009F1758"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设计说明</w:t>
      </w:r>
      <w:r w:rsidRPr="00920C94">
        <w:rPr>
          <w:rFonts w:ascii="Times New Roman" w:eastAsia="宋体" w:hAnsi="Times New Roman"/>
          <w:sz w:val="24"/>
          <w:szCs w:val="24"/>
        </w:rPr>
        <w:t xml:space="preserve"> </w:t>
      </w:r>
      <w:r w:rsidRPr="00920C94">
        <w:rPr>
          <w:rFonts w:ascii="Times New Roman" w:eastAsia="宋体" w:hAnsi="Times New Roman"/>
          <w:sz w:val="24"/>
          <w:szCs w:val="24"/>
        </w:rPr>
        <w:t>本作业是一份长周期作业</w:t>
      </w:r>
      <w:r w:rsidRPr="00920C94">
        <w:rPr>
          <w:rFonts w:ascii="Times New Roman" w:eastAsia="宋体" w:hAnsi="Times New Roman" w:hint="eastAsia"/>
          <w:sz w:val="24"/>
          <w:szCs w:val="24"/>
        </w:rPr>
        <w:t>，涉及到“三角”“空间直线与平面”“简单几何体”“空间向量”等单元，更与信息技术相融合，突出数学是技术基础的属性．建议本作业在学习完前三个</w:t>
      </w:r>
      <w:r w:rsidRPr="00920C94">
        <w:rPr>
          <w:rFonts w:ascii="Times New Roman" w:eastAsia="宋体" w:hAnsi="Times New Roman"/>
          <w:sz w:val="24"/>
          <w:szCs w:val="24"/>
        </w:rPr>
        <w:t>单元后布置</w:t>
      </w:r>
      <w:r w:rsidRPr="00920C94">
        <w:rPr>
          <w:rFonts w:ascii="Times New Roman" w:eastAsia="宋体" w:hAnsi="Times New Roman" w:hint="eastAsia"/>
          <w:sz w:val="24"/>
          <w:szCs w:val="24"/>
        </w:rPr>
        <w:t>，</w:t>
      </w:r>
      <w:r w:rsidRPr="00920C94">
        <w:rPr>
          <w:rFonts w:ascii="Times New Roman" w:eastAsia="宋体" w:hAnsi="Times New Roman"/>
          <w:sz w:val="24"/>
          <w:szCs w:val="24"/>
        </w:rPr>
        <w:t>要求学生在</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周内完成．涉及“空间向量”的内容（第</w:t>
      </w:r>
      <w:r w:rsidRPr="00920C94">
        <w:rPr>
          <w:rFonts w:ascii="Times New Roman" w:eastAsia="宋体" w:hAnsi="Times New Roman"/>
          <w:sz w:val="24"/>
          <w:szCs w:val="24"/>
        </w:rPr>
        <w:t>3</w:t>
      </w:r>
      <w:r w:rsidRPr="00920C94">
        <w:rPr>
          <w:rFonts w:ascii="Times New Roman" w:eastAsia="宋体" w:hAnsi="Times New Roman" w:hint="eastAsia"/>
          <w:sz w:val="24"/>
          <w:szCs w:val="24"/>
        </w:rPr>
        <w:t>小题）可以让有兴趣的同学自主学习，亦可作为“空间向量”单元的伏笔．</w:t>
      </w:r>
    </w:p>
    <w:p w14:paraId="5C6C35FF"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学生在学习研究了三维空间图形的立体几何后，</w:t>
      </w:r>
      <w:r w:rsidRPr="00920C94">
        <w:rPr>
          <w:rFonts w:ascii="Times New Roman" w:eastAsia="宋体" w:hAnsi="Times New Roman"/>
          <w:sz w:val="24"/>
          <w:szCs w:val="24"/>
        </w:rPr>
        <w:t>会对我们生活的地球的几何性质产生</w:t>
      </w:r>
      <w:r w:rsidRPr="00920C94">
        <w:rPr>
          <w:rFonts w:ascii="Times New Roman" w:eastAsia="宋体" w:hAnsi="Times New Roman" w:hint="eastAsia"/>
          <w:sz w:val="24"/>
          <w:szCs w:val="24"/>
        </w:rPr>
        <w:t>浓厚的兴趣，</w:t>
      </w:r>
      <w:r w:rsidRPr="00920C94">
        <w:rPr>
          <w:rFonts w:ascii="Times New Roman" w:eastAsia="宋体" w:hAnsi="Times New Roman"/>
          <w:sz w:val="24"/>
          <w:szCs w:val="24"/>
        </w:rPr>
        <w:t>期待着用数学的眼光观察世界</w:t>
      </w:r>
      <w:r w:rsidRPr="00920C94">
        <w:rPr>
          <w:rFonts w:ascii="Times New Roman" w:eastAsia="宋体" w:hAnsi="Times New Roman" w:hint="eastAsia"/>
          <w:sz w:val="24"/>
          <w:szCs w:val="24"/>
        </w:rPr>
        <w:t>、</w:t>
      </w:r>
      <w:r w:rsidRPr="00920C94">
        <w:rPr>
          <w:rFonts w:ascii="Times New Roman" w:eastAsia="宋体" w:hAnsi="Times New Roman"/>
          <w:sz w:val="24"/>
          <w:szCs w:val="24"/>
        </w:rPr>
        <w:t>用数学的知识解释一些现象</w:t>
      </w:r>
      <w:r w:rsidRPr="00920C94">
        <w:rPr>
          <w:rFonts w:ascii="Times New Roman" w:eastAsia="宋体" w:hAnsi="Times New Roman" w:hint="eastAsia"/>
          <w:sz w:val="24"/>
          <w:szCs w:val="24"/>
        </w:rPr>
        <w:t>（比如地球上的距离概念）</w:t>
      </w:r>
      <w:r w:rsidR="005A6997">
        <w:rPr>
          <w:rFonts w:ascii="Times New Roman" w:eastAsia="宋体" w:hAnsi="Times New Roman" w:hint="eastAsia"/>
          <w:sz w:val="24"/>
          <w:szCs w:val="24"/>
        </w:rPr>
        <w:t>，</w:t>
      </w:r>
      <w:r w:rsidRPr="00920C94">
        <w:rPr>
          <w:rFonts w:ascii="Times New Roman" w:eastAsia="宋体" w:hAnsi="Times New Roman"/>
          <w:sz w:val="24"/>
          <w:szCs w:val="24"/>
        </w:rPr>
        <w:t>特设</w:t>
      </w:r>
      <w:r w:rsidRPr="00920C94">
        <w:rPr>
          <w:rFonts w:ascii="Times New Roman" w:eastAsia="宋体" w:hAnsi="Times New Roman" w:hint="eastAsia"/>
          <w:sz w:val="24"/>
          <w:szCs w:val="24"/>
        </w:rPr>
        <w:t>计本作业．</w:t>
      </w:r>
    </w:p>
    <w:p w14:paraId="3E605FDD"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本作业设计以课外阅读的方式，</w:t>
      </w:r>
      <w:r w:rsidRPr="00920C94">
        <w:rPr>
          <w:rFonts w:ascii="Times New Roman" w:eastAsia="宋体" w:hAnsi="Times New Roman"/>
          <w:sz w:val="24"/>
          <w:szCs w:val="24"/>
        </w:rPr>
        <w:t>介绍地球上两地间距离的概念和求法</w:t>
      </w:r>
      <w:r w:rsidRPr="00920C94">
        <w:rPr>
          <w:rFonts w:ascii="Times New Roman" w:eastAsia="宋体" w:hAnsi="Times New Roman" w:hint="eastAsia"/>
          <w:sz w:val="24"/>
          <w:szCs w:val="24"/>
        </w:rPr>
        <w:t>，</w:t>
      </w:r>
      <w:r w:rsidRPr="00920C94">
        <w:rPr>
          <w:rFonts w:ascii="Times New Roman" w:eastAsia="宋体" w:hAnsi="Times New Roman"/>
          <w:sz w:val="24"/>
          <w:szCs w:val="24"/>
        </w:rPr>
        <w:t>要求学生结合所</w:t>
      </w:r>
      <w:r w:rsidRPr="00920C94">
        <w:rPr>
          <w:rFonts w:ascii="Times New Roman" w:eastAsia="宋体" w:hAnsi="Times New Roman" w:hint="eastAsia"/>
          <w:sz w:val="24"/>
          <w:szCs w:val="24"/>
        </w:rPr>
        <w:t>学的立体几何、</w:t>
      </w:r>
      <w:r w:rsidRPr="00920C94">
        <w:rPr>
          <w:rFonts w:ascii="Times New Roman" w:eastAsia="宋体" w:hAnsi="Times New Roman"/>
          <w:sz w:val="24"/>
          <w:szCs w:val="24"/>
        </w:rPr>
        <w:t>空间向量</w:t>
      </w:r>
      <w:r w:rsidRPr="00920C94">
        <w:rPr>
          <w:rFonts w:ascii="Times New Roman" w:eastAsia="宋体" w:hAnsi="Times New Roman" w:hint="eastAsia"/>
          <w:sz w:val="24"/>
          <w:szCs w:val="24"/>
        </w:rPr>
        <w:t>、</w:t>
      </w:r>
      <w:r w:rsidRPr="00920C94">
        <w:rPr>
          <w:rFonts w:ascii="Times New Roman" w:eastAsia="宋体" w:hAnsi="Times New Roman"/>
          <w:sz w:val="24"/>
          <w:szCs w:val="24"/>
        </w:rPr>
        <w:t>三角</w:t>
      </w:r>
      <w:r w:rsidR="008C3763">
        <w:rPr>
          <w:rFonts w:ascii="Times New Roman" w:eastAsia="宋体" w:hAnsi="Times New Roman" w:hint="eastAsia"/>
          <w:sz w:val="24"/>
          <w:szCs w:val="24"/>
        </w:rPr>
        <w:t>函数</w:t>
      </w:r>
      <w:r w:rsidRPr="00920C94">
        <w:rPr>
          <w:rFonts w:ascii="Times New Roman" w:eastAsia="宋体" w:hAnsi="Times New Roman"/>
          <w:sz w:val="24"/>
          <w:szCs w:val="24"/>
        </w:rPr>
        <w:t>等知识和方法进行阅读和思考</w:t>
      </w:r>
      <w:r w:rsidRPr="00920C94">
        <w:rPr>
          <w:rFonts w:ascii="Times New Roman" w:eastAsia="宋体" w:hAnsi="Times New Roman" w:hint="eastAsia"/>
          <w:sz w:val="24"/>
          <w:szCs w:val="24"/>
        </w:rPr>
        <w:t>，</w:t>
      </w:r>
      <w:r w:rsidRPr="00920C94">
        <w:rPr>
          <w:rFonts w:ascii="Times New Roman" w:eastAsia="宋体" w:hAnsi="Times New Roman"/>
          <w:sz w:val="24"/>
          <w:szCs w:val="24"/>
        </w:rPr>
        <w:t>通过数学阅读学习新的</w:t>
      </w:r>
      <w:r w:rsidRPr="00920C94">
        <w:rPr>
          <w:rFonts w:ascii="Times New Roman" w:eastAsia="宋体" w:hAnsi="Times New Roman" w:hint="eastAsia"/>
          <w:sz w:val="24"/>
          <w:szCs w:val="24"/>
        </w:rPr>
        <w:t>知识，</w:t>
      </w:r>
      <w:r w:rsidRPr="00920C94">
        <w:rPr>
          <w:rFonts w:ascii="Times New Roman" w:eastAsia="宋体" w:hAnsi="Times New Roman"/>
          <w:sz w:val="24"/>
          <w:szCs w:val="24"/>
        </w:rPr>
        <w:t>运用所学的新知识解决实际问题</w:t>
      </w:r>
      <w:r w:rsidRPr="00920C94">
        <w:rPr>
          <w:rFonts w:ascii="Times New Roman" w:eastAsia="宋体" w:hAnsi="Times New Roman" w:hint="eastAsia"/>
          <w:sz w:val="24"/>
          <w:szCs w:val="24"/>
        </w:rPr>
        <w:t>．</w:t>
      </w:r>
      <w:r w:rsidRPr="00920C94">
        <w:rPr>
          <w:rFonts w:ascii="Times New Roman" w:eastAsia="宋体" w:hAnsi="Times New Roman"/>
          <w:sz w:val="24"/>
          <w:szCs w:val="24"/>
        </w:rPr>
        <w:t>探索用不同的数学知识和方法解决问题</w:t>
      </w:r>
      <w:r w:rsidRPr="00920C94">
        <w:rPr>
          <w:rFonts w:ascii="Times New Roman" w:eastAsia="宋体" w:hAnsi="Times New Roman" w:hint="eastAsia"/>
          <w:sz w:val="24"/>
          <w:szCs w:val="24"/>
        </w:rPr>
        <w:t>，</w:t>
      </w:r>
      <w:r w:rsidRPr="00920C94">
        <w:rPr>
          <w:rFonts w:ascii="Times New Roman" w:eastAsia="宋体" w:hAnsi="Times New Roman"/>
          <w:sz w:val="24"/>
          <w:szCs w:val="24"/>
        </w:rPr>
        <w:t>了解数学</w:t>
      </w:r>
      <w:r w:rsidRPr="00920C94">
        <w:rPr>
          <w:rFonts w:ascii="Times New Roman" w:eastAsia="宋体" w:hAnsi="Times New Roman" w:hint="eastAsia"/>
          <w:sz w:val="24"/>
          <w:szCs w:val="24"/>
        </w:rPr>
        <w:t>问题研究的路径，</w:t>
      </w:r>
      <w:r w:rsidRPr="00920C94">
        <w:rPr>
          <w:rFonts w:ascii="Times New Roman" w:eastAsia="宋体" w:hAnsi="Times New Roman"/>
          <w:sz w:val="24"/>
          <w:szCs w:val="24"/>
        </w:rPr>
        <w:t>体会数学的价值</w:t>
      </w:r>
      <w:r w:rsidRPr="00920C94">
        <w:rPr>
          <w:rFonts w:ascii="Times New Roman" w:eastAsia="宋体" w:hAnsi="Times New Roman" w:hint="eastAsia"/>
          <w:sz w:val="24"/>
          <w:szCs w:val="24"/>
        </w:rPr>
        <w:t>．</w:t>
      </w:r>
    </w:p>
    <w:p w14:paraId="124A6E2A" w14:textId="77777777" w:rsidR="009F1758"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作业的评价建议以小组为单位将组员的</w:t>
      </w:r>
      <w:r w:rsidRPr="00920C94">
        <w:rPr>
          <w:rFonts w:ascii="Times New Roman" w:eastAsia="宋体" w:hAnsi="Times New Roman" w:hint="eastAsia"/>
          <w:sz w:val="24"/>
          <w:szCs w:val="24"/>
        </w:rPr>
        <w:t>作文内容进行汇编整理，</w:t>
      </w:r>
      <w:r w:rsidRPr="00920C94">
        <w:rPr>
          <w:rFonts w:ascii="Times New Roman" w:eastAsia="宋体" w:hAnsi="Times New Roman"/>
          <w:sz w:val="24"/>
          <w:szCs w:val="24"/>
        </w:rPr>
        <w:t>提炼核心内容制作成</w:t>
      </w:r>
      <w:r w:rsidRPr="00920C94">
        <w:rPr>
          <w:rFonts w:ascii="Times New Roman" w:eastAsia="宋体" w:hAnsi="Times New Roman"/>
          <w:sz w:val="24"/>
          <w:szCs w:val="24"/>
        </w:rPr>
        <w:t>PPT</w:t>
      </w:r>
      <w:r w:rsidR="008C3763">
        <w:rPr>
          <w:rFonts w:ascii="Times New Roman" w:eastAsia="宋体" w:hAnsi="Times New Roman"/>
          <w:sz w:val="24"/>
          <w:szCs w:val="24"/>
        </w:rPr>
        <w:t>，</w:t>
      </w:r>
      <w:r w:rsidRPr="00920C94">
        <w:rPr>
          <w:rFonts w:ascii="Times New Roman" w:eastAsia="宋体" w:hAnsi="Times New Roman"/>
          <w:sz w:val="24"/>
          <w:szCs w:val="24"/>
        </w:rPr>
        <w:t>在课堂上进行小组汇报</w:t>
      </w:r>
      <w:r w:rsidRPr="00920C94">
        <w:rPr>
          <w:rFonts w:ascii="Times New Roman" w:eastAsia="宋体" w:hAnsi="Times New Roman" w:hint="eastAsia"/>
          <w:sz w:val="24"/>
          <w:szCs w:val="24"/>
        </w:rPr>
        <w:t>．</w:t>
      </w:r>
      <w:r w:rsidRPr="00920C94">
        <w:rPr>
          <w:rFonts w:ascii="Times New Roman" w:eastAsia="宋体" w:hAnsi="Times New Roman"/>
          <w:sz w:val="24"/>
          <w:szCs w:val="24"/>
        </w:rPr>
        <w:t>各组员的作文</w:t>
      </w:r>
      <w:r w:rsidRPr="00920C94">
        <w:rPr>
          <w:rFonts w:ascii="Times New Roman" w:eastAsia="宋体" w:hAnsi="Times New Roman" w:hint="eastAsia"/>
          <w:sz w:val="24"/>
          <w:szCs w:val="24"/>
        </w:rPr>
        <w:t>由小组内互评，</w:t>
      </w:r>
      <w:r w:rsidRPr="00920C94">
        <w:rPr>
          <w:rFonts w:ascii="Times New Roman" w:eastAsia="宋体" w:hAnsi="Times New Roman"/>
          <w:sz w:val="24"/>
          <w:szCs w:val="24"/>
        </w:rPr>
        <w:t>各小组的汇报由组组之间互评和教师评价相结合来评价</w:t>
      </w:r>
      <w:r w:rsidRPr="00920C94">
        <w:rPr>
          <w:rFonts w:ascii="Times New Roman" w:eastAsia="宋体" w:hAnsi="Times New Roman" w:hint="eastAsia"/>
          <w:sz w:val="24"/>
          <w:szCs w:val="24"/>
        </w:rPr>
        <w:t>．</w:t>
      </w:r>
    </w:p>
    <w:p w14:paraId="4C7102AB" w14:textId="77777777" w:rsidR="009F1758" w:rsidRPr="00920C94" w:rsidRDefault="003A0B98" w:rsidP="004C00FF">
      <w:pPr>
        <w:snapToGrid w:val="0"/>
        <w:spacing w:line="312" w:lineRule="auto"/>
        <w:ind w:left="480"/>
        <w:rPr>
          <w:rFonts w:ascii="Times New Roman" w:eastAsia="宋体" w:hAnsi="Times New Roman"/>
          <w:sz w:val="24"/>
          <w:szCs w:val="24"/>
        </w:rPr>
      </w:pPr>
      <w:r w:rsidRPr="00920C94">
        <w:rPr>
          <w:rFonts w:ascii="Times New Roman" w:eastAsia="宋体" w:hAnsi="Times New Roman" w:hint="eastAsia"/>
          <w:b/>
          <w:bCs/>
          <w:sz w:val="24"/>
          <w:szCs w:val="24"/>
        </w:rPr>
        <w:t>小组内评价标准：</w:t>
      </w:r>
    </w:p>
    <w:tbl>
      <w:tblPr>
        <w:tblStyle w:val="a4"/>
        <w:tblW w:w="0" w:type="auto"/>
        <w:jc w:val="center"/>
        <w:tblLook w:val="04A0" w:firstRow="1" w:lastRow="0" w:firstColumn="1" w:lastColumn="0" w:noHBand="0" w:noVBand="1"/>
      </w:tblPr>
      <w:tblGrid>
        <w:gridCol w:w="1020"/>
        <w:gridCol w:w="1020"/>
        <w:gridCol w:w="5669"/>
      </w:tblGrid>
      <w:tr w:rsidR="00587511" w:rsidRPr="00DC1C5F" w14:paraId="61603AD0" w14:textId="77777777" w:rsidTr="00587511">
        <w:trPr>
          <w:jc w:val="center"/>
        </w:trPr>
        <w:tc>
          <w:tcPr>
            <w:tcW w:w="1020" w:type="dxa"/>
          </w:tcPr>
          <w:p w14:paraId="268049EA"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内容</w:t>
            </w:r>
          </w:p>
        </w:tc>
        <w:tc>
          <w:tcPr>
            <w:tcW w:w="1020" w:type="dxa"/>
          </w:tcPr>
          <w:p w14:paraId="22A07026"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等第</w:t>
            </w:r>
          </w:p>
        </w:tc>
        <w:tc>
          <w:tcPr>
            <w:tcW w:w="5669" w:type="dxa"/>
          </w:tcPr>
          <w:p w14:paraId="7FFB28FC"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标准</w:t>
            </w:r>
          </w:p>
        </w:tc>
      </w:tr>
      <w:tr w:rsidR="00587511" w:rsidRPr="00DC1C5F" w14:paraId="5FBA9542" w14:textId="77777777" w:rsidTr="007A3D25">
        <w:trPr>
          <w:jc w:val="center"/>
        </w:trPr>
        <w:tc>
          <w:tcPr>
            <w:tcW w:w="1020" w:type="dxa"/>
            <w:vMerge w:val="restart"/>
            <w:vAlign w:val="center"/>
          </w:tcPr>
          <w:p w14:paraId="43BD33B9"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小论文</w:t>
            </w:r>
          </w:p>
        </w:tc>
        <w:tc>
          <w:tcPr>
            <w:tcW w:w="1020" w:type="dxa"/>
            <w:vAlign w:val="center"/>
          </w:tcPr>
          <w:p w14:paraId="4C762B34"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优秀</w:t>
            </w:r>
          </w:p>
        </w:tc>
        <w:tc>
          <w:tcPr>
            <w:tcW w:w="5669" w:type="dxa"/>
          </w:tcPr>
          <w:p w14:paraId="6C64526A" w14:textId="77777777" w:rsidR="00587511"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完成第</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sz w:val="24"/>
                <w:szCs w:val="24"/>
              </w:rPr>
              <w:t>小题</w:t>
            </w:r>
            <w:r w:rsidRPr="00920C94">
              <w:rPr>
                <w:rFonts w:ascii="Times New Roman" w:eastAsia="宋体" w:hAnsi="Times New Roman" w:hint="eastAsia"/>
                <w:sz w:val="24"/>
                <w:szCs w:val="24"/>
              </w:rPr>
              <w:t>，</w:t>
            </w:r>
            <w:r w:rsidRPr="00920C94">
              <w:rPr>
                <w:rFonts w:ascii="Times New Roman" w:eastAsia="宋体" w:hAnsi="Times New Roman"/>
                <w:sz w:val="24"/>
                <w:szCs w:val="24"/>
              </w:rPr>
              <w:t>及第</w:t>
            </w:r>
            <w:r w:rsidRPr="00920C94">
              <w:rPr>
                <w:rFonts w:ascii="Times New Roman" w:eastAsia="宋体" w:hAnsi="Times New Roman"/>
                <w:sz w:val="24"/>
                <w:szCs w:val="24"/>
              </w:rPr>
              <w:t>3</w:t>
            </w:r>
            <w:r w:rsidRPr="00920C94">
              <w:rPr>
                <w:rFonts w:ascii="Times New Roman" w:eastAsia="宋体" w:hAnsi="Times New Roman"/>
                <w:sz w:val="24"/>
                <w:szCs w:val="24"/>
              </w:rPr>
              <w:t>或第</w:t>
            </w:r>
            <w:r w:rsidRPr="00920C94">
              <w:rPr>
                <w:rFonts w:ascii="Times New Roman" w:eastAsia="宋体" w:hAnsi="Times New Roman"/>
                <w:sz w:val="24"/>
                <w:szCs w:val="24"/>
              </w:rPr>
              <w:t>4</w:t>
            </w:r>
            <w:r w:rsidRPr="00920C94">
              <w:rPr>
                <w:rFonts w:ascii="Times New Roman" w:eastAsia="宋体" w:hAnsi="Times New Roman"/>
                <w:sz w:val="24"/>
                <w:szCs w:val="24"/>
              </w:rPr>
              <w:t>小题</w:t>
            </w:r>
            <w:r w:rsidRPr="00920C94">
              <w:rPr>
                <w:rFonts w:ascii="Times New Roman" w:eastAsia="宋体" w:hAnsi="Times New Roman" w:hint="eastAsia"/>
                <w:sz w:val="24"/>
                <w:szCs w:val="24"/>
              </w:rPr>
              <w:t>，</w:t>
            </w:r>
            <w:r w:rsidRPr="00920C94">
              <w:rPr>
                <w:rFonts w:ascii="Times New Roman" w:eastAsia="宋体" w:hAnsi="Times New Roman"/>
                <w:sz w:val="24"/>
                <w:szCs w:val="24"/>
              </w:rPr>
              <w:t>逻辑清楚</w:t>
            </w:r>
            <w:r w:rsidRPr="00920C94">
              <w:rPr>
                <w:rFonts w:ascii="Times New Roman" w:eastAsia="宋体" w:hAnsi="Times New Roman" w:hint="eastAsia"/>
                <w:sz w:val="24"/>
                <w:szCs w:val="24"/>
              </w:rPr>
              <w:t>、</w:t>
            </w:r>
            <w:r w:rsidRPr="00920C94">
              <w:rPr>
                <w:rFonts w:ascii="Times New Roman" w:eastAsia="宋体" w:hAnsi="Times New Roman"/>
                <w:sz w:val="24"/>
                <w:szCs w:val="24"/>
              </w:rPr>
              <w:t>表述清晰</w:t>
            </w:r>
            <w:r w:rsidRPr="00920C94">
              <w:rPr>
                <w:rFonts w:ascii="Times New Roman" w:eastAsia="宋体" w:hAnsi="Times New Roman" w:hint="eastAsia"/>
                <w:sz w:val="24"/>
                <w:szCs w:val="24"/>
              </w:rPr>
              <w:t>，</w:t>
            </w:r>
            <w:r w:rsidRPr="00920C94">
              <w:rPr>
                <w:rFonts w:ascii="Times New Roman" w:eastAsia="宋体" w:hAnsi="Times New Roman"/>
                <w:sz w:val="24"/>
                <w:szCs w:val="24"/>
              </w:rPr>
              <w:t>被选入小组汇报的</w:t>
            </w:r>
            <w:r w:rsidRPr="00920C94">
              <w:rPr>
                <w:rFonts w:ascii="Times New Roman" w:eastAsia="宋体" w:hAnsi="Times New Roman" w:hint="eastAsia"/>
                <w:sz w:val="24"/>
                <w:szCs w:val="24"/>
              </w:rPr>
              <w:t>内容较多．</w:t>
            </w:r>
          </w:p>
        </w:tc>
      </w:tr>
      <w:tr w:rsidR="00587511" w:rsidRPr="00DC1C5F" w14:paraId="50E9D731" w14:textId="77777777" w:rsidTr="007A3D25">
        <w:trPr>
          <w:jc w:val="center"/>
        </w:trPr>
        <w:tc>
          <w:tcPr>
            <w:tcW w:w="1020" w:type="dxa"/>
            <w:vMerge/>
            <w:vAlign w:val="center"/>
          </w:tcPr>
          <w:p w14:paraId="13FCDC6C"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66A0CDBC"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良好</w:t>
            </w:r>
          </w:p>
        </w:tc>
        <w:tc>
          <w:tcPr>
            <w:tcW w:w="5669" w:type="dxa"/>
          </w:tcPr>
          <w:p w14:paraId="42018F78" w14:textId="77777777" w:rsidR="00587511"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完成第</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sz w:val="24"/>
                <w:szCs w:val="24"/>
              </w:rPr>
              <w:t>小题</w:t>
            </w:r>
            <w:r w:rsidRPr="00920C94">
              <w:rPr>
                <w:rFonts w:ascii="Times New Roman" w:eastAsia="宋体" w:hAnsi="Times New Roman" w:hint="eastAsia"/>
                <w:sz w:val="24"/>
                <w:szCs w:val="24"/>
              </w:rPr>
              <w:t>，</w:t>
            </w:r>
            <w:r w:rsidRPr="00920C94">
              <w:rPr>
                <w:rFonts w:ascii="Times New Roman" w:eastAsia="宋体" w:hAnsi="Times New Roman"/>
                <w:sz w:val="24"/>
                <w:szCs w:val="24"/>
              </w:rPr>
              <w:t>逻辑清楚</w:t>
            </w:r>
            <w:r w:rsidRPr="00920C94">
              <w:rPr>
                <w:rFonts w:ascii="Times New Roman" w:eastAsia="宋体" w:hAnsi="Times New Roman" w:hint="eastAsia"/>
                <w:sz w:val="24"/>
                <w:szCs w:val="24"/>
              </w:rPr>
              <w:t>，</w:t>
            </w:r>
            <w:r w:rsidRPr="00920C94">
              <w:rPr>
                <w:rFonts w:ascii="Times New Roman" w:eastAsia="宋体" w:hAnsi="Times New Roman"/>
                <w:sz w:val="24"/>
                <w:szCs w:val="24"/>
              </w:rPr>
              <w:t>表述清晰</w:t>
            </w:r>
            <w:r w:rsidRPr="00920C94">
              <w:rPr>
                <w:rFonts w:ascii="Times New Roman" w:eastAsia="宋体" w:hAnsi="Times New Roman" w:hint="eastAsia"/>
                <w:sz w:val="24"/>
                <w:szCs w:val="24"/>
              </w:rPr>
              <w:t>，</w:t>
            </w:r>
            <w:r w:rsidRPr="00920C94">
              <w:rPr>
                <w:rFonts w:ascii="Times New Roman" w:eastAsia="宋体" w:hAnsi="Times New Roman"/>
                <w:sz w:val="24"/>
                <w:szCs w:val="24"/>
              </w:rPr>
              <w:t>有被选入小组汇报的内容</w:t>
            </w:r>
            <w:r w:rsidRPr="00920C94">
              <w:rPr>
                <w:rFonts w:ascii="Times New Roman" w:eastAsia="宋体" w:hAnsi="Times New Roman" w:hint="eastAsia"/>
                <w:sz w:val="24"/>
                <w:szCs w:val="24"/>
              </w:rPr>
              <w:t>．</w:t>
            </w:r>
          </w:p>
        </w:tc>
      </w:tr>
      <w:tr w:rsidR="00587511" w:rsidRPr="00DC1C5F" w14:paraId="05FB5604" w14:textId="77777777" w:rsidTr="007A3D25">
        <w:trPr>
          <w:jc w:val="center"/>
        </w:trPr>
        <w:tc>
          <w:tcPr>
            <w:tcW w:w="1020" w:type="dxa"/>
            <w:vMerge/>
            <w:vAlign w:val="center"/>
          </w:tcPr>
          <w:p w14:paraId="35F16285"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085D5B7E"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合格</w:t>
            </w:r>
          </w:p>
        </w:tc>
        <w:tc>
          <w:tcPr>
            <w:tcW w:w="5669" w:type="dxa"/>
          </w:tcPr>
          <w:p w14:paraId="008B95B8" w14:textId="77777777" w:rsidR="00587511"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完成第</w:t>
            </w:r>
            <w:r w:rsidRPr="00920C94">
              <w:rPr>
                <w:rFonts w:ascii="Times New Roman" w:eastAsia="宋体" w:hAnsi="Times New Roman"/>
                <w:sz w:val="24"/>
                <w:szCs w:val="24"/>
              </w:rPr>
              <w:t>1</w:t>
            </w:r>
            <w:r w:rsidRPr="00920C94">
              <w:rPr>
                <w:rFonts w:ascii="Times New Roman" w:eastAsia="宋体" w:hAnsi="Times New Roman"/>
                <w:sz w:val="24"/>
                <w:szCs w:val="24"/>
              </w:rPr>
              <w:t>或第</w:t>
            </w:r>
            <w:r w:rsidRPr="00920C94">
              <w:rPr>
                <w:rFonts w:ascii="Times New Roman" w:eastAsia="宋体" w:hAnsi="Times New Roman"/>
                <w:sz w:val="24"/>
                <w:szCs w:val="24"/>
              </w:rPr>
              <w:t>2</w:t>
            </w:r>
            <w:r w:rsidRPr="00920C94">
              <w:rPr>
                <w:rFonts w:ascii="Times New Roman" w:eastAsia="宋体" w:hAnsi="Times New Roman"/>
                <w:sz w:val="24"/>
                <w:szCs w:val="24"/>
              </w:rPr>
              <w:t>小题</w:t>
            </w:r>
            <w:r w:rsidRPr="00920C94">
              <w:rPr>
                <w:rFonts w:ascii="Times New Roman" w:eastAsia="宋体" w:hAnsi="Times New Roman" w:hint="eastAsia"/>
                <w:sz w:val="24"/>
                <w:szCs w:val="24"/>
              </w:rPr>
              <w:t>，</w:t>
            </w:r>
            <w:r w:rsidRPr="00920C94">
              <w:rPr>
                <w:rFonts w:ascii="Times New Roman" w:eastAsia="宋体" w:hAnsi="Times New Roman"/>
                <w:sz w:val="24"/>
                <w:szCs w:val="24"/>
              </w:rPr>
              <w:t>逻辑清楚</w:t>
            </w:r>
            <w:r w:rsidRPr="00920C94">
              <w:rPr>
                <w:rFonts w:ascii="Times New Roman" w:eastAsia="宋体" w:hAnsi="Times New Roman" w:hint="eastAsia"/>
                <w:sz w:val="24"/>
                <w:szCs w:val="24"/>
              </w:rPr>
              <w:t>，</w:t>
            </w:r>
            <w:r w:rsidRPr="00920C94">
              <w:rPr>
                <w:rFonts w:ascii="Times New Roman" w:eastAsia="宋体" w:hAnsi="Times New Roman"/>
                <w:sz w:val="24"/>
                <w:szCs w:val="24"/>
              </w:rPr>
              <w:t>表述清晰</w:t>
            </w:r>
            <w:r w:rsidRPr="00920C94">
              <w:rPr>
                <w:rFonts w:ascii="Times New Roman" w:eastAsia="宋体" w:hAnsi="Times New Roman" w:hint="eastAsia"/>
                <w:sz w:val="24"/>
                <w:szCs w:val="24"/>
              </w:rPr>
              <w:t>，</w:t>
            </w:r>
            <w:r w:rsidRPr="00920C94">
              <w:rPr>
                <w:rFonts w:ascii="Times New Roman" w:eastAsia="宋体" w:hAnsi="Times New Roman"/>
                <w:sz w:val="24"/>
                <w:szCs w:val="24"/>
              </w:rPr>
              <w:t>态度端正</w:t>
            </w:r>
            <w:r w:rsidRPr="00920C94">
              <w:rPr>
                <w:rFonts w:ascii="Times New Roman" w:eastAsia="宋体" w:hAnsi="Times New Roman" w:hint="eastAsia"/>
                <w:sz w:val="24"/>
                <w:szCs w:val="24"/>
              </w:rPr>
              <w:t>．</w:t>
            </w:r>
          </w:p>
        </w:tc>
      </w:tr>
      <w:tr w:rsidR="00587511" w:rsidRPr="00DC1C5F" w14:paraId="09979605" w14:textId="77777777" w:rsidTr="007A3D25">
        <w:trPr>
          <w:jc w:val="center"/>
        </w:trPr>
        <w:tc>
          <w:tcPr>
            <w:tcW w:w="1020" w:type="dxa"/>
            <w:vMerge/>
            <w:vAlign w:val="center"/>
          </w:tcPr>
          <w:p w14:paraId="161F8457"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5224B502"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须努力</w:t>
            </w:r>
          </w:p>
        </w:tc>
        <w:tc>
          <w:tcPr>
            <w:tcW w:w="5669" w:type="dxa"/>
          </w:tcPr>
          <w:p w14:paraId="6540FF86" w14:textId="77777777" w:rsidR="00587511"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没有完成任何小题</w:t>
            </w:r>
            <w:r w:rsidRPr="00920C94">
              <w:rPr>
                <w:rFonts w:ascii="Times New Roman" w:eastAsia="宋体" w:hAnsi="Times New Roman" w:hint="eastAsia"/>
                <w:sz w:val="24"/>
                <w:szCs w:val="24"/>
              </w:rPr>
              <w:t>，</w:t>
            </w:r>
            <w:r w:rsidRPr="00920C94">
              <w:rPr>
                <w:rFonts w:ascii="Times New Roman" w:eastAsia="宋体" w:hAnsi="Times New Roman"/>
                <w:sz w:val="24"/>
                <w:szCs w:val="24"/>
              </w:rPr>
              <w:t>态度不端正</w:t>
            </w:r>
            <w:r w:rsidRPr="00920C94">
              <w:rPr>
                <w:rFonts w:ascii="Times New Roman" w:eastAsia="宋体" w:hAnsi="Times New Roman" w:hint="eastAsia"/>
                <w:sz w:val="24"/>
                <w:szCs w:val="24"/>
              </w:rPr>
              <w:t>，</w:t>
            </w:r>
            <w:r w:rsidRPr="00920C94">
              <w:rPr>
                <w:rFonts w:ascii="Times New Roman" w:eastAsia="宋体" w:hAnsi="Times New Roman"/>
                <w:sz w:val="24"/>
                <w:szCs w:val="24"/>
              </w:rPr>
              <w:t>未清楚地表述相关内容</w:t>
            </w:r>
            <w:r w:rsidRPr="00920C94">
              <w:rPr>
                <w:rFonts w:ascii="Times New Roman" w:eastAsia="宋体" w:hAnsi="Times New Roman" w:hint="eastAsia"/>
                <w:sz w:val="24"/>
                <w:szCs w:val="24"/>
              </w:rPr>
              <w:t>．</w:t>
            </w:r>
          </w:p>
        </w:tc>
      </w:tr>
      <w:tr w:rsidR="00587511" w:rsidRPr="00DC1C5F" w14:paraId="6971196B" w14:textId="77777777" w:rsidTr="007A3D25">
        <w:trPr>
          <w:jc w:val="center"/>
        </w:trPr>
        <w:tc>
          <w:tcPr>
            <w:tcW w:w="1020" w:type="dxa"/>
            <w:vMerge w:val="restart"/>
            <w:vAlign w:val="center"/>
          </w:tcPr>
          <w:p w14:paraId="1762E53B"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参与小组活动情况</w:t>
            </w:r>
          </w:p>
        </w:tc>
        <w:tc>
          <w:tcPr>
            <w:tcW w:w="1020" w:type="dxa"/>
            <w:vAlign w:val="center"/>
          </w:tcPr>
          <w:p w14:paraId="4800D0BD"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优秀</w:t>
            </w:r>
          </w:p>
        </w:tc>
        <w:tc>
          <w:tcPr>
            <w:tcW w:w="5669" w:type="dxa"/>
          </w:tcPr>
          <w:p w14:paraId="6254C75D" w14:textId="77777777" w:rsidR="00587511"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出色地完成小组活动中自己的任务</w:t>
            </w:r>
            <w:r w:rsidRPr="00920C94">
              <w:rPr>
                <w:rFonts w:ascii="Times New Roman" w:eastAsia="宋体" w:hAnsi="Times New Roman" w:hint="eastAsia"/>
                <w:sz w:val="24"/>
                <w:szCs w:val="24"/>
              </w:rPr>
              <w:t>，</w:t>
            </w:r>
            <w:r w:rsidRPr="00920C94">
              <w:rPr>
                <w:rFonts w:ascii="Times New Roman" w:eastAsia="宋体" w:hAnsi="Times New Roman"/>
                <w:sz w:val="24"/>
                <w:szCs w:val="24"/>
              </w:rPr>
              <w:t>在小组活动的各环节中建言献策</w:t>
            </w:r>
            <w:r w:rsidRPr="00920C94">
              <w:rPr>
                <w:rFonts w:ascii="Times New Roman" w:eastAsia="宋体" w:hAnsi="Times New Roman" w:hint="eastAsia"/>
                <w:sz w:val="24"/>
                <w:szCs w:val="24"/>
              </w:rPr>
              <w:t>，</w:t>
            </w:r>
            <w:r w:rsidRPr="00920C94">
              <w:rPr>
                <w:rFonts w:ascii="Times New Roman" w:eastAsia="宋体" w:hAnsi="Times New Roman"/>
                <w:sz w:val="24"/>
                <w:szCs w:val="24"/>
              </w:rPr>
              <w:t>善于倾</w:t>
            </w:r>
            <w:r w:rsidRPr="00920C94">
              <w:rPr>
                <w:rFonts w:ascii="Times New Roman" w:eastAsia="宋体" w:hAnsi="Times New Roman" w:hint="eastAsia"/>
                <w:sz w:val="24"/>
                <w:szCs w:val="24"/>
              </w:rPr>
              <w:t>听、</w:t>
            </w:r>
            <w:r w:rsidRPr="00920C94">
              <w:rPr>
                <w:rFonts w:ascii="Times New Roman" w:eastAsia="宋体" w:hAnsi="Times New Roman"/>
                <w:sz w:val="24"/>
                <w:szCs w:val="24"/>
              </w:rPr>
              <w:t>接纳他人意见</w:t>
            </w:r>
            <w:r w:rsidRPr="00920C94">
              <w:rPr>
                <w:rFonts w:ascii="Times New Roman" w:eastAsia="宋体" w:hAnsi="Times New Roman" w:hint="eastAsia"/>
                <w:sz w:val="24"/>
                <w:szCs w:val="24"/>
              </w:rPr>
              <w:t>，</w:t>
            </w:r>
            <w:r w:rsidRPr="00920C94">
              <w:rPr>
                <w:rFonts w:ascii="Times New Roman" w:eastAsia="宋体" w:hAnsi="Times New Roman"/>
                <w:sz w:val="24"/>
                <w:szCs w:val="24"/>
              </w:rPr>
              <w:t>积极配合完成全班的交流汇报</w:t>
            </w:r>
            <w:r w:rsidRPr="00920C94">
              <w:rPr>
                <w:rFonts w:ascii="Times New Roman" w:eastAsia="宋体" w:hAnsi="Times New Roman" w:hint="eastAsia"/>
                <w:sz w:val="24"/>
                <w:szCs w:val="24"/>
              </w:rPr>
              <w:t>．</w:t>
            </w:r>
          </w:p>
        </w:tc>
      </w:tr>
      <w:tr w:rsidR="00587511" w:rsidRPr="00DC1C5F" w14:paraId="41285CF0" w14:textId="77777777" w:rsidTr="007A3D25">
        <w:trPr>
          <w:jc w:val="center"/>
        </w:trPr>
        <w:tc>
          <w:tcPr>
            <w:tcW w:w="1020" w:type="dxa"/>
            <w:vMerge/>
            <w:vAlign w:val="center"/>
          </w:tcPr>
          <w:p w14:paraId="32E90785"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30D25781"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良好</w:t>
            </w:r>
          </w:p>
        </w:tc>
        <w:tc>
          <w:tcPr>
            <w:tcW w:w="5669" w:type="dxa"/>
          </w:tcPr>
          <w:p w14:paraId="1073AFB5" w14:textId="77777777" w:rsidR="00587511"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较好地完成小组活动中自己的任务</w:t>
            </w:r>
            <w:r w:rsidRPr="00920C94">
              <w:rPr>
                <w:rFonts w:ascii="Times New Roman" w:eastAsia="宋体" w:hAnsi="Times New Roman" w:hint="eastAsia"/>
                <w:sz w:val="24"/>
                <w:szCs w:val="24"/>
              </w:rPr>
              <w:t>，</w:t>
            </w:r>
            <w:r w:rsidRPr="00920C94">
              <w:rPr>
                <w:rFonts w:ascii="Times New Roman" w:eastAsia="宋体" w:hAnsi="Times New Roman"/>
                <w:sz w:val="24"/>
                <w:szCs w:val="24"/>
              </w:rPr>
              <w:t>善于倾听</w:t>
            </w:r>
            <w:r w:rsidRPr="00920C94">
              <w:rPr>
                <w:rFonts w:ascii="Times New Roman" w:eastAsia="宋体" w:hAnsi="Times New Roman" w:hint="eastAsia"/>
                <w:sz w:val="24"/>
                <w:szCs w:val="24"/>
              </w:rPr>
              <w:t>、</w:t>
            </w:r>
            <w:r w:rsidRPr="00920C94">
              <w:rPr>
                <w:rFonts w:ascii="Times New Roman" w:eastAsia="宋体" w:hAnsi="Times New Roman"/>
                <w:sz w:val="24"/>
                <w:szCs w:val="24"/>
              </w:rPr>
              <w:t>接纳他人意见</w:t>
            </w:r>
            <w:r w:rsidRPr="00920C94">
              <w:rPr>
                <w:rFonts w:ascii="Times New Roman" w:eastAsia="宋体" w:hAnsi="Times New Roman" w:hint="eastAsia"/>
                <w:sz w:val="24"/>
                <w:szCs w:val="24"/>
              </w:rPr>
              <w:t>，</w:t>
            </w:r>
            <w:r w:rsidRPr="00920C94">
              <w:rPr>
                <w:rFonts w:ascii="Times New Roman" w:eastAsia="宋体" w:hAnsi="Times New Roman"/>
                <w:sz w:val="24"/>
                <w:szCs w:val="24"/>
              </w:rPr>
              <w:t>配合完成全班</w:t>
            </w:r>
            <w:r w:rsidRPr="00920C94">
              <w:rPr>
                <w:rFonts w:ascii="Times New Roman" w:eastAsia="宋体" w:hAnsi="Times New Roman" w:hint="eastAsia"/>
                <w:sz w:val="24"/>
                <w:szCs w:val="24"/>
              </w:rPr>
              <w:t>的交流汇报．</w:t>
            </w:r>
          </w:p>
        </w:tc>
      </w:tr>
      <w:tr w:rsidR="00587511" w:rsidRPr="00DC1C5F" w14:paraId="4A69301C" w14:textId="77777777" w:rsidTr="007A3D25">
        <w:trPr>
          <w:jc w:val="center"/>
        </w:trPr>
        <w:tc>
          <w:tcPr>
            <w:tcW w:w="1020" w:type="dxa"/>
            <w:vMerge/>
            <w:vAlign w:val="center"/>
          </w:tcPr>
          <w:p w14:paraId="44824724"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54F015C1"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合格</w:t>
            </w:r>
          </w:p>
        </w:tc>
        <w:tc>
          <w:tcPr>
            <w:tcW w:w="5669" w:type="dxa"/>
          </w:tcPr>
          <w:p w14:paraId="197F799D" w14:textId="77777777" w:rsidR="00587511"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完成小组活动中自己的任务</w:t>
            </w:r>
            <w:r w:rsidRPr="00920C94">
              <w:rPr>
                <w:rFonts w:ascii="Times New Roman" w:eastAsia="宋体" w:hAnsi="Times New Roman" w:hint="eastAsia"/>
                <w:sz w:val="24"/>
                <w:szCs w:val="24"/>
              </w:rPr>
              <w:t>．</w:t>
            </w:r>
          </w:p>
        </w:tc>
      </w:tr>
      <w:tr w:rsidR="00587511" w:rsidRPr="00DC1C5F" w14:paraId="61388899" w14:textId="77777777" w:rsidTr="007A3D25">
        <w:trPr>
          <w:jc w:val="center"/>
        </w:trPr>
        <w:tc>
          <w:tcPr>
            <w:tcW w:w="1020" w:type="dxa"/>
            <w:vMerge/>
            <w:vAlign w:val="center"/>
          </w:tcPr>
          <w:p w14:paraId="4067853A"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5E6EE0DA"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须努力</w:t>
            </w:r>
          </w:p>
        </w:tc>
        <w:tc>
          <w:tcPr>
            <w:tcW w:w="5669" w:type="dxa"/>
          </w:tcPr>
          <w:p w14:paraId="5EB502C8" w14:textId="77777777" w:rsidR="00587511" w:rsidRPr="00920C94" w:rsidRDefault="003A0B98" w:rsidP="004C00FF">
            <w:pPr>
              <w:snapToGrid w:val="0"/>
              <w:spacing w:line="312" w:lineRule="auto"/>
              <w:jc w:val="left"/>
              <w:rPr>
                <w:rFonts w:ascii="Times New Roman" w:eastAsia="宋体" w:hAnsi="Times New Roman"/>
                <w:sz w:val="24"/>
                <w:szCs w:val="24"/>
              </w:rPr>
            </w:pPr>
            <w:r w:rsidRPr="00920C94">
              <w:rPr>
                <w:rFonts w:ascii="Times New Roman" w:eastAsia="宋体" w:hAnsi="Times New Roman"/>
                <w:sz w:val="24"/>
                <w:szCs w:val="24"/>
              </w:rPr>
              <w:t>难以完成小组活动中自己的任务</w:t>
            </w:r>
            <w:r w:rsidRPr="00920C94">
              <w:rPr>
                <w:rFonts w:ascii="Times New Roman" w:eastAsia="宋体" w:hAnsi="Times New Roman" w:hint="eastAsia"/>
                <w:sz w:val="24"/>
                <w:szCs w:val="24"/>
              </w:rPr>
              <w:t>．</w:t>
            </w:r>
          </w:p>
        </w:tc>
      </w:tr>
    </w:tbl>
    <w:p w14:paraId="50DD3C88" w14:textId="77777777" w:rsidR="009F1758" w:rsidRPr="00920C94" w:rsidRDefault="003A0B98" w:rsidP="004C00FF">
      <w:pPr>
        <w:snapToGrid w:val="0"/>
        <w:spacing w:line="312" w:lineRule="auto"/>
        <w:ind w:left="480"/>
        <w:rPr>
          <w:rFonts w:ascii="Times New Roman" w:eastAsia="宋体" w:hAnsi="Times New Roman"/>
          <w:b/>
          <w:sz w:val="24"/>
          <w:szCs w:val="24"/>
        </w:rPr>
      </w:pPr>
      <w:r w:rsidRPr="00920C94">
        <w:rPr>
          <w:rFonts w:ascii="Times New Roman" w:eastAsia="宋体" w:hAnsi="Times New Roman" w:hint="eastAsia"/>
          <w:b/>
          <w:bCs/>
          <w:sz w:val="24"/>
          <w:szCs w:val="24"/>
        </w:rPr>
        <w:t>小组汇报评价标准：</w:t>
      </w:r>
    </w:p>
    <w:tbl>
      <w:tblPr>
        <w:tblStyle w:val="a4"/>
        <w:tblW w:w="0" w:type="auto"/>
        <w:jc w:val="center"/>
        <w:tblLook w:val="04A0" w:firstRow="1" w:lastRow="0" w:firstColumn="1" w:lastColumn="0" w:noHBand="0" w:noVBand="1"/>
      </w:tblPr>
      <w:tblGrid>
        <w:gridCol w:w="1020"/>
        <w:gridCol w:w="1020"/>
        <w:gridCol w:w="5669"/>
      </w:tblGrid>
      <w:tr w:rsidR="00587511" w:rsidRPr="00DC1C5F" w14:paraId="6E6FB384" w14:textId="77777777" w:rsidTr="007A3D25">
        <w:trPr>
          <w:jc w:val="center"/>
        </w:trPr>
        <w:tc>
          <w:tcPr>
            <w:tcW w:w="1020" w:type="dxa"/>
            <w:vAlign w:val="center"/>
          </w:tcPr>
          <w:p w14:paraId="52681D46"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内容</w:t>
            </w:r>
          </w:p>
        </w:tc>
        <w:tc>
          <w:tcPr>
            <w:tcW w:w="1020" w:type="dxa"/>
            <w:vAlign w:val="center"/>
          </w:tcPr>
          <w:p w14:paraId="7F37E789"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等第</w:t>
            </w:r>
          </w:p>
        </w:tc>
        <w:tc>
          <w:tcPr>
            <w:tcW w:w="5669" w:type="dxa"/>
            <w:vAlign w:val="center"/>
          </w:tcPr>
          <w:p w14:paraId="1EBA5C32"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标准</w:t>
            </w:r>
          </w:p>
        </w:tc>
      </w:tr>
      <w:tr w:rsidR="00587511" w:rsidRPr="00DC1C5F" w14:paraId="0463791F" w14:textId="77777777" w:rsidTr="007A3D25">
        <w:trPr>
          <w:jc w:val="center"/>
        </w:trPr>
        <w:tc>
          <w:tcPr>
            <w:tcW w:w="1020" w:type="dxa"/>
            <w:vMerge w:val="restart"/>
            <w:vAlign w:val="center"/>
          </w:tcPr>
          <w:p w14:paraId="4E46C87C"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小组汇报</w:t>
            </w:r>
          </w:p>
        </w:tc>
        <w:tc>
          <w:tcPr>
            <w:tcW w:w="1020" w:type="dxa"/>
            <w:vAlign w:val="center"/>
          </w:tcPr>
          <w:p w14:paraId="0C862EDE"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优秀</w:t>
            </w:r>
          </w:p>
        </w:tc>
        <w:tc>
          <w:tcPr>
            <w:tcW w:w="5669" w:type="dxa"/>
          </w:tcPr>
          <w:p w14:paraId="12C0AAC1" w14:textId="77777777" w:rsidR="00587511"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PPT</w:t>
            </w:r>
            <w:r w:rsidRPr="00920C94">
              <w:rPr>
                <w:rFonts w:ascii="Times New Roman" w:eastAsia="宋体" w:hAnsi="Times New Roman"/>
                <w:sz w:val="24"/>
                <w:szCs w:val="24"/>
              </w:rPr>
              <w:t>制作精美</w:t>
            </w:r>
            <w:r w:rsidRPr="00920C94">
              <w:rPr>
                <w:rFonts w:ascii="Times New Roman" w:eastAsia="宋体" w:hAnsi="Times New Roman" w:hint="eastAsia"/>
                <w:sz w:val="24"/>
                <w:szCs w:val="24"/>
              </w:rPr>
              <w:t>，</w:t>
            </w:r>
            <w:r w:rsidRPr="00920C94">
              <w:rPr>
                <w:rFonts w:ascii="Times New Roman" w:eastAsia="宋体" w:hAnsi="Times New Roman"/>
                <w:sz w:val="24"/>
                <w:szCs w:val="24"/>
              </w:rPr>
              <w:t>内容全面</w:t>
            </w:r>
            <w:r w:rsidRPr="00920C94">
              <w:rPr>
                <w:rFonts w:ascii="Times New Roman" w:eastAsia="宋体" w:hAnsi="Times New Roman" w:hint="eastAsia"/>
                <w:sz w:val="24"/>
                <w:szCs w:val="24"/>
              </w:rPr>
              <w:t>，</w:t>
            </w:r>
            <w:r w:rsidRPr="00920C94">
              <w:rPr>
                <w:rFonts w:ascii="Times New Roman" w:eastAsia="宋体" w:hAnsi="Times New Roman"/>
                <w:sz w:val="24"/>
                <w:szCs w:val="24"/>
              </w:rPr>
              <w:t>表达正确且自然流畅</w:t>
            </w:r>
            <w:r w:rsidRPr="00920C94">
              <w:rPr>
                <w:rFonts w:ascii="Times New Roman" w:eastAsia="宋体" w:hAnsi="Times New Roman" w:hint="eastAsia"/>
                <w:sz w:val="24"/>
                <w:szCs w:val="24"/>
              </w:rPr>
              <w:t>，</w:t>
            </w:r>
            <w:r w:rsidRPr="00920C94">
              <w:rPr>
                <w:rFonts w:ascii="Times New Roman" w:eastAsia="宋体" w:hAnsi="Times New Roman"/>
                <w:sz w:val="24"/>
                <w:szCs w:val="24"/>
              </w:rPr>
              <w:t>经验总结有效</w:t>
            </w:r>
            <w:r w:rsidRPr="00920C94">
              <w:rPr>
                <w:rFonts w:ascii="Times New Roman" w:eastAsia="宋体" w:hAnsi="Times New Roman" w:hint="eastAsia"/>
                <w:sz w:val="24"/>
                <w:szCs w:val="24"/>
              </w:rPr>
              <w:t>、</w:t>
            </w:r>
            <w:r w:rsidRPr="00920C94">
              <w:rPr>
                <w:rFonts w:ascii="Times New Roman" w:eastAsia="宋体" w:hAnsi="Times New Roman"/>
                <w:sz w:val="24"/>
                <w:szCs w:val="24"/>
              </w:rPr>
              <w:t>可复制</w:t>
            </w:r>
            <w:r w:rsidRPr="00920C94">
              <w:rPr>
                <w:rFonts w:ascii="Times New Roman" w:eastAsia="宋体" w:hAnsi="Times New Roman" w:hint="eastAsia"/>
                <w:sz w:val="24"/>
                <w:szCs w:val="24"/>
              </w:rPr>
              <w:t>、</w:t>
            </w:r>
            <w:r w:rsidRPr="00920C94">
              <w:rPr>
                <w:rFonts w:ascii="Times New Roman" w:eastAsia="宋体" w:hAnsi="Times New Roman"/>
                <w:sz w:val="24"/>
                <w:szCs w:val="24"/>
              </w:rPr>
              <w:t>可</w:t>
            </w:r>
            <w:r w:rsidRPr="00920C94">
              <w:rPr>
                <w:rFonts w:ascii="Times New Roman" w:eastAsia="宋体" w:hAnsi="Times New Roman" w:hint="eastAsia"/>
                <w:sz w:val="24"/>
                <w:szCs w:val="24"/>
              </w:rPr>
              <w:t>推广．</w:t>
            </w:r>
          </w:p>
        </w:tc>
      </w:tr>
      <w:tr w:rsidR="00587511" w:rsidRPr="00DC1C5F" w14:paraId="7965C5B5" w14:textId="77777777" w:rsidTr="007A3D25">
        <w:trPr>
          <w:jc w:val="center"/>
        </w:trPr>
        <w:tc>
          <w:tcPr>
            <w:tcW w:w="1020" w:type="dxa"/>
            <w:vMerge/>
            <w:vAlign w:val="center"/>
          </w:tcPr>
          <w:p w14:paraId="772A46EA"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2BEF891A"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良好</w:t>
            </w:r>
          </w:p>
        </w:tc>
        <w:tc>
          <w:tcPr>
            <w:tcW w:w="5669" w:type="dxa"/>
          </w:tcPr>
          <w:p w14:paraId="1F6B7B4C" w14:textId="77777777" w:rsidR="00587511"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PPT</w:t>
            </w:r>
            <w:r w:rsidRPr="00920C94">
              <w:rPr>
                <w:rFonts w:ascii="Times New Roman" w:eastAsia="宋体" w:hAnsi="Times New Roman"/>
                <w:sz w:val="24"/>
                <w:szCs w:val="24"/>
              </w:rPr>
              <w:t>整洁清晰</w:t>
            </w:r>
            <w:r w:rsidRPr="00920C94">
              <w:rPr>
                <w:rFonts w:ascii="Times New Roman" w:eastAsia="宋体" w:hAnsi="Times New Roman" w:hint="eastAsia"/>
                <w:sz w:val="24"/>
                <w:szCs w:val="24"/>
              </w:rPr>
              <w:t>，</w:t>
            </w:r>
            <w:r w:rsidRPr="00920C94">
              <w:rPr>
                <w:rFonts w:ascii="Times New Roman" w:eastAsia="宋体" w:hAnsi="Times New Roman"/>
                <w:sz w:val="24"/>
                <w:szCs w:val="24"/>
              </w:rPr>
              <w:t>内容较全面</w:t>
            </w:r>
            <w:r w:rsidRPr="00920C94">
              <w:rPr>
                <w:rFonts w:ascii="Times New Roman" w:eastAsia="宋体" w:hAnsi="Times New Roman" w:hint="eastAsia"/>
                <w:sz w:val="24"/>
                <w:szCs w:val="24"/>
              </w:rPr>
              <w:t>，</w:t>
            </w:r>
            <w:r w:rsidRPr="00920C94">
              <w:rPr>
                <w:rFonts w:ascii="Times New Roman" w:eastAsia="宋体" w:hAnsi="Times New Roman"/>
                <w:sz w:val="24"/>
                <w:szCs w:val="24"/>
              </w:rPr>
              <w:t>表达自然</w:t>
            </w:r>
            <w:r w:rsidRPr="00920C94">
              <w:rPr>
                <w:rFonts w:ascii="Times New Roman" w:eastAsia="宋体" w:hAnsi="Times New Roman" w:hint="eastAsia"/>
                <w:sz w:val="24"/>
                <w:szCs w:val="24"/>
              </w:rPr>
              <w:t>，</w:t>
            </w:r>
            <w:r w:rsidRPr="00920C94">
              <w:rPr>
                <w:rFonts w:ascii="Times New Roman" w:eastAsia="宋体" w:hAnsi="Times New Roman"/>
                <w:sz w:val="24"/>
                <w:szCs w:val="24"/>
              </w:rPr>
              <w:t>经验总结有效</w:t>
            </w:r>
            <w:r w:rsidRPr="00920C94">
              <w:rPr>
                <w:rFonts w:ascii="Times New Roman" w:eastAsia="宋体" w:hAnsi="Times New Roman" w:hint="eastAsia"/>
                <w:sz w:val="24"/>
                <w:szCs w:val="24"/>
              </w:rPr>
              <w:t>．</w:t>
            </w:r>
          </w:p>
        </w:tc>
      </w:tr>
      <w:tr w:rsidR="00587511" w:rsidRPr="00DC1C5F" w14:paraId="5A0015B4" w14:textId="77777777" w:rsidTr="007A3D25">
        <w:trPr>
          <w:jc w:val="center"/>
        </w:trPr>
        <w:tc>
          <w:tcPr>
            <w:tcW w:w="1020" w:type="dxa"/>
            <w:vMerge/>
            <w:vAlign w:val="center"/>
          </w:tcPr>
          <w:p w14:paraId="505EAC4F"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5B0540C4"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合格</w:t>
            </w:r>
          </w:p>
        </w:tc>
        <w:tc>
          <w:tcPr>
            <w:tcW w:w="5669" w:type="dxa"/>
          </w:tcPr>
          <w:p w14:paraId="739298E2" w14:textId="77777777" w:rsidR="00587511"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PPT</w:t>
            </w:r>
            <w:r w:rsidRPr="00920C94">
              <w:rPr>
                <w:rFonts w:ascii="Times New Roman" w:eastAsia="宋体" w:hAnsi="Times New Roman"/>
                <w:sz w:val="24"/>
                <w:szCs w:val="24"/>
              </w:rPr>
              <w:t>制作较简单</w:t>
            </w:r>
            <w:r w:rsidRPr="00920C94">
              <w:rPr>
                <w:rFonts w:ascii="Times New Roman" w:eastAsia="宋体" w:hAnsi="Times New Roman" w:hint="eastAsia"/>
                <w:sz w:val="24"/>
                <w:szCs w:val="24"/>
              </w:rPr>
              <w:t>，</w:t>
            </w:r>
            <w:r w:rsidRPr="00920C94">
              <w:rPr>
                <w:rFonts w:ascii="Times New Roman" w:eastAsia="宋体" w:hAnsi="Times New Roman"/>
                <w:sz w:val="24"/>
                <w:szCs w:val="24"/>
              </w:rPr>
              <w:t>围绕部分内容撰写</w:t>
            </w:r>
            <w:r w:rsidRPr="00920C94">
              <w:rPr>
                <w:rFonts w:ascii="Times New Roman" w:eastAsia="宋体" w:hAnsi="Times New Roman" w:hint="eastAsia"/>
                <w:sz w:val="24"/>
                <w:szCs w:val="24"/>
              </w:rPr>
              <w:t>，</w:t>
            </w:r>
            <w:r w:rsidRPr="00920C94">
              <w:rPr>
                <w:rFonts w:ascii="Times New Roman" w:eastAsia="宋体" w:hAnsi="Times New Roman"/>
                <w:sz w:val="24"/>
                <w:szCs w:val="24"/>
              </w:rPr>
              <w:t>表达清楚</w:t>
            </w:r>
            <w:r w:rsidRPr="00920C94">
              <w:rPr>
                <w:rFonts w:ascii="Times New Roman" w:eastAsia="宋体" w:hAnsi="Times New Roman" w:hint="eastAsia"/>
                <w:sz w:val="24"/>
                <w:szCs w:val="24"/>
              </w:rPr>
              <w:t>，</w:t>
            </w:r>
            <w:r w:rsidRPr="00920C94">
              <w:rPr>
                <w:rFonts w:ascii="Times New Roman" w:eastAsia="宋体" w:hAnsi="Times New Roman"/>
                <w:sz w:val="24"/>
                <w:szCs w:val="24"/>
              </w:rPr>
              <w:t>态度端正</w:t>
            </w:r>
            <w:r w:rsidRPr="00920C94">
              <w:rPr>
                <w:rFonts w:ascii="Times New Roman" w:eastAsia="宋体" w:hAnsi="Times New Roman" w:hint="eastAsia"/>
                <w:sz w:val="24"/>
                <w:szCs w:val="24"/>
              </w:rPr>
              <w:t>．</w:t>
            </w:r>
          </w:p>
        </w:tc>
      </w:tr>
      <w:tr w:rsidR="00587511" w:rsidRPr="00DC1C5F" w14:paraId="32657BA1" w14:textId="77777777" w:rsidTr="007A3D25">
        <w:trPr>
          <w:jc w:val="center"/>
        </w:trPr>
        <w:tc>
          <w:tcPr>
            <w:tcW w:w="1020" w:type="dxa"/>
            <w:vMerge/>
            <w:vAlign w:val="center"/>
          </w:tcPr>
          <w:p w14:paraId="504D811E" w14:textId="77777777" w:rsidR="00587511" w:rsidRPr="00920C94" w:rsidRDefault="00587511" w:rsidP="004C00FF">
            <w:pPr>
              <w:snapToGrid w:val="0"/>
              <w:spacing w:line="312" w:lineRule="auto"/>
              <w:jc w:val="center"/>
              <w:rPr>
                <w:rFonts w:ascii="Times New Roman" w:eastAsia="宋体" w:hAnsi="Times New Roman"/>
                <w:sz w:val="24"/>
                <w:szCs w:val="24"/>
              </w:rPr>
            </w:pPr>
          </w:p>
        </w:tc>
        <w:tc>
          <w:tcPr>
            <w:tcW w:w="1020" w:type="dxa"/>
            <w:vAlign w:val="center"/>
          </w:tcPr>
          <w:p w14:paraId="485F36DC" w14:textId="77777777" w:rsidR="00587511"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须努力</w:t>
            </w:r>
          </w:p>
        </w:tc>
        <w:tc>
          <w:tcPr>
            <w:tcW w:w="5669" w:type="dxa"/>
          </w:tcPr>
          <w:p w14:paraId="07C88365" w14:textId="77777777" w:rsidR="00587511" w:rsidRPr="00920C94" w:rsidRDefault="003A0B98" w:rsidP="004C00FF">
            <w:pPr>
              <w:snapToGrid w:val="0"/>
              <w:spacing w:line="312" w:lineRule="auto"/>
              <w:rPr>
                <w:rFonts w:ascii="Times New Roman" w:eastAsia="宋体" w:hAnsi="Times New Roman"/>
                <w:sz w:val="24"/>
                <w:szCs w:val="24"/>
              </w:rPr>
            </w:pPr>
            <w:r w:rsidRPr="00920C94">
              <w:rPr>
                <w:rFonts w:ascii="Times New Roman" w:eastAsia="宋体" w:hAnsi="Times New Roman"/>
                <w:sz w:val="24"/>
                <w:szCs w:val="24"/>
              </w:rPr>
              <w:t>表达不清楚</w:t>
            </w:r>
            <w:r w:rsidRPr="00920C94">
              <w:rPr>
                <w:rFonts w:ascii="Times New Roman" w:eastAsia="宋体" w:hAnsi="Times New Roman" w:hint="eastAsia"/>
                <w:sz w:val="24"/>
                <w:szCs w:val="24"/>
              </w:rPr>
              <w:t>，</w:t>
            </w:r>
            <w:r w:rsidRPr="00920C94">
              <w:rPr>
                <w:rFonts w:ascii="Times New Roman" w:eastAsia="宋体" w:hAnsi="Times New Roman"/>
                <w:sz w:val="24"/>
                <w:szCs w:val="24"/>
              </w:rPr>
              <w:t>态度不端正</w:t>
            </w:r>
            <w:r w:rsidRPr="00920C94">
              <w:rPr>
                <w:rFonts w:ascii="Times New Roman" w:eastAsia="宋体" w:hAnsi="Times New Roman" w:hint="eastAsia"/>
                <w:sz w:val="24"/>
                <w:szCs w:val="24"/>
              </w:rPr>
              <w:t>．</w:t>
            </w:r>
          </w:p>
        </w:tc>
      </w:tr>
    </w:tbl>
    <w:p w14:paraId="7A44A354" w14:textId="77777777" w:rsidR="00587511" w:rsidRPr="00920C94" w:rsidRDefault="00587511" w:rsidP="004C00FF">
      <w:pPr>
        <w:snapToGrid w:val="0"/>
        <w:spacing w:line="312" w:lineRule="auto"/>
        <w:ind w:firstLineChars="200" w:firstLine="480"/>
        <w:rPr>
          <w:rFonts w:ascii="Times New Roman" w:eastAsia="宋体" w:hAnsi="Times New Roman"/>
          <w:sz w:val="24"/>
          <w:szCs w:val="24"/>
        </w:rPr>
      </w:pPr>
    </w:p>
    <w:p w14:paraId="363AD789" w14:textId="77777777" w:rsidR="001C1F03" w:rsidRPr="00920C94" w:rsidRDefault="003A0B98" w:rsidP="004C00FF">
      <w:pPr>
        <w:snapToGrid w:val="0"/>
        <w:spacing w:line="312" w:lineRule="auto"/>
        <w:ind w:left="480"/>
        <w:rPr>
          <w:rFonts w:ascii="Times New Roman" w:eastAsia="宋体" w:hAnsi="Times New Roman"/>
          <w:b/>
          <w:bCs/>
          <w:sz w:val="24"/>
          <w:szCs w:val="24"/>
        </w:rPr>
      </w:pPr>
      <w:r w:rsidRPr="00920C94">
        <w:rPr>
          <w:rFonts w:ascii="Times New Roman" w:eastAsia="宋体" w:hAnsi="Times New Roman" w:hint="eastAsia"/>
          <w:b/>
          <w:bCs/>
          <w:sz w:val="24"/>
          <w:szCs w:val="24"/>
        </w:rPr>
        <w:t>五、单元评价设计</w:t>
      </w:r>
    </w:p>
    <w:p w14:paraId="0A6B6CBA" w14:textId="77777777" w:rsidR="002C021D"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例</w:t>
      </w:r>
      <w:r w:rsidRPr="00920C94">
        <w:rPr>
          <w:rFonts w:ascii="Times New Roman" w:eastAsia="宋体" w:hAnsi="Times New Roman"/>
          <w:b/>
          <w:sz w:val="24"/>
          <w:szCs w:val="24"/>
        </w:rPr>
        <w:t>1</w:t>
      </w:r>
      <w:r w:rsidRPr="00920C94">
        <w:rPr>
          <w:rFonts w:ascii="Times New Roman" w:eastAsia="宋体" w:hAnsi="Times New Roman"/>
          <w:sz w:val="24"/>
          <w:szCs w:val="24"/>
        </w:rPr>
        <w:t>如图</w:t>
      </w:r>
      <w:r w:rsidRPr="00920C94">
        <w:rPr>
          <w:rFonts w:ascii="Times New Roman" w:eastAsia="宋体" w:hAnsi="Times New Roman" w:hint="eastAsia"/>
          <w:sz w:val="24"/>
          <w:szCs w:val="24"/>
        </w:rPr>
        <w:t>，</w:t>
      </w:r>
      <w:r w:rsidR="00303882">
        <w:rPr>
          <w:rFonts w:ascii="Times New Roman" w:eastAsia="宋体" w:hAnsi="Times New Roman" w:hint="eastAsia"/>
          <w:sz w:val="24"/>
          <w:szCs w:val="24"/>
        </w:rPr>
        <w:t>在</w:t>
      </w:r>
      <w:r w:rsidRPr="00920C94">
        <w:rPr>
          <w:rFonts w:ascii="Times New Roman" w:eastAsia="宋体" w:hAnsi="Times New Roman" w:hint="eastAsia"/>
          <w:sz w:val="24"/>
          <w:szCs w:val="24"/>
        </w:rPr>
        <w:t>正四棱柱</w:t>
      </w:r>
      <w:r w:rsidR="002C021D" w:rsidRPr="00440ACB">
        <w:rPr>
          <w:rFonts w:ascii="Times New Roman" w:eastAsia="宋体" w:hAnsi="Times New Roman"/>
          <w:position w:val="-12"/>
          <w:sz w:val="24"/>
          <w:szCs w:val="24"/>
        </w:rPr>
        <w:object w:dxaOrig="1780" w:dyaOrig="360" w14:anchorId="54E9AAD0">
          <v:shape id="_x0000_i1172" type="#_x0000_t75" style="width:89pt;height:17.5pt" o:ole="">
            <v:imagedata r:id="rId282" o:title=""/>
          </v:shape>
          <o:OLEObject Type="Embed" ProgID="Equation.DSMT4" ShapeID="_x0000_i1172" DrawAspect="Content" ObjectID="_1760542772" r:id="rId283"/>
        </w:object>
      </w:r>
      <w:r w:rsidRPr="00920C94">
        <w:rPr>
          <w:rFonts w:ascii="Times New Roman" w:eastAsia="宋体" w:hAnsi="Times New Roman"/>
          <w:sz w:val="24"/>
          <w:szCs w:val="24"/>
        </w:rPr>
        <w:t>中</w:t>
      </w:r>
      <w:r w:rsidRPr="00920C94">
        <w:rPr>
          <w:rFonts w:ascii="Times New Roman" w:eastAsia="宋体" w:hAnsi="Times New Roman" w:hint="eastAsia"/>
          <w:sz w:val="24"/>
          <w:szCs w:val="24"/>
        </w:rPr>
        <w:t>，</w:t>
      </w:r>
      <w:r w:rsidRPr="00920C94">
        <w:rPr>
          <w:rFonts w:ascii="Times New Roman" w:eastAsia="宋体" w:hAnsi="Times New Roman"/>
          <w:sz w:val="24"/>
          <w:szCs w:val="24"/>
        </w:rPr>
        <w:t>点</w:t>
      </w:r>
      <w:r w:rsidR="002C021D" w:rsidRPr="00440ACB">
        <w:rPr>
          <w:rFonts w:ascii="Times New Roman" w:eastAsia="宋体" w:hAnsi="Times New Roman"/>
          <w:position w:val="-4"/>
          <w:sz w:val="24"/>
          <w:szCs w:val="24"/>
        </w:rPr>
        <w:object w:dxaOrig="240" w:dyaOrig="260" w14:anchorId="234ACF0C">
          <v:shape id="_x0000_i1173" type="#_x0000_t75" style="width:12pt;height:13pt" o:ole="">
            <v:imagedata r:id="rId284" o:title=""/>
          </v:shape>
          <o:OLEObject Type="Embed" ProgID="Equation.DSMT4" ShapeID="_x0000_i1173" DrawAspect="Content" ObjectID="_1760542773" r:id="rId285"/>
        </w:object>
      </w:r>
      <w:proofErr w:type="gramStart"/>
      <w:r w:rsidRPr="00920C94">
        <w:rPr>
          <w:rFonts w:ascii="Times New Roman" w:eastAsia="宋体" w:hAnsi="Times New Roman"/>
          <w:sz w:val="24"/>
          <w:szCs w:val="24"/>
        </w:rPr>
        <w:t>是侧棱</w:t>
      </w:r>
      <w:proofErr w:type="gramEnd"/>
      <w:r w:rsidR="002C021D" w:rsidRPr="00440ACB">
        <w:rPr>
          <w:rFonts w:ascii="Times New Roman" w:eastAsia="宋体" w:hAnsi="Times New Roman"/>
          <w:position w:val="-12"/>
          <w:sz w:val="24"/>
          <w:szCs w:val="24"/>
        </w:rPr>
        <w:object w:dxaOrig="440" w:dyaOrig="360" w14:anchorId="07F5BEE7">
          <v:shape id="_x0000_i1174" type="#_x0000_t75" style="width:21.5pt;height:17.5pt" o:ole="">
            <v:imagedata r:id="rId286" o:title=""/>
          </v:shape>
          <o:OLEObject Type="Embed" ProgID="Equation.DSMT4" ShapeID="_x0000_i1174" DrawAspect="Content" ObjectID="_1760542774" r:id="rId287"/>
        </w:object>
      </w:r>
      <w:r w:rsidRPr="00920C94">
        <w:rPr>
          <w:rFonts w:ascii="Times New Roman" w:eastAsia="宋体" w:hAnsi="Times New Roman"/>
          <w:sz w:val="24"/>
          <w:szCs w:val="24"/>
        </w:rPr>
        <w:t>上的一点</w:t>
      </w:r>
      <w:r w:rsidRPr="00920C94">
        <w:rPr>
          <w:rFonts w:ascii="Times New Roman" w:eastAsia="宋体" w:hAnsi="Times New Roman" w:hint="eastAsia"/>
          <w:sz w:val="24"/>
          <w:szCs w:val="24"/>
        </w:rPr>
        <w:t>．</w:t>
      </w:r>
    </w:p>
    <w:p w14:paraId="5636D9C3" w14:textId="77777777" w:rsidR="001F1F02" w:rsidRPr="00920C94" w:rsidRDefault="009C7DB2" w:rsidP="004C00FF">
      <w:pPr>
        <w:snapToGrid w:val="0"/>
        <w:spacing w:line="312" w:lineRule="auto"/>
        <w:ind w:firstLineChars="200" w:firstLine="480"/>
        <w:jc w:val="center"/>
        <w:rPr>
          <w:rFonts w:ascii="Times New Roman" w:eastAsia="宋体" w:hAnsi="Times New Roman"/>
          <w:sz w:val="24"/>
          <w:szCs w:val="24"/>
        </w:rPr>
      </w:pPr>
      <w:r w:rsidRPr="00920C94">
        <w:rPr>
          <w:rFonts w:ascii="Times New Roman" w:eastAsia="宋体" w:hAnsi="Times New Roman"/>
          <w:noProof/>
          <w:sz w:val="24"/>
          <w:szCs w:val="24"/>
        </w:rPr>
        <w:drawing>
          <wp:inline distT="0" distB="0" distL="0" distR="0" wp14:anchorId="2AC08611" wp14:editId="36E41045">
            <wp:extent cx="1440000" cy="176974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440000" cy="1769746"/>
                    </a:xfrm>
                    <a:prstGeom prst="rect">
                      <a:avLst/>
                    </a:prstGeom>
                    <a:noFill/>
                    <a:ln>
                      <a:noFill/>
                    </a:ln>
                  </pic:spPr>
                </pic:pic>
              </a:graphicData>
            </a:graphic>
          </wp:inline>
        </w:drawing>
      </w:r>
    </w:p>
    <w:p w14:paraId="114CDE8A" w14:textId="77777777" w:rsidR="002C021D"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）若</w:t>
      </w:r>
      <w:r w:rsidR="002C021D" w:rsidRPr="00440ACB">
        <w:rPr>
          <w:rFonts w:ascii="Times New Roman" w:eastAsia="宋体" w:hAnsi="Times New Roman"/>
          <w:position w:val="-12"/>
          <w:sz w:val="24"/>
          <w:szCs w:val="24"/>
        </w:rPr>
        <w:object w:dxaOrig="620" w:dyaOrig="360" w14:anchorId="73115A93">
          <v:shape id="_x0000_i1175" type="#_x0000_t75" style="width:31pt;height:17.5pt" o:ole="">
            <v:imagedata r:id="rId289" o:title=""/>
          </v:shape>
          <o:OLEObject Type="Embed" ProgID="Equation.DSMT4" ShapeID="_x0000_i1175" DrawAspect="Content" ObjectID="_1760542775" r:id="rId290"/>
        </w:object>
      </w:r>
      <w:r w:rsidRPr="00920C94">
        <w:rPr>
          <w:rFonts w:ascii="Times New Roman" w:eastAsia="宋体" w:hAnsi="Times New Roman"/>
          <w:sz w:val="24"/>
          <w:szCs w:val="24"/>
        </w:rPr>
        <w:t>平面</w:t>
      </w:r>
      <w:r w:rsidR="002C021D" w:rsidRPr="00440ACB">
        <w:rPr>
          <w:rFonts w:ascii="Times New Roman" w:eastAsia="宋体" w:hAnsi="Times New Roman"/>
          <w:position w:val="-4"/>
          <w:sz w:val="24"/>
          <w:szCs w:val="24"/>
        </w:rPr>
        <w:object w:dxaOrig="560" w:dyaOrig="260" w14:anchorId="7BCC9BA1">
          <v:shape id="_x0000_i1176" type="#_x0000_t75" style="width:28pt;height:13pt" o:ole="">
            <v:imagedata r:id="rId291" o:title=""/>
          </v:shape>
          <o:OLEObject Type="Embed" ProgID="Equation.DSMT4" ShapeID="_x0000_i1176" DrawAspect="Content" ObjectID="_1760542776" r:id="rId292"/>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求</w:t>
      </w:r>
      <w:r w:rsidR="002C021D" w:rsidRPr="00440ACB">
        <w:rPr>
          <w:rFonts w:ascii="Times New Roman" w:eastAsia="宋体" w:hAnsi="Times New Roman"/>
          <w:position w:val="-24"/>
          <w:sz w:val="24"/>
          <w:szCs w:val="24"/>
        </w:rPr>
        <w:object w:dxaOrig="499" w:dyaOrig="620" w14:anchorId="737B74C8">
          <v:shape id="_x0000_i1177" type="#_x0000_t75" style="width:24.5pt;height:31pt" o:ole="">
            <v:imagedata r:id="rId293" o:title=""/>
          </v:shape>
          <o:OLEObject Type="Embed" ProgID="Equation.DSMT4" ShapeID="_x0000_i1177" DrawAspect="Content" ObjectID="_1760542777" r:id="rId294"/>
        </w:object>
      </w:r>
      <w:r w:rsidRPr="00920C94">
        <w:rPr>
          <w:rFonts w:ascii="Times New Roman" w:eastAsia="宋体" w:hAnsi="Times New Roman" w:hint="eastAsia"/>
          <w:sz w:val="24"/>
          <w:szCs w:val="24"/>
        </w:rPr>
        <w:t>的值；</w:t>
      </w:r>
    </w:p>
    <w:p w14:paraId="4D021FA9" w14:textId="77777777" w:rsidR="002C021D"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）求证：</w:t>
      </w:r>
      <w:r w:rsidR="002C021D" w:rsidRPr="00440ACB">
        <w:rPr>
          <w:rFonts w:ascii="Times New Roman" w:eastAsia="宋体" w:hAnsi="Times New Roman"/>
          <w:position w:val="-12"/>
          <w:sz w:val="24"/>
          <w:szCs w:val="24"/>
        </w:rPr>
        <w:object w:dxaOrig="1040" w:dyaOrig="360" w14:anchorId="623C2240">
          <v:shape id="_x0000_i1178" type="#_x0000_t75" style="width:52.5pt;height:17.5pt" o:ole="">
            <v:imagedata r:id="rId295" o:title=""/>
          </v:shape>
          <o:OLEObject Type="Embed" ProgID="Equation.DSMT4" ShapeID="_x0000_i1178" DrawAspect="Content" ObjectID="_1760542778" r:id="rId296"/>
        </w:object>
      </w:r>
      <w:r w:rsidRPr="00920C94">
        <w:rPr>
          <w:rFonts w:ascii="Times New Roman" w:eastAsia="宋体" w:hAnsi="Times New Roman" w:hint="eastAsia"/>
          <w:sz w:val="24"/>
          <w:szCs w:val="24"/>
        </w:rPr>
        <w:t>．</w:t>
      </w:r>
    </w:p>
    <w:p w14:paraId="658573D4" w14:textId="77777777" w:rsidR="002C021D"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分析</w:t>
      </w: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连结</w:t>
      </w:r>
      <w:r w:rsidR="002C021D" w:rsidRPr="00440ACB">
        <w:rPr>
          <w:rFonts w:ascii="Times New Roman" w:eastAsia="宋体" w:hAnsi="Times New Roman"/>
          <w:position w:val="-6"/>
          <w:sz w:val="24"/>
          <w:szCs w:val="24"/>
        </w:rPr>
        <w:object w:dxaOrig="420" w:dyaOrig="279" w14:anchorId="37FAEC5C">
          <v:shape id="_x0000_i1179" type="#_x0000_t75" style="width:20.5pt;height:13pt" o:ole="">
            <v:imagedata r:id="rId297" o:title=""/>
          </v:shape>
          <o:OLEObject Type="Embed" ProgID="Equation.DSMT4" ShapeID="_x0000_i1179" DrawAspect="Content" ObjectID="_1760542779" r:id="rId298"/>
        </w:object>
      </w:r>
      <w:r w:rsidRPr="00920C94">
        <w:rPr>
          <w:rFonts w:ascii="Times New Roman" w:eastAsia="宋体" w:hAnsi="Times New Roman"/>
          <w:sz w:val="24"/>
          <w:szCs w:val="24"/>
        </w:rPr>
        <w:t>交</w:t>
      </w:r>
      <w:r w:rsidR="002C021D" w:rsidRPr="00440ACB">
        <w:rPr>
          <w:rFonts w:ascii="Times New Roman" w:eastAsia="宋体" w:hAnsi="Times New Roman"/>
          <w:position w:val="-4"/>
          <w:sz w:val="24"/>
          <w:szCs w:val="24"/>
        </w:rPr>
        <w:object w:dxaOrig="400" w:dyaOrig="260" w14:anchorId="304A499C">
          <v:shape id="_x0000_i1180" type="#_x0000_t75" style="width:19.5pt;height:13pt" o:ole="">
            <v:imagedata r:id="rId299" o:title=""/>
          </v:shape>
          <o:OLEObject Type="Embed" ProgID="Equation.DSMT4" ShapeID="_x0000_i1180" DrawAspect="Content" ObjectID="_1760542780" r:id="rId300"/>
        </w:object>
      </w:r>
      <w:r w:rsidRPr="00920C94">
        <w:rPr>
          <w:rFonts w:ascii="Times New Roman" w:eastAsia="宋体" w:hAnsi="Times New Roman"/>
          <w:sz w:val="24"/>
          <w:szCs w:val="24"/>
        </w:rPr>
        <w:t>于点</w:t>
      </w:r>
      <w:r w:rsidR="002C021D" w:rsidRPr="00440ACB">
        <w:rPr>
          <w:rFonts w:ascii="Times New Roman" w:eastAsia="宋体" w:hAnsi="Times New Roman"/>
          <w:position w:val="-6"/>
          <w:sz w:val="24"/>
          <w:szCs w:val="24"/>
        </w:rPr>
        <w:object w:dxaOrig="240" w:dyaOrig="279" w14:anchorId="2CF6A463">
          <v:shape id="_x0000_i1181" type="#_x0000_t75" style="width:12pt;height:13pt" o:ole="">
            <v:imagedata r:id="rId301" o:title=""/>
          </v:shape>
          <o:OLEObject Type="Embed" ProgID="Equation.DSMT4" ShapeID="_x0000_i1181" DrawAspect="Content" ObjectID="_1760542781" r:id="rId302"/>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连结</w:t>
      </w:r>
      <w:r w:rsidR="002C021D" w:rsidRPr="00440ACB">
        <w:rPr>
          <w:rFonts w:ascii="Times New Roman" w:eastAsia="宋体" w:hAnsi="Times New Roman"/>
          <w:position w:val="-6"/>
          <w:sz w:val="24"/>
          <w:szCs w:val="24"/>
        </w:rPr>
        <w:object w:dxaOrig="400" w:dyaOrig="279" w14:anchorId="0D0D4515">
          <v:shape id="_x0000_i1182" type="#_x0000_t75" style="width:19.5pt;height:13pt" o:ole="">
            <v:imagedata r:id="rId303" o:title=""/>
          </v:shape>
          <o:OLEObject Type="Embed" ProgID="Equation.DSMT4" ShapeID="_x0000_i1182" DrawAspect="Content" ObjectID="_1760542782" r:id="rId304"/>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推导出</w:t>
      </w:r>
      <w:r w:rsidR="002C021D" w:rsidRPr="00440ACB">
        <w:rPr>
          <w:rFonts w:ascii="Times New Roman" w:eastAsia="宋体" w:hAnsi="Times New Roman"/>
          <w:position w:val="-12"/>
          <w:sz w:val="24"/>
          <w:szCs w:val="24"/>
        </w:rPr>
        <w:object w:dxaOrig="940" w:dyaOrig="360" w14:anchorId="511FE54F">
          <v:shape id="_x0000_i1183" type="#_x0000_t75" style="width:47.5pt;height:17.5pt" o:ole="">
            <v:imagedata r:id="rId305" o:title=""/>
          </v:shape>
          <o:OLEObject Type="Embed" ProgID="Equation.DSMT4" ShapeID="_x0000_i1183" DrawAspect="Content" ObjectID="_1760542783" r:id="rId306"/>
        </w:object>
      </w:r>
      <w:r w:rsidRPr="00920C94">
        <w:rPr>
          <w:rFonts w:ascii="Times New Roman" w:eastAsia="宋体" w:hAnsi="Times New Roman" w:hint="eastAsia"/>
          <w:sz w:val="24"/>
          <w:szCs w:val="24"/>
        </w:rPr>
        <w:t>时点</w:t>
      </w:r>
      <w:r w:rsidR="002C021D" w:rsidRPr="00440ACB">
        <w:rPr>
          <w:rFonts w:ascii="Times New Roman" w:eastAsia="宋体" w:hAnsi="Times New Roman"/>
          <w:position w:val="-6"/>
          <w:sz w:val="24"/>
          <w:szCs w:val="24"/>
        </w:rPr>
        <w:object w:dxaOrig="240" w:dyaOrig="279" w14:anchorId="4FACE7C2">
          <v:shape id="_x0000_i1184" type="#_x0000_t75" style="width:12pt;height:13pt" o:ole="">
            <v:imagedata r:id="rId307" o:title=""/>
          </v:shape>
          <o:OLEObject Type="Embed" ProgID="Equation.DSMT4" ShapeID="_x0000_i1184" DrawAspect="Content" ObjectID="_1760542784" r:id="rId308"/>
        </w:object>
      </w:r>
      <w:r w:rsidRPr="00920C94">
        <w:rPr>
          <w:rFonts w:ascii="Times New Roman" w:eastAsia="宋体" w:hAnsi="Times New Roman"/>
          <w:sz w:val="24"/>
          <w:szCs w:val="24"/>
        </w:rPr>
        <w:t>是</w:t>
      </w:r>
      <w:r w:rsidR="002C021D" w:rsidRPr="00440ACB">
        <w:rPr>
          <w:rFonts w:ascii="Times New Roman" w:eastAsia="宋体" w:hAnsi="Times New Roman"/>
          <w:position w:val="-6"/>
          <w:sz w:val="24"/>
          <w:szCs w:val="24"/>
        </w:rPr>
        <w:object w:dxaOrig="420" w:dyaOrig="279" w14:anchorId="3743D212">
          <v:shape id="_x0000_i1185" type="#_x0000_t75" style="width:20.5pt;height:13pt" o:ole="">
            <v:imagedata r:id="rId309" o:title=""/>
          </v:shape>
          <o:OLEObject Type="Embed" ProgID="Equation.DSMT4" ShapeID="_x0000_i1185" DrawAspect="Content" ObjectID="_1760542785" r:id="rId310"/>
        </w:object>
      </w:r>
      <w:r w:rsidRPr="00920C94">
        <w:rPr>
          <w:rFonts w:ascii="Times New Roman" w:eastAsia="宋体" w:hAnsi="Times New Roman"/>
          <w:sz w:val="24"/>
          <w:szCs w:val="24"/>
        </w:rPr>
        <w:t>的</w:t>
      </w:r>
      <w:r w:rsidRPr="00920C94">
        <w:rPr>
          <w:rFonts w:ascii="Times New Roman" w:eastAsia="宋体" w:hAnsi="Times New Roman"/>
          <w:sz w:val="24"/>
          <w:szCs w:val="24"/>
        </w:rPr>
        <w:lastRenderedPageBreak/>
        <w:t>中点</w:t>
      </w:r>
      <w:r w:rsidRPr="00920C94">
        <w:rPr>
          <w:rFonts w:ascii="Times New Roman" w:eastAsia="宋体" w:hAnsi="Times New Roman" w:hint="eastAsia"/>
          <w:sz w:val="24"/>
          <w:szCs w:val="24"/>
        </w:rPr>
        <w:t>，</w:t>
      </w:r>
      <w:r w:rsidRPr="00920C94">
        <w:rPr>
          <w:rFonts w:ascii="Times New Roman" w:eastAsia="宋体" w:hAnsi="Times New Roman"/>
          <w:sz w:val="24"/>
          <w:szCs w:val="24"/>
        </w:rPr>
        <w:t>从而</w:t>
      </w:r>
      <w:r w:rsidR="003F4330" w:rsidRPr="00440ACB">
        <w:rPr>
          <w:rFonts w:ascii="Times New Roman" w:eastAsia="宋体" w:hAnsi="Times New Roman"/>
          <w:position w:val="-6"/>
          <w:sz w:val="24"/>
          <w:szCs w:val="24"/>
        </w:rPr>
        <w:object w:dxaOrig="999" w:dyaOrig="279" w14:anchorId="3FDED927">
          <v:shape id="_x0000_i1186" type="#_x0000_t75" style="width:50.5pt;height:13pt" o:ole="">
            <v:imagedata r:id="rId311" o:title=""/>
          </v:shape>
          <o:OLEObject Type="Embed" ProgID="Equation.DSMT4" ShapeID="_x0000_i1186" DrawAspect="Content" ObjectID="_1760542786" r:id="rId312"/>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由此能求出</w:t>
      </w:r>
      <w:r w:rsidR="003F4330" w:rsidRPr="00440ACB">
        <w:rPr>
          <w:rFonts w:ascii="Times New Roman" w:eastAsia="宋体" w:hAnsi="Times New Roman"/>
          <w:position w:val="-24"/>
          <w:sz w:val="24"/>
          <w:szCs w:val="24"/>
        </w:rPr>
        <w:object w:dxaOrig="1440" w:dyaOrig="620" w14:anchorId="633D7420">
          <v:shape id="_x0000_i1187" type="#_x0000_t75" style="width:1in;height:31pt" o:ole="">
            <v:imagedata r:id="rId313" o:title=""/>
          </v:shape>
          <o:OLEObject Type="Embed" ProgID="Equation.DSMT4" ShapeID="_x0000_i1187" DrawAspect="Content" ObjectID="_1760542787" r:id="rId314"/>
        </w:object>
      </w:r>
      <w:r w:rsidRPr="00920C94">
        <w:rPr>
          <w:rFonts w:ascii="Times New Roman" w:eastAsia="宋体" w:hAnsi="Times New Roman" w:hint="eastAsia"/>
          <w:sz w:val="24"/>
          <w:szCs w:val="24"/>
        </w:rPr>
        <w:t>．</w:t>
      </w:r>
    </w:p>
    <w:p w14:paraId="4BB97943" w14:textId="77777777" w:rsidR="002C021D"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）连结</w:t>
      </w:r>
      <w:r w:rsidR="003F4330" w:rsidRPr="00440ACB">
        <w:rPr>
          <w:rFonts w:ascii="Times New Roman" w:eastAsia="宋体" w:hAnsi="Times New Roman"/>
          <w:position w:val="-12"/>
          <w:sz w:val="24"/>
          <w:szCs w:val="24"/>
        </w:rPr>
        <w:object w:dxaOrig="480" w:dyaOrig="360" w14:anchorId="479CC9FD">
          <v:shape id="_x0000_i1188" type="#_x0000_t75" style="width:24.5pt;height:17.5pt" o:ole="">
            <v:imagedata r:id="rId315" o:title=""/>
          </v:shape>
          <o:OLEObject Type="Embed" ProgID="Equation.DSMT4" ShapeID="_x0000_i1188" DrawAspect="Content" ObjectID="_1760542788" r:id="rId316"/>
        </w:object>
      </w:r>
      <w:r w:rsidRPr="00920C94">
        <w:rPr>
          <w:rFonts w:ascii="Times New Roman" w:eastAsia="宋体" w:hAnsi="Times New Roman" w:hint="eastAsia"/>
          <w:sz w:val="24"/>
          <w:szCs w:val="24"/>
        </w:rPr>
        <w:t>，可证</w:t>
      </w:r>
      <w:r w:rsidR="003F4330" w:rsidRPr="00440ACB">
        <w:rPr>
          <w:rFonts w:ascii="Times New Roman" w:eastAsia="宋体" w:hAnsi="Times New Roman"/>
          <w:position w:val="-4"/>
          <w:sz w:val="24"/>
          <w:szCs w:val="24"/>
        </w:rPr>
        <w:object w:dxaOrig="620" w:dyaOrig="260" w14:anchorId="64FDCAFF">
          <v:shape id="_x0000_i1189" type="#_x0000_t75" style="width:31pt;height:13pt" o:ole="">
            <v:imagedata r:id="rId317" o:title=""/>
          </v:shape>
          <o:OLEObject Type="Embed" ProgID="Equation.DSMT4" ShapeID="_x0000_i1189" DrawAspect="Content" ObjectID="_1760542789" r:id="rId318"/>
        </w:object>
      </w:r>
      <w:r w:rsidRPr="00920C94">
        <w:rPr>
          <w:rFonts w:ascii="Times New Roman" w:eastAsia="宋体" w:hAnsi="Times New Roman" w:hint="eastAsia"/>
          <w:sz w:val="24"/>
          <w:szCs w:val="24"/>
        </w:rPr>
        <w:t>平面</w:t>
      </w:r>
      <w:r w:rsidR="003F4330" w:rsidRPr="00440ACB">
        <w:rPr>
          <w:rFonts w:ascii="Times New Roman" w:eastAsia="宋体" w:hAnsi="Times New Roman"/>
          <w:position w:val="-12"/>
          <w:sz w:val="24"/>
          <w:szCs w:val="24"/>
        </w:rPr>
        <w:object w:dxaOrig="820" w:dyaOrig="360" w14:anchorId="77617B8A">
          <v:shape id="_x0000_i1190" type="#_x0000_t75" style="width:41pt;height:17.5pt" o:ole="">
            <v:imagedata r:id="rId319" o:title=""/>
          </v:shape>
          <o:OLEObject Type="Embed" ProgID="Equation.DSMT4" ShapeID="_x0000_i1190" DrawAspect="Content" ObjectID="_1760542790" r:id="rId32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由此能证明</w:t>
      </w:r>
      <w:r w:rsidR="003F4330" w:rsidRPr="00440ACB">
        <w:rPr>
          <w:rFonts w:ascii="Times New Roman" w:eastAsia="宋体" w:hAnsi="Times New Roman"/>
          <w:position w:val="-12"/>
          <w:sz w:val="24"/>
          <w:szCs w:val="24"/>
        </w:rPr>
        <w:object w:dxaOrig="1040" w:dyaOrig="360" w14:anchorId="71CD5457">
          <v:shape id="_x0000_i1191" type="#_x0000_t75" style="width:52.5pt;height:17.5pt" o:ole="">
            <v:imagedata r:id="rId295" o:title=""/>
          </v:shape>
          <o:OLEObject Type="Embed" ProgID="Equation.DSMT4" ShapeID="_x0000_i1191" DrawAspect="Content" ObjectID="_1760542791" r:id="rId321"/>
        </w:object>
      </w:r>
      <w:r w:rsidRPr="00920C94">
        <w:rPr>
          <w:rFonts w:ascii="Times New Roman" w:eastAsia="宋体" w:hAnsi="Times New Roman" w:hint="eastAsia"/>
          <w:sz w:val="24"/>
          <w:szCs w:val="24"/>
        </w:rPr>
        <w:t>．</w:t>
      </w:r>
    </w:p>
    <w:p w14:paraId="256DD2BD" w14:textId="77777777" w:rsidR="001F1F02" w:rsidRPr="00920C94" w:rsidRDefault="009C7DB2" w:rsidP="004C00FF">
      <w:pPr>
        <w:snapToGrid w:val="0"/>
        <w:spacing w:line="312" w:lineRule="auto"/>
        <w:ind w:firstLineChars="200" w:firstLine="480"/>
        <w:jc w:val="center"/>
        <w:rPr>
          <w:rFonts w:ascii="Times New Roman" w:eastAsia="宋体" w:hAnsi="Times New Roman"/>
          <w:sz w:val="24"/>
          <w:szCs w:val="24"/>
        </w:rPr>
      </w:pPr>
      <w:r w:rsidRPr="00920C94">
        <w:rPr>
          <w:rFonts w:ascii="Times New Roman" w:eastAsia="宋体" w:hAnsi="Times New Roman"/>
          <w:noProof/>
          <w:sz w:val="24"/>
          <w:szCs w:val="24"/>
        </w:rPr>
        <w:drawing>
          <wp:inline distT="0" distB="0" distL="0" distR="0" wp14:anchorId="6650F597" wp14:editId="4AEA897B">
            <wp:extent cx="1440000" cy="176621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1440000" cy="1766215"/>
                    </a:xfrm>
                    <a:prstGeom prst="rect">
                      <a:avLst/>
                    </a:prstGeom>
                    <a:noFill/>
                    <a:ln>
                      <a:noFill/>
                    </a:ln>
                  </pic:spPr>
                </pic:pic>
              </a:graphicData>
            </a:graphic>
          </wp:inline>
        </w:drawing>
      </w:r>
    </w:p>
    <w:p w14:paraId="013A5682" w14:textId="77777777" w:rsidR="002C021D"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解</w:t>
      </w: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）如图，连结</w:t>
      </w:r>
      <w:r w:rsidR="003F4330" w:rsidRPr="00440ACB">
        <w:rPr>
          <w:rFonts w:ascii="Times New Roman" w:eastAsia="宋体" w:hAnsi="Times New Roman"/>
          <w:position w:val="-6"/>
          <w:sz w:val="24"/>
          <w:szCs w:val="24"/>
        </w:rPr>
        <w:object w:dxaOrig="420" w:dyaOrig="279" w14:anchorId="5880EFC8">
          <v:shape id="_x0000_i1192" type="#_x0000_t75" style="width:20.5pt;height:13pt" o:ole="">
            <v:imagedata r:id="rId297" o:title=""/>
          </v:shape>
          <o:OLEObject Type="Embed" ProgID="Equation.DSMT4" ShapeID="_x0000_i1192" DrawAspect="Content" ObjectID="_1760542792" r:id="rId323"/>
        </w:object>
      </w:r>
      <w:r w:rsidRPr="00920C94">
        <w:rPr>
          <w:rFonts w:ascii="Times New Roman" w:eastAsia="宋体" w:hAnsi="Times New Roman" w:hint="eastAsia"/>
          <w:sz w:val="24"/>
          <w:szCs w:val="24"/>
        </w:rPr>
        <w:t>、</w:t>
      </w:r>
      <w:r w:rsidR="003F4330" w:rsidRPr="00440ACB">
        <w:rPr>
          <w:rFonts w:ascii="Times New Roman" w:eastAsia="宋体" w:hAnsi="Times New Roman"/>
          <w:position w:val="-4"/>
          <w:sz w:val="24"/>
          <w:szCs w:val="24"/>
        </w:rPr>
        <w:object w:dxaOrig="400" w:dyaOrig="260" w14:anchorId="657BC1AB">
          <v:shape id="_x0000_i1193" type="#_x0000_t75" style="width:19.5pt;height:13pt" o:ole="">
            <v:imagedata r:id="rId299" o:title=""/>
          </v:shape>
          <o:OLEObject Type="Embed" ProgID="Equation.DSMT4" ShapeID="_x0000_i1193" DrawAspect="Content" ObjectID="_1760542793" r:id="rId324"/>
        </w:object>
      </w:r>
      <w:r w:rsidRPr="00920C94">
        <w:rPr>
          <w:rFonts w:ascii="Times New Roman" w:eastAsia="宋体" w:hAnsi="Times New Roman"/>
          <w:sz w:val="24"/>
          <w:szCs w:val="24"/>
        </w:rPr>
        <w:t>交于点</w:t>
      </w:r>
      <w:r w:rsidR="003F4330" w:rsidRPr="00440ACB">
        <w:rPr>
          <w:rFonts w:ascii="Times New Roman" w:eastAsia="宋体" w:hAnsi="Times New Roman"/>
          <w:position w:val="-6"/>
          <w:sz w:val="24"/>
          <w:szCs w:val="24"/>
        </w:rPr>
        <w:object w:dxaOrig="240" w:dyaOrig="279" w14:anchorId="57C19A2E">
          <v:shape id="_x0000_i1194" type="#_x0000_t75" style="width:12pt;height:13pt" o:ole="">
            <v:imagedata r:id="rId301" o:title=""/>
          </v:shape>
          <o:OLEObject Type="Embed" ProgID="Equation.DSMT4" ShapeID="_x0000_i1194" DrawAspect="Content" ObjectID="_1760542794" r:id="rId325"/>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连结</w:t>
      </w:r>
      <w:r w:rsidR="003F4330" w:rsidRPr="00440ACB">
        <w:rPr>
          <w:rFonts w:ascii="Times New Roman" w:eastAsia="宋体" w:hAnsi="Times New Roman"/>
          <w:position w:val="-6"/>
          <w:sz w:val="24"/>
          <w:szCs w:val="24"/>
        </w:rPr>
        <w:object w:dxaOrig="400" w:dyaOrig="279" w14:anchorId="3944C77B">
          <v:shape id="_x0000_i1195" type="#_x0000_t75" style="width:19.5pt;height:13pt" o:ole="">
            <v:imagedata r:id="rId303" o:title=""/>
          </v:shape>
          <o:OLEObject Type="Embed" ProgID="Equation.DSMT4" ShapeID="_x0000_i1195" DrawAspect="Content" ObjectID="_1760542795" r:id="rId326"/>
        </w:object>
      </w:r>
      <w:r w:rsidRPr="00920C94">
        <w:rPr>
          <w:rFonts w:ascii="Times New Roman" w:eastAsia="宋体" w:hAnsi="Times New Roman" w:hint="eastAsia"/>
          <w:sz w:val="24"/>
          <w:szCs w:val="24"/>
        </w:rPr>
        <w:t>．</w:t>
      </w:r>
    </w:p>
    <w:p w14:paraId="36157565" w14:textId="77777777" w:rsidR="002C021D"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因为</w:t>
      </w:r>
      <w:r w:rsidR="003F4330" w:rsidRPr="00440ACB">
        <w:rPr>
          <w:rFonts w:ascii="Times New Roman" w:eastAsia="宋体" w:hAnsi="Times New Roman"/>
          <w:position w:val="-12"/>
          <w:sz w:val="24"/>
          <w:szCs w:val="24"/>
        </w:rPr>
        <w:object w:dxaOrig="620" w:dyaOrig="360" w14:anchorId="1EA57B53">
          <v:shape id="_x0000_i1196" type="#_x0000_t75" style="width:31pt;height:17.5pt" o:ole="">
            <v:imagedata r:id="rId289" o:title=""/>
          </v:shape>
          <o:OLEObject Type="Embed" ProgID="Equation.DSMT4" ShapeID="_x0000_i1196" DrawAspect="Content" ObjectID="_1760542796" r:id="rId327"/>
        </w:object>
      </w:r>
      <w:r w:rsidRPr="00920C94">
        <w:rPr>
          <w:rFonts w:ascii="Times New Roman" w:eastAsia="宋体" w:hAnsi="Times New Roman"/>
          <w:sz w:val="24"/>
          <w:szCs w:val="24"/>
        </w:rPr>
        <w:t>平面</w:t>
      </w:r>
      <w:r w:rsidR="003F4330" w:rsidRPr="00440ACB">
        <w:rPr>
          <w:rFonts w:ascii="Times New Roman" w:eastAsia="宋体" w:hAnsi="Times New Roman"/>
          <w:position w:val="-4"/>
          <w:sz w:val="24"/>
          <w:szCs w:val="24"/>
        </w:rPr>
        <w:object w:dxaOrig="560" w:dyaOrig="260" w14:anchorId="4D78D720">
          <v:shape id="_x0000_i1197" type="#_x0000_t75" style="width:28pt;height:13pt" o:ole="">
            <v:imagedata r:id="rId291" o:title=""/>
          </v:shape>
          <o:OLEObject Type="Embed" ProgID="Equation.DSMT4" ShapeID="_x0000_i1197" DrawAspect="Content" ObjectID="_1760542797" r:id="rId328"/>
        </w:object>
      </w:r>
      <w:r w:rsidRPr="00920C94">
        <w:rPr>
          <w:rFonts w:ascii="Times New Roman" w:eastAsia="宋体" w:hAnsi="Times New Roman" w:hint="eastAsia"/>
          <w:sz w:val="24"/>
          <w:szCs w:val="24"/>
        </w:rPr>
        <w:t>，</w:t>
      </w:r>
      <w:r w:rsidR="003F4330" w:rsidRPr="00440ACB">
        <w:rPr>
          <w:rFonts w:ascii="Times New Roman" w:eastAsia="宋体" w:hAnsi="Times New Roman"/>
          <w:position w:val="-12"/>
          <w:sz w:val="24"/>
          <w:szCs w:val="24"/>
        </w:rPr>
        <w:object w:dxaOrig="700" w:dyaOrig="360" w14:anchorId="2FE1B467">
          <v:shape id="_x0000_i1198" type="#_x0000_t75" style="width:35.5pt;height:17.5pt" o:ole="">
            <v:imagedata r:id="rId329" o:title=""/>
          </v:shape>
          <o:OLEObject Type="Embed" ProgID="Equation.DSMT4" ShapeID="_x0000_i1198" DrawAspect="Content" ObjectID="_1760542798" r:id="rId330"/>
        </w:object>
      </w:r>
      <w:r w:rsidRPr="00920C94">
        <w:rPr>
          <w:rFonts w:ascii="Times New Roman" w:eastAsia="宋体" w:hAnsi="Times New Roman"/>
          <w:sz w:val="24"/>
          <w:szCs w:val="24"/>
        </w:rPr>
        <w:t>平面</w:t>
      </w:r>
      <w:r w:rsidR="003F4330" w:rsidRPr="00440ACB">
        <w:rPr>
          <w:rFonts w:ascii="Times New Roman" w:eastAsia="宋体" w:hAnsi="Times New Roman"/>
          <w:position w:val="-12"/>
          <w:sz w:val="24"/>
          <w:szCs w:val="24"/>
        </w:rPr>
        <w:object w:dxaOrig="620" w:dyaOrig="360" w14:anchorId="00D29BBA">
          <v:shape id="_x0000_i1199" type="#_x0000_t75" style="width:31pt;height:17.5pt" o:ole="">
            <v:imagedata r:id="rId331" o:title=""/>
          </v:shape>
          <o:OLEObject Type="Embed" ProgID="Equation.DSMT4" ShapeID="_x0000_i1199" DrawAspect="Content" ObjectID="_1760542799" r:id="rId332"/>
        </w:object>
      </w:r>
      <w:r w:rsidRPr="00920C94">
        <w:rPr>
          <w:rFonts w:ascii="Times New Roman" w:eastAsia="宋体" w:hAnsi="Times New Roman" w:hint="eastAsia"/>
          <w:sz w:val="24"/>
          <w:szCs w:val="24"/>
        </w:rPr>
        <w:t>，</w:t>
      </w:r>
      <w:proofErr w:type="gramStart"/>
      <w:r w:rsidRPr="00920C94">
        <w:rPr>
          <w:rFonts w:ascii="Times New Roman" w:eastAsia="宋体" w:hAnsi="Times New Roman"/>
          <w:sz w:val="24"/>
          <w:szCs w:val="24"/>
        </w:rPr>
        <w:t>平面</w:t>
      </w:r>
      <w:r w:rsidR="003F4330" w:rsidRPr="00440ACB">
        <w:rPr>
          <w:rFonts w:ascii="Times New Roman" w:eastAsia="宋体" w:hAnsi="Times New Roman"/>
          <w:position w:val="-12"/>
          <w:sz w:val="24"/>
          <w:szCs w:val="24"/>
        </w:rPr>
        <w:object w:dxaOrig="820" w:dyaOrig="360" w14:anchorId="2AACECEA">
          <v:shape id="_x0000_i1200" type="#_x0000_t75" style="width:41pt;height:17.5pt" o:ole="">
            <v:imagedata r:id="rId333" o:title=""/>
          </v:shape>
          <o:OLEObject Type="Embed" ProgID="Equation.DSMT4" ShapeID="_x0000_i1200" DrawAspect="Content" ObjectID="_1760542800" r:id="rId334"/>
        </w:object>
      </w:r>
      <w:r w:rsidRPr="00920C94">
        <w:rPr>
          <w:rFonts w:ascii="Times New Roman" w:eastAsia="宋体" w:hAnsi="Times New Roman"/>
          <w:sz w:val="24"/>
          <w:szCs w:val="24"/>
        </w:rPr>
        <w:t>平面</w:t>
      </w:r>
      <w:proofErr w:type="gramEnd"/>
      <w:r w:rsidR="003F4330" w:rsidRPr="00440ACB">
        <w:rPr>
          <w:rFonts w:ascii="Times New Roman" w:eastAsia="宋体" w:hAnsi="Times New Roman"/>
          <w:position w:val="-6"/>
          <w:sz w:val="24"/>
          <w:szCs w:val="24"/>
        </w:rPr>
        <w:object w:dxaOrig="1120" w:dyaOrig="279" w14:anchorId="47098548">
          <v:shape id="_x0000_i1201" type="#_x0000_t75" style="width:56pt;height:13pt" o:ole="">
            <v:imagedata r:id="rId335" o:title=""/>
          </v:shape>
          <o:OLEObject Type="Embed" ProgID="Equation.DSMT4" ShapeID="_x0000_i1201" DrawAspect="Content" ObjectID="_1760542801" r:id="rId336"/>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所以</w:t>
      </w:r>
      <w:r w:rsidR="003F4330" w:rsidRPr="00440ACB">
        <w:rPr>
          <w:rFonts w:ascii="Times New Roman" w:eastAsia="宋体" w:hAnsi="Times New Roman"/>
          <w:position w:val="-12"/>
          <w:sz w:val="24"/>
          <w:szCs w:val="24"/>
        </w:rPr>
        <w:object w:dxaOrig="940" w:dyaOrig="360" w14:anchorId="534AE9F1">
          <v:shape id="_x0000_i1202" type="#_x0000_t75" style="width:47.5pt;height:17.5pt" o:ole="">
            <v:imagedata r:id="rId337" o:title=""/>
          </v:shape>
          <o:OLEObject Type="Embed" ProgID="Equation.DSMT4" ShapeID="_x0000_i1202" DrawAspect="Content" ObjectID="_1760542802" r:id="rId338"/>
        </w:object>
      </w:r>
      <w:r w:rsidRPr="00920C94">
        <w:rPr>
          <w:rFonts w:ascii="Times New Roman" w:eastAsia="宋体" w:hAnsi="Times New Roman" w:hint="eastAsia"/>
          <w:sz w:val="24"/>
          <w:szCs w:val="24"/>
        </w:rPr>
        <w:t>．</w:t>
      </w:r>
    </w:p>
    <w:p w14:paraId="7045780F" w14:textId="77777777" w:rsidR="002C021D"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因为四边形</w:t>
      </w:r>
      <w:r w:rsidR="003F4330" w:rsidRPr="00440ACB">
        <w:rPr>
          <w:rFonts w:ascii="Times New Roman" w:eastAsia="宋体" w:hAnsi="Times New Roman"/>
          <w:position w:val="-6"/>
          <w:sz w:val="24"/>
          <w:szCs w:val="24"/>
        </w:rPr>
        <w:object w:dxaOrig="720" w:dyaOrig="279" w14:anchorId="7BFDAF58">
          <v:shape id="_x0000_i1203" type="#_x0000_t75" style="width:36.5pt;height:13pt" o:ole="">
            <v:imagedata r:id="rId339" o:title=""/>
          </v:shape>
          <o:OLEObject Type="Embed" ProgID="Equation.DSMT4" ShapeID="_x0000_i1203" DrawAspect="Content" ObjectID="_1760542803" r:id="rId340"/>
        </w:object>
      </w:r>
      <w:r w:rsidRPr="00920C94">
        <w:rPr>
          <w:rFonts w:ascii="Times New Roman" w:eastAsia="宋体" w:hAnsi="Times New Roman"/>
          <w:sz w:val="24"/>
          <w:szCs w:val="24"/>
        </w:rPr>
        <w:t>是正方形</w:t>
      </w:r>
      <w:r w:rsidRPr="00920C94">
        <w:rPr>
          <w:rFonts w:ascii="Times New Roman" w:eastAsia="宋体" w:hAnsi="Times New Roman" w:hint="eastAsia"/>
          <w:sz w:val="24"/>
          <w:szCs w:val="24"/>
        </w:rPr>
        <w:t>，</w:t>
      </w:r>
      <w:r w:rsidRPr="00920C94">
        <w:rPr>
          <w:rFonts w:ascii="Times New Roman" w:eastAsia="宋体" w:hAnsi="Times New Roman"/>
          <w:sz w:val="24"/>
          <w:szCs w:val="24"/>
        </w:rPr>
        <w:t>对角线</w:t>
      </w:r>
      <w:r w:rsidR="003F4330" w:rsidRPr="00440ACB">
        <w:rPr>
          <w:rFonts w:ascii="Times New Roman" w:eastAsia="宋体" w:hAnsi="Times New Roman"/>
          <w:position w:val="-6"/>
          <w:sz w:val="24"/>
          <w:szCs w:val="24"/>
        </w:rPr>
        <w:object w:dxaOrig="420" w:dyaOrig="279" w14:anchorId="4E3CB948">
          <v:shape id="_x0000_i1204" type="#_x0000_t75" style="width:20.5pt;height:13pt" o:ole="">
            <v:imagedata r:id="rId341" o:title=""/>
          </v:shape>
          <o:OLEObject Type="Embed" ProgID="Equation.DSMT4" ShapeID="_x0000_i1204" DrawAspect="Content" ObjectID="_1760542804" r:id="rId342"/>
        </w:object>
      </w:r>
      <w:r w:rsidRPr="00920C94">
        <w:rPr>
          <w:rFonts w:ascii="Times New Roman" w:eastAsia="宋体" w:hAnsi="Times New Roman"/>
          <w:sz w:val="24"/>
          <w:szCs w:val="24"/>
        </w:rPr>
        <w:t>交</w:t>
      </w:r>
      <w:r w:rsidR="003F4330" w:rsidRPr="00440ACB">
        <w:rPr>
          <w:rFonts w:ascii="Times New Roman" w:eastAsia="宋体" w:hAnsi="Times New Roman"/>
          <w:position w:val="-4"/>
          <w:sz w:val="24"/>
          <w:szCs w:val="24"/>
        </w:rPr>
        <w:object w:dxaOrig="400" w:dyaOrig="260" w14:anchorId="0A9CD1CE">
          <v:shape id="_x0000_i1205" type="#_x0000_t75" style="width:19.5pt;height:13pt" o:ole="">
            <v:imagedata r:id="rId343" o:title=""/>
          </v:shape>
          <o:OLEObject Type="Embed" ProgID="Equation.DSMT4" ShapeID="_x0000_i1205" DrawAspect="Content" ObjectID="_1760542805" r:id="rId344"/>
        </w:object>
      </w:r>
      <w:r w:rsidRPr="00920C94">
        <w:rPr>
          <w:rFonts w:ascii="Times New Roman" w:eastAsia="宋体" w:hAnsi="Times New Roman"/>
          <w:sz w:val="24"/>
          <w:szCs w:val="24"/>
        </w:rPr>
        <w:t>于点</w:t>
      </w:r>
      <w:r w:rsidR="003F4330" w:rsidRPr="00440ACB">
        <w:rPr>
          <w:rFonts w:ascii="Times New Roman" w:eastAsia="宋体" w:hAnsi="Times New Roman"/>
          <w:position w:val="-6"/>
          <w:sz w:val="24"/>
          <w:szCs w:val="24"/>
        </w:rPr>
        <w:object w:dxaOrig="240" w:dyaOrig="279" w14:anchorId="3D298CB9">
          <v:shape id="_x0000_i1206" type="#_x0000_t75" style="width:12pt;height:13pt" o:ole="">
            <v:imagedata r:id="rId345" o:title=""/>
          </v:shape>
          <o:OLEObject Type="Embed" ProgID="Equation.DSMT4" ShapeID="_x0000_i1206" DrawAspect="Content" ObjectID="_1760542806" r:id="rId346"/>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所以点</w:t>
      </w:r>
      <w:r w:rsidR="003F4330" w:rsidRPr="00440ACB">
        <w:rPr>
          <w:rFonts w:ascii="Times New Roman" w:eastAsia="宋体" w:hAnsi="Times New Roman"/>
          <w:position w:val="-6"/>
          <w:sz w:val="24"/>
          <w:szCs w:val="24"/>
        </w:rPr>
        <w:object w:dxaOrig="240" w:dyaOrig="279" w14:anchorId="7E087A95">
          <v:shape id="_x0000_i1207" type="#_x0000_t75" style="width:12pt;height:13pt" o:ole="">
            <v:imagedata r:id="rId345" o:title=""/>
          </v:shape>
          <o:OLEObject Type="Embed" ProgID="Equation.DSMT4" ShapeID="_x0000_i1207" DrawAspect="Content" ObjectID="_1760542807" r:id="rId347"/>
        </w:object>
      </w:r>
      <w:r w:rsidRPr="00920C94">
        <w:rPr>
          <w:rFonts w:ascii="Times New Roman" w:eastAsia="宋体" w:hAnsi="Times New Roman" w:hint="eastAsia"/>
          <w:sz w:val="24"/>
          <w:szCs w:val="24"/>
        </w:rPr>
        <w:t>是</w:t>
      </w:r>
      <w:r w:rsidR="003F4330" w:rsidRPr="00440ACB">
        <w:rPr>
          <w:rFonts w:ascii="Times New Roman" w:eastAsia="宋体" w:hAnsi="Times New Roman"/>
          <w:position w:val="-6"/>
          <w:sz w:val="24"/>
          <w:szCs w:val="24"/>
        </w:rPr>
        <w:object w:dxaOrig="420" w:dyaOrig="279" w14:anchorId="26539D1E">
          <v:shape id="_x0000_i1208" type="#_x0000_t75" style="width:20.5pt;height:13pt" o:ole="">
            <v:imagedata r:id="rId341" o:title=""/>
          </v:shape>
          <o:OLEObject Type="Embed" ProgID="Equation.DSMT4" ShapeID="_x0000_i1208" DrawAspect="Content" ObjectID="_1760542808" r:id="rId348"/>
        </w:object>
      </w:r>
      <w:r w:rsidRPr="00920C94">
        <w:rPr>
          <w:rFonts w:ascii="Times New Roman" w:eastAsia="宋体" w:hAnsi="Times New Roman"/>
          <w:sz w:val="24"/>
          <w:szCs w:val="24"/>
        </w:rPr>
        <w:t>的中点</w:t>
      </w:r>
      <w:r w:rsidRPr="00920C94">
        <w:rPr>
          <w:rFonts w:ascii="Times New Roman" w:eastAsia="宋体" w:hAnsi="Times New Roman" w:hint="eastAsia"/>
          <w:sz w:val="24"/>
          <w:szCs w:val="24"/>
        </w:rPr>
        <w:t>，</w:t>
      </w:r>
      <w:r w:rsidRPr="00920C94">
        <w:rPr>
          <w:rFonts w:ascii="Times New Roman" w:eastAsia="宋体" w:hAnsi="Times New Roman"/>
          <w:sz w:val="24"/>
          <w:szCs w:val="24"/>
        </w:rPr>
        <w:t>所以</w:t>
      </w:r>
      <w:r w:rsidR="003F4330" w:rsidRPr="00440ACB">
        <w:rPr>
          <w:rFonts w:ascii="Times New Roman" w:eastAsia="宋体" w:hAnsi="Times New Roman"/>
          <w:position w:val="-6"/>
          <w:sz w:val="24"/>
          <w:szCs w:val="24"/>
        </w:rPr>
        <w:object w:dxaOrig="999" w:dyaOrig="279" w14:anchorId="70BF4C75">
          <v:shape id="_x0000_i1209" type="#_x0000_t75" style="width:50.5pt;height:13pt" o:ole="">
            <v:imagedata r:id="rId349" o:title=""/>
          </v:shape>
          <o:OLEObject Type="Embed" ProgID="Equation.DSMT4" ShapeID="_x0000_i1209" DrawAspect="Content" ObjectID="_1760542809" r:id="rId35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所以在</w:t>
      </w:r>
      <w:r w:rsidR="003F4330" w:rsidRPr="00440ACB">
        <w:rPr>
          <w:rFonts w:ascii="Times New Roman" w:eastAsia="宋体" w:hAnsi="Times New Roman"/>
          <w:position w:val="-12"/>
          <w:sz w:val="24"/>
          <w:szCs w:val="24"/>
        </w:rPr>
        <w:object w:dxaOrig="840" w:dyaOrig="360" w14:anchorId="75E5060F">
          <v:shape id="_x0000_i1210" type="#_x0000_t75" style="width:41pt;height:17.5pt" o:ole="">
            <v:imagedata r:id="rId351" o:title=""/>
          </v:shape>
          <o:OLEObject Type="Embed" ProgID="Equation.DSMT4" ShapeID="_x0000_i1210" DrawAspect="Content" ObjectID="_1760542810" r:id="rId352"/>
        </w:object>
      </w:r>
      <w:r w:rsidRPr="00920C94">
        <w:rPr>
          <w:rFonts w:ascii="Times New Roman" w:eastAsia="宋体" w:hAnsi="Times New Roman"/>
          <w:sz w:val="24"/>
          <w:szCs w:val="24"/>
        </w:rPr>
        <w:t>中</w:t>
      </w:r>
      <w:r w:rsidRPr="00920C94">
        <w:rPr>
          <w:rFonts w:ascii="Times New Roman" w:eastAsia="宋体" w:hAnsi="Times New Roman" w:hint="eastAsia"/>
          <w:sz w:val="24"/>
          <w:szCs w:val="24"/>
        </w:rPr>
        <w:t>，</w:t>
      </w:r>
      <w:r w:rsidR="003F4330" w:rsidRPr="00440ACB">
        <w:rPr>
          <w:rFonts w:ascii="Times New Roman" w:eastAsia="宋体" w:hAnsi="Times New Roman"/>
          <w:position w:val="-24"/>
          <w:sz w:val="24"/>
          <w:szCs w:val="24"/>
        </w:rPr>
        <w:object w:dxaOrig="1440" w:dyaOrig="620" w14:anchorId="6E265A78">
          <v:shape id="_x0000_i1211" type="#_x0000_t75" style="width:1in;height:31pt" o:ole="">
            <v:imagedata r:id="rId313" o:title=""/>
          </v:shape>
          <o:OLEObject Type="Embed" ProgID="Equation.DSMT4" ShapeID="_x0000_i1211" DrawAspect="Content" ObjectID="_1760542811" r:id="rId353"/>
        </w:object>
      </w:r>
      <w:r w:rsidRPr="00920C94">
        <w:rPr>
          <w:rFonts w:ascii="Times New Roman" w:eastAsia="宋体" w:hAnsi="Times New Roman" w:hint="eastAsia"/>
          <w:sz w:val="24"/>
          <w:szCs w:val="24"/>
        </w:rPr>
        <w:t>．</w:t>
      </w:r>
    </w:p>
    <w:p w14:paraId="341BD0FC" w14:textId="77777777" w:rsidR="002C021D"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）证明：如图，</w:t>
      </w:r>
      <w:r w:rsidRPr="00920C94">
        <w:rPr>
          <w:rFonts w:ascii="Times New Roman" w:eastAsia="宋体" w:hAnsi="Times New Roman"/>
          <w:sz w:val="24"/>
          <w:szCs w:val="24"/>
        </w:rPr>
        <w:t>连结</w:t>
      </w:r>
      <w:r w:rsidR="003F4330" w:rsidRPr="00440ACB">
        <w:rPr>
          <w:rFonts w:ascii="Times New Roman" w:eastAsia="宋体" w:hAnsi="Times New Roman"/>
          <w:position w:val="-12"/>
          <w:sz w:val="24"/>
          <w:szCs w:val="24"/>
        </w:rPr>
        <w:object w:dxaOrig="480" w:dyaOrig="360" w14:anchorId="50699286">
          <v:shape id="_x0000_i1212" type="#_x0000_t75" style="width:24.5pt;height:17.5pt" o:ole="">
            <v:imagedata r:id="rId315" o:title=""/>
          </v:shape>
          <o:OLEObject Type="Embed" ProgID="Equation.DSMT4" ShapeID="_x0000_i1212" DrawAspect="Content" ObjectID="_1760542812" r:id="rId354"/>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因为</w:t>
      </w:r>
      <w:r w:rsidR="003F4330" w:rsidRPr="00440ACB">
        <w:rPr>
          <w:rFonts w:ascii="Times New Roman" w:eastAsia="宋体" w:hAnsi="Times New Roman"/>
          <w:position w:val="-12"/>
          <w:sz w:val="24"/>
          <w:szCs w:val="24"/>
        </w:rPr>
        <w:object w:dxaOrig="1780" w:dyaOrig="360" w14:anchorId="7D26EBED">
          <v:shape id="_x0000_i1213" type="#_x0000_t75" style="width:89pt;height:17.5pt" o:ole="">
            <v:imagedata r:id="rId282" o:title=""/>
          </v:shape>
          <o:OLEObject Type="Embed" ProgID="Equation.DSMT4" ShapeID="_x0000_i1213" DrawAspect="Content" ObjectID="_1760542813" r:id="rId355"/>
        </w:object>
      </w:r>
      <w:r w:rsidRPr="00920C94">
        <w:rPr>
          <w:rFonts w:ascii="Times New Roman" w:eastAsia="宋体" w:hAnsi="Times New Roman"/>
          <w:sz w:val="24"/>
          <w:szCs w:val="24"/>
        </w:rPr>
        <w:t>为</w:t>
      </w:r>
      <w:r w:rsidRPr="00920C94">
        <w:rPr>
          <w:rFonts w:ascii="Times New Roman" w:eastAsia="宋体" w:hAnsi="Times New Roman" w:hint="eastAsia"/>
          <w:sz w:val="24"/>
          <w:szCs w:val="24"/>
        </w:rPr>
        <w:t>正四棱柱，</w:t>
      </w:r>
      <w:proofErr w:type="gramStart"/>
      <w:r w:rsidRPr="00920C94">
        <w:rPr>
          <w:rFonts w:ascii="Times New Roman" w:eastAsia="宋体" w:hAnsi="Times New Roman"/>
          <w:sz w:val="24"/>
          <w:szCs w:val="24"/>
        </w:rPr>
        <w:t>所以侧棱</w:t>
      </w:r>
      <w:proofErr w:type="gramEnd"/>
      <w:r w:rsidR="003F4330" w:rsidRPr="00440ACB">
        <w:rPr>
          <w:rFonts w:ascii="Times New Roman" w:eastAsia="宋体" w:hAnsi="Times New Roman"/>
          <w:position w:val="-12"/>
          <w:sz w:val="24"/>
          <w:szCs w:val="24"/>
        </w:rPr>
        <w:object w:dxaOrig="680" w:dyaOrig="360" w14:anchorId="5935EDB7">
          <v:shape id="_x0000_i1214" type="#_x0000_t75" style="width:33.5pt;height:17.5pt" o:ole="">
            <v:imagedata r:id="rId356" o:title=""/>
          </v:shape>
          <o:OLEObject Type="Embed" ProgID="Equation.DSMT4" ShapeID="_x0000_i1214" DrawAspect="Content" ObjectID="_1760542814" r:id="rId357"/>
        </w:object>
      </w:r>
      <w:r w:rsidRPr="00920C94">
        <w:rPr>
          <w:rFonts w:ascii="Times New Roman" w:eastAsia="宋体" w:hAnsi="Times New Roman"/>
          <w:sz w:val="24"/>
          <w:szCs w:val="24"/>
        </w:rPr>
        <w:t>平面</w:t>
      </w:r>
      <w:r w:rsidR="003F4330" w:rsidRPr="00440ACB">
        <w:rPr>
          <w:rFonts w:ascii="Times New Roman" w:eastAsia="宋体" w:hAnsi="Times New Roman"/>
          <w:position w:val="-6"/>
          <w:sz w:val="24"/>
          <w:szCs w:val="24"/>
        </w:rPr>
        <w:object w:dxaOrig="720" w:dyaOrig="279" w14:anchorId="04ED60D2">
          <v:shape id="_x0000_i1215" type="#_x0000_t75" style="width:36.5pt;height:13pt" o:ole="">
            <v:imagedata r:id="rId339" o:title=""/>
          </v:shape>
          <o:OLEObject Type="Embed" ProgID="Equation.DSMT4" ShapeID="_x0000_i1215" DrawAspect="Content" ObjectID="_1760542815" r:id="rId358"/>
        </w:object>
      </w:r>
      <w:r w:rsidRPr="00920C94">
        <w:rPr>
          <w:rFonts w:ascii="Times New Roman" w:eastAsia="宋体" w:hAnsi="Times New Roman" w:hint="eastAsia"/>
          <w:sz w:val="24"/>
          <w:szCs w:val="24"/>
        </w:rPr>
        <w:t>．又因为</w:t>
      </w:r>
      <w:r w:rsidR="00C825A3" w:rsidRPr="00440ACB">
        <w:rPr>
          <w:rFonts w:ascii="Times New Roman" w:eastAsia="宋体" w:hAnsi="Times New Roman"/>
          <w:position w:val="-4"/>
          <w:sz w:val="24"/>
          <w:szCs w:val="24"/>
        </w:rPr>
        <w:object w:dxaOrig="639" w:dyaOrig="260" w14:anchorId="21A81BE0">
          <v:shape id="_x0000_i1216" type="#_x0000_t75" style="width:32pt;height:13pt" o:ole="">
            <v:imagedata r:id="rId359" o:title=""/>
          </v:shape>
          <o:OLEObject Type="Embed" ProgID="Equation.DSMT4" ShapeID="_x0000_i1216" DrawAspect="Content" ObjectID="_1760542816" r:id="rId360"/>
        </w:object>
      </w:r>
      <w:r w:rsidRPr="00920C94">
        <w:rPr>
          <w:rFonts w:ascii="Times New Roman" w:eastAsia="宋体" w:hAnsi="Times New Roman"/>
          <w:sz w:val="24"/>
          <w:szCs w:val="24"/>
        </w:rPr>
        <w:t>平面</w:t>
      </w:r>
      <w:r w:rsidR="00C825A3" w:rsidRPr="00440ACB">
        <w:rPr>
          <w:rFonts w:ascii="Times New Roman" w:eastAsia="宋体" w:hAnsi="Times New Roman"/>
          <w:position w:val="-6"/>
          <w:sz w:val="24"/>
          <w:szCs w:val="24"/>
        </w:rPr>
        <w:object w:dxaOrig="720" w:dyaOrig="279" w14:anchorId="49423412">
          <v:shape id="_x0000_i1217" type="#_x0000_t75" style="width:36.5pt;height:13pt" o:ole="">
            <v:imagedata r:id="rId339" o:title=""/>
          </v:shape>
          <o:OLEObject Type="Embed" ProgID="Equation.DSMT4" ShapeID="_x0000_i1217" DrawAspect="Content" ObjectID="_1760542817" r:id="rId361"/>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所以</w:t>
      </w:r>
      <w:r w:rsidR="00C825A3" w:rsidRPr="00440ACB">
        <w:rPr>
          <w:rFonts w:ascii="Times New Roman" w:eastAsia="宋体" w:hAnsi="Times New Roman"/>
          <w:position w:val="-12"/>
          <w:sz w:val="24"/>
          <w:szCs w:val="24"/>
        </w:rPr>
        <w:object w:dxaOrig="1060" w:dyaOrig="360" w14:anchorId="0BD46C43">
          <v:shape id="_x0000_i1218" type="#_x0000_t75" style="width:53.5pt;height:17.5pt" o:ole="">
            <v:imagedata r:id="rId362" o:title=""/>
          </v:shape>
          <o:OLEObject Type="Embed" ProgID="Equation.DSMT4" ShapeID="_x0000_i1218" DrawAspect="Content" ObjectID="_1760542818" r:id="rId363"/>
        </w:object>
      </w:r>
      <w:r w:rsidRPr="00920C94">
        <w:rPr>
          <w:rFonts w:ascii="Times New Roman" w:eastAsia="宋体" w:hAnsi="Times New Roman" w:hint="eastAsia"/>
          <w:sz w:val="24"/>
          <w:szCs w:val="24"/>
        </w:rPr>
        <w:t>．</w:t>
      </w:r>
    </w:p>
    <w:p w14:paraId="2A2D1F00" w14:textId="77777777" w:rsidR="002C021D"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因为底面</w:t>
      </w:r>
      <w:r w:rsidR="00C825A3" w:rsidRPr="00440ACB">
        <w:rPr>
          <w:rFonts w:ascii="Times New Roman" w:eastAsia="宋体" w:hAnsi="Times New Roman"/>
          <w:position w:val="-6"/>
          <w:sz w:val="24"/>
          <w:szCs w:val="24"/>
        </w:rPr>
        <w:object w:dxaOrig="720" w:dyaOrig="279" w14:anchorId="6F49F205">
          <v:shape id="_x0000_i1219" type="#_x0000_t75" style="width:36.5pt;height:13pt" o:ole="">
            <v:imagedata r:id="rId339" o:title=""/>
          </v:shape>
          <o:OLEObject Type="Embed" ProgID="Equation.DSMT4" ShapeID="_x0000_i1219" DrawAspect="Content" ObjectID="_1760542819" r:id="rId364"/>
        </w:object>
      </w:r>
      <w:r w:rsidRPr="00920C94">
        <w:rPr>
          <w:rFonts w:ascii="Times New Roman" w:eastAsia="宋体" w:hAnsi="Times New Roman"/>
          <w:sz w:val="24"/>
          <w:szCs w:val="24"/>
        </w:rPr>
        <w:t>是正方形</w:t>
      </w:r>
      <w:r w:rsidRPr="00920C94">
        <w:rPr>
          <w:rFonts w:ascii="Times New Roman" w:eastAsia="宋体" w:hAnsi="Times New Roman" w:hint="eastAsia"/>
          <w:sz w:val="24"/>
          <w:szCs w:val="24"/>
        </w:rPr>
        <w:t>，</w:t>
      </w:r>
      <w:r w:rsidRPr="00920C94">
        <w:rPr>
          <w:rFonts w:ascii="Times New Roman" w:eastAsia="宋体" w:hAnsi="Times New Roman"/>
          <w:sz w:val="24"/>
          <w:szCs w:val="24"/>
        </w:rPr>
        <w:t>所以</w:t>
      </w:r>
      <w:r w:rsidR="00C825A3" w:rsidRPr="00440ACB">
        <w:rPr>
          <w:rFonts w:ascii="Times New Roman" w:eastAsia="宋体" w:hAnsi="Times New Roman"/>
          <w:position w:val="-6"/>
          <w:sz w:val="24"/>
          <w:szCs w:val="24"/>
        </w:rPr>
        <w:object w:dxaOrig="1020" w:dyaOrig="279" w14:anchorId="02D6A60D">
          <v:shape id="_x0000_i1220" type="#_x0000_t75" style="width:51.5pt;height:13pt" o:ole="">
            <v:imagedata r:id="rId365" o:title=""/>
          </v:shape>
          <o:OLEObject Type="Embed" ProgID="Equation.DSMT4" ShapeID="_x0000_i1220" DrawAspect="Content" ObjectID="_1760542820" r:id="rId366"/>
        </w:object>
      </w:r>
      <w:r w:rsidRPr="00920C94">
        <w:rPr>
          <w:rFonts w:ascii="Times New Roman" w:eastAsia="宋体" w:hAnsi="Times New Roman" w:hint="eastAsia"/>
          <w:sz w:val="24"/>
          <w:szCs w:val="24"/>
        </w:rPr>
        <w:t>，</w:t>
      </w:r>
    </w:p>
    <w:p w14:paraId="200B1978" w14:textId="77777777" w:rsidR="003F4330"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又因为</w:t>
      </w:r>
      <w:r w:rsidR="00C825A3" w:rsidRPr="00440ACB">
        <w:rPr>
          <w:rFonts w:ascii="Times New Roman" w:eastAsia="宋体" w:hAnsi="Times New Roman"/>
          <w:position w:val="-12"/>
          <w:sz w:val="24"/>
          <w:szCs w:val="24"/>
        </w:rPr>
        <w:object w:dxaOrig="1440" w:dyaOrig="360" w14:anchorId="7FACFA7D">
          <v:shape id="_x0000_i1221" type="#_x0000_t75" style="width:1in;height:17.5pt" o:ole="">
            <v:imagedata r:id="rId367" o:title=""/>
          </v:shape>
          <o:OLEObject Type="Embed" ProgID="Equation.DSMT4" ShapeID="_x0000_i1221" DrawAspect="Content" ObjectID="_1760542821" r:id="rId368"/>
        </w:object>
      </w:r>
      <w:r w:rsidRPr="00920C94">
        <w:rPr>
          <w:rFonts w:ascii="Times New Roman" w:eastAsia="宋体" w:hAnsi="Times New Roman" w:hint="eastAsia"/>
          <w:sz w:val="24"/>
          <w:szCs w:val="24"/>
        </w:rPr>
        <w:t>，</w:t>
      </w:r>
      <w:r w:rsidR="00C825A3" w:rsidRPr="00440ACB">
        <w:rPr>
          <w:rFonts w:ascii="Times New Roman" w:eastAsia="宋体" w:hAnsi="Times New Roman"/>
          <w:position w:val="-6"/>
          <w:sz w:val="24"/>
          <w:szCs w:val="24"/>
        </w:rPr>
        <w:object w:dxaOrig="639" w:dyaOrig="279" w14:anchorId="2A128F57">
          <v:shape id="_x0000_i1222" type="#_x0000_t75" style="width:32pt;height:13pt" o:ole="">
            <v:imagedata r:id="rId369" o:title=""/>
          </v:shape>
          <o:OLEObject Type="Embed" ProgID="Equation.DSMT4" ShapeID="_x0000_i1222" DrawAspect="Content" ObjectID="_1760542822" r:id="rId370"/>
        </w:object>
      </w:r>
      <w:r w:rsidRPr="00920C94">
        <w:rPr>
          <w:rFonts w:ascii="Times New Roman" w:eastAsia="宋体" w:hAnsi="Times New Roman" w:hint="eastAsia"/>
          <w:sz w:val="24"/>
          <w:szCs w:val="24"/>
        </w:rPr>
        <w:t>平</w:t>
      </w:r>
      <w:r w:rsidRPr="00920C94">
        <w:rPr>
          <w:rFonts w:ascii="Times New Roman" w:eastAsia="宋体" w:hAnsi="Times New Roman"/>
          <w:sz w:val="24"/>
          <w:szCs w:val="24"/>
        </w:rPr>
        <w:t>面</w:t>
      </w:r>
      <w:r w:rsidR="00C825A3" w:rsidRPr="00440ACB">
        <w:rPr>
          <w:rFonts w:ascii="Times New Roman" w:eastAsia="宋体" w:hAnsi="Times New Roman"/>
          <w:position w:val="-12"/>
          <w:sz w:val="24"/>
          <w:szCs w:val="24"/>
        </w:rPr>
        <w:object w:dxaOrig="820" w:dyaOrig="360" w14:anchorId="2511C5D0">
          <v:shape id="_x0000_i1223" type="#_x0000_t75" style="width:41pt;height:17.5pt" o:ole="">
            <v:imagedata r:id="rId371" o:title=""/>
          </v:shape>
          <o:OLEObject Type="Embed" ProgID="Equation.DSMT4" ShapeID="_x0000_i1223" DrawAspect="Content" ObjectID="_1760542823" r:id="rId372"/>
        </w:object>
      </w:r>
      <w:r w:rsidRPr="00920C94">
        <w:rPr>
          <w:rFonts w:ascii="Times New Roman" w:eastAsia="宋体" w:hAnsi="Times New Roman" w:hint="eastAsia"/>
          <w:sz w:val="24"/>
          <w:szCs w:val="24"/>
        </w:rPr>
        <w:t>，</w:t>
      </w:r>
      <w:r w:rsidR="00C825A3" w:rsidRPr="00440ACB">
        <w:rPr>
          <w:rFonts w:ascii="Times New Roman" w:eastAsia="宋体" w:hAnsi="Times New Roman"/>
          <w:position w:val="-12"/>
          <w:sz w:val="24"/>
          <w:szCs w:val="24"/>
        </w:rPr>
        <w:object w:dxaOrig="680" w:dyaOrig="360" w14:anchorId="35DE81CC">
          <v:shape id="_x0000_i1224" type="#_x0000_t75" style="width:33.5pt;height:17.5pt" o:ole="">
            <v:imagedata r:id="rId373" o:title=""/>
          </v:shape>
          <o:OLEObject Type="Embed" ProgID="Equation.DSMT4" ShapeID="_x0000_i1224" DrawAspect="Content" ObjectID="_1760542824" r:id="rId374"/>
        </w:object>
      </w:r>
      <w:r w:rsidRPr="00920C94">
        <w:rPr>
          <w:rFonts w:ascii="Times New Roman" w:eastAsia="宋体" w:hAnsi="Times New Roman" w:hint="eastAsia"/>
          <w:sz w:val="24"/>
          <w:szCs w:val="24"/>
        </w:rPr>
        <w:t>平</w:t>
      </w:r>
      <w:r w:rsidRPr="00920C94">
        <w:rPr>
          <w:rFonts w:ascii="Times New Roman" w:eastAsia="宋体" w:hAnsi="Times New Roman"/>
          <w:sz w:val="24"/>
          <w:szCs w:val="24"/>
        </w:rPr>
        <w:t>面</w:t>
      </w:r>
      <w:r w:rsidR="00C825A3" w:rsidRPr="00440ACB">
        <w:rPr>
          <w:rFonts w:ascii="Times New Roman" w:eastAsia="宋体" w:hAnsi="Times New Roman"/>
          <w:position w:val="-12"/>
          <w:sz w:val="24"/>
          <w:szCs w:val="24"/>
        </w:rPr>
        <w:object w:dxaOrig="820" w:dyaOrig="360" w14:anchorId="342642A8">
          <v:shape id="_x0000_i1225" type="#_x0000_t75" style="width:41pt;height:17.5pt" o:ole="">
            <v:imagedata r:id="rId371" o:title=""/>
          </v:shape>
          <o:OLEObject Type="Embed" ProgID="Equation.DSMT4" ShapeID="_x0000_i1225" DrawAspect="Content" ObjectID="_1760542825" r:id="rId375"/>
        </w:object>
      </w:r>
      <w:r w:rsidRPr="00920C94">
        <w:rPr>
          <w:rFonts w:ascii="Times New Roman" w:eastAsia="宋体" w:hAnsi="Times New Roman" w:hint="eastAsia"/>
          <w:sz w:val="24"/>
          <w:szCs w:val="24"/>
        </w:rPr>
        <w:t>，所以</w:t>
      </w:r>
      <w:r w:rsidR="00C825A3" w:rsidRPr="00440ACB">
        <w:rPr>
          <w:rFonts w:ascii="Times New Roman" w:eastAsia="宋体" w:hAnsi="Times New Roman"/>
          <w:position w:val="-4"/>
          <w:sz w:val="24"/>
          <w:szCs w:val="24"/>
        </w:rPr>
        <w:object w:dxaOrig="620" w:dyaOrig="260" w14:anchorId="3AD7EED0">
          <v:shape id="_x0000_i1226" type="#_x0000_t75" style="width:31pt;height:13pt" o:ole="">
            <v:imagedata r:id="rId317" o:title=""/>
          </v:shape>
          <o:OLEObject Type="Embed" ProgID="Equation.DSMT4" ShapeID="_x0000_i1226" DrawAspect="Content" ObjectID="_1760542826" r:id="rId376"/>
        </w:object>
      </w:r>
      <w:r w:rsidRPr="00920C94">
        <w:rPr>
          <w:rFonts w:ascii="Times New Roman" w:eastAsia="宋体" w:hAnsi="Times New Roman" w:hint="eastAsia"/>
          <w:sz w:val="24"/>
          <w:szCs w:val="24"/>
        </w:rPr>
        <w:t>平面</w:t>
      </w:r>
      <w:r w:rsidR="00C825A3" w:rsidRPr="00440ACB">
        <w:rPr>
          <w:rFonts w:ascii="Times New Roman" w:eastAsia="宋体" w:hAnsi="Times New Roman"/>
          <w:position w:val="-12"/>
          <w:sz w:val="24"/>
          <w:szCs w:val="24"/>
        </w:rPr>
        <w:object w:dxaOrig="820" w:dyaOrig="360" w14:anchorId="08F17BDB">
          <v:shape id="_x0000_i1227" type="#_x0000_t75" style="width:41pt;height:17.5pt" o:ole="">
            <v:imagedata r:id="rId319" o:title=""/>
          </v:shape>
          <o:OLEObject Type="Embed" ProgID="Equation.DSMT4" ShapeID="_x0000_i1227" DrawAspect="Content" ObjectID="_1760542827" r:id="rId377"/>
        </w:object>
      </w:r>
      <w:r w:rsidRPr="00920C94">
        <w:rPr>
          <w:rFonts w:ascii="Times New Roman" w:eastAsia="宋体" w:hAnsi="Times New Roman" w:hint="eastAsia"/>
          <w:sz w:val="24"/>
          <w:szCs w:val="24"/>
        </w:rPr>
        <w:t>，又因为</w:t>
      </w:r>
      <w:r w:rsidR="00C825A3" w:rsidRPr="00440ACB">
        <w:rPr>
          <w:rFonts w:ascii="Times New Roman" w:eastAsia="宋体" w:hAnsi="Times New Roman"/>
          <w:position w:val="-12"/>
          <w:sz w:val="24"/>
          <w:szCs w:val="24"/>
        </w:rPr>
        <w:object w:dxaOrig="660" w:dyaOrig="360" w14:anchorId="33292F51">
          <v:shape id="_x0000_i1228" type="#_x0000_t75" style="width:32.5pt;height:17.5pt" o:ole="">
            <v:imagedata r:id="rId378" o:title=""/>
          </v:shape>
          <o:OLEObject Type="Embed" ProgID="Equation.DSMT4" ShapeID="_x0000_i1228" DrawAspect="Content" ObjectID="_1760542828" r:id="rId379"/>
        </w:object>
      </w:r>
      <w:r w:rsidRPr="00920C94">
        <w:rPr>
          <w:rFonts w:ascii="Times New Roman" w:eastAsia="宋体" w:hAnsi="Times New Roman" w:hint="eastAsia"/>
          <w:sz w:val="24"/>
          <w:szCs w:val="24"/>
        </w:rPr>
        <w:t>平面</w:t>
      </w:r>
      <w:r w:rsidR="00C825A3" w:rsidRPr="00440ACB">
        <w:rPr>
          <w:rFonts w:ascii="Times New Roman" w:eastAsia="宋体" w:hAnsi="Times New Roman"/>
          <w:position w:val="-12"/>
          <w:sz w:val="24"/>
          <w:szCs w:val="24"/>
        </w:rPr>
        <w:object w:dxaOrig="820" w:dyaOrig="360" w14:anchorId="4E08F717">
          <v:shape id="_x0000_i1229" type="#_x0000_t75" style="width:41pt;height:17.5pt" o:ole="">
            <v:imagedata r:id="rId319" o:title=""/>
          </v:shape>
          <o:OLEObject Type="Embed" ProgID="Equation.DSMT4" ShapeID="_x0000_i1229" DrawAspect="Content" ObjectID="_1760542829" r:id="rId38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所以</w:t>
      </w:r>
      <w:r w:rsidR="00C825A3" w:rsidRPr="00440ACB">
        <w:rPr>
          <w:rFonts w:ascii="Times New Roman" w:eastAsia="宋体" w:hAnsi="Times New Roman"/>
          <w:position w:val="-12"/>
          <w:sz w:val="24"/>
          <w:szCs w:val="24"/>
        </w:rPr>
        <w:object w:dxaOrig="1040" w:dyaOrig="360" w14:anchorId="48FBFDD4">
          <v:shape id="_x0000_i1230" type="#_x0000_t75" style="width:52.5pt;height:17.5pt" o:ole="">
            <v:imagedata r:id="rId381" o:title=""/>
          </v:shape>
          <o:OLEObject Type="Embed" ProgID="Equation.DSMT4" ShapeID="_x0000_i1230" DrawAspect="Content" ObjectID="_1760542830" r:id="rId382"/>
        </w:object>
      </w:r>
      <w:r w:rsidRPr="00920C94">
        <w:rPr>
          <w:rFonts w:ascii="Times New Roman" w:eastAsia="宋体" w:hAnsi="Times New Roman" w:hint="eastAsia"/>
          <w:sz w:val="24"/>
          <w:szCs w:val="24"/>
        </w:rPr>
        <w:t>．</w:t>
      </w:r>
    </w:p>
    <w:tbl>
      <w:tblPr>
        <w:tblStyle w:val="a4"/>
        <w:tblW w:w="7371" w:type="dxa"/>
        <w:jc w:val="center"/>
        <w:tblLook w:val="04A0" w:firstRow="1" w:lastRow="0" w:firstColumn="1" w:lastColumn="0" w:noHBand="0" w:noVBand="1"/>
      </w:tblPr>
      <w:tblGrid>
        <w:gridCol w:w="1134"/>
        <w:gridCol w:w="2835"/>
        <w:gridCol w:w="2268"/>
        <w:gridCol w:w="1134"/>
      </w:tblGrid>
      <w:tr w:rsidR="00C825A3" w:rsidRPr="00DC1C5F" w14:paraId="27FBC942" w14:textId="77777777" w:rsidTr="00C825A3">
        <w:trPr>
          <w:jc w:val="center"/>
        </w:trPr>
        <w:tc>
          <w:tcPr>
            <w:tcW w:w="1134" w:type="dxa"/>
            <w:vAlign w:val="center"/>
          </w:tcPr>
          <w:p w14:paraId="64DCDB98" w14:textId="77777777" w:rsidR="00C825A3"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序号</w:t>
            </w:r>
          </w:p>
        </w:tc>
        <w:tc>
          <w:tcPr>
            <w:tcW w:w="2835" w:type="dxa"/>
            <w:vAlign w:val="center"/>
          </w:tcPr>
          <w:p w14:paraId="07E14F9B" w14:textId="77777777" w:rsidR="00C825A3"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内容</w:t>
            </w:r>
          </w:p>
        </w:tc>
        <w:tc>
          <w:tcPr>
            <w:tcW w:w="2268" w:type="dxa"/>
            <w:vAlign w:val="center"/>
          </w:tcPr>
          <w:p w14:paraId="69B7AAAC" w14:textId="77777777" w:rsidR="00C825A3"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素养</w:t>
            </w:r>
          </w:p>
        </w:tc>
        <w:tc>
          <w:tcPr>
            <w:tcW w:w="1134" w:type="dxa"/>
            <w:vAlign w:val="center"/>
          </w:tcPr>
          <w:p w14:paraId="461B7F9F" w14:textId="77777777" w:rsidR="00C825A3"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水平</w:t>
            </w:r>
          </w:p>
        </w:tc>
      </w:tr>
      <w:tr w:rsidR="00C825A3" w:rsidRPr="00DC1C5F" w14:paraId="035CE9B9" w14:textId="77777777" w:rsidTr="00C825A3">
        <w:trPr>
          <w:jc w:val="center"/>
        </w:trPr>
        <w:tc>
          <w:tcPr>
            <w:tcW w:w="1134" w:type="dxa"/>
            <w:vAlign w:val="center"/>
          </w:tcPr>
          <w:p w14:paraId="0164C24C" w14:textId="77777777" w:rsidR="00C825A3"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例</w:t>
            </w:r>
            <w:r w:rsidRPr="00920C94">
              <w:rPr>
                <w:rFonts w:ascii="Times New Roman" w:eastAsia="宋体" w:hAnsi="Times New Roman"/>
                <w:sz w:val="24"/>
                <w:szCs w:val="24"/>
              </w:rPr>
              <w:t>1</w:t>
            </w:r>
          </w:p>
        </w:tc>
        <w:tc>
          <w:tcPr>
            <w:tcW w:w="2835" w:type="dxa"/>
            <w:vAlign w:val="center"/>
          </w:tcPr>
          <w:p w14:paraId="117E7E82" w14:textId="2A284A7C" w:rsidR="004A14D7" w:rsidRPr="00920C94" w:rsidRDefault="006B30EA" w:rsidP="004C00FF">
            <w:pPr>
              <w:snapToGrid w:val="0"/>
              <w:spacing w:line="312" w:lineRule="auto"/>
              <w:jc w:val="center"/>
              <w:rPr>
                <w:rFonts w:ascii="Times New Roman" w:eastAsia="宋体" w:hAnsi="Times New Roman"/>
                <w:sz w:val="24"/>
                <w:szCs w:val="24"/>
              </w:rPr>
            </w:pPr>
            <w:r>
              <w:rPr>
                <w:rFonts w:ascii="Times New Roman" w:eastAsia="宋体" w:hAnsi="Times New Roman"/>
                <w:sz w:val="24"/>
                <w:szCs w:val="24"/>
              </w:rPr>
              <w:t>11.</w:t>
            </w:r>
            <w:r w:rsidR="00303882">
              <w:rPr>
                <w:rFonts w:ascii="Times New Roman" w:eastAsia="宋体" w:hAnsi="Times New Roman"/>
                <w:sz w:val="24"/>
                <w:szCs w:val="24"/>
              </w:rPr>
              <w:t>1</w:t>
            </w:r>
            <w:r w:rsidR="00303882">
              <w:rPr>
                <w:rFonts w:ascii="Times New Roman" w:eastAsia="宋体" w:hAnsi="Times New Roman" w:hint="eastAsia"/>
                <w:sz w:val="24"/>
                <w:szCs w:val="24"/>
              </w:rPr>
              <w:t>柱体</w:t>
            </w:r>
          </w:p>
          <w:p w14:paraId="3CC7EABD" w14:textId="7C4937B7" w:rsidR="00C825A3" w:rsidRPr="00920C94" w:rsidRDefault="00303882" w:rsidP="004C00FF">
            <w:pPr>
              <w:snapToGrid w:val="0"/>
              <w:spacing w:line="312" w:lineRule="auto"/>
              <w:jc w:val="center"/>
              <w:rPr>
                <w:rFonts w:ascii="Times New Roman" w:eastAsia="宋体" w:hAnsi="Times New Roman"/>
                <w:sz w:val="24"/>
                <w:szCs w:val="24"/>
              </w:rPr>
            </w:pPr>
            <w:r>
              <w:rPr>
                <w:rFonts w:ascii="Times New Roman" w:eastAsia="宋体" w:hAnsi="Times New Roman" w:hint="eastAsia"/>
                <w:sz w:val="24"/>
                <w:szCs w:val="24"/>
              </w:rPr>
              <w:t>10</w:t>
            </w:r>
            <w:r w:rsidR="006B30EA">
              <w:rPr>
                <w:rFonts w:ascii="Times New Roman" w:eastAsia="宋体" w:hAnsi="Times New Roman" w:hint="eastAsia"/>
                <w:sz w:val="24"/>
                <w:szCs w:val="24"/>
              </w:rPr>
              <w:t>.</w:t>
            </w:r>
            <w:r>
              <w:rPr>
                <w:rFonts w:ascii="Times New Roman" w:eastAsia="宋体" w:hAnsi="Times New Roman"/>
                <w:sz w:val="24"/>
                <w:szCs w:val="24"/>
              </w:rPr>
              <w:t>3</w:t>
            </w:r>
            <w:r w:rsidR="003A0B98" w:rsidRPr="00920C94">
              <w:rPr>
                <w:rFonts w:ascii="Times New Roman" w:eastAsia="宋体" w:hAnsi="Times New Roman"/>
                <w:sz w:val="24"/>
                <w:szCs w:val="24"/>
              </w:rPr>
              <w:t>直线与平面的位置关系</w:t>
            </w:r>
          </w:p>
        </w:tc>
        <w:tc>
          <w:tcPr>
            <w:tcW w:w="2268" w:type="dxa"/>
            <w:vAlign w:val="center"/>
          </w:tcPr>
          <w:p w14:paraId="5C852BC3" w14:textId="77777777" w:rsidR="00C825A3"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直观想象</w:t>
            </w:r>
          </w:p>
          <w:p w14:paraId="7BECCAED" w14:textId="77777777" w:rsidR="00C825A3"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逻辑推理</w:t>
            </w:r>
          </w:p>
        </w:tc>
        <w:tc>
          <w:tcPr>
            <w:tcW w:w="1134" w:type="dxa"/>
            <w:vAlign w:val="center"/>
          </w:tcPr>
          <w:p w14:paraId="4631E64D" w14:textId="77777777" w:rsidR="00C825A3"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C</w:t>
            </w:r>
          </w:p>
        </w:tc>
      </w:tr>
    </w:tbl>
    <w:p w14:paraId="1E7F1834" w14:textId="2252E6BA" w:rsidR="002C021D"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说明</w:t>
      </w:r>
      <w:r w:rsidRPr="00920C94">
        <w:rPr>
          <w:rFonts w:ascii="Times New Roman" w:eastAsia="宋体" w:hAnsi="Times New Roman"/>
          <w:b/>
          <w:sz w:val="24"/>
          <w:szCs w:val="24"/>
        </w:rPr>
        <w:t xml:space="preserve"> </w:t>
      </w:r>
      <w:r w:rsidRPr="00920C94">
        <w:rPr>
          <w:rFonts w:ascii="Times New Roman" w:eastAsia="宋体" w:hAnsi="Times New Roman" w:cs="Times New Roman" w:hint="eastAsia"/>
          <w:sz w:val="24"/>
          <w:szCs w:val="24"/>
        </w:rPr>
        <w:t>以柱体（正四棱柱）为载体，</w:t>
      </w:r>
      <w:r w:rsidRPr="00920C94">
        <w:rPr>
          <w:rFonts w:ascii="Times New Roman" w:eastAsia="宋体" w:hAnsi="Times New Roman"/>
          <w:sz w:val="24"/>
          <w:szCs w:val="24"/>
        </w:rPr>
        <w:t>并根据需要添加适当的辅助</w:t>
      </w:r>
      <w:r w:rsidRPr="00920C94">
        <w:rPr>
          <w:rFonts w:ascii="Times New Roman" w:eastAsia="宋体" w:hAnsi="Times New Roman" w:hint="eastAsia"/>
          <w:sz w:val="24"/>
          <w:szCs w:val="24"/>
        </w:rPr>
        <w:t>线，</w:t>
      </w:r>
      <w:r w:rsidRPr="00920C94">
        <w:rPr>
          <w:rFonts w:ascii="Times New Roman" w:eastAsia="宋体" w:hAnsi="Times New Roman"/>
          <w:sz w:val="24"/>
          <w:szCs w:val="24"/>
        </w:rPr>
        <w:t>构建相应的几何图形</w:t>
      </w:r>
      <w:r w:rsidRPr="00920C94">
        <w:rPr>
          <w:rFonts w:ascii="Times New Roman" w:eastAsia="宋体" w:hAnsi="Times New Roman" w:hint="eastAsia"/>
          <w:sz w:val="24"/>
          <w:szCs w:val="24"/>
        </w:rPr>
        <w:t>，进一步</w:t>
      </w:r>
      <w:r w:rsidRPr="00920C94">
        <w:rPr>
          <w:rFonts w:ascii="Times New Roman" w:eastAsia="宋体" w:hAnsi="Times New Roman"/>
          <w:sz w:val="24"/>
          <w:szCs w:val="24"/>
        </w:rPr>
        <w:t>理解线面平行性质定理的意义</w:t>
      </w:r>
      <w:r w:rsidRPr="00920C94">
        <w:rPr>
          <w:rFonts w:ascii="Times New Roman" w:eastAsia="宋体" w:hAnsi="Times New Roman" w:hint="eastAsia"/>
          <w:sz w:val="24"/>
          <w:szCs w:val="24"/>
        </w:rPr>
        <w:t>，</w:t>
      </w:r>
      <w:r w:rsidRPr="00920C94">
        <w:rPr>
          <w:rFonts w:ascii="Times New Roman" w:eastAsia="宋体" w:hAnsi="Times New Roman"/>
          <w:sz w:val="24"/>
          <w:szCs w:val="24"/>
        </w:rPr>
        <w:t>理解线面垂</w:t>
      </w:r>
      <w:r w:rsidR="00E27427">
        <w:rPr>
          <w:rFonts w:ascii="Times New Roman" w:eastAsia="宋体" w:hAnsi="Times New Roman" w:hint="eastAsia"/>
          <w:sz w:val="24"/>
          <w:szCs w:val="24"/>
        </w:rPr>
        <w:t>直判定定理</w:t>
      </w:r>
      <w:r w:rsidRPr="00920C94">
        <w:rPr>
          <w:rFonts w:ascii="Times New Roman" w:eastAsia="宋体" w:hAnsi="Times New Roman" w:hint="eastAsia"/>
          <w:sz w:val="24"/>
          <w:szCs w:val="24"/>
        </w:rPr>
        <w:t>的意义，</w:t>
      </w:r>
      <w:r w:rsidRPr="00920C94">
        <w:rPr>
          <w:rFonts w:ascii="Times New Roman" w:eastAsia="宋体" w:hAnsi="Times New Roman"/>
          <w:sz w:val="24"/>
          <w:szCs w:val="24"/>
        </w:rPr>
        <w:t>理解线线垂直和线面垂直定理间的逻辑关系</w:t>
      </w:r>
      <w:r w:rsidRPr="00920C94">
        <w:rPr>
          <w:rFonts w:ascii="Times New Roman" w:eastAsia="宋体" w:hAnsi="Times New Roman" w:hint="eastAsia"/>
          <w:sz w:val="24"/>
          <w:szCs w:val="24"/>
        </w:rPr>
        <w:t>，进而理解柱体的几何结构．在解题中</w:t>
      </w:r>
      <w:r w:rsidRPr="00920C94">
        <w:rPr>
          <w:rFonts w:ascii="Times New Roman" w:eastAsia="宋体" w:hAnsi="Times New Roman"/>
          <w:sz w:val="24"/>
          <w:szCs w:val="24"/>
        </w:rPr>
        <w:t>能用准确的数学语言表述</w:t>
      </w:r>
      <w:r w:rsidRPr="00920C94">
        <w:rPr>
          <w:rFonts w:ascii="Times New Roman" w:eastAsia="宋体" w:hAnsi="Times New Roman" w:hint="eastAsia"/>
          <w:sz w:val="24"/>
          <w:szCs w:val="24"/>
        </w:rPr>
        <w:t>论证过程．</w:t>
      </w:r>
    </w:p>
    <w:p w14:paraId="0CD04D00" w14:textId="77777777" w:rsidR="00706CE2"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例</w:t>
      </w:r>
      <w:r w:rsidRPr="00920C94">
        <w:rPr>
          <w:rFonts w:ascii="Times New Roman" w:eastAsia="宋体" w:hAnsi="Times New Roman"/>
          <w:b/>
          <w:sz w:val="24"/>
          <w:szCs w:val="24"/>
        </w:rPr>
        <w:t>2</w:t>
      </w:r>
      <w:r w:rsidRPr="00920C94">
        <w:rPr>
          <w:rFonts w:ascii="Times New Roman" w:eastAsia="宋体" w:hAnsi="Times New Roman" w:hint="eastAsia"/>
          <w:sz w:val="24"/>
          <w:szCs w:val="24"/>
        </w:rPr>
        <w:t>如图，</w:t>
      </w:r>
      <w:r w:rsidRPr="00920C94">
        <w:rPr>
          <w:rFonts w:ascii="Times New Roman" w:eastAsia="宋体" w:hAnsi="Times New Roman"/>
          <w:sz w:val="24"/>
          <w:szCs w:val="24"/>
        </w:rPr>
        <w:t>已知圆锥的侧面展开图是一个半径为</w:t>
      </w:r>
      <w:r w:rsidR="00706CE2" w:rsidRPr="00440ACB">
        <w:rPr>
          <w:rFonts w:ascii="Times New Roman" w:eastAsia="宋体" w:hAnsi="Times New Roman"/>
          <w:position w:val="-4"/>
          <w:sz w:val="24"/>
          <w:szCs w:val="24"/>
        </w:rPr>
        <w:object w:dxaOrig="200" w:dyaOrig="260" w14:anchorId="06458B01">
          <v:shape id="_x0000_i1231" type="#_x0000_t75" style="width:9.5pt;height:13pt" o:ole="">
            <v:imagedata r:id="rId383" o:title=""/>
          </v:shape>
          <o:OLEObject Type="Embed" ProgID="Equation.DSMT4" ShapeID="_x0000_i1231" DrawAspect="Content" ObjectID="_1760542831" r:id="rId384"/>
        </w:object>
      </w:r>
      <w:r w:rsidRPr="00920C94">
        <w:rPr>
          <w:rFonts w:ascii="Times New Roman" w:eastAsia="宋体" w:hAnsi="Times New Roman"/>
          <w:sz w:val="24"/>
          <w:szCs w:val="24"/>
        </w:rPr>
        <w:t>的</w:t>
      </w:r>
      <w:r w:rsidRPr="00920C94">
        <w:rPr>
          <w:rFonts w:ascii="Times New Roman" w:eastAsia="宋体" w:hAnsi="Times New Roman" w:hint="eastAsia"/>
          <w:sz w:val="24"/>
          <w:szCs w:val="24"/>
        </w:rPr>
        <w:t>半圆．</w:t>
      </w:r>
    </w:p>
    <w:p w14:paraId="2E269EC4" w14:textId="77777777"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）求圆锥的表面积；</w:t>
      </w:r>
    </w:p>
    <w:p w14:paraId="1AA58DA9" w14:textId="77777777"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）若用平行于圆锥的底面、</w:t>
      </w:r>
      <w:r w:rsidRPr="00920C94">
        <w:rPr>
          <w:rFonts w:ascii="Times New Roman" w:eastAsia="宋体" w:hAnsi="Times New Roman"/>
          <w:sz w:val="24"/>
          <w:szCs w:val="24"/>
        </w:rPr>
        <w:t>且与底面的距离为</w:t>
      </w:r>
      <w:r w:rsidR="00706CE2" w:rsidRPr="00440ACB">
        <w:rPr>
          <w:rFonts w:ascii="Times New Roman" w:eastAsia="宋体" w:hAnsi="Times New Roman"/>
          <w:position w:val="-8"/>
          <w:sz w:val="24"/>
          <w:szCs w:val="24"/>
        </w:rPr>
        <w:object w:dxaOrig="360" w:dyaOrig="360" w14:anchorId="34F268CD">
          <v:shape id="_x0000_i1232" type="#_x0000_t75" style="width:17.5pt;height:17.5pt" o:ole="">
            <v:imagedata r:id="rId385" o:title=""/>
          </v:shape>
          <o:OLEObject Type="Embed" ProgID="Equation.DSMT4" ShapeID="_x0000_i1232" DrawAspect="Content" ObjectID="_1760542832" r:id="rId386"/>
        </w:object>
      </w:r>
      <w:r w:rsidRPr="00920C94">
        <w:rPr>
          <w:rFonts w:ascii="Times New Roman" w:eastAsia="宋体" w:hAnsi="Times New Roman"/>
          <w:sz w:val="24"/>
          <w:szCs w:val="24"/>
        </w:rPr>
        <w:t>的平面</w:t>
      </w:r>
      <w:proofErr w:type="gramStart"/>
      <w:r w:rsidRPr="00920C94">
        <w:rPr>
          <w:rFonts w:ascii="Times New Roman" w:eastAsia="宋体" w:hAnsi="Times New Roman"/>
          <w:sz w:val="24"/>
          <w:szCs w:val="24"/>
        </w:rPr>
        <w:t>截</w:t>
      </w:r>
      <w:proofErr w:type="gramEnd"/>
      <w:r w:rsidRPr="00920C94">
        <w:rPr>
          <w:rFonts w:ascii="Times New Roman" w:eastAsia="宋体" w:hAnsi="Times New Roman"/>
          <w:sz w:val="24"/>
          <w:szCs w:val="24"/>
        </w:rPr>
        <w:t>圆锥</w:t>
      </w:r>
      <w:r w:rsidRPr="00920C94">
        <w:rPr>
          <w:rFonts w:ascii="Times New Roman" w:eastAsia="宋体" w:hAnsi="Times New Roman" w:hint="eastAsia"/>
          <w:sz w:val="24"/>
          <w:szCs w:val="24"/>
        </w:rPr>
        <w:t>，将此圆锥截成一个小圆锥和圆台两部分，</w:t>
      </w:r>
      <w:r w:rsidRPr="00920C94">
        <w:rPr>
          <w:rFonts w:ascii="Times New Roman" w:eastAsia="宋体" w:hAnsi="Times New Roman"/>
          <w:sz w:val="24"/>
          <w:szCs w:val="24"/>
        </w:rPr>
        <w:t>求小圆锥和圆台的体积之比</w:t>
      </w:r>
      <w:r w:rsidRPr="00920C94">
        <w:rPr>
          <w:rFonts w:ascii="Times New Roman" w:eastAsia="宋体" w:hAnsi="Times New Roman" w:hint="eastAsia"/>
          <w:sz w:val="24"/>
          <w:szCs w:val="24"/>
        </w:rPr>
        <w:t>．</w:t>
      </w:r>
    </w:p>
    <w:p w14:paraId="5C3858AC" w14:textId="77777777" w:rsidR="004F49AD" w:rsidRPr="00920C94" w:rsidRDefault="009C7DB2" w:rsidP="004C00FF">
      <w:pPr>
        <w:snapToGrid w:val="0"/>
        <w:spacing w:line="312" w:lineRule="auto"/>
        <w:ind w:firstLineChars="200" w:firstLine="480"/>
        <w:jc w:val="center"/>
        <w:rPr>
          <w:rFonts w:ascii="Times New Roman" w:eastAsia="宋体" w:hAnsi="Times New Roman"/>
          <w:sz w:val="24"/>
          <w:szCs w:val="24"/>
        </w:rPr>
      </w:pPr>
      <w:r w:rsidRPr="00920C94">
        <w:rPr>
          <w:rFonts w:ascii="Times New Roman" w:eastAsia="宋体" w:hAnsi="Times New Roman"/>
          <w:noProof/>
          <w:sz w:val="24"/>
          <w:szCs w:val="24"/>
        </w:rPr>
        <w:lastRenderedPageBreak/>
        <w:drawing>
          <wp:inline distT="0" distB="0" distL="0" distR="0" wp14:anchorId="22A9158B" wp14:editId="4BAC3183">
            <wp:extent cx="1962000" cy="24084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1962000" cy="2408400"/>
                    </a:xfrm>
                    <a:prstGeom prst="rect">
                      <a:avLst/>
                    </a:prstGeom>
                    <a:noFill/>
                    <a:ln>
                      <a:noFill/>
                    </a:ln>
                  </pic:spPr>
                </pic:pic>
              </a:graphicData>
            </a:graphic>
          </wp:inline>
        </w:drawing>
      </w:r>
    </w:p>
    <w:p w14:paraId="78AE94E0" w14:textId="77777777" w:rsidR="00706CE2"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分析</w:t>
      </w:r>
      <w:r w:rsidRPr="00920C94">
        <w:rPr>
          <w:rFonts w:ascii="Times New Roman" w:eastAsia="宋体" w:hAnsi="Times New Roman"/>
          <w:b/>
          <w:sz w:val="24"/>
          <w:szCs w:val="24"/>
        </w:rPr>
        <w:t xml:space="preserve"> </w:t>
      </w: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由圆锥的底面周长等于展开后扇形的弧长</w:t>
      </w:r>
      <w:r w:rsidRPr="00920C94">
        <w:rPr>
          <w:rFonts w:ascii="Times New Roman" w:eastAsia="宋体" w:hAnsi="Times New Roman" w:hint="eastAsia"/>
          <w:sz w:val="24"/>
          <w:szCs w:val="24"/>
        </w:rPr>
        <w:t>，</w:t>
      </w:r>
      <w:r w:rsidRPr="00920C94">
        <w:rPr>
          <w:rFonts w:ascii="Times New Roman" w:eastAsia="宋体" w:hAnsi="Times New Roman"/>
          <w:sz w:val="24"/>
          <w:szCs w:val="24"/>
        </w:rPr>
        <w:t>求出圆锥</w:t>
      </w:r>
      <w:r w:rsidRPr="00920C94">
        <w:rPr>
          <w:rFonts w:ascii="Times New Roman" w:eastAsia="宋体" w:hAnsi="Times New Roman" w:hint="eastAsia"/>
          <w:sz w:val="24"/>
          <w:szCs w:val="24"/>
        </w:rPr>
        <w:t>的底面圆半径，</w:t>
      </w:r>
      <w:r w:rsidRPr="00920C94">
        <w:rPr>
          <w:rFonts w:ascii="Times New Roman" w:eastAsia="宋体" w:hAnsi="Times New Roman"/>
          <w:sz w:val="24"/>
          <w:szCs w:val="24"/>
        </w:rPr>
        <w:t>代入公式求解</w:t>
      </w:r>
      <w:r w:rsidRPr="00920C94">
        <w:rPr>
          <w:rFonts w:ascii="Times New Roman" w:eastAsia="宋体" w:hAnsi="Times New Roman" w:hint="eastAsia"/>
          <w:sz w:val="24"/>
          <w:szCs w:val="24"/>
        </w:rPr>
        <w:t>．</w:t>
      </w:r>
    </w:p>
    <w:p w14:paraId="5C923FC6" w14:textId="77777777"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）由三角形相似求得小圆锥的半径，</w:t>
      </w:r>
      <w:r w:rsidRPr="00920C94">
        <w:rPr>
          <w:rFonts w:ascii="Times New Roman" w:eastAsia="宋体" w:hAnsi="Times New Roman"/>
          <w:sz w:val="24"/>
          <w:szCs w:val="24"/>
        </w:rPr>
        <w:t>再由圆锥和圆台的体积公</w:t>
      </w:r>
      <w:r w:rsidRPr="00920C94">
        <w:rPr>
          <w:rFonts w:ascii="Times New Roman" w:eastAsia="宋体" w:hAnsi="Times New Roman" w:hint="eastAsia"/>
          <w:sz w:val="24"/>
          <w:szCs w:val="24"/>
        </w:rPr>
        <w:t>式求解．</w:t>
      </w:r>
    </w:p>
    <w:p w14:paraId="71A56612" w14:textId="77777777" w:rsidR="00706CE2"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解</w:t>
      </w:r>
      <w:r w:rsidRPr="00920C94">
        <w:rPr>
          <w:rFonts w:ascii="Times New Roman" w:eastAsia="宋体" w:hAnsi="Times New Roman"/>
          <w:b/>
          <w:sz w:val="24"/>
          <w:szCs w:val="24"/>
        </w:rPr>
        <w:t xml:space="preserve"> </w:t>
      </w:r>
      <w:r w:rsidRPr="00920C94">
        <w:rPr>
          <w:rFonts w:ascii="Times New Roman" w:eastAsia="宋体" w:hAnsi="Times New Roman" w:hint="eastAsia"/>
          <w:sz w:val="24"/>
          <w:szCs w:val="24"/>
        </w:rPr>
        <w:t>（</w:t>
      </w:r>
      <w:r w:rsidRPr="00920C94">
        <w:rPr>
          <w:rFonts w:ascii="Times New Roman" w:eastAsia="宋体" w:hAnsi="Times New Roman"/>
          <w:sz w:val="24"/>
          <w:szCs w:val="24"/>
        </w:rPr>
        <w:t>1</w:t>
      </w:r>
      <w:r w:rsidRPr="00920C94">
        <w:rPr>
          <w:rFonts w:ascii="Times New Roman" w:eastAsia="宋体" w:hAnsi="Times New Roman" w:hint="eastAsia"/>
          <w:sz w:val="24"/>
          <w:szCs w:val="24"/>
        </w:rPr>
        <w:t>）</w:t>
      </w:r>
      <w:r w:rsidRPr="00920C94">
        <w:rPr>
          <w:rFonts w:ascii="Times New Roman" w:eastAsia="宋体" w:hAnsi="Times New Roman"/>
          <w:sz w:val="24"/>
          <w:szCs w:val="24"/>
        </w:rPr>
        <w:t>设圆锥的底面半径为</w:t>
      </w:r>
      <w:r w:rsidR="00706CE2" w:rsidRPr="00440ACB">
        <w:rPr>
          <w:rFonts w:ascii="Times New Roman" w:eastAsia="宋体" w:hAnsi="Times New Roman"/>
          <w:position w:val="-4"/>
          <w:sz w:val="24"/>
          <w:szCs w:val="24"/>
        </w:rPr>
        <w:object w:dxaOrig="180" w:dyaOrig="200" w14:anchorId="4004AAFD">
          <v:shape id="_x0000_i1233" type="#_x0000_t75" style="width:8.5pt;height:9.5pt" o:ole="">
            <v:imagedata r:id="rId388" o:title=""/>
          </v:shape>
          <o:OLEObject Type="Embed" ProgID="Equation.DSMT4" ShapeID="_x0000_i1233" DrawAspect="Content" ObjectID="_1760542833" r:id="rId389"/>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圆锥的母线长为</w:t>
      </w:r>
      <w:r w:rsidR="00706CE2" w:rsidRPr="00440ACB">
        <w:rPr>
          <w:rFonts w:ascii="Times New Roman" w:eastAsia="宋体" w:hAnsi="Times New Roman"/>
          <w:position w:val="-6"/>
          <w:sz w:val="24"/>
          <w:szCs w:val="24"/>
        </w:rPr>
        <w:object w:dxaOrig="139" w:dyaOrig="279" w14:anchorId="0E2088D3">
          <v:shape id="_x0000_i1234" type="#_x0000_t75" style="width:6.5pt;height:13pt" o:ole="">
            <v:imagedata r:id="rId390" o:title=""/>
          </v:shape>
          <o:OLEObject Type="Embed" ProgID="Equation.DSMT4" ShapeID="_x0000_i1234" DrawAspect="Content" ObjectID="_1760542834" r:id="rId391"/>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则</w:t>
      </w:r>
      <w:r w:rsidR="00706CE2" w:rsidRPr="00440ACB">
        <w:rPr>
          <w:rFonts w:ascii="Times New Roman" w:eastAsia="宋体" w:hAnsi="Times New Roman"/>
          <w:position w:val="-6"/>
          <w:sz w:val="24"/>
          <w:szCs w:val="24"/>
        </w:rPr>
        <w:object w:dxaOrig="499" w:dyaOrig="279" w14:anchorId="112DC31F">
          <v:shape id="_x0000_i1235" type="#_x0000_t75" style="width:24.5pt;height:13pt" o:ole="">
            <v:imagedata r:id="rId392" o:title=""/>
          </v:shape>
          <o:OLEObject Type="Embed" ProgID="Equation.DSMT4" ShapeID="_x0000_i1235" DrawAspect="Content" ObjectID="_1760542835" r:id="rId393"/>
        </w:object>
      </w:r>
      <w:r w:rsidRPr="00920C94">
        <w:rPr>
          <w:rFonts w:ascii="Times New Roman" w:eastAsia="宋体" w:hAnsi="Times New Roman" w:hint="eastAsia"/>
          <w:sz w:val="24"/>
          <w:szCs w:val="24"/>
        </w:rPr>
        <w:t>．</w:t>
      </w:r>
    </w:p>
    <w:p w14:paraId="7149A3E4" w14:textId="77777777"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由</w:t>
      </w:r>
      <w:r w:rsidR="00706CE2" w:rsidRPr="00440ACB">
        <w:rPr>
          <w:rFonts w:ascii="Times New Roman" w:eastAsia="宋体" w:hAnsi="Times New Roman"/>
          <w:position w:val="-24"/>
          <w:sz w:val="24"/>
          <w:szCs w:val="24"/>
        </w:rPr>
        <w:object w:dxaOrig="1280" w:dyaOrig="620" w14:anchorId="23A34625">
          <v:shape id="_x0000_i1236" type="#_x0000_t75" style="width:63.5pt;height:31pt" o:ole="">
            <v:imagedata r:id="rId394" o:title=""/>
          </v:shape>
          <o:OLEObject Type="Embed" ProgID="Equation.DSMT4" ShapeID="_x0000_i1236" DrawAspect="Content" ObjectID="_1760542836" r:id="rId395"/>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得</w:t>
      </w:r>
      <w:r w:rsidR="00706CE2" w:rsidRPr="00440ACB">
        <w:rPr>
          <w:rFonts w:ascii="Times New Roman" w:eastAsia="宋体" w:hAnsi="Times New Roman"/>
          <w:position w:val="-4"/>
          <w:sz w:val="24"/>
          <w:szCs w:val="24"/>
        </w:rPr>
        <w:object w:dxaOrig="540" w:dyaOrig="260" w14:anchorId="49C6B0AA">
          <v:shape id="_x0000_i1237" type="#_x0000_t75" style="width:27pt;height:13pt" o:ole="">
            <v:imagedata r:id="rId396" o:title=""/>
          </v:shape>
          <o:OLEObject Type="Embed" ProgID="Equation.DSMT4" ShapeID="_x0000_i1237" DrawAspect="Content" ObjectID="_1760542837" r:id="rId397"/>
        </w:object>
      </w:r>
      <w:r w:rsidRPr="00920C94">
        <w:rPr>
          <w:rFonts w:ascii="Times New Roman" w:eastAsia="宋体" w:hAnsi="Times New Roman" w:hint="eastAsia"/>
          <w:sz w:val="24"/>
          <w:szCs w:val="24"/>
        </w:rPr>
        <w:t>．</w:t>
      </w:r>
    </w:p>
    <w:p w14:paraId="31215CA3" w14:textId="4452C87B"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所以，</w:t>
      </w:r>
      <w:r w:rsidRPr="00920C94">
        <w:rPr>
          <w:rFonts w:ascii="Times New Roman" w:eastAsia="宋体" w:hAnsi="Times New Roman"/>
          <w:sz w:val="24"/>
          <w:szCs w:val="24"/>
        </w:rPr>
        <w:t>圆锥的表面积</w:t>
      </w:r>
      <w:r w:rsidR="00DE5FF2" w:rsidRPr="00440ACB">
        <w:rPr>
          <w:rFonts w:ascii="Times New Roman" w:eastAsia="宋体" w:hAnsi="Times New Roman"/>
          <w:position w:val="-6"/>
          <w:sz w:val="24"/>
          <w:szCs w:val="24"/>
        </w:rPr>
        <w:object w:dxaOrig="3420" w:dyaOrig="320" w14:anchorId="66743E93">
          <v:shape id="_x0000_i1238" type="#_x0000_t75" style="width:171pt;height:16pt" o:ole="">
            <v:imagedata r:id="rId398" o:title=""/>
            <o:lock v:ext="edit" aspectratio="f"/>
          </v:shape>
          <o:OLEObject Type="Embed" ProgID="Equation.DSMT4" ShapeID="_x0000_i1238" DrawAspect="Content" ObjectID="_1760542838" r:id="rId399"/>
        </w:object>
      </w:r>
      <w:r w:rsidRPr="00920C94">
        <w:rPr>
          <w:rFonts w:ascii="Times New Roman" w:eastAsia="宋体" w:hAnsi="Times New Roman" w:hint="eastAsia"/>
          <w:sz w:val="24"/>
          <w:szCs w:val="24"/>
        </w:rPr>
        <w:t>．</w:t>
      </w:r>
    </w:p>
    <w:p w14:paraId="67EBA7F6" w14:textId="77777777" w:rsidR="00627A59"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w:t>
      </w:r>
      <w:r w:rsidRPr="00920C94">
        <w:rPr>
          <w:rFonts w:ascii="Times New Roman" w:eastAsia="宋体" w:hAnsi="Times New Roman"/>
          <w:sz w:val="24"/>
          <w:szCs w:val="24"/>
        </w:rPr>
        <w:t>2</w:t>
      </w:r>
      <w:r w:rsidRPr="00920C94">
        <w:rPr>
          <w:rFonts w:ascii="Times New Roman" w:eastAsia="宋体" w:hAnsi="Times New Roman" w:hint="eastAsia"/>
          <w:sz w:val="24"/>
          <w:szCs w:val="24"/>
        </w:rPr>
        <w:t>）如图，</w:t>
      </w:r>
      <w:r w:rsidRPr="00920C94">
        <w:rPr>
          <w:rFonts w:ascii="Times New Roman" w:eastAsia="宋体" w:hAnsi="Times New Roman"/>
          <w:sz w:val="24"/>
          <w:szCs w:val="24"/>
        </w:rPr>
        <w:t>设小圆锥的底面半径为</w:t>
      </w:r>
      <w:r w:rsidR="00706CE2" w:rsidRPr="00440ACB">
        <w:rPr>
          <w:rFonts w:ascii="Times New Roman" w:eastAsia="宋体" w:hAnsi="Times New Roman"/>
          <w:position w:val="-12"/>
          <w:sz w:val="24"/>
          <w:szCs w:val="24"/>
        </w:rPr>
        <w:object w:dxaOrig="200" w:dyaOrig="360" w14:anchorId="14917EEC">
          <v:shape id="_x0000_i1239" type="#_x0000_t75" style="width:9.5pt;height:17.5pt" o:ole="">
            <v:imagedata r:id="rId400" o:title=""/>
          </v:shape>
          <o:OLEObject Type="Embed" ProgID="Equation.DSMT4" ShapeID="_x0000_i1239" DrawAspect="Content" ObjectID="_1760542839" r:id="rId401"/>
        </w:object>
      </w:r>
      <w:r w:rsidRPr="00920C94">
        <w:rPr>
          <w:rFonts w:ascii="Times New Roman" w:eastAsia="宋体" w:hAnsi="Times New Roman" w:hint="eastAsia"/>
          <w:sz w:val="24"/>
          <w:szCs w:val="24"/>
        </w:rPr>
        <w:t>，</w:t>
      </w:r>
    </w:p>
    <w:p w14:paraId="569784E6" w14:textId="77777777" w:rsidR="00627A59" w:rsidRPr="00920C94" w:rsidRDefault="009C7DB2" w:rsidP="004C00FF">
      <w:pPr>
        <w:snapToGrid w:val="0"/>
        <w:spacing w:line="312" w:lineRule="auto"/>
        <w:ind w:firstLineChars="200" w:firstLine="480"/>
        <w:jc w:val="center"/>
        <w:rPr>
          <w:rFonts w:ascii="Times New Roman" w:eastAsia="宋体" w:hAnsi="Times New Roman"/>
          <w:sz w:val="24"/>
          <w:szCs w:val="24"/>
        </w:rPr>
      </w:pPr>
      <w:r w:rsidRPr="00920C94">
        <w:rPr>
          <w:rFonts w:ascii="Times New Roman" w:eastAsia="宋体" w:hAnsi="Times New Roman"/>
          <w:noProof/>
          <w:sz w:val="24"/>
          <w:szCs w:val="24"/>
        </w:rPr>
        <w:drawing>
          <wp:inline distT="0" distB="0" distL="0" distR="0" wp14:anchorId="27F45B63" wp14:editId="6462B4E9">
            <wp:extent cx="1515600" cy="14148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1515600" cy="1414800"/>
                    </a:xfrm>
                    <a:prstGeom prst="rect">
                      <a:avLst/>
                    </a:prstGeom>
                    <a:noFill/>
                    <a:ln>
                      <a:noFill/>
                    </a:ln>
                  </pic:spPr>
                </pic:pic>
              </a:graphicData>
            </a:graphic>
          </wp:inline>
        </w:drawing>
      </w:r>
    </w:p>
    <w:p w14:paraId="0DD2410D" w14:textId="77777777"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由圆锥的底面半径为</w:t>
      </w:r>
      <w:r w:rsidR="00706CE2" w:rsidRPr="00440ACB">
        <w:rPr>
          <w:rFonts w:ascii="Times New Roman" w:eastAsia="宋体" w:hAnsi="Times New Roman"/>
          <w:position w:val="-4"/>
          <w:sz w:val="24"/>
          <w:szCs w:val="24"/>
        </w:rPr>
        <w:object w:dxaOrig="200" w:dyaOrig="260" w14:anchorId="67F9AFE2">
          <v:shape id="_x0000_i1240" type="#_x0000_t75" style="width:9.5pt;height:13pt" o:ole="">
            <v:imagedata r:id="rId403" o:title=""/>
          </v:shape>
          <o:OLEObject Type="Embed" ProgID="Equation.DSMT4" ShapeID="_x0000_i1240" DrawAspect="Content" ObjectID="_1760542840" r:id="rId404"/>
        </w:object>
      </w:r>
      <w:r w:rsidRPr="00920C94">
        <w:rPr>
          <w:rFonts w:ascii="Times New Roman" w:eastAsia="宋体" w:hAnsi="Times New Roman" w:hint="eastAsia"/>
          <w:sz w:val="24"/>
          <w:szCs w:val="24"/>
        </w:rPr>
        <w:t>、母线长为</w:t>
      </w:r>
      <w:r w:rsidR="00706CE2" w:rsidRPr="00440ACB">
        <w:rPr>
          <w:rFonts w:ascii="Times New Roman" w:eastAsia="宋体" w:hAnsi="Times New Roman"/>
          <w:position w:val="-4"/>
          <w:sz w:val="24"/>
          <w:szCs w:val="24"/>
        </w:rPr>
        <w:object w:dxaOrig="200" w:dyaOrig="260" w14:anchorId="70DD62EA">
          <v:shape id="_x0000_i1241" type="#_x0000_t75" style="width:9.5pt;height:13pt" o:ole="">
            <v:imagedata r:id="rId405" o:title=""/>
          </v:shape>
          <o:OLEObject Type="Embed" ProgID="Equation.DSMT4" ShapeID="_x0000_i1241" DrawAspect="Content" ObjectID="_1760542841" r:id="rId406"/>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得</w:t>
      </w:r>
      <w:r w:rsidR="00706CE2" w:rsidRPr="00440ACB">
        <w:rPr>
          <w:rFonts w:ascii="Times New Roman" w:eastAsia="宋体" w:hAnsi="Times New Roman"/>
          <w:position w:val="-8"/>
          <w:sz w:val="24"/>
          <w:szCs w:val="24"/>
        </w:rPr>
        <w:object w:dxaOrig="2140" w:dyaOrig="400" w14:anchorId="7828A7D6">
          <v:shape id="_x0000_i1242" type="#_x0000_t75" style="width:107.5pt;height:19.5pt" o:ole="">
            <v:imagedata r:id="rId407" o:title=""/>
          </v:shape>
          <o:OLEObject Type="Embed" ProgID="Equation.DSMT4" ShapeID="_x0000_i1242" DrawAspect="Content" ObjectID="_1760542842" r:id="rId408"/>
        </w:object>
      </w:r>
      <w:r w:rsidRPr="00920C94">
        <w:rPr>
          <w:rFonts w:ascii="Times New Roman" w:eastAsia="宋体" w:hAnsi="Times New Roman" w:hint="eastAsia"/>
          <w:sz w:val="24"/>
          <w:szCs w:val="24"/>
        </w:rPr>
        <w:t>．</w:t>
      </w:r>
    </w:p>
    <w:p w14:paraId="56164CDD" w14:textId="77777777"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因为</w:t>
      </w:r>
      <w:r w:rsidR="00706CE2" w:rsidRPr="00440ACB">
        <w:rPr>
          <w:rFonts w:ascii="Times New Roman" w:eastAsia="宋体" w:hAnsi="Times New Roman"/>
          <w:position w:val="-8"/>
          <w:sz w:val="24"/>
          <w:szCs w:val="24"/>
        </w:rPr>
        <w:object w:dxaOrig="940" w:dyaOrig="360" w14:anchorId="4ABBAE42">
          <v:shape id="_x0000_i1243" type="#_x0000_t75" style="width:47.5pt;height:17.5pt" o:ole="">
            <v:imagedata r:id="rId409" o:title=""/>
          </v:shape>
          <o:OLEObject Type="Embed" ProgID="Equation.DSMT4" ShapeID="_x0000_i1243" DrawAspect="Content" ObjectID="_1760542843" r:id="rId410"/>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所以</w:t>
      </w:r>
      <w:r w:rsidR="00706CE2" w:rsidRPr="00440ACB">
        <w:rPr>
          <w:rFonts w:ascii="Times New Roman" w:eastAsia="宋体" w:hAnsi="Times New Roman"/>
          <w:position w:val="-8"/>
          <w:sz w:val="24"/>
          <w:szCs w:val="24"/>
        </w:rPr>
        <w:object w:dxaOrig="2100" w:dyaOrig="360" w14:anchorId="1D18FB03">
          <v:shape id="_x0000_i1244" type="#_x0000_t75" style="width:105pt;height:17.5pt" o:ole="">
            <v:imagedata r:id="rId411" o:title=""/>
          </v:shape>
          <o:OLEObject Type="Embed" ProgID="Equation.DSMT4" ShapeID="_x0000_i1244" DrawAspect="Content" ObjectID="_1760542844" r:id="rId412"/>
        </w:object>
      </w:r>
      <w:r w:rsidRPr="00920C94">
        <w:rPr>
          <w:rFonts w:ascii="Times New Roman" w:eastAsia="宋体" w:hAnsi="Times New Roman" w:hint="eastAsia"/>
          <w:sz w:val="24"/>
          <w:szCs w:val="24"/>
        </w:rPr>
        <w:t>．</w:t>
      </w:r>
    </w:p>
    <w:p w14:paraId="308F9C84" w14:textId="77777777"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由</w:t>
      </w:r>
      <w:r w:rsidR="00706CE2" w:rsidRPr="00440ACB">
        <w:rPr>
          <w:rFonts w:ascii="Times New Roman" w:eastAsia="宋体" w:hAnsi="Times New Roman"/>
          <w:position w:val="-6"/>
          <w:sz w:val="24"/>
          <w:szCs w:val="24"/>
        </w:rPr>
        <w:object w:dxaOrig="1719" w:dyaOrig="300" w14:anchorId="62625E2E">
          <v:shape id="_x0000_i1245" type="#_x0000_t75" style="width:86pt;height:15pt" o:ole="">
            <v:imagedata r:id="rId413" o:title=""/>
          </v:shape>
          <o:OLEObject Type="Embed" ProgID="Equation.DSMT4" ShapeID="_x0000_i1245" DrawAspect="Content" ObjectID="_1760542845" r:id="rId414"/>
        </w:object>
      </w:r>
      <w:r w:rsidRPr="00920C94">
        <w:rPr>
          <w:rFonts w:ascii="Times New Roman" w:eastAsia="宋体" w:hAnsi="Times New Roman" w:hint="eastAsia"/>
          <w:sz w:val="24"/>
          <w:szCs w:val="24"/>
        </w:rPr>
        <w:t>，</w:t>
      </w:r>
      <w:r w:rsidRPr="00920C94">
        <w:rPr>
          <w:rFonts w:ascii="Times New Roman" w:eastAsia="宋体" w:hAnsi="Times New Roman"/>
          <w:sz w:val="24"/>
          <w:szCs w:val="24"/>
        </w:rPr>
        <w:t>可得</w:t>
      </w:r>
      <w:r w:rsidR="00706CE2" w:rsidRPr="00440ACB">
        <w:rPr>
          <w:rFonts w:ascii="Times New Roman" w:eastAsia="宋体" w:hAnsi="Times New Roman"/>
          <w:position w:val="-24"/>
          <w:sz w:val="24"/>
          <w:szCs w:val="24"/>
        </w:rPr>
        <w:object w:dxaOrig="1080" w:dyaOrig="620" w14:anchorId="72C3FE79">
          <v:shape id="_x0000_i1246" type="#_x0000_t75" style="width:53.5pt;height:31pt" o:ole="">
            <v:imagedata r:id="rId415" o:title=""/>
          </v:shape>
          <o:OLEObject Type="Embed" ProgID="Equation.DSMT4" ShapeID="_x0000_i1246" DrawAspect="Content" ObjectID="_1760542846" r:id="rId416"/>
        </w:object>
      </w:r>
      <w:r w:rsidRPr="00920C94">
        <w:rPr>
          <w:rFonts w:ascii="Times New Roman" w:eastAsia="宋体" w:hAnsi="Times New Roman" w:hint="eastAsia"/>
          <w:sz w:val="24"/>
          <w:szCs w:val="24"/>
        </w:rPr>
        <w:t>．</w:t>
      </w:r>
    </w:p>
    <w:p w14:paraId="107452D1" w14:textId="77777777" w:rsidR="00627A59"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所以</w:t>
      </w:r>
      <w:r w:rsidR="00D037A9" w:rsidRPr="00440ACB">
        <w:rPr>
          <w:rFonts w:ascii="Times New Roman" w:eastAsia="宋体" w:hAnsi="Times New Roman"/>
          <w:position w:val="-28"/>
          <w:sz w:val="24"/>
          <w:szCs w:val="24"/>
        </w:rPr>
        <w:object w:dxaOrig="2720" w:dyaOrig="720" w14:anchorId="64065A25">
          <v:shape id="_x0000_i1247" type="#_x0000_t75" style="width:135.5pt;height:36.5pt" o:ole="">
            <v:imagedata r:id="rId417" o:title=""/>
          </v:shape>
          <o:OLEObject Type="Embed" ProgID="Equation.DSMT4" ShapeID="_x0000_i1247" DrawAspect="Content" ObjectID="_1760542847" r:id="rId418"/>
        </w:object>
      </w:r>
      <w:r w:rsidRPr="00920C94">
        <w:rPr>
          <w:rFonts w:ascii="Times New Roman" w:eastAsia="宋体" w:hAnsi="Times New Roman" w:hint="eastAsia"/>
          <w:sz w:val="24"/>
          <w:szCs w:val="24"/>
        </w:rPr>
        <w:t>，</w:t>
      </w:r>
    </w:p>
    <w:p w14:paraId="5999CDC0" w14:textId="77777777" w:rsidR="00706CE2"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sz w:val="24"/>
          <w:szCs w:val="24"/>
        </w:rPr>
        <w:t>所以</w:t>
      </w:r>
      <w:r w:rsidRPr="00920C94">
        <w:rPr>
          <w:rFonts w:ascii="Times New Roman" w:eastAsia="宋体" w:hAnsi="Times New Roman" w:hint="eastAsia"/>
          <w:sz w:val="24"/>
          <w:szCs w:val="24"/>
        </w:rPr>
        <w:t>小圆锥的体积</w:t>
      </w:r>
      <w:r w:rsidR="00D037A9" w:rsidRPr="00440ACB">
        <w:rPr>
          <w:rFonts w:ascii="Times New Roman" w:eastAsia="宋体" w:hAnsi="Times New Roman"/>
          <w:position w:val="-24"/>
          <w:sz w:val="24"/>
          <w:szCs w:val="24"/>
        </w:rPr>
        <w:object w:dxaOrig="3440" w:dyaOrig="680" w14:anchorId="62BD36C0">
          <v:shape id="_x0000_i1248" type="#_x0000_t75" style="width:172pt;height:33.5pt" o:ole="">
            <v:imagedata r:id="rId419" o:title=""/>
          </v:shape>
          <o:OLEObject Type="Embed" ProgID="Equation.DSMT4" ShapeID="_x0000_i1248" DrawAspect="Content" ObjectID="_1760542848" r:id="rId420"/>
        </w:object>
      </w:r>
      <w:r w:rsidRPr="00920C94">
        <w:rPr>
          <w:rFonts w:ascii="Times New Roman" w:eastAsia="宋体" w:hAnsi="Times New Roman" w:hint="eastAsia"/>
          <w:sz w:val="24"/>
          <w:szCs w:val="24"/>
        </w:rPr>
        <w:t>，</w:t>
      </w:r>
    </w:p>
    <w:p w14:paraId="7C7736EE" w14:textId="36203CDC" w:rsidR="00D037A9"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t>圆台的体积</w:t>
      </w:r>
      <w:r w:rsidR="00DE5FF2" w:rsidRPr="00440ACB">
        <w:rPr>
          <w:rFonts w:ascii="Times New Roman" w:eastAsia="宋体" w:hAnsi="Times New Roman"/>
          <w:position w:val="-24"/>
          <w:sz w:val="24"/>
          <w:szCs w:val="24"/>
        </w:rPr>
        <w:object w:dxaOrig="5980" w:dyaOrig="680" w14:anchorId="0FEA4084">
          <v:shape id="_x0000_i1249" type="#_x0000_t75" style="width:299.5pt;height:33.5pt;mso-position-vertical:absolute" o:ole="">
            <v:imagedata r:id="rId421" o:title=""/>
            <o:lock v:ext="edit" aspectratio="f"/>
          </v:shape>
          <o:OLEObject Type="Embed" ProgID="Equation.DSMT4" ShapeID="_x0000_i1249" DrawAspect="Content" ObjectID="_1760542849" r:id="rId422"/>
        </w:object>
      </w:r>
      <w:r w:rsidRPr="00920C94">
        <w:rPr>
          <w:rFonts w:ascii="Times New Roman" w:eastAsia="宋体" w:hAnsi="Times New Roman" w:hint="eastAsia"/>
          <w:sz w:val="24"/>
          <w:szCs w:val="24"/>
        </w:rPr>
        <w:t>．</w:t>
      </w:r>
    </w:p>
    <w:p w14:paraId="04835627" w14:textId="77777777" w:rsidR="00240591" w:rsidRPr="00920C94" w:rsidRDefault="003A0B98" w:rsidP="004C00FF">
      <w:pPr>
        <w:snapToGrid w:val="0"/>
        <w:spacing w:line="312" w:lineRule="auto"/>
        <w:ind w:firstLineChars="200" w:firstLine="480"/>
        <w:rPr>
          <w:rFonts w:ascii="Times New Roman" w:eastAsia="宋体" w:hAnsi="Times New Roman"/>
          <w:sz w:val="24"/>
          <w:szCs w:val="24"/>
        </w:rPr>
      </w:pPr>
      <w:r w:rsidRPr="00920C94">
        <w:rPr>
          <w:rFonts w:ascii="Times New Roman" w:eastAsia="宋体" w:hAnsi="Times New Roman" w:hint="eastAsia"/>
          <w:sz w:val="24"/>
          <w:szCs w:val="24"/>
        </w:rPr>
        <w:lastRenderedPageBreak/>
        <w:t>所以，</w:t>
      </w:r>
      <w:r w:rsidR="00D037A9" w:rsidRPr="00440ACB">
        <w:rPr>
          <w:rFonts w:ascii="Times New Roman" w:eastAsia="宋体" w:hAnsi="Times New Roman"/>
          <w:position w:val="-32"/>
          <w:sz w:val="24"/>
          <w:szCs w:val="24"/>
        </w:rPr>
        <w:object w:dxaOrig="1060" w:dyaOrig="720" w14:anchorId="28B9B67C">
          <v:shape id="_x0000_i1250" type="#_x0000_t75" style="width:53.5pt;height:36.5pt" o:ole="">
            <v:imagedata r:id="rId423" o:title=""/>
          </v:shape>
          <o:OLEObject Type="Embed" ProgID="Equation.DSMT4" ShapeID="_x0000_i1250" DrawAspect="Content" ObjectID="_1760542850" r:id="rId424"/>
        </w:object>
      </w:r>
      <w:r w:rsidRPr="00920C94">
        <w:rPr>
          <w:rFonts w:ascii="Times New Roman" w:eastAsia="宋体" w:hAnsi="Times New Roman" w:hint="eastAsia"/>
          <w:sz w:val="24"/>
          <w:szCs w:val="24"/>
        </w:rPr>
        <w:t>．</w:t>
      </w:r>
    </w:p>
    <w:tbl>
      <w:tblPr>
        <w:tblStyle w:val="a4"/>
        <w:tblW w:w="7371" w:type="dxa"/>
        <w:jc w:val="center"/>
        <w:tblLook w:val="04A0" w:firstRow="1" w:lastRow="0" w:firstColumn="1" w:lastColumn="0" w:noHBand="0" w:noVBand="1"/>
      </w:tblPr>
      <w:tblGrid>
        <w:gridCol w:w="1134"/>
        <w:gridCol w:w="2835"/>
        <w:gridCol w:w="2268"/>
        <w:gridCol w:w="1134"/>
      </w:tblGrid>
      <w:tr w:rsidR="00D037A9" w:rsidRPr="00DC1C5F" w14:paraId="7056F4EA" w14:textId="77777777" w:rsidTr="00AE1A86">
        <w:trPr>
          <w:jc w:val="center"/>
        </w:trPr>
        <w:tc>
          <w:tcPr>
            <w:tcW w:w="1134" w:type="dxa"/>
            <w:vAlign w:val="center"/>
          </w:tcPr>
          <w:p w14:paraId="3D8CDC3A"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序号</w:t>
            </w:r>
          </w:p>
        </w:tc>
        <w:tc>
          <w:tcPr>
            <w:tcW w:w="2835" w:type="dxa"/>
            <w:vAlign w:val="center"/>
          </w:tcPr>
          <w:p w14:paraId="5FE9708A"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内容</w:t>
            </w:r>
          </w:p>
        </w:tc>
        <w:tc>
          <w:tcPr>
            <w:tcW w:w="2268" w:type="dxa"/>
            <w:vAlign w:val="center"/>
          </w:tcPr>
          <w:p w14:paraId="198F4550"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素养</w:t>
            </w:r>
          </w:p>
        </w:tc>
        <w:tc>
          <w:tcPr>
            <w:tcW w:w="1134" w:type="dxa"/>
            <w:vAlign w:val="center"/>
          </w:tcPr>
          <w:p w14:paraId="2862C61C"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水平</w:t>
            </w:r>
          </w:p>
        </w:tc>
      </w:tr>
      <w:tr w:rsidR="00D037A9" w:rsidRPr="00DC1C5F" w14:paraId="055C33B3" w14:textId="77777777" w:rsidTr="00AE1A86">
        <w:trPr>
          <w:jc w:val="center"/>
        </w:trPr>
        <w:tc>
          <w:tcPr>
            <w:tcW w:w="1134" w:type="dxa"/>
            <w:vAlign w:val="center"/>
          </w:tcPr>
          <w:p w14:paraId="52FE9F8E"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hint="eastAsia"/>
                <w:sz w:val="24"/>
                <w:szCs w:val="24"/>
              </w:rPr>
              <w:t>例</w:t>
            </w:r>
            <w:r w:rsidRPr="00920C94">
              <w:rPr>
                <w:rFonts w:ascii="Times New Roman" w:eastAsia="宋体" w:hAnsi="Times New Roman"/>
                <w:sz w:val="24"/>
                <w:szCs w:val="24"/>
              </w:rPr>
              <w:t>2</w:t>
            </w:r>
          </w:p>
        </w:tc>
        <w:tc>
          <w:tcPr>
            <w:tcW w:w="2835" w:type="dxa"/>
            <w:vAlign w:val="center"/>
          </w:tcPr>
          <w:p w14:paraId="0D3BEFD1" w14:textId="2CDEB566" w:rsidR="00D037A9" w:rsidRPr="00920C94" w:rsidRDefault="006B30EA" w:rsidP="004C00FF">
            <w:pPr>
              <w:snapToGrid w:val="0"/>
              <w:spacing w:line="312" w:lineRule="auto"/>
              <w:jc w:val="center"/>
              <w:rPr>
                <w:rFonts w:ascii="Times New Roman" w:eastAsia="宋体" w:hAnsi="Times New Roman"/>
                <w:sz w:val="24"/>
                <w:szCs w:val="24"/>
              </w:rPr>
            </w:pPr>
            <w:r>
              <w:rPr>
                <w:rFonts w:ascii="Times New Roman" w:eastAsia="宋体" w:hAnsi="Times New Roman" w:hint="eastAsia"/>
                <w:sz w:val="24"/>
                <w:szCs w:val="24"/>
              </w:rPr>
              <w:t>11.</w:t>
            </w:r>
            <w:r w:rsidR="00456E3B">
              <w:rPr>
                <w:rFonts w:ascii="Times New Roman" w:eastAsia="宋体" w:hAnsi="Times New Roman"/>
                <w:sz w:val="24"/>
                <w:szCs w:val="24"/>
              </w:rPr>
              <w:t>2</w:t>
            </w:r>
            <w:r w:rsidR="003A0B98" w:rsidRPr="00920C94">
              <w:rPr>
                <w:rFonts w:ascii="Times New Roman" w:eastAsia="宋体" w:hAnsi="Times New Roman"/>
                <w:sz w:val="24"/>
                <w:szCs w:val="24"/>
              </w:rPr>
              <w:t>锥体</w:t>
            </w:r>
          </w:p>
        </w:tc>
        <w:tc>
          <w:tcPr>
            <w:tcW w:w="2268" w:type="dxa"/>
            <w:vAlign w:val="center"/>
          </w:tcPr>
          <w:p w14:paraId="4F6BE79D"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直观想象</w:t>
            </w:r>
          </w:p>
          <w:p w14:paraId="79A13ED5"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逻辑推理</w:t>
            </w:r>
          </w:p>
          <w:p w14:paraId="39F4788D"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数学运算</w:t>
            </w:r>
          </w:p>
        </w:tc>
        <w:tc>
          <w:tcPr>
            <w:tcW w:w="1134" w:type="dxa"/>
            <w:vAlign w:val="center"/>
          </w:tcPr>
          <w:p w14:paraId="72C186C5" w14:textId="77777777" w:rsidR="00D037A9" w:rsidRPr="00920C94" w:rsidRDefault="003A0B98" w:rsidP="004C00FF">
            <w:pPr>
              <w:snapToGrid w:val="0"/>
              <w:spacing w:line="312" w:lineRule="auto"/>
              <w:jc w:val="center"/>
              <w:rPr>
                <w:rFonts w:ascii="Times New Roman" w:eastAsia="宋体" w:hAnsi="Times New Roman"/>
                <w:sz w:val="24"/>
                <w:szCs w:val="24"/>
              </w:rPr>
            </w:pPr>
            <w:r w:rsidRPr="00920C94">
              <w:rPr>
                <w:rFonts w:ascii="Times New Roman" w:eastAsia="宋体" w:hAnsi="Times New Roman"/>
                <w:sz w:val="24"/>
                <w:szCs w:val="24"/>
              </w:rPr>
              <w:t>C</w:t>
            </w:r>
          </w:p>
        </w:tc>
      </w:tr>
    </w:tbl>
    <w:p w14:paraId="3D37FE85" w14:textId="0F5D3D4A" w:rsidR="00317946" w:rsidRPr="00920C94" w:rsidRDefault="003A0B98" w:rsidP="004C00FF">
      <w:pPr>
        <w:snapToGrid w:val="0"/>
        <w:spacing w:line="312" w:lineRule="auto"/>
        <w:ind w:firstLineChars="200" w:firstLine="482"/>
        <w:rPr>
          <w:rFonts w:ascii="Times New Roman" w:eastAsia="宋体" w:hAnsi="Times New Roman"/>
          <w:sz w:val="24"/>
          <w:szCs w:val="24"/>
        </w:rPr>
      </w:pPr>
      <w:r w:rsidRPr="00920C94">
        <w:rPr>
          <w:rFonts w:ascii="Times New Roman" w:eastAsia="宋体" w:hAnsi="Times New Roman" w:hint="eastAsia"/>
          <w:b/>
          <w:sz w:val="24"/>
          <w:szCs w:val="24"/>
        </w:rPr>
        <w:t>说明</w:t>
      </w:r>
      <w:r w:rsidRPr="00920C94">
        <w:rPr>
          <w:rFonts w:ascii="Times New Roman" w:eastAsia="宋体" w:hAnsi="Times New Roman"/>
          <w:b/>
          <w:sz w:val="24"/>
          <w:szCs w:val="24"/>
        </w:rPr>
        <w:t xml:space="preserve"> </w:t>
      </w:r>
      <w:r w:rsidRPr="00920C94">
        <w:rPr>
          <w:rFonts w:ascii="Times New Roman" w:eastAsia="宋体" w:hAnsi="Times New Roman"/>
          <w:sz w:val="24"/>
          <w:szCs w:val="24"/>
        </w:rPr>
        <w:t>知道圆锥的侧面展开图是扇形</w:t>
      </w:r>
      <w:r w:rsidRPr="00920C94">
        <w:rPr>
          <w:rFonts w:ascii="Times New Roman" w:eastAsia="宋体" w:hAnsi="Times New Roman" w:hint="eastAsia"/>
          <w:sz w:val="24"/>
          <w:szCs w:val="24"/>
        </w:rPr>
        <w:t>，</w:t>
      </w:r>
      <w:r w:rsidR="00E27427">
        <w:rPr>
          <w:rFonts w:hint="eastAsia"/>
        </w:rPr>
        <w:t>该</w:t>
      </w:r>
      <w:r w:rsidR="00E27427" w:rsidRPr="00807133">
        <w:rPr>
          <w:rFonts w:ascii="Times New Roman" w:eastAsia="宋体" w:hAnsi="Times New Roman"/>
          <w:sz w:val="24"/>
          <w:szCs w:val="24"/>
        </w:rPr>
        <w:t>扇形的</w:t>
      </w:r>
      <w:r w:rsidR="00E27427">
        <w:rPr>
          <w:rFonts w:ascii="Times New Roman" w:eastAsia="宋体" w:hAnsi="Times New Roman" w:hint="eastAsia"/>
          <w:sz w:val="24"/>
          <w:szCs w:val="24"/>
        </w:rPr>
        <w:t>半径为圆锥的母线长，其</w:t>
      </w:r>
      <w:r w:rsidR="00E27427" w:rsidRPr="00807133">
        <w:rPr>
          <w:rFonts w:ascii="Times New Roman" w:eastAsia="宋体" w:hAnsi="Times New Roman"/>
          <w:sz w:val="24"/>
          <w:szCs w:val="24"/>
        </w:rPr>
        <w:t>弧长</w:t>
      </w:r>
      <w:r w:rsidR="00E27427">
        <w:rPr>
          <w:rFonts w:ascii="Times New Roman" w:eastAsia="宋体" w:hAnsi="Times New Roman" w:hint="eastAsia"/>
          <w:sz w:val="24"/>
          <w:szCs w:val="24"/>
        </w:rPr>
        <w:t>等于圆锥的底面圆周长</w:t>
      </w:r>
      <w:r w:rsidRPr="00920C94">
        <w:rPr>
          <w:rFonts w:ascii="Times New Roman" w:eastAsia="宋体" w:hAnsi="Times New Roman" w:hint="eastAsia"/>
          <w:sz w:val="24"/>
          <w:szCs w:val="24"/>
        </w:rPr>
        <w:t>．</w:t>
      </w:r>
      <w:r w:rsidRPr="00920C94">
        <w:rPr>
          <w:rFonts w:ascii="Times New Roman" w:eastAsia="宋体" w:hAnsi="Times New Roman"/>
          <w:sz w:val="24"/>
          <w:szCs w:val="24"/>
        </w:rPr>
        <w:t>理解锥体的体积</w:t>
      </w:r>
      <w:r w:rsidRPr="00920C94">
        <w:rPr>
          <w:rFonts w:ascii="Times New Roman" w:eastAsia="宋体" w:hAnsi="Times New Roman" w:hint="eastAsia"/>
          <w:sz w:val="24"/>
          <w:szCs w:val="24"/>
        </w:rPr>
        <w:t>和表面积公式，</w:t>
      </w:r>
      <w:r w:rsidRPr="00920C94">
        <w:rPr>
          <w:rFonts w:ascii="Times New Roman" w:eastAsia="宋体" w:hAnsi="Times New Roman"/>
          <w:sz w:val="24"/>
          <w:szCs w:val="24"/>
        </w:rPr>
        <w:t>了解台体的体积公式</w:t>
      </w:r>
      <w:r w:rsidRPr="00920C94">
        <w:rPr>
          <w:rFonts w:ascii="Times New Roman" w:eastAsia="宋体" w:hAnsi="Times New Roman" w:hint="eastAsia"/>
          <w:sz w:val="24"/>
          <w:szCs w:val="24"/>
        </w:rPr>
        <w:t>，</w:t>
      </w:r>
      <w:r w:rsidRPr="00920C94">
        <w:rPr>
          <w:rFonts w:ascii="Times New Roman" w:eastAsia="宋体" w:hAnsi="Times New Roman"/>
          <w:sz w:val="24"/>
          <w:szCs w:val="24"/>
        </w:rPr>
        <w:t>能在推理论证的基础上选择合理的运算方法</w:t>
      </w:r>
      <w:r w:rsidRPr="00920C94">
        <w:rPr>
          <w:rFonts w:ascii="Times New Roman" w:eastAsia="宋体" w:hAnsi="Times New Roman" w:hint="eastAsia"/>
          <w:sz w:val="24"/>
          <w:szCs w:val="24"/>
        </w:rPr>
        <w:t>、</w:t>
      </w:r>
      <w:r w:rsidRPr="00920C94">
        <w:rPr>
          <w:rFonts w:ascii="Times New Roman" w:eastAsia="宋体" w:hAnsi="Times New Roman"/>
          <w:sz w:val="24"/>
          <w:szCs w:val="24"/>
        </w:rPr>
        <w:t>设计运</w:t>
      </w:r>
      <w:r w:rsidRPr="00920C94">
        <w:rPr>
          <w:rFonts w:ascii="Times New Roman" w:eastAsia="宋体" w:hAnsi="Times New Roman" w:hint="eastAsia"/>
          <w:sz w:val="24"/>
          <w:szCs w:val="24"/>
        </w:rPr>
        <w:t>算程序、</w:t>
      </w:r>
      <w:r w:rsidRPr="00920C94">
        <w:rPr>
          <w:rFonts w:ascii="Times New Roman" w:eastAsia="宋体" w:hAnsi="Times New Roman"/>
          <w:sz w:val="24"/>
          <w:szCs w:val="24"/>
        </w:rPr>
        <w:t>综合运用有关公式求解与锥体相关的简单几何体的体积和表面积问题</w:t>
      </w:r>
      <w:r w:rsidRPr="00920C94">
        <w:rPr>
          <w:rFonts w:ascii="Times New Roman" w:eastAsia="宋体" w:hAnsi="Times New Roman" w:hint="eastAsia"/>
          <w:sz w:val="24"/>
          <w:szCs w:val="24"/>
        </w:rPr>
        <w:t>．本题</w:t>
      </w:r>
      <w:proofErr w:type="gramStart"/>
      <w:r w:rsidRPr="00920C94">
        <w:rPr>
          <w:rFonts w:ascii="Times New Roman" w:eastAsia="宋体" w:hAnsi="Times New Roman" w:hint="eastAsia"/>
          <w:sz w:val="24"/>
          <w:szCs w:val="24"/>
        </w:rPr>
        <w:t>中台体体积</w:t>
      </w:r>
      <w:proofErr w:type="gramEnd"/>
      <w:r w:rsidRPr="00920C94">
        <w:rPr>
          <w:rFonts w:ascii="Times New Roman" w:eastAsia="宋体" w:hAnsi="Times New Roman" w:hint="eastAsia"/>
          <w:sz w:val="24"/>
          <w:szCs w:val="24"/>
        </w:rPr>
        <w:t>公式并非必须，可以用大圆锥体积减去小圆锥体积来</w:t>
      </w:r>
      <w:proofErr w:type="gramStart"/>
      <w:r w:rsidRPr="00920C94">
        <w:rPr>
          <w:rFonts w:ascii="Times New Roman" w:eastAsia="宋体" w:hAnsi="Times New Roman" w:hint="eastAsia"/>
          <w:sz w:val="24"/>
          <w:szCs w:val="24"/>
        </w:rPr>
        <w:t>计算台体体积</w:t>
      </w:r>
      <w:proofErr w:type="gramEnd"/>
      <w:r w:rsidRPr="00920C94">
        <w:rPr>
          <w:rFonts w:ascii="Times New Roman" w:eastAsia="宋体" w:hAnsi="Times New Roman" w:hint="eastAsia"/>
          <w:sz w:val="24"/>
          <w:szCs w:val="24"/>
        </w:rPr>
        <w:t>；在此基础上，类比“平面中两个相似的图形，面积比为相似比的平方”得到“空间中两个相似的几何体，体积比为相似比的立方”</w:t>
      </w:r>
      <w:r w:rsidR="00290DA4">
        <w:rPr>
          <w:rFonts w:ascii="Times New Roman" w:eastAsia="宋体" w:hAnsi="Times New Roman" w:hint="eastAsia"/>
          <w:sz w:val="24"/>
          <w:szCs w:val="24"/>
        </w:rPr>
        <w:t>可以</w:t>
      </w:r>
      <w:r w:rsidRPr="00920C94">
        <w:rPr>
          <w:rFonts w:ascii="Times New Roman" w:eastAsia="宋体" w:hAnsi="Times New Roman" w:hint="eastAsia"/>
          <w:sz w:val="24"/>
          <w:szCs w:val="24"/>
        </w:rPr>
        <w:t>直接得出</w:t>
      </w:r>
      <w:r w:rsidR="00ED3476" w:rsidRPr="00440ACB">
        <w:rPr>
          <w:rFonts w:ascii="Times New Roman" w:eastAsia="宋体" w:hAnsi="Times New Roman"/>
          <w:position w:val="-64"/>
          <w:sz w:val="24"/>
          <w:szCs w:val="24"/>
        </w:rPr>
        <w:object w:dxaOrig="2120" w:dyaOrig="1400" w14:anchorId="779A852A">
          <v:shape id="_x0000_i1251" type="#_x0000_t75" style="width:105.5pt;height:70pt" o:ole="">
            <v:imagedata r:id="rId425" o:title=""/>
          </v:shape>
          <o:OLEObject Type="Embed" ProgID="Equation.DSMT4" ShapeID="_x0000_i1251" DrawAspect="Content" ObjectID="_1760542851" r:id="rId426"/>
        </w:object>
      </w:r>
      <w:r w:rsidRPr="00920C94">
        <w:rPr>
          <w:rFonts w:ascii="Times New Roman" w:eastAsia="宋体" w:hAnsi="Times New Roman" w:hint="eastAsia"/>
          <w:sz w:val="24"/>
          <w:szCs w:val="24"/>
        </w:rPr>
        <w:t>．</w:t>
      </w:r>
    </w:p>
    <w:p w14:paraId="282BF967" w14:textId="77777777" w:rsidR="00751121" w:rsidRPr="00920C94" w:rsidRDefault="003A0B98" w:rsidP="004C00FF">
      <w:pPr>
        <w:snapToGrid w:val="0"/>
        <w:spacing w:line="312" w:lineRule="auto"/>
        <w:ind w:left="480"/>
        <w:rPr>
          <w:rFonts w:ascii="Times New Roman" w:eastAsia="宋体" w:hAnsi="Times New Roman"/>
          <w:b/>
          <w:bCs/>
          <w:sz w:val="24"/>
          <w:szCs w:val="24"/>
        </w:rPr>
      </w:pPr>
      <w:r w:rsidRPr="00920C94">
        <w:rPr>
          <w:rFonts w:ascii="Times New Roman" w:eastAsia="宋体" w:hAnsi="Times New Roman" w:hint="eastAsia"/>
          <w:b/>
          <w:bCs/>
          <w:sz w:val="24"/>
          <w:szCs w:val="24"/>
        </w:rPr>
        <w:t>六、单元资源设计</w:t>
      </w:r>
    </w:p>
    <w:p w14:paraId="3A0BAA07" w14:textId="1762506B" w:rsidR="00751121" w:rsidRPr="00920C94" w:rsidRDefault="003A0B98" w:rsidP="004C00FF">
      <w:pPr>
        <w:snapToGrid w:val="0"/>
        <w:spacing w:line="312" w:lineRule="auto"/>
        <w:ind w:left="480"/>
        <w:rPr>
          <w:rFonts w:ascii="Times New Roman" w:eastAsia="宋体" w:hAnsi="Times New Roman"/>
          <w:sz w:val="24"/>
          <w:szCs w:val="24"/>
        </w:rPr>
      </w:pPr>
      <w:r w:rsidRPr="00920C94">
        <w:rPr>
          <w:rFonts w:ascii="Times New Roman" w:eastAsia="宋体" w:hAnsi="Times New Roman"/>
          <w:sz w:val="24"/>
          <w:szCs w:val="24"/>
        </w:rPr>
        <w:t>1</w:t>
      </w:r>
      <w:r w:rsidR="006B30EA">
        <w:rPr>
          <w:rFonts w:ascii="Times New Roman" w:eastAsia="宋体" w:hAnsi="Times New Roman"/>
          <w:sz w:val="24"/>
          <w:szCs w:val="24"/>
        </w:rPr>
        <w:t>．</w:t>
      </w:r>
      <w:r w:rsidRPr="00920C94">
        <w:rPr>
          <w:rFonts w:ascii="Times New Roman" w:eastAsia="宋体" w:hAnsi="Times New Roman" w:hint="eastAsia"/>
          <w:sz w:val="24"/>
          <w:szCs w:val="24"/>
        </w:rPr>
        <w:t>阅读资源</w:t>
      </w:r>
    </w:p>
    <w:p w14:paraId="6C869E90" w14:textId="77777777" w:rsidR="00D95ABF" w:rsidRPr="00920C94" w:rsidRDefault="003A0B98" w:rsidP="004C00FF">
      <w:pPr>
        <w:tabs>
          <w:tab w:val="left" w:pos="420"/>
        </w:tabs>
        <w:snapToGrid w:val="0"/>
        <w:spacing w:line="312" w:lineRule="auto"/>
        <w:ind w:firstLineChars="200" w:firstLine="480"/>
        <w:jc w:val="left"/>
        <w:rPr>
          <w:rFonts w:ascii="Times New Roman" w:eastAsia="宋体" w:hAnsi="Times New Roman" w:cs="Times New Roman"/>
          <w:kern w:val="0"/>
          <w:sz w:val="24"/>
          <w:szCs w:val="24"/>
        </w:rPr>
      </w:pPr>
      <w:r w:rsidRPr="00920C94">
        <w:rPr>
          <w:rFonts w:ascii="Times New Roman" w:eastAsia="宋体" w:hAnsi="Times New Roman" w:cs="Times New Roman" w:hint="eastAsia"/>
          <w:snapToGrid w:val="0"/>
          <w:color w:val="000000"/>
          <w:kern w:val="0"/>
          <w:sz w:val="24"/>
          <w:szCs w:val="24"/>
        </w:rPr>
        <w:t>（</w:t>
      </w:r>
      <w:r w:rsidRPr="00920C94">
        <w:rPr>
          <w:rFonts w:ascii="Times New Roman" w:eastAsia="宋体" w:hAnsi="Times New Roman" w:cs="Times New Roman"/>
          <w:snapToGrid w:val="0"/>
          <w:color w:val="000000"/>
          <w:kern w:val="0"/>
          <w:sz w:val="24"/>
          <w:szCs w:val="24"/>
        </w:rPr>
        <w:t>1</w:t>
      </w:r>
      <w:r w:rsidRPr="00920C94">
        <w:rPr>
          <w:rFonts w:ascii="Times New Roman" w:eastAsia="宋体" w:hAnsi="Times New Roman" w:cs="Times New Roman" w:hint="eastAsia"/>
          <w:snapToGrid w:val="0"/>
          <w:color w:val="000000"/>
          <w:kern w:val="0"/>
          <w:sz w:val="24"/>
          <w:szCs w:val="24"/>
        </w:rPr>
        <w:t>）《中学数学中的数学史》第</w:t>
      </w:r>
      <w:r w:rsidRPr="00920C94">
        <w:rPr>
          <w:rFonts w:ascii="Times New Roman" w:eastAsia="宋体" w:hAnsi="Times New Roman" w:cs="Times New Roman"/>
          <w:snapToGrid w:val="0"/>
          <w:color w:val="000000"/>
          <w:kern w:val="0"/>
          <w:sz w:val="24"/>
          <w:szCs w:val="24"/>
        </w:rPr>
        <w:t>3</w:t>
      </w:r>
      <w:r w:rsidRPr="00920C94">
        <w:rPr>
          <w:rFonts w:ascii="Times New Roman" w:eastAsia="宋体" w:hAnsi="Times New Roman" w:cs="Times New Roman" w:hint="eastAsia"/>
          <w:snapToGrid w:val="0"/>
          <w:color w:val="000000"/>
          <w:kern w:val="0"/>
          <w:sz w:val="24"/>
          <w:szCs w:val="24"/>
        </w:rPr>
        <w:t>章，汪晓勤、韩祥临编著，科学出版社．</w:t>
      </w:r>
    </w:p>
    <w:p w14:paraId="037DFA38" w14:textId="5AD876D0" w:rsidR="00D95ABF" w:rsidRPr="00920C94" w:rsidRDefault="003A0B98" w:rsidP="004C00FF">
      <w:pPr>
        <w:tabs>
          <w:tab w:val="left" w:pos="420"/>
        </w:tabs>
        <w:snapToGrid w:val="0"/>
        <w:spacing w:line="312" w:lineRule="auto"/>
        <w:ind w:firstLineChars="200" w:firstLine="480"/>
        <w:jc w:val="left"/>
        <w:rPr>
          <w:rFonts w:ascii="Times New Roman" w:eastAsia="宋体" w:hAnsi="Times New Roman" w:cs="Times New Roman"/>
          <w:kern w:val="0"/>
          <w:sz w:val="24"/>
          <w:szCs w:val="24"/>
        </w:rPr>
      </w:pPr>
      <w:r w:rsidRPr="00920C94">
        <w:rPr>
          <w:rFonts w:ascii="Times New Roman" w:eastAsia="宋体" w:hAnsi="Times New Roman" w:cs="Times New Roman" w:hint="eastAsia"/>
          <w:snapToGrid w:val="0"/>
          <w:color w:val="000000"/>
          <w:kern w:val="0"/>
          <w:sz w:val="24"/>
          <w:szCs w:val="24"/>
        </w:rPr>
        <w:t>（</w:t>
      </w:r>
      <w:r w:rsidRPr="00920C94">
        <w:rPr>
          <w:rFonts w:ascii="Times New Roman" w:eastAsia="宋体" w:hAnsi="Times New Roman" w:cs="Times New Roman"/>
          <w:snapToGrid w:val="0"/>
          <w:color w:val="000000"/>
          <w:kern w:val="0"/>
          <w:sz w:val="24"/>
          <w:szCs w:val="24"/>
        </w:rPr>
        <w:t>2</w:t>
      </w:r>
      <w:r w:rsidRPr="00920C94">
        <w:rPr>
          <w:rFonts w:ascii="Times New Roman" w:eastAsia="宋体" w:hAnsi="Times New Roman" w:cs="Times New Roman" w:hint="eastAsia"/>
          <w:snapToGrid w:val="0"/>
          <w:color w:val="000000"/>
          <w:kern w:val="0"/>
          <w:sz w:val="24"/>
          <w:szCs w:val="24"/>
        </w:rPr>
        <w:t>）</w:t>
      </w:r>
      <w:r w:rsidRPr="00920C94">
        <w:rPr>
          <w:rFonts w:ascii="Times New Roman" w:eastAsia="宋体" w:hAnsi="Times New Roman" w:cs="Times New Roman"/>
          <w:snapToGrid w:val="0"/>
          <w:color w:val="000000"/>
          <w:kern w:val="0"/>
          <w:sz w:val="24"/>
          <w:szCs w:val="24"/>
        </w:rPr>
        <w:t>《趣味立体几何》，蒋声</w:t>
      </w:r>
      <w:r w:rsidRPr="00920C94">
        <w:rPr>
          <w:rFonts w:ascii="Times New Roman" w:eastAsia="宋体" w:hAnsi="Times New Roman" w:cs="Times New Roman" w:hint="eastAsia"/>
          <w:snapToGrid w:val="0"/>
          <w:color w:val="000000"/>
          <w:kern w:val="0"/>
          <w:sz w:val="24"/>
          <w:szCs w:val="24"/>
        </w:rPr>
        <w:t>、</w:t>
      </w:r>
      <w:r w:rsidRPr="00920C94">
        <w:rPr>
          <w:rFonts w:ascii="Times New Roman" w:eastAsia="宋体" w:hAnsi="Times New Roman" w:cs="Times New Roman"/>
          <w:snapToGrid w:val="0"/>
          <w:color w:val="000000"/>
          <w:kern w:val="0"/>
          <w:sz w:val="24"/>
          <w:szCs w:val="24"/>
        </w:rPr>
        <w:t>陈瑞琛编，上海教育出版社</w:t>
      </w:r>
      <w:r w:rsidR="006B30EA">
        <w:rPr>
          <w:rFonts w:ascii="Times New Roman" w:eastAsia="宋体" w:hAnsi="Times New Roman" w:cs="Times New Roman"/>
          <w:snapToGrid w:val="0"/>
          <w:color w:val="000000"/>
          <w:kern w:val="0"/>
          <w:sz w:val="24"/>
          <w:szCs w:val="24"/>
        </w:rPr>
        <w:t>．</w:t>
      </w:r>
      <w:r w:rsidRPr="00920C94">
        <w:rPr>
          <w:rFonts w:ascii="Times New Roman" w:eastAsia="宋体" w:hAnsi="Times New Roman" w:cs="Times New Roman"/>
          <w:snapToGrid w:val="0"/>
          <w:color w:val="000000"/>
          <w:kern w:val="0"/>
          <w:sz w:val="24"/>
          <w:szCs w:val="24"/>
        </w:rPr>
        <w:t xml:space="preserve"> </w:t>
      </w:r>
    </w:p>
    <w:p w14:paraId="12F4EC38" w14:textId="3018B606" w:rsidR="00D95ABF" w:rsidRPr="00920C94" w:rsidRDefault="003A0B98" w:rsidP="004C00FF">
      <w:pPr>
        <w:snapToGrid w:val="0"/>
        <w:spacing w:line="312" w:lineRule="auto"/>
        <w:ind w:left="480"/>
        <w:rPr>
          <w:rFonts w:ascii="Times New Roman" w:eastAsia="宋体" w:hAnsi="Times New Roman" w:cs="Times New Roman"/>
          <w:snapToGrid w:val="0"/>
          <w:color w:val="000000"/>
          <w:spacing w:val="6"/>
          <w:kern w:val="0"/>
          <w:sz w:val="24"/>
          <w:szCs w:val="24"/>
        </w:rPr>
      </w:pPr>
      <w:r w:rsidRPr="00920C94">
        <w:rPr>
          <w:rFonts w:ascii="Times New Roman" w:eastAsia="宋体" w:hAnsi="Times New Roman" w:cs="Times New Roman" w:hint="eastAsia"/>
          <w:snapToGrid w:val="0"/>
          <w:color w:val="000000"/>
          <w:spacing w:val="6"/>
          <w:kern w:val="0"/>
          <w:sz w:val="24"/>
          <w:szCs w:val="24"/>
        </w:rPr>
        <w:t>（</w:t>
      </w:r>
      <w:r w:rsidRPr="00920C94">
        <w:rPr>
          <w:rFonts w:ascii="Times New Roman" w:eastAsia="宋体" w:hAnsi="Times New Roman" w:cs="Times New Roman"/>
          <w:snapToGrid w:val="0"/>
          <w:color w:val="000000"/>
          <w:spacing w:val="6"/>
          <w:kern w:val="0"/>
          <w:sz w:val="24"/>
          <w:szCs w:val="24"/>
        </w:rPr>
        <w:t>3</w:t>
      </w:r>
      <w:r w:rsidRPr="00920C94">
        <w:rPr>
          <w:rFonts w:ascii="Times New Roman" w:eastAsia="宋体" w:hAnsi="Times New Roman" w:cs="Times New Roman" w:hint="eastAsia"/>
          <w:snapToGrid w:val="0"/>
          <w:color w:val="000000"/>
          <w:spacing w:val="6"/>
          <w:kern w:val="0"/>
          <w:sz w:val="24"/>
          <w:szCs w:val="24"/>
        </w:rPr>
        <w:t>）《几何原本》第十一卷、第十二卷，欧几里得原著</w:t>
      </w:r>
      <w:r w:rsidR="006B30EA">
        <w:rPr>
          <w:rFonts w:ascii="Times New Roman" w:eastAsia="宋体" w:hAnsi="Times New Roman" w:cs="Times New Roman"/>
          <w:snapToGrid w:val="0"/>
          <w:color w:val="000000"/>
          <w:spacing w:val="6"/>
          <w:kern w:val="0"/>
          <w:sz w:val="24"/>
          <w:szCs w:val="24"/>
        </w:rPr>
        <w:t>．</w:t>
      </w:r>
    </w:p>
    <w:p w14:paraId="5916EAD2" w14:textId="77777777" w:rsidR="00D95ABF" w:rsidRPr="00920C94" w:rsidRDefault="003A0B98" w:rsidP="004C00FF">
      <w:pPr>
        <w:adjustRightInd w:val="0"/>
        <w:snapToGrid w:val="0"/>
        <w:spacing w:line="312" w:lineRule="auto"/>
        <w:ind w:firstLineChars="200" w:firstLine="480"/>
        <w:rPr>
          <w:rFonts w:ascii="Times New Roman" w:eastAsia="宋体" w:hAnsi="Times New Roman" w:cs="Times New Roman"/>
          <w:kern w:val="0"/>
          <w:sz w:val="24"/>
          <w:szCs w:val="24"/>
        </w:rPr>
      </w:pPr>
      <w:r w:rsidRPr="00920C94">
        <w:rPr>
          <w:rFonts w:ascii="Times New Roman" w:eastAsia="宋体" w:hAnsi="Times New Roman" w:cs="Times New Roman" w:hint="eastAsia"/>
          <w:snapToGrid w:val="0"/>
          <w:color w:val="000000"/>
          <w:kern w:val="0"/>
          <w:sz w:val="24"/>
          <w:szCs w:val="24"/>
        </w:rPr>
        <w:t>（</w:t>
      </w:r>
      <w:r w:rsidRPr="00920C94">
        <w:rPr>
          <w:rFonts w:ascii="Times New Roman" w:eastAsia="宋体" w:hAnsi="Times New Roman" w:cs="Times New Roman"/>
          <w:snapToGrid w:val="0"/>
          <w:color w:val="000000"/>
          <w:kern w:val="0"/>
          <w:sz w:val="24"/>
          <w:szCs w:val="24"/>
        </w:rPr>
        <w:t>4</w:t>
      </w:r>
      <w:r w:rsidRPr="00920C94">
        <w:rPr>
          <w:rFonts w:ascii="Times New Roman" w:eastAsia="宋体" w:hAnsi="Times New Roman" w:cs="Times New Roman" w:hint="eastAsia"/>
          <w:snapToGrid w:val="0"/>
          <w:color w:val="000000"/>
          <w:kern w:val="0"/>
          <w:sz w:val="24"/>
          <w:szCs w:val="24"/>
        </w:rPr>
        <w:t>）《从刘徽割圆谈起》，龚昇著，科学出版社．</w:t>
      </w:r>
    </w:p>
    <w:p w14:paraId="5F3B6942" w14:textId="77777777" w:rsidR="00D95ABF" w:rsidRPr="00920C94" w:rsidRDefault="003A0B98" w:rsidP="004C00FF">
      <w:pPr>
        <w:adjustRightInd w:val="0"/>
        <w:snapToGrid w:val="0"/>
        <w:spacing w:line="312" w:lineRule="auto"/>
        <w:ind w:firstLineChars="200" w:firstLine="480"/>
        <w:rPr>
          <w:rFonts w:ascii="Times New Roman" w:eastAsia="宋体" w:hAnsi="Times New Roman" w:cs="Times New Roman"/>
          <w:kern w:val="0"/>
          <w:sz w:val="24"/>
          <w:szCs w:val="24"/>
        </w:rPr>
      </w:pPr>
      <w:r w:rsidRPr="00920C94">
        <w:rPr>
          <w:rFonts w:ascii="Times New Roman" w:eastAsia="宋体" w:hAnsi="Times New Roman" w:cs="Times New Roman" w:hint="eastAsia"/>
          <w:snapToGrid w:val="0"/>
          <w:color w:val="000000"/>
          <w:kern w:val="0"/>
          <w:sz w:val="24"/>
          <w:szCs w:val="24"/>
        </w:rPr>
        <w:t>（</w:t>
      </w:r>
      <w:r w:rsidRPr="00920C94">
        <w:rPr>
          <w:rFonts w:ascii="Times New Roman" w:eastAsia="宋体" w:hAnsi="Times New Roman" w:cs="Times New Roman"/>
          <w:snapToGrid w:val="0"/>
          <w:color w:val="000000"/>
          <w:kern w:val="0"/>
          <w:sz w:val="24"/>
          <w:szCs w:val="24"/>
        </w:rPr>
        <w:t>5</w:t>
      </w:r>
      <w:r w:rsidRPr="00920C94">
        <w:rPr>
          <w:rFonts w:ascii="Times New Roman" w:eastAsia="宋体" w:hAnsi="Times New Roman" w:cs="Times New Roman" w:hint="eastAsia"/>
          <w:snapToGrid w:val="0"/>
          <w:color w:val="000000"/>
          <w:kern w:val="0"/>
          <w:sz w:val="24"/>
          <w:szCs w:val="24"/>
        </w:rPr>
        <w:t>）《多面体的欧拉定理和闭曲面的拓扑分类》，江泽涵著，科学出版社．</w:t>
      </w:r>
    </w:p>
    <w:p w14:paraId="0541E332" w14:textId="77777777" w:rsidR="002377D1" w:rsidRDefault="002377D1" w:rsidP="004C00FF">
      <w:pPr>
        <w:adjustRightInd w:val="0"/>
        <w:snapToGrid w:val="0"/>
        <w:spacing w:line="312" w:lineRule="auto"/>
        <w:ind w:firstLineChars="200" w:firstLine="480"/>
        <w:rPr>
          <w:rFonts w:ascii="Times New Roman" w:eastAsia="宋体" w:hAnsi="Times New Roman"/>
          <w:sz w:val="24"/>
          <w:szCs w:val="24"/>
        </w:rPr>
      </w:pPr>
      <w:r>
        <w:rPr>
          <w:rFonts w:ascii="Times New Roman" w:eastAsia="宋体" w:hAnsi="Times New Roman"/>
          <w:sz w:val="24"/>
          <w:szCs w:val="24"/>
        </w:rPr>
        <w:t>2</w:t>
      </w:r>
      <w:r>
        <w:rPr>
          <w:rFonts w:ascii="Times New Roman" w:eastAsia="宋体" w:hAnsi="Times New Roman" w:hint="eastAsia"/>
          <w:sz w:val="24"/>
          <w:szCs w:val="24"/>
        </w:rPr>
        <w:t>．课件资源</w:t>
      </w:r>
    </w:p>
    <w:p w14:paraId="4BB59CF3" w14:textId="7FD64B1E" w:rsidR="002377D1" w:rsidRDefault="006B30EA" w:rsidP="004C00FF">
      <w:pPr>
        <w:adjustRightInd w:val="0"/>
        <w:snapToGrid w:val="0"/>
        <w:spacing w:line="312" w:lineRule="auto"/>
        <w:ind w:firstLineChars="200" w:firstLine="480"/>
        <w:rPr>
          <w:rFonts w:ascii="Times New Roman" w:eastAsia="宋体" w:hAnsi="Times New Roman"/>
          <w:sz w:val="24"/>
          <w:szCs w:val="24"/>
        </w:rPr>
      </w:pPr>
      <w:r>
        <w:rPr>
          <w:rFonts w:ascii="Times New Roman" w:eastAsia="宋体" w:hAnsi="Times New Roman"/>
          <w:sz w:val="24"/>
          <w:szCs w:val="24"/>
        </w:rPr>
        <w:t>11.</w:t>
      </w:r>
      <w:r w:rsidR="002377D1">
        <w:rPr>
          <w:rFonts w:ascii="Times New Roman" w:eastAsia="宋体" w:hAnsi="Times New Roman" w:hint="eastAsia"/>
          <w:sz w:val="24"/>
          <w:szCs w:val="24"/>
        </w:rPr>
        <w:t>1</w:t>
      </w:r>
      <w:r w:rsidR="002377D1">
        <w:rPr>
          <w:rFonts w:ascii="Times New Roman" w:eastAsia="宋体" w:hAnsi="Times New Roman" w:hint="eastAsia"/>
          <w:sz w:val="24"/>
          <w:szCs w:val="24"/>
        </w:rPr>
        <w:t>柱体（</w:t>
      </w:r>
      <w:r w:rsidR="002377D1">
        <w:rPr>
          <w:rFonts w:ascii="Times New Roman" w:eastAsia="宋体" w:hAnsi="Times New Roman" w:hint="eastAsia"/>
          <w:sz w:val="24"/>
          <w:szCs w:val="24"/>
        </w:rPr>
        <w:t>1</w:t>
      </w:r>
      <w:r w:rsidR="002377D1">
        <w:rPr>
          <w:rFonts w:ascii="Times New Roman" w:eastAsia="宋体" w:hAnsi="Times New Roman" w:hint="eastAsia"/>
          <w:sz w:val="24"/>
          <w:szCs w:val="24"/>
        </w:rPr>
        <w:t>）（</w:t>
      </w:r>
      <w:r w:rsidR="002377D1">
        <w:rPr>
          <w:rFonts w:ascii="Times New Roman" w:eastAsia="宋体" w:hAnsi="Times New Roman" w:hint="eastAsia"/>
          <w:sz w:val="24"/>
          <w:szCs w:val="24"/>
        </w:rPr>
        <w:t>2</w:t>
      </w:r>
      <w:r w:rsidR="002377D1">
        <w:rPr>
          <w:rFonts w:ascii="Times New Roman" w:eastAsia="宋体" w:hAnsi="Times New Roman" w:hint="eastAsia"/>
          <w:sz w:val="24"/>
          <w:szCs w:val="24"/>
        </w:rPr>
        <w:t>）</w:t>
      </w:r>
      <w:r w:rsidR="005659DB">
        <w:rPr>
          <w:rFonts w:ascii="Times New Roman" w:eastAsia="宋体" w:hAnsi="Times New Roman" w:hint="eastAsia"/>
          <w:sz w:val="24"/>
          <w:szCs w:val="24"/>
        </w:rPr>
        <w:t>（</w:t>
      </w:r>
      <w:r w:rsidR="005659DB">
        <w:rPr>
          <w:rFonts w:ascii="Times New Roman" w:eastAsia="宋体" w:hAnsi="Times New Roman" w:hint="eastAsia"/>
          <w:sz w:val="24"/>
          <w:szCs w:val="24"/>
        </w:rPr>
        <w:t>3</w:t>
      </w:r>
      <w:r w:rsidR="005659DB">
        <w:rPr>
          <w:rFonts w:ascii="Times New Roman" w:eastAsia="宋体" w:hAnsi="Times New Roman" w:hint="eastAsia"/>
          <w:sz w:val="24"/>
          <w:szCs w:val="24"/>
        </w:rPr>
        <w:t>）</w:t>
      </w:r>
      <w:r w:rsidR="002377D1">
        <w:rPr>
          <w:rFonts w:ascii="Times New Roman" w:eastAsia="宋体" w:hAnsi="Times New Roman" w:hint="eastAsia"/>
          <w:sz w:val="24"/>
          <w:szCs w:val="24"/>
        </w:rPr>
        <w:t>，</w:t>
      </w:r>
      <w:r>
        <w:rPr>
          <w:rFonts w:ascii="Times New Roman" w:eastAsia="宋体" w:hAnsi="Times New Roman"/>
          <w:sz w:val="24"/>
          <w:szCs w:val="24"/>
        </w:rPr>
        <w:t>11.</w:t>
      </w:r>
      <w:r w:rsidR="002377D1">
        <w:rPr>
          <w:rFonts w:ascii="Times New Roman" w:eastAsia="宋体" w:hAnsi="Times New Roman"/>
          <w:sz w:val="24"/>
          <w:szCs w:val="24"/>
        </w:rPr>
        <w:t>2</w:t>
      </w:r>
      <w:r w:rsidR="002377D1">
        <w:rPr>
          <w:rFonts w:ascii="Times New Roman" w:eastAsia="宋体" w:hAnsi="Times New Roman" w:hint="eastAsia"/>
          <w:sz w:val="24"/>
          <w:szCs w:val="24"/>
        </w:rPr>
        <w:t>锥体（</w:t>
      </w:r>
      <w:r w:rsidR="002377D1">
        <w:rPr>
          <w:rFonts w:ascii="Times New Roman" w:eastAsia="宋体" w:hAnsi="Times New Roman" w:hint="eastAsia"/>
          <w:sz w:val="24"/>
          <w:szCs w:val="24"/>
        </w:rPr>
        <w:t>1</w:t>
      </w:r>
      <w:r w:rsidR="002377D1">
        <w:rPr>
          <w:rFonts w:ascii="Times New Roman" w:eastAsia="宋体" w:hAnsi="Times New Roman" w:hint="eastAsia"/>
          <w:sz w:val="24"/>
          <w:szCs w:val="24"/>
        </w:rPr>
        <w:t>）（</w:t>
      </w:r>
      <w:r w:rsidR="002377D1">
        <w:rPr>
          <w:rFonts w:ascii="Times New Roman" w:eastAsia="宋体" w:hAnsi="Times New Roman" w:hint="eastAsia"/>
          <w:sz w:val="24"/>
          <w:szCs w:val="24"/>
        </w:rPr>
        <w:t>2</w:t>
      </w:r>
      <w:r w:rsidR="002377D1">
        <w:rPr>
          <w:rFonts w:ascii="Times New Roman" w:eastAsia="宋体" w:hAnsi="Times New Roman" w:hint="eastAsia"/>
          <w:sz w:val="24"/>
          <w:szCs w:val="24"/>
        </w:rPr>
        <w:t>）</w:t>
      </w:r>
      <w:r w:rsidR="005659DB">
        <w:rPr>
          <w:rFonts w:ascii="Times New Roman" w:eastAsia="宋体" w:hAnsi="Times New Roman" w:hint="eastAsia"/>
          <w:sz w:val="24"/>
          <w:szCs w:val="24"/>
        </w:rPr>
        <w:t>（</w:t>
      </w:r>
      <w:r w:rsidR="005659DB">
        <w:rPr>
          <w:rFonts w:ascii="Times New Roman" w:eastAsia="宋体" w:hAnsi="Times New Roman" w:hint="eastAsia"/>
          <w:sz w:val="24"/>
          <w:szCs w:val="24"/>
        </w:rPr>
        <w:t>3</w:t>
      </w:r>
      <w:r w:rsidR="005659DB">
        <w:rPr>
          <w:rFonts w:ascii="Times New Roman" w:eastAsia="宋体" w:hAnsi="Times New Roman" w:hint="eastAsia"/>
          <w:sz w:val="24"/>
          <w:szCs w:val="24"/>
        </w:rPr>
        <w:t>）</w:t>
      </w:r>
      <w:r w:rsidR="002377D1">
        <w:rPr>
          <w:rFonts w:ascii="Times New Roman" w:eastAsia="宋体" w:hAnsi="Times New Roman" w:hint="eastAsia"/>
          <w:sz w:val="24"/>
          <w:szCs w:val="24"/>
        </w:rPr>
        <w:t>，</w:t>
      </w:r>
      <w:r>
        <w:rPr>
          <w:rFonts w:ascii="Times New Roman" w:eastAsia="宋体" w:hAnsi="Times New Roman"/>
          <w:sz w:val="24"/>
          <w:szCs w:val="24"/>
        </w:rPr>
        <w:t>11.</w:t>
      </w:r>
      <w:r w:rsidR="002377D1">
        <w:rPr>
          <w:rFonts w:ascii="Times New Roman" w:eastAsia="宋体" w:hAnsi="Times New Roman" w:hint="eastAsia"/>
          <w:sz w:val="24"/>
          <w:szCs w:val="24"/>
        </w:rPr>
        <w:t>3</w:t>
      </w:r>
      <w:r w:rsidR="002377D1">
        <w:rPr>
          <w:rFonts w:ascii="Times New Roman" w:eastAsia="宋体" w:hAnsi="Times New Roman" w:hint="eastAsia"/>
          <w:sz w:val="24"/>
          <w:szCs w:val="24"/>
        </w:rPr>
        <w:t>多面体与旋转体，</w:t>
      </w:r>
      <w:r>
        <w:rPr>
          <w:rFonts w:ascii="Times New Roman" w:eastAsia="宋体" w:hAnsi="Times New Roman"/>
          <w:sz w:val="24"/>
          <w:szCs w:val="24"/>
        </w:rPr>
        <w:t>11.</w:t>
      </w:r>
      <w:r w:rsidR="002377D1">
        <w:rPr>
          <w:rFonts w:ascii="Times New Roman" w:eastAsia="宋体" w:hAnsi="Times New Roman" w:hint="eastAsia"/>
          <w:sz w:val="24"/>
          <w:szCs w:val="24"/>
        </w:rPr>
        <w:t>4</w:t>
      </w:r>
      <w:r w:rsidR="002377D1">
        <w:rPr>
          <w:rFonts w:ascii="Times New Roman" w:eastAsia="宋体" w:hAnsi="Times New Roman" w:hint="eastAsia"/>
          <w:sz w:val="24"/>
          <w:szCs w:val="24"/>
        </w:rPr>
        <w:t>球（</w:t>
      </w:r>
      <w:r w:rsidR="002377D1">
        <w:rPr>
          <w:rFonts w:ascii="Times New Roman" w:eastAsia="宋体" w:hAnsi="Times New Roman" w:hint="eastAsia"/>
          <w:sz w:val="24"/>
          <w:szCs w:val="24"/>
        </w:rPr>
        <w:t>1</w:t>
      </w:r>
      <w:r w:rsidR="002377D1">
        <w:rPr>
          <w:rFonts w:ascii="Times New Roman" w:eastAsia="宋体" w:hAnsi="Times New Roman" w:hint="eastAsia"/>
          <w:sz w:val="24"/>
          <w:szCs w:val="24"/>
        </w:rPr>
        <w:t>）（</w:t>
      </w:r>
      <w:r w:rsidR="002377D1">
        <w:rPr>
          <w:rFonts w:ascii="Times New Roman" w:eastAsia="宋体" w:hAnsi="Times New Roman" w:hint="eastAsia"/>
          <w:sz w:val="24"/>
          <w:szCs w:val="24"/>
        </w:rPr>
        <w:t>2</w:t>
      </w:r>
      <w:r w:rsidR="002377D1">
        <w:rPr>
          <w:rFonts w:ascii="Times New Roman" w:eastAsia="宋体" w:hAnsi="Times New Roman" w:hint="eastAsia"/>
          <w:sz w:val="24"/>
          <w:szCs w:val="24"/>
        </w:rPr>
        <w:t>），简单几何体单元复习</w:t>
      </w:r>
      <w:r>
        <w:rPr>
          <w:rFonts w:ascii="Times New Roman" w:eastAsia="宋体" w:hAnsi="Times New Roman" w:hint="eastAsia"/>
          <w:sz w:val="24"/>
          <w:szCs w:val="24"/>
        </w:rPr>
        <w:t>．</w:t>
      </w:r>
    </w:p>
    <w:p w14:paraId="1153016E" w14:textId="77777777" w:rsidR="002377D1" w:rsidRDefault="002377D1" w:rsidP="004C00FF">
      <w:pPr>
        <w:adjustRightInd w:val="0"/>
        <w:snapToGrid w:val="0"/>
        <w:spacing w:line="312" w:lineRule="auto"/>
        <w:ind w:firstLineChars="200" w:firstLine="480"/>
        <w:rPr>
          <w:rFonts w:ascii="Times New Roman" w:eastAsia="宋体" w:hAnsi="Times New Roman"/>
          <w:sz w:val="24"/>
          <w:szCs w:val="24"/>
        </w:rPr>
      </w:pPr>
      <w:r>
        <w:rPr>
          <w:rFonts w:ascii="Times New Roman" w:eastAsia="宋体" w:hAnsi="Times New Roman"/>
          <w:sz w:val="24"/>
          <w:szCs w:val="24"/>
        </w:rPr>
        <w:t>3</w:t>
      </w:r>
      <w:r>
        <w:rPr>
          <w:rFonts w:ascii="Times New Roman" w:eastAsia="宋体" w:hAnsi="Times New Roman" w:hint="eastAsia"/>
          <w:sz w:val="24"/>
          <w:szCs w:val="24"/>
        </w:rPr>
        <w:t>．视频资源</w:t>
      </w:r>
    </w:p>
    <w:p w14:paraId="386A82B2" w14:textId="77777777" w:rsidR="002377D1" w:rsidRDefault="002377D1" w:rsidP="004C00FF">
      <w:pPr>
        <w:adjustRightInd w:val="0"/>
        <w:snapToGrid w:val="0"/>
        <w:spacing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国家中小学智慧教育平台（</w:t>
      </w:r>
      <w:r>
        <w:rPr>
          <w:rFonts w:ascii="Times New Roman" w:eastAsia="宋体" w:hAnsi="Times New Roman" w:hint="eastAsia"/>
          <w:sz w:val="24"/>
          <w:szCs w:val="24"/>
        </w:rPr>
        <w:t>https://www.zxx.edu.cn/syncClassroom</w:t>
      </w:r>
      <w:r>
        <w:rPr>
          <w:rFonts w:ascii="Times New Roman" w:eastAsia="宋体" w:hAnsi="Times New Roman" w:hint="eastAsia"/>
          <w:sz w:val="24"/>
          <w:szCs w:val="24"/>
        </w:rPr>
        <w:t>）．</w:t>
      </w:r>
    </w:p>
    <w:p w14:paraId="6924C72B" w14:textId="77777777" w:rsidR="002377D1" w:rsidRPr="00920C94" w:rsidRDefault="002377D1" w:rsidP="004C00FF">
      <w:pPr>
        <w:snapToGrid w:val="0"/>
        <w:spacing w:line="312" w:lineRule="auto"/>
        <w:ind w:left="480"/>
        <w:rPr>
          <w:rFonts w:ascii="Times New Roman" w:eastAsia="宋体" w:hAnsi="Times New Roman"/>
          <w:sz w:val="24"/>
          <w:szCs w:val="24"/>
        </w:rPr>
      </w:pPr>
    </w:p>
    <w:p w14:paraId="42F9BB06" w14:textId="77777777" w:rsidR="007424F5" w:rsidRDefault="007424F5" w:rsidP="004C00FF">
      <w:pPr>
        <w:snapToGrid w:val="0"/>
        <w:spacing w:line="312" w:lineRule="auto"/>
        <w:ind w:left="480"/>
        <w:rPr>
          <w:ins w:id="1" w:author="shunhui luo" w:date="2023-11-03T17:39:00Z"/>
          <w:rFonts w:ascii="Times New Roman" w:eastAsia="宋体" w:hAnsi="Times New Roman"/>
          <w:sz w:val="24"/>
          <w:szCs w:val="24"/>
        </w:rPr>
      </w:pPr>
    </w:p>
    <w:p w14:paraId="7BF209F7" w14:textId="77777777" w:rsidR="00AB268D" w:rsidRDefault="00AB268D" w:rsidP="004C00FF">
      <w:pPr>
        <w:snapToGrid w:val="0"/>
        <w:spacing w:line="312" w:lineRule="auto"/>
        <w:ind w:left="480"/>
        <w:rPr>
          <w:ins w:id="2" w:author="shunhui luo" w:date="2023-11-03T17:39:00Z"/>
          <w:rFonts w:ascii="Times New Roman" w:eastAsia="宋体" w:hAnsi="Times New Roman"/>
          <w:sz w:val="24"/>
          <w:szCs w:val="24"/>
        </w:rPr>
      </w:pPr>
    </w:p>
    <w:p w14:paraId="610FC2EF" w14:textId="77777777" w:rsidR="00AB268D" w:rsidRDefault="00AB268D" w:rsidP="00AB268D">
      <w:pPr>
        <w:spacing w:line="312" w:lineRule="auto"/>
        <w:ind w:firstLineChars="200" w:firstLine="480"/>
        <w:jc w:val="right"/>
        <w:rPr>
          <w:ins w:id="3" w:author="shunhui luo" w:date="2023-11-03T17:39:00Z"/>
          <w:rFonts w:ascii="仿宋" w:eastAsia="仿宋" w:hAnsi="仿宋" w:cs="仿宋"/>
          <w:color w:val="000000" w:themeColor="text1"/>
          <w:sz w:val="24"/>
          <w:szCs w:val="24"/>
        </w:rPr>
      </w:pPr>
      <w:ins w:id="4" w:author="shunhui luo" w:date="2023-11-03T17:39:00Z">
        <w:r>
          <w:rPr>
            <w:rFonts w:ascii="仿宋" w:eastAsia="仿宋" w:hAnsi="仿宋" w:cs="仿宋" w:hint="eastAsia"/>
            <w:color w:val="000000" w:themeColor="text1"/>
            <w:sz w:val="24"/>
            <w:szCs w:val="24"/>
          </w:rPr>
          <w:t>上海市基础教育数字化转型项目组（高中数学）</w:t>
        </w:r>
      </w:ins>
    </w:p>
    <w:p w14:paraId="34B62C15" w14:textId="77777777" w:rsidR="00AB268D" w:rsidRDefault="00AB268D" w:rsidP="00AB268D">
      <w:pPr>
        <w:spacing w:line="312" w:lineRule="auto"/>
        <w:ind w:firstLineChars="200" w:firstLine="480"/>
        <w:jc w:val="right"/>
        <w:rPr>
          <w:ins w:id="5" w:author="shunhui luo" w:date="2023-11-03T17:39:00Z"/>
          <w:rFonts w:ascii="仿宋" w:eastAsia="仿宋" w:hAnsi="仿宋" w:cs="仿宋"/>
          <w:color w:val="000000" w:themeColor="text1"/>
          <w:sz w:val="24"/>
          <w:szCs w:val="24"/>
        </w:rPr>
      </w:pPr>
      <w:ins w:id="6" w:author="shunhui luo" w:date="2023-11-03T17:39:00Z">
        <w:r>
          <w:rPr>
            <w:rFonts w:ascii="仿宋" w:eastAsia="仿宋" w:hAnsi="仿宋" w:cs="仿宋" w:hint="eastAsia"/>
            <w:color w:val="000000" w:themeColor="text1"/>
            <w:sz w:val="24"/>
            <w:szCs w:val="24"/>
          </w:rPr>
          <w:t>制作时间：2023年</w:t>
        </w:r>
      </w:ins>
    </w:p>
    <w:p w14:paraId="55E234C0" w14:textId="77777777" w:rsidR="00AB268D" w:rsidRPr="00AB268D" w:rsidRDefault="00AB268D" w:rsidP="004C00FF">
      <w:pPr>
        <w:snapToGrid w:val="0"/>
        <w:spacing w:line="312" w:lineRule="auto"/>
        <w:ind w:left="480"/>
        <w:rPr>
          <w:rFonts w:ascii="Times New Roman" w:eastAsia="宋体" w:hAnsi="Times New Roman" w:hint="eastAsia"/>
          <w:sz w:val="24"/>
          <w:szCs w:val="24"/>
        </w:rPr>
      </w:pPr>
    </w:p>
    <w:sectPr w:rsidR="00AB268D" w:rsidRPr="00AB268D" w:rsidSect="003A0B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6D45E" w14:textId="77777777" w:rsidR="00F65FD7" w:rsidRDefault="00F65FD7" w:rsidP="006E10D7">
      <w:r>
        <w:separator/>
      </w:r>
    </w:p>
  </w:endnote>
  <w:endnote w:type="continuationSeparator" w:id="0">
    <w:p w14:paraId="2AF804A7" w14:textId="77777777" w:rsidR="00F65FD7" w:rsidRDefault="00F65FD7" w:rsidP="006E1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隶书">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7DAE9" w14:textId="77777777" w:rsidR="00F65FD7" w:rsidRDefault="00F65FD7" w:rsidP="006E10D7">
      <w:r>
        <w:separator/>
      </w:r>
    </w:p>
  </w:footnote>
  <w:footnote w:type="continuationSeparator" w:id="0">
    <w:p w14:paraId="01F31CF7" w14:textId="77777777" w:rsidR="00F65FD7" w:rsidRDefault="00F65FD7" w:rsidP="006E10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30618"/>
    <w:multiLevelType w:val="hybridMultilevel"/>
    <w:tmpl w:val="52722F42"/>
    <w:lvl w:ilvl="0" w:tplc="C5E0D642">
      <w:start w:val="5"/>
      <w:numFmt w:val="japaneseCounting"/>
      <w:lvlText w:val="%1、"/>
      <w:lvlJc w:val="left"/>
      <w:pPr>
        <w:ind w:left="1200" w:hanging="48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9610449"/>
    <w:multiLevelType w:val="hybridMultilevel"/>
    <w:tmpl w:val="BB040754"/>
    <w:lvl w:ilvl="0" w:tplc="605C28E2">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F451C6"/>
    <w:multiLevelType w:val="hybridMultilevel"/>
    <w:tmpl w:val="221260D4"/>
    <w:lvl w:ilvl="0" w:tplc="08D08CE8">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3" w15:restartNumberingAfterBreak="0">
    <w:nsid w:val="0BDE7FF8"/>
    <w:multiLevelType w:val="hybridMultilevel"/>
    <w:tmpl w:val="203CF8B2"/>
    <w:lvl w:ilvl="0" w:tplc="D7020F8E">
      <w:start w:val="2"/>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2237C8F"/>
    <w:multiLevelType w:val="hybridMultilevel"/>
    <w:tmpl w:val="8B3AB270"/>
    <w:lvl w:ilvl="0" w:tplc="7282565C">
      <w:start w:val="3"/>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3593C51"/>
    <w:multiLevelType w:val="hybridMultilevel"/>
    <w:tmpl w:val="E5BAD044"/>
    <w:lvl w:ilvl="0" w:tplc="04E05A7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4087558"/>
    <w:multiLevelType w:val="hybridMultilevel"/>
    <w:tmpl w:val="0798D6FA"/>
    <w:lvl w:ilvl="0" w:tplc="E62A70C0">
      <w:start w:val="1"/>
      <w:numFmt w:val="decimal"/>
      <w:lvlText w:val="（%1）"/>
      <w:lvlJc w:val="left"/>
      <w:pPr>
        <w:ind w:left="1200" w:hanging="72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8270DFD"/>
    <w:multiLevelType w:val="hybridMultilevel"/>
    <w:tmpl w:val="E35A7FFA"/>
    <w:lvl w:ilvl="0" w:tplc="FC62E07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D7C175E"/>
    <w:multiLevelType w:val="hybridMultilevel"/>
    <w:tmpl w:val="B290F3DC"/>
    <w:lvl w:ilvl="0" w:tplc="83B65B2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0881656"/>
    <w:multiLevelType w:val="hybridMultilevel"/>
    <w:tmpl w:val="EEA6DB1C"/>
    <w:lvl w:ilvl="0" w:tplc="4E046B3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0A443EE"/>
    <w:multiLevelType w:val="hybridMultilevel"/>
    <w:tmpl w:val="47FC0D00"/>
    <w:lvl w:ilvl="0" w:tplc="CD84D0D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3E47138"/>
    <w:multiLevelType w:val="hybridMultilevel"/>
    <w:tmpl w:val="4EDE1D4A"/>
    <w:lvl w:ilvl="0" w:tplc="83E4386E">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 w15:restartNumberingAfterBreak="0">
    <w:nsid w:val="38584384"/>
    <w:multiLevelType w:val="hybridMultilevel"/>
    <w:tmpl w:val="38849014"/>
    <w:lvl w:ilvl="0" w:tplc="14DC9A92">
      <w:start w:val="1"/>
      <w:numFmt w:val="decimal"/>
      <w:lvlText w:val="（%1）"/>
      <w:lvlJc w:val="left"/>
      <w:pPr>
        <w:ind w:left="1680" w:hanging="72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3" w15:restartNumberingAfterBreak="0">
    <w:nsid w:val="3B660ADC"/>
    <w:multiLevelType w:val="hybridMultilevel"/>
    <w:tmpl w:val="9B28D830"/>
    <w:lvl w:ilvl="0" w:tplc="8C784F1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5E80CCC"/>
    <w:multiLevelType w:val="hybridMultilevel"/>
    <w:tmpl w:val="29620C48"/>
    <w:lvl w:ilvl="0" w:tplc="2F4A91D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88A01CF"/>
    <w:multiLevelType w:val="hybridMultilevel"/>
    <w:tmpl w:val="0760509A"/>
    <w:lvl w:ilvl="0" w:tplc="7A2A1DC4">
      <w:start w:val="1"/>
      <w:numFmt w:val="bullet"/>
      <w:lvlText w:val="•"/>
      <w:lvlJc w:val="left"/>
      <w:pPr>
        <w:tabs>
          <w:tab w:val="num" w:pos="720"/>
        </w:tabs>
        <w:ind w:left="720" w:hanging="360"/>
      </w:pPr>
      <w:rPr>
        <w:rFonts w:ascii="Arial" w:hAnsi="Arial" w:hint="default"/>
      </w:rPr>
    </w:lvl>
    <w:lvl w:ilvl="1" w:tplc="4F3E7286" w:tentative="1">
      <w:start w:val="1"/>
      <w:numFmt w:val="bullet"/>
      <w:lvlText w:val="•"/>
      <w:lvlJc w:val="left"/>
      <w:pPr>
        <w:tabs>
          <w:tab w:val="num" w:pos="1440"/>
        </w:tabs>
        <w:ind w:left="1440" w:hanging="360"/>
      </w:pPr>
      <w:rPr>
        <w:rFonts w:ascii="Arial" w:hAnsi="Arial" w:hint="default"/>
      </w:rPr>
    </w:lvl>
    <w:lvl w:ilvl="2" w:tplc="E9923D8E" w:tentative="1">
      <w:start w:val="1"/>
      <w:numFmt w:val="bullet"/>
      <w:lvlText w:val="•"/>
      <w:lvlJc w:val="left"/>
      <w:pPr>
        <w:tabs>
          <w:tab w:val="num" w:pos="2160"/>
        </w:tabs>
        <w:ind w:left="2160" w:hanging="360"/>
      </w:pPr>
      <w:rPr>
        <w:rFonts w:ascii="Arial" w:hAnsi="Arial" w:hint="default"/>
      </w:rPr>
    </w:lvl>
    <w:lvl w:ilvl="3" w:tplc="F5685196" w:tentative="1">
      <w:start w:val="1"/>
      <w:numFmt w:val="bullet"/>
      <w:lvlText w:val="•"/>
      <w:lvlJc w:val="left"/>
      <w:pPr>
        <w:tabs>
          <w:tab w:val="num" w:pos="2880"/>
        </w:tabs>
        <w:ind w:left="2880" w:hanging="360"/>
      </w:pPr>
      <w:rPr>
        <w:rFonts w:ascii="Arial" w:hAnsi="Arial" w:hint="default"/>
      </w:rPr>
    </w:lvl>
    <w:lvl w:ilvl="4" w:tplc="6A363042" w:tentative="1">
      <w:start w:val="1"/>
      <w:numFmt w:val="bullet"/>
      <w:lvlText w:val="•"/>
      <w:lvlJc w:val="left"/>
      <w:pPr>
        <w:tabs>
          <w:tab w:val="num" w:pos="3600"/>
        </w:tabs>
        <w:ind w:left="3600" w:hanging="360"/>
      </w:pPr>
      <w:rPr>
        <w:rFonts w:ascii="Arial" w:hAnsi="Arial" w:hint="default"/>
      </w:rPr>
    </w:lvl>
    <w:lvl w:ilvl="5" w:tplc="B87E41EE" w:tentative="1">
      <w:start w:val="1"/>
      <w:numFmt w:val="bullet"/>
      <w:lvlText w:val="•"/>
      <w:lvlJc w:val="left"/>
      <w:pPr>
        <w:tabs>
          <w:tab w:val="num" w:pos="4320"/>
        </w:tabs>
        <w:ind w:left="4320" w:hanging="360"/>
      </w:pPr>
      <w:rPr>
        <w:rFonts w:ascii="Arial" w:hAnsi="Arial" w:hint="default"/>
      </w:rPr>
    </w:lvl>
    <w:lvl w:ilvl="6" w:tplc="9A9E31F8" w:tentative="1">
      <w:start w:val="1"/>
      <w:numFmt w:val="bullet"/>
      <w:lvlText w:val="•"/>
      <w:lvlJc w:val="left"/>
      <w:pPr>
        <w:tabs>
          <w:tab w:val="num" w:pos="5040"/>
        </w:tabs>
        <w:ind w:left="5040" w:hanging="360"/>
      </w:pPr>
      <w:rPr>
        <w:rFonts w:ascii="Arial" w:hAnsi="Arial" w:hint="default"/>
      </w:rPr>
    </w:lvl>
    <w:lvl w:ilvl="7" w:tplc="7E36631A" w:tentative="1">
      <w:start w:val="1"/>
      <w:numFmt w:val="bullet"/>
      <w:lvlText w:val="•"/>
      <w:lvlJc w:val="left"/>
      <w:pPr>
        <w:tabs>
          <w:tab w:val="num" w:pos="5760"/>
        </w:tabs>
        <w:ind w:left="5760" w:hanging="360"/>
      </w:pPr>
      <w:rPr>
        <w:rFonts w:ascii="Arial" w:hAnsi="Arial" w:hint="default"/>
      </w:rPr>
    </w:lvl>
    <w:lvl w:ilvl="8" w:tplc="395609F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BD24406"/>
    <w:multiLevelType w:val="hybridMultilevel"/>
    <w:tmpl w:val="56F2D92C"/>
    <w:lvl w:ilvl="0" w:tplc="869EE9BC">
      <w:start w:val="3"/>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658E47E0"/>
    <w:multiLevelType w:val="hybridMultilevel"/>
    <w:tmpl w:val="3DAAF6FE"/>
    <w:lvl w:ilvl="0" w:tplc="F20EBEC6">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2044F42"/>
    <w:multiLevelType w:val="hybridMultilevel"/>
    <w:tmpl w:val="5C5C8ADA"/>
    <w:lvl w:ilvl="0" w:tplc="614C22F4">
      <w:start w:val="4"/>
      <w:numFmt w:val="japaneseCounting"/>
      <w:lvlText w:val="%1、"/>
      <w:lvlJc w:val="left"/>
      <w:pPr>
        <w:ind w:left="984" w:hanging="504"/>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445779996">
    <w:abstractNumId w:val="15"/>
  </w:num>
  <w:num w:numId="2" w16cid:durableId="1819958964">
    <w:abstractNumId w:val="17"/>
  </w:num>
  <w:num w:numId="3" w16cid:durableId="1283075811">
    <w:abstractNumId w:val="11"/>
  </w:num>
  <w:num w:numId="4" w16cid:durableId="1900169725">
    <w:abstractNumId w:val="14"/>
  </w:num>
  <w:num w:numId="5" w16cid:durableId="1663775584">
    <w:abstractNumId w:val="8"/>
  </w:num>
  <w:num w:numId="6" w16cid:durableId="1718701288">
    <w:abstractNumId w:val="9"/>
  </w:num>
  <w:num w:numId="7" w16cid:durableId="195823451">
    <w:abstractNumId w:val="2"/>
  </w:num>
  <w:num w:numId="8" w16cid:durableId="488788748">
    <w:abstractNumId w:val="4"/>
  </w:num>
  <w:num w:numId="9" w16cid:durableId="295720872">
    <w:abstractNumId w:val="0"/>
  </w:num>
  <w:num w:numId="10" w16cid:durableId="1226334040">
    <w:abstractNumId w:val="12"/>
  </w:num>
  <w:num w:numId="11" w16cid:durableId="1551040699">
    <w:abstractNumId w:val="5"/>
  </w:num>
  <w:num w:numId="12" w16cid:durableId="383989021">
    <w:abstractNumId w:val="13"/>
  </w:num>
  <w:num w:numId="13" w16cid:durableId="57827559">
    <w:abstractNumId w:val="10"/>
  </w:num>
  <w:num w:numId="14" w16cid:durableId="2134861038">
    <w:abstractNumId w:val="6"/>
  </w:num>
  <w:num w:numId="15" w16cid:durableId="1940945308">
    <w:abstractNumId w:val="16"/>
  </w:num>
  <w:num w:numId="16" w16cid:durableId="1419601078">
    <w:abstractNumId w:val="3"/>
  </w:num>
  <w:num w:numId="17" w16cid:durableId="1214274002">
    <w:abstractNumId w:val="7"/>
  </w:num>
  <w:num w:numId="18" w16cid:durableId="1750302136">
    <w:abstractNumId w:val="18"/>
  </w:num>
  <w:num w:numId="19" w16cid:durableId="10724050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xl">
    <w15:presenceInfo w15:providerId="None" w15:userId="hxl"/>
  </w15:person>
  <w15:person w15:author="shunhui luo">
    <w15:presenceInfo w15:providerId="Windows Live" w15:userId="cf79044a9a78b6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30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D31FC"/>
    <w:rsid w:val="0000356B"/>
    <w:rsid w:val="00012354"/>
    <w:rsid w:val="00015323"/>
    <w:rsid w:val="00026237"/>
    <w:rsid w:val="0003429B"/>
    <w:rsid w:val="00034E77"/>
    <w:rsid w:val="00035E75"/>
    <w:rsid w:val="00051BD4"/>
    <w:rsid w:val="00053680"/>
    <w:rsid w:val="00060BC0"/>
    <w:rsid w:val="00061096"/>
    <w:rsid w:val="000656B2"/>
    <w:rsid w:val="00065787"/>
    <w:rsid w:val="0007280D"/>
    <w:rsid w:val="00073E69"/>
    <w:rsid w:val="00074558"/>
    <w:rsid w:val="0007511B"/>
    <w:rsid w:val="0008176B"/>
    <w:rsid w:val="00082843"/>
    <w:rsid w:val="00082B90"/>
    <w:rsid w:val="00083FB3"/>
    <w:rsid w:val="0009378B"/>
    <w:rsid w:val="000A15C9"/>
    <w:rsid w:val="000A43D6"/>
    <w:rsid w:val="000B51F4"/>
    <w:rsid w:val="000C02A0"/>
    <w:rsid w:val="000D030C"/>
    <w:rsid w:val="000D7697"/>
    <w:rsid w:val="000D77B3"/>
    <w:rsid w:val="000E59B3"/>
    <w:rsid w:val="000F0ECD"/>
    <w:rsid w:val="000F1EF8"/>
    <w:rsid w:val="000F2D3F"/>
    <w:rsid w:val="000F3D6F"/>
    <w:rsid w:val="000F4792"/>
    <w:rsid w:val="000F6224"/>
    <w:rsid w:val="0010096E"/>
    <w:rsid w:val="00111F07"/>
    <w:rsid w:val="00113B29"/>
    <w:rsid w:val="00120C4E"/>
    <w:rsid w:val="00130E24"/>
    <w:rsid w:val="001318DD"/>
    <w:rsid w:val="001353E8"/>
    <w:rsid w:val="00147446"/>
    <w:rsid w:val="00147768"/>
    <w:rsid w:val="0015200A"/>
    <w:rsid w:val="001521BA"/>
    <w:rsid w:val="00152D79"/>
    <w:rsid w:val="0016150A"/>
    <w:rsid w:val="00163D4D"/>
    <w:rsid w:val="00164041"/>
    <w:rsid w:val="001655F4"/>
    <w:rsid w:val="00167F6F"/>
    <w:rsid w:val="001701A7"/>
    <w:rsid w:val="00172E6A"/>
    <w:rsid w:val="00183A67"/>
    <w:rsid w:val="0019021A"/>
    <w:rsid w:val="001A0959"/>
    <w:rsid w:val="001A24BE"/>
    <w:rsid w:val="001A3D3F"/>
    <w:rsid w:val="001A56B3"/>
    <w:rsid w:val="001A5C6A"/>
    <w:rsid w:val="001A72B6"/>
    <w:rsid w:val="001A7D8D"/>
    <w:rsid w:val="001B06FA"/>
    <w:rsid w:val="001B53C1"/>
    <w:rsid w:val="001B698A"/>
    <w:rsid w:val="001C106F"/>
    <w:rsid w:val="001C1F03"/>
    <w:rsid w:val="001C2139"/>
    <w:rsid w:val="001C2ADA"/>
    <w:rsid w:val="001C4214"/>
    <w:rsid w:val="001C6A77"/>
    <w:rsid w:val="001D2CCD"/>
    <w:rsid w:val="001D5947"/>
    <w:rsid w:val="001E33E4"/>
    <w:rsid w:val="001F1421"/>
    <w:rsid w:val="001F1F02"/>
    <w:rsid w:val="001F30D4"/>
    <w:rsid w:val="001F4297"/>
    <w:rsid w:val="001F46E9"/>
    <w:rsid w:val="001F5A55"/>
    <w:rsid w:val="00207A21"/>
    <w:rsid w:val="00212F88"/>
    <w:rsid w:val="00214E12"/>
    <w:rsid w:val="00223559"/>
    <w:rsid w:val="0022396C"/>
    <w:rsid w:val="00226220"/>
    <w:rsid w:val="00234BF9"/>
    <w:rsid w:val="002377D1"/>
    <w:rsid w:val="00240591"/>
    <w:rsid w:val="00244789"/>
    <w:rsid w:val="00254EAB"/>
    <w:rsid w:val="00255090"/>
    <w:rsid w:val="00265FA8"/>
    <w:rsid w:val="002833C6"/>
    <w:rsid w:val="00284650"/>
    <w:rsid w:val="00284F3A"/>
    <w:rsid w:val="00290DA4"/>
    <w:rsid w:val="002A37B7"/>
    <w:rsid w:val="002B17CC"/>
    <w:rsid w:val="002B63BB"/>
    <w:rsid w:val="002B78B0"/>
    <w:rsid w:val="002C021D"/>
    <w:rsid w:val="002C25CA"/>
    <w:rsid w:val="002D242A"/>
    <w:rsid w:val="002D5934"/>
    <w:rsid w:val="002D651F"/>
    <w:rsid w:val="002E7A5B"/>
    <w:rsid w:val="002F04DA"/>
    <w:rsid w:val="002F1DBA"/>
    <w:rsid w:val="00303882"/>
    <w:rsid w:val="00305BA8"/>
    <w:rsid w:val="00313831"/>
    <w:rsid w:val="003155B0"/>
    <w:rsid w:val="00317203"/>
    <w:rsid w:val="00317946"/>
    <w:rsid w:val="0032088A"/>
    <w:rsid w:val="00323249"/>
    <w:rsid w:val="00325509"/>
    <w:rsid w:val="00330BBA"/>
    <w:rsid w:val="00331A43"/>
    <w:rsid w:val="00334791"/>
    <w:rsid w:val="0034148C"/>
    <w:rsid w:val="00342608"/>
    <w:rsid w:val="00343603"/>
    <w:rsid w:val="00344DF5"/>
    <w:rsid w:val="00345563"/>
    <w:rsid w:val="00346863"/>
    <w:rsid w:val="003479D9"/>
    <w:rsid w:val="00351558"/>
    <w:rsid w:val="00353D83"/>
    <w:rsid w:val="003601F9"/>
    <w:rsid w:val="00360B65"/>
    <w:rsid w:val="00365945"/>
    <w:rsid w:val="00367A67"/>
    <w:rsid w:val="0037080E"/>
    <w:rsid w:val="0037743C"/>
    <w:rsid w:val="00381331"/>
    <w:rsid w:val="00381E3C"/>
    <w:rsid w:val="00382B6C"/>
    <w:rsid w:val="00382E83"/>
    <w:rsid w:val="00391CF4"/>
    <w:rsid w:val="003A0B98"/>
    <w:rsid w:val="003A2DE4"/>
    <w:rsid w:val="003A4B8B"/>
    <w:rsid w:val="003A6F3F"/>
    <w:rsid w:val="003B0E10"/>
    <w:rsid w:val="003B44D4"/>
    <w:rsid w:val="003B4F38"/>
    <w:rsid w:val="003B50FF"/>
    <w:rsid w:val="003B676C"/>
    <w:rsid w:val="003C05B0"/>
    <w:rsid w:val="003C134B"/>
    <w:rsid w:val="003C5628"/>
    <w:rsid w:val="003C78A1"/>
    <w:rsid w:val="003D0EB7"/>
    <w:rsid w:val="003D1D9D"/>
    <w:rsid w:val="003D729E"/>
    <w:rsid w:val="003D7471"/>
    <w:rsid w:val="003F23B1"/>
    <w:rsid w:val="003F4330"/>
    <w:rsid w:val="004004AB"/>
    <w:rsid w:val="00400A76"/>
    <w:rsid w:val="00403F76"/>
    <w:rsid w:val="004049A1"/>
    <w:rsid w:val="0040595E"/>
    <w:rsid w:val="0040640D"/>
    <w:rsid w:val="00406E9F"/>
    <w:rsid w:val="00416681"/>
    <w:rsid w:val="00422873"/>
    <w:rsid w:val="00425ED2"/>
    <w:rsid w:val="0042774A"/>
    <w:rsid w:val="00440ACB"/>
    <w:rsid w:val="00444A63"/>
    <w:rsid w:val="00446902"/>
    <w:rsid w:val="00456E3B"/>
    <w:rsid w:val="00462CB0"/>
    <w:rsid w:val="004644B9"/>
    <w:rsid w:val="00466B16"/>
    <w:rsid w:val="0047358A"/>
    <w:rsid w:val="0047425B"/>
    <w:rsid w:val="00480671"/>
    <w:rsid w:val="00482B98"/>
    <w:rsid w:val="00483793"/>
    <w:rsid w:val="0048399A"/>
    <w:rsid w:val="00495668"/>
    <w:rsid w:val="00495C10"/>
    <w:rsid w:val="004A02DF"/>
    <w:rsid w:val="004A0A78"/>
    <w:rsid w:val="004A1405"/>
    <w:rsid w:val="004A14D7"/>
    <w:rsid w:val="004A2E5A"/>
    <w:rsid w:val="004A3BA0"/>
    <w:rsid w:val="004B073B"/>
    <w:rsid w:val="004B4C60"/>
    <w:rsid w:val="004C00FF"/>
    <w:rsid w:val="004C1292"/>
    <w:rsid w:val="004C3B6E"/>
    <w:rsid w:val="004C6F1D"/>
    <w:rsid w:val="004D0A81"/>
    <w:rsid w:val="004E2760"/>
    <w:rsid w:val="004E3B94"/>
    <w:rsid w:val="004E528A"/>
    <w:rsid w:val="004E6312"/>
    <w:rsid w:val="004F163A"/>
    <w:rsid w:val="004F4344"/>
    <w:rsid w:val="004F49AD"/>
    <w:rsid w:val="004F5BC8"/>
    <w:rsid w:val="004F5C9D"/>
    <w:rsid w:val="005040D6"/>
    <w:rsid w:val="005043F8"/>
    <w:rsid w:val="00505B65"/>
    <w:rsid w:val="0050646D"/>
    <w:rsid w:val="00511655"/>
    <w:rsid w:val="0051623D"/>
    <w:rsid w:val="0052081F"/>
    <w:rsid w:val="005250C3"/>
    <w:rsid w:val="00527084"/>
    <w:rsid w:val="00531991"/>
    <w:rsid w:val="005336E3"/>
    <w:rsid w:val="005356CC"/>
    <w:rsid w:val="00545016"/>
    <w:rsid w:val="00547853"/>
    <w:rsid w:val="00547F45"/>
    <w:rsid w:val="0056464E"/>
    <w:rsid w:val="005659DB"/>
    <w:rsid w:val="0057565B"/>
    <w:rsid w:val="005872B4"/>
    <w:rsid w:val="00587511"/>
    <w:rsid w:val="0059458C"/>
    <w:rsid w:val="005A6997"/>
    <w:rsid w:val="005B2EE9"/>
    <w:rsid w:val="005C20EE"/>
    <w:rsid w:val="005C2BDD"/>
    <w:rsid w:val="005D1802"/>
    <w:rsid w:val="005E0218"/>
    <w:rsid w:val="005E498E"/>
    <w:rsid w:val="005F4ADD"/>
    <w:rsid w:val="00600805"/>
    <w:rsid w:val="00603149"/>
    <w:rsid w:val="00611C8F"/>
    <w:rsid w:val="00613A2E"/>
    <w:rsid w:val="006144C7"/>
    <w:rsid w:val="00617E19"/>
    <w:rsid w:val="00620808"/>
    <w:rsid w:val="00623E33"/>
    <w:rsid w:val="00627A59"/>
    <w:rsid w:val="0063260A"/>
    <w:rsid w:val="00643EBA"/>
    <w:rsid w:val="00644491"/>
    <w:rsid w:val="00644C52"/>
    <w:rsid w:val="00645C48"/>
    <w:rsid w:val="006470B9"/>
    <w:rsid w:val="00655415"/>
    <w:rsid w:val="006571E1"/>
    <w:rsid w:val="006613EA"/>
    <w:rsid w:val="006631E5"/>
    <w:rsid w:val="006648FC"/>
    <w:rsid w:val="00665A08"/>
    <w:rsid w:val="00666042"/>
    <w:rsid w:val="006661E4"/>
    <w:rsid w:val="00677D70"/>
    <w:rsid w:val="00680CD6"/>
    <w:rsid w:val="006928A0"/>
    <w:rsid w:val="00693CDD"/>
    <w:rsid w:val="00694040"/>
    <w:rsid w:val="00695271"/>
    <w:rsid w:val="00695A0A"/>
    <w:rsid w:val="006A2878"/>
    <w:rsid w:val="006A51A4"/>
    <w:rsid w:val="006B30EA"/>
    <w:rsid w:val="006B4D1B"/>
    <w:rsid w:val="006B6B17"/>
    <w:rsid w:val="006B7729"/>
    <w:rsid w:val="006C030B"/>
    <w:rsid w:val="006C315D"/>
    <w:rsid w:val="006C41B6"/>
    <w:rsid w:val="006C5C44"/>
    <w:rsid w:val="006D0CD1"/>
    <w:rsid w:val="006D0E14"/>
    <w:rsid w:val="006D4F5E"/>
    <w:rsid w:val="006E0EBA"/>
    <w:rsid w:val="006E10D7"/>
    <w:rsid w:val="006E310E"/>
    <w:rsid w:val="006E3FE0"/>
    <w:rsid w:val="006F0676"/>
    <w:rsid w:val="006F3064"/>
    <w:rsid w:val="006F354E"/>
    <w:rsid w:val="006F70FC"/>
    <w:rsid w:val="006F75C9"/>
    <w:rsid w:val="00706CE2"/>
    <w:rsid w:val="00710148"/>
    <w:rsid w:val="00717675"/>
    <w:rsid w:val="00723665"/>
    <w:rsid w:val="0072517F"/>
    <w:rsid w:val="00727644"/>
    <w:rsid w:val="007318BA"/>
    <w:rsid w:val="007424F5"/>
    <w:rsid w:val="00745331"/>
    <w:rsid w:val="007456DB"/>
    <w:rsid w:val="0074578A"/>
    <w:rsid w:val="00751121"/>
    <w:rsid w:val="007565A9"/>
    <w:rsid w:val="00761C4B"/>
    <w:rsid w:val="00761D59"/>
    <w:rsid w:val="00762099"/>
    <w:rsid w:val="00763EA3"/>
    <w:rsid w:val="007664A7"/>
    <w:rsid w:val="00770D41"/>
    <w:rsid w:val="00784551"/>
    <w:rsid w:val="007846E6"/>
    <w:rsid w:val="00792FD8"/>
    <w:rsid w:val="00793108"/>
    <w:rsid w:val="00793F07"/>
    <w:rsid w:val="007972D2"/>
    <w:rsid w:val="007A0384"/>
    <w:rsid w:val="007A3D25"/>
    <w:rsid w:val="007A51C8"/>
    <w:rsid w:val="007A5E8D"/>
    <w:rsid w:val="007B04A7"/>
    <w:rsid w:val="007B30AF"/>
    <w:rsid w:val="007B5700"/>
    <w:rsid w:val="007C1084"/>
    <w:rsid w:val="007C1ABA"/>
    <w:rsid w:val="007C1D8A"/>
    <w:rsid w:val="007C28B1"/>
    <w:rsid w:val="007C3620"/>
    <w:rsid w:val="007C3849"/>
    <w:rsid w:val="007C4334"/>
    <w:rsid w:val="007C7D24"/>
    <w:rsid w:val="007D4911"/>
    <w:rsid w:val="007D6FCF"/>
    <w:rsid w:val="007E043E"/>
    <w:rsid w:val="007E1708"/>
    <w:rsid w:val="007E39C4"/>
    <w:rsid w:val="0080741C"/>
    <w:rsid w:val="00817BC7"/>
    <w:rsid w:val="00822B04"/>
    <w:rsid w:val="00826A6F"/>
    <w:rsid w:val="0082707A"/>
    <w:rsid w:val="00845A0F"/>
    <w:rsid w:val="008503FA"/>
    <w:rsid w:val="00850DF1"/>
    <w:rsid w:val="00852405"/>
    <w:rsid w:val="00857493"/>
    <w:rsid w:val="00857A78"/>
    <w:rsid w:val="00862880"/>
    <w:rsid w:val="0086554A"/>
    <w:rsid w:val="00866243"/>
    <w:rsid w:val="00874382"/>
    <w:rsid w:val="00881D96"/>
    <w:rsid w:val="0088576B"/>
    <w:rsid w:val="0088656B"/>
    <w:rsid w:val="00893DC5"/>
    <w:rsid w:val="0089697B"/>
    <w:rsid w:val="00896EB1"/>
    <w:rsid w:val="008979C5"/>
    <w:rsid w:val="008B4BF6"/>
    <w:rsid w:val="008C1B3B"/>
    <w:rsid w:val="008C34C1"/>
    <w:rsid w:val="008C3763"/>
    <w:rsid w:val="008C4EA6"/>
    <w:rsid w:val="008C4FD6"/>
    <w:rsid w:val="008C52D7"/>
    <w:rsid w:val="008C77E7"/>
    <w:rsid w:val="008D1182"/>
    <w:rsid w:val="008D2C7D"/>
    <w:rsid w:val="008D31FC"/>
    <w:rsid w:val="008D41CD"/>
    <w:rsid w:val="008D4528"/>
    <w:rsid w:val="008D4E19"/>
    <w:rsid w:val="008E34B0"/>
    <w:rsid w:val="008E7258"/>
    <w:rsid w:val="008F030D"/>
    <w:rsid w:val="008F1C7F"/>
    <w:rsid w:val="008F37FB"/>
    <w:rsid w:val="008F420C"/>
    <w:rsid w:val="008F4309"/>
    <w:rsid w:val="008F7518"/>
    <w:rsid w:val="009030E5"/>
    <w:rsid w:val="009066D7"/>
    <w:rsid w:val="00917AB3"/>
    <w:rsid w:val="00920C94"/>
    <w:rsid w:val="00935949"/>
    <w:rsid w:val="009361DA"/>
    <w:rsid w:val="009364F0"/>
    <w:rsid w:val="00943DAD"/>
    <w:rsid w:val="009550E5"/>
    <w:rsid w:val="00956CC6"/>
    <w:rsid w:val="00962400"/>
    <w:rsid w:val="00972872"/>
    <w:rsid w:val="00986EE9"/>
    <w:rsid w:val="00987848"/>
    <w:rsid w:val="009949F1"/>
    <w:rsid w:val="00995E0A"/>
    <w:rsid w:val="00997A16"/>
    <w:rsid w:val="009A00E9"/>
    <w:rsid w:val="009A1794"/>
    <w:rsid w:val="009A18F4"/>
    <w:rsid w:val="009A2121"/>
    <w:rsid w:val="009A284D"/>
    <w:rsid w:val="009A5E37"/>
    <w:rsid w:val="009B34E3"/>
    <w:rsid w:val="009B6C5D"/>
    <w:rsid w:val="009B74E3"/>
    <w:rsid w:val="009C2BFD"/>
    <w:rsid w:val="009C3094"/>
    <w:rsid w:val="009C7DB2"/>
    <w:rsid w:val="009E1EBB"/>
    <w:rsid w:val="009E2554"/>
    <w:rsid w:val="009F1758"/>
    <w:rsid w:val="009F2455"/>
    <w:rsid w:val="009F507A"/>
    <w:rsid w:val="009F7EAD"/>
    <w:rsid w:val="00A03296"/>
    <w:rsid w:val="00A1025D"/>
    <w:rsid w:val="00A13782"/>
    <w:rsid w:val="00A15ACB"/>
    <w:rsid w:val="00A36213"/>
    <w:rsid w:val="00A444A2"/>
    <w:rsid w:val="00A460E6"/>
    <w:rsid w:val="00A67D44"/>
    <w:rsid w:val="00A765DD"/>
    <w:rsid w:val="00A77936"/>
    <w:rsid w:val="00A77C7A"/>
    <w:rsid w:val="00A874CB"/>
    <w:rsid w:val="00A90606"/>
    <w:rsid w:val="00A929C7"/>
    <w:rsid w:val="00AA002A"/>
    <w:rsid w:val="00AA40DB"/>
    <w:rsid w:val="00AA7931"/>
    <w:rsid w:val="00AB1892"/>
    <w:rsid w:val="00AB268D"/>
    <w:rsid w:val="00AB2A6C"/>
    <w:rsid w:val="00AB38E6"/>
    <w:rsid w:val="00AB6F1F"/>
    <w:rsid w:val="00AB7BA6"/>
    <w:rsid w:val="00AD0409"/>
    <w:rsid w:val="00AD155E"/>
    <w:rsid w:val="00AD4AA6"/>
    <w:rsid w:val="00AE1A86"/>
    <w:rsid w:val="00AE2688"/>
    <w:rsid w:val="00AE7DC1"/>
    <w:rsid w:val="00AF08FA"/>
    <w:rsid w:val="00AF29CF"/>
    <w:rsid w:val="00B01082"/>
    <w:rsid w:val="00B02E21"/>
    <w:rsid w:val="00B039B3"/>
    <w:rsid w:val="00B12B75"/>
    <w:rsid w:val="00B13D38"/>
    <w:rsid w:val="00B17F11"/>
    <w:rsid w:val="00B20DAD"/>
    <w:rsid w:val="00B25289"/>
    <w:rsid w:val="00B25B5A"/>
    <w:rsid w:val="00B34CE8"/>
    <w:rsid w:val="00B37E36"/>
    <w:rsid w:val="00B454BA"/>
    <w:rsid w:val="00B46831"/>
    <w:rsid w:val="00B52930"/>
    <w:rsid w:val="00B54326"/>
    <w:rsid w:val="00B54E57"/>
    <w:rsid w:val="00B57665"/>
    <w:rsid w:val="00B605A2"/>
    <w:rsid w:val="00B60698"/>
    <w:rsid w:val="00B6325E"/>
    <w:rsid w:val="00B853F4"/>
    <w:rsid w:val="00B859AD"/>
    <w:rsid w:val="00B915CA"/>
    <w:rsid w:val="00B95081"/>
    <w:rsid w:val="00BB16FD"/>
    <w:rsid w:val="00BB1EB5"/>
    <w:rsid w:val="00BB3DE1"/>
    <w:rsid w:val="00BB4647"/>
    <w:rsid w:val="00BC4089"/>
    <w:rsid w:val="00BC5565"/>
    <w:rsid w:val="00BC697E"/>
    <w:rsid w:val="00BD1DEC"/>
    <w:rsid w:val="00BD23DD"/>
    <w:rsid w:val="00BD256D"/>
    <w:rsid w:val="00BD307D"/>
    <w:rsid w:val="00BE73F1"/>
    <w:rsid w:val="00BF682B"/>
    <w:rsid w:val="00C0368B"/>
    <w:rsid w:val="00C127EB"/>
    <w:rsid w:val="00C15971"/>
    <w:rsid w:val="00C21192"/>
    <w:rsid w:val="00C51216"/>
    <w:rsid w:val="00C53E27"/>
    <w:rsid w:val="00C56DDD"/>
    <w:rsid w:val="00C72575"/>
    <w:rsid w:val="00C75B9A"/>
    <w:rsid w:val="00C7665F"/>
    <w:rsid w:val="00C77271"/>
    <w:rsid w:val="00C825A3"/>
    <w:rsid w:val="00C82653"/>
    <w:rsid w:val="00C863C5"/>
    <w:rsid w:val="00C97CFA"/>
    <w:rsid w:val="00CA0C36"/>
    <w:rsid w:val="00CA28DD"/>
    <w:rsid w:val="00CA6C12"/>
    <w:rsid w:val="00CA752D"/>
    <w:rsid w:val="00CB7D16"/>
    <w:rsid w:val="00CC3BD4"/>
    <w:rsid w:val="00CD03FA"/>
    <w:rsid w:val="00CD0B23"/>
    <w:rsid w:val="00CD4CD3"/>
    <w:rsid w:val="00CE0362"/>
    <w:rsid w:val="00CE2F53"/>
    <w:rsid w:val="00CE40D6"/>
    <w:rsid w:val="00CE4C44"/>
    <w:rsid w:val="00CE7A34"/>
    <w:rsid w:val="00CF3676"/>
    <w:rsid w:val="00CF53D4"/>
    <w:rsid w:val="00D01015"/>
    <w:rsid w:val="00D037A9"/>
    <w:rsid w:val="00D107EC"/>
    <w:rsid w:val="00D11E31"/>
    <w:rsid w:val="00D13710"/>
    <w:rsid w:val="00D17D5F"/>
    <w:rsid w:val="00D223A9"/>
    <w:rsid w:val="00D244A4"/>
    <w:rsid w:val="00D25976"/>
    <w:rsid w:val="00D318E2"/>
    <w:rsid w:val="00D33198"/>
    <w:rsid w:val="00D33B7B"/>
    <w:rsid w:val="00D33BCC"/>
    <w:rsid w:val="00D349B7"/>
    <w:rsid w:val="00D35579"/>
    <w:rsid w:val="00D45055"/>
    <w:rsid w:val="00D5064F"/>
    <w:rsid w:val="00D53A70"/>
    <w:rsid w:val="00D546DD"/>
    <w:rsid w:val="00D549EA"/>
    <w:rsid w:val="00D66FA4"/>
    <w:rsid w:val="00D701C1"/>
    <w:rsid w:val="00D70FB0"/>
    <w:rsid w:val="00D7703E"/>
    <w:rsid w:val="00D77260"/>
    <w:rsid w:val="00D8051F"/>
    <w:rsid w:val="00D86397"/>
    <w:rsid w:val="00D87EA4"/>
    <w:rsid w:val="00D909C6"/>
    <w:rsid w:val="00D90EBD"/>
    <w:rsid w:val="00D92B5C"/>
    <w:rsid w:val="00D95ABF"/>
    <w:rsid w:val="00DA0A33"/>
    <w:rsid w:val="00DA713A"/>
    <w:rsid w:val="00DB0FA2"/>
    <w:rsid w:val="00DB5636"/>
    <w:rsid w:val="00DC08A8"/>
    <w:rsid w:val="00DC1C5F"/>
    <w:rsid w:val="00DC5DDF"/>
    <w:rsid w:val="00DD3B9E"/>
    <w:rsid w:val="00DD6885"/>
    <w:rsid w:val="00DE03E7"/>
    <w:rsid w:val="00DE1839"/>
    <w:rsid w:val="00DE1992"/>
    <w:rsid w:val="00DE2A12"/>
    <w:rsid w:val="00DE34DD"/>
    <w:rsid w:val="00DE5902"/>
    <w:rsid w:val="00DE5FF2"/>
    <w:rsid w:val="00DE6C14"/>
    <w:rsid w:val="00DF2564"/>
    <w:rsid w:val="00E0119B"/>
    <w:rsid w:val="00E10688"/>
    <w:rsid w:val="00E1641E"/>
    <w:rsid w:val="00E17A84"/>
    <w:rsid w:val="00E21821"/>
    <w:rsid w:val="00E21FBE"/>
    <w:rsid w:val="00E220F4"/>
    <w:rsid w:val="00E23138"/>
    <w:rsid w:val="00E23D57"/>
    <w:rsid w:val="00E26E70"/>
    <w:rsid w:val="00E27427"/>
    <w:rsid w:val="00E3086E"/>
    <w:rsid w:val="00E36217"/>
    <w:rsid w:val="00E374FD"/>
    <w:rsid w:val="00E378CB"/>
    <w:rsid w:val="00E41043"/>
    <w:rsid w:val="00E4675F"/>
    <w:rsid w:val="00E51C57"/>
    <w:rsid w:val="00E533F3"/>
    <w:rsid w:val="00E57C83"/>
    <w:rsid w:val="00E57EFA"/>
    <w:rsid w:val="00E62D68"/>
    <w:rsid w:val="00E66711"/>
    <w:rsid w:val="00E741E5"/>
    <w:rsid w:val="00E74ED9"/>
    <w:rsid w:val="00E80E80"/>
    <w:rsid w:val="00E877CD"/>
    <w:rsid w:val="00E87D1B"/>
    <w:rsid w:val="00E9148C"/>
    <w:rsid w:val="00E9392E"/>
    <w:rsid w:val="00E95F8D"/>
    <w:rsid w:val="00E9686B"/>
    <w:rsid w:val="00E97AA9"/>
    <w:rsid w:val="00EA29C6"/>
    <w:rsid w:val="00EA6487"/>
    <w:rsid w:val="00EB67D6"/>
    <w:rsid w:val="00ED1DF6"/>
    <w:rsid w:val="00ED3476"/>
    <w:rsid w:val="00ED7C02"/>
    <w:rsid w:val="00EF40A2"/>
    <w:rsid w:val="00EF5201"/>
    <w:rsid w:val="00EF6822"/>
    <w:rsid w:val="00F05AF1"/>
    <w:rsid w:val="00F05C48"/>
    <w:rsid w:val="00F10356"/>
    <w:rsid w:val="00F17871"/>
    <w:rsid w:val="00F20DB6"/>
    <w:rsid w:val="00F27F9D"/>
    <w:rsid w:val="00F32514"/>
    <w:rsid w:val="00F3433F"/>
    <w:rsid w:val="00F4787C"/>
    <w:rsid w:val="00F5243C"/>
    <w:rsid w:val="00F539D0"/>
    <w:rsid w:val="00F54999"/>
    <w:rsid w:val="00F56C6E"/>
    <w:rsid w:val="00F61EBE"/>
    <w:rsid w:val="00F6414B"/>
    <w:rsid w:val="00F64C24"/>
    <w:rsid w:val="00F65FD7"/>
    <w:rsid w:val="00F67177"/>
    <w:rsid w:val="00F739C5"/>
    <w:rsid w:val="00F7513C"/>
    <w:rsid w:val="00F82977"/>
    <w:rsid w:val="00F82A8C"/>
    <w:rsid w:val="00F84865"/>
    <w:rsid w:val="00F86FCF"/>
    <w:rsid w:val="00F92785"/>
    <w:rsid w:val="00F94887"/>
    <w:rsid w:val="00F960B2"/>
    <w:rsid w:val="00FA0996"/>
    <w:rsid w:val="00FA1573"/>
    <w:rsid w:val="00FA29AE"/>
    <w:rsid w:val="00FA7477"/>
    <w:rsid w:val="00FB0C1B"/>
    <w:rsid w:val="00FC01F4"/>
    <w:rsid w:val="00FC0E46"/>
    <w:rsid w:val="00FC4E2F"/>
    <w:rsid w:val="00FC641A"/>
    <w:rsid w:val="00FC67B7"/>
    <w:rsid w:val="00FC7B8E"/>
    <w:rsid w:val="00FD0907"/>
    <w:rsid w:val="00FD1BBB"/>
    <w:rsid w:val="00FD3877"/>
    <w:rsid w:val="00FE4883"/>
    <w:rsid w:val="00FF09E3"/>
    <w:rsid w:val="00FF247F"/>
    <w:rsid w:val="00FF5809"/>
    <w:rsid w:val="00FF6C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308"/>
    <o:shapelayout v:ext="edit">
      <o:idmap v:ext="edit" data="2"/>
    </o:shapelayout>
  </w:shapeDefaults>
  <w:decimalSymbol w:val="."/>
  <w:listSeparator w:val=","/>
  <w14:docId w14:val="18EEC236"/>
  <w15:docId w15:val="{4923BC21-F587-4F9D-86F4-3DC792E3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0B9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55F4"/>
    <w:pPr>
      <w:ind w:firstLineChars="200" w:firstLine="420"/>
    </w:pPr>
  </w:style>
  <w:style w:type="table" w:styleId="a4">
    <w:name w:val="Table Grid"/>
    <w:basedOn w:val="a1"/>
    <w:uiPriority w:val="59"/>
    <w:qFormat/>
    <w:rsid w:val="001655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6E10D7"/>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E10D7"/>
    <w:rPr>
      <w:sz w:val="18"/>
      <w:szCs w:val="18"/>
    </w:rPr>
  </w:style>
  <w:style w:type="paragraph" w:styleId="a7">
    <w:name w:val="footer"/>
    <w:basedOn w:val="a"/>
    <w:link w:val="a8"/>
    <w:uiPriority w:val="99"/>
    <w:unhideWhenUsed/>
    <w:rsid w:val="006E10D7"/>
    <w:pPr>
      <w:tabs>
        <w:tab w:val="center" w:pos="4153"/>
        <w:tab w:val="right" w:pos="8306"/>
      </w:tabs>
      <w:snapToGrid w:val="0"/>
      <w:jc w:val="left"/>
    </w:pPr>
    <w:rPr>
      <w:sz w:val="18"/>
      <w:szCs w:val="18"/>
    </w:rPr>
  </w:style>
  <w:style w:type="character" w:customStyle="1" w:styleId="a8">
    <w:name w:val="页脚 字符"/>
    <w:basedOn w:val="a0"/>
    <w:link w:val="a7"/>
    <w:uiPriority w:val="99"/>
    <w:rsid w:val="006E10D7"/>
    <w:rPr>
      <w:sz w:val="18"/>
      <w:szCs w:val="18"/>
    </w:rPr>
  </w:style>
  <w:style w:type="character" w:styleId="a9">
    <w:name w:val="annotation reference"/>
    <w:basedOn w:val="a0"/>
    <w:uiPriority w:val="99"/>
    <w:semiHidden/>
    <w:unhideWhenUsed/>
    <w:rsid w:val="00F5243C"/>
    <w:rPr>
      <w:sz w:val="21"/>
      <w:szCs w:val="21"/>
    </w:rPr>
  </w:style>
  <w:style w:type="paragraph" w:styleId="aa">
    <w:name w:val="annotation text"/>
    <w:basedOn w:val="a"/>
    <w:link w:val="ab"/>
    <w:uiPriority w:val="99"/>
    <w:unhideWhenUsed/>
    <w:rsid w:val="00F5243C"/>
    <w:pPr>
      <w:jc w:val="left"/>
    </w:pPr>
  </w:style>
  <w:style w:type="character" w:customStyle="1" w:styleId="ab">
    <w:name w:val="批注文字 字符"/>
    <w:basedOn w:val="a0"/>
    <w:link w:val="aa"/>
    <w:uiPriority w:val="99"/>
    <w:rsid w:val="00F5243C"/>
  </w:style>
  <w:style w:type="paragraph" w:styleId="ac">
    <w:name w:val="annotation subject"/>
    <w:basedOn w:val="aa"/>
    <w:next w:val="aa"/>
    <w:link w:val="ad"/>
    <w:uiPriority w:val="99"/>
    <w:semiHidden/>
    <w:unhideWhenUsed/>
    <w:rsid w:val="00D909C6"/>
    <w:rPr>
      <w:b/>
      <w:bCs/>
    </w:rPr>
  </w:style>
  <w:style w:type="character" w:customStyle="1" w:styleId="ad">
    <w:name w:val="批注主题 字符"/>
    <w:basedOn w:val="ab"/>
    <w:link w:val="ac"/>
    <w:uiPriority w:val="99"/>
    <w:semiHidden/>
    <w:rsid w:val="00D909C6"/>
    <w:rPr>
      <w:b/>
      <w:bCs/>
    </w:rPr>
  </w:style>
  <w:style w:type="paragraph" w:styleId="ae">
    <w:name w:val="Revision"/>
    <w:hidden/>
    <w:uiPriority w:val="99"/>
    <w:semiHidden/>
    <w:rsid w:val="00E26E70"/>
  </w:style>
  <w:style w:type="paragraph" w:styleId="af">
    <w:name w:val="Balloon Text"/>
    <w:basedOn w:val="a"/>
    <w:link w:val="af0"/>
    <w:uiPriority w:val="99"/>
    <w:semiHidden/>
    <w:unhideWhenUsed/>
    <w:rsid w:val="003C78A1"/>
    <w:rPr>
      <w:sz w:val="18"/>
      <w:szCs w:val="18"/>
    </w:rPr>
  </w:style>
  <w:style w:type="character" w:customStyle="1" w:styleId="af0">
    <w:name w:val="批注框文本 字符"/>
    <w:basedOn w:val="a0"/>
    <w:link w:val="af"/>
    <w:uiPriority w:val="99"/>
    <w:semiHidden/>
    <w:rsid w:val="003C78A1"/>
    <w:rPr>
      <w:sz w:val="18"/>
      <w:szCs w:val="18"/>
    </w:rPr>
  </w:style>
  <w:style w:type="character" w:styleId="af1">
    <w:name w:val="Emphasis"/>
    <w:basedOn w:val="a0"/>
    <w:uiPriority w:val="20"/>
    <w:qFormat/>
    <w:rsid w:val="00C725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0713">
      <w:bodyDiv w:val="1"/>
      <w:marLeft w:val="0"/>
      <w:marRight w:val="0"/>
      <w:marTop w:val="0"/>
      <w:marBottom w:val="0"/>
      <w:divBdr>
        <w:top w:val="none" w:sz="0" w:space="0" w:color="auto"/>
        <w:left w:val="none" w:sz="0" w:space="0" w:color="auto"/>
        <w:bottom w:val="none" w:sz="0" w:space="0" w:color="auto"/>
        <w:right w:val="none" w:sz="0" w:space="0" w:color="auto"/>
      </w:divBdr>
      <w:divsChild>
        <w:div w:id="181557886">
          <w:marLeft w:val="360"/>
          <w:marRight w:val="0"/>
          <w:marTop w:val="200"/>
          <w:marBottom w:val="0"/>
          <w:divBdr>
            <w:top w:val="none" w:sz="0" w:space="0" w:color="auto"/>
            <w:left w:val="none" w:sz="0" w:space="0" w:color="auto"/>
            <w:bottom w:val="none" w:sz="0" w:space="0" w:color="auto"/>
            <w:right w:val="none" w:sz="0" w:space="0" w:color="auto"/>
          </w:divBdr>
        </w:div>
        <w:div w:id="1763800219">
          <w:marLeft w:val="360"/>
          <w:marRight w:val="0"/>
          <w:marTop w:val="200"/>
          <w:marBottom w:val="0"/>
          <w:divBdr>
            <w:top w:val="none" w:sz="0" w:space="0" w:color="auto"/>
            <w:left w:val="none" w:sz="0" w:space="0" w:color="auto"/>
            <w:bottom w:val="none" w:sz="0" w:space="0" w:color="auto"/>
            <w:right w:val="none" w:sz="0" w:space="0" w:color="auto"/>
          </w:divBdr>
        </w:div>
        <w:div w:id="851188935">
          <w:marLeft w:val="360"/>
          <w:marRight w:val="0"/>
          <w:marTop w:val="200"/>
          <w:marBottom w:val="0"/>
          <w:divBdr>
            <w:top w:val="none" w:sz="0" w:space="0" w:color="auto"/>
            <w:left w:val="none" w:sz="0" w:space="0" w:color="auto"/>
            <w:bottom w:val="none" w:sz="0" w:space="0" w:color="auto"/>
            <w:right w:val="none" w:sz="0" w:space="0" w:color="auto"/>
          </w:divBdr>
        </w:div>
        <w:div w:id="799349515">
          <w:marLeft w:val="360"/>
          <w:marRight w:val="0"/>
          <w:marTop w:val="200"/>
          <w:marBottom w:val="0"/>
          <w:divBdr>
            <w:top w:val="none" w:sz="0" w:space="0" w:color="auto"/>
            <w:left w:val="none" w:sz="0" w:space="0" w:color="auto"/>
            <w:bottom w:val="none" w:sz="0" w:space="0" w:color="auto"/>
            <w:right w:val="none" w:sz="0" w:space="0" w:color="auto"/>
          </w:divBdr>
        </w:div>
        <w:div w:id="1926302559">
          <w:marLeft w:val="360"/>
          <w:marRight w:val="0"/>
          <w:marTop w:val="200"/>
          <w:marBottom w:val="0"/>
          <w:divBdr>
            <w:top w:val="none" w:sz="0" w:space="0" w:color="auto"/>
            <w:left w:val="none" w:sz="0" w:space="0" w:color="auto"/>
            <w:bottom w:val="none" w:sz="0" w:space="0" w:color="auto"/>
            <w:right w:val="none" w:sz="0" w:space="0" w:color="auto"/>
          </w:divBdr>
        </w:div>
        <w:div w:id="542792299">
          <w:marLeft w:val="360"/>
          <w:marRight w:val="0"/>
          <w:marTop w:val="200"/>
          <w:marBottom w:val="0"/>
          <w:divBdr>
            <w:top w:val="none" w:sz="0" w:space="0" w:color="auto"/>
            <w:left w:val="none" w:sz="0" w:space="0" w:color="auto"/>
            <w:bottom w:val="none" w:sz="0" w:space="0" w:color="auto"/>
            <w:right w:val="none" w:sz="0" w:space="0" w:color="auto"/>
          </w:divBdr>
        </w:div>
        <w:div w:id="2127845936">
          <w:marLeft w:val="360"/>
          <w:marRight w:val="0"/>
          <w:marTop w:val="200"/>
          <w:marBottom w:val="0"/>
          <w:divBdr>
            <w:top w:val="none" w:sz="0" w:space="0" w:color="auto"/>
            <w:left w:val="none" w:sz="0" w:space="0" w:color="auto"/>
            <w:bottom w:val="none" w:sz="0" w:space="0" w:color="auto"/>
            <w:right w:val="none" w:sz="0" w:space="0" w:color="auto"/>
          </w:divBdr>
        </w:div>
      </w:divsChild>
    </w:div>
    <w:div w:id="260142519">
      <w:bodyDiv w:val="1"/>
      <w:marLeft w:val="0"/>
      <w:marRight w:val="0"/>
      <w:marTop w:val="0"/>
      <w:marBottom w:val="0"/>
      <w:divBdr>
        <w:top w:val="none" w:sz="0" w:space="0" w:color="auto"/>
        <w:left w:val="none" w:sz="0" w:space="0" w:color="auto"/>
        <w:bottom w:val="none" w:sz="0" w:space="0" w:color="auto"/>
        <w:right w:val="none" w:sz="0" w:space="0" w:color="auto"/>
      </w:divBdr>
      <w:divsChild>
        <w:div w:id="1584953881">
          <w:marLeft w:val="0"/>
          <w:marRight w:val="0"/>
          <w:marTop w:val="0"/>
          <w:marBottom w:val="0"/>
          <w:divBdr>
            <w:top w:val="none" w:sz="0" w:space="0" w:color="auto"/>
            <w:left w:val="none" w:sz="0" w:space="0" w:color="auto"/>
            <w:bottom w:val="none" w:sz="0" w:space="0" w:color="auto"/>
            <w:right w:val="none" w:sz="0" w:space="0" w:color="auto"/>
          </w:divBdr>
        </w:div>
        <w:div w:id="1171023961">
          <w:marLeft w:val="0"/>
          <w:marRight w:val="0"/>
          <w:marTop w:val="0"/>
          <w:marBottom w:val="0"/>
          <w:divBdr>
            <w:top w:val="none" w:sz="0" w:space="0" w:color="auto"/>
            <w:left w:val="none" w:sz="0" w:space="0" w:color="auto"/>
            <w:bottom w:val="none" w:sz="0" w:space="0" w:color="auto"/>
            <w:right w:val="none" w:sz="0" w:space="0" w:color="auto"/>
          </w:divBdr>
        </w:div>
        <w:div w:id="1317344652">
          <w:marLeft w:val="0"/>
          <w:marRight w:val="0"/>
          <w:marTop w:val="0"/>
          <w:marBottom w:val="0"/>
          <w:divBdr>
            <w:top w:val="none" w:sz="0" w:space="0" w:color="auto"/>
            <w:left w:val="none" w:sz="0" w:space="0" w:color="auto"/>
            <w:bottom w:val="none" w:sz="0" w:space="0" w:color="auto"/>
            <w:right w:val="none" w:sz="0" w:space="0" w:color="auto"/>
          </w:divBdr>
        </w:div>
        <w:div w:id="882398739">
          <w:marLeft w:val="0"/>
          <w:marRight w:val="0"/>
          <w:marTop w:val="0"/>
          <w:marBottom w:val="0"/>
          <w:divBdr>
            <w:top w:val="none" w:sz="0" w:space="0" w:color="auto"/>
            <w:left w:val="none" w:sz="0" w:space="0" w:color="auto"/>
            <w:bottom w:val="none" w:sz="0" w:space="0" w:color="auto"/>
            <w:right w:val="none" w:sz="0" w:space="0" w:color="auto"/>
          </w:divBdr>
        </w:div>
        <w:div w:id="1025980492">
          <w:marLeft w:val="0"/>
          <w:marRight w:val="0"/>
          <w:marTop w:val="0"/>
          <w:marBottom w:val="0"/>
          <w:divBdr>
            <w:top w:val="none" w:sz="0" w:space="0" w:color="auto"/>
            <w:left w:val="none" w:sz="0" w:space="0" w:color="auto"/>
            <w:bottom w:val="none" w:sz="0" w:space="0" w:color="auto"/>
            <w:right w:val="none" w:sz="0" w:space="0" w:color="auto"/>
          </w:divBdr>
        </w:div>
      </w:divsChild>
    </w:div>
    <w:div w:id="1360814017">
      <w:bodyDiv w:val="1"/>
      <w:marLeft w:val="0"/>
      <w:marRight w:val="0"/>
      <w:marTop w:val="0"/>
      <w:marBottom w:val="0"/>
      <w:divBdr>
        <w:top w:val="none" w:sz="0" w:space="0" w:color="auto"/>
        <w:left w:val="none" w:sz="0" w:space="0" w:color="auto"/>
        <w:bottom w:val="none" w:sz="0" w:space="0" w:color="auto"/>
        <w:right w:val="none" w:sz="0" w:space="0" w:color="auto"/>
      </w:divBdr>
      <w:divsChild>
        <w:div w:id="151874181">
          <w:marLeft w:val="0"/>
          <w:marRight w:val="0"/>
          <w:marTop w:val="0"/>
          <w:marBottom w:val="0"/>
          <w:divBdr>
            <w:top w:val="none" w:sz="0" w:space="0" w:color="auto"/>
            <w:left w:val="none" w:sz="0" w:space="0" w:color="auto"/>
            <w:bottom w:val="none" w:sz="0" w:space="0" w:color="auto"/>
            <w:right w:val="none" w:sz="0" w:space="0" w:color="auto"/>
          </w:divBdr>
        </w:div>
        <w:div w:id="6467829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image" Target="media/image138.wmf"/><Relationship Id="rId21" Type="http://schemas.openxmlformats.org/officeDocument/2006/relationships/oleObject" Target="embeddings/oleObject6.bin"/><Relationship Id="rId63" Type="http://schemas.openxmlformats.org/officeDocument/2006/relationships/oleObject" Target="embeddings/oleObject30.bin"/><Relationship Id="rId159" Type="http://schemas.openxmlformats.org/officeDocument/2006/relationships/image" Target="media/image69.wmf"/><Relationship Id="rId324" Type="http://schemas.openxmlformats.org/officeDocument/2006/relationships/oleObject" Target="embeddings/oleObject168.bin"/><Relationship Id="rId366" Type="http://schemas.openxmlformats.org/officeDocument/2006/relationships/oleObject" Target="embeddings/oleObject195.bin"/><Relationship Id="rId170" Type="http://schemas.openxmlformats.org/officeDocument/2006/relationships/oleObject" Target="embeddings/oleObject89.bin"/><Relationship Id="rId226" Type="http://schemas.openxmlformats.org/officeDocument/2006/relationships/oleObject" Target="embeddings/oleObject118.bin"/><Relationship Id="rId268" Type="http://schemas.openxmlformats.org/officeDocument/2006/relationships/image" Target="media/image122.wmf"/><Relationship Id="rId32" Type="http://schemas.openxmlformats.org/officeDocument/2006/relationships/image" Target="media/image14.wmf"/><Relationship Id="rId74" Type="http://schemas.openxmlformats.org/officeDocument/2006/relationships/oleObject" Target="embeddings/oleObject36.bin"/><Relationship Id="rId128" Type="http://schemas.openxmlformats.org/officeDocument/2006/relationships/oleObject" Target="embeddings/oleObject64.bin"/><Relationship Id="rId335" Type="http://schemas.openxmlformats.org/officeDocument/2006/relationships/image" Target="media/image153.wmf"/><Relationship Id="rId377" Type="http://schemas.openxmlformats.org/officeDocument/2006/relationships/oleObject" Target="embeddings/oleObject202.bin"/><Relationship Id="rId5" Type="http://schemas.openxmlformats.org/officeDocument/2006/relationships/webSettings" Target="webSettings.xml"/><Relationship Id="rId181" Type="http://schemas.openxmlformats.org/officeDocument/2006/relationships/image" Target="media/image80.wmf"/><Relationship Id="rId237" Type="http://schemas.openxmlformats.org/officeDocument/2006/relationships/image" Target="media/image107.wmf"/><Relationship Id="rId402" Type="http://schemas.openxmlformats.org/officeDocument/2006/relationships/image" Target="media/image181.emf"/><Relationship Id="rId279" Type="http://schemas.openxmlformats.org/officeDocument/2006/relationships/oleObject" Target="embeddings/oleObject145.bin"/><Relationship Id="rId43" Type="http://schemas.openxmlformats.org/officeDocument/2006/relationships/oleObject" Target="embeddings/oleObject18.bin"/><Relationship Id="rId139" Type="http://schemas.openxmlformats.org/officeDocument/2006/relationships/image" Target="media/image63.wmf"/><Relationship Id="rId290" Type="http://schemas.openxmlformats.org/officeDocument/2006/relationships/oleObject" Target="embeddings/oleObject150.bin"/><Relationship Id="rId304" Type="http://schemas.openxmlformats.org/officeDocument/2006/relationships/oleObject" Target="embeddings/oleObject157.bin"/><Relationship Id="rId346" Type="http://schemas.openxmlformats.org/officeDocument/2006/relationships/oleObject" Target="embeddings/oleObject181.bin"/><Relationship Id="rId388" Type="http://schemas.openxmlformats.org/officeDocument/2006/relationships/image" Target="media/image174.wmf"/><Relationship Id="rId85" Type="http://schemas.openxmlformats.org/officeDocument/2006/relationships/image" Target="media/image37.wmf"/><Relationship Id="rId150" Type="http://schemas.openxmlformats.org/officeDocument/2006/relationships/oleObject" Target="embeddings/oleObject77.bin"/><Relationship Id="rId192" Type="http://schemas.openxmlformats.org/officeDocument/2006/relationships/oleObject" Target="embeddings/oleObject100.bin"/><Relationship Id="rId206" Type="http://schemas.openxmlformats.org/officeDocument/2006/relationships/image" Target="media/image91.wmf"/><Relationship Id="rId413" Type="http://schemas.openxmlformats.org/officeDocument/2006/relationships/image" Target="media/image187.wmf"/><Relationship Id="rId248" Type="http://schemas.openxmlformats.org/officeDocument/2006/relationships/oleObject" Target="embeddings/oleObject129.bin"/><Relationship Id="rId12" Type="http://schemas.openxmlformats.org/officeDocument/2006/relationships/oleObject" Target="embeddings/oleObject2.bin"/><Relationship Id="rId108" Type="http://schemas.openxmlformats.org/officeDocument/2006/relationships/oleObject" Target="embeddings/oleObject54.bin"/><Relationship Id="rId315" Type="http://schemas.openxmlformats.org/officeDocument/2006/relationships/image" Target="media/image146.wmf"/><Relationship Id="rId357" Type="http://schemas.openxmlformats.org/officeDocument/2006/relationships/oleObject" Target="embeddings/oleObject189.bin"/><Relationship Id="rId54" Type="http://schemas.openxmlformats.org/officeDocument/2006/relationships/oleObject" Target="embeddings/oleObject25.bin"/><Relationship Id="rId96" Type="http://schemas.openxmlformats.org/officeDocument/2006/relationships/oleObject" Target="embeddings/oleObject47.bin"/><Relationship Id="rId161" Type="http://schemas.openxmlformats.org/officeDocument/2006/relationships/image" Target="media/image70.wmf"/><Relationship Id="rId217" Type="http://schemas.openxmlformats.org/officeDocument/2006/relationships/oleObject" Target="embeddings/oleObject114.bin"/><Relationship Id="rId399" Type="http://schemas.openxmlformats.org/officeDocument/2006/relationships/oleObject" Target="embeddings/oleObject213.bin"/><Relationship Id="rId259" Type="http://schemas.openxmlformats.org/officeDocument/2006/relationships/oleObject" Target="embeddings/oleObject135.bin"/><Relationship Id="rId424" Type="http://schemas.openxmlformats.org/officeDocument/2006/relationships/oleObject" Target="embeddings/oleObject225.bin"/><Relationship Id="rId23" Type="http://schemas.openxmlformats.org/officeDocument/2006/relationships/oleObject" Target="embeddings/oleObject7.bin"/><Relationship Id="rId119" Type="http://schemas.openxmlformats.org/officeDocument/2006/relationships/image" Target="media/image53.wmf"/><Relationship Id="rId270" Type="http://schemas.openxmlformats.org/officeDocument/2006/relationships/image" Target="media/image123.wmf"/><Relationship Id="rId326" Type="http://schemas.openxmlformats.org/officeDocument/2006/relationships/oleObject" Target="embeddings/oleObject170.bin"/><Relationship Id="rId65" Type="http://schemas.openxmlformats.org/officeDocument/2006/relationships/image" Target="media/image27.wmf"/><Relationship Id="rId130" Type="http://schemas.openxmlformats.org/officeDocument/2006/relationships/oleObject" Target="embeddings/oleObject65.bin"/><Relationship Id="rId368" Type="http://schemas.openxmlformats.org/officeDocument/2006/relationships/oleObject" Target="embeddings/oleObject196.bin"/><Relationship Id="rId172" Type="http://schemas.openxmlformats.org/officeDocument/2006/relationships/oleObject" Target="embeddings/oleObject90.bin"/><Relationship Id="rId228" Type="http://schemas.openxmlformats.org/officeDocument/2006/relationships/oleObject" Target="embeddings/oleObject119.bin"/><Relationship Id="rId281" Type="http://schemas.openxmlformats.org/officeDocument/2006/relationships/oleObject" Target="embeddings/oleObject146.bin"/><Relationship Id="rId337" Type="http://schemas.openxmlformats.org/officeDocument/2006/relationships/image" Target="media/image154.wmf"/><Relationship Id="rId34" Type="http://schemas.openxmlformats.org/officeDocument/2006/relationships/image" Target="media/image15.wmf"/><Relationship Id="rId76" Type="http://schemas.openxmlformats.org/officeDocument/2006/relationships/oleObject" Target="embeddings/oleObject37.bin"/><Relationship Id="rId141" Type="http://schemas.openxmlformats.org/officeDocument/2006/relationships/image" Target="media/image64.wmf"/><Relationship Id="rId379" Type="http://schemas.openxmlformats.org/officeDocument/2006/relationships/oleObject" Target="embeddings/oleObject203.bin"/><Relationship Id="rId7" Type="http://schemas.openxmlformats.org/officeDocument/2006/relationships/endnotes" Target="endnotes.xml"/><Relationship Id="rId183" Type="http://schemas.openxmlformats.org/officeDocument/2006/relationships/image" Target="media/image81.wmf"/><Relationship Id="rId239" Type="http://schemas.openxmlformats.org/officeDocument/2006/relationships/image" Target="media/image108.wmf"/><Relationship Id="rId390" Type="http://schemas.openxmlformats.org/officeDocument/2006/relationships/image" Target="media/image175.wmf"/><Relationship Id="rId404" Type="http://schemas.openxmlformats.org/officeDocument/2006/relationships/oleObject" Target="embeddings/oleObject215.bin"/><Relationship Id="rId250" Type="http://schemas.openxmlformats.org/officeDocument/2006/relationships/oleObject" Target="embeddings/oleObject130.bin"/><Relationship Id="rId292" Type="http://schemas.openxmlformats.org/officeDocument/2006/relationships/oleObject" Target="embeddings/oleObject151.bin"/><Relationship Id="rId306" Type="http://schemas.openxmlformats.org/officeDocument/2006/relationships/oleObject" Target="embeddings/oleObject158.bin"/><Relationship Id="rId45" Type="http://schemas.openxmlformats.org/officeDocument/2006/relationships/oleObject" Target="embeddings/oleObject19.bin"/><Relationship Id="rId87" Type="http://schemas.openxmlformats.org/officeDocument/2006/relationships/image" Target="media/image38.wmf"/><Relationship Id="rId110" Type="http://schemas.openxmlformats.org/officeDocument/2006/relationships/oleObject" Target="embeddings/oleObject55.bin"/><Relationship Id="rId348" Type="http://schemas.openxmlformats.org/officeDocument/2006/relationships/oleObject" Target="embeddings/oleObject183.bin"/><Relationship Id="rId152" Type="http://schemas.openxmlformats.org/officeDocument/2006/relationships/oleObject" Target="embeddings/oleObject79.bin"/><Relationship Id="rId194" Type="http://schemas.openxmlformats.org/officeDocument/2006/relationships/oleObject" Target="embeddings/oleObject102.bin"/><Relationship Id="rId208" Type="http://schemas.openxmlformats.org/officeDocument/2006/relationships/image" Target="media/image92.wmf"/><Relationship Id="rId415" Type="http://schemas.openxmlformats.org/officeDocument/2006/relationships/image" Target="media/image188.wmf"/><Relationship Id="rId261" Type="http://schemas.openxmlformats.org/officeDocument/2006/relationships/oleObject" Target="embeddings/oleObject136.bin"/><Relationship Id="rId14" Type="http://schemas.openxmlformats.org/officeDocument/2006/relationships/oleObject" Target="embeddings/oleObject3.bin"/><Relationship Id="rId56" Type="http://schemas.openxmlformats.org/officeDocument/2006/relationships/image" Target="media/image23.wmf"/><Relationship Id="rId317" Type="http://schemas.openxmlformats.org/officeDocument/2006/relationships/image" Target="media/image147.wmf"/><Relationship Id="rId359" Type="http://schemas.openxmlformats.org/officeDocument/2006/relationships/image" Target="media/image162.wmf"/><Relationship Id="rId98" Type="http://schemas.openxmlformats.org/officeDocument/2006/relationships/image" Target="media/image43.wmf"/><Relationship Id="rId121" Type="http://schemas.openxmlformats.org/officeDocument/2006/relationships/image" Target="media/image54.wmf"/><Relationship Id="rId163" Type="http://schemas.openxmlformats.org/officeDocument/2006/relationships/image" Target="media/image71.wmf"/><Relationship Id="rId219" Type="http://schemas.openxmlformats.org/officeDocument/2006/relationships/oleObject" Target="embeddings/oleObject115.bin"/><Relationship Id="rId370" Type="http://schemas.openxmlformats.org/officeDocument/2006/relationships/oleObject" Target="embeddings/oleObject197.bin"/><Relationship Id="rId426" Type="http://schemas.openxmlformats.org/officeDocument/2006/relationships/oleObject" Target="embeddings/oleObject226.bin"/><Relationship Id="rId230" Type="http://schemas.openxmlformats.org/officeDocument/2006/relationships/oleObject" Target="embeddings/oleObject120.bin"/><Relationship Id="rId25" Type="http://schemas.openxmlformats.org/officeDocument/2006/relationships/image" Target="media/image10.wmf"/><Relationship Id="rId67" Type="http://schemas.openxmlformats.org/officeDocument/2006/relationships/image" Target="media/image28.wmf"/><Relationship Id="rId272" Type="http://schemas.openxmlformats.org/officeDocument/2006/relationships/image" Target="media/image124.wmf"/><Relationship Id="rId328" Type="http://schemas.openxmlformats.org/officeDocument/2006/relationships/oleObject" Target="embeddings/oleObject172.bin"/><Relationship Id="rId132" Type="http://schemas.openxmlformats.org/officeDocument/2006/relationships/oleObject" Target="embeddings/oleObject66.bin"/><Relationship Id="rId174" Type="http://schemas.openxmlformats.org/officeDocument/2006/relationships/oleObject" Target="embeddings/oleObject91.bin"/><Relationship Id="rId381" Type="http://schemas.openxmlformats.org/officeDocument/2006/relationships/image" Target="media/image170.wmf"/><Relationship Id="rId241" Type="http://schemas.openxmlformats.org/officeDocument/2006/relationships/image" Target="media/image109.wmf"/><Relationship Id="rId36" Type="http://schemas.openxmlformats.org/officeDocument/2006/relationships/oleObject" Target="embeddings/oleObject14.bin"/><Relationship Id="rId283" Type="http://schemas.openxmlformats.org/officeDocument/2006/relationships/oleObject" Target="embeddings/oleObject147.bin"/><Relationship Id="rId339" Type="http://schemas.openxmlformats.org/officeDocument/2006/relationships/image" Target="media/image155.wmf"/><Relationship Id="rId78" Type="http://schemas.openxmlformats.org/officeDocument/2006/relationships/oleObject" Target="embeddings/oleObject38.bin"/><Relationship Id="rId101" Type="http://schemas.openxmlformats.org/officeDocument/2006/relationships/image" Target="media/image45.wmf"/><Relationship Id="rId143" Type="http://schemas.openxmlformats.org/officeDocument/2006/relationships/oleObject" Target="embeddings/oleObject72.bin"/><Relationship Id="rId185" Type="http://schemas.openxmlformats.org/officeDocument/2006/relationships/image" Target="media/image82.wmf"/><Relationship Id="rId350" Type="http://schemas.openxmlformats.org/officeDocument/2006/relationships/oleObject" Target="embeddings/oleObject184.bin"/><Relationship Id="rId406" Type="http://schemas.openxmlformats.org/officeDocument/2006/relationships/oleObject" Target="embeddings/oleObject216.bin"/><Relationship Id="rId9" Type="http://schemas.openxmlformats.org/officeDocument/2006/relationships/image" Target="media/image2.wmf"/><Relationship Id="rId210" Type="http://schemas.openxmlformats.org/officeDocument/2006/relationships/image" Target="media/image93.wmf"/><Relationship Id="rId392" Type="http://schemas.openxmlformats.org/officeDocument/2006/relationships/image" Target="media/image176.wmf"/><Relationship Id="rId252" Type="http://schemas.openxmlformats.org/officeDocument/2006/relationships/oleObject" Target="embeddings/oleObject131.bin"/><Relationship Id="rId294" Type="http://schemas.openxmlformats.org/officeDocument/2006/relationships/oleObject" Target="embeddings/oleObject152.bin"/><Relationship Id="rId308" Type="http://schemas.openxmlformats.org/officeDocument/2006/relationships/oleObject" Target="embeddings/oleObject159.bin"/><Relationship Id="rId47" Type="http://schemas.openxmlformats.org/officeDocument/2006/relationships/oleObject" Target="embeddings/oleObject20.bin"/><Relationship Id="rId89" Type="http://schemas.openxmlformats.org/officeDocument/2006/relationships/image" Target="media/image39.png"/><Relationship Id="rId112" Type="http://schemas.openxmlformats.org/officeDocument/2006/relationships/oleObject" Target="embeddings/oleObject56.bin"/><Relationship Id="rId154" Type="http://schemas.openxmlformats.org/officeDocument/2006/relationships/image" Target="media/image67.wmf"/><Relationship Id="rId361" Type="http://schemas.openxmlformats.org/officeDocument/2006/relationships/oleObject" Target="embeddings/oleObject192.bin"/><Relationship Id="rId196" Type="http://schemas.openxmlformats.org/officeDocument/2006/relationships/oleObject" Target="embeddings/oleObject103.bin"/><Relationship Id="rId417" Type="http://schemas.openxmlformats.org/officeDocument/2006/relationships/image" Target="media/image189.wmf"/><Relationship Id="rId16" Type="http://schemas.openxmlformats.org/officeDocument/2006/relationships/image" Target="media/image6.wmf"/><Relationship Id="rId221" Type="http://schemas.openxmlformats.org/officeDocument/2006/relationships/oleObject" Target="embeddings/oleObject116.bin"/><Relationship Id="rId263" Type="http://schemas.openxmlformats.org/officeDocument/2006/relationships/oleObject" Target="embeddings/oleObject137.bin"/><Relationship Id="rId319" Type="http://schemas.openxmlformats.org/officeDocument/2006/relationships/image" Target="media/image148.wmf"/><Relationship Id="rId58" Type="http://schemas.openxmlformats.org/officeDocument/2006/relationships/image" Target="media/image24.wmf"/><Relationship Id="rId123" Type="http://schemas.openxmlformats.org/officeDocument/2006/relationships/image" Target="media/image55.wmf"/><Relationship Id="rId330" Type="http://schemas.openxmlformats.org/officeDocument/2006/relationships/oleObject" Target="embeddings/oleObject173.bin"/><Relationship Id="rId165" Type="http://schemas.openxmlformats.org/officeDocument/2006/relationships/image" Target="media/image72.wmf"/><Relationship Id="rId372" Type="http://schemas.openxmlformats.org/officeDocument/2006/relationships/oleObject" Target="embeddings/oleObject198.bin"/><Relationship Id="rId428" Type="http://schemas.microsoft.com/office/2011/relationships/people" Target="people.xml"/><Relationship Id="rId232" Type="http://schemas.openxmlformats.org/officeDocument/2006/relationships/oleObject" Target="embeddings/oleObject121.bin"/><Relationship Id="rId274" Type="http://schemas.openxmlformats.org/officeDocument/2006/relationships/image" Target="media/image125.wmf"/><Relationship Id="rId27" Type="http://schemas.openxmlformats.org/officeDocument/2006/relationships/image" Target="media/image11.wmf"/><Relationship Id="rId69" Type="http://schemas.openxmlformats.org/officeDocument/2006/relationships/image" Target="media/image29.wmf"/><Relationship Id="rId134" Type="http://schemas.openxmlformats.org/officeDocument/2006/relationships/oleObject" Target="embeddings/oleObject67.bin"/><Relationship Id="rId80" Type="http://schemas.openxmlformats.org/officeDocument/2006/relationships/oleObject" Target="embeddings/oleObject39.bin"/><Relationship Id="rId176" Type="http://schemas.openxmlformats.org/officeDocument/2006/relationships/oleObject" Target="embeddings/oleObject92.bin"/><Relationship Id="rId341" Type="http://schemas.openxmlformats.org/officeDocument/2006/relationships/image" Target="media/image156.wmf"/><Relationship Id="rId383" Type="http://schemas.openxmlformats.org/officeDocument/2006/relationships/image" Target="media/image171.wmf"/><Relationship Id="rId201" Type="http://schemas.openxmlformats.org/officeDocument/2006/relationships/image" Target="media/image89.wmf"/><Relationship Id="rId243" Type="http://schemas.openxmlformats.org/officeDocument/2006/relationships/image" Target="media/image110.wmf"/><Relationship Id="rId285" Type="http://schemas.openxmlformats.org/officeDocument/2006/relationships/oleObject" Target="embeddings/oleObject148.bin"/><Relationship Id="rId38" Type="http://schemas.openxmlformats.org/officeDocument/2006/relationships/image" Target="media/image16.wmf"/><Relationship Id="rId103" Type="http://schemas.openxmlformats.org/officeDocument/2006/relationships/image" Target="media/image46.wmf"/><Relationship Id="rId310" Type="http://schemas.openxmlformats.org/officeDocument/2006/relationships/oleObject" Target="embeddings/oleObject160.bin"/><Relationship Id="rId91" Type="http://schemas.openxmlformats.org/officeDocument/2006/relationships/oleObject" Target="embeddings/oleObject44.bin"/><Relationship Id="rId145" Type="http://schemas.openxmlformats.org/officeDocument/2006/relationships/image" Target="media/image65.wmf"/><Relationship Id="rId187" Type="http://schemas.openxmlformats.org/officeDocument/2006/relationships/image" Target="media/image83.wmf"/><Relationship Id="rId352" Type="http://schemas.openxmlformats.org/officeDocument/2006/relationships/oleObject" Target="embeddings/oleObject185.bin"/><Relationship Id="rId394" Type="http://schemas.openxmlformats.org/officeDocument/2006/relationships/image" Target="media/image177.wmf"/><Relationship Id="rId408" Type="http://schemas.openxmlformats.org/officeDocument/2006/relationships/oleObject" Target="embeddings/oleObject217.bin"/><Relationship Id="rId1" Type="http://schemas.openxmlformats.org/officeDocument/2006/relationships/customXml" Target="../customXml/item1.xml"/><Relationship Id="rId212" Type="http://schemas.openxmlformats.org/officeDocument/2006/relationships/image" Target="media/image94.wmf"/><Relationship Id="rId233" Type="http://schemas.openxmlformats.org/officeDocument/2006/relationships/image" Target="media/image105.wmf"/><Relationship Id="rId254" Type="http://schemas.openxmlformats.org/officeDocument/2006/relationships/oleObject" Target="embeddings/oleObject132.bin"/><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oleObject" Target="embeddings/oleObject57.bin"/><Relationship Id="rId275" Type="http://schemas.openxmlformats.org/officeDocument/2006/relationships/oleObject" Target="embeddings/oleObject143.bin"/><Relationship Id="rId296" Type="http://schemas.openxmlformats.org/officeDocument/2006/relationships/oleObject" Target="embeddings/oleObject153.bin"/><Relationship Id="rId300" Type="http://schemas.openxmlformats.org/officeDocument/2006/relationships/oleObject" Target="embeddings/oleObject155.bin"/><Relationship Id="rId60" Type="http://schemas.openxmlformats.org/officeDocument/2006/relationships/image" Target="media/image25.wmf"/><Relationship Id="rId81" Type="http://schemas.openxmlformats.org/officeDocument/2006/relationships/image" Target="media/image35.wmf"/><Relationship Id="rId135" Type="http://schemas.openxmlformats.org/officeDocument/2006/relationships/image" Target="media/image61.wmf"/><Relationship Id="rId156" Type="http://schemas.openxmlformats.org/officeDocument/2006/relationships/image" Target="media/image68.wmf"/><Relationship Id="rId177" Type="http://schemas.openxmlformats.org/officeDocument/2006/relationships/image" Target="media/image78.wmf"/><Relationship Id="rId198" Type="http://schemas.openxmlformats.org/officeDocument/2006/relationships/oleObject" Target="embeddings/oleObject104.bin"/><Relationship Id="rId321" Type="http://schemas.openxmlformats.org/officeDocument/2006/relationships/oleObject" Target="embeddings/oleObject166.bin"/><Relationship Id="rId342" Type="http://schemas.openxmlformats.org/officeDocument/2006/relationships/oleObject" Target="embeddings/oleObject179.bin"/><Relationship Id="rId363" Type="http://schemas.openxmlformats.org/officeDocument/2006/relationships/oleObject" Target="embeddings/oleObject193.bin"/><Relationship Id="rId384" Type="http://schemas.openxmlformats.org/officeDocument/2006/relationships/oleObject" Target="embeddings/oleObject206.bin"/><Relationship Id="rId419" Type="http://schemas.openxmlformats.org/officeDocument/2006/relationships/image" Target="media/image190.wmf"/><Relationship Id="rId202" Type="http://schemas.openxmlformats.org/officeDocument/2006/relationships/oleObject" Target="embeddings/oleObject106.bin"/><Relationship Id="rId223" Type="http://schemas.openxmlformats.org/officeDocument/2006/relationships/oleObject" Target="embeddings/oleObject117.bin"/><Relationship Id="rId244" Type="http://schemas.openxmlformats.org/officeDocument/2006/relationships/oleObject" Target="embeddings/oleObject127.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oleObject" Target="embeddings/oleObject138.bin"/><Relationship Id="rId286" Type="http://schemas.openxmlformats.org/officeDocument/2006/relationships/image" Target="media/image131.wmf"/><Relationship Id="rId50" Type="http://schemas.openxmlformats.org/officeDocument/2006/relationships/oleObject" Target="embeddings/oleObject22.bin"/><Relationship Id="rId104" Type="http://schemas.openxmlformats.org/officeDocument/2006/relationships/oleObject" Target="embeddings/oleObject51.bin"/><Relationship Id="rId125" Type="http://schemas.openxmlformats.org/officeDocument/2006/relationships/image" Target="media/image56.wmf"/><Relationship Id="rId146" Type="http://schemas.openxmlformats.org/officeDocument/2006/relationships/oleObject" Target="embeddings/oleObject74.bin"/><Relationship Id="rId167" Type="http://schemas.openxmlformats.org/officeDocument/2006/relationships/image" Target="media/image73.wmf"/><Relationship Id="rId188" Type="http://schemas.openxmlformats.org/officeDocument/2006/relationships/oleObject" Target="embeddings/oleObject98.bin"/><Relationship Id="rId311" Type="http://schemas.openxmlformats.org/officeDocument/2006/relationships/image" Target="media/image144.wmf"/><Relationship Id="rId332" Type="http://schemas.openxmlformats.org/officeDocument/2006/relationships/oleObject" Target="embeddings/oleObject174.bin"/><Relationship Id="rId353" Type="http://schemas.openxmlformats.org/officeDocument/2006/relationships/oleObject" Target="embeddings/oleObject186.bin"/><Relationship Id="rId374" Type="http://schemas.openxmlformats.org/officeDocument/2006/relationships/oleObject" Target="embeddings/oleObject199.bin"/><Relationship Id="rId395" Type="http://schemas.openxmlformats.org/officeDocument/2006/relationships/oleObject" Target="embeddings/oleObject211.bin"/><Relationship Id="rId409" Type="http://schemas.openxmlformats.org/officeDocument/2006/relationships/image" Target="media/image185.wmf"/><Relationship Id="rId71" Type="http://schemas.openxmlformats.org/officeDocument/2006/relationships/image" Target="media/image30.wmf"/><Relationship Id="rId92" Type="http://schemas.openxmlformats.org/officeDocument/2006/relationships/image" Target="media/image41.wmf"/><Relationship Id="rId213" Type="http://schemas.openxmlformats.org/officeDocument/2006/relationships/oleObject" Target="embeddings/oleObject112.bin"/><Relationship Id="rId234" Type="http://schemas.openxmlformats.org/officeDocument/2006/relationships/oleObject" Target="embeddings/oleObject122.bin"/><Relationship Id="rId420" Type="http://schemas.openxmlformats.org/officeDocument/2006/relationships/oleObject" Target="embeddings/oleObject223.bin"/><Relationship Id="rId2" Type="http://schemas.openxmlformats.org/officeDocument/2006/relationships/numbering" Target="numbering.xml"/><Relationship Id="rId29" Type="http://schemas.openxmlformats.org/officeDocument/2006/relationships/image" Target="media/image12.emf"/><Relationship Id="rId255" Type="http://schemas.openxmlformats.org/officeDocument/2006/relationships/image" Target="media/image116.wmf"/><Relationship Id="rId276" Type="http://schemas.openxmlformats.org/officeDocument/2006/relationships/image" Target="media/image126.wmf"/><Relationship Id="rId297" Type="http://schemas.openxmlformats.org/officeDocument/2006/relationships/image" Target="media/image137.wmf"/><Relationship Id="rId40" Type="http://schemas.openxmlformats.org/officeDocument/2006/relationships/image" Target="media/image17.wmf"/><Relationship Id="rId115" Type="http://schemas.openxmlformats.org/officeDocument/2006/relationships/image" Target="media/image51.wmf"/><Relationship Id="rId136" Type="http://schemas.openxmlformats.org/officeDocument/2006/relationships/oleObject" Target="embeddings/oleObject68.bin"/><Relationship Id="rId157" Type="http://schemas.openxmlformats.org/officeDocument/2006/relationships/oleObject" Target="embeddings/oleObject82.bin"/><Relationship Id="rId178" Type="http://schemas.openxmlformats.org/officeDocument/2006/relationships/oleObject" Target="embeddings/oleObject93.bin"/><Relationship Id="rId301" Type="http://schemas.openxmlformats.org/officeDocument/2006/relationships/image" Target="media/image139.wmf"/><Relationship Id="rId322" Type="http://schemas.openxmlformats.org/officeDocument/2006/relationships/image" Target="media/image149.emf"/><Relationship Id="rId343" Type="http://schemas.openxmlformats.org/officeDocument/2006/relationships/image" Target="media/image157.wmf"/><Relationship Id="rId364" Type="http://schemas.openxmlformats.org/officeDocument/2006/relationships/oleObject" Target="embeddings/oleObject194.bin"/><Relationship Id="rId61" Type="http://schemas.openxmlformats.org/officeDocument/2006/relationships/oleObject" Target="embeddings/oleObject29.bin"/><Relationship Id="rId82" Type="http://schemas.openxmlformats.org/officeDocument/2006/relationships/oleObject" Target="embeddings/oleObject40.bin"/><Relationship Id="rId199" Type="http://schemas.openxmlformats.org/officeDocument/2006/relationships/image" Target="media/image88.wmf"/><Relationship Id="rId203" Type="http://schemas.openxmlformats.org/officeDocument/2006/relationships/oleObject" Target="embeddings/oleObject107.bin"/><Relationship Id="rId385" Type="http://schemas.openxmlformats.org/officeDocument/2006/relationships/image" Target="media/image172.wmf"/><Relationship Id="rId19" Type="http://schemas.openxmlformats.org/officeDocument/2006/relationships/oleObject" Target="embeddings/oleObject5.bin"/><Relationship Id="rId224" Type="http://schemas.openxmlformats.org/officeDocument/2006/relationships/image" Target="media/image100.png"/><Relationship Id="rId245" Type="http://schemas.openxmlformats.org/officeDocument/2006/relationships/image" Target="media/image111.wmf"/><Relationship Id="rId266" Type="http://schemas.openxmlformats.org/officeDocument/2006/relationships/image" Target="media/image121.wmf"/><Relationship Id="rId287" Type="http://schemas.openxmlformats.org/officeDocument/2006/relationships/oleObject" Target="embeddings/oleObject149.bin"/><Relationship Id="rId410" Type="http://schemas.openxmlformats.org/officeDocument/2006/relationships/oleObject" Target="embeddings/oleObject218.bin"/><Relationship Id="rId30" Type="http://schemas.openxmlformats.org/officeDocument/2006/relationships/image" Target="media/image13.wmf"/><Relationship Id="rId105" Type="http://schemas.openxmlformats.org/officeDocument/2006/relationships/oleObject" Target="embeddings/oleObject52.bin"/><Relationship Id="rId126" Type="http://schemas.openxmlformats.org/officeDocument/2006/relationships/oleObject" Target="embeddings/oleObject63.bin"/><Relationship Id="rId147" Type="http://schemas.openxmlformats.org/officeDocument/2006/relationships/image" Target="media/image66.png"/><Relationship Id="rId168" Type="http://schemas.openxmlformats.org/officeDocument/2006/relationships/oleObject" Target="embeddings/oleObject88.bin"/><Relationship Id="rId312" Type="http://schemas.openxmlformats.org/officeDocument/2006/relationships/oleObject" Target="embeddings/oleObject161.bin"/><Relationship Id="rId333" Type="http://schemas.openxmlformats.org/officeDocument/2006/relationships/image" Target="media/image152.wmf"/><Relationship Id="rId354" Type="http://schemas.openxmlformats.org/officeDocument/2006/relationships/oleObject" Target="embeddings/oleObject187.bin"/><Relationship Id="rId51" Type="http://schemas.openxmlformats.org/officeDocument/2006/relationships/oleObject" Target="embeddings/oleObject23.bin"/><Relationship Id="rId72" Type="http://schemas.openxmlformats.org/officeDocument/2006/relationships/oleObject" Target="embeddings/oleObject35.bin"/><Relationship Id="rId93" Type="http://schemas.openxmlformats.org/officeDocument/2006/relationships/oleObject" Target="embeddings/oleObject45.bin"/><Relationship Id="rId189" Type="http://schemas.openxmlformats.org/officeDocument/2006/relationships/image" Target="media/image84.wmf"/><Relationship Id="rId375" Type="http://schemas.openxmlformats.org/officeDocument/2006/relationships/oleObject" Target="embeddings/oleObject200.bin"/><Relationship Id="rId396" Type="http://schemas.openxmlformats.org/officeDocument/2006/relationships/image" Target="media/image178.wmf"/><Relationship Id="rId3" Type="http://schemas.openxmlformats.org/officeDocument/2006/relationships/styles" Target="styles.xml"/><Relationship Id="rId214" Type="http://schemas.openxmlformats.org/officeDocument/2006/relationships/image" Target="media/image95.wmf"/><Relationship Id="rId235" Type="http://schemas.openxmlformats.org/officeDocument/2006/relationships/image" Target="media/image106.wmf"/><Relationship Id="rId256" Type="http://schemas.openxmlformats.org/officeDocument/2006/relationships/oleObject" Target="embeddings/oleObject133.bin"/><Relationship Id="rId277" Type="http://schemas.openxmlformats.org/officeDocument/2006/relationships/oleObject" Target="embeddings/oleObject144.bin"/><Relationship Id="rId298" Type="http://schemas.openxmlformats.org/officeDocument/2006/relationships/oleObject" Target="embeddings/oleObject154.bin"/><Relationship Id="rId400" Type="http://schemas.openxmlformats.org/officeDocument/2006/relationships/image" Target="media/image180.wmf"/><Relationship Id="rId421" Type="http://schemas.openxmlformats.org/officeDocument/2006/relationships/image" Target="media/image191.wmf"/><Relationship Id="rId116" Type="http://schemas.openxmlformats.org/officeDocument/2006/relationships/oleObject" Target="embeddings/oleObject58.bin"/><Relationship Id="rId137" Type="http://schemas.openxmlformats.org/officeDocument/2006/relationships/image" Target="media/image62.wmf"/><Relationship Id="rId158" Type="http://schemas.openxmlformats.org/officeDocument/2006/relationships/oleObject" Target="embeddings/oleObject83.bin"/><Relationship Id="rId302" Type="http://schemas.openxmlformats.org/officeDocument/2006/relationships/oleObject" Target="embeddings/oleObject156.bin"/><Relationship Id="rId323" Type="http://schemas.openxmlformats.org/officeDocument/2006/relationships/oleObject" Target="embeddings/oleObject167.bin"/><Relationship Id="rId344" Type="http://schemas.openxmlformats.org/officeDocument/2006/relationships/oleObject" Target="embeddings/oleObject180.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6.wmf"/><Relationship Id="rId83" Type="http://schemas.openxmlformats.org/officeDocument/2006/relationships/image" Target="media/image36.wmf"/><Relationship Id="rId179" Type="http://schemas.openxmlformats.org/officeDocument/2006/relationships/image" Target="media/image79.wmf"/><Relationship Id="rId365" Type="http://schemas.openxmlformats.org/officeDocument/2006/relationships/image" Target="media/image164.wmf"/><Relationship Id="rId386" Type="http://schemas.openxmlformats.org/officeDocument/2006/relationships/oleObject" Target="embeddings/oleObject207.bin"/><Relationship Id="rId190" Type="http://schemas.openxmlformats.org/officeDocument/2006/relationships/oleObject" Target="embeddings/oleObject99.bin"/><Relationship Id="rId204" Type="http://schemas.openxmlformats.org/officeDocument/2006/relationships/image" Target="media/image90.wmf"/><Relationship Id="rId225" Type="http://schemas.openxmlformats.org/officeDocument/2006/relationships/image" Target="media/image101.wmf"/><Relationship Id="rId246" Type="http://schemas.openxmlformats.org/officeDocument/2006/relationships/oleObject" Target="embeddings/oleObject128.bin"/><Relationship Id="rId267" Type="http://schemas.openxmlformats.org/officeDocument/2006/relationships/oleObject" Target="embeddings/oleObject139.bin"/><Relationship Id="rId288" Type="http://schemas.openxmlformats.org/officeDocument/2006/relationships/image" Target="media/image132.emf"/><Relationship Id="rId411" Type="http://schemas.openxmlformats.org/officeDocument/2006/relationships/image" Target="media/image186.wmf"/><Relationship Id="rId106" Type="http://schemas.openxmlformats.org/officeDocument/2006/relationships/oleObject" Target="embeddings/oleObject53.bin"/><Relationship Id="rId127" Type="http://schemas.openxmlformats.org/officeDocument/2006/relationships/image" Target="media/image57.wmf"/><Relationship Id="rId313" Type="http://schemas.openxmlformats.org/officeDocument/2006/relationships/image" Target="media/image145.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image" Target="media/image31.wmf"/><Relationship Id="rId94" Type="http://schemas.openxmlformats.org/officeDocument/2006/relationships/image" Target="media/image42.wmf"/><Relationship Id="rId148" Type="http://schemas.openxmlformats.org/officeDocument/2006/relationships/oleObject" Target="embeddings/oleObject75.bin"/><Relationship Id="rId169" Type="http://schemas.openxmlformats.org/officeDocument/2006/relationships/image" Target="media/image74.wmf"/><Relationship Id="rId334" Type="http://schemas.openxmlformats.org/officeDocument/2006/relationships/oleObject" Target="embeddings/oleObject175.bin"/><Relationship Id="rId355" Type="http://schemas.openxmlformats.org/officeDocument/2006/relationships/oleObject" Target="embeddings/oleObject188.bin"/><Relationship Id="rId376" Type="http://schemas.openxmlformats.org/officeDocument/2006/relationships/oleObject" Target="embeddings/oleObject201.bin"/><Relationship Id="rId397" Type="http://schemas.openxmlformats.org/officeDocument/2006/relationships/oleObject" Target="embeddings/oleObject212.bin"/><Relationship Id="rId4" Type="http://schemas.openxmlformats.org/officeDocument/2006/relationships/settings" Target="settings.xml"/><Relationship Id="rId180" Type="http://schemas.openxmlformats.org/officeDocument/2006/relationships/oleObject" Target="embeddings/oleObject94.bin"/><Relationship Id="rId215" Type="http://schemas.openxmlformats.org/officeDocument/2006/relationships/oleObject" Target="embeddings/oleObject113.bin"/><Relationship Id="rId236" Type="http://schemas.openxmlformats.org/officeDocument/2006/relationships/oleObject" Target="embeddings/oleObject123.bin"/><Relationship Id="rId257" Type="http://schemas.openxmlformats.org/officeDocument/2006/relationships/oleObject" Target="embeddings/oleObject134.bin"/><Relationship Id="rId278" Type="http://schemas.openxmlformats.org/officeDocument/2006/relationships/image" Target="media/image127.wmf"/><Relationship Id="rId401" Type="http://schemas.openxmlformats.org/officeDocument/2006/relationships/oleObject" Target="embeddings/oleObject214.bin"/><Relationship Id="rId422" Type="http://schemas.openxmlformats.org/officeDocument/2006/relationships/oleObject" Target="embeddings/oleObject224.bin"/><Relationship Id="rId303" Type="http://schemas.openxmlformats.org/officeDocument/2006/relationships/image" Target="media/image140.wmf"/><Relationship Id="rId42" Type="http://schemas.openxmlformats.org/officeDocument/2006/relationships/image" Target="media/image18.wmf"/><Relationship Id="rId84" Type="http://schemas.openxmlformats.org/officeDocument/2006/relationships/oleObject" Target="embeddings/oleObject41.bin"/><Relationship Id="rId138" Type="http://schemas.openxmlformats.org/officeDocument/2006/relationships/oleObject" Target="embeddings/oleObject69.bin"/><Relationship Id="rId345" Type="http://schemas.openxmlformats.org/officeDocument/2006/relationships/image" Target="media/image158.wmf"/><Relationship Id="rId387" Type="http://schemas.openxmlformats.org/officeDocument/2006/relationships/image" Target="media/image173.emf"/><Relationship Id="rId191" Type="http://schemas.openxmlformats.org/officeDocument/2006/relationships/image" Target="media/image85.wmf"/><Relationship Id="rId205" Type="http://schemas.openxmlformats.org/officeDocument/2006/relationships/oleObject" Target="embeddings/oleObject108.bin"/><Relationship Id="rId247" Type="http://schemas.openxmlformats.org/officeDocument/2006/relationships/image" Target="media/image112.wmf"/><Relationship Id="rId412" Type="http://schemas.openxmlformats.org/officeDocument/2006/relationships/oleObject" Target="embeddings/oleObject219.bin"/><Relationship Id="rId107" Type="http://schemas.openxmlformats.org/officeDocument/2006/relationships/image" Target="media/image47.wmf"/><Relationship Id="rId289" Type="http://schemas.openxmlformats.org/officeDocument/2006/relationships/image" Target="media/image133.wmf"/><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76.bin"/><Relationship Id="rId314" Type="http://schemas.openxmlformats.org/officeDocument/2006/relationships/oleObject" Target="embeddings/oleObject162.bin"/><Relationship Id="rId356" Type="http://schemas.openxmlformats.org/officeDocument/2006/relationships/image" Target="media/image161.wmf"/><Relationship Id="rId398" Type="http://schemas.openxmlformats.org/officeDocument/2006/relationships/image" Target="media/image179.wmf"/><Relationship Id="rId95" Type="http://schemas.openxmlformats.org/officeDocument/2006/relationships/oleObject" Target="embeddings/oleObject46.bin"/><Relationship Id="rId160" Type="http://schemas.openxmlformats.org/officeDocument/2006/relationships/oleObject" Target="embeddings/oleObject84.bin"/><Relationship Id="rId216" Type="http://schemas.openxmlformats.org/officeDocument/2006/relationships/image" Target="media/image96.wmf"/><Relationship Id="rId423" Type="http://schemas.openxmlformats.org/officeDocument/2006/relationships/image" Target="media/image192.wmf"/><Relationship Id="rId258" Type="http://schemas.openxmlformats.org/officeDocument/2006/relationships/image" Target="media/image117.wmf"/><Relationship Id="rId22" Type="http://schemas.openxmlformats.org/officeDocument/2006/relationships/image" Target="media/image9.wmf"/><Relationship Id="rId64" Type="http://schemas.openxmlformats.org/officeDocument/2006/relationships/oleObject" Target="embeddings/oleObject31.bin"/><Relationship Id="rId118" Type="http://schemas.openxmlformats.org/officeDocument/2006/relationships/oleObject" Target="embeddings/oleObject59.bin"/><Relationship Id="rId325" Type="http://schemas.openxmlformats.org/officeDocument/2006/relationships/oleObject" Target="embeddings/oleObject169.bin"/><Relationship Id="rId367" Type="http://schemas.openxmlformats.org/officeDocument/2006/relationships/image" Target="media/image165.wmf"/><Relationship Id="rId171" Type="http://schemas.openxmlformats.org/officeDocument/2006/relationships/image" Target="media/image75.wmf"/><Relationship Id="rId227" Type="http://schemas.openxmlformats.org/officeDocument/2006/relationships/image" Target="media/image102.wmf"/><Relationship Id="rId269" Type="http://schemas.openxmlformats.org/officeDocument/2006/relationships/oleObject" Target="embeddings/oleObject140.bin"/><Relationship Id="rId33" Type="http://schemas.openxmlformats.org/officeDocument/2006/relationships/oleObject" Target="embeddings/oleObject12.bin"/><Relationship Id="rId129" Type="http://schemas.openxmlformats.org/officeDocument/2006/relationships/image" Target="media/image58.wmf"/><Relationship Id="rId280" Type="http://schemas.openxmlformats.org/officeDocument/2006/relationships/image" Target="media/image128.wmf"/><Relationship Id="rId336" Type="http://schemas.openxmlformats.org/officeDocument/2006/relationships/oleObject" Target="embeddings/oleObject176.bin"/><Relationship Id="rId75" Type="http://schemas.openxmlformats.org/officeDocument/2006/relationships/image" Target="media/image32.wmf"/><Relationship Id="rId140" Type="http://schemas.openxmlformats.org/officeDocument/2006/relationships/oleObject" Target="embeddings/oleObject70.bin"/><Relationship Id="rId182" Type="http://schemas.openxmlformats.org/officeDocument/2006/relationships/oleObject" Target="embeddings/oleObject95.bin"/><Relationship Id="rId378" Type="http://schemas.openxmlformats.org/officeDocument/2006/relationships/image" Target="media/image169.wmf"/><Relationship Id="rId403" Type="http://schemas.openxmlformats.org/officeDocument/2006/relationships/image" Target="media/image182.wmf"/><Relationship Id="rId6" Type="http://schemas.openxmlformats.org/officeDocument/2006/relationships/footnotes" Target="footnotes.xml"/><Relationship Id="rId238" Type="http://schemas.openxmlformats.org/officeDocument/2006/relationships/oleObject" Target="embeddings/oleObject124.bin"/><Relationship Id="rId291" Type="http://schemas.openxmlformats.org/officeDocument/2006/relationships/image" Target="media/image134.wmf"/><Relationship Id="rId305" Type="http://schemas.openxmlformats.org/officeDocument/2006/relationships/image" Target="media/image141.wmf"/><Relationship Id="rId347" Type="http://schemas.openxmlformats.org/officeDocument/2006/relationships/oleObject" Target="embeddings/oleObject182.bin"/><Relationship Id="rId44" Type="http://schemas.openxmlformats.org/officeDocument/2006/relationships/image" Target="media/image19.wmf"/><Relationship Id="rId86" Type="http://schemas.openxmlformats.org/officeDocument/2006/relationships/oleObject" Target="embeddings/oleObject42.bin"/><Relationship Id="rId151" Type="http://schemas.openxmlformats.org/officeDocument/2006/relationships/oleObject" Target="embeddings/oleObject78.bin"/><Relationship Id="rId389" Type="http://schemas.openxmlformats.org/officeDocument/2006/relationships/oleObject" Target="embeddings/oleObject208.bin"/><Relationship Id="rId193" Type="http://schemas.openxmlformats.org/officeDocument/2006/relationships/oleObject" Target="embeddings/oleObject101.bin"/><Relationship Id="rId207" Type="http://schemas.openxmlformats.org/officeDocument/2006/relationships/oleObject" Target="embeddings/oleObject109.bin"/><Relationship Id="rId249" Type="http://schemas.openxmlformats.org/officeDocument/2006/relationships/image" Target="media/image113.wmf"/><Relationship Id="rId414" Type="http://schemas.openxmlformats.org/officeDocument/2006/relationships/oleObject" Target="embeddings/oleObject220.bin"/><Relationship Id="rId13" Type="http://schemas.openxmlformats.org/officeDocument/2006/relationships/image" Target="media/image4.wmf"/><Relationship Id="rId109" Type="http://schemas.openxmlformats.org/officeDocument/2006/relationships/image" Target="media/image48.wmf"/><Relationship Id="rId260" Type="http://schemas.openxmlformats.org/officeDocument/2006/relationships/image" Target="media/image118.wmf"/><Relationship Id="rId316" Type="http://schemas.openxmlformats.org/officeDocument/2006/relationships/oleObject" Target="embeddings/oleObject163.bin"/><Relationship Id="rId55" Type="http://schemas.openxmlformats.org/officeDocument/2006/relationships/oleObject" Target="embeddings/oleObject26.bin"/><Relationship Id="rId97" Type="http://schemas.openxmlformats.org/officeDocument/2006/relationships/oleObject" Target="embeddings/oleObject48.bin"/><Relationship Id="rId120" Type="http://schemas.openxmlformats.org/officeDocument/2006/relationships/oleObject" Target="embeddings/oleObject60.bin"/><Relationship Id="rId358" Type="http://schemas.openxmlformats.org/officeDocument/2006/relationships/oleObject" Target="embeddings/oleObject190.bin"/><Relationship Id="rId162" Type="http://schemas.openxmlformats.org/officeDocument/2006/relationships/oleObject" Target="embeddings/oleObject85.bin"/><Relationship Id="rId218" Type="http://schemas.openxmlformats.org/officeDocument/2006/relationships/image" Target="media/image97.wmf"/><Relationship Id="rId425" Type="http://schemas.openxmlformats.org/officeDocument/2006/relationships/image" Target="media/image193.wmf"/><Relationship Id="rId271" Type="http://schemas.openxmlformats.org/officeDocument/2006/relationships/oleObject" Target="embeddings/oleObject141.bin"/><Relationship Id="rId24" Type="http://schemas.openxmlformats.org/officeDocument/2006/relationships/oleObject" Target="embeddings/oleObject8.bin"/><Relationship Id="rId66" Type="http://schemas.openxmlformats.org/officeDocument/2006/relationships/oleObject" Target="embeddings/oleObject32.bin"/><Relationship Id="rId131" Type="http://schemas.openxmlformats.org/officeDocument/2006/relationships/image" Target="media/image59.wmf"/><Relationship Id="rId327" Type="http://schemas.openxmlformats.org/officeDocument/2006/relationships/oleObject" Target="embeddings/oleObject171.bin"/><Relationship Id="rId369" Type="http://schemas.openxmlformats.org/officeDocument/2006/relationships/image" Target="media/image166.wmf"/><Relationship Id="rId173" Type="http://schemas.openxmlformats.org/officeDocument/2006/relationships/image" Target="media/image76.wmf"/><Relationship Id="rId229" Type="http://schemas.openxmlformats.org/officeDocument/2006/relationships/image" Target="media/image103.wmf"/><Relationship Id="rId380" Type="http://schemas.openxmlformats.org/officeDocument/2006/relationships/oleObject" Target="embeddings/oleObject204.bin"/><Relationship Id="rId240" Type="http://schemas.openxmlformats.org/officeDocument/2006/relationships/oleObject" Target="embeddings/oleObject125.bin"/><Relationship Id="rId35" Type="http://schemas.openxmlformats.org/officeDocument/2006/relationships/oleObject" Target="embeddings/oleObject13.bin"/><Relationship Id="rId77" Type="http://schemas.openxmlformats.org/officeDocument/2006/relationships/image" Target="media/image33.wmf"/><Relationship Id="rId100" Type="http://schemas.openxmlformats.org/officeDocument/2006/relationships/image" Target="media/image44.png"/><Relationship Id="rId282" Type="http://schemas.openxmlformats.org/officeDocument/2006/relationships/image" Target="media/image129.wmf"/><Relationship Id="rId338" Type="http://schemas.openxmlformats.org/officeDocument/2006/relationships/oleObject" Target="embeddings/oleObject177.bin"/><Relationship Id="rId8" Type="http://schemas.openxmlformats.org/officeDocument/2006/relationships/image" Target="media/image1.jpeg"/><Relationship Id="rId142" Type="http://schemas.openxmlformats.org/officeDocument/2006/relationships/oleObject" Target="embeddings/oleObject71.bin"/><Relationship Id="rId184" Type="http://schemas.openxmlformats.org/officeDocument/2006/relationships/oleObject" Target="embeddings/oleObject96.bin"/><Relationship Id="rId391" Type="http://schemas.openxmlformats.org/officeDocument/2006/relationships/oleObject" Target="embeddings/oleObject209.bin"/><Relationship Id="rId405" Type="http://schemas.openxmlformats.org/officeDocument/2006/relationships/image" Target="media/image183.wmf"/><Relationship Id="rId251" Type="http://schemas.openxmlformats.org/officeDocument/2006/relationships/image" Target="media/image114.wmf"/><Relationship Id="rId46" Type="http://schemas.openxmlformats.org/officeDocument/2006/relationships/image" Target="media/image20.wmf"/><Relationship Id="rId293" Type="http://schemas.openxmlformats.org/officeDocument/2006/relationships/image" Target="media/image135.wmf"/><Relationship Id="rId307" Type="http://schemas.openxmlformats.org/officeDocument/2006/relationships/image" Target="media/image142.wmf"/><Relationship Id="rId349" Type="http://schemas.openxmlformats.org/officeDocument/2006/relationships/image" Target="media/image159.wmf"/><Relationship Id="rId88" Type="http://schemas.openxmlformats.org/officeDocument/2006/relationships/oleObject" Target="embeddings/oleObject43.bin"/><Relationship Id="rId111" Type="http://schemas.openxmlformats.org/officeDocument/2006/relationships/image" Target="media/image49.wmf"/><Relationship Id="rId153" Type="http://schemas.openxmlformats.org/officeDocument/2006/relationships/oleObject" Target="embeddings/oleObject80.bin"/><Relationship Id="rId195" Type="http://schemas.openxmlformats.org/officeDocument/2006/relationships/image" Target="media/image86.wmf"/><Relationship Id="rId209" Type="http://schemas.openxmlformats.org/officeDocument/2006/relationships/oleObject" Target="embeddings/oleObject110.bin"/><Relationship Id="rId360" Type="http://schemas.openxmlformats.org/officeDocument/2006/relationships/oleObject" Target="embeddings/oleObject191.bin"/><Relationship Id="rId416" Type="http://schemas.openxmlformats.org/officeDocument/2006/relationships/oleObject" Target="embeddings/oleObject221.bin"/><Relationship Id="rId220" Type="http://schemas.openxmlformats.org/officeDocument/2006/relationships/image" Target="media/image98.wmf"/><Relationship Id="rId15" Type="http://schemas.openxmlformats.org/officeDocument/2006/relationships/image" Target="media/image5.jpeg"/><Relationship Id="rId57" Type="http://schemas.openxmlformats.org/officeDocument/2006/relationships/oleObject" Target="embeddings/oleObject27.bin"/><Relationship Id="rId262" Type="http://schemas.openxmlformats.org/officeDocument/2006/relationships/image" Target="media/image119.wmf"/><Relationship Id="rId318" Type="http://schemas.openxmlformats.org/officeDocument/2006/relationships/oleObject" Target="embeddings/oleObject164.bin"/><Relationship Id="rId99" Type="http://schemas.openxmlformats.org/officeDocument/2006/relationships/oleObject" Target="embeddings/oleObject49.bin"/><Relationship Id="rId122" Type="http://schemas.openxmlformats.org/officeDocument/2006/relationships/oleObject" Target="embeddings/oleObject61.bin"/><Relationship Id="rId164" Type="http://schemas.openxmlformats.org/officeDocument/2006/relationships/oleObject" Target="embeddings/oleObject86.bin"/><Relationship Id="rId371" Type="http://schemas.openxmlformats.org/officeDocument/2006/relationships/image" Target="media/image167.wmf"/><Relationship Id="rId427" Type="http://schemas.openxmlformats.org/officeDocument/2006/relationships/fontTable" Target="fontTable.xml"/><Relationship Id="rId26" Type="http://schemas.openxmlformats.org/officeDocument/2006/relationships/oleObject" Target="embeddings/oleObject9.bin"/><Relationship Id="rId231" Type="http://schemas.openxmlformats.org/officeDocument/2006/relationships/image" Target="media/image104.wmf"/><Relationship Id="rId273" Type="http://schemas.openxmlformats.org/officeDocument/2006/relationships/oleObject" Target="embeddings/oleObject142.bin"/><Relationship Id="rId329" Type="http://schemas.openxmlformats.org/officeDocument/2006/relationships/image" Target="media/image150.wmf"/><Relationship Id="rId68" Type="http://schemas.openxmlformats.org/officeDocument/2006/relationships/oleObject" Target="embeddings/oleObject33.bin"/><Relationship Id="rId133" Type="http://schemas.openxmlformats.org/officeDocument/2006/relationships/image" Target="media/image60.wmf"/><Relationship Id="rId175" Type="http://schemas.openxmlformats.org/officeDocument/2006/relationships/image" Target="media/image77.wmf"/><Relationship Id="rId340" Type="http://schemas.openxmlformats.org/officeDocument/2006/relationships/oleObject" Target="embeddings/oleObject178.bin"/><Relationship Id="rId200" Type="http://schemas.openxmlformats.org/officeDocument/2006/relationships/oleObject" Target="embeddings/oleObject105.bin"/><Relationship Id="rId382" Type="http://schemas.openxmlformats.org/officeDocument/2006/relationships/oleObject" Target="embeddings/oleObject205.bin"/><Relationship Id="rId242" Type="http://schemas.openxmlformats.org/officeDocument/2006/relationships/oleObject" Target="embeddings/oleObject126.bin"/><Relationship Id="rId284" Type="http://schemas.openxmlformats.org/officeDocument/2006/relationships/image" Target="media/image130.wmf"/><Relationship Id="rId37" Type="http://schemas.openxmlformats.org/officeDocument/2006/relationships/oleObject" Target="embeddings/oleObject15.bin"/><Relationship Id="rId79" Type="http://schemas.openxmlformats.org/officeDocument/2006/relationships/image" Target="media/image34.wmf"/><Relationship Id="rId102" Type="http://schemas.openxmlformats.org/officeDocument/2006/relationships/oleObject" Target="embeddings/oleObject50.bin"/><Relationship Id="rId144" Type="http://schemas.openxmlformats.org/officeDocument/2006/relationships/oleObject" Target="embeddings/oleObject73.bin"/><Relationship Id="rId90" Type="http://schemas.openxmlformats.org/officeDocument/2006/relationships/image" Target="media/image40.wmf"/><Relationship Id="rId186" Type="http://schemas.openxmlformats.org/officeDocument/2006/relationships/oleObject" Target="embeddings/oleObject97.bin"/><Relationship Id="rId351" Type="http://schemas.openxmlformats.org/officeDocument/2006/relationships/image" Target="media/image160.wmf"/><Relationship Id="rId393" Type="http://schemas.openxmlformats.org/officeDocument/2006/relationships/oleObject" Target="embeddings/oleObject210.bin"/><Relationship Id="rId407" Type="http://schemas.openxmlformats.org/officeDocument/2006/relationships/image" Target="media/image184.wmf"/><Relationship Id="rId211" Type="http://schemas.openxmlformats.org/officeDocument/2006/relationships/oleObject" Target="embeddings/oleObject111.bin"/><Relationship Id="rId253" Type="http://schemas.openxmlformats.org/officeDocument/2006/relationships/image" Target="media/image115.wmf"/><Relationship Id="rId295" Type="http://schemas.openxmlformats.org/officeDocument/2006/relationships/image" Target="media/image136.wmf"/><Relationship Id="rId309" Type="http://schemas.openxmlformats.org/officeDocument/2006/relationships/image" Target="media/image143.wmf"/><Relationship Id="rId48" Type="http://schemas.openxmlformats.org/officeDocument/2006/relationships/image" Target="media/image21.wmf"/><Relationship Id="rId113" Type="http://schemas.openxmlformats.org/officeDocument/2006/relationships/image" Target="media/image50.wmf"/><Relationship Id="rId320" Type="http://schemas.openxmlformats.org/officeDocument/2006/relationships/oleObject" Target="embeddings/oleObject165.bin"/><Relationship Id="rId155" Type="http://schemas.openxmlformats.org/officeDocument/2006/relationships/oleObject" Target="embeddings/oleObject81.bin"/><Relationship Id="rId197" Type="http://schemas.openxmlformats.org/officeDocument/2006/relationships/image" Target="media/image87.wmf"/><Relationship Id="rId362" Type="http://schemas.openxmlformats.org/officeDocument/2006/relationships/image" Target="media/image163.wmf"/><Relationship Id="rId418" Type="http://schemas.openxmlformats.org/officeDocument/2006/relationships/oleObject" Target="embeddings/oleObject222.bin"/><Relationship Id="rId222" Type="http://schemas.openxmlformats.org/officeDocument/2006/relationships/image" Target="media/image99.wmf"/><Relationship Id="rId264" Type="http://schemas.openxmlformats.org/officeDocument/2006/relationships/image" Target="media/image120.wmf"/><Relationship Id="rId17" Type="http://schemas.openxmlformats.org/officeDocument/2006/relationships/oleObject" Target="embeddings/oleObject4.bin"/><Relationship Id="rId59" Type="http://schemas.openxmlformats.org/officeDocument/2006/relationships/oleObject" Target="embeddings/oleObject28.bin"/><Relationship Id="rId124" Type="http://schemas.openxmlformats.org/officeDocument/2006/relationships/oleObject" Target="embeddings/oleObject62.bin"/><Relationship Id="rId70" Type="http://schemas.openxmlformats.org/officeDocument/2006/relationships/oleObject" Target="embeddings/oleObject34.bin"/><Relationship Id="rId166" Type="http://schemas.openxmlformats.org/officeDocument/2006/relationships/oleObject" Target="embeddings/oleObject87.bin"/><Relationship Id="rId331" Type="http://schemas.openxmlformats.org/officeDocument/2006/relationships/image" Target="media/image151.wmf"/><Relationship Id="rId373" Type="http://schemas.openxmlformats.org/officeDocument/2006/relationships/image" Target="media/image168.wmf"/><Relationship Id="rId42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A71CA-DC0A-417A-8CC9-4E37D6091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20</Pages>
  <Words>2668</Words>
  <Characters>15208</Characters>
  <Application>Microsoft Office Word</Application>
  <DocSecurity>0</DocSecurity>
  <Lines>126</Lines>
  <Paragraphs>35</Paragraphs>
  <ScaleCrop>false</ScaleCrop>
  <Company/>
  <LinksUpToDate>false</LinksUpToDate>
  <CharactersWithSpaces>17841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曹刚</dc:creator>
  <cp:keywords/>
  <dc:description/>
  <cp:lastModifiedBy>shunhui luo</cp:lastModifiedBy>
  <cp:revision>50</cp:revision>
  <dcterms:created xsi:type="dcterms:W3CDTF">2023-09-15T09:43:00Z</dcterms:created>
  <dcterms:modified xsi:type="dcterms:W3CDTF">2023-11-03T09:39:00Z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
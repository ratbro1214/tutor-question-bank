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12" w:lineRule="auto"/>
        <w:jc w:val="center"/>
        <w:rPr>
          <w:rFonts w:ascii="Times New Roman" w:hAnsi="Times New Roman" w:eastAsia="仿宋" w:cs="仿宋"/>
          <w:sz w:val="28"/>
          <w:szCs w:val="24"/>
        </w:rPr>
      </w:pPr>
      <w:r>
        <w:rPr>
          <w:rFonts w:hint="eastAsia" w:ascii="Times New Roman" w:hAnsi="Times New Roman" w:eastAsia="仿宋" w:cs="仿宋"/>
          <w:sz w:val="28"/>
          <w:szCs w:val="24"/>
        </w:rPr>
        <w:t>第</w:t>
      </w:r>
      <w:r>
        <w:rPr>
          <w:rFonts w:ascii="Times New Roman" w:hAnsi="Times New Roman" w:eastAsia="仿宋" w:cs="仿宋"/>
          <w:sz w:val="28"/>
          <w:szCs w:val="24"/>
        </w:rPr>
        <w:t>06</w:t>
      </w:r>
      <w:r>
        <w:rPr>
          <w:rFonts w:hint="eastAsia" w:ascii="Times New Roman" w:hAnsi="Times New Roman" w:eastAsia="仿宋" w:cs="仿宋"/>
          <w:sz w:val="28"/>
          <w:szCs w:val="24"/>
        </w:rPr>
        <w:t>课时</w:t>
      </w:r>
    </w:p>
    <w:p>
      <w:pPr>
        <w:snapToGrid w:val="0"/>
        <w:spacing w:line="312" w:lineRule="auto"/>
        <w:jc w:val="center"/>
        <w:rPr>
          <w:rFonts w:ascii="Times New Roman" w:hAnsi="Times New Roman" w:eastAsia="仿宋" w:cs="仿宋"/>
          <w:sz w:val="28"/>
          <w:szCs w:val="24"/>
        </w:rPr>
      </w:pPr>
      <w:r>
        <w:rPr>
          <w:rFonts w:hint="eastAsia" w:ascii="Times New Roman" w:hAnsi="Times New Roman" w:eastAsia="仿宋" w:cs="仿宋"/>
          <w:sz w:val="28"/>
          <w:szCs w:val="24"/>
        </w:rPr>
        <w:t>13.4 统计图表（2）</w:t>
      </w: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【教学内容分析】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本节课是上教版普通高中教科书数学必修第三册第13章第四节统计图表第二课时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在上一节课“频率分布表和频率分布直方图”的基础上，学习制作茎叶图和散点图，并通过茎叶图比较两组数据之间的分布规律、通过散点图分析两组数据之间的关系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通过小麦麦穗的例子介绍茎叶图来展示样本数据，让学生初步了解茎叶图，再通过一个例题对茎叶图的用法加以深化；通过将上一节课中的A校6</w:t>
      </w:r>
      <w:r>
        <w:rPr>
          <w:rFonts w:ascii="Times New Roman" w:hAnsi="Times New Roman" w:eastAsia="仿宋" w:cs="仿宋"/>
          <w:sz w:val="24"/>
          <w:szCs w:val="24"/>
        </w:rPr>
        <w:t>6</w:t>
      </w:r>
      <w:r>
        <w:rPr>
          <w:rFonts w:hint="eastAsia" w:ascii="Times New Roman" w:hAnsi="Times New Roman" w:eastAsia="仿宋" w:cs="仿宋"/>
          <w:sz w:val="24"/>
          <w:szCs w:val="24"/>
        </w:rPr>
        <w:t>名高一年级学生身高体重表绘制成散点图，以此来展示如何研究</w:t>
      </w:r>
      <w:r>
        <w:rPr>
          <w:rFonts w:hint="eastAsia" w:ascii="Times New Roman" w:hAnsi="Times New Roman" w:eastAsia="仿宋" w:cs="Times New Roman"/>
          <w:sz w:val="24"/>
          <w:szCs w:val="24"/>
        </w:rPr>
        <w:t>同一研究对象的成对数据．通过让学生去研究身边的统计案例，加深其对不同统计图表的理解，发展数据分析素养．</w:t>
      </w: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【教学目标设置】</w:t>
      </w:r>
    </w:p>
    <w:p>
      <w:pPr>
        <w:snapToGrid w:val="0"/>
        <w:spacing w:line="312" w:lineRule="auto"/>
        <w:ind w:firstLine="42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1．理解茎叶图中</w:t>
      </w:r>
      <w:r>
        <w:rPr>
          <w:rFonts w:hint="eastAsia" w:ascii="Times New Roman" w:hAnsi="Times New Roman" w:eastAsia="仿宋" w:cs="Times New Roman"/>
          <w:sz w:val="24"/>
          <w:szCs w:val="24"/>
        </w:rPr>
        <w:t>“茎”、“叶”</w:t>
      </w:r>
      <w:r>
        <w:rPr>
          <w:rFonts w:ascii="Times New Roman" w:hAnsi="Times New Roman" w:eastAsia="仿宋" w:cs="Times New Roman"/>
          <w:sz w:val="24"/>
          <w:szCs w:val="24"/>
        </w:rPr>
        <w:t>的具体含义，会解读茎叶图中蕴含的数据分布信息，体会其中的分组思想．</w:t>
      </w:r>
    </w:p>
    <w:p>
      <w:pPr>
        <w:snapToGrid w:val="0"/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ascii="Times New Roman" w:hAnsi="Times New Roman" w:eastAsia="仿宋" w:cs="Times New Roman"/>
          <w:sz w:val="24"/>
          <w:szCs w:val="24"/>
        </w:rPr>
        <w:t>2．理解散点图的解读方法，会通过散点图发现数据之间的关系．</w:t>
      </w:r>
    </w:p>
    <w:p>
      <w:pPr>
        <w:snapToGrid w:val="0"/>
        <w:spacing w:line="312" w:lineRule="auto"/>
        <w:ind w:firstLine="42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3．会制作茎叶图和散点图，理解不同的统计图表可以展示统计数据蕴含的不同信息，总结在复杂情况下如何选择合适的统计图表，发展数据分析素养．</w:t>
      </w: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【教学重点及学习难点】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教学重点：茎叶图和散点图的绘制方法．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学习难点：分析各种不同的统计图表的特点，寻找它们各自的适合范围．</w:t>
      </w: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【教学过程设计】</w:t>
      </w: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（环节一）复习旧知 温故求新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频率分布表、频率分布直方图是表现统计数据分布特点的重要手段，但它们并不是展示数据分布的唯一选择．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在数据不多的情况下，我们可以绘制茎叶图，展示所有样本数据的信息．茎叶图还可以用于对两组同类数据的比较分析．在面对同一研究对象的成对数据时，我们还可以绘制散点图以了解成对数据之间的关系．</w:t>
      </w: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  <w:szCs w:val="24"/>
        </w:rPr>
        <w:t>[设计意图</w:t>
      </w:r>
      <w:r>
        <w:rPr>
          <w:rFonts w:ascii="Times New Roman" w:hAnsi="Times New Roman" w:eastAsia="仿宋"/>
          <w:sz w:val="24"/>
          <w:szCs w:val="24"/>
        </w:rPr>
        <w:t>]</w:t>
      </w:r>
      <w:r>
        <w:rPr>
          <w:rFonts w:hint="eastAsia" w:ascii="Times New Roman" w:hAnsi="Times New Roman" w:eastAsia="仿宋"/>
          <w:sz w:val="24"/>
          <w:szCs w:val="24"/>
        </w:rPr>
        <w:t>开门见山地介绍了茎叶图和散点图地作用，引出本节课所学内容．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（环节二）解读数据 绘制图表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1.茎叶图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[引例] 某个品种的小麦麦穗长度（单位：cm）的样本数据如下所示，如何分析该品种小麦的麦穗长度的分布情况呢？</w:t>
      </w:r>
    </w:p>
    <w:p>
      <w:pPr>
        <w:snapToGrid w:val="0"/>
        <w:spacing w:line="312" w:lineRule="auto"/>
        <w:ind w:firstLine="2400" w:firstLineChars="10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10.2  9.7  7.8  10.0   9.1  8.9  8.6</w:t>
      </w:r>
    </w:p>
    <w:p>
      <w:pPr>
        <w:snapToGrid w:val="0"/>
        <w:spacing w:line="312" w:lineRule="auto"/>
        <w:ind w:firstLine="2400" w:firstLineChars="10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9.8   9.6  9.7  11.2  10.6  11.7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在上述问题中，一共有13个数据，它们中有的是整数，有的是带一位小数的，根据这一特征，我们将样本数据分为茎和叶两个部分：整数部分作为“茎”，小数作为“叶”．例如，对于第一个麦穗长度数据10.2来说，10是茎，2则是叶．在制作茎叶图时，先把“茎”（即这组数据中的所有数的整数部分）由小到大、从上往下写成一列，这组数据的整数部分为7,8,9,10,11，然后在其左边或右边画一条竖直的线（不妨画在右边）．最后把“叶”即数据的小数部分，写在它所属的“茎”的右边，同样由小到大排成一行．例如这组数据中整数部分为10的数有三个，它们的小数部分分别为0,2,6，这样就得到该品种麦穗长度的茎叶图．</w:t>
      </w:r>
    </w:p>
    <w:p>
      <w:pPr>
        <w:snapToGrid w:val="0"/>
        <w:spacing w:line="312" w:lineRule="auto"/>
        <w:ind w:firstLine="420"/>
        <w:jc w:val="center"/>
        <w:rPr>
          <w:rFonts w:ascii="Times New Roman" w:hAnsi="Times New Roman" w:eastAsia="仿宋" w:cs="仿宋"/>
          <w:sz w:val="24"/>
        </w:rPr>
      </w:pPr>
      <w:r>
        <w:rPr>
          <w:rFonts w:hint="eastAsia" w:ascii="Times New Roman" w:hAnsi="Times New Roman" w:eastAsia="仿宋" w:cs="仿宋"/>
          <w:sz w:val="24"/>
        </w:rPr>
        <w:drawing>
          <wp:inline distT="0" distB="0" distL="114300" distR="114300">
            <wp:extent cx="749935" cy="1048385"/>
            <wp:effectExtent l="0" t="0" r="12065" b="18415"/>
            <wp:docPr id="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某品种小麦麦穗长度的茎叶图</w:t>
      </w:r>
    </w:p>
    <w:p>
      <w:pPr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[问题1] 如何解读茎叶图？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解读茎叶图和解读频数分布直方图类似，要注意整体形态．从图中可以看出频数最大的组为9~10cm．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[问题2] 茎叶图与频数分布直方图有什么联系与区别？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茎叶图和频数分布直方图都是用来描述样本数据的分布情况的．频数分布直方图在分组的时候将同组的数据看作一致的，因而损失了一些样本的信息．而茎叶图由所有样本数据构成．也正因为如此，茎叶图只适用于数据量较少的情况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接下来我们来绘制用于比较分析两组同类数据的茎叶图．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例1 根据教材表13-2中的数据，分别绘制女生和男生的体重分布茎叶图．</w:t>
      </w:r>
    </w:p>
    <w:p>
      <w:pPr>
        <w:snapToGrid w:val="0"/>
        <w:spacing w:line="312" w:lineRule="auto"/>
        <w:jc w:val="center"/>
        <w:rPr>
          <w:rFonts w:ascii="Times New Roman" w:hAnsi="Times New Roman" w:eastAsia="仿宋" w:cs="宋体"/>
          <w:sz w:val="24"/>
          <w:szCs w:val="21"/>
        </w:rPr>
      </w:pPr>
      <w:r>
        <w:rPr>
          <w:rFonts w:hint="eastAsia" w:ascii="Times New Roman" w:hAnsi="Times New Roman" w:eastAsia="仿宋" w:cs="宋体"/>
          <w:sz w:val="24"/>
          <w:szCs w:val="21"/>
        </w:rPr>
        <w:t>表13-2  A校66名高一年级学生身高、体重数据</w:t>
      </w:r>
    </w:p>
    <w:tbl>
      <w:tblPr>
        <w:tblStyle w:val="8"/>
        <w:tblW w:w="567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5"/>
        <w:gridCol w:w="735"/>
        <w:gridCol w:w="690"/>
        <w:gridCol w:w="465"/>
        <w:gridCol w:w="735"/>
        <w:gridCol w:w="690"/>
        <w:gridCol w:w="465"/>
        <w:gridCol w:w="735"/>
        <w:gridCol w:w="69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性别</w:t>
            </w:r>
          </w:p>
        </w:tc>
        <w:tc>
          <w:tcPr>
            <w:tcW w:w="73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身高/cm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left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体重/kg</w:t>
            </w:r>
          </w:p>
        </w:tc>
        <w:tc>
          <w:tcPr>
            <w:tcW w:w="4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性别</w:t>
            </w:r>
          </w:p>
        </w:tc>
        <w:tc>
          <w:tcPr>
            <w:tcW w:w="7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身高/cm</w:t>
            </w:r>
          </w:p>
        </w:tc>
        <w:tc>
          <w:tcPr>
            <w:tcW w:w="690" w:type="dxa"/>
            <w:tcBorders>
              <w:top w:val="single" w:color="000000" w:sz="8" w:space="0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left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体重/kg</w:t>
            </w:r>
          </w:p>
        </w:tc>
        <w:tc>
          <w:tcPr>
            <w:tcW w:w="4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性别</w:t>
            </w:r>
          </w:p>
        </w:tc>
        <w:tc>
          <w:tcPr>
            <w:tcW w:w="7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身高/cm</w:t>
            </w:r>
          </w:p>
        </w:tc>
        <w:tc>
          <w:tcPr>
            <w:tcW w:w="6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left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体重/kg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152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46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52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172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92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153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47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172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154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172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155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48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173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156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48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51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173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156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55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156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51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58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157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51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157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166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159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49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159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51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52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176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47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176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62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69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61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97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161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162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84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163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66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170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163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170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179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164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170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57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181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80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164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68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170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47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182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92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164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52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170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69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184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78</w:t>
            </w:r>
          </w:p>
        </w:tc>
      </w:tr>
    </w:tbl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解 因为表13-2中的数据不是很多，而且学生的体重都是两位数，所以可以比较方便地绘制茎叶图．我们把表示体重的两位数的十位数字作为“茎”，从小到大排列在中间，男女生体重的个位数字作为“叶”分列在两边，以便于比较，就得到下面的茎叶图：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tbl>
      <w:tblPr>
        <w:tblStyle w:val="8"/>
        <w:tblW w:w="7032" w:type="dxa"/>
        <w:tblInd w:w="9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  <w:gridCol w:w="222"/>
        <w:gridCol w:w="444"/>
        <w:gridCol w:w="222"/>
        <w:gridCol w:w="31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right"/>
              <w:textAlignment w:val="center"/>
              <w:rPr>
                <w:rFonts w:ascii="Times New Roman" w:hAnsi="Times New Roman" w:eastAsia="仿宋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000000"/>
                <w:kern w:val="0"/>
                <w:sz w:val="24"/>
                <w:szCs w:val="24"/>
              </w:rPr>
              <w:t xml:space="preserve">女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000000"/>
                <w:kern w:val="0"/>
                <w:sz w:val="24"/>
                <w:szCs w:val="24"/>
              </w:rPr>
              <w:t xml:space="preserve"> 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right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9 8 7 7 6 4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22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jc w:val="left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7 8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right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8 5 3 3 2 2 1 1 1 1 0 0 0 0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22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2 3 3 3 4 4 4 5 6 7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right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9 9 8 6 3 3 3 3 2 1 0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22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0 0 0 2 3 3 4 4 4 8 9</w:t>
            </w:r>
          </w:p>
        </w:tc>
      </w:tr>
      <w:tr>
        <w:trPr>
          <w:trHeight w:val="312" w:hRule="atLeast"/>
        </w:trPr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jc w:val="right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22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2 3 4 5 5 8 8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right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22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22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2 2 7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b/>
                <w:bCs/>
                <w:color w:val="000000"/>
                <w:kern w:val="0"/>
                <w:sz w:val="24"/>
                <w:szCs w:val="24"/>
              </w:rPr>
              <w:t>A校66名高一年级学生体重的茎叶图</w:t>
            </w:r>
          </w:p>
        </w:tc>
      </w:tr>
    </w:tbl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这张茎叶图是将两组数据同时呈现，可以直观地总结这两组数据的特点，还可以进行比较分析．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[问题3] 根据</w:t>
      </w:r>
      <w:r>
        <w:rPr>
          <w:rFonts w:hint="eastAsia" w:ascii="Times New Roman" w:hAnsi="Times New Roman" w:eastAsia="仿宋" w:cs="仿宋"/>
          <w:sz w:val="24"/>
        </w:rPr>
        <w:t>A校66名高一年级学生体重的茎叶图，可以发现</w:t>
      </w:r>
      <w:r>
        <w:rPr>
          <w:rFonts w:hint="eastAsia" w:ascii="Times New Roman" w:hAnsi="Times New Roman" w:eastAsia="仿宋" w:cs="仿宋"/>
          <w:sz w:val="24"/>
          <w:szCs w:val="24"/>
        </w:rPr>
        <w:t>A校女生和男生的体重分布的哪些特点？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从图中可以看出，女生的体重整体上低于男生的体重．此外，女生的体重分布集中程度较高，男生的体重分布相对分散一些．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2.散点图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仍以教材中</w:t>
      </w:r>
      <w:r>
        <w:rPr>
          <w:rFonts w:hint="eastAsia" w:ascii="Times New Roman" w:hAnsi="Times New Roman" w:eastAsia="仿宋" w:cs="宋体"/>
          <w:sz w:val="24"/>
          <w:szCs w:val="21"/>
        </w:rPr>
        <w:t>表13-2</w:t>
      </w:r>
      <w:r>
        <w:rPr>
          <w:rFonts w:hint="eastAsia" w:ascii="Times New Roman" w:hAnsi="Times New Roman" w:eastAsia="仿宋" w:cs="仿宋"/>
          <w:sz w:val="24"/>
          <w:szCs w:val="24"/>
        </w:rPr>
        <w:t>的A校66名高一年级学生数据为例，</w:t>
      </w:r>
    </w:p>
    <w:p>
      <w:pPr>
        <w:snapToGrid w:val="0"/>
        <w:spacing w:line="312" w:lineRule="auto"/>
        <w:jc w:val="center"/>
        <w:rPr>
          <w:rFonts w:ascii="Times New Roman" w:hAnsi="Times New Roman" w:eastAsia="仿宋" w:cs="宋体"/>
          <w:sz w:val="24"/>
          <w:szCs w:val="21"/>
        </w:rPr>
      </w:pPr>
      <w:r>
        <w:rPr>
          <w:rFonts w:hint="eastAsia" w:ascii="Times New Roman" w:hAnsi="Times New Roman" w:eastAsia="仿宋" w:cs="宋体"/>
          <w:sz w:val="24"/>
          <w:szCs w:val="21"/>
        </w:rPr>
        <w:t>表13-2  A校66名高一年级学生身高、体重数据</w:t>
      </w:r>
    </w:p>
    <w:tbl>
      <w:tblPr>
        <w:tblStyle w:val="8"/>
        <w:tblW w:w="567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5"/>
        <w:gridCol w:w="735"/>
        <w:gridCol w:w="690"/>
        <w:gridCol w:w="465"/>
        <w:gridCol w:w="735"/>
        <w:gridCol w:w="690"/>
        <w:gridCol w:w="465"/>
        <w:gridCol w:w="735"/>
        <w:gridCol w:w="69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性别</w:t>
            </w:r>
          </w:p>
        </w:tc>
        <w:tc>
          <w:tcPr>
            <w:tcW w:w="73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身高/cm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left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体重/kg</w:t>
            </w:r>
          </w:p>
        </w:tc>
        <w:tc>
          <w:tcPr>
            <w:tcW w:w="4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性别</w:t>
            </w:r>
          </w:p>
        </w:tc>
        <w:tc>
          <w:tcPr>
            <w:tcW w:w="7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身高/cm</w:t>
            </w:r>
          </w:p>
        </w:tc>
        <w:tc>
          <w:tcPr>
            <w:tcW w:w="690" w:type="dxa"/>
            <w:tcBorders>
              <w:top w:val="single" w:color="000000" w:sz="8" w:space="0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left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体重/kg</w:t>
            </w:r>
          </w:p>
        </w:tc>
        <w:tc>
          <w:tcPr>
            <w:tcW w:w="4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性别</w:t>
            </w:r>
          </w:p>
        </w:tc>
        <w:tc>
          <w:tcPr>
            <w:tcW w:w="7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身高/cm</w:t>
            </w:r>
          </w:p>
        </w:tc>
        <w:tc>
          <w:tcPr>
            <w:tcW w:w="6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left"/>
              <w:textAlignment w:val="top"/>
              <w:rPr>
                <w:rFonts w:ascii="Times New Roman" w:hAnsi="Times New Roman" w:eastAsia="仿宋" w:cs="Times New Roman"/>
                <w:color w:val="21140A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21140A"/>
                <w:kern w:val="0"/>
                <w:sz w:val="24"/>
                <w:szCs w:val="20"/>
              </w:rPr>
              <w:t>体重/kg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152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46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52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172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92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153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47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172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154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172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155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48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173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156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48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51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173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156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55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156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51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58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157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51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157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166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159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49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175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159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51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52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176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47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176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62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69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61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177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97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161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60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162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84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163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66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170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178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163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170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54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179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164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63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170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57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181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80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164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68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170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47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182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92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6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女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164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52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170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doub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69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男</w:t>
            </w:r>
          </w:p>
        </w:tc>
        <w:tc>
          <w:tcPr>
            <w:tcW w:w="73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184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0"/>
              </w:rPr>
              <w:t>78</w:t>
            </w:r>
          </w:p>
        </w:tc>
      </w:tr>
    </w:tbl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表13-2中学生的每一个身高值都对应一个体重值．经验认为，人的体重和身高有一定的相关性，身材较高的人往往体重也较重，对于高一年级学生群体，客观数据是否支持这种说法呢？ 从表13-2中我们无法直观地看出．为了清楚地看到这一点，可以绘制散点图．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我们把表13-2中学生的身高的值作为横坐标，体重的大小作为纵坐标，在直角坐标系中绘制出相应的点，就得到了身高和体重的散点图．</w:t>
      </w:r>
    </w:p>
    <w:p>
      <w:pPr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drawing>
          <wp:inline distT="0" distB="0" distL="114300" distR="114300">
            <wp:extent cx="3425825" cy="1791970"/>
            <wp:effectExtent l="0" t="0" r="3175" b="17780"/>
            <wp:docPr id="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8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仿宋"/>
          <w:sz w:val="24"/>
        </w:rPr>
      </w:pPr>
      <w:r>
        <w:rPr>
          <w:rFonts w:hint="eastAsia" w:ascii="Times New Roman" w:hAnsi="Times New Roman" w:eastAsia="仿宋" w:cs="仿宋"/>
          <w:sz w:val="24"/>
        </w:rPr>
        <w:t>A校66名高一年级学生身高、体重散点图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[问题4] 根据</w:t>
      </w:r>
      <w:r>
        <w:rPr>
          <w:rFonts w:hint="eastAsia" w:ascii="Times New Roman" w:hAnsi="Times New Roman" w:eastAsia="仿宋" w:cs="仿宋"/>
          <w:sz w:val="24"/>
        </w:rPr>
        <w:t>散点图，可以发现</w:t>
      </w:r>
      <w:r>
        <w:rPr>
          <w:rFonts w:hint="eastAsia" w:ascii="Times New Roman" w:hAnsi="Times New Roman" w:eastAsia="仿宋" w:cs="仿宋"/>
          <w:sz w:val="24"/>
          <w:szCs w:val="24"/>
        </w:rPr>
        <w:t>A校高一年级学生身高与体重之间有怎样的关系？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从图中点的分布可以看出，图中的点从左至右大致是逐渐上升的，也就是说，“身材较高的人，体重往往也较重”．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以上说法在A校高一年级学生群体中就总体而言是对的．</w:t>
      </w: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  <w:szCs w:val="24"/>
        </w:rPr>
        <w:t>[设计意图</w:t>
      </w:r>
      <w:r>
        <w:rPr>
          <w:rFonts w:ascii="Times New Roman" w:hAnsi="Times New Roman" w:eastAsia="仿宋"/>
          <w:sz w:val="24"/>
          <w:szCs w:val="24"/>
        </w:rPr>
        <w:t>]</w:t>
      </w:r>
      <w:r>
        <w:rPr>
          <w:rFonts w:hint="eastAsia" w:ascii="Times New Roman" w:hAnsi="Times New Roman" w:eastAsia="仿宋"/>
          <w:sz w:val="24"/>
          <w:szCs w:val="24"/>
        </w:rPr>
        <w:t>通过对具体实例的分析，演示茎叶图和散点图的绘制方法，并通过一个实例来巩固茎叶图的绘制．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（</w:t>
      </w: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环节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三）实例分析 巩固新知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例2某宝石店经理随机选取了20颗钻石，将它们的价格（单位：千元）、质量（单位：克拉）以及颜色记录在下表中．</w:t>
      </w:r>
    </w:p>
    <w:p>
      <w:pPr>
        <w:numPr>
          <w:ilvl w:val="0"/>
          <w:numId w:val="1"/>
        </w:num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将该宝石店20颗钻石的价格按四舍五入精确到整数，试就取整数后的20颗钻石的价格绘制茎叶图，并分析这些钻石价格的分布特点；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（2）试分别绘制质量与价格的散点图，以及颜色与价格的散点图，并观察随着钻石的质量和颜色数值的增加，钻石的价格是如何变化的．</w:t>
      </w:r>
    </w:p>
    <w:p>
      <w:pPr>
        <w:snapToGrid w:val="0"/>
        <w:spacing w:line="312" w:lineRule="auto"/>
        <w:jc w:val="center"/>
        <w:rPr>
          <w:rFonts w:ascii="Times New Roman" w:hAnsi="Times New Roman" w:eastAsia="仿宋" w:cs="宋体"/>
          <w:sz w:val="24"/>
          <w:szCs w:val="21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某宝石店的20颗钻石的价格、质量及颜色</w:t>
      </w:r>
    </w:p>
    <w:tbl>
      <w:tblPr>
        <w:tblStyle w:val="8"/>
        <w:tblW w:w="630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575"/>
        <w:gridCol w:w="1575"/>
        <w:gridCol w:w="15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宋体"/>
                <w:color w:val="21140A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21140A"/>
                <w:kern w:val="0"/>
                <w:sz w:val="24"/>
                <w:szCs w:val="24"/>
              </w:rPr>
              <w:t>序号</w:t>
            </w:r>
          </w:p>
        </w:tc>
        <w:tc>
          <w:tcPr>
            <w:tcW w:w="157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宋体"/>
                <w:color w:val="21140A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21140A"/>
                <w:kern w:val="0"/>
                <w:sz w:val="24"/>
                <w:szCs w:val="24"/>
              </w:rPr>
              <w:t>价格/千元</w:t>
            </w:r>
          </w:p>
        </w:tc>
        <w:tc>
          <w:tcPr>
            <w:tcW w:w="157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宋体"/>
                <w:color w:val="21140A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21140A"/>
                <w:kern w:val="0"/>
                <w:sz w:val="24"/>
                <w:szCs w:val="24"/>
              </w:rPr>
              <w:t>质量/克拉</w:t>
            </w:r>
          </w:p>
        </w:tc>
        <w:tc>
          <w:tcPr>
            <w:tcW w:w="157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宋体"/>
                <w:color w:val="21140A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宋体"/>
                <w:color w:val="21140A"/>
                <w:kern w:val="0"/>
                <w:sz w:val="24"/>
                <w:szCs w:val="24"/>
              </w:rPr>
              <w:t>颜色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0.9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1.21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12.9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13.2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1.14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15.5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1.3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15.9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1.17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16.6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1.33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17.6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1.1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18.9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1.11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20.6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1.45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20.8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1.3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21.6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1.5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22.5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1.6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22.8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1.5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28.8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1.12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29.5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1.7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29.8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1.9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33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2.13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36.6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1.7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  <w:jc w:val="center"/>
        </w:trPr>
        <w:tc>
          <w:tcPr>
            <w:tcW w:w="15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1.82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</w:tbl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1"/>
        </w:rPr>
        <w:t>注：颜色通过标准尺度来衡量，其中1为无色，随着数值的增加，颜色逐渐加深．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解 （1）根据已有数据可以得到这20颗钻石价格的茎叶图：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24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2" w:type="dxa"/>
            <w:tcBorders>
              <w:top w:val="nil"/>
              <w:left w:val="nil"/>
              <w:bottom w:val="nil"/>
            </w:tcBorders>
          </w:tcPr>
          <w:p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sz w:val="24"/>
                <w:szCs w:val="24"/>
              </w:rPr>
              <w:t>1</w:t>
            </w:r>
          </w:p>
        </w:tc>
        <w:tc>
          <w:tcPr>
            <w:tcW w:w="2468" w:type="dxa"/>
            <w:tcBorders>
              <w:top w:val="nil"/>
              <w:bottom w:val="nil"/>
              <w:right w:val="nil"/>
            </w:tcBorders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sz w:val="24"/>
                <w:szCs w:val="24"/>
              </w:rPr>
              <w:t>1 1 3 3 6 6 7 8 9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2" w:type="dxa"/>
            <w:tcBorders>
              <w:top w:val="nil"/>
              <w:left w:val="nil"/>
              <w:bottom w:val="nil"/>
            </w:tcBorders>
          </w:tcPr>
          <w:p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sz w:val="24"/>
                <w:szCs w:val="24"/>
              </w:rPr>
              <w:t>2</w:t>
            </w:r>
          </w:p>
        </w:tc>
        <w:tc>
          <w:tcPr>
            <w:tcW w:w="2468" w:type="dxa"/>
            <w:tcBorders>
              <w:top w:val="nil"/>
              <w:bottom w:val="nil"/>
              <w:right w:val="nil"/>
            </w:tcBorders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sz w:val="24"/>
                <w:szCs w:val="24"/>
              </w:rPr>
              <w:t xml:space="preserve">1 1 2 3 3 9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2" w:type="dxa"/>
            <w:tcBorders>
              <w:top w:val="nil"/>
              <w:left w:val="nil"/>
              <w:bottom w:val="nil"/>
            </w:tcBorders>
          </w:tcPr>
          <w:p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sz w:val="24"/>
                <w:szCs w:val="24"/>
              </w:rPr>
              <w:t>3</w:t>
            </w:r>
          </w:p>
        </w:tc>
        <w:tc>
          <w:tcPr>
            <w:tcW w:w="2468" w:type="dxa"/>
            <w:tcBorders>
              <w:top w:val="nil"/>
              <w:bottom w:val="nil"/>
              <w:right w:val="nil"/>
            </w:tcBorders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sz w:val="24"/>
                <w:szCs w:val="24"/>
              </w:rPr>
              <w:t>0 0 3 7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2" w:type="dxa"/>
            <w:tcBorders>
              <w:top w:val="nil"/>
              <w:left w:val="nil"/>
              <w:bottom w:val="nil"/>
            </w:tcBorders>
          </w:tcPr>
          <w:p>
            <w:pPr>
              <w:snapToGrid w:val="0"/>
              <w:spacing w:line="312" w:lineRule="auto"/>
              <w:jc w:val="center"/>
              <w:rPr>
                <w:rFonts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sz w:val="24"/>
                <w:szCs w:val="24"/>
              </w:rPr>
              <w:t>4</w:t>
            </w:r>
          </w:p>
        </w:tc>
        <w:tc>
          <w:tcPr>
            <w:tcW w:w="2468" w:type="dxa"/>
            <w:tcBorders>
              <w:top w:val="nil"/>
              <w:bottom w:val="nil"/>
              <w:right w:val="nil"/>
            </w:tcBorders>
          </w:tcPr>
          <w:p>
            <w:pPr>
              <w:snapToGrid w:val="0"/>
              <w:spacing w:line="312" w:lineRule="auto"/>
              <w:rPr>
                <w:rFonts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sz w:val="24"/>
                <w:szCs w:val="24"/>
              </w:rPr>
              <w:t>0</w:t>
            </w:r>
          </w:p>
        </w:tc>
      </w:tr>
    </w:tbl>
    <w:p>
      <w:pPr>
        <w:snapToGrid w:val="0"/>
        <w:spacing w:line="312" w:lineRule="auto"/>
        <w:jc w:val="center"/>
        <w:rPr>
          <w:rFonts w:ascii="Times New Roman" w:hAnsi="Times New Roman" w:eastAsia="仿宋" w:cs="仿宋"/>
          <w:sz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某宝石店的20颗钻石价格的茎叶图</w:t>
      </w:r>
    </w:p>
    <w:p>
      <w:pPr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</w:rPr>
        <w:t>茎叶图的分组要加以注意：“茎”视实际需要可以是任何位数，而“叶”只能是一位数</w:t>
      </w:r>
      <w:r>
        <w:rPr>
          <w:rFonts w:hint="eastAsia" w:ascii="Times New Roman" w:hAnsi="Times New Roman" w:eastAsia="仿宋" w:cs="仿宋"/>
          <w:sz w:val="24"/>
          <w:szCs w:val="24"/>
        </w:rPr>
        <w:t>．当数据的位数较多时，选择“茎”以后，“叶”也可以通过四舍五入取值．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（2）我们将价格作为纵坐标，质量和颜色分别作为横坐标，分别绘制散点图．</w:t>
      </w:r>
    </w:p>
    <w:p>
      <w:pPr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仿宋"/>
          <w:sz w:val="24"/>
          <w:szCs w:val="24"/>
        </w:rPr>
      </w:pPr>
      <w:r>
        <w:rPr>
          <w:rFonts w:ascii="Times New Roman" w:hAnsi="Times New Roman" w:eastAsia="仿宋"/>
          <w:sz w:val="24"/>
        </w:rPr>
        <w:drawing>
          <wp:inline distT="0" distB="0" distL="114300" distR="114300">
            <wp:extent cx="3884295" cy="1189355"/>
            <wp:effectExtent l="0" t="0" r="1905" b="10795"/>
            <wp:docPr id="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9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12" w:lineRule="auto"/>
        <w:ind w:firstLine="480" w:firstLineChars="200"/>
        <w:jc w:val="center"/>
        <w:rPr>
          <w:rFonts w:ascii="Times New Roman" w:hAnsi="Times New Roman" w:eastAsia="仿宋" w:cs="仿宋"/>
          <w:sz w:val="24"/>
        </w:rPr>
      </w:pPr>
      <w:r>
        <w:rPr>
          <w:rFonts w:hint="eastAsia" w:ascii="Times New Roman" w:hAnsi="Times New Roman" w:eastAsia="仿宋" w:cs="仿宋"/>
          <w:sz w:val="24"/>
        </w:rPr>
        <w:t>某宝石店的20颗钻石的价格分别与质量、颜色散点图</w:t>
      </w:r>
    </w:p>
    <w:p>
      <w:pPr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仿宋"/>
          <w:sz w:val="24"/>
        </w:rPr>
      </w:pPr>
      <w:r>
        <w:rPr>
          <w:rFonts w:hint="eastAsia" w:ascii="Times New Roman" w:hAnsi="Times New Roman" w:eastAsia="仿宋" w:cs="仿宋"/>
          <w:sz w:val="24"/>
        </w:rPr>
        <w:t>从图中我们可以看出，随着钻石质量的增加，钻石的价格呈现逐渐上升的趋势，但价格的增减随着颜色的变化却看不出明显的规律，这说明价格和颜色之间可能不存在明显的关系．</w:t>
      </w:r>
    </w:p>
    <w:p>
      <w:pPr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在这个例题中，我们巩固了茎叶图以及散点图的绘制方法．而上一节课中我们学习了频率分布表和频率分布直方图的制作方法．在初中阶段我们还学习了条形图、扇形图以及折线图等．</w:t>
      </w:r>
    </w:p>
    <w:p>
      <w:pPr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在对数据进行分析和整理时，应根据统计分析的要求和数据本身的特性来选择恰当的统计图．</w:t>
      </w:r>
    </w:p>
    <w:p>
      <w:pPr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散点图一般用于刻画成对的数据，并且可以从图中看出成对数据之间是否存在某种关系．茎叶图能呈现数据的所有信息，它也能用于对比两组数据之间的分布特点，但不适合数据量较大的情形．当数据量较大时一般选用条形图或频率分布直方图，它们能直观地反映数据分布的大致情况．而如果想呈现每一部分所占的比例，则需要用到扇形图．折线图可以直观地反映数据的变化趋势．</w:t>
      </w: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  <w:szCs w:val="24"/>
        </w:rPr>
        <w:t>[设计意图</w:t>
      </w:r>
      <w:r>
        <w:rPr>
          <w:rFonts w:ascii="Times New Roman" w:hAnsi="Times New Roman" w:eastAsia="仿宋"/>
          <w:sz w:val="24"/>
          <w:szCs w:val="24"/>
        </w:rPr>
        <w:t>]</w:t>
      </w:r>
      <w:r>
        <w:rPr>
          <w:rFonts w:hint="eastAsia" w:ascii="Times New Roman" w:hAnsi="Times New Roman" w:eastAsia="仿宋"/>
          <w:sz w:val="24"/>
          <w:szCs w:val="24"/>
        </w:rPr>
        <w:t>通过一个具体的例子，再次对茎叶图以及散点图的绘制方法进行了巩固，加深对两种图表的理解，发展数据分析素养．</w:t>
      </w: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（环节四）活用技术 绘制图表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运用计算机中的电子表格办公软件可以绘制多种统计图表，本节教材中的大部分图都可以用电子表格办公软件绘制．尽管不同软件及同一软件的不同版本的处理细节略有不同，但基本过程类似．严格来说，它们并不是统计软件，但作为办公软件，具有一定的统计计算功能，并且可以实施简单的数据统计、图表绘制等操作．要做更复杂、更专业的统计工作，软件市场上有比较成熟的统计分析软件可供选用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下面以表13-2的数据为例，使用电子表格办公软件绘制散点图．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（1）在工作簿中输入身高和对应体重的两列或两行数据．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（2）选中这两列或两行数据，在“插入”菜单中选择所需要的图像类型——散点图；根据需要选择其中一种散点图的类型并点击，一幅散点图即出现在工作簿中．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drawing>
          <wp:inline distT="0" distB="0" distL="114300" distR="114300">
            <wp:extent cx="5255260" cy="3001010"/>
            <wp:effectExtent l="0" t="0" r="2540" b="1270"/>
            <wp:docPr id="1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0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</w:rPr>
      </w:pPr>
      <w:r>
        <w:rPr>
          <w:rFonts w:ascii="Times New Roman" w:hAnsi="Times New Roman" w:eastAsia="仿宋" w:cs="仿宋"/>
          <w:sz w:val="24"/>
        </w:rPr>
        <w:drawing>
          <wp:inline distT="0" distB="0" distL="0" distR="0">
            <wp:extent cx="4942840" cy="2966085"/>
            <wp:effectExtent l="0" t="0" r="0" b="5715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rFonts w:hint="eastAsia" w:ascii="Times New Roman" w:hAnsi="Times New Roman" w:eastAsia="仿宋" w:cs="仿宋"/>
          <w:sz w:val="24"/>
        </w:rPr>
        <w:t>（3）根据需要选择坐标轴的范围以及单位长度等，调整统计图使其具有较好的可视性．例如，横坐标身高的范围可以取[150,185)，纵坐标体重的范围可以取[40,100)，修改后就能得到 图13-4-6．</w:t>
      </w:r>
    </w:p>
    <w:p>
      <w:pPr>
        <w:snapToGrid w:val="0"/>
        <w:spacing w:line="312" w:lineRule="auto"/>
        <w:ind w:firstLine="420"/>
        <w:rPr>
          <w:rFonts w:ascii="Times New Roman" w:hAnsi="Times New Roman" w:eastAsia="仿宋" w:cs="仿宋"/>
          <w:sz w:val="24"/>
        </w:rPr>
      </w:pPr>
      <w:r>
        <w:rPr>
          <w:rFonts w:ascii="Times New Roman" w:hAnsi="Times New Roman" w:eastAsia="仿宋"/>
          <w:sz w:val="24"/>
        </w:rPr>
        <w:drawing>
          <wp:inline distT="0" distB="0" distL="114300" distR="114300">
            <wp:extent cx="3425825" cy="1791970"/>
            <wp:effectExtent l="0" t="0" r="3175" b="17780"/>
            <wp:docPr id="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8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仿宋" w:cs="仿宋"/>
          <w:sz w:val="24"/>
        </w:rPr>
        <w:t xml:space="preserve"> </w:t>
      </w: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  <w:szCs w:val="24"/>
        </w:rPr>
        <w:t>[设计意图]</w:t>
      </w:r>
      <w:r>
        <w:rPr>
          <w:rFonts w:hint="eastAsia" w:ascii="Times New Roman" w:hAnsi="Times New Roman" w:eastAsia="仿宋"/>
          <w:sz w:val="24"/>
          <w:szCs w:val="24"/>
        </w:rPr>
        <w:t>运用计算机进行图表的绘制，展示统计图表的实用性．</w:t>
      </w: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（环节五）课堂练习 迁移应用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课堂</w:t>
      </w:r>
      <w:r>
        <w:rPr>
          <w:rFonts w:ascii="Times New Roman" w:hAnsi="Times New Roman" w:eastAsia="仿宋"/>
          <w:sz w:val="24"/>
          <w:szCs w:val="24"/>
        </w:rPr>
        <w:t>练习</w:t>
      </w:r>
      <w:r>
        <w:rPr>
          <w:rFonts w:hint="eastAsia" w:ascii="Times New Roman" w:hAnsi="Times New Roman" w:eastAsia="仿宋"/>
          <w:sz w:val="24"/>
          <w:szCs w:val="24"/>
        </w:rPr>
        <w:t>：</w:t>
      </w:r>
    </w:p>
    <w:p>
      <w:pPr>
        <w:pStyle w:val="6"/>
        <w:snapToGrid w:val="0"/>
        <w:spacing w:before="0" w:beforeAutospacing="0" w:line="312" w:lineRule="auto"/>
        <w:ind w:firstLine="480" w:firstLineChars="200"/>
        <w:jc w:val="both"/>
        <w:rPr>
          <w:rFonts w:ascii="Times New Roman" w:hAnsi="Times New Roman" w:eastAsia="仿宋"/>
        </w:rPr>
      </w:pPr>
      <w:r>
        <w:rPr>
          <w:rFonts w:hint="eastAsia" w:ascii="Times New Roman" w:hAnsi="Times New Roman" w:eastAsia="仿宋"/>
          <w:kern w:val="2"/>
        </w:rPr>
        <w:t>1．下表是某沿海地区的气温和海水表层温度（单位：℃）的统计数据，根据下表绘制茎叶图，并比较气温与海水表层温度的分布情况．</w:t>
      </w:r>
    </w:p>
    <w:tbl>
      <w:tblPr>
        <w:tblStyle w:val="8"/>
        <w:tblW w:w="753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3"/>
        <w:gridCol w:w="1882"/>
        <w:gridCol w:w="1882"/>
        <w:gridCol w:w="188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气温</w:t>
            </w:r>
            <w:r>
              <w:rPr>
                <w:rFonts w:ascii="Times New Roman" w:hAnsi="Times New Roman" w:eastAsia="仿宋"/>
                <w:sz w:val="24"/>
                <w:szCs w:val="20"/>
              </w:rPr>
              <w:t>/</w:t>
            </w: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℃</w:t>
            </w:r>
          </w:p>
        </w:tc>
        <w:tc>
          <w:tcPr>
            <w:tcW w:w="188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EDCBD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海水表层温度</w:t>
            </w:r>
            <w:r>
              <w:rPr>
                <w:rFonts w:ascii="Times New Roman" w:hAnsi="Times New Roman" w:eastAsia="仿宋"/>
                <w:sz w:val="24"/>
                <w:szCs w:val="20"/>
              </w:rPr>
              <w:t>/</w:t>
            </w: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℃</w:t>
            </w:r>
          </w:p>
        </w:tc>
        <w:tc>
          <w:tcPr>
            <w:tcW w:w="1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2" w:space="0"/>
            </w:tcBorders>
            <w:shd w:val="clear" w:color="auto" w:fill="FEDCBD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气温</w:t>
            </w:r>
            <w:r>
              <w:rPr>
                <w:rFonts w:ascii="Times New Roman" w:hAnsi="Times New Roman" w:eastAsia="仿宋"/>
                <w:sz w:val="24"/>
                <w:szCs w:val="20"/>
              </w:rPr>
              <w:t>/</w:t>
            </w: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℃</w:t>
            </w:r>
          </w:p>
        </w:tc>
        <w:tc>
          <w:tcPr>
            <w:tcW w:w="188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海水表层温度</w:t>
            </w:r>
            <w:r>
              <w:rPr>
                <w:rFonts w:ascii="Times New Roman" w:hAnsi="Times New Roman" w:eastAsia="仿宋"/>
                <w:sz w:val="24"/>
                <w:szCs w:val="20"/>
              </w:rPr>
              <w:t>/</w:t>
            </w: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℃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8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13.9</w:t>
            </w:r>
          </w:p>
        </w:tc>
        <w:tc>
          <w:tcPr>
            <w:tcW w:w="1882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9.4</w:t>
            </w:r>
          </w:p>
        </w:tc>
        <w:tc>
          <w:tcPr>
            <w:tcW w:w="1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2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31.1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28.3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8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15.0</w:t>
            </w:r>
          </w:p>
        </w:tc>
        <w:tc>
          <w:tcPr>
            <w:tcW w:w="1882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10.6</w:t>
            </w:r>
          </w:p>
        </w:tc>
        <w:tc>
          <w:tcPr>
            <w:tcW w:w="1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2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31.1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26.7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8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18.3</w:t>
            </w:r>
          </w:p>
        </w:tc>
        <w:tc>
          <w:tcPr>
            <w:tcW w:w="1882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13.3</w:t>
            </w:r>
          </w:p>
        </w:tc>
        <w:tc>
          <w:tcPr>
            <w:tcW w:w="1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2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28.9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25.0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8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23.9</w:t>
            </w:r>
          </w:p>
        </w:tc>
        <w:tc>
          <w:tcPr>
            <w:tcW w:w="1882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18.9</w:t>
            </w:r>
          </w:p>
        </w:tc>
        <w:tc>
          <w:tcPr>
            <w:tcW w:w="1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2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23.9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22.2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8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27.2</w:t>
            </w:r>
          </w:p>
        </w:tc>
        <w:tc>
          <w:tcPr>
            <w:tcW w:w="1882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21.7</w:t>
            </w:r>
          </w:p>
        </w:tc>
        <w:tc>
          <w:tcPr>
            <w:tcW w:w="1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2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20.0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15.6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8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30.0</w:t>
            </w:r>
          </w:p>
        </w:tc>
        <w:tc>
          <w:tcPr>
            <w:tcW w:w="1882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25.6</w:t>
            </w:r>
          </w:p>
        </w:tc>
        <w:tc>
          <w:tcPr>
            <w:tcW w:w="18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2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15.0</w:t>
            </w:r>
          </w:p>
        </w:tc>
        <w:tc>
          <w:tcPr>
            <w:tcW w:w="188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 w:cs="等线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10.0</w:t>
            </w:r>
          </w:p>
        </w:tc>
      </w:tr>
    </w:tbl>
    <w:p>
      <w:pPr>
        <w:widowControl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szCs w:val="21"/>
        </w:rPr>
      </w:pPr>
      <w:r>
        <w:rPr>
          <w:rFonts w:hint="eastAsia" w:ascii="Times New Roman" w:hAnsi="Times New Roman" w:eastAsia="仿宋"/>
          <w:kern w:val="0"/>
          <w:sz w:val="24"/>
          <w:szCs w:val="24"/>
        </w:rPr>
        <w:t>2</w:t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>．下列关于散点图的说法中，正确的是                          （    ）</w:t>
      </w:r>
    </w:p>
    <w:p>
      <w:pPr>
        <w:widowControl/>
        <w:snapToGrid w:val="0"/>
        <w:spacing w:line="312" w:lineRule="auto"/>
        <w:jc w:val="left"/>
        <w:rPr>
          <w:rFonts w:ascii="Times New Roman" w:hAnsi="Times New Roman" w:eastAsia="仿宋" w:cs="宋体"/>
          <w:kern w:val="0"/>
          <w:sz w:val="24"/>
        </w:rPr>
      </w:pPr>
      <w:r>
        <w:rPr>
          <w:rFonts w:hint="eastAsia" w:ascii="Times New Roman" w:hAnsi="Times New Roman" w:eastAsia="仿宋" w:cs="宋体"/>
          <w:kern w:val="0"/>
          <w:sz w:val="24"/>
          <w:szCs w:val="24"/>
        </w:rPr>
        <w:tab/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 xml:space="preserve">   </w:t>
      </w:r>
      <w:r>
        <w:rPr>
          <w:rFonts w:hint="eastAsia" w:ascii="Times New Roman" w:hAnsi="Times New Roman" w:eastAsia="仿宋"/>
          <w:kern w:val="0"/>
          <w:sz w:val="24"/>
          <w:szCs w:val="24"/>
        </w:rPr>
        <w:t>A.</w:t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>任意给定统计数据，都可以绘制散点图；</w:t>
      </w:r>
    </w:p>
    <w:p>
      <w:pPr>
        <w:widowControl/>
        <w:snapToGrid w:val="0"/>
        <w:spacing w:line="312" w:lineRule="auto"/>
        <w:jc w:val="left"/>
        <w:rPr>
          <w:rFonts w:ascii="Times New Roman" w:hAnsi="Times New Roman" w:eastAsia="仿宋" w:cs="宋体"/>
          <w:kern w:val="0"/>
          <w:sz w:val="24"/>
        </w:rPr>
      </w:pPr>
      <w:r>
        <w:rPr>
          <w:rFonts w:hint="eastAsia" w:ascii="Times New Roman" w:hAnsi="Times New Roman" w:eastAsia="仿宋" w:cs="宋体"/>
          <w:kern w:val="0"/>
          <w:sz w:val="24"/>
          <w:szCs w:val="24"/>
        </w:rPr>
        <w:tab/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 xml:space="preserve">   </w:t>
      </w:r>
      <w:r>
        <w:rPr>
          <w:rFonts w:hint="eastAsia" w:ascii="Times New Roman" w:hAnsi="Times New Roman" w:eastAsia="仿宋"/>
          <w:kern w:val="0"/>
          <w:sz w:val="24"/>
          <w:szCs w:val="24"/>
        </w:rPr>
        <w:t>B.</w:t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>从散点图中可以看出两个量是否具有一定的关系；</w:t>
      </w:r>
    </w:p>
    <w:p>
      <w:pPr>
        <w:widowControl/>
        <w:snapToGrid w:val="0"/>
        <w:spacing w:line="312" w:lineRule="auto"/>
        <w:jc w:val="left"/>
        <w:rPr>
          <w:rFonts w:ascii="Times New Roman" w:hAnsi="Times New Roman" w:eastAsia="仿宋" w:cs="宋体"/>
          <w:kern w:val="0"/>
          <w:sz w:val="24"/>
        </w:rPr>
      </w:pPr>
      <w:r>
        <w:rPr>
          <w:rFonts w:hint="eastAsia" w:ascii="Times New Roman" w:hAnsi="Times New Roman" w:eastAsia="仿宋" w:cs="宋体"/>
          <w:kern w:val="0"/>
          <w:sz w:val="24"/>
          <w:szCs w:val="24"/>
        </w:rPr>
        <w:tab/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 xml:space="preserve">   </w:t>
      </w:r>
      <w:r>
        <w:rPr>
          <w:rFonts w:hint="eastAsia" w:ascii="Times New Roman" w:hAnsi="Times New Roman" w:eastAsia="仿宋"/>
          <w:kern w:val="0"/>
          <w:sz w:val="24"/>
          <w:szCs w:val="24"/>
        </w:rPr>
        <w:t>C.</w:t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>从散点图中可以看出两个量的因果关系；</w:t>
      </w:r>
    </w:p>
    <w:p>
      <w:pPr>
        <w:snapToGrid w:val="0"/>
        <w:spacing w:line="312" w:lineRule="auto"/>
        <w:rPr>
          <w:rFonts w:ascii="Times New Roman" w:hAnsi="Times New Roman" w:eastAsia="仿宋" w:cs="宋体"/>
          <w:kern w:val="0"/>
          <w:sz w:val="24"/>
        </w:rPr>
      </w:pPr>
      <w:r>
        <w:rPr>
          <w:rFonts w:hint="eastAsia" w:ascii="Times New Roman" w:hAnsi="Times New Roman" w:eastAsia="仿宋" w:cs="宋体"/>
          <w:kern w:val="0"/>
          <w:sz w:val="24"/>
          <w:szCs w:val="24"/>
        </w:rPr>
        <w:tab/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 xml:space="preserve">   </w:t>
      </w:r>
      <w:r>
        <w:rPr>
          <w:rFonts w:hint="eastAsia" w:ascii="Times New Roman" w:hAnsi="Times New Roman" w:eastAsia="仿宋"/>
          <w:kern w:val="0"/>
          <w:sz w:val="24"/>
          <w:szCs w:val="24"/>
        </w:rPr>
        <w:t>D.</w:t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>从散点图中无法看出数据的分布情况．</w:t>
      </w:r>
    </w:p>
    <w:p>
      <w:pPr>
        <w:pStyle w:val="6"/>
        <w:snapToGrid w:val="0"/>
        <w:spacing w:line="312" w:lineRule="auto"/>
        <w:ind w:firstLine="480" w:firstLineChars="200"/>
        <w:rPr>
          <w:rFonts w:ascii="Times New Roman" w:hAnsi="Times New Roman" w:eastAsia="仿宋"/>
        </w:rPr>
      </w:pPr>
      <w:r>
        <w:rPr>
          <w:rFonts w:ascii="Times New Roman" w:hAnsi="Times New Roman" w:eastAsia="仿宋"/>
        </w:rPr>
        <w:t>3</w:t>
      </w:r>
      <w:r>
        <w:rPr>
          <w:rFonts w:hint="eastAsia" w:ascii="Times New Roman" w:hAnsi="Times New Roman" w:eastAsia="仿宋"/>
        </w:rPr>
        <w:t>．某研究人员随机抽取</w:t>
      </w:r>
      <w:r>
        <w:rPr>
          <w:rFonts w:ascii="Times New Roman" w:hAnsi="Times New Roman" w:eastAsia="仿宋"/>
        </w:rPr>
        <w:t>15</w:t>
      </w:r>
      <w:r>
        <w:rPr>
          <w:rFonts w:hint="eastAsia" w:ascii="Times New Roman" w:hAnsi="Times New Roman" w:eastAsia="仿宋"/>
        </w:rPr>
        <w:t>棵某品种的栎树，测得树高（单位：</w:t>
      </w:r>
      <w:r>
        <w:rPr>
          <w:rFonts w:ascii="Times New Roman" w:hAnsi="Times New Roman" w:eastAsia="仿宋"/>
        </w:rPr>
        <w:t>m</w:t>
      </w:r>
      <w:r>
        <w:rPr>
          <w:rFonts w:hint="eastAsia" w:ascii="Times New Roman" w:hAnsi="Times New Roman" w:eastAsia="仿宋"/>
        </w:rPr>
        <w:t>）和胸径（指地面以上</w:t>
      </w:r>
      <w:r>
        <w:rPr>
          <w:rFonts w:ascii="Times New Roman" w:hAnsi="Times New Roman" w:eastAsia="仿宋"/>
        </w:rPr>
        <w:t>1.3m</w:t>
      </w:r>
      <w:r>
        <w:rPr>
          <w:rFonts w:hint="eastAsia" w:ascii="Times New Roman" w:hAnsi="Times New Roman" w:eastAsia="仿宋"/>
        </w:rPr>
        <w:t>处树干的直径，单位：</w:t>
      </w:r>
      <w:r>
        <w:rPr>
          <w:rFonts w:ascii="Times New Roman" w:hAnsi="Times New Roman" w:eastAsia="仿宋"/>
        </w:rPr>
        <w:t>cm</w:t>
      </w:r>
      <w:r>
        <w:rPr>
          <w:rFonts w:hint="eastAsia" w:ascii="Times New Roman" w:hAnsi="Times New Roman" w:eastAsia="仿宋"/>
        </w:rPr>
        <w:t>）的数据，如下表所示．</w:t>
      </w:r>
    </w:p>
    <w:tbl>
      <w:tblPr>
        <w:tblStyle w:val="8"/>
        <w:tblW w:w="7528" w:type="dxa"/>
        <w:tblInd w:w="13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6"/>
        <w:gridCol w:w="836"/>
        <w:gridCol w:w="837"/>
        <w:gridCol w:w="836"/>
        <w:gridCol w:w="837"/>
        <w:gridCol w:w="836"/>
        <w:gridCol w:w="837"/>
        <w:gridCol w:w="836"/>
        <w:gridCol w:w="83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胸径</w:t>
            </w:r>
            <w:r>
              <w:rPr>
                <w:rFonts w:ascii="Times New Roman" w:hAnsi="Times New Roman" w:eastAsia="仿宋"/>
                <w:sz w:val="24"/>
                <w:szCs w:val="20"/>
              </w:rPr>
              <w:t>/cm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6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7.9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8.3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8.9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10.1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12.1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13.8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14.2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树高</w:t>
            </w:r>
            <w:r>
              <w:rPr>
                <w:rFonts w:ascii="Times New Roman" w:hAnsi="Times New Roman" w:eastAsia="仿宋"/>
                <w:sz w:val="24"/>
                <w:szCs w:val="20"/>
              </w:rPr>
              <w:t>/m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4.7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5.3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6.1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7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7.5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8.5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7.8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8.1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胸径</w:t>
            </w:r>
            <w:r>
              <w:rPr>
                <w:rFonts w:ascii="Times New Roman" w:hAnsi="Times New Roman" w:eastAsia="仿宋"/>
                <w:sz w:val="24"/>
                <w:szCs w:val="20"/>
              </w:rPr>
              <w:t>/cm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16.4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16.9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18.1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20.1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21.8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22.2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23.9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/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EDCBD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宋体"/>
                <w:sz w:val="24"/>
                <w:szCs w:val="20"/>
              </w:rPr>
              <w:t>树高</w:t>
            </w:r>
            <w:r>
              <w:rPr>
                <w:rFonts w:ascii="Times New Roman" w:hAnsi="Times New Roman" w:eastAsia="仿宋"/>
                <w:sz w:val="24"/>
                <w:szCs w:val="20"/>
              </w:rPr>
              <w:t>/m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9.1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9.8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10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10.3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11.3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11.8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12.7</w:t>
            </w:r>
          </w:p>
        </w:tc>
        <w:tc>
          <w:tcPr>
            <w:tcW w:w="8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widowControl/>
              <w:adjustRightInd w:val="0"/>
              <w:snapToGrid w:val="0"/>
              <w:spacing w:line="312" w:lineRule="auto"/>
              <w:jc w:val="center"/>
              <w:textAlignment w:val="top"/>
              <w:rPr>
                <w:rFonts w:ascii="Times New Roman" w:hAnsi="Times New Roman" w:eastAsia="仿宋"/>
                <w:sz w:val="24"/>
                <w:szCs w:val="20"/>
              </w:rPr>
            </w:pPr>
            <w:r>
              <w:rPr>
                <w:rFonts w:ascii="Times New Roman" w:hAnsi="Times New Roman" w:eastAsia="仿宋"/>
                <w:sz w:val="24"/>
                <w:szCs w:val="20"/>
              </w:rPr>
              <w:t>/</w:t>
            </w:r>
          </w:p>
        </w:tc>
      </w:tr>
    </w:tbl>
    <w:p>
      <w:pPr>
        <w:snapToGrid w:val="0"/>
        <w:spacing w:line="312" w:lineRule="auto"/>
        <w:rPr>
          <w:rFonts w:ascii="Times New Roman" w:hAnsi="Times New Roman" w:eastAsia="仿宋" w:cs="Times New Roman"/>
          <w:sz w:val="24"/>
          <w:szCs w:val="21"/>
        </w:rPr>
      </w:pPr>
      <w:r>
        <w:rPr>
          <w:rFonts w:hint="eastAsia" w:ascii="Times New Roman" w:hAnsi="Times New Roman" w:eastAsia="仿宋"/>
          <w:sz w:val="24"/>
          <w:szCs w:val="24"/>
        </w:rPr>
        <w:t>绘制散点图，并观察随着高度的增加，栎树胸径的变化趋势．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课堂练习答案</w:t>
      </w:r>
    </w:p>
    <w:tbl>
      <w:tblPr>
        <w:tblStyle w:val="8"/>
        <w:tblpPr w:leftFromText="180" w:rightFromText="180" w:vertAnchor="text" w:horzAnchor="margin" w:tblpXSpec="right" w:tblpY="114"/>
        <w:tblW w:w="718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5"/>
        <w:gridCol w:w="236"/>
        <w:gridCol w:w="589"/>
        <w:gridCol w:w="253"/>
        <w:gridCol w:w="308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180" w:type="dxa"/>
            <w:gridSpan w:val="5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/>
              </w:rPr>
              <w:t>绘制气温与海水表层温度的茎叶图如下：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5" w:type="dxa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right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9</w:t>
            </w:r>
          </w:p>
        </w:tc>
        <w:tc>
          <w:tcPr>
            <w:tcW w:w="236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589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0</w:t>
            </w:r>
          </w:p>
        </w:tc>
        <w:tc>
          <w:tcPr>
            <w:tcW w:w="253" w:type="dxa"/>
            <w:tcBorders>
              <w:left w:val="single" w:color="auto" w:sz="4" w:space="0"/>
            </w:tcBorders>
            <w:noWrap/>
            <w:vAlign w:val="center"/>
          </w:tcPr>
          <w:p>
            <w:pPr>
              <w:snapToGrid w:val="0"/>
              <w:spacing w:line="312" w:lineRule="auto"/>
              <w:jc w:val="lef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3087" w:type="dxa"/>
            <w:tcBorders>
              <w:left w:val="nil"/>
            </w:tcBorders>
            <w:noWrap/>
            <w:vAlign w:val="center"/>
          </w:tcPr>
          <w:p>
            <w:pPr>
              <w:widowControl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5" w:type="dxa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right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 xml:space="preserve">9 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6 3 1 0</w:t>
            </w:r>
          </w:p>
        </w:tc>
        <w:tc>
          <w:tcPr>
            <w:tcW w:w="236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589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10</w:t>
            </w:r>
          </w:p>
        </w:tc>
        <w:tc>
          <w:tcPr>
            <w:tcW w:w="253" w:type="dxa"/>
            <w:tcBorders>
              <w:left w:val="single" w:color="auto" w:sz="4" w:space="0"/>
            </w:tcBorders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3087" w:type="dxa"/>
            <w:tcBorders>
              <w:left w:val="nil"/>
            </w:tcBorders>
            <w:noWrap/>
            <w:vAlign w:val="center"/>
          </w:tcPr>
          <w:p>
            <w:pPr>
              <w:widowControl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 xml:space="preserve"> 5 5 8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5" w:type="dxa"/>
            <w:noWrap/>
            <w:vAlign w:val="center"/>
          </w:tcPr>
          <w:p>
            <w:pPr>
              <w:widowControl/>
              <w:snapToGrid w:val="0"/>
              <w:spacing w:line="312" w:lineRule="auto"/>
              <w:jc w:val="right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8 7 6 5 2 2</w:t>
            </w:r>
          </w:p>
        </w:tc>
        <w:tc>
          <w:tcPr>
            <w:tcW w:w="236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589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20</w:t>
            </w:r>
          </w:p>
        </w:tc>
        <w:tc>
          <w:tcPr>
            <w:tcW w:w="253" w:type="dxa"/>
            <w:tcBorders>
              <w:left w:val="single" w:color="auto" w:sz="4" w:space="0"/>
            </w:tcBorders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3087" w:type="dxa"/>
            <w:tcBorders>
              <w:left w:val="nil"/>
            </w:tcBorders>
            <w:noWrap/>
            <w:vAlign w:val="center"/>
          </w:tcPr>
          <w:p>
            <w:pPr>
              <w:widowControl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 xml:space="preserve"> 4 4 7 9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015" w:type="dxa"/>
            <w:noWrap/>
            <w:vAlign w:val="center"/>
          </w:tcPr>
          <w:p>
            <w:pPr>
              <w:snapToGrid w:val="0"/>
              <w:spacing w:line="312" w:lineRule="auto"/>
              <w:jc w:val="right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236" w:type="dxa"/>
            <w:tcBorders>
              <w:right w:val="single" w:color="auto" w:sz="4" w:space="0"/>
            </w:tcBorders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589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napToGrid w:val="0"/>
              <w:spacing w:line="312" w:lineRule="auto"/>
              <w:jc w:val="center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30</w:t>
            </w:r>
          </w:p>
        </w:tc>
        <w:tc>
          <w:tcPr>
            <w:tcW w:w="253" w:type="dxa"/>
            <w:tcBorders>
              <w:left w:val="single" w:color="auto" w:sz="4" w:space="0"/>
            </w:tcBorders>
            <w:noWrap/>
            <w:vAlign w:val="center"/>
          </w:tcPr>
          <w:p>
            <w:pPr>
              <w:snapToGrid w:val="0"/>
              <w:spacing w:line="312" w:lineRule="auto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3087" w:type="dxa"/>
            <w:tcBorders>
              <w:left w:val="nil"/>
            </w:tcBorders>
            <w:noWrap/>
            <w:vAlign w:val="center"/>
          </w:tcPr>
          <w:p>
            <w:pPr>
              <w:widowControl/>
              <w:snapToGrid w:val="0"/>
              <w:spacing w:line="312" w:lineRule="auto"/>
              <w:jc w:val="left"/>
              <w:textAlignment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 xml:space="preserve"> 1 1 </w:t>
            </w:r>
          </w:p>
        </w:tc>
      </w:tr>
    </w:tbl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1．</w:t>
      </w: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从上图可以看出，海水表层温度和气温都主要集中在2</w:t>
      </w:r>
      <w:r>
        <w:rPr>
          <w:rFonts w:ascii="Times New Roman" w:hAnsi="Times New Roman" w:eastAsia="仿宋"/>
          <w:sz w:val="24"/>
          <w:szCs w:val="24"/>
        </w:rPr>
        <w:t>0</w:t>
      </w:r>
      <w:r>
        <w:rPr>
          <w:rFonts w:hint="eastAsia" w:ascii="Times New Roman" w:hAnsi="Times New Roman" w:eastAsia="仿宋"/>
          <w:sz w:val="24"/>
          <w:szCs w:val="24"/>
        </w:rPr>
        <w:t>℃到3</w:t>
      </w:r>
      <w:r>
        <w:rPr>
          <w:rFonts w:ascii="Times New Roman" w:hAnsi="Times New Roman" w:eastAsia="仿宋"/>
          <w:sz w:val="24"/>
          <w:szCs w:val="24"/>
        </w:rPr>
        <w:t>0</w:t>
      </w:r>
      <w:r>
        <w:rPr>
          <w:rFonts w:hint="eastAsia" w:ascii="Times New Roman" w:hAnsi="Times New Roman" w:eastAsia="仿宋"/>
          <w:sz w:val="24"/>
          <w:szCs w:val="24"/>
        </w:rPr>
        <w:t>℃之间，海水表层温度整体上略低于气温．</w:t>
      </w: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仿宋"/>
          <w:b/>
          <w:bCs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  <w:szCs w:val="24"/>
        </w:rPr>
        <w:t>B．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3．</w:t>
      </w:r>
    </w:p>
    <w:p>
      <w:pPr>
        <w:widowControl/>
        <w:snapToGrid w:val="0"/>
        <w:spacing w:line="312" w:lineRule="auto"/>
        <w:ind w:firstLine="960" w:firstLineChars="400"/>
        <w:jc w:val="left"/>
        <w:rPr>
          <w:rFonts w:ascii="Times New Roman" w:hAnsi="Times New Roman" w:eastAsia="仿宋"/>
          <w:sz w:val="24"/>
        </w:rPr>
      </w:pPr>
      <w:bookmarkStart w:id="0" w:name="_Hlk46071011"/>
      <w:r>
        <w:rPr>
          <w:rFonts w:ascii="Times New Roman" w:hAnsi="Times New Roman" w:eastAsia="仿宋" w:cs="仿宋"/>
          <w:snapToGrid w:val="0"/>
          <w:kern w:val="0"/>
          <w:sz w:val="24"/>
          <w:szCs w:val="24"/>
        </w:rPr>
        <w:drawing>
          <wp:inline distT="0" distB="0" distL="0" distR="0">
            <wp:extent cx="2931160" cy="172275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napToGrid w:val="0"/>
        <w:spacing w:line="312" w:lineRule="auto"/>
        <w:ind w:firstLine="42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  <w:szCs w:val="24"/>
        </w:rPr>
        <w:t>从上图可以看出，随着树高的增加，栎树的胸径有增加的趋势．</w:t>
      </w:r>
    </w:p>
    <w:bookmarkEnd w:id="0"/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hint="eastAsia" w:ascii="Times New Roman" w:hAnsi="Times New Roman" w:eastAsia="仿宋"/>
          <w:sz w:val="24"/>
          <w:szCs w:val="24"/>
        </w:rPr>
        <w:t>设计意图</w:t>
      </w:r>
      <w:r>
        <w:rPr>
          <w:rFonts w:ascii="Times New Roman" w:hAnsi="Times New Roman" w:eastAsia="仿宋"/>
          <w:sz w:val="24"/>
          <w:szCs w:val="24"/>
        </w:rPr>
        <w:t xml:space="preserve">] </w:t>
      </w:r>
      <w:r>
        <w:rPr>
          <w:rFonts w:hint="eastAsia" w:ascii="Times New Roman" w:hAnsi="Times New Roman" w:eastAsia="仿宋"/>
          <w:sz w:val="24"/>
          <w:szCs w:val="24"/>
        </w:rPr>
        <w:t>通过课堂练习，巩固本节课所学的知识，掌握茎叶图和散点图的绘制．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（环节六）课堂小结 布置作业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在前一节课中，我们学习了如何制作和解读频率分布表和频率分布直方图．这节课中，我们学习了茎叶图和散点图的制作和解读方法．茎叶图可以展示统计数据的所有信息，通过茎叶图也很容易制作相应的频率分布表和频率分布直方图．茎叶图还可以展示两组同类数据的分布规律，方便我们进行比较分析．而散点图可以帮助我们发现两组数据之间的变化规律，从而寻找它们之间的相关性．这些知识都能帮助我们发展数据分析素养．</w:t>
      </w:r>
    </w:p>
    <w:p>
      <w:pPr>
        <w:snapToGrid w:val="0"/>
        <w:spacing w:line="312" w:lineRule="auto"/>
        <w:ind w:left="60" w:firstLine="42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  <w:szCs w:val="24"/>
        </w:rPr>
        <w:t>知识：茎叶图、散点图．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思想方法：数形结合、化归．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核心素养：数据分析．</w:t>
      </w:r>
    </w:p>
    <w:p>
      <w:pPr>
        <w:snapToGrid w:val="0"/>
        <w:spacing w:line="312" w:lineRule="auto"/>
        <w:ind w:firstLine="482" w:firstLineChars="2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课后作业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[基础练习]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1．收集你班学生某次考试的数学成绩和物理成绩的数据，绘制散点图，并观察随着数学成绩的提高，物理成绩的变化趋势．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2．在报纸、杂志或网络上找一幅统计图，并复印下来．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（1）描述你从该图中得到的信息；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（2）根据统计图的绘制要求，说明该图是否需要改进以及如何改进．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3．试调查30种饼干每100g所含的热量（单位：kJ）和脂肪（单位：g），用合适的统计图表呈现出来，并分析图表以获得结论．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 [能力拓展]（选做）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请调查你所在学校本年级学生每天户外活动的平均时间和视力情况，用合适的统计图表呈现出来，并尝试寻找这两组数据之间的关系．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[设计意图] 对本节课所涉及的知识和思想方法进行小结，布置本节课的课后作业，能力拓展题供学有余力的学生选做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241" w:firstLineChars="100"/>
        <w:rPr>
          <w:rFonts w:ascii="Times New Roman" w:hAnsi="Times New Roman" w:eastAsia="仿宋" w:cs="仿宋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（环节七）结束语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随机抽样得数据，统计图表有依据；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频率直方展分布，茎叶散点显规律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在这两节课中我们所学习统计图表都是数据可视化的工具，学会了制作和解读这些统计图表的方法，能够帮助我们有效的分析数据，用数据来说话．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[设计意图]</w:t>
      </w:r>
      <w:r>
        <w:rPr>
          <w:rFonts w:hint="eastAsia" w:ascii="Times New Roman" w:hAnsi="Times New Roman" w:eastAsia="仿宋"/>
          <w:sz w:val="24"/>
          <w:szCs w:val="24"/>
        </w:rPr>
        <w:t>融入学科德育，升华本节课的育人价值．</w:t>
      </w: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</w:p>
    <w:p>
      <w:pPr>
        <w:snapToGrid w:val="0"/>
        <w:spacing w:line="312" w:lineRule="auto"/>
        <w:ind w:firstLine="42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  <w:szCs w:val="24"/>
        </w:rPr>
        <w:t>课后作业答案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1．制作某班20位同学物理成绩、数学成绩散点图如下：</w:t>
      </w:r>
    </w:p>
    <w:p>
      <w:pPr>
        <w:snapToGrid w:val="0"/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sz w:val="24"/>
        </w:rPr>
        <w:drawing>
          <wp:inline distT="0" distB="0" distL="0" distR="0">
            <wp:extent cx="3525520" cy="2342515"/>
            <wp:effectExtent l="0" t="0" r="0" b="0"/>
            <wp:docPr id="5" name="图片 5" descr="C:\Users\Administrator\AppData\Local\Temp\ksohtml917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\AppData\Local\Temp\ksohtml9176\wps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由图可知，随着数学成绩的提高，物理成绩也会相应提高．</w:t>
      </w:r>
    </w:p>
    <w:p>
      <w:pPr>
        <w:snapToGrid w:val="0"/>
        <w:spacing w:line="312" w:lineRule="auto"/>
        <w:ind w:firstLine="480" w:firstLineChars="200"/>
        <w:textAlignment w:val="top"/>
        <w:rPr>
          <w:rFonts w:ascii="Times New Roman" w:hAnsi="Times New Roman" w:eastAsia="仿宋" w:cs="Times New Roman"/>
          <w:sz w:val="24"/>
          <w:szCs w:val="21"/>
        </w:rPr>
      </w:pPr>
      <w:r>
        <w:rPr>
          <w:rFonts w:ascii="Times New Roman" w:hAnsi="Times New Roman" w:eastAsia="仿宋" w:cs="Times New Roman"/>
          <w:sz w:val="24"/>
          <w:szCs w:val="24"/>
        </w:rPr>
        <w:t>2．</w:t>
      </w:r>
      <w:r>
        <w:rPr>
          <w:rFonts w:ascii="Times New Roman" w:hAnsi="Times New Roman" w:eastAsia="仿宋"/>
          <w:sz w:val="24"/>
        </w:rPr>
        <w:drawing>
          <wp:inline distT="0" distB="0" distL="0" distR="0">
            <wp:extent cx="3041650" cy="1960880"/>
            <wp:effectExtent l="0" t="0" r="0" b="0"/>
            <wp:docPr id="4" name="图片 4" descr="C:\Users\Administrator\AppData\Local\Temp\ksohtml917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AppData\Local\Temp\ksohtml9176\wps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（1）这是某网站上的一幅统计图，从这幅图中可以看出大部分同学的成绩集中在59.5-89.5分之间，有极少部分同学的数学成绩低于60分．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（2）这幅图中没有坐标的名称，需要改进．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3．（1）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2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jc w:val="right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3</w:t>
            </w: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7 7 8 9 9 9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jc w:val="right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4</w:t>
            </w: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 xml:space="preserve">1 3 3 4 5 5 5 6 8 8 8 9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jc w:val="right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5</w:t>
            </w: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 xml:space="preserve">0 0 1 2 2 2 2 2 5 6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jc w:val="right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6</w:t>
            </w: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1 6</w:t>
            </w:r>
          </w:p>
        </w:tc>
      </w:tr>
    </w:tbl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color w:val="000000"/>
          <w:sz w:val="24"/>
          <w:szCs w:val="21"/>
        </w:rPr>
      </w:pPr>
      <w:r>
        <w:rPr>
          <w:rFonts w:ascii="Times New Roman" w:hAnsi="Times New Roman" w:eastAsia="仿宋" w:cs="Times New Roman"/>
          <w:sz w:val="24"/>
        </w:rPr>
        <w:t xml:space="preserve">           30种饼干每100g所含热量（单位：kJ）的茎叶图</w:t>
      </w:r>
    </w:p>
    <w:p>
      <w:pPr>
        <w:snapToGrid w:val="0"/>
        <w:spacing w:line="312" w:lineRule="auto"/>
        <w:ind w:firstLine="42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“</w:t>
      </w:r>
      <w:r>
        <w:rPr>
          <w:rFonts w:ascii="Times New Roman" w:hAnsi="Times New Roman" w:eastAsia="仿宋" w:cs="Times New Roman"/>
          <w:sz w:val="24"/>
          <w:szCs w:val="24"/>
        </w:rPr>
        <w:t>茎</w:t>
      </w:r>
      <w:r>
        <w:rPr>
          <w:rFonts w:hint="eastAsia" w:ascii="Times New Roman" w:hAnsi="Times New Roman" w:eastAsia="仿宋" w:cs="Times New Roman"/>
          <w:sz w:val="24"/>
          <w:szCs w:val="24"/>
        </w:rPr>
        <w:t>”</w:t>
      </w:r>
      <w:r>
        <w:rPr>
          <w:rFonts w:ascii="Times New Roman" w:hAnsi="Times New Roman" w:eastAsia="仿宋" w:cs="Times New Roman"/>
          <w:sz w:val="24"/>
          <w:szCs w:val="24"/>
        </w:rPr>
        <w:t>表示百位，</w:t>
      </w:r>
      <w:r>
        <w:rPr>
          <w:rFonts w:hint="eastAsia" w:ascii="Times New Roman" w:hAnsi="Times New Roman" w:eastAsia="仿宋" w:cs="Times New Roman"/>
          <w:sz w:val="24"/>
          <w:szCs w:val="24"/>
        </w:rPr>
        <w:t>“</w:t>
      </w:r>
      <w:r>
        <w:rPr>
          <w:rFonts w:ascii="Times New Roman" w:hAnsi="Times New Roman" w:eastAsia="仿宋" w:cs="Times New Roman"/>
          <w:sz w:val="24"/>
          <w:szCs w:val="24"/>
        </w:rPr>
        <w:t>叶</w:t>
      </w:r>
      <w:r>
        <w:rPr>
          <w:rFonts w:hint="eastAsia" w:ascii="Times New Roman" w:hAnsi="Times New Roman" w:eastAsia="仿宋" w:cs="Times New Roman"/>
          <w:sz w:val="24"/>
          <w:szCs w:val="24"/>
        </w:rPr>
        <w:t>”</w:t>
      </w:r>
      <w:r>
        <w:rPr>
          <w:rFonts w:ascii="Times New Roman" w:hAnsi="Times New Roman" w:eastAsia="仿宋" w:cs="Times New Roman"/>
          <w:sz w:val="24"/>
          <w:szCs w:val="24"/>
        </w:rPr>
        <w:t>表示十位，如第一种饼干每100g所含热量为370kJ．从图中可以看出，大部分饼干每100g所含热量在400-550kJ之间．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3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jc w:val="right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0</w:t>
            </w:r>
          </w:p>
        </w:tc>
        <w:tc>
          <w:tcPr>
            <w:tcW w:w="3118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6 7 9 9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jc w:val="right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1</w:t>
            </w:r>
          </w:p>
        </w:tc>
        <w:tc>
          <w:tcPr>
            <w:tcW w:w="3118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 xml:space="preserve">0 2 3 3 5 5 7 7 8 9 9 9 9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jc w:val="right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2</w:t>
            </w:r>
          </w:p>
        </w:tc>
        <w:tc>
          <w:tcPr>
            <w:tcW w:w="3118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0 0 0 1 1 2 3 3 3 4 6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5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jc w:val="right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3</w:t>
            </w:r>
          </w:p>
        </w:tc>
        <w:tc>
          <w:tcPr>
            <w:tcW w:w="3118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ascii="Times New Roman" w:hAnsi="Times New Roman" w:eastAsia="仿宋" w:cs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sz w:val="24"/>
              </w:rPr>
              <w:t>1 3</w:t>
            </w:r>
          </w:p>
        </w:tc>
      </w:tr>
    </w:tbl>
    <w:p>
      <w:pPr>
        <w:snapToGrid w:val="0"/>
        <w:spacing w:line="312" w:lineRule="auto"/>
        <w:jc w:val="center"/>
        <w:rPr>
          <w:rFonts w:ascii="Times New Roman" w:hAnsi="Times New Roman" w:eastAsia="仿宋" w:cs="Times New Roman"/>
          <w:color w:val="000000"/>
          <w:sz w:val="24"/>
          <w:szCs w:val="21"/>
        </w:rPr>
      </w:pPr>
      <w:r>
        <w:rPr>
          <w:rFonts w:ascii="Times New Roman" w:hAnsi="Times New Roman" w:eastAsia="仿宋" w:cs="Times New Roman"/>
          <w:sz w:val="24"/>
        </w:rPr>
        <w:t>30种饼干每100g所含脂肪（单位：g）的茎叶图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“</w:t>
      </w:r>
      <w:r>
        <w:rPr>
          <w:rFonts w:ascii="Times New Roman" w:hAnsi="Times New Roman" w:eastAsia="仿宋" w:cs="Times New Roman"/>
          <w:sz w:val="24"/>
          <w:szCs w:val="24"/>
        </w:rPr>
        <w:t>茎</w:t>
      </w:r>
      <w:r>
        <w:rPr>
          <w:rFonts w:hint="eastAsia" w:ascii="Times New Roman" w:hAnsi="Times New Roman" w:eastAsia="仿宋" w:cs="Times New Roman"/>
          <w:sz w:val="24"/>
          <w:szCs w:val="24"/>
        </w:rPr>
        <w:t>”</w:t>
      </w:r>
      <w:r>
        <w:rPr>
          <w:rFonts w:ascii="Times New Roman" w:hAnsi="Times New Roman" w:eastAsia="仿宋" w:cs="Times New Roman"/>
          <w:sz w:val="24"/>
          <w:szCs w:val="24"/>
        </w:rPr>
        <w:t>表示百位，</w:t>
      </w:r>
      <w:r>
        <w:rPr>
          <w:rFonts w:hint="eastAsia" w:ascii="Times New Roman" w:hAnsi="Times New Roman" w:eastAsia="仿宋" w:cs="Times New Roman"/>
          <w:sz w:val="24"/>
          <w:szCs w:val="24"/>
        </w:rPr>
        <w:t>“</w:t>
      </w:r>
      <w:r>
        <w:rPr>
          <w:rFonts w:ascii="Times New Roman" w:hAnsi="Times New Roman" w:eastAsia="仿宋" w:cs="Times New Roman"/>
          <w:sz w:val="24"/>
          <w:szCs w:val="24"/>
        </w:rPr>
        <w:t>叶</w:t>
      </w:r>
      <w:r>
        <w:rPr>
          <w:rFonts w:hint="eastAsia" w:ascii="Times New Roman" w:hAnsi="Times New Roman" w:eastAsia="仿宋" w:cs="Times New Roman"/>
          <w:sz w:val="24"/>
          <w:szCs w:val="24"/>
        </w:rPr>
        <w:t>”</w:t>
      </w:r>
      <w:r>
        <w:rPr>
          <w:rFonts w:ascii="Times New Roman" w:hAnsi="Times New Roman" w:eastAsia="仿宋" w:cs="Times New Roman"/>
          <w:sz w:val="24"/>
          <w:szCs w:val="24"/>
        </w:rPr>
        <w:t>表示个位，如第一种饼干每100g所含脂肪为6g．从图中可以看出，大部分饼干每100g所含脂肪在10-25g之间．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>
      <w:pPr>
        <w:snapToGrid w:val="0"/>
        <w:spacing w:line="312" w:lineRule="auto"/>
        <w:ind w:firstLine="480" w:firstLineChars="200"/>
        <w:textAlignment w:val="top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</w:t>
      </w:r>
      <w:r>
        <w:rPr>
          <w:rFonts w:ascii="Times New Roman" w:hAnsi="Times New Roman" w:eastAsia="仿宋"/>
          <w:sz w:val="24"/>
        </w:rPr>
        <w:drawing>
          <wp:inline distT="0" distB="0" distL="0" distR="0">
            <wp:extent cx="3848100" cy="2591435"/>
            <wp:effectExtent l="0" t="0" r="0" b="0"/>
            <wp:docPr id="2" name="图片 2" descr="C:\Users\Administrator\AppData\Local\Temp\ksohtml9176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AppData\Local\Temp\ksohtml9176\wps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图中近视程度0为没有近视；1为微弱近视(0度-200度，含200度)；2为轻度近视(200度-400度，含400度)；3为中度近视(400度-600度，含600度)；4为重度近视(600度-800度，含800度)；5为异常严重近视（800度以上）．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从图中可以看出，每天户外活动的平均时间与近视程度有较明显的关系，当每天户外活动的平均时间增加时，近视程度会相应减轻．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</w:p>
    <w:p>
      <w:pPr>
        <w:snapToGrid w:val="0"/>
        <w:spacing w:line="312" w:lineRule="auto"/>
        <w:ind w:firstLine="480" w:firstLineChars="200"/>
        <w:jc w:val="right"/>
        <w:rPr>
          <w:ins w:id="0" w:author="Administrator" w:date="2023-11-24T14:31:07Z"/>
          <w:rFonts w:hint="eastAsia" w:ascii="仿宋" w:hAnsi="仿宋" w:eastAsia="仿宋"/>
          <w:sz w:val="24"/>
          <w:szCs w:val="24"/>
        </w:rPr>
      </w:pPr>
      <w:ins w:id="1" w:author="Administrator" w:date="2023-11-24T14:31:07Z">
        <w:r>
          <w:rPr>
            <w:rFonts w:hint="eastAsia" w:ascii="仿宋" w:hAnsi="仿宋" w:eastAsia="仿宋"/>
            <w:sz w:val="24"/>
            <w:szCs w:val="24"/>
          </w:rPr>
          <w:t>上海市基础教育数字化转型项目组（高中数学）</w:t>
        </w:r>
      </w:ins>
    </w:p>
    <w:p>
      <w:pPr>
        <w:snapToGrid w:val="0"/>
        <w:spacing w:line="312" w:lineRule="auto"/>
        <w:ind w:firstLine="480" w:firstLineChars="200"/>
        <w:jc w:val="right"/>
        <w:rPr>
          <w:ins w:id="2" w:author="Administrator" w:date="2023-11-24T14:31:07Z"/>
          <w:rFonts w:hint="eastAsia" w:ascii="仿宋" w:hAnsi="仿宋" w:eastAsia="仿宋"/>
          <w:sz w:val="24"/>
          <w:szCs w:val="24"/>
        </w:rPr>
      </w:pPr>
      <w:ins w:id="3" w:author="Administrator" w:date="2023-11-24T14:31:07Z">
        <w:r>
          <w:rPr>
            <w:rFonts w:hint="eastAsia" w:ascii="仿宋" w:hAnsi="仿宋" w:eastAsia="仿宋"/>
            <w:sz w:val="24"/>
            <w:szCs w:val="24"/>
          </w:rPr>
          <w:t>制作时间：2023年</w:t>
        </w:r>
      </w:ins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bookmarkStart w:id="1" w:name="_GoBack"/>
      <w:bookmarkEnd w:id="1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0572094"/>
    </w:sdtPr>
    <w:sdtContent>
      <w:p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13</w:t>
        </w:r>
        <w:r>
          <w:rPr>
            <w:lang w:val="zh-CN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7B1AE0"/>
    <w:multiLevelType w:val="singleLevel"/>
    <w:tmpl w:val="D37B1AE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1"/>
  <w:bordersDoNotSurroundFooter w:val="1"/>
  <w:trackRevision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jU5ZWE4ZDVjYzIzY2Q1OTFlMzY3NTc0MTdmNzViN2EifQ=="/>
  </w:docVars>
  <w:rsids>
    <w:rsidRoot w:val="0004098F"/>
    <w:rsid w:val="0004098F"/>
    <w:rsid w:val="00056449"/>
    <w:rsid w:val="00091E92"/>
    <w:rsid w:val="000B79C0"/>
    <w:rsid w:val="000F375D"/>
    <w:rsid w:val="00103921"/>
    <w:rsid w:val="001158F0"/>
    <w:rsid w:val="00182D72"/>
    <w:rsid w:val="001B30A2"/>
    <w:rsid w:val="001C12CB"/>
    <w:rsid w:val="00285741"/>
    <w:rsid w:val="002B2230"/>
    <w:rsid w:val="002D1893"/>
    <w:rsid w:val="002D4801"/>
    <w:rsid w:val="002E4F30"/>
    <w:rsid w:val="003325B4"/>
    <w:rsid w:val="00346D60"/>
    <w:rsid w:val="003C1BF0"/>
    <w:rsid w:val="003D6B67"/>
    <w:rsid w:val="00442A78"/>
    <w:rsid w:val="004A1D9C"/>
    <w:rsid w:val="004C4FA1"/>
    <w:rsid w:val="00504877"/>
    <w:rsid w:val="00510B82"/>
    <w:rsid w:val="005443F8"/>
    <w:rsid w:val="00545E7F"/>
    <w:rsid w:val="005B1B8B"/>
    <w:rsid w:val="00604013"/>
    <w:rsid w:val="00625514"/>
    <w:rsid w:val="0065343B"/>
    <w:rsid w:val="00660BC2"/>
    <w:rsid w:val="00677865"/>
    <w:rsid w:val="00695A0D"/>
    <w:rsid w:val="006A2A07"/>
    <w:rsid w:val="007357B8"/>
    <w:rsid w:val="007627E7"/>
    <w:rsid w:val="00775239"/>
    <w:rsid w:val="007A0143"/>
    <w:rsid w:val="007A7D55"/>
    <w:rsid w:val="007B5112"/>
    <w:rsid w:val="007C5758"/>
    <w:rsid w:val="007D5207"/>
    <w:rsid w:val="00801D91"/>
    <w:rsid w:val="00813EE4"/>
    <w:rsid w:val="008246C0"/>
    <w:rsid w:val="00844C6E"/>
    <w:rsid w:val="0085191D"/>
    <w:rsid w:val="008D0976"/>
    <w:rsid w:val="008D4305"/>
    <w:rsid w:val="008E2C66"/>
    <w:rsid w:val="008E5A41"/>
    <w:rsid w:val="0090446D"/>
    <w:rsid w:val="0093290F"/>
    <w:rsid w:val="009430C6"/>
    <w:rsid w:val="00954006"/>
    <w:rsid w:val="0095651E"/>
    <w:rsid w:val="009922F6"/>
    <w:rsid w:val="009A06EE"/>
    <w:rsid w:val="009B7719"/>
    <w:rsid w:val="009F35CF"/>
    <w:rsid w:val="00A04F2C"/>
    <w:rsid w:val="00A0579F"/>
    <w:rsid w:val="00A06855"/>
    <w:rsid w:val="00A267C9"/>
    <w:rsid w:val="00A74044"/>
    <w:rsid w:val="00AA4430"/>
    <w:rsid w:val="00AD6DBF"/>
    <w:rsid w:val="00B26BBD"/>
    <w:rsid w:val="00B34101"/>
    <w:rsid w:val="00B948A4"/>
    <w:rsid w:val="00BE5161"/>
    <w:rsid w:val="00C1518C"/>
    <w:rsid w:val="00C46D98"/>
    <w:rsid w:val="00C55EB0"/>
    <w:rsid w:val="00C74E4A"/>
    <w:rsid w:val="00CC55EB"/>
    <w:rsid w:val="00D25E5A"/>
    <w:rsid w:val="00D87D84"/>
    <w:rsid w:val="00DB2F43"/>
    <w:rsid w:val="00DF3AF9"/>
    <w:rsid w:val="00E2557F"/>
    <w:rsid w:val="00E40B10"/>
    <w:rsid w:val="00F01602"/>
    <w:rsid w:val="00F27EC6"/>
    <w:rsid w:val="00FC15B8"/>
    <w:rsid w:val="012059BD"/>
    <w:rsid w:val="01505F8D"/>
    <w:rsid w:val="01AC569F"/>
    <w:rsid w:val="02694829"/>
    <w:rsid w:val="02744914"/>
    <w:rsid w:val="028346E2"/>
    <w:rsid w:val="02A94D94"/>
    <w:rsid w:val="02DD4545"/>
    <w:rsid w:val="034040F5"/>
    <w:rsid w:val="036332DC"/>
    <w:rsid w:val="03A10243"/>
    <w:rsid w:val="03E82B05"/>
    <w:rsid w:val="040A2FC9"/>
    <w:rsid w:val="049663EC"/>
    <w:rsid w:val="049C1BEF"/>
    <w:rsid w:val="04A3288F"/>
    <w:rsid w:val="04AC32E7"/>
    <w:rsid w:val="05F11144"/>
    <w:rsid w:val="06E120F4"/>
    <w:rsid w:val="06FF0661"/>
    <w:rsid w:val="08121E8E"/>
    <w:rsid w:val="08526C48"/>
    <w:rsid w:val="08DE7B86"/>
    <w:rsid w:val="093747FD"/>
    <w:rsid w:val="093F5571"/>
    <w:rsid w:val="09467FEE"/>
    <w:rsid w:val="09615A97"/>
    <w:rsid w:val="09A75EB8"/>
    <w:rsid w:val="09FE3B29"/>
    <w:rsid w:val="0AE1272C"/>
    <w:rsid w:val="0AE6039C"/>
    <w:rsid w:val="0AFA22D6"/>
    <w:rsid w:val="0BE56432"/>
    <w:rsid w:val="0BF2498F"/>
    <w:rsid w:val="0C26433D"/>
    <w:rsid w:val="0C2965F1"/>
    <w:rsid w:val="0CC51E5E"/>
    <w:rsid w:val="0CDA3CD5"/>
    <w:rsid w:val="0D3819BB"/>
    <w:rsid w:val="0D60535F"/>
    <w:rsid w:val="0DD11C17"/>
    <w:rsid w:val="0E4B7CDB"/>
    <w:rsid w:val="0E6B2287"/>
    <w:rsid w:val="0EF939FD"/>
    <w:rsid w:val="0F4B0B11"/>
    <w:rsid w:val="0F4F7C73"/>
    <w:rsid w:val="0F6D620B"/>
    <w:rsid w:val="0F742C18"/>
    <w:rsid w:val="0FE842D6"/>
    <w:rsid w:val="10261E87"/>
    <w:rsid w:val="10C15858"/>
    <w:rsid w:val="10D2674F"/>
    <w:rsid w:val="113118F5"/>
    <w:rsid w:val="11EF50F4"/>
    <w:rsid w:val="121840D2"/>
    <w:rsid w:val="121B3E61"/>
    <w:rsid w:val="123C7968"/>
    <w:rsid w:val="128C47FC"/>
    <w:rsid w:val="129F05C3"/>
    <w:rsid w:val="12D516CB"/>
    <w:rsid w:val="12DB2E9D"/>
    <w:rsid w:val="13446A77"/>
    <w:rsid w:val="135323A5"/>
    <w:rsid w:val="13734863"/>
    <w:rsid w:val="13847F25"/>
    <w:rsid w:val="138619D1"/>
    <w:rsid w:val="139B2538"/>
    <w:rsid w:val="13CB371E"/>
    <w:rsid w:val="13D47083"/>
    <w:rsid w:val="15831612"/>
    <w:rsid w:val="15DB1C59"/>
    <w:rsid w:val="15DC7E6B"/>
    <w:rsid w:val="161025B3"/>
    <w:rsid w:val="1644667F"/>
    <w:rsid w:val="164D7E88"/>
    <w:rsid w:val="169E740B"/>
    <w:rsid w:val="16F81D85"/>
    <w:rsid w:val="174C17A9"/>
    <w:rsid w:val="17855AF1"/>
    <w:rsid w:val="179A3387"/>
    <w:rsid w:val="180D3831"/>
    <w:rsid w:val="188C7D69"/>
    <w:rsid w:val="19304E93"/>
    <w:rsid w:val="19490E52"/>
    <w:rsid w:val="19565C0A"/>
    <w:rsid w:val="1A444609"/>
    <w:rsid w:val="1ABE217D"/>
    <w:rsid w:val="1ADD35B5"/>
    <w:rsid w:val="1B9E0289"/>
    <w:rsid w:val="1BC47B93"/>
    <w:rsid w:val="1BEE19D5"/>
    <w:rsid w:val="1BF22B05"/>
    <w:rsid w:val="1C3B1844"/>
    <w:rsid w:val="1C91625E"/>
    <w:rsid w:val="1CBC4967"/>
    <w:rsid w:val="1D2121DF"/>
    <w:rsid w:val="1E3C1871"/>
    <w:rsid w:val="1E6E481C"/>
    <w:rsid w:val="1E9245D8"/>
    <w:rsid w:val="1F771F2B"/>
    <w:rsid w:val="1F7A7695"/>
    <w:rsid w:val="2122040E"/>
    <w:rsid w:val="22072BC6"/>
    <w:rsid w:val="22396B46"/>
    <w:rsid w:val="229C59E9"/>
    <w:rsid w:val="23766E8E"/>
    <w:rsid w:val="2397207F"/>
    <w:rsid w:val="23E26E0D"/>
    <w:rsid w:val="240366BB"/>
    <w:rsid w:val="24163A12"/>
    <w:rsid w:val="24706F41"/>
    <w:rsid w:val="247B1E1B"/>
    <w:rsid w:val="24C919D7"/>
    <w:rsid w:val="24E70F80"/>
    <w:rsid w:val="2504789D"/>
    <w:rsid w:val="251A77E0"/>
    <w:rsid w:val="25373646"/>
    <w:rsid w:val="256271E0"/>
    <w:rsid w:val="25C514B3"/>
    <w:rsid w:val="263F4401"/>
    <w:rsid w:val="264107BC"/>
    <w:rsid w:val="26D0028B"/>
    <w:rsid w:val="2700488C"/>
    <w:rsid w:val="278D181E"/>
    <w:rsid w:val="279177EC"/>
    <w:rsid w:val="27ED7F9F"/>
    <w:rsid w:val="286C6953"/>
    <w:rsid w:val="28791D98"/>
    <w:rsid w:val="28A618F7"/>
    <w:rsid w:val="290442A6"/>
    <w:rsid w:val="295B604E"/>
    <w:rsid w:val="295C47A9"/>
    <w:rsid w:val="296C3D74"/>
    <w:rsid w:val="299E26D4"/>
    <w:rsid w:val="29A83B7A"/>
    <w:rsid w:val="2A6E3B59"/>
    <w:rsid w:val="2A8369DA"/>
    <w:rsid w:val="2A867256"/>
    <w:rsid w:val="2A9A2D44"/>
    <w:rsid w:val="2AAD7602"/>
    <w:rsid w:val="2AD00E05"/>
    <w:rsid w:val="2AE235CB"/>
    <w:rsid w:val="2B0E0335"/>
    <w:rsid w:val="2B514BE0"/>
    <w:rsid w:val="2B7E6DD3"/>
    <w:rsid w:val="2B886A29"/>
    <w:rsid w:val="2C067EFF"/>
    <w:rsid w:val="2C0A04BB"/>
    <w:rsid w:val="2C7F422C"/>
    <w:rsid w:val="2CBC7CF0"/>
    <w:rsid w:val="2D3C1749"/>
    <w:rsid w:val="2D6123A6"/>
    <w:rsid w:val="2D9B1987"/>
    <w:rsid w:val="2DA702DD"/>
    <w:rsid w:val="2DCB57A8"/>
    <w:rsid w:val="2E882BCC"/>
    <w:rsid w:val="2E941B37"/>
    <w:rsid w:val="2F776464"/>
    <w:rsid w:val="2FA45677"/>
    <w:rsid w:val="2FEB05BE"/>
    <w:rsid w:val="301A09A8"/>
    <w:rsid w:val="30955A48"/>
    <w:rsid w:val="312C3B6E"/>
    <w:rsid w:val="31525348"/>
    <w:rsid w:val="31AC796C"/>
    <w:rsid w:val="321866E9"/>
    <w:rsid w:val="32342607"/>
    <w:rsid w:val="32467B73"/>
    <w:rsid w:val="32741398"/>
    <w:rsid w:val="32CA0DBA"/>
    <w:rsid w:val="342B0793"/>
    <w:rsid w:val="3438121A"/>
    <w:rsid w:val="34454FC0"/>
    <w:rsid w:val="34D236F1"/>
    <w:rsid w:val="351736FC"/>
    <w:rsid w:val="35272BAD"/>
    <w:rsid w:val="353B4B9F"/>
    <w:rsid w:val="35527ED3"/>
    <w:rsid w:val="35595B73"/>
    <w:rsid w:val="35F608A9"/>
    <w:rsid w:val="360174B0"/>
    <w:rsid w:val="3624660D"/>
    <w:rsid w:val="36E832CA"/>
    <w:rsid w:val="372B6A56"/>
    <w:rsid w:val="37470617"/>
    <w:rsid w:val="379D53EB"/>
    <w:rsid w:val="379F522E"/>
    <w:rsid w:val="383B63FE"/>
    <w:rsid w:val="3852177F"/>
    <w:rsid w:val="387771C9"/>
    <w:rsid w:val="387D57D9"/>
    <w:rsid w:val="38A1785A"/>
    <w:rsid w:val="38B079C7"/>
    <w:rsid w:val="38E90EC7"/>
    <w:rsid w:val="390C05A7"/>
    <w:rsid w:val="39C71B5A"/>
    <w:rsid w:val="39CA4612"/>
    <w:rsid w:val="3A497E3F"/>
    <w:rsid w:val="3AB32C94"/>
    <w:rsid w:val="3B1C3DE2"/>
    <w:rsid w:val="3B482138"/>
    <w:rsid w:val="3B6E3392"/>
    <w:rsid w:val="3BA11C0E"/>
    <w:rsid w:val="3BD02A25"/>
    <w:rsid w:val="3C867F87"/>
    <w:rsid w:val="3CF638A4"/>
    <w:rsid w:val="3E22386E"/>
    <w:rsid w:val="3EBD7C72"/>
    <w:rsid w:val="3EC34AEF"/>
    <w:rsid w:val="3EE674E3"/>
    <w:rsid w:val="3F3F7CDC"/>
    <w:rsid w:val="3F607583"/>
    <w:rsid w:val="3FCA2775"/>
    <w:rsid w:val="400F7F20"/>
    <w:rsid w:val="402205C3"/>
    <w:rsid w:val="402624FD"/>
    <w:rsid w:val="40750535"/>
    <w:rsid w:val="40975FF5"/>
    <w:rsid w:val="411852ED"/>
    <w:rsid w:val="4172545F"/>
    <w:rsid w:val="41EA567B"/>
    <w:rsid w:val="42017CCB"/>
    <w:rsid w:val="420254C2"/>
    <w:rsid w:val="421C2FCF"/>
    <w:rsid w:val="422C5A61"/>
    <w:rsid w:val="42870D68"/>
    <w:rsid w:val="43C15BA9"/>
    <w:rsid w:val="43DC0DD9"/>
    <w:rsid w:val="44954C1A"/>
    <w:rsid w:val="44B50C18"/>
    <w:rsid w:val="44E81E5A"/>
    <w:rsid w:val="45466BE2"/>
    <w:rsid w:val="45782839"/>
    <w:rsid w:val="463B55F8"/>
    <w:rsid w:val="46E44B0F"/>
    <w:rsid w:val="47074424"/>
    <w:rsid w:val="47A9379C"/>
    <w:rsid w:val="47DA06D3"/>
    <w:rsid w:val="48267981"/>
    <w:rsid w:val="485F28BC"/>
    <w:rsid w:val="48CA3CB9"/>
    <w:rsid w:val="48CA74E9"/>
    <w:rsid w:val="490464B6"/>
    <w:rsid w:val="49AF3512"/>
    <w:rsid w:val="49C21521"/>
    <w:rsid w:val="49C961A6"/>
    <w:rsid w:val="49D56228"/>
    <w:rsid w:val="49EF38D0"/>
    <w:rsid w:val="4A531831"/>
    <w:rsid w:val="4A702202"/>
    <w:rsid w:val="4A832C0C"/>
    <w:rsid w:val="4B0F59AD"/>
    <w:rsid w:val="4B391272"/>
    <w:rsid w:val="4B456688"/>
    <w:rsid w:val="4B785BBA"/>
    <w:rsid w:val="4BFC721D"/>
    <w:rsid w:val="4C6263BE"/>
    <w:rsid w:val="4D1A3031"/>
    <w:rsid w:val="4D3C4C4C"/>
    <w:rsid w:val="4D80129C"/>
    <w:rsid w:val="4DFA5E65"/>
    <w:rsid w:val="4E583B39"/>
    <w:rsid w:val="4F286DEB"/>
    <w:rsid w:val="50014598"/>
    <w:rsid w:val="50356932"/>
    <w:rsid w:val="505D3D29"/>
    <w:rsid w:val="50606A18"/>
    <w:rsid w:val="50A67F59"/>
    <w:rsid w:val="51E10DCA"/>
    <w:rsid w:val="51F2496B"/>
    <w:rsid w:val="525413BF"/>
    <w:rsid w:val="52582F6C"/>
    <w:rsid w:val="526E4F11"/>
    <w:rsid w:val="52893346"/>
    <w:rsid w:val="53B03D45"/>
    <w:rsid w:val="53FF7E98"/>
    <w:rsid w:val="542E0257"/>
    <w:rsid w:val="546931E9"/>
    <w:rsid w:val="54BF5F30"/>
    <w:rsid w:val="557F6DE0"/>
    <w:rsid w:val="55A60BDC"/>
    <w:rsid w:val="55AC05D0"/>
    <w:rsid w:val="563D68EE"/>
    <w:rsid w:val="566D49BA"/>
    <w:rsid w:val="56D90DD0"/>
    <w:rsid w:val="578C6B75"/>
    <w:rsid w:val="57AF53D4"/>
    <w:rsid w:val="57DC74D3"/>
    <w:rsid w:val="58CA3469"/>
    <w:rsid w:val="58DE6CE3"/>
    <w:rsid w:val="59684573"/>
    <w:rsid w:val="59BD4A3F"/>
    <w:rsid w:val="59D42B8D"/>
    <w:rsid w:val="5A0E0662"/>
    <w:rsid w:val="5ACA419F"/>
    <w:rsid w:val="5AD926EE"/>
    <w:rsid w:val="5AFB6F58"/>
    <w:rsid w:val="5B110A2D"/>
    <w:rsid w:val="5B2C1EE7"/>
    <w:rsid w:val="5BE04A1A"/>
    <w:rsid w:val="5BE27707"/>
    <w:rsid w:val="5BEF596A"/>
    <w:rsid w:val="5C740AC6"/>
    <w:rsid w:val="5CC1721E"/>
    <w:rsid w:val="5CC83503"/>
    <w:rsid w:val="5CDB7A9A"/>
    <w:rsid w:val="5CF26DC2"/>
    <w:rsid w:val="5D321698"/>
    <w:rsid w:val="5D7006EB"/>
    <w:rsid w:val="5DF82E1D"/>
    <w:rsid w:val="5E0A2757"/>
    <w:rsid w:val="5FAF2301"/>
    <w:rsid w:val="5FB735CB"/>
    <w:rsid w:val="60E70320"/>
    <w:rsid w:val="61276832"/>
    <w:rsid w:val="61534D89"/>
    <w:rsid w:val="61727D0E"/>
    <w:rsid w:val="61786B4E"/>
    <w:rsid w:val="620E6D42"/>
    <w:rsid w:val="62B47CEF"/>
    <w:rsid w:val="62D821BD"/>
    <w:rsid w:val="62E473C8"/>
    <w:rsid w:val="632341EC"/>
    <w:rsid w:val="63A42F07"/>
    <w:rsid w:val="63C2308B"/>
    <w:rsid w:val="64070DD3"/>
    <w:rsid w:val="6470415C"/>
    <w:rsid w:val="64AF1F1D"/>
    <w:rsid w:val="64CE1E66"/>
    <w:rsid w:val="656C2429"/>
    <w:rsid w:val="65894A1F"/>
    <w:rsid w:val="65914D33"/>
    <w:rsid w:val="659B2AD2"/>
    <w:rsid w:val="65C90895"/>
    <w:rsid w:val="661E488D"/>
    <w:rsid w:val="66E36315"/>
    <w:rsid w:val="671010FF"/>
    <w:rsid w:val="67245FC3"/>
    <w:rsid w:val="677F6007"/>
    <w:rsid w:val="67DF5288"/>
    <w:rsid w:val="68735AB6"/>
    <w:rsid w:val="68B446C6"/>
    <w:rsid w:val="692B21A4"/>
    <w:rsid w:val="69644EC6"/>
    <w:rsid w:val="696B2D6B"/>
    <w:rsid w:val="69A57C13"/>
    <w:rsid w:val="6A2E79A1"/>
    <w:rsid w:val="6AD713FB"/>
    <w:rsid w:val="6AF5675D"/>
    <w:rsid w:val="6BA77E8E"/>
    <w:rsid w:val="6DC24598"/>
    <w:rsid w:val="6DE45A04"/>
    <w:rsid w:val="6EA93AC9"/>
    <w:rsid w:val="6EAF6A03"/>
    <w:rsid w:val="6F222FBD"/>
    <w:rsid w:val="6F6A1EA5"/>
    <w:rsid w:val="6F9D3E4A"/>
    <w:rsid w:val="6FB11EE8"/>
    <w:rsid w:val="6FDB5842"/>
    <w:rsid w:val="70231A05"/>
    <w:rsid w:val="70E5229A"/>
    <w:rsid w:val="70FB4D39"/>
    <w:rsid w:val="7152340D"/>
    <w:rsid w:val="717240D0"/>
    <w:rsid w:val="720D2951"/>
    <w:rsid w:val="7261284C"/>
    <w:rsid w:val="72724078"/>
    <w:rsid w:val="72AE1513"/>
    <w:rsid w:val="72D24791"/>
    <w:rsid w:val="72E16A37"/>
    <w:rsid w:val="732C1D33"/>
    <w:rsid w:val="739E4C1B"/>
    <w:rsid w:val="73CD63DA"/>
    <w:rsid w:val="746810D5"/>
    <w:rsid w:val="74836404"/>
    <w:rsid w:val="74BA6ECE"/>
    <w:rsid w:val="74DC5069"/>
    <w:rsid w:val="74E84257"/>
    <w:rsid w:val="751F127A"/>
    <w:rsid w:val="76B9560D"/>
    <w:rsid w:val="77183FA5"/>
    <w:rsid w:val="778C1677"/>
    <w:rsid w:val="78347057"/>
    <w:rsid w:val="787417F8"/>
    <w:rsid w:val="787E032B"/>
    <w:rsid w:val="78AE2CCE"/>
    <w:rsid w:val="79732863"/>
    <w:rsid w:val="79CA55E2"/>
    <w:rsid w:val="7A242F1B"/>
    <w:rsid w:val="7ABB1CCB"/>
    <w:rsid w:val="7B235807"/>
    <w:rsid w:val="7B632F70"/>
    <w:rsid w:val="7BFA2994"/>
    <w:rsid w:val="7C4503B7"/>
    <w:rsid w:val="7CB242C9"/>
    <w:rsid w:val="7CC83BF9"/>
    <w:rsid w:val="7D0B3C30"/>
    <w:rsid w:val="7D38138D"/>
    <w:rsid w:val="7DC70364"/>
    <w:rsid w:val="7DE831DC"/>
    <w:rsid w:val="7E1E0CB5"/>
    <w:rsid w:val="7E40249D"/>
    <w:rsid w:val="7E924B3D"/>
    <w:rsid w:val="7EA124E4"/>
    <w:rsid w:val="7EE37066"/>
    <w:rsid w:val="7EE6594E"/>
    <w:rsid w:val="7F28411C"/>
    <w:rsid w:val="7F3E517A"/>
    <w:rsid w:val="7F93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qFormat/>
    <w:uiPriority w:val="99"/>
    <w:pPr>
      <w:jc w:val="left"/>
    </w:pPr>
  </w:style>
  <w:style w:type="paragraph" w:styleId="3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paragraph" w:styleId="7">
    <w:name w:val="annotation subject"/>
    <w:basedOn w:val="2"/>
    <w:next w:val="2"/>
    <w:link w:val="16"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annotation reference"/>
    <w:basedOn w:val="10"/>
    <w:unhideWhenUsed/>
    <w:qFormat/>
    <w:uiPriority w:val="99"/>
    <w:rPr>
      <w:sz w:val="21"/>
      <w:szCs w:val="21"/>
    </w:r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页眉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页脚 Char"/>
    <w:basedOn w:val="10"/>
    <w:link w:val="4"/>
    <w:qFormat/>
    <w:uiPriority w:val="99"/>
    <w:rPr>
      <w:sz w:val="18"/>
      <w:szCs w:val="18"/>
    </w:rPr>
  </w:style>
  <w:style w:type="character" w:customStyle="1" w:styleId="15">
    <w:name w:val="批注文字 Char"/>
    <w:basedOn w:val="10"/>
    <w:link w:val="2"/>
    <w:qFormat/>
    <w:uiPriority w:val="99"/>
  </w:style>
  <w:style w:type="character" w:customStyle="1" w:styleId="16">
    <w:name w:val="批注主题 Char"/>
    <w:basedOn w:val="15"/>
    <w:link w:val="7"/>
    <w:semiHidden/>
    <w:qFormat/>
    <w:uiPriority w:val="99"/>
    <w:rPr>
      <w:b/>
      <w:bCs/>
    </w:rPr>
  </w:style>
  <w:style w:type="character" w:customStyle="1" w:styleId="17">
    <w:name w:val="批注框文本 Char"/>
    <w:basedOn w:val="10"/>
    <w:link w:val="3"/>
    <w:semiHidden/>
    <w:qFormat/>
    <w:uiPriority w:val="99"/>
    <w:rPr>
      <w:sz w:val="18"/>
      <w:szCs w:val="18"/>
    </w:rPr>
  </w:style>
  <w:style w:type="character" w:customStyle="1" w:styleId="18">
    <w:name w:val="font41"/>
    <w:basedOn w:val="10"/>
    <w:qFormat/>
    <w:uiPriority w:val="0"/>
    <w:rPr>
      <w:rFonts w:hint="eastAsia" w:ascii="宋体" w:hAnsi="宋体" w:eastAsia="宋体" w:cs="宋体"/>
      <w:color w:val="21140A"/>
      <w:sz w:val="20"/>
      <w:szCs w:val="20"/>
      <w:u w:val="none"/>
    </w:rPr>
  </w:style>
  <w:style w:type="paragraph" w:styleId="19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20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1.xml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20399;&#30922;\Desktop\&#31354;&#20013;&#35838;&#22530;\&#31354;&#20013;&#35838;&#22530;\&#20399;&#30922;\1&#25945;&#23398;&#35774;&#35745;\&#23567;&#39064;&#20998;%20-%20&#21103;&#26412;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>
        <c:manualLayout>
          <c:layoutTarget val="inner"/>
          <c:xMode val="edge"/>
          <c:yMode val="edge"/>
          <c:x val="0.0766636184865381"/>
          <c:y val="0.158274628002906"/>
          <c:w val="0.881984203563815"/>
          <c:h val="0.74703356466035"/>
        </c:manualLayout>
      </c:layout>
      <c:scatterChart>
        <c:scatterStyle val="lineMarker"/>
        <c:varyColors val="0"/>
        <c:ser>
          <c:idx val="0"/>
          <c:order val="0"/>
          <c:tx>
            <c:strRef>
              <c:f>'[小题分 - 副本.xls]Sheet4'!$B$1</c:f>
              <c:strCache>
                <c:ptCount val="1"/>
                <c:pt idx="0">
                  <c:v>体重</c:v>
                </c:pt>
              </c:strCache>
            </c:strRef>
          </c:tx>
          <c:spPr>
            <a:ln w="19050" cap="rnd" cmpd="sng" algn="ctr">
              <a:noFill/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 cap="flat" cmpd="sng" algn="ctr">
                <a:solidFill>
                  <a:schemeClr val="accent1"/>
                </a:solidFill>
                <a:prstDash val="solid"/>
                <a:round/>
              </a:ln>
              <a:effectLst/>
            </c:spPr>
          </c:marker>
          <c:dLbls>
            <c:delete val="1"/>
          </c:dLbls>
          <c:xVal>
            <c:numRef>
              <c:f>'[小题分 - 副本.xls]Sheet4'!$A$2:$A$67</c:f>
              <c:numCache>
                <c:formatCode>General</c:formatCode>
                <c:ptCount val="66"/>
                <c:pt idx="0">
                  <c:v>152</c:v>
                </c:pt>
                <c:pt idx="1">
                  <c:v>153</c:v>
                </c:pt>
                <c:pt idx="2">
                  <c:v>154</c:v>
                </c:pt>
                <c:pt idx="3">
                  <c:v>155</c:v>
                </c:pt>
                <c:pt idx="4">
                  <c:v>156</c:v>
                </c:pt>
                <c:pt idx="5">
                  <c:v>156</c:v>
                </c:pt>
                <c:pt idx="6">
                  <c:v>156</c:v>
                </c:pt>
                <c:pt idx="7">
                  <c:v>157</c:v>
                </c:pt>
                <c:pt idx="8">
                  <c:v>157</c:v>
                </c:pt>
                <c:pt idx="9">
                  <c:v>159</c:v>
                </c:pt>
                <c:pt idx="10">
                  <c:v>159</c:v>
                </c:pt>
                <c:pt idx="11">
                  <c:v>160</c:v>
                </c:pt>
                <c:pt idx="12">
                  <c:v>160</c:v>
                </c:pt>
                <c:pt idx="13">
                  <c:v>160</c:v>
                </c:pt>
                <c:pt idx="14">
                  <c:v>160</c:v>
                </c:pt>
                <c:pt idx="15">
                  <c:v>161</c:v>
                </c:pt>
                <c:pt idx="16">
                  <c:v>162</c:v>
                </c:pt>
                <c:pt idx="17">
                  <c:v>163</c:v>
                </c:pt>
                <c:pt idx="18">
                  <c:v>163</c:v>
                </c:pt>
                <c:pt idx="19">
                  <c:v>164</c:v>
                </c:pt>
                <c:pt idx="20">
                  <c:v>164</c:v>
                </c:pt>
                <c:pt idx="21">
                  <c:v>164</c:v>
                </c:pt>
                <c:pt idx="22">
                  <c:v>164</c:v>
                </c:pt>
                <c:pt idx="23">
                  <c:v>165</c:v>
                </c:pt>
                <c:pt idx="24">
                  <c:v>165</c:v>
                </c:pt>
                <c:pt idx="25">
                  <c:v>165</c:v>
                </c:pt>
                <c:pt idx="26">
                  <c:v>165</c:v>
                </c:pt>
                <c:pt idx="27">
                  <c:v>165</c:v>
                </c:pt>
                <c:pt idx="28">
                  <c:v>165</c:v>
                </c:pt>
                <c:pt idx="29">
                  <c:v>165</c:v>
                </c:pt>
                <c:pt idx="30">
                  <c:v>166</c:v>
                </c:pt>
                <c:pt idx="31">
                  <c:v>167</c:v>
                </c:pt>
                <c:pt idx="32">
                  <c:v>167</c:v>
                </c:pt>
                <c:pt idx="33">
                  <c:v>167</c:v>
                </c:pt>
                <c:pt idx="34">
                  <c:v>167</c:v>
                </c:pt>
                <c:pt idx="35">
                  <c:v>167</c:v>
                </c:pt>
                <c:pt idx="36">
                  <c:v>168</c:v>
                </c:pt>
                <c:pt idx="37">
                  <c:v>168</c:v>
                </c:pt>
                <c:pt idx="38">
                  <c:v>168</c:v>
                </c:pt>
                <c:pt idx="39">
                  <c:v>170</c:v>
                </c:pt>
                <c:pt idx="40">
                  <c:v>170</c:v>
                </c:pt>
                <c:pt idx="41">
                  <c:v>170</c:v>
                </c:pt>
                <c:pt idx="42">
                  <c:v>170</c:v>
                </c:pt>
                <c:pt idx="43">
                  <c:v>170</c:v>
                </c:pt>
                <c:pt idx="44">
                  <c:v>172</c:v>
                </c:pt>
                <c:pt idx="45">
                  <c:v>172</c:v>
                </c:pt>
                <c:pt idx="46">
                  <c:v>172</c:v>
                </c:pt>
                <c:pt idx="47">
                  <c:v>173</c:v>
                </c:pt>
                <c:pt idx="48">
                  <c:v>173</c:v>
                </c:pt>
                <c:pt idx="49">
                  <c:v>174</c:v>
                </c:pt>
                <c:pt idx="50">
                  <c:v>174</c:v>
                </c:pt>
                <c:pt idx="51">
                  <c:v>174</c:v>
                </c:pt>
                <c:pt idx="52">
                  <c:v>174</c:v>
                </c:pt>
                <c:pt idx="53">
                  <c:v>175</c:v>
                </c:pt>
                <c:pt idx="54">
                  <c:v>176</c:v>
                </c:pt>
                <c:pt idx="55">
                  <c:v>176</c:v>
                </c:pt>
                <c:pt idx="56">
                  <c:v>177</c:v>
                </c:pt>
                <c:pt idx="57">
                  <c:v>177</c:v>
                </c:pt>
                <c:pt idx="58">
                  <c:v>178</c:v>
                </c:pt>
                <c:pt idx="59">
                  <c:v>178</c:v>
                </c:pt>
                <c:pt idx="60">
                  <c:v>178</c:v>
                </c:pt>
                <c:pt idx="61">
                  <c:v>178</c:v>
                </c:pt>
                <c:pt idx="62">
                  <c:v>179</c:v>
                </c:pt>
                <c:pt idx="63">
                  <c:v>181</c:v>
                </c:pt>
                <c:pt idx="64">
                  <c:v>182</c:v>
                </c:pt>
                <c:pt idx="65">
                  <c:v>184</c:v>
                </c:pt>
              </c:numCache>
            </c:numRef>
          </c:xVal>
          <c:yVal>
            <c:numRef>
              <c:f>'[小题分 - 副本.xls]Sheet4'!$B$2:$B$67</c:f>
              <c:numCache>
                <c:formatCode>General</c:formatCode>
                <c:ptCount val="66"/>
                <c:pt idx="0">
                  <c:v>46</c:v>
                </c:pt>
                <c:pt idx="1">
                  <c:v>47</c:v>
                </c:pt>
                <c:pt idx="2">
                  <c:v>63</c:v>
                </c:pt>
                <c:pt idx="3">
                  <c:v>50</c:v>
                </c:pt>
                <c:pt idx="4">
                  <c:v>48</c:v>
                </c:pt>
                <c:pt idx="5">
                  <c:v>50</c:v>
                </c:pt>
                <c:pt idx="6">
                  <c:v>51</c:v>
                </c:pt>
                <c:pt idx="7">
                  <c:v>51</c:v>
                </c:pt>
                <c:pt idx="8">
                  <c:v>50</c:v>
                </c:pt>
                <c:pt idx="9">
                  <c:v>49</c:v>
                </c:pt>
                <c:pt idx="10">
                  <c:v>51</c:v>
                </c:pt>
                <c:pt idx="11">
                  <c:v>47</c:v>
                </c:pt>
                <c:pt idx="12">
                  <c:v>62</c:v>
                </c:pt>
                <c:pt idx="13">
                  <c:v>50</c:v>
                </c:pt>
                <c:pt idx="14">
                  <c:v>63</c:v>
                </c:pt>
                <c:pt idx="15">
                  <c:v>53</c:v>
                </c:pt>
                <c:pt idx="16">
                  <c:v>84</c:v>
                </c:pt>
                <c:pt idx="17">
                  <c:v>66</c:v>
                </c:pt>
                <c:pt idx="18">
                  <c:v>53</c:v>
                </c:pt>
                <c:pt idx="19">
                  <c:v>63</c:v>
                </c:pt>
                <c:pt idx="20">
                  <c:v>68</c:v>
                </c:pt>
                <c:pt idx="21">
                  <c:v>52</c:v>
                </c:pt>
                <c:pt idx="22">
                  <c:v>52</c:v>
                </c:pt>
                <c:pt idx="23">
                  <c:v>54</c:v>
                </c:pt>
                <c:pt idx="24">
                  <c:v>60</c:v>
                </c:pt>
                <c:pt idx="25">
                  <c:v>48</c:v>
                </c:pt>
                <c:pt idx="26">
                  <c:v>51</c:v>
                </c:pt>
                <c:pt idx="27">
                  <c:v>55</c:v>
                </c:pt>
                <c:pt idx="28">
                  <c:v>58</c:v>
                </c:pt>
                <c:pt idx="29">
                  <c:v>63</c:v>
                </c:pt>
                <c:pt idx="30">
                  <c:v>64</c:v>
                </c:pt>
                <c:pt idx="31">
                  <c:v>54</c:v>
                </c:pt>
                <c:pt idx="32">
                  <c:v>52</c:v>
                </c:pt>
                <c:pt idx="33">
                  <c:v>53</c:v>
                </c:pt>
                <c:pt idx="34">
                  <c:v>69</c:v>
                </c:pt>
                <c:pt idx="35">
                  <c:v>61</c:v>
                </c:pt>
                <c:pt idx="36">
                  <c:v>97</c:v>
                </c:pt>
                <c:pt idx="37">
                  <c:v>60</c:v>
                </c:pt>
                <c:pt idx="38">
                  <c:v>44</c:v>
                </c:pt>
                <c:pt idx="39">
                  <c:v>53</c:v>
                </c:pt>
                <c:pt idx="40">
                  <c:v>54</c:v>
                </c:pt>
                <c:pt idx="41">
                  <c:v>57</c:v>
                </c:pt>
                <c:pt idx="42">
                  <c:v>47</c:v>
                </c:pt>
                <c:pt idx="43">
                  <c:v>69</c:v>
                </c:pt>
                <c:pt idx="44">
                  <c:v>92</c:v>
                </c:pt>
                <c:pt idx="45">
                  <c:v>64</c:v>
                </c:pt>
                <c:pt idx="46">
                  <c:v>69</c:v>
                </c:pt>
                <c:pt idx="47">
                  <c:v>75</c:v>
                </c:pt>
                <c:pt idx="48">
                  <c:v>72</c:v>
                </c:pt>
                <c:pt idx="49">
                  <c:v>55</c:v>
                </c:pt>
                <c:pt idx="50">
                  <c:v>56</c:v>
                </c:pt>
                <c:pt idx="51">
                  <c:v>63</c:v>
                </c:pt>
                <c:pt idx="52">
                  <c:v>74</c:v>
                </c:pt>
                <c:pt idx="53">
                  <c:v>53</c:v>
                </c:pt>
                <c:pt idx="54">
                  <c:v>64</c:v>
                </c:pt>
                <c:pt idx="55">
                  <c:v>60</c:v>
                </c:pt>
                <c:pt idx="56">
                  <c:v>63</c:v>
                </c:pt>
                <c:pt idx="57">
                  <c:v>75</c:v>
                </c:pt>
                <c:pt idx="58">
                  <c:v>62</c:v>
                </c:pt>
                <c:pt idx="59">
                  <c:v>60</c:v>
                </c:pt>
                <c:pt idx="60">
                  <c:v>73</c:v>
                </c:pt>
                <c:pt idx="61">
                  <c:v>68</c:v>
                </c:pt>
                <c:pt idx="62">
                  <c:v>78</c:v>
                </c:pt>
                <c:pt idx="63">
                  <c:v>80</c:v>
                </c:pt>
                <c:pt idx="64">
                  <c:v>92</c:v>
                </c:pt>
                <c:pt idx="65">
                  <c:v>78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1181568"/>
        <c:axId val="671821184"/>
      </c:scatterChart>
      <c:valAx>
        <c:axId val="6211815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71821184"/>
        <c:crosses val="autoZero"/>
        <c:crossBetween val="midCat"/>
      </c:valAx>
      <c:valAx>
        <c:axId val="671821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211815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BF03D-F524-424A-83E5-E8D1D89AF8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1148</Words>
  <Characters>6549</Characters>
  <Lines>54</Lines>
  <Paragraphs>15</Paragraphs>
  <TotalTime>0</TotalTime>
  <ScaleCrop>false</ScaleCrop>
  <LinksUpToDate>false</LinksUpToDate>
  <CharactersWithSpaces>7682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2021-07-20T05:51:00Z</dcterms:created>
  <dc:creator>Jielan Xu</dc:creator>
  <cp:lastModifiedBy>Administrator</cp:lastModifiedBy>
  <dcterms:modified xsi:type="dcterms:W3CDTF">2023-11-24T06:31:07Z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MTWinEqns">
    <vt:bool>true</vt:bool>
  </property>
  <property fmtid="{D5CDD505-2E9C-101B-9397-08002B2CF9AE}" pid="8" name="KSOProductBuildVer">
    <vt:lpwstr>2052-12.1.0.15712</vt:lpwstr>
  </property>
  <property fmtid="{D5CDD505-2E9C-101B-9397-08002B2CF9AE}" pid="9" name="ICV">
    <vt:lpwstr>B4A2D58A8BC74AF2B671DD3335E8FB19</vt:lpwstr>
  </property>
</Properties>
</file>
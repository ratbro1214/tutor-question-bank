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E6A7A">
      <w:pPr>
        <w:widowControl/>
        <w:spacing w:line="312" w:lineRule="auto"/>
        <w:ind w:firstLine="0" w:firstLineChars="0"/>
        <w:jc w:val="center"/>
        <w:rPr>
          <w:rFonts w:ascii="Times New Roman" w:hAnsi="Times New Roman" w:cs="Times New Roman"/>
          <w:b/>
          <w:bCs/>
          <w:kern w:val="0"/>
          <w:szCs w:val="24"/>
        </w:rPr>
      </w:pPr>
      <w:bookmarkStart w:id="0" w:name="_Hlk126661716"/>
      <w:bookmarkStart w:id="1" w:name="_Hlk132355653"/>
      <w:r>
        <w:rPr>
          <w:rFonts w:ascii="Times New Roman" w:hAnsi="Times New Roman" w:cs="Times New Roman"/>
          <w:b/>
          <w:bCs/>
          <w:kern w:val="0"/>
          <w:szCs w:val="24"/>
        </w:rPr>
        <w:t>专题十九 统计</w:t>
      </w:r>
    </w:p>
    <w:p w14:paraId="38DE1627">
      <w:pPr>
        <w:widowControl/>
        <w:spacing w:line="312" w:lineRule="auto"/>
        <w:ind w:firstLine="480"/>
        <w:jc w:val="left"/>
        <w:rPr>
          <w:rFonts w:ascii="Times New Roman" w:hAnsi="Times New Roman" w:cs="Times New Roman"/>
          <w:kern w:val="0"/>
          <w:szCs w:val="24"/>
        </w:rPr>
      </w:pPr>
    </w:p>
    <w:p w14:paraId="05E7CD39">
      <w:pPr>
        <w:widowControl/>
        <w:spacing w:line="312" w:lineRule="auto"/>
        <w:ind w:firstLine="0" w:firstLineChars="0"/>
        <w:jc w:val="left"/>
        <w:rPr>
          <w:rFonts w:ascii="Times New Roman" w:hAnsi="Times New Roman" w:cs="Times New Roman"/>
          <w:b/>
          <w:bCs/>
          <w:kern w:val="0"/>
          <w:szCs w:val="24"/>
        </w:rPr>
      </w:pPr>
      <w:r>
        <w:rPr>
          <w:rFonts w:hint="eastAsia" w:ascii="Times New Roman" w:hAnsi="Times New Roman" w:cs="Times New Roman"/>
          <w:b/>
          <w:bCs/>
          <w:kern w:val="0"/>
          <w:szCs w:val="24"/>
        </w:rPr>
        <w:t>【教学内容分析】</w:t>
      </w:r>
    </w:p>
    <w:p w14:paraId="34FE7E83">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本专题是沪教版高中数学必修第三册第十二章统计与选择性必修第二册第八章成对数据的统计分析的复习课．在本节课中将梳理</w:t>
      </w:r>
      <w:r>
        <w:rPr>
          <w:rFonts w:ascii="Times New Roman" w:hAnsi="Times New Roman" w:cs="Times New Roman"/>
          <w:kern w:val="0"/>
          <w:szCs w:val="24"/>
        </w:rPr>
        <w:t>抽样、统计图表、用样本估计总体、成对数据的统计相关性、一元线性回归模型、2×2列联表</w:t>
      </w:r>
      <w:r>
        <w:rPr>
          <w:rFonts w:hint="eastAsia" w:ascii="Times New Roman" w:hAnsi="Times New Roman" w:cs="Times New Roman"/>
          <w:kern w:val="0"/>
          <w:szCs w:val="24"/>
        </w:rPr>
        <w:t>等知识，并</w:t>
      </w:r>
      <w:r>
        <w:rPr>
          <w:rFonts w:ascii="Times New Roman" w:hAnsi="Times New Roman" w:cs="Times New Roman"/>
          <w:kern w:val="0"/>
          <w:szCs w:val="24"/>
        </w:rPr>
        <w:t>能够结合具体问题，理解统计推断结果的或然性，正确运用统计结果解释实际问题</w:t>
      </w:r>
      <w:r>
        <w:rPr>
          <w:rFonts w:hint="eastAsia" w:ascii="Times New Roman" w:hAnsi="Times New Roman" w:cs="Times New Roman"/>
          <w:kern w:val="0"/>
          <w:szCs w:val="24"/>
        </w:rPr>
        <w:t>．通过本节课的学习，感悟</w:t>
      </w:r>
      <w:r>
        <w:rPr>
          <w:rFonts w:ascii="Times New Roman" w:hAnsi="Times New Roman" w:cs="Times New Roman"/>
          <w:kern w:val="0"/>
          <w:szCs w:val="24"/>
        </w:rPr>
        <w:t>随机思想、归纳思想、模型思想、估计思想、检验思想，</w:t>
      </w:r>
      <w:r>
        <w:rPr>
          <w:rFonts w:hint="eastAsia" w:ascii="Times New Roman" w:hAnsi="Times New Roman" w:cs="Times New Roman"/>
          <w:kern w:val="0"/>
          <w:szCs w:val="24"/>
        </w:rPr>
        <w:t>发展</w:t>
      </w:r>
      <w:r>
        <w:rPr>
          <w:rFonts w:ascii="Times New Roman" w:hAnsi="Times New Roman" w:cs="Times New Roman"/>
          <w:kern w:val="0"/>
          <w:szCs w:val="24"/>
        </w:rPr>
        <w:t>数据分析、数学建模、逻辑推理和数学运算素养．</w:t>
      </w:r>
    </w:p>
    <w:p w14:paraId="35833F31">
      <w:pPr>
        <w:widowControl/>
        <w:spacing w:line="312" w:lineRule="auto"/>
        <w:ind w:firstLine="0" w:firstLineChars="0"/>
        <w:jc w:val="left"/>
        <w:rPr>
          <w:rFonts w:ascii="Times New Roman" w:hAnsi="Times New Roman" w:cs="Times New Roman"/>
          <w:b/>
          <w:bCs/>
          <w:kern w:val="0"/>
          <w:szCs w:val="24"/>
        </w:rPr>
      </w:pPr>
      <w:r>
        <w:rPr>
          <w:rFonts w:ascii="Times New Roman" w:hAnsi="Times New Roman" w:cs="Times New Roman"/>
          <w:b/>
          <w:bCs/>
          <w:kern w:val="0"/>
          <w:szCs w:val="24"/>
        </w:rPr>
        <w:t>【教学目标设置】</w:t>
      </w:r>
    </w:p>
    <w:p w14:paraId="59C9606C">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1．通过基础训练题，梳理本专题相关的基础知识和基本方法，了解总体、样本、样本量的概念，掌握两种简单随机抽样方法，会用样本估计总体，了解样本相关系数的统计含义，理解2×2列联表的统计意义．</w:t>
      </w:r>
    </w:p>
    <w:p w14:paraId="3B11D174">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2．在典型例题的解决过程中，理解百分位数的统计含义，理解描述集中趋势与离散程度的数字特征，掌握运用一元线性回归模型参数的最小二乘估计方法；能用统计图表对数据进行可视化描述，经历数据整理和分析的过程，并得出相关结论，会使用相关的统计软件，发展数据分析、数学建模素养．</w:t>
      </w:r>
    </w:p>
    <w:p w14:paraId="0623C23F">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3．通过课堂练习，巩固本专题所复习的内容．</w:t>
      </w:r>
    </w:p>
    <w:p w14:paraId="2B452D9D">
      <w:pPr>
        <w:widowControl/>
        <w:spacing w:line="312" w:lineRule="auto"/>
        <w:ind w:firstLine="0" w:firstLineChars="0"/>
        <w:jc w:val="left"/>
        <w:rPr>
          <w:rFonts w:ascii="Times New Roman" w:hAnsi="Times New Roman" w:cs="Times New Roman"/>
          <w:b/>
          <w:bCs/>
          <w:kern w:val="0"/>
          <w:szCs w:val="24"/>
        </w:rPr>
      </w:pPr>
      <w:r>
        <w:rPr>
          <w:rFonts w:ascii="Times New Roman" w:hAnsi="Times New Roman" w:cs="Times New Roman"/>
          <w:b/>
          <w:bCs/>
          <w:kern w:val="0"/>
          <w:szCs w:val="24"/>
        </w:rPr>
        <w:t>【教学重点及学习难点】</w:t>
      </w:r>
    </w:p>
    <w:p w14:paraId="0BD08AB8">
      <w:pPr>
        <w:widowControl/>
        <w:spacing w:line="312" w:lineRule="auto"/>
        <w:ind w:firstLine="480"/>
        <w:jc w:val="left"/>
        <w:rPr>
          <w:rFonts w:ascii="Times New Roman" w:hAnsi="Times New Roman" w:cs="Times New Roman"/>
          <w:kern w:val="0"/>
          <w:szCs w:val="24"/>
        </w:rPr>
      </w:pPr>
      <w:r>
        <w:rPr>
          <w:rFonts w:ascii="Times New Roman" w:hAnsi="Times New Roman" w:cs="Times New Roman"/>
          <w:kern w:val="0"/>
          <w:szCs w:val="24"/>
        </w:rPr>
        <w:t>教学重点：巩固数据收集和整理的方法、数据直观图表的表示方法、数据统计特征的刻画方法，积累数据分析的经验．</w:t>
      </w:r>
    </w:p>
    <w:p w14:paraId="6FBC7698">
      <w:pPr>
        <w:spacing w:line="312" w:lineRule="auto"/>
        <w:ind w:firstLine="480"/>
        <w:rPr>
          <w:rFonts w:ascii="Times New Roman" w:hAnsi="Times New Roman" w:cs="Times New Roman"/>
          <w:kern w:val="0"/>
          <w:szCs w:val="24"/>
        </w:rPr>
      </w:pPr>
      <w:r>
        <w:rPr>
          <w:rFonts w:ascii="Times New Roman" w:hAnsi="Times New Roman" w:cs="Times New Roman"/>
        </w:rPr>
        <w:t>学习难点：</w:t>
      </w:r>
      <w:r>
        <w:rPr>
          <w:rFonts w:ascii="Times New Roman" w:hAnsi="Times New Roman" w:cs="Times New Roman"/>
          <w:kern w:val="0"/>
          <w:szCs w:val="24"/>
        </w:rPr>
        <w:t>通过具体实例，感悟在实际生活中进行科学决策的必要性和可能性；体会统计思维与确定性思维的差异、归纳推断与演绎证明的差异．</w:t>
      </w:r>
    </w:p>
    <w:p w14:paraId="311B2673">
      <w:pPr>
        <w:widowControl/>
        <w:spacing w:line="312" w:lineRule="auto"/>
        <w:ind w:firstLine="0" w:firstLineChars="0"/>
        <w:jc w:val="left"/>
        <w:rPr>
          <w:rFonts w:ascii="Times New Roman" w:hAnsi="Times New Roman" w:cs="Times New Roman"/>
          <w:b/>
          <w:bCs/>
          <w:kern w:val="0"/>
          <w:szCs w:val="24"/>
        </w:rPr>
      </w:pPr>
      <w:r>
        <w:rPr>
          <w:rFonts w:ascii="Times New Roman" w:hAnsi="Times New Roman" w:cs="Times New Roman"/>
          <w:b/>
          <w:bCs/>
          <w:kern w:val="0"/>
          <w:szCs w:val="24"/>
        </w:rPr>
        <w:t>【教学过程】</w:t>
      </w:r>
    </w:p>
    <w:p w14:paraId="6F5AA141">
      <w:pPr>
        <w:widowControl/>
        <w:spacing w:line="312" w:lineRule="auto"/>
        <w:ind w:firstLine="480"/>
        <w:jc w:val="left"/>
        <w:rPr>
          <w:rFonts w:ascii="Times New Roman" w:hAnsi="Times New Roman" w:cs="Times New Roman"/>
          <w:b/>
          <w:bCs/>
          <w:kern w:val="0"/>
          <w:szCs w:val="24"/>
        </w:rPr>
      </w:pPr>
      <w:r>
        <w:rPr>
          <w:rFonts w:ascii="Times New Roman" w:hAnsi="Times New Roman" w:cs="Times New Roman"/>
          <w:kern w:val="0"/>
          <w:szCs w:val="24"/>
        </w:rPr>
        <w:t>各位同学，大家好，今天这节课我们将一起复习高中数学概率与统计主题中的统计专题．</w:t>
      </w:r>
    </w:p>
    <w:p w14:paraId="509EFA2A">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我们先通过一组基础训练回顾统计单元中的相关知识．</w:t>
      </w:r>
    </w:p>
    <w:p w14:paraId="31C4D9BB">
      <w:pPr>
        <w:widowControl/>
        <w:spacing w:line="312" w:lineRule="auto"/>
        <w:ind w:firstLine="482"/>
        <w:jc w:val="left"/>
        <w:rPr>
          <w:rFonts w:ascii="Times New Roman" w:hAnsi="Times New Roman" w:cs="Times New Roman"/>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一）基础训练</w:t>
      </w:r>
    </w:p>
    <w:p w14:paraId="655F3939">
      <w:pPr>
        <w:adjustRightInd w:val="0"/>
        <w:snapToGrid w:val="0"/>
        <w:spacing w:line="312" w:lineRule="auto"/>
        <w:ind w:firstLine="480"/>
        <w:jc w:val="left"/>
        <w:rPr>
          <w:rFonts w:ascii="Times New Roman" w:hAnsi="Times New Roman"/>
        </w:rPr>
      </w:pPr>
      <w:bookmarkStart w:id="2" w:name="_Hlk128904728"/>
      <w:r>
        <w:rPr>
          <w:rFonts w:ascii="Times New Roman" w:hAnsi="Times New Roman" w:cs="Times New Roman"/>
          <w:szCs w:val="24"/>
        </w:rPr>
        <w:t>1．某校为了解高三年级学生体重情况，</w:t>
      </w:r>
      <w:r>
        <w:rPr>
          <w:rFonts w:hint="eastAsia" w:ascii="Times New Roman" w:hAnsi="Times New Roman" w:cs="Times New Roman"/>
          <w:szCs w:val="24"/>
        </w:rPr>
        <w:t>从该年级1</w:t>
      </w:r>
      <w:r>
        <w:rPr>
          <w:rFonts w:ascii="Times New Roman" w:hAnsi="Times New Roman" w:cs="Times New Roman"/>
          <w:szCs w:val="24"/>
        </w:rPr>
        <w:t>000</w:t>
      </w:r>
      <w:r>
        <w:rPr>
          <w:rFonts w:hint="eastAsia" w:ascii="Times New Roman" w:hAnsi="Times New Roman" w:cs="Times New Roman"/>
          <w:szCs w:val="24"/>
        </w:rPr>
        <w:t>名学生中抽取1</w:t>
      </w:r>
      <w:r>
        <w:rPr>
          <w:rFonts w:ascii="Times New Roman" w:hAnsi="Times New Roman" w:cs="Times New Roman"/>
          <w:szCs w:val="24"/>
        </w:rPr>
        <w:t>25</w:t>
      </w:r>
      <w:r>
        <w:rPr>
          <w:rFonts w:hint="eastAsia" w:ascii="Times New Roman" w:hAnsi="Times New Roman" w:cs="Times New Roman"/>
          <w:szCs w:val="24"/>
        </w:rPr>
        <w:t>名学生测量他们的体重进行分析．在这项调查中，抽取的1</w:t>
      </w:r>
      <w:r>
        <w:rPr>
          <w:rFonts w:ascii="Times New Roman" w:hAnsi="Times New Roman" w:cs="Times New Roman"/>
          <w:szCs w:val="24"/>
        </w:rPr>
        <w:t>25</w:t>
      </w:r>
      <w:r>
        <w:rPr>
          <w:rFonts w:hint="eastAsia" w:ascii="Times New Roman" w:hAnsi="Times New Roman" w:cs="Times New Roman"/>
          <w:szCs w:val="24"/>
        </w:rPr>
        <w:t>名学生的体重是</w:t>
      </w:r>
      <w:r>
        <w:rPr>
          <w:rFonts w:ascii="Times New Roman" w:hAnsi="Times New Roman" w:cs="Times New Roman"/>
          <w:kern w:val="0"/>
          <w:szCs w:val="24"/>
        </w:rPr>
        <w:t>（    ）</w:t>
      </w:r>
    </w:p>
    <w:p w14:paraId="240E99BB">
      <w:pPr>
        <w:tabs>
          <w:tab w:val="left" w:pos="480"/>
          <w:tab w:val="left" w:pos="2640"/>
          <w:tab w:val="left" w:pos="4800"/>
          <w:tab w:val="left" w:pos="6960"/>
        </w:tabs>
        <w:adjustRightInd w:val="0"/>
        <w:snapToGrid w:val="0"/>
        <w:spacing w:line="312" w:lineRule="auto"/>
        <w:ind w:firstLine="480"/>
        <w:jc w:val="left"/>
        <w:rPr>
          <w:rFonts w:ascii="Times New Roman" w:hAnsi="Times New Roman"/>
        </w:rPr>
      </w:pPr>
      <w:r>
        <w:rPr>
          <w:rFonts w:ascii="Times New Roman" w:hAnsi="Times New Roman" w:cs="Times New Roman"/>
          <w:kern w:val="0"/>
          <w:szCs w:val="24"/>
        </w:rPr>
        <w:t>A．</w:t>
      </w:r>
      <w:r>
        <w:rPr>
          <w:rFonts w:hint="eastAsia" w:ascii="Times New Roman" w:hAnsi="Times New Roman" w:cs="Times New Roman"/>
          <w:kern w:val="0"/>
          <w:szCs w:val="24"/>
        </w:rPr>
        <w:t>总体；</w:t>
      </w:r>
      <w:r>
        <w:rPr>
          <w:rFonts w:hint="eastAsia" w:ascii="Times New Roman" w:hAnsi="Times New Roman" w:cs="Times New Roman"/>
          <w:kern w:val="0"/>
          <w:szCs w:val="24"/>
        </w:rPr>
        <w:tab/>
      </w:r>
      <w:r>
        <w:rPr>
          <w:rFonts w:ascii="Times New Roman" w:hAnsi="Times New Roman" w:cs="Times New Roman"/>
          <w:kern w:val="0"/>
          <w:szCs w:val="24"/>
        </w:rPr>
        <w:t>B．</w:t>
      </w:r>
      <w:r>
        <w:rPr>
          <w:rFonts w:hint="eastAsia" w:ascii="Times New Roman" w:hAnsi="Times New Roman" w:cs="Times New Roman"/>
          <w:kern w:val="0"/>
          <w:szCs w:val="24"/>
        </w:rPr>
        <w:t>样本</w:t>
      </w:r>
      <w:r>
        <w:rPr>
          <w:rFonts w:ascii="Times New Roman" w:hAnsi="Times New Roman" w:cs="Times New Roman"/>
          <w:kern w:val="0"/>
          <w:szCs w:val="24"/>
        </w:rPr>
        <w:t>；</w:t>
      </w:r>
      <w:r>
        <w:rPr>
          <w:rFonts w:hint="eastAsia" w:ascii="Times New Roman" w:hAnsi="Times New Roman" w:cs="Times New Roman"/>
          <w:kern w:val="0"/>
          <w:szCs w:val="24"/>
        </w:rPr>
        <w:tab/>
      </w:r>
      <w:r>
        <w:rPr>
          <w:rFonts w:ascii="Times New Roman" w:hAnsi="Times New Roman" w:cs="Times New Roman"/>
          <w:kern w:val="0"/>
          <w:szCs w:val="24"/>
        </w:rPr>
        <w:t>C．</w:t>
      </w:r>
      <w:r>
        <w:rPr>
          <w:rFonts w:hint="eastAsia" w:ascii="Times New Roman" w:hAnsi="Times New Roman" w:cs="Times New Roman"/>
          <w:kern w:val="0"/>
          <w:szCs w:val="24"/>
        </w:rPr>
        <w:t>总体的容量</w:t>
      </w:r>
      <w:r>
        <w:rPr>
          <w:rFonts w:ascii="Times New Roman" w:hAnsi="Times New Roman" w:cs="Times New Roman"/>
          <w:kern w:val="0"/>
          <w:szCs w:val="24"/>
        </w:rPr>
        <w:t>；</w:t>
      </w:r>
      <w:r>
        <w:rPr>
          <w:rFonts w:hint="eastAsia" w:ascii="Times New Roman" w:hAnsi="Times New Roman" w:cs="Times New Roman"/>
          <w:kern w:val="0"/>
          <w:szCs w:val="24"/>
        </w:rPr>
        <w:tab/>
      </w:r>
      <w:r>
        <w:rPr>
          <w:rFonts w:ascii="Times New Roman" w:hAnsi="Times New Roman" w:cs="Times New Roman"/>
          <w:kern w:val="0"/>
          <w:szCs w:val="24"/>
        </w:rPr>
        <w:t>D．</w:t>
      </w:r>
      <w:r>
        <w:rPr>
          <w:rFonts w:hint="eastAsia" w:ascii="Times New Roman" w:hAnsi="Times New Roman" w:cs="Times New Roman"/>
          <w:kern w:val="0"/>
          <w:szCs w:val="24"/>
        </w:rPr>
        <w:t>样本容量</w:t>
      </w:r>
      <w:r>
        <w:rPr>
          <w:rFonts w:ascii="Times New Roman" w:hAnsi="Times New Roman" w:cs="Times New Roman"/>
          <w:szCs w:val="24"/>
        </w:rPr>
        <w:t>．</w:t>
      </w:r>
    </w:p>
    <w:bookmarkEnd w:id="2"/>
    <w:p w14:paraId="06979D42">
      <w:pPr>
        <w:pStyle w:val="19"/>
        <w:tabs>
          <w:tab w:val="left" w:pos="420"/>
        </w:tabs>
        <w:spacing w:line="312" w:lineRule="auto"/>
        <w:ind w:firstLine="480"/>
        <w:rPr>
          <w:rFonts w:ascii="Times New Roman" w:hAnsi="Times New Roman"/>
          <w:bCs/>
          <w:szCs w:val="24"/>
        </w:rPr>
      </w:pPr>
      <w:r>
        <w:rPr>
          <w:rFonts w:hint="eastAsia" w:ascii="Times New Roman" w:hAnsi="Times New Roman"/>
          <w:bCs/>
          <w:szCs w:val="24"/>
        </w:rPr>
        <w:t>分析 总体是某校高三年级1</w:t>
      </w:r>
      <w:r>
        <w:rPr>
          <w:rFonts w:ascii="Times New Roman" w:hAnsi="Times New Roman"/>
          <w:bCs/>
          <w:szCs w:val="24"/>
        </w:rPr>
        <w:t>000</w:t>
      </w:r>
      <w:r>
        <w:rPr>
          <w:rFonts w:hint="eastAsia" w:ascii="Times New Roman" w:hAnsi="Times New Roman"/>
          <w:bCs/>
          <w:szCs w:val="24"/>
        </w:rPr>
        <w:t>名学生的体重，总体的容量为1</w:t>
      </w:r>
      <w:r>
        <w:rPr>
          <w:rFonts w:ascii="Times New Roman" w:hAnsi="Times New Roman"/>
          <w:bCs/>
          <w:szCs w:val="24"/>
        </w:rPr>
        <w:t>000．</w:t>
      </w:r>
      <w:r>
        <w:rPr>
          <w:rFonts w:hint="eastAsia" w:ascii="Times New Roman" w:hAnsi="Times New Roman"/>
          <w:bCs/>
          <w:szCs w:val="24"/>
        </w:rPr>
        <w:t>“抽取1</w:t>
      </w:r>
      <w:r>
        <w:rPr>
          <w:rFonts w:ascii="Times New Roman" w:hAnsi="Times New Roman"/>
          <w:bCs/>
          <w:szCs w:val="24"/>
        </w:rPr>
        <w:t>25</w:t>
      </w:r>
      <w:r>
        <w:rPr>
          <w:rFonts w:hint="eastAsia" w:ascii="Times New Roman" w:hAnsi="Times New Roman"/>
          <w:bCs/>
          <w:szCs w:val="24"/>
        </w:rPr>
        <w:t>名学生的体重”是总体的一个样本，</w:t>
      </w:r>
      <w:r>
        <w:rPr>
          <w:rFonts w:ascii="Times New Roman" w:hAnsi="Times New Roman"/>
          <w:bCs/>
          <w:szCs w:val="24"/>
        </w:rPr>
        <w:t>样本量为125．</w:t>
      </w:r>
    </w:p>
    <w:p w14:paraId="62EA5E76">
      <w:pPr>
        <w:pStyle w:val="19"/>
        <w:tabs>
          <w:tab w:val="left" w:pos="420"/>
        </w:tabs>
        <w:spacing w:line="312" w:lineRule="auto"/>
        <w:ind w:firstLine="480"/>
        <w:rPr>
          <w:rFonts w:ascii="Times New Roman" w:hAnsi="Times New Roman"/>
          <w:bCs/>
          <w:szCs w:val="24"/>
        </w:rPr>
      </w:pPr>
      <w:r>
        <w:rPr>
          <w:rFonts w:hint="eastAsia" w:ascii="Times New Roman" w:hAnsi="Times New Roman"/>
          <w:bCs/>
          <w:szCs w:val="24"/>
        </w:rPr>
        <w:t>答案 B</w:t>
      </w:r>
      <w:r>
        <w:rPr>
          <w:rFonts w:ascii="Times New Roman" w:hAnsi="Times New Roman"/>
          <w:bCs/>
          <w:szCs w:val="24"/>
        </w:rPr>
        <w:t>．</w:t>
      </w:r>
    </w:p>
    <w:p w14:paraId="74A0AA96">
      <w:pPr>
        <w:snapToGrid w:val="0"/>
        <w:spacing w:line="312" w:lineRule="auto"/>
        <w:ind w:firstLine="480"/>
        <w:jc w:val="left"/>
        <w:textAlignment w:val="center"/>
      </w:pPr>
      <w:r>
        <w:rPr>
          <w:rFonts w:hint="eastAsia" w:ascii="Times New Roman" w:hAnsi="Times New Roman" w:cs="Times New Roman"/>
          <w:szCs w:val="24"/>
        </w:rPr>
        <w:t>小结 调查是一种获取数据的基本途径．</w:t>
      </w:r>
      <w:r>
        <w:rPr>
          <w:rFonts w:hint="eastAsia"/>
        </w:rPr>
        <w:t>除了调查，我们还可以通过统计报表和年鉴、实验设计、普查和抽样、互联网等获取数据．按照收集数据的不同方法，可以将数据分为观测数据和实验数据．</w:t>
      </w:r>
    </w:p>
    <w:p w14:paraId="7F125417">
      <w:pPr>
        <w:autoSpaceDE w:val="0"/>
        <w:autoSpaceDN w:val="0"/>
        <w:adjustRightInd w:val="0"/>
        <w:snapToGrid w:val="0"/>
        <w:spacing w:line="312" w:lineRule="auto"/>
        <w:ind w:firstLine="480"/>
        <w:jc w:val="left"/>
        <w:rPr>
          <w:rFonts w:ascii="Times New Roman" w:hAnsi="Times New Roman" w:cs="Times New Roman"/>
          <w:szCs w:val="24"/>
        </w:rPr>
      </w:pPr>
      <w:bookmarkStart w:id="3" w:name="_Hlk128904661"/>
      <w:bookmarkStart w:id="4" w:name="_Hlk128900631"/>
      <w:r>
        <w:rPr>
          <w:rFonts w:ascii="Times New Roman" w:hAnsi="Times New Roman" w:cs="Times New Roman"/>
          <w:szCs w:val="24"/>
        </w:rPr>
        <w:t>2．</w:t>
      </w:r>
      <w:r>
        <w:rPr>
          <w:rFonts w:hint="eastAsia" w:ascii="Times New Roman" w:hAnsi="Times New Roman" w:cs="Times New Roman"/>
          <w:szCs w:val="24"/>
        </w:rPr>
        <w:t>某校广播室为研究学生对广播节目的喜好情况，</w:t>
      </w:r>
      <w:r>
        <w:rPr>
          <w:rFonts w:ascii="Times New Roman" w:hAnsi="Times New Roman" w:cs="Times New Roman"/>
          <w:szCs w:val="24"/>
        </w:rPr>
        <w:t>从</w:t>
      </w:r>
      <w:r>
        <w:rPr>
          <w:rFonts w:hint="eastAsia" w:ascii="Times New Roman" w:hAnsi="Times New Roman" w:cs="Times New Roman"/>
          <w:szCs w:val="24"/>
        </w:rPr>
        <w:t>该校</w:t>
      </w:r>
      <w:r>
        <w:rPr>
          <w:rFonts w:ascii="Times New Roman" w:hAnsi="Times New Roman" w:cs="Times New Roman"/>
          <w:szCs w:val="24"/>
        </w:rPr>
        <w:t>450名同学中用随机数法抽取30人参加</w:t>
      </w:r>
      <w:r>
        <w:rPr>
          <w:rFonts w:hint="eastAsia" w:ascii="Times New Roman" w:hAnsi="Times New Roman" w:cs="Times New Roman"/>
          <w:szCs w:val="24"/>
        </w:rPr>
        <w:t>这一项调查．</w:t>
      </w:r>
      <w:r>
        <w:rPr>
          <w:rFonts w:ascii="Times New Roman" w:hAnsi="Times New Roman" w:cs="Times New Roman"/>
          <w:szCs w:val="24"/>
        </w:rPr>
        <w:t>将这450名同学编号为001，002，</w:t>
      </w:r>
      <w:r>
        <w:rPr>
          <w:rFonts w:hint="eastAsia" w:ascii="Times New Roman" w:hAnsi="Times New Roman" w:eastAsia="仿宋" w:cs="Times New Roman"/>
          <w:szCs w:val="24"/>
        </w:rPr>
        <w:t>…</w:t>
      </w:r>
      <w:r>
        <w:rPr>
          <w:rFonts w:ascii="Times New Roman" w:hAnsi="Times New Roman" w:cs="Times New Roman"/>
          <w:szCs w:val="24"/>
        </w:rPr>
        <w:t>，449，450，在以下随机数表中</w:t>
      </w:r>
      <w:r>
        <w:rPr>
          <w:rFonts w:hint="eastAsia" w:ascii="Times New Roman" w:hAnsi="Times New Roman" w:cs="Times New Roman"/>
          <w:szCs w:val="24"/>
        </w:rPr>
        <w:t>从任意一个随机数开始读出三位数组，假设</w:t>
      </w:r>
      <w:r>
        <w:rPr>
          <w:rFonts w:ascii="Times New Roman" w:hAnsi="Times New Roman" w:cs="Times New Roman"/>
          <w:szCs w:val="24"/>
        </w:rPr>
        <w:t>从第3行第7列的数字开始，则第5个被抽到的同学的编号为_________．</w:t>
      </w:r>
    </w:p>
    <w:p w14:paraId="51AA95D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16227794   39495443   54821737</w:t>
      </w:r>
    </w:p>
    <w:p w14:paraId="38AB3C74">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93237887   35209643   84263491</w:t>
      </w:r>
    </w:p>
    <w:p w14:paraId="2B5148EF">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64844217   55721754   55068331</w:t>
      </w:r>
    </w:p>
    <w:p w14:paraId="3AA193D9">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04744767   21763350   25839212</w:t>
      </w:r>
    </w:p>
    <w:p w14:paraId="20943858">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06766301   63785916   95556719</w:t>
      </w:r>
    </w:p>
    <w:p w14:paraId="595419F8">
      <w:pPr>
        <w:adjustRightInd w:val="0"/>
        <w:snapToGrid w:val="0"/>
        <w:spacing w:line="312" w:lineRule="auto"/>
        <w:ind w:firstLine="0" w:firstLineChars="0"/>
        <w:jc w:val="center"/>
        <w:rPr>
          <w:rFonts w:ascii="Times New Roman" w:hAnsi="Times New Roman" w:cs="Times New Roman"/>
          <w:szCs w:val="24"/>
        </w:rPr>
      </w:pPr>
      <w:r>
        <w:rPr>
          <w:rFonts w:hint="eastAsia" w:ascii="Times New Roman" w:hAnsi="Times New Roman" w:cs="Times New Roman"/>
          <w:szCs w:val="24"/>
        </w:rPr>
        <w:t xml:space="preserve">  </w:t>
      </w:r>
      <w:r>
        <w:rPr>
          <w:rFonts w:ascii="Times New Roman" w:hAnsi="Times New Roman" w:cs="Times New Roman"/>
          <w:szCs w:val="24"/>
        </w:rPr>
        <w:t>98105071   75128673   58074439</w:t>
      </w:r>
      <w:r>
        <w:rPr>
          <w:rFonts w:hint="eastAsia" w:ascii="Times New Roman" w:hAnsi="Times New Roman" w:eastAsia="仿宋" w:cs="Times New Roman"/>
          <w:szCs w:val="24"/>
        </w:rPr>
        <w:t>…</w:t>
      </w:r>
    </w:p>
    <w:bookmarkEnd w:id="3"/>
    <w:p w14:paraId="13224146">
      <w:pPr>
        <w:spacing w:line="312" w:lineRule="auto"/>
        <w:ind w:firstLine="480"/>
        <w:rPr>
          <w:rFonts w:ascii="Times New Roman" w:hAnsi="Times New Roman" w:cs="Times New Roman"/>
          <w:bCs/>
          <w:color w:val="000000"/>
          <w:szCs w:val="24"/>
        </w:rPr>
      </w:pPr>
      <w:r>
        <w:rPr>
          <w:rFonts w:hint="eastAsia" w:ascii="Times New Roman" w:hAnsi="Times New Roman" w:cs="Times New Roman"/>
          <w:szCs w:val="24"/>
        </w:rPr>
        <w:t xml:space="preserve">分析 </w:t>
      </w:r>
      <w:r>
        <w:rPr>
          <w:rFonts w:ascii="Times New Roman" w:hAnsi="Times New Roman" w:cs="Times New Roman"/>
          <w:bCs/>
          <w:color w:val="000000"/>
          <w:szCs w:val="24"/>
        </w:rPr>
        <w:t>根据随机数表的读取方法，</w:t>
      </w:r>
      <w:r>
        <w:rPr>
          <w:rFonts w:ascii="Times New Roman" w:hAnsi="Times New Roman" w:cs="Times New Roman"/>
          <w:szCs w:val="24"/>
        </w:rPr>
        <w:t>第3行第7列的数字是</w:t>
      </w:r>
      <w:r>
        <w:rPr>
          <w:rFonts w:hint="eastAsia" w:ascii="Times New Roman" w:hAnsi="Times New Roman" w:cs="Times New Roman"/>
          <w:szCs w:val="24"/>
        </w:rPr>
        <w:t>1，</w:t>
      </w:r>
      <w:r>
        <w:rPr>
          <w:rFonts w:hint="eastAsia" w:ascii="Times New Roman" w:hAnsi="Times New Roman" w:cs="Times New Roman"/>
          <w:bCs/>
          <w:color w:val="000000"/>
          <w:szCs w:val="24"/>
        </w:rPr>
        <w:t>从1开始向</w:t>
      </w:r>
      <w:r>
        <w:rPr>
          <w:rFonts w:ascii="Times New Roman" w:hAnsi="Times New Roman" w:cs="Times New Roman"/>
          <w:bCs/>
          <w:color w:val="000000"/>
          <w:szCs w:val="24"/>
        </w:rPr>
        <w:t>右读下去</w:t>
      </w:r>
      <w:r>
        <w:rPr>
          <w:rFonts w:hint="eastAsia" w:ascii="Times New Roman" w:hAnsi="Times New Roman" w:cs="Times New Roman"/>
          <w:bCs/>
          <w:color w:val="000000"/>
          <w:szCs w:val="24"/>
        </w:rPr>
        <w:t>．得到的第一个三位数号码是</w:t>
      </w:r>
      <w:r>
        <w:rPr>
          <w:rFonts w:ascii="Times New Roman" w:hAnsi="Times New Roman" w:cs="Times New Roman"/>
          <w:bCs/>
          <w:color w:val="000000"/>
          <w:position w:val="-6"/>
          <w:szCs w:val="24"/>
        </w:rPr>
        <w:object>
          <v:shape id="_x0000_i1025" o:spt="75" type="#_x0000_t75" style="height:13.65pt;width:50.2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ascii="Times New Roman" w:hAnsi="Times New Roman" w:cs="Times New Roman"/>
          <w:bCs/>
          <w:color w:val="000000"/>
          <w:szCs w:val="24"/>
        </w:rPr>
        <w:t>，保留1</w:t>
      </w:r>
      <w:r>
        <w:rPr>
          <w:rFonts w:ascii="Times New Roman" w:hAnsi="Times New Roman" w:cs="Times New Roman"/>
          <w:bCs/>
          <w:color w:val="000000"/>
          <w:szCs w:val="24"/>
        </w:rPr>
        <w:t>75</w:t>
      </w:r>
      <w:r>
        <w:rPr>
          <w:rFonts w:hint="eastAsia" w:ascii="Times New Roman" w:hAnsi="Times New Roman" w:cs="Times New Roman"/>
          <w:bCs/>
          <w:color w:val="000000"/>
          <w:szCs w:val="24"/>
        </w:rPr>
        <w:t>，继续向右读，由于</w:t>
      </w:r>
      <w:r>
        <w:rPr>
          <w:rFonts w:ascii="Times New Roman" w:hAnsi="Times New Roman" w:cs="Times New Roman"/>
          <w:bCs/>
          <w:color w:val="000000"/>
          <w:position w:val="-6"/>
          <w:szCs w:val="24"/>
        </w:rPr>
        <w:object>
          <v:shape id="_x0000_i1026" o:spt="75" type="#_x0000_t75" style="height:13.65pt;width:51.8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ascii="Times New Roman" w:hAnsi="Times New Roman" w:cs="Times New Roman"/>
          <w:bCs/>
          <w:color w:val="000000"/>
          <w:szCs w:val="24"/>
        </w:rPr>
        <w:t>，因此将它去掉，继续向右读，得到</w:t>
      </w:r>
      <w:r>
        <w:rPr>
          <w:rFonts w:ascii="Times New Roman" w:hAnsi="Times New Roman" w:cs="Times New Roman"/>
          <w:szCs w:val="24"/>
        </w:rPr>
        <w:t>175</w:t>
      </w:r>
      <w:r>
        <w:rPr>
          <w:rFonts w:hint="eastAsia" w:ascii="Times New Roman" w:hAnsi="Times New Roman" w:cs="Times New Roman"/>
          <w:bCs/>
          <w:color w:val="000000"/>
          <w:szCs w:val="24"/>
        </w:rPr>
        <w:t>，与之前的号码重复，因此将它去掉．继续读取，直到选取第5个满足条件的号码：</w:t>
      </w:r>
      <w:r>
        <w:rPr>
          <w:rFonts w:ascii="Times New Roman" w:hAnsi="Times New Roman" w:cs="Times New Roman"/>
          <w:bCs/>
          <w:color w:val="000000"/>
          <w:szCs w:val="24"/>
        </w:rPr>
        <w:t>068，</w:t>
      </w:r>
      <w:r>
        <w:rPr>
          <w:rFonts w:hint="eastAsia" w:ascii="Times New Roman" w:hAnsi="Times New Roman" w:cs="Times New Roman"/>
          <w:bCs/>
          <w:color w:val="000000"/>
          <w:szCs w:val="24"/>
        </w:rPr>
        <w:t>3</w:t>
      </w:r>
      <w:r>
        <w:rPr>
          <w:rFonts w:ascii="Times New Roman" w:hAnsi="Times New Roman" w:cs="Times New Roman"/>
          <w:bCs/>
          <w:color w:val="000000"/>
          <w:szCs w:val="24"/>
        </w:rPr>
        <w:t>31</w:t>
      </w:r>
      <w:r>
        <w:rPr>
          <w:rFonts w:hint="eastAsia" w:ascii="Times New Roman" w:hAnsi="Times New Roman" w:cs="Times New Roman"/>
          <w:bCs/>
          <w:color w:val="000000"/>
          <w:szCs w:val="24"/>
        </w:rPr>
        <w:t>，</w:t>
      </w:r>
      <w:r>
        <w:rPr>
          <w:rFonts w:ascii="Times New Roman" w:hAnsi="Times New Roman" w:cs="Times New Roman"/>
          <w:bCs/>
          <w:color w:val="000000"/>
          <w:szCs w:val="24"/>
        </w:rPr>
        <w:t>047，447</w:t>
      </w:r>
      <w:r>
        <w:rPr>
          <w:rFonts w:hint="eastAsia" w:ascii="Times New Roman" w:hAnsi="Times New Roman" w:cs="Times New Roman"/>
          <w:bCs/>
          <w:color w:val="000000"/>
          <w:szCs w:val="24"/>
        </w:rPr>
        <w:t>．故</w:t>
      </w:r>
      <w:r>
        <w:rPr>
          <w:rFonts w:ascii="Times New Roman" w:hAnsi="Times New Roman" w:cs="Times New Roman"/>
          <w:bCs/>
          <w:color w:val="000000"/>
          <w:szCs w:val="24"/>
        </w:rPr>
        <w:t>第5个被抽到的编号为447．</w:t>
      </w:r>
    </w:p>
    <w:bookmarkEnd w:id="4"/>
    <w:p w14:paraId="37ABECE9">
      <w:pPr>
        <w:pStyle w:val="19"/>
        <w:tabs>
          <w:tab w:val="left" w:pos="420"/>
        </w:tabs>
        <w:spacing w:line="312" w:lineRule="auto"/>
        <w:ind w:firstLine="480"/>
        <w:rPr>
          <w:rFonts w:ascii="Times New Roman" w:hAnsi="Times New Roman"/>
        </w:rPr>
      </w:pPr>
      <w:r>
        <w:rPr>
          <w:rFonts w:ascii="Times New Roman" w:hAnsi="Times New Roman"/>
        </w:rPr>
        <w:t>答案 447</w:t>
      </w:r>
      <w:r>
        <w:rPr>
          <w:rFonts w:ascii="Times New Roman" w:hAnsi="Times New Roman"/>
          <w:bCs/>
          <w:color w:val="000000"/>
          <w:szCs w:val="24"/>
        </w:rPr>
        <w:t>．</w:t>
      </w:r>
    </w:p>
    <w:p w14:paraId="1841EB0C">
      <w:pPr>
        <w:pStyle w:val="19"/>
        <w:tabs>
          <w:tab w:val="left" w:pos="420"/>
        </w:tabs>
        <w:spacing w:line="312" w:lineRule="auto"/>
        <w:ind w:firstLine="480"/>
        <w:rPr>
          <w:rFonts w:ascii="Times New Roman" w:hAnsi="Times New Roman"/>
          <w:bCs/>
          <w:szCs w:val="24"/>
        </w:rPr>
      </w:pPr>
      <w:r>
        <w:rPr>
          <w:rFonts w:hint="eastAsia"/>
        </w:rPr>
        <w:t>小结</w:t>
      </w:r>
      <w:r>
        <w:t xml:space="preserve"> </w:t>
      </w:r>
      <w:r>
        <w:rPr>
          <w:rFonts w:ascii="Times New Roman" w:hAnsi="Times New Roman"/>
          <w:szCs w:val="24"/>
        </w:rPr>
        <w:t>在</w:t>
      </w:r>
      <w:r>
        <w:rPr>
          <w:rFonts w:ascii="Times New Roman" w:hAnsi="Times New Roman"/>
          <w:bCs/>
          <w:szCs w:val="24"/>
        </w:rPr>
        <w:t>统计活动中，我们常常通过样本来研究总体．科学的抽样方法显得尤为重要．我们学习了两种常用的抽样方法．</w:t>
      </w:r>
      <w:r>
        <w:rPr>
          <w:rFonts w:hint="eastAsia" w:ascii="Times New Roman" w:hAnsi="Times New Roman"/>
          <w:bCs/>
          <w:szCs w:val="24"/>
        </w:rPr>
        <w:t>一种是</w:t>
      </w:r>
      <w:r>
        <w:rPr>
          <w:rFonts w:ascii="Times New Roman" w:hAnsi="Times New Roman"/>
          <w:bCs/>
          <w:szCs w:val="24"/>
        </w:rPr>
        <w:t>简单随机抽样，包含抽签法和随机数法</w:t>
      </w:r>
      <w:r>
        <w:rPr>
          <w:rFonts w:hint="eastAsia" w:ascii="Times New Roman" w:hAnsi="Times New Roman"/>
          <w:bCs/>
          <w:szCs w:val="24"/>
        </w:rPr>
        <w:t>，另一种是分层随机抽样</w:t>
      </w:r>
      <w:r>
        <w:rPr>
          <w:rFonts w:ascii="Times New Roman" w:hAnsi="Times New Roman"/>
          <w:bCs/>
          <w:szCs w:val="24"/>
        </w:rPr>
        <w:t>．</w:t>
      </w:r>
    </w:p>
    <w:p w14:paraId="4269D43A">
      <w:pPr>
        <w:snapToGrid w:val="0"/>
        <w:spacing w:line="312" w:lineRule="auto"/>
        <w:ind w:firstLine="480"/>
        <w:rPr>
          <w:rFonts w:ascii="Times New Roman" w:hAnsi="Times New Roman" w:cs="Times New Roman"/>
          <w:szCs w:val="24"/>
        </w:rPr>
      </w:pPr>
      <w:r>
        <w:rPr>
          <w:rFonts w:ascii="Times New Roman" w:hAnsi="Times New Roman" w:cs="Times New Roman"/>
          <w:szCs w:val="24"/>
        </w:rPr>
        <w:t>3．某书店新进了一批书籍，下表是某月中连续6天的销售情况记录：</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0"/>
        <w:gridCol w:w="815"/>
        <w:gridCol w:w="816"/>
        <w:gridCol w:w="816"/>
        <w:gridCol w:w="816"/>
        <w:gridCol w:w="816"/>
        <w:gridCol w:w="816"/>
      </w:tblGrid>
      <w:tr w14:paraId="563E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0" w:type="dxa"/>
            <w:vAlign w:val="center"/>
          </w:tcPr>
          <w:p w14:paraId="4739D755">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日期</w:t>
            </w:r>
          </w:p>
        </w:tc>
        <w:tc>
          <w:tcPr>
            <w:tcW w:w="815" w:type="dxa"/>
            <w:vAlign w:val="center"/>
          </w:tcPr>
          <w:p w14:paraId="51AC2A1C">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6日</w:t>
            </w:r>
          </w:p>
        </w:tc>
        <w:tc>
          <w:tcPr>
            <w:tcW w:w="816" w:type="dxa"/>
            <w:vAlign w:val="center"/>
          </w:tcPr>
          <w:p w14:paraId="3284D730">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7日</w:t>
            </w:r>
          </w:p>
        </w:tc>
        <w:tc>
          <w:tcPr>
            <w:tcW w:w="816" w:type="dxa"/>
            <w:vAlign w:val="center"/>
          </w:tcPr>
          <w:p w14:paraId="6E0214B0">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8日</w:t>
            </w:r>
          </w:p>
        </w:tc>
        <w:tc>
          <w:tcPr>
            <w:tcW w:w="816" w:type="dxa"/>
            <w:vAlign w:val="center"/>
          </w:tcPr>
          <w:p w14:paraId="0923F162">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9日</w:t>
            </w:r>
          </w:p>
        </w:tc>
        <w:tc>
          <w:tcPr>
            <w:tcW w:w="816" w:type="dxa"/>
            <w:vAlign w:val="center"/>
          </w:tcPr>
          <w:p w14:paraId="11BE2BD9">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10日</w:t>
            </w:r>
          </w:p>
        </w:tc>
        <w:tc>
          <w:tcPr>
            <w:tcW w:w="816" w:type="dxa"/>
            <w:vAlign w:val="center"/>
          </w:tcPr>
          <w:p w14:paraId="2ACD0171">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11日</w:t>
            </w:r>
          </w:p>
        </w:tc>
      </w:tr>
      <w:tr w14:paraId="223F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0" w:type="dxa"/>
            <w:vAlign w:val="center"/>
          </w:tcPr>
          <w:p w14:paraId="4CC32D25">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当日销售量/本</w:t>
            </w:r>
          </w:p>
        </w:tc>
        <w:tc>
          <w:tcPr>
            <w:tcW w:w="815" w:type="dxa"/>
            <w:vAlign w:val="center"/>
          </w:tcPr>
          <w:p w14:paraId="200D7C8D">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30</w:t>
            </w:r>
          </w:p>
        </w:tc>
        <w:tc>
          <w:tcPr>
            <w:tcW w:w="816" w:type="dxa"/>
            <w:vAlign w:val="center"/>
          </w:tcPr>
          <w:p w14:paraId="40171BB7">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40</w:t>
            </w:r>
          </w:p>
        </w:tc>
        <w:tc>
          <w:tcPr>
            <w:tcW w:w="816" w:type="dxa"/>
            <w:vAlign w:val="center"/>
          </w:tcPr>
          <w:p w14:paraId="7063BD6E">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28</w:t>
            </w:r>
          </w:p>
        </w:tc>
        <w:tc>
          <w:tcPr>
            <w:tcW w:w="816" w:type="dxa"/>
            <w:vAlign w:val="center"/>
          </w:tcPr>
          <w:p w14:paraId="6DBEB432">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44</w:t>
            </w:r>
          </w:p>
        </w:tc>
        <w:tc>
          <w:tcPr>
            <w:tcW w:w="816" w:type="dxa"/>
            <w:vAlign w:val="center"/>
          </w:tcPr>
          <w:p w14:paraId="2E0AE236">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38</w:t>
            </w:r>
          </w:p>
        </w:tc>
        <w:tc>
          <w:tcPr>
            <w:tcW w:w="816" w:type="dxa"/>
            <w:vAlign w:val="center"/>
          </w:tcPr>
          <w:p w14:paraId="16129BBD">
            <w:pPr>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42</w:t>
            </w:r>
          </w:p>
        </w:tc>
      </w:tr>
    </w:tbl>
    <w:p w14:paraId="656A07FB">
      <w:pPr>
        <w:snapToGrid w:val="0"/>
        <w:spacing w:line="312" w:lineRule="auto"/>
        <w:ind w:firstLine="480"/>
        <w:rPr>
          <w:rFonts w:ascii="Times New Roman" w:hAnsi="Times New Roman" w:cs="Times New Roman"/>
          <w:szCs w:val="24"/>
        </w:rPr>
      </w:pPr>
      <w:r>
        <w:rPr>
          <w:rFonts w:ascii="Times New Roman" w:hAnsi="Times New Roman" w:cs="Times New Roman"/>
          <w:szCs w:val="24"/>
        </w:rPr>
        <w:t>根据上表估计该书店该月（按31天计算）的销售总量约是__________</w:t>
      </w:r>
      <w:r>
        <w:rPr>
          <w:rFonts w:hint="eastAsia" w:ascii="Times New Roman" w:hAnsi="Times New Roman" w:cs="Times New Roman"/>
          <w:szCs w:val="24"/>
        </w:rPr>
        <w:t>本</w:t>
      </w:r>
      <w:r>
        <w:rPr>
          <w:rFonts w:ascii="Times New Roman" w:hAnsi="Times New Roman" w:cs="Times New Roman"/>
          <w:szCs w:val="24"/>
        </w:rPr>
        <w:t>．</w:t>
      </w:r>
    </w:p>
    <w:p w14:paraId="06F0C309">
      <w:pPr>
        <w:snapToGrid w:val="0"/>
        <w:spacing w:line="312" w:lineRule="auto"/>
        <w:ind w:firstLine="480"/>
        <w:jc w:val="left"/>
        <w:rPr>
          <w:rFonts w:ascii="Times New Roman" w:hAnsi="Times New Roman" w:cs="Times New Roman"/>
          <w:szCs w:val="24"/>
        </w:rPr>
      </w:pPr>
      <w:bookmarkStart w:id="5" w:name="_Hlk129099928"/>
      <w:r>
        <w:rPr>
          <w:rFonts w:hint="eastAsia" w:ascii="Times New Roman" w:hAnsi="Times New Roman" w:cs="Times New Roman"/>
          <w:szCs w:val="24"/>
        </w:rPr>
        <w:t>分析</w:t>
      </w:r>
      <w:r>
        <w:rPr>
          <w:rFonts w:ascii="Times New Roman" w:hAnsi="Times New Roman" w:cs="Times New Roman"/>
          <w:szCs w:val="24"/>
        </w:rPr>
        <w:t xml:space="preserve"> 由表中6天的销售情况可得，</w:t>
      </w:r>
      <w:bookmarkEnd w:id="5"/>
      <w:bookmarkStart w:id="6" w:name="_Hlk129099977"/>
      <w:r>
        <w:rPr>
          <w:rFonts w:ascii="Times New Roman" w:hAnsi="Times New Roman" w:cs="Times New Roman"/>
          <w:szCs w:val="24"/>
        </w:rPr>
        <w:t>一天的平均销售量为</w:t>
      </w:r>
      <w:r>
        <w:rPr>
          <w:rFonts w:ascii="Times New Roman" w:hAnsi="Times New Roman" w:cs="Times New Roman"/>
          <w:kern w:val="0"/>
          <w:position w:val="-24"/>
        </w:rPr>
        <w:object>
          <v:shape id="_x0000_i1027" o:spt="75" alt="eqIdd7c5f0a01144b8d2fb0fd54cfa8221f0" type="#_x0000_t75" style="height:33.8pt;width:171.2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ascii="Times New Roman" w:hAnsi="Times New Roman" w:cs="Times New Roman"/>
          <w:szCs w:val="24"/>
        </w:rPr>
        <w:t>（本），</w:t>
      </w:r>
      <w:bookmarkEnd w:id="6"/>
      <w:bookmarkStart w:id="7" w:name="_Hlk129100003"/>
      <w:r>
        <w:rPr>
          <w:rFonts w:ascii="Times New Roman" w:hAnsi="Times New Roman" w:cs="Times New Roman"/>
          <w:szCs w:val="24"/>
        </w:rPr>
        <w:t xml:space="preserve">该月共31天，故该月的销售总量约为 </w:t>
      </w:r>
      <w:r>
        <w:rPr>
          <w:rFonts w:ascii="Times New Roman" w:hAnsi="Times New Roman" w:cs="Times New Roman"/>
          <w:kern w:val="0"/>
          <w:position w:val="-6"/>
        </w:rPr>
        <w:object>
          <v:shape id="_x0000_i1028" o:spt="75" alt="eqId3ca2f2286a145dc5e02aa2040e84075c" type="#_x0000_t75" style="height:14.2pt;width:70.9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ascii="Times New Roman" w:hAnsi="Times New Roman" w:cs="Times New Roman"/>
          <w:szCs w:val="24"/>
        </w:rPr>
        <w:t>（本）．</w:t>
      </w:r>
      <w:bookmarkEnd w:id="7"/>
    </w:p>
    <w:p w14:paraId="1A772E2F">
      <w:pPr>
        <w:spacing w:line="312" w:lineRule="auto"/>
        <w:ind w:firstLine="480"/>
        <w:jc w:val="left"/>
        <w:rPr>
          <w:rFonts w:ascii="Times New Roman" w:hAnsi="Times New Roman" w:cs="Times New Roman"/>
          <w:szCs w:val="24"/>
        </w:rPr>
      </w:pPr>
      <w:r>
        <w:rPr>
          <w:rFonts w:hint="eastAsia" w:ascii="Times New Roman" w:hAnsi="Times New Roman" w:cs="Times New Roman"/>
          <w:szCs w:val="24"/>
        </w:rPr>
        <w:t>答案 1147</w:t>
      </w:r>
      <w:r>
        <w:rPr>
          <w:rFonts w:ascii="Times New Roman" w:hAnsi="Times New Roman" w:cs="Times New Roman"/>
          <w:szCs w:val="24"/>
        </w:rPr>
        <w:t>．</w:t>
      </w:r>
    </w:p>
    <w:p w14:paraId="0676080E">
      <w:pPr>
        <w:spacing w:line="312" w:lineRule="auto"/>
        <w:ind w:firstLine="480"/>
        <w:jc w:val="left"/>
        <w:rPr>
          <w:rFonts w:ascii="Times New Roman" w:hAnsi="Times New Roman" w:cs="Times New Roman"/>
          <w:szCs w:val="24"/>
        </w:rPr>
      </w:pPr>
      <w:r>
        <w:rPr>
          <w:rFonts w:hint="eastAsia" w:ascii="Times New Roman" w:hAnsi="Times New Roman" w:cs="Times New Roman"/>
          <w:szCs w:val="24"/>
        </w:rPr>
        <w:t>小结</w:t>
      </w:r>
      <w:r>
        <w:rPr>
          <w:rFonts w:ascii="Times New Roman" w:hAnsi="Times New Roman" w:cs="Times New Roman"/>
          <w:szCs w:val="24"/>
        </w:rPr>
        <w:t xml:space="preserve"> 我们把能反映一组数据某种特征的量称为这组数据的数字特征．</w:t>
      </w:r>
      <w:r>
        <w:rPr>
          <w:rFonts w:hint="eastAsia" w:ascii="Times New Roman" w:hAnsi="Times New Roman" w:cs="Times New Roman"/>
          <w:szCs w:val="24"/>
        </w:rPr>
        <w:t>平均数、中位数、众数是用来刻画一组数据集中趋势的数字特征．极差、方差和标准差是用来刻画一组数据离散程度的数字特征．百分位数可以呈现数据的分布．如此，我们就可以用样本信息估计总体的分布规律，这是统计中估计思想的体现．</w:t>
      </w:r>
    </w:p>
    <w:p w14:paraId="099946F9">
      <w:pPr>
        <w:adjustRightInd w:val="0"/>
        <w:snapToGrid w:val="0"/>
        <w:spacing w:line="312" w:lineRule="auto"/>
        <w:ind w:firstLine="480"/>
        <w:jc w:val="left"/>
        <w:rPr>
          <w:rFonts w:ascii="Times New Roman" w:hAnsi="Times New Roman" w:cs="Times New Roman"/>
          <w:szCs w:val="24"/>
        </w:rPr>
      </w:pPr>
      <w:r>
        <w:rPr>
          <w:rFonts w:ascii="Times New Roman" w:hAnsi="Times New Roman"/>
        </w:rPr>
        <w:drawing>
          <wp:anchor distT="0" distB="0" distL="0" distR="0" simplePos="0" relativeHeight="251659264" behindDoc="0" locked="0" layoutInCell="1" allowOverlap="1">
            <wp:simplePos x="0" y="0"/>
            <wp:positionH relativeFrom="column">
              <wp:posOffset>3401060</wp:posOffset>
            </wp:positionH>
            <wp:positionV relativeFrom="paragraph">
              <wp:posOffset>992505</wp:posOffset>
            </wp:positionV>
            <wp:extent cx="1876425" cy="1384935"/>
            <wp:effectExtent l="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876425" cy="1384935"/>
                    </a:xfrm>
                    <a:prstGeom prst="rect">
                      <a:avLst/>
                    </a:prstGeom>
                    <a:noFill/>
                  </pic:spPr>
                </pic:pic>
              </a:graphicData>
            </a:graphic>
          </wp:anchor>
        </w:drawing>
      </w:r>
      <w:r>
        <w:rPr>
          <w:rFonts w:ascii="Times New Roman" w:hAnsi="Times New Roman" w:cs="Times New Roman"/>
          <w:szCs w:val="24"/>
        </w:rPr>
        <w:t>4．某校课题小组为了研究高一年级学生甲、乙两门学科成绩的线性相关关系，在高一第二学期期末考试后随机抽取了5名同学（记为</w:t>
      </w:r>
      <w:r>
        <w:rPr>
          <w:rFonts w:ascii="Times New Roman" w:hAnsi="Times New Roman" w:cs="Times New Roman"/>
          <w:position w:val="-4"/>
          <w:szCs w:val="24"/>
        </w:rPr>
        <w:object>
          <v:shape id="_x0000_i1029" o:spt="75" type="#_x0000_t75" style="height:13.65pt;width:12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29" r:id="rId21">
            <o:LockedField>false</o:LockedField>
          </o:OLEObject>
        </w:object>
      </w:r>
      <w:r>
        <w:rPr>
          <w:rFonts w:ascii="Times New Roman" w:hAnsi="Times New Roman" w:cs="Times New Roman"/>
          <w:szCs w:val="24"/>
        </w:rPr>
        <w:t>、</w:t>
      </w:r>
      <w:r>
        <w:rPr>
          <w:rFonts w:ascii="Times New Roman" w:hAnsi="Times New Roman" w:cs="Times New Roman"/>
          <w:position w:val="-4"/>
          <w:szCs w:val="24"/>
        </w:rPr>
        <w:object>
          <v:shape id="_x0000_i1030" o:spt="75" type="#_x0000_t75" style="height:13.65pt;width:12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ascii="Times New Roman" w:hAnsi="Times New Roman" w:cs="Times New Roman"/>
          <w:szCs w:val="24"/>
        </w:rPr>
        <w:t>、</w:t>
      </w:r>
      <w:r>
        <w:rPr>
          <w:rFonts w:ascii="Times New Roman" w:hAnsi="Times New Roman" w:cs="Times New Roman"/>
          <w:position w:val="-6"/>
          <w:szCs w:val="24"/>
        </w:rPr>
        <w:object>
          <v:shape id="_x0000_i1031" o:spt="75" type="#_x0000_t75" style="height:14.2pt;width:12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ascii="Times New Roman" w:hAnsi="Times New Roman" w:cs="Times New Roman"/>
          <w:szCs w:val="24"/>
        </w:rPr>
        <w:t>、</w:t>
      </w:r>
      <w:r>
        <w:rPr>
          <w:rFonts w:ascii="Times New Roman" w:hAnsi="Times New Roman" w:cs="Times New Roman"/>
          <w:position w:val="-4"/>
          <w:szCs w:val="24"/>
        </w:rPr>
        <w:object>
          <v:shape id="_x0000_i1032" o:spt="75" type="#_x0000_t75" style="height:13.65pt;width:13.65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rFonts w:ascii="Times New Roman" w:hAnsi="Times New Roman" w:cs="Times New Roman"/>
          <w:szCs w:val="24"/>
        </w:rPr>
        <w:t>、</w:t>
      </w:r>
      <w:r>
        <w:rPr>
          <w:rFonts w:ascii="Times New Roman" w:hAnsi="Times New Roman" w:cs="Times New Roman"/>
          <w:position w:val="-4"/>
          <w:szCs w:val="24"/>
        </w:rPr>
        <w:object>
          <v:shape id="_x0000_i1033" o:spt="75" type="#_x0000_t75" style="height:13.65pt;width:12pt;" o:ole="t" filled="f" o:preferrelative="t" stroked="f" coordsize="21600,21600">
            <v:path/>
            <v:fill on="f" focussize="0,0"/>
            <v:stroke on="f" joinstyle="miter"/>
            <v:imagedata r:id="rId30" o:title=""/>
            <o:lock v:ext="edit" aspectratio="t"/>
            <w10:wrap type="none"/>
            <w10:anchorlock/>
          </v:shape>
          <o:OLEObject Type="Embed" ProgID="Equation.DSMT4" ShapeID="_x0000_i1033" DrawAspect="Content" ObjectID="_1468075733" r:id="rId29">
            <o:LockedField>false</o:LockedField>
          </o:OLEObject>
        </w:object>
      </w:r>
      <w:r>
        <w:rPr>
          <w:rFonts w:ascii="Times New Roman" w:hAnsi="Times New Roman" w:cs="Times New Roman"/>
          <w:szCs w:val="24"/>
        </w:rPr>
        <w:t>）的甲、乙两门学科成绩（满分均为100分），如图．后来发现</w:t>
      </w:r>
      <w:r>
        <w:rPr>
          <w:rFonts w:ascii="Times New Roman" w:hAnsi="Times New Roman" w:cs="Times New Roman"/>
          <w:position w:val="-4"/>
          <w:szCs w:val="24"/>
        </w:rPr>
        <w:object>
          <v:shape id="_x0000_i1034" o:spt="75" type="#_x0000_t75" style="height:13.65pt;width:13.6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31">
            <o:LockedField>false</o:LockedField>
          </o:OLEObject>
        </w:object>
      </w:r>
      <w:r>
        <w:rPr>
          <w:rFonts w:ascii="Times New Roman" w:hAnsi="Times New Roman" w:cs="Times New Roman"/>
          <w:szCs w:val="24"/>
        </w:rPr>
        <w:t>同学数据记录有误，那么去掉数据</w:t>
      </w:r>
      <w:r>
        <w:rPr>
          <w:rFonts w:ascii="Times New Roman" w:hAnsi="Times New Roman" w:cs="Times New Roman"/>
          <w:position w:val="-10"/>
          <w:szCs w:val="24"/>
        </w:rPr>
        <w:object>
          <v:shape id="_x0000_i1035" o:spt="75" type="#_x0000_t75" style="height:15.8pt;width:49.6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ascii="Times New Roman" w:hAnsi="Times New Roman" w:cs="Times New Roman"/>
          <w:szCs w:val="24"/>
        </w:rPr>
        <w:t>后，下列说法错误的是（    ）</w:t>
      </w:r>
    </w:p>
    <w:p w14:paraId="546353AE">
      <w:pPr>
        <w:pStyle w:val="5"/>
        <w:adjustRightInd w:val="0"/>
        <w:snapToGrid w:val="0"/>
        <w:spacing w:after="0" w:line="312" w:lineRule="auto"/>
        <w:ind w:left="0" w:leftChars="0" w:right="0" w:rightChars="0" w:firstLine="480"/>
        <w:jc w:val="left"/>
        <w:rPr>
          <w:rFonts w:ascii="Times New Roman" w:hAnsi="Times New Roman" w:cs="Times New Roman"/>
          <w:szCs w:val="24"/>
        </w:rPr>
      </w:pPr>
      <w:r>
        <w:rPr>
          <w:rFonts w:ascii="Times New Roman" w:hAnsi="Times New Roman" w:cs="Times New Roman"/>
          <w:szCs w:val="24"/>
        </w:rPr>
        <w:t>A．样本线性相关系数</w:t>
      </w:r>
      <w:r>
        <w:rPr>
          <w:rFonts w:ascii="Times New Roman" w:hAnsi="Times New Roman" w:cs="Times New Roman"/>
          <w:position w:val="-4"/>
          <w:szCs w:val="24"/>
        </w:rPr>
        <w:object>
          <v:shape id="_x0000_i1036" o:spt="75" type="#_x0000_t75" style="height:10.35pt;width:9.8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ascii="Times New Roman" w:hAnsi="Times New Roman" w:cs="Times New Roman"/>
          <w:szCs w:val="24"/>
        </w:rPr>
        <w:t>变大；</w:t>
      </w:r>
    </w:p>
    <w:p w14:paraId="1F996E94">
      <w:pPr>
        <w:pStyle w:val="5"/>
        <w:adjustRightInd w:val="0"/>
        <w:snapToGrid w:val="0"/>
        <w:spacing w:after="0" w:line="312" w:lineRule="auto"/>
        <w:ind w:left="0" w:leftChars="0" w:right="0" w:rightChars="0" w:firstLine="480"/>
        <w:jc w:val="left"/>
        <w:rPr>
          <w:rFonts w:ascii="Times New Roman" w:hAnsi="Times New Roman" w:cs="Times New Roman"/>
          <w:szCs w:val="24"/>
        </w:rPr>
      </w:pPr>
      <w:r>
        <w:rPr>
          <w:rFonts w:ascii="Times New Roman" w:hAnsi="Times New Roman" w:cs="Times New Roman"/>
          <w:szCs w:val="24"/>
        </w:rPr>
        <w:t>B．最小二乘拟合误差变大；</w:t>
      </w:r>
    </w:p>
    <w:p w14:paraId="4EA4C52E">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C．变量</w:t>
      </w:r>
      <w:r>
        <w:rPr>
          <w:rFonts w:ascii="Times New Roman" w:hAnsi="Times New Roman" w:cs="Times New Roman"/>
          <w:position w:val="-6"/>
          <w:szCs w:val="24"/>
        </w:rPr>
        <w:object>
          <v:shape id="_x0000_i1037" o:spt="75" type="#_x0000_t75" style="height:11.45pt;width:10.3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ascii="Times New Roman" w:hAnsi="Times New Roman" w:cs="Times New Roman"/>
          <w:szCs w:val="24"/>
        </w:rPr>
        <w:t>、</w:t>
      </w:r>
      <w:r>
        <w:rPr>
          <w:rFonts w:ascii="Times New Roman" w:hAnsi="Times New Roman" w:cs="Times New Roman"/>
          <w:position w:val="-10"/>
          <w:szCs w:val="24"/>
        </w:rPr>
        <w:object>
          <v:shape id="_x0000_i1038" o:spt="75" type="#_x0000_t75" style="height:13.65pt;width:10.3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ascii="Times New Roman" w:hAnsi="Times New Roman" w:cs="Times New Roman"/>
          <w:szCs w:val="24"/>
        </w:rPr>
        <w:t>的线性相关程度变高；</w:t>
      </w:r>
    </w:p>
    <w:p w14:paraId="236FFC9D">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D．线性相关系数</w:t>
      </w:r>
      <w:r>
        <w:rPr>
          <w:rFonts w:ascii="Times New Roman" w:hAnsi="Times New Roman" w:cs="Times New Roman"/>
          <w:position w:val="-4"/>
          <w:szCs w:val="24"/>
        </w:rPr>
        <w:object>
          <v:shape id="_x0000_i1039" o:spt="75" type="#_x0000_t75" style="height:10.35pt;width:9.8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40">
            <o:LockedField>false</o:LockedField>
          </o:OLEObject>
        </w:object>
      </w:r>
      <w:r>
        <w:rPr>
          <w:rFonts w:hint="eastAsia" w:ascii="Times New Roman" w:hAnsi="Times New Roman" w:cs="Times New Roman"/>
          <w:szCs w:val="24"/>
        </w:rPr>
        <w:t>更</w:t>
      </w:r>
      <w:r>
        <w:rPr>
          <w:rFonts w:ascii="Times New Roman" w:hAnsi="Times New Roman" w:cs="Times New Roman"/>
          <w:szCs w:val="24"/>
        </w:rPr>
        <w:t>接近于1．</w:t>
      </w:r>
    </w:p>
    <w:p w14:paraId="0F5AC865">
      <w:pPr>
        <w:adjustRightInd w:val="0"/>
        <w:snapToGrid w:val="0"/>
        <w:spacing w:line="312" w:lineRule="auto"/>
        <w:ind w:firstLine="480"/>
        <w:jc w:val="left"/>
        <w:rPr>
          <w:rFonts w:ascii="Times New Roman" w:hAnsi="Times New Roman" w:cs="Times New Roman"/>
          <w:szCs w:val="24"/>
        </w:rPr>
      </w:pPr>
    </w:p>
    <w:p w14:paraId="26ADE6CD">
      <w:pPr>
        <w:snapToGrid w:val="0"/>
        <w:spacing w:line="312" w:lineRule="auto"/>
        <w:ind w:firstLine="480"/>
        <w:rPr>
          <w:rFonts w:ascii="Times New Roman" w:hAnsi="Times New Roman" w:cs="Times New Roman"/>
          <w:szCs w:val="24"/>
        </w:rPr>
      </w:pPr>
      <w:r>
        <w:rPr>
          <w:rFonts w:hint="eastAsia" w:ascii="Times New Roman" w:hAnsi="Times New Roman" w:cs="Times New Roman"/>
          <w:szCs w:val="24"/>
        </w:rPr>
        <w:t>分析</w:t>
      </w:r>
      <w:r>
        <w:rPr>
          <w:rFonts w:ascii="Times New Roman" w:hAnsi="Times New Roman" w:cs="Times New Roman"/>
          <w:szCs w:val="24"/>
        </w:rPr>
        <w:t xml:space="preserve"> 从散点图中可以看出，大体上当</w:t>
      </w:r>
      <w:r>
        <w:rPr>
          <w:rFonts w:ascii="Times New Roman" w:hAnsi="Times New Roman" w:cs="Times New Roman"/>
          <w:i/>
          <w:iCs/>
          <w:szCs w:val="24"/>
        </w:rPr>
        <w:t>x</w:t>
      </w:r>
      <w:r>
        <w:rPr>
          <w:rFonts w:ascii="Times New Roman" w:hAnsi="Times New Roman" w:cs="Times New Roman"/>
          <w:szCs w:val="24"/>
        </w:rPr>
        <w:t>的值由小变大，</w:t>
      </w:r>
      <w:r>
        <w:rPr>
          <w:rFonts w:hint="eastAsia" w:ascii="Times New Roman" w:hAnsi="Times New Roman" w:cs="Times New Roman"/>
          <w:szCs w:val="24"/>
        </w:rPr>
        <w:t>除了个别的例外，</w:t>
      </w:r>
      <w:r>
        <w:rPr>
          <w:rFonts w:ascii="Times New Roman" w:hAnsi="Times New Roman" w:cs="Times New Roman"/>
          <w:szCs w:val="24"/>
        </w:rPr>
        <w:t>如数据</w:t>
      </w:r>
      <w:r>
        <w:rPr>
          <w:rFonts w:ascii="Times New Roman" w:hAnsi="Times New Roman" w:cs="Times New Roman"/>
          <w:i/>
          <w:iCs/>
          <w:szCs w:val="24"/>
        </w:rPr>
        <w:t>D</w:t>
      </w:r>
      <w:r>
        <w:rPr>
          <w:rFonts w:ascii="Times New Roman" w:hAnsi="Times New Roman" w:cs="Times New Roman"/>
          <w:szCs w:val="24"/>
        </w:rPr>
        <w:t>(82,88)</w:t>
      </w:r>
      <w:r>
        <w:rPr>
          <w:rFonts w:hint="eastAsia" w:ascii="Times New Roman" w:hAnsi="Times New Roman" w:cs="Times New Roman"/>
          <w:szCs w:val="24"/>
        </w:rPr>
        <w:t>，</w:t>
      </w:r>
      <w:r>
        <w:rPr>
          <w:rFonts w:ascii="Times New Roman" w:hAnsi="Times New Roman" w:cs="Times New Roman"/>
          <w:i/>
          <w:iCs/>
          <w:szCs w:val="24"/>
        </w:rPr>
        <w:t>y</w:t>
      </w:r>
      <w:r>
        <w:rPr>
          <w:rFonts w:ascii="Times New Roman" w:hAnsi="Times New Roman" w:cs="Times New Roman"/>
          <w:szCs w:val="24"/>
        </w:rPr>
        <w:t>的值具有由小变大的变化趋势，可知这种相关为正相关，即</w:t>
      </w:r>
      <w:r>
        <w:rPr>
          <w:rFonts w:ascii="Times New Roman" w:hAnsi="Times New Roman" w:cs="Times New Roman"/>
          <w:position w:val="-6"/>
          <w:szCs w:val="24"/>
        </w:rPr>
        <w:object>
          <v:shape id="_x0000_i1040" o:spt="75" type="#_x0000_t75" style="height:14.2pt;width:27.8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40" r:id="rId41">
            <o:LockedField>false</o:LockedField>
          </o:OLEObject>
        </w:object>
      </w:r>
      <w:r>
        <w:rPr>
          <w:rFonts w:ascii="Times New Roman" w:hAnsi="Times New Roman" w:cs="Times New Roman"/>
          <w:szCs w:val="24"/>
        </w:rPr>
        <w:t>．</w:t>
      </w:r>
    </w:p>
    <w:p w14:paraId="26F86520">
      <w:pPr>
        <w:snapToGrid w:val="0"/>
        <w:spacing w:line="312" w:lineRule="auto"/>
        <w:ind w:firstLine="480"/>
        <w:rPr>
          <w:rFonts w:ascii="Times New Roman" w:hAnsi="Times New Roman" w:cs="Times New Roman"/>
          <w:szCs w:val="24"/>
        </w:rPr>
      </w:pPr>
      <w:r>
        <w:rPr>
          <w:rFonts w:hint="eastAsia" w:ascii="Times New Roman" w:hAnsi="Times New Roman" w:cs="Times New Roman"/>
          <w:szCs w:val="24"/>
        </w:rPr>
        <w:t>去掉数据</w:t>
      </w:r>
      <w:r>
        <w:rPr>
          <w:rFonts w:ascii="Times New Roman" w:hAnsi="Times New Roman" w:cs="Times New Roman"/>
          <w:i/>
          <w:iCs/>
          <w:szCs w:val="24"/>
        </w:rPr>
        <w:t>D</w:t>
      </w:r>
      <w:r>
        <w:rPr>
          <w:rFonts w:ascii="Times New Roman" w:hAnsi="Times New Roman" w:cs="Times New Roman"/>
          <w:szCs w:val="24"/>
        </w:rPr>
        <w:t>(82,88)</w:t>
      </w:r>
      <w:r>
        <w:rPr>
          <w:rFonts w:hint="eastAsia" w:ascii="Times New Roman" w:hAnsi="Times New Roman" w:cs="Times New Roman"/>
          <w:szCs w:val="24"/>
        </w:rPr>
        <w:t>后</w:t>
      </w:r>
      <w:r>
        <w:rPr>
          <w:rFonts w:ascii="Times New Roman" w:hAnsi="Times New Roman" w:cs="Times New Roman"/>
          <w:szCs w:val="24"/>
        </w:rPr>
        <w:t>，两个变量的线性</w:t>
      </w:r>
      <w:r>
        <w:rPr>
          <w:rFonts w:hint="eastAsia" w:ascii="Times New Roman" w:hAnsi="Times New Roman" w:cs="Times New Roman"/>
          <w:szCs w:val="24"/>
        </w:rPr>
        <w:t>正</w:t>
      </w:r>
      <w:r>
        <w:rPr>
          <w:rFonts w:ascii="Times New Roman" w:hAnsi="Times New Roman" w:cs="Times New Roman"/>
          <w:szCs w:val="24"/>
        </w:rPr>
        <w:t>相关程度变高，因此线性相关系数</w:t>
      </w:r>
      <w:r>
        <w:rPr>
          <w:rFonts w:ascii="Times New Roman" w:hAnsi="Times New Roman" w:cs="Times New Roman"/>
          <w:i/>
          <w:iCs/>
          <w:szCs w:val="24"/>
        </w:rPr>
        <w:t>r</w:t>
      </w:r>
      <w:r>
        <w:rPr>
          <w:rFonts w:ascii="Times New Roman" w:hAnsi="Times New Roman" w:cs="Times New Roman"/>
          <w:szCs w:val="24"/>
        </w:rPr>
        <w:t>变大，且</w:t>
      </w:r>
      <w:r>
        <w:rPr>
          <w:rFonts w:hint="eastAsia" w:ascii="Times New Roman" w:hAnsi="Times New Roman" w:cs="Times New Roman"/>
          <w:szCs w:val="24"/>
        </w:rPr>
        <w:t>变得更</w:t>
      </w:r>
      <w:r>
        <w:rPr>
          <w:rFonts w:ascii="Times New Roman" w:hAnsi="Times New Roman" w:cs="Times New Roman"/>
          <w:szCs w:val="24"/>
        </w:rPr>
        <w:t>接近于1，即选项A、C、D的说法正确．</w:t>
      </w:r>
    </w:p>
    <w:p w14:paraId="2B775EEB">
      <w:pPr>
        <w:snapToGrid w:val="0"/>
        <w:spacing w:line="312" w:lineRule="auto"/>
        <w:ind w:firstLine="480"/>
        <w:rPr>
          <w:rFonts w:ascii="Times New Roman" w:hAnsi="Times New Roman" w:cs="Times New Roman"/>
          <w:szCs w:val="24"/>
        </w:rPr>
      </w:pPr>
      <w:r>
        <w:rPr>
          <w:rFonts w:hint="eastAsia" w:ascii="Times New Roman" w:hAnsi="Times New Roman" w:cs="Times New Roman"/>
          <w:szCs w:val="24"/>
        </w:rPr>
        <w:t>我们还可以观察到，去掉数据</w:t>
      </w:r>
      <w:r>
        <w:rPr>
          <w:rFonts w:ascii="Times New Roman" w:hAnsi="Times New Roman" w:cs="Times New Roman"/>
          <w:i/>
          <w:iCs/>
          <w:szCs w:val="24"/>
        </w:rPr>
        <w:t>D</w:t>
      </w:r>
      <w:r>
        <w:rPr>
          <w:rFonts w:ascii="Times New Roman" w:hAnsi="Times New Roman" w:cs="Times New Roman"/>
          <w:szCs w:val="24"/>
        </w:rPr>
        <w:t>(82,88)后，散点分布更均匀，且数对减少，可知最小二乘拟合误差变小，即选项B的说法错误．</w:t>
      </w:r>
    </w:p>
    <w:p w14:paraId="6CC1B953">
      <w:pPr>
        <w:snapToGrid w:val="0"/>
        <w:spacing w:line="312" w:lineRule="auto"/>
        <w:ind w:firstLine="480"/>
        <w:rPr>
          <w:rFonts w:ascii="Times New Roman" w:hAnsi="Times New Roman" w:cs="Times New Roman"/>
          <w:szCs w:val="24"/>
        </w:rPr>
      </w:pPr>
      <w:r>
        <w:rPr>
          <w:rFonts w:hint="eastAsia" w:ascii="Times New Roman" w:hAnsi="Times New Roman" w:cs="Times New Roman"/>
          <w:szCs w:val="24"/>
        </w:rPr>
        <w:t xml:space="preserve">答案 </w:t>
      </w:r>
      <w:r>
        <w:rPr>
          <w:rFonts w:ascii="Times New Roman" w:hAnsi="Times New Roman" w:cs="Times New Roman"/>
          <w:szCs w:val="24"/>
        </w:rPr>
        <w:t>B．</w:t>
      </w:r>
    </w:p>
    <w:p w14:paraId="5219B0A0">
      <w:pPr>
        <w:pStyle w:val="19"/>
        <w:tabs>
          <w:tab w:val="left" w:pos="420"/>
        </w:tabs>
        <w:spacing w:line="312" w:lineRule="auto"/>
        <w:ind w:firstLine="480"/>
        <w:rPr>
          <w:rFonts w:ascii="Times New Roman" w:hAnsi="Times New Roman"/>
          <w:szCs w:val="21"/>
        </w:rPr>
      </w:pPr>
      <w:r>
        <w:rPr>
          <w:rFonts w:ascii="Times New Roman" w:hAnsi="Times New Roman"/>
          <w:bCs/>
          <w:szCs w:val="24"/>
        </w:rPr>
        <w:t>小结</w:t>
      </w:r>
      <w:r>
        <w:rPr>
          <w:rFonts w:hint="eastAsia" w:ascii="Times New Roman" w:hAnsi="Times New Roman"/>
          <w:bCs/>
          <w:szCs w:val="24"/>
        </w:rPr>
        <w:t xml:space="preserve"> 本题中，散点图直观地呈现了两组数据之间的关系．同时</w:t>
      </w:r>
      <w:r>
        <w:rPr>
          <w:rFonts w:ascii="Times New Roman" w:hAnsi="Times New Roman"/>
          <w:bCs/>
          <w:szCs w:val="24"/>
        </w:rPr>
        <w:t>，我们</w:t>
      </w:r>
      <w:r>
        <w:rPr>
          <w:rFonts w:hint="eastAsia" w:ascii="Times New Roman" w:hAnsi="Times New Roman"/>
          <w:bCs/>
          <w:szCs w:val="24"/>
        </w:rPr>
        <w:t>还对两组数值变量进行相关性分析</w:t>
      </w:r>
      <w:r>
        <w:rPr>
          <w:rFonts w:ascii="Times New Roman" w:hAnsi="Times New Roman"/>
          <w:bCs/>
          <w:szCs w:val="24"/>
        </w:rPr>
        <w:t>，</w:t>
      </w:r>
      <w:r>
        <w:rPr>
          <w:rFonts w:hint="eastAsia" w:ascii="Times New Roman" w:hAnsi="Times New Roman"/>
          <w:szCs w:val="21"/>
        </w:rPr>
        <w:t>并根据一元线性回归分析中最小二乘</w:t>
      </w:r>
      <w:r>
        <w:rPr>
          <w:rFonts w:ascii="Times New Roman" w:hAnsi="Times New Roman"/>
          <w:szCs w:val="21"/>
        </w:rPr>
        <w:t xml:space="preserve">拟合误差的意义进行判断． </w:t>
      </w:r>
    </w:p>
    <w:p w14:paraId="11A121B6">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5．甲、乙两城之间的长途客车均由</w:t>
      </w:r>
      <w:r>
        <w:rPr>
          <w:rFonts w:ascii="Times New Roman" w:hAnsi="Times New Roman" w:cs="Times New Roman"/>
          <w:position w:val="-4"/>
          <w:szCs w:val="24"/>
        </w:rPr>
        <w:object>
          <v:shape id="_x0000_i1041" o:spt="75" type="#_x0000_t75" style="height:13.65pt;width:12pt;" o:ole="t" filled="f" o:preferrelative="t" stroked="f" coordsize="21600,21600">
            <v:path/>
            <v:fill on="f" focussize="0,0"/>
            <v:stroke on="f" joinstyle="miter"/>
            <v:imagedata r:id="rId44" o:title=""/>
            <o:lock v:ext="edit" aspectratio="t"/>
            <w10:wrap type="none"/>
            <w10:anchorlock/>
          </v:shape>
          <o:OLEObject Type="Embed" ProgID="Equation.DSMT4" ShapeID="_x0000_i1041" DrawAspect="Content" ObjectID="_1468075741" r:id="rId43">
            <o:LockedField>false</o:LockedField>
          </o:OLEObject>
        </w:object>
      </w:r>
      <w:r>
        <w:rPr>
          <w:rFonts w:ascii="Times New Roman" w:hAnsi="Times New Roman" w:cs="Times New Roman"/>
          <w:szCs w:val="24"/>
        </w:rPr>
        <w:t>和</w:t>
      </w:r>
      <w:r>
        <w:rPr>
          <w:rFonts w:ascii="Times New Roman" w:hAnsi="Times New Roman" w:cs="Times New Roman"/>
          <w:position w:val="-4"/>
          <w:szCs w:val="24"/>
        </w:rPr>
        <w:object>
          <v:shape id="_x0000_i1042" o:spt="75" type="#_x0000_t75" style="height:13.65pt;width:12pt;" o:ole="t" filled="f" o:preferrelative="t" stroked="f" coordsize="21600,21600">
            <v:path/>
            <v:fill on="f" focussize="0,0"/>
            <v:stroke on="f" joinstyle="miter"/>
            <v:imagedata r:id="rId24" o:title=""/>
            <o:lock v:ext="edit" aspectratio="t"/>
            <w10:wrap type="none"/>
            <w10:anchorlock/>
          </v:shape>
          <o:OLEObject Type="Embed" ProgID="Equation.DSMT4" ShapeID="_x0000_i1042" DrawAspect="Content" ObjectID="_1468075742" r:id="rId45">
            <o:LockedField>false</o:LockedField>
          </o:OLEObject>
        </w:object>
      </w:r>
      <w:r>
        <w:rPr>
          <w:rFonts w:ascii="Times New Roman" w:hAnsi="Times New Roman" w:cs="Times New Roman"/>
          <w:szCs w:val="24"/>
        </w:rPr>
        <w:t>两家公司运营，为了解这两家公司长途客车的运行情况，随机调查了甲、乙两城之间的500个班次，得到下面的</w:t>
      </w:r>
      <w:r>
        <w:rPr>
          <w:rFonts w:hint="eastAsia" w:ascii="Times New Roman" w:hAnsi="Times New Roman" w:cs="Times New Roman"/>
          <w:szCs w:val="24"/>
        </w:rPr>
        <w:t>2×2</w:t>
      </w:r>
      <w:r>
        <w:rPr>
          <w:rFonts w:ascii="Times New Roman" w:hAnsi="Times New Roman" w:cs="Times New Roman"/>
          <w:szCs w:val="24"/>
        </w:rPr>
        <w:t>列联表：</w:t>
      </w:r>
    </w:p>
    <w:tbl>
      <w:tblPr>
        <w:tblStyle w:val="12"/>
        <w:tblW w:w="6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73"/>
        <w:gridCol w:w="2401"/>
        <w:gridCol w:w="2356"/>
      </w:tblGrid>
      <w:tr w14:paraId="41BC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493C97">
            <w:pPr>
              <w:adjustRightInd w:val="0"/>
              <w:snapToGrid w:val="0"/>
              <w:spacing w:line="312" w:lineRule="auto"/>
              <w:ind w:firstLine="0" w:firstLineChars="0"/>
              <w:jc w:val="center"/>
              <w:rPr>
                <w:rFonts w:ascii="Times New Roman" w:hAnsi="Times New Roman" w:cs="Times New Roman"/>
                <w:szCs w:val="24"/>
              </w:rPr>
            </w:pPr>
          </w:p>
        </w:tc>
        <w:tc>
          <w:tcPr>
            <w:tcW w:w="24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2DA1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准点班次数</w:t>
            </w:r>
          </w:p>
        </w:tc>
        <w:tc>
          <w:tcPr>
            <w:tcW w:w="23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24076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未准点班次数</w:t>
            </w:r>
          </w:p>
        </w:tc>
      </w:tr>
      <w:tr w14:paraId="335E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6714E">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position w:val="-4"/>
                <w:szCs w:val="24"/>
              </w:rPr>
              <w:object>
                <v:shape id="_x0000_i1043" o:spt="75" type="#_x0000_t75" style="height:13.65pt;width:12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6">
                  <o:LockedField>false</o:LockedField>
                </o:OLEObject>
              </w:object>
            </w:r>
          </w:p>
        </w:tc>
        <w:tc>
          <w:tcPr>
            <w:tcW w:w="24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76396E">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242</w:t>
            </w:r>
          </w:p>
        </w:tc>
        <w:tc>
          <w:tcPr>
            <w:tcW w:w="23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FFFB98">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18</w:t>
            </w:r>
          </w:p>
        </w:tc>
      </w:tr>
      <w:tr w14:paraId="09F6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3B481">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position w:val="-4"/>
                <w:szCs w:val="24"/>
              </w:rPr>
              <w:object>
                <v:shape id="_x0000_i1044" o:spt="75" type="#_x0000_t75" style="height:13.65pt;width:12pt;" o:ole="t" filled="f" o:preferrelative="t" stroked="f" coordsize="21600,21600">
                  <v:path/>
                  <v:fill on="f" focussize="0,0"/>
                  <v:stroke on="f" joinstyle="miter"/>
                  <v:imagedata r:id="rId24" o:title=""/>
                  <o:lock v:ext="edit" aspectratio="t"/>
                  <w10:wrap type="none"/>
                  <w10:anchorlock/>
                </v:shape>
                <o:OLEObject Type="Embed" ProgID="Equation.DSMT4" ShapeID="_x0000_i1044" DrawAspect="Content" ObjectID="_1468075744" r:id="rId47">
                  <o:LockedField>false</o:LockedField>
                </o:OLEObject>
              </w:object>
            </w:r>
          </w:p>
        </w:tc>
        <w:tc>
          <w:tcPr>
            <w:tcW w:w="24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7DCF0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210</w:t>
            </w:r>
          </w:p>
        </w:tc>
        <w:tc>
          <w:tcPr>
            <w:tcW w:w="23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D11962">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30</w:t>
            </w:r>
          </w:p>
        </w:tc>
      </w:tr>
    </w:tbl>
    <w:p w14:paraId="49354520">
      <w:pPr>
        <w:adjustRightInd w:val="0"/>
        <w:snapToGrid w:val="0"/>
        <w:spacing w:line="312" w:lineRule="auto"/>
        <w:ind w:firstLine="480"/>
        <w:jc w:val="left"/>
        <w:rPr>
          <w:rFonts w:ascii="Times New Roman" w:hAnsi="Times New Roman"/>
          <w:szCs w:val="24"/>
        </w:rPr>
      </w:pPr>
      <w:r>
        <w:rPr>
          <w:rFonts w:ascii="Times New Roman" w:hAnsi="Times New Roman"/>
          <w:szCs w:val="24"/>
        </w:rPr>
        <w:t>根据上表数据，判断甲、乙两城之间的长途客车准点情况与客车所属公司</w:t>
      </w:r>
      <w:r>
        <w:rPr>
          <w:rFonts w:hint="eastAsia" w:ascii="Times New Roman" w:hAnsi="Times New Roman"/>
          <w:szCs w:val="24"/>
        </w:rPr>
        <w:t>_</w:t>
      </w:r>
      <w:r>
        <w:rPr>
          <w:rFonts w:ascii="Times New Roman" w:hAnsi="Times New Roman"/>
          <w:szCs w:val="24"/>
        </w:rPr>
        <w:t>___________．</w:t>
      </w:r>
      <w:r>
        <w:rPr>
          <w:rFonts w:hint="eastAsia" w:ascii="Times New Roman" w:hAnsi="Times New Roman"/>
          <w:szCs w:val="24"/>
        </w:rPr>
        <w:t>（填写“有关”或“无关”）</w:t>
      </w:r>
    </w:p>
    <w:p w14:paraId="1904B9C8">
      <w:pPr>
        <w:adjustRightInd w:val="0"/>
        <w:snapToGrid w:val="0"/>
        <w:spacing w:line="312" w:lineRule="auto"/>
        <w:ind w:firstLine="480"/>
        <w:jc w:val="left"/>
        <w:rPr>
          <w:rFonts w:ascii="Times New Roman" w:hAnsi="Times New Roman"/>
          <w:szCs w:val="24"/>
        </w:rPr>
      </w:pPr>
      <w:r>
        <w:rPr>
          <w:rFonts w:hint="eastAsia" w:ascii="Times New Roman" w:hAnsi="Times New Roman"/>
          <w:szCs w:val="24"/>
        </w:rPr>
        <w:t>附：</w:t>
      </w:r>
      <w:r>
        <w:rPr>
          <w:rFonts w:ascii="Times New Roman" w:hAnsi="Times New Roman" w:cs="Times New Roman"/>
          <w:position w:val="-28"/>
          <w:szCs w:val="24"/>
        </w:rPr>
        <w:object>
          <v:shape id="_x0000_i1045" o:spt="75" alt="eqIdd053b14c8588eee2acbbe44fc37a6886" type="#_x0000_t75" style="height:34.35pt;width:154.3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Times New Roman" w:hAnsi="Times New Roman" w:cs="Times New Roman"/>
          <w:szCs w:val="24"/>
        </w:rPr>
        <w:t>，</w:t>
      </w:r>
      <w:r>
        <w:rPr>
          <w:rFonts w:hint="eastAsia" w:ascii="Times New Roman" w:hAnsi="Times New Roman"/>
          <w:szCs w:val="24"/>
        </w:rPr>
        <w:t>显著性水平取0</w:t>
      </w:r>
      <w:r>
        <w:rPr>
          <w:rFonts w:ascii="Times New Roman" w:hAnsi="Times New Roman"/>
          <w:szCs w:val="24"/>
        </w:rPr>
        <w:t>.05</w:t>
      </w:r>
      <w:r>
        <w:rPr>
          <w:rFonts w:hint="eastAsia" w:ascii="Times New Roman" w:hAnsi="Times New Roman"/>
          <w:szCs w:val="24"/>
        </w:rPr>
        <w:t>，</w:t>
      </w:r>
      <w:r>
        <w:rPr>
          <w:rFonts w:ascii="Times New Roman" w:hAnsi="Times New Roman"/>
          <w:position w:val="-10"/>
          <w:szCs w:val="24"/>
        </w:rPr>
        <w:object>
          <v:shape id="_x0000_i1046" o:spt="75" type="#_x0000_t75" style="height:17.45pt;width:102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ascii="Times New Roman" w:hAnsi="Times New Roman"/>
          <w:szCs w:val="24"/>
        </w:rPr>
        <w:t>．</w:t>
      </w:r>
    </w:p>
    <w:p w14:paraId="2EA45669">
      <w:pPr>
        <w:spacing w:line="312" w:lineRule="auto"/>
        <w:ind w:firstLine="480"/>
        <w:rPr>
          <w:rFonts w:ascii="Times New Roman" w:hAnsi="Times New Roman" w:cs="Times New Roman"/>
          <w:szCs w:val="24"/>
        </w:rPr>
      </w:pPr>
      <w:r>
        <w:rPr>
          <w:rFonts w:ascii="Times New Roman" w:hAnsi="Times New Roman" w:cs="Times New Roman"/>
          <w:szCs w:val="24"/>
        </w:rPr>
        <w:t>分析 本题中把所属公司作为一个分类变量，把是否准点作为另一个分类变量．</w:t>
      </w:r>
    </w:p>
    <w:p w14:paraId="358DD542">
      <w:pPr>
        <w:spacing w:line="312" w:lineRule="auto"/>
        <w:ind w:firstLine="480"/>
        <w:rPr>
          <w:rFonts w:ascii="Times New Roman" w:hAnsi="Times New Roman" w:cs="Times New Roman"/>
          <w:szCs w:val="24"/>
        </w:rPr>
      </w:pPr>
      <w:r>
        <w:rPr>
          <w:rFonts w:ascii="Times New Roman" w:hAnsi="Times New Roman" w:cs="Times New Roman"/>
          <w:szCs w:val="24"/>
        </w:rPr>
        <w:t>（1）</w:t>
      </w:r>
      <w:bookmarkStart w:id="8" w:name="_Hlk129104175"/>
      <w:r>
        <w:rPr>
          <w:rFonts w:ascii="Times New Roman" w:hAnsi="Times New Roman" w:cs="Times New Roman"/>
          <w:szCs w:val="24"/>
        </w:rPr>
        <w:t>提出原假设</w:t>
      </w:r>
      <w:r>
        <w:rPr>
          <w:rFonts w:ascii="Times New Roman" w:hAnsi="Times New Roman" w:cs="Times New Roman"/>
          <w:position w:val="-12"/>
          <w:szCs w:val="24"/>
        </w:rPr>
        <w:object>
          <v:shape id="_x0000_i1047" o:spt="75" type="#_x0000_t75" style="height:17.45pt;width:17.4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ascii="Times New Roman" w:hAnsi="Times New Roman" w:cs="Times New Roman"/>
          <w:szCs w:val="24"/>
        </w:rPr>
        <w:t>：甲、乙两城之间的长途客车准点情况与客车所属公司无关．</w:t>
      </w:r>
      <w:bookmarkEnd w:id="8"/>
    </w:p>
    <w:p w14:paraId="0759C65A">
      <w:pPr>
        <w:spacing w:line="312" w:lineRule="auto"/>
        <w:ind w:firstLine="480"/>
        <w:rPr>
          <w:rFonts w:ascii="Times New Roman" w:hAnsi="Times New Roman" w:cs="Times New Roman"/>
          <w:szCs w:val="24"/>
        </w:rPr>
      </w:pPr>
      <w:r>
        <w:rPr>
          <w:rFonts w:ascii="Times New Roman" w:hAnsi="Times New Roman" w:cs="Times New Roman"/>
          <w:szCs w:val="24"/>
        </w:rPr>
        <w:t>（2）确定显著性水平</w:t>
      </w:r>
      <w:r>
        <w:rPr>
          <w:rFonts w:ascii="Times New Roman" w:hAnsi="Times New Roman" w:cs="Times New Roman"/>
          <w:color w:val="000000" w:themeColor="text1"/>
          <w:position w:val="-6"/>
          <w:szCs w:val="21"/>
        </w:rPr>
        <w:object>
          <v:shape id="_x0000_i1048" o:spt="75" type="#_x0000_t75" style="height:12pt;width:12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ascii="Times New Roman" w:hAnsi="Times New Roman" w:cs="Times New Roman"/>
          <w:color w:val="000000" w:themeColor="text1"/>
          <w:szCs w:val="21"/>
        </w:rPr>
        <w:t>，教材中规定</w:t>
      </w:r>
      <w:r>
        <w:rPr>
          <w:rFonts w:ascii="Times New Roman" w:hAnsi="Times New Roman" w:cs="Times New Roman"/>
          <w:color w:val="000000" w:themeColor="text1"/>
          <w:position w:val="-6"/>
          <w:szCs w:val="21"/>
        </w:rPr>
        <w:object>
          <v:shape id="_x0000_i1049" o:spt="75" type="#_x0000_t75" style="height:13.65pt;width:43.1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ascii="Times New Roman" w:hAnsi="Times New Roman" w:cs="Times New Roman"/>
          <w:color w:val="000000" w:themeColor="text1"/>
          <w:szCs w:val="21"/>
        </w:rPr>
        <w:t>，也即</w:t>
      </w:r>
      <w:r>
        <w:rPr>
          <w:rFonts w:ascii="Times New Roman" w:hAnsi="Times New Roman" w:cs="Times New Roman"/>
          <w:color w:val="000000" w:themeColor="text1"/>
          <w:position w:val="-10"/>
          <w:szCs w:val="21"/>
        </w:rPr>
        <w:object>
          <v:shape id="_x0000_i1050" o:spt="75" type="#_x0000_t75" style="height:17.45pt;width:102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ascii="Times New Roman" w:hAnsi="Times New Roman" w:cs="Times New Roman"/>
          <w:szCs w:val="24"/>
        </w:rPr>
        <w:t>．</w:t>
      </w:r>
    </w:p>
    <w:p w14:paraId="174A643D">
      <w:pPr>
        <w:spacing w:line="312" w:lineRule="auto"/>
        <w:ind w:firstLine="480"/>
        <w:jc w:val="left"/>
        <w:textAlignment w:val="center"/>
        <w:rPr>
          <w:rFonts w:ascii="Times New Roman" w:hAnsi="Times New Roman" w:cs="Times New Roman"/>
          <w:szCs w:val="24"/>
        </w:rPr>
      </w:pPr>
      <w:bookmarkStart w:id="9" w:name="_Hlk129104288"/>
      <w:r>
        <w:rPr>
          <w:rFonts w:ascii="Times New Roman" w:hAnsi="Times New Roman" w:cs="Times New Roman"/>
          <w:szCs w:val="24"/>
        </w:rPr>
        <w:t>（3）计算</w:t>
      </w:r>
      <w:r>
        <w:rPr>
          <w:rFonts w:ascii="Times New Roman" w:hAnsi="Times New Roman" w:cs="Times New Roman"/>
          <w:szCs w:val="24"/>
        </w:rPr>
        <w:object>
          <v:shape id="_x0000_i1051" o:spt="75" alt="eqIdd053b14c8588eee2acbbe44fc37a6886" type="#_x0000_t75" style="height:34.35pt;width:153.2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bookmarkEnd w:id="9"/>
      <w:r>
        <w:rPr>
          <w:rFonts w:ascii="Times New Roman" w:hAnsi="Times New Roman" w:cs="Times New Roman"/>
          <w:szCs w:val="24"/>
        </w:rPr>
        <w:object>
          <v:shape id="_x0000_i1052" o:spt="75" type="#_x0000_t75" style="height:13.65pt;width:39.8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ascii="Times New Roman" w:hAnsi="Times New Roman" w:cs="Times New Roman"/>
          <w:szCs w:val="24"/>
        </w:rPr>
        <w:t>．</w:t>
      </w:r>
      <w:r>
        <w:rPr>
          <w:rFonts w:hint="eastAsia" w:ascii="Times New Roman" w:hAnsi="Times New Roman" w:cs="Times New Roman"/>
          <w:szCs w:val="24"/>
        </w:rPr>
        <w:t>（其中</w:t>
      </w:r>
      <w:r>
        <w:rPr>
          <w:rFonts w:hint="eastAsia" w:ascii="Times New Roman" w:hAnsi="Times New Roman" w:cs="Times New Roman"/>
          <w:i/>
          <w:iCs/>
          <w:szCs w:val="24"/>
        </w:rPr>
        <w:t>n</w:t>
      </w:r>
      <w:r>
        <w:rPr>
          <w:rFonts w:hint="eastAsia" w:ascii="Times New Roman" w:hAnsi="Times New Roman" w:cs="Times New Roman"/>
          <w:szCs w:val="24"/>
        </w:rPr>
        <w:t>是</w:t>
      </w:r>
      <w:r>
        <w:rPr>
          <w:rFonts w:hint="eastAsia" w:ascii="Times New Roman" w:hAnsi="Times New Roman" w:cs="Times New Roman"/>
          <w:i/>
          <w:iCs/>
          <w:szCs w:val="24"/>
        </w:rPr>
        <w:t>a、b、c、d</w:t>
      </w:r>
      <w:r>
        <w:rPr>
          <w:rFonts w:hint="eastAsia" w:ascii="Times New Roman" w:hAnsi="Times New Roman" w:cs="Times New Roman"/>
          <w:szCs w:val="24"/>
        </w:rPr>
        <w:t>四项的和）</w:t>
      </w:r>
    </w:p>
    <w:p w14:paraId="6F6E617C">
      <w:pPr>
        <w:spacing w:line="312" w:lineRule="auto"/>
        <w:ind w:firstLine="480"/>
        <w:rPr>
          <w:rFonts w:ascii="Times New Roman" w:hAnsi="Times New Roman" w:cs="Times New Roman"/>
          <w:b/>
          <w:bCs/>
          <w:szCs w:val="24"/>
          <w:vertAlign w:val="subscript"/>
        </w:rPr>
      </w:pPr>
      <w:bookmarkStart w:id="10" w:name="_Hlk129104374"/>
      <w:r>
        <w:rPr>
          <w:rFonts w:ascii="Times New Roman" w:hAnsi="Times New Roman" w:cs="Times New Roman"/>
          <w:szCs w:val="24"/>
        </w:rPr>
        <w:t>（4）统计决断：由</w:t>
      </w:r>
      <w:r>
        <w:rPr>
          <w:rFonts w:ascii="Times New Roman" w:hAnsi="Times New Roman" w:cs="Times New Roman"/>
          <w:color w:val="000000" w:themeColor="text1"/>
          <w:position w:val="-10"/>
          <w:szCs w:val="21"/>
        </w:rPr>
        <w:object>
          <v:shape id="_x0000_i1053" o:spt="75" type="#_x0000_t75" style="height:17.45pt;width:102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64">
            <o:LockedField>false</o:LockedField>
          </o:OLEObject>
        </w:object>
      </w:r>
      <w:r>
        <w:rPr>
          <w:rFonts w:ascii="Times New Roman" w:hAnsi="Times New Roman" w:cs="Times New Roman"/>
          <w:color w:val="000000" w:themeColor="text1"/>
          <w:szCs w:val="21"/>
        </w:rPr>
        <w:t>，而</w:t>
      </w:r>
      <w:r>
        <w:rPr>
          <w:rFonts w:ascii="Times New Roman" w:hAnsi="Times New Roman" w:cs="Times New Roman"/>
          <w:position w:val="-6"/>
          <w:szCs w:val="24"/>
        </w:rPr>
        <w:object>
          <v:shape id="_x0000_i1054" o:spt="75" type="#_x0000_t75" style="height:13.65pt;width:67.65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ascii="Times New Roman" w:hAnsi="Times New Roman" w:cs="Times New Roman"/>
          <w:szCs w:val="24"/>
        </w:rPr>
        <w:t>，</w:t>
      </w:r>
      <w:r>
        <w:rPr>
          <w:rFonts w:ascii="Times New Roman" w:hAnsi="Times New Roman" w:cs="Times New Roman"/>
          <w:color w:val="000000" w:themeColor="text1"/>
          <w:position w:val="-10"/>
          <w:szCs w:val="21"/>
        </w:rPr>
        <w:object>
          <v:shape id="_x0000_i1055" o:spt="75" type="#_x0000_t75" style="height:17.45pt;width:13.65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ascii="Times New Roman" w:hAnsi="Times New Roman" w:cs="Times New Roman"/>
          <w:color w:val="000000" w:themeColor="text1"/>
          <w:szCs w:val="21"/>
        </w:rPr>
        <w:t>的值超过了</w:t>
      </w:r>
      <w:r>
        <w:rPr>
          <w:rFonts w:ascii="Times New Roman" w:hAnsi="Times New Roman" w:cs="Times New Roman"/>
          <w:color w:val="000000" w:themeColor="text1"/>
          <w:position w:val="-6"/>
          <w:szCs w:val="21"/>
        </w:rPr>
        <w:object>
          <v:shape id="_x0000_i1056" o:spt="75" type="#_x0000_t75" style="height:12pt;width:12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ascii="Times New Roman" w:hAnsi="Times New Roman" w:cs="Times New Roman"/>
          <w:color w:val="000000" w:themeColor="text1"/>
          <w:szCs w:val="21"/>
        </w:rPr>
        <w:t>所确定的界限，从而否定原假设，即判定</w:t>
      </w:r>
      <w:r>
        <w:rPr>
          <w:rFonts w:ascii="Times New Roman" w:hAnsi="Times New Roman" w:cs="Times New Roman"/>
          <w:szCs w:val="24"/>
        </w:rPr>
        <w:t>甲、乙两城之间的长途客车准点情况与客车所属公司有关．</w:t>
      </w:r>
    </w:p>
    <w:bookmarkEnd w:id="10"/>
    <w:p w14:paraId="0B2F2F23">
      <w:pPr>
        <w:pStyle w:val="19"/>
        <w:tabs>
          <w:tab w:val="left" w:pos="420"/>
        </w:tabs>
        <w:spacing w:line="312" w:lineRule="auto"/>
        <w:ind w:firstLine="480"/>
        <w:rPr>
          <w:rFonts w:ascii="Times New Roman" w:hAnsi="Times New Roman"/>
          <w:bCs/>
          <w:szCs w:val="24"/>
        </w:rPr>
      </w:pPr>
      <w:r>
        <w:rPr>
          <w:rFonts w:hint="eastAsia" w:ascii="Times New Roman" w:hAnsi="Times New Roman"/>
          <w:bCs/>
          <w:szCs w:val="24"/>
        </w:rPr>
        <w:t>答案 有关</w:t>
      </w:r>
      <w:r>
        <w:rPr>
          <w:rFonts w:ascii="Times New Roman" w:hAnsi="Times New Roman"/>
          <w:szCs w:val="24"/>
        </w:rPr>
        <w:t>．</w:t>
      </w:r>
    </w:p>
    <w:p w14:paraId="3A69E0C2">
      <w:pPr>
        <w:pStyle w:val="19"/>
        <w:tabs>
          <w:tab w:val="left" w:pos="420"/>
        </w:tabs>
        <w:spacing w:line="312" w:lineRule="auto"/>
        <w:ind w:firstLine="480"/>
        <w:rPr>
          <w:rFonts w:ascii="Times New Roman" w:hAnsi="Times New Roman"/>
          <w:bCs/>
          <w:szCs w:val="24"/>
        </w:rPr>
      </w:pPr>
      <w:r>
        <w:rPr>
          <w:rFonts w:ascii="Times New Roman" w:hAnsi="Times New Roman"/>
          <w:bCs/>
          <w:szCs w:val="24"/>
        </w:rPr>
        <w:t>小结</w:t>
      </w:r>
      <w:r>
        <w:rPr>
          <w:rFonts w:hint="eastAsia" w:ascii="Times New Roman" w:hAnsi="Times New Roman"/>
          <w:b/>
          <w:szCs w:val="24"/>
        </w:rPr>
        <w:t xml:space="preserve"> </w:t>
      </w:r>
      <w:r>
        <w:rPr>
          <w:rFonts w:hint="eastAsia" w:ascii="Times New Roman" w:hAnsi="Times New Roman"/>
          <w:bCs/>
          <w:szCs w:val="24"/>
        </w:rPr>
        <w:t>另一方面，</w:t>
      </w:r>
      <w:r>
        <w:rPr>
          <w:rFonts w:ascii="Times New Roman" w:hAnsi="Times New Roman"/>
          <w:szCs w:val="21"/>
        </w:rPr>
        <w:t>若</w:t>
      </w:r>
      <w:r>
        <w:rPr>
          <w:rFonts w:ascii="Times New Roman" w:hAnsi="Times New Roman"/>
          <w:position w:val="-10"/>
          <w:szCs w:val="21"/>
        </w:rPr>
        <w:object>
          <v:shape id="_x0000_i1057" o:spt="75" type="#_x0000_t75" style="height:17.45pt;width:13.6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71">
            <o:LockedField>false</o:LockedField>
          </o:OLEObject>
        </w:object>
      </w:r>
      <w:r>
        <w:rPr>
          <w:rFonts w:ascii="Times New Roman" w:hAnsi="Times New Roman"/>
          <w:szCs w:val="21"/>
        </w:rPr>
        <w:t>的值</w:t>
      </w:r>
      <w:r>
        <w:rPr>
          <w:rFonts w:ascii="Times New Roman" w:hAnsi="Times New Roman"/>
          <w:position w:val="-6"/>
          <w:szCs w:val="21"/>
        </w:rPr>
        <w:object>
          <v:shape id="_x0000_i1058" o:spt="75" type="#_x0000_t75" style="height:13.65pt;width:37.6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Times New Roman" w:hAnsi="Times New Roman"/>
          <w:szCs w:val="21"/>
        </w:rPr>
        <w:t>，则不能拒绝（或否定）</w:t>
      </w:r>
      <w:r>
        <w:rPr>
          <w:rFonts w:ascii="Times New Roman" w:hAnsi="Times New Roman"/>
          <w:i/>
          <w:iCs/>
          <w:szCs w:val="21"/>
        </w:rPr>
        <w:t>H</w:t>
      </w:r>
      <w:r>
        <w:rPr>
          <w:rFonts w:ascii="Times New Roman" w:hAnsi="Times New Roman"/>
          <w:szCs w:val="21"/>
          <w:vertAlign w:val="subscript"/>
        </w:rPr>
        <w:t>0</w:t>
      </w:r>
      <w:r>
        <w:rPr>
          <w:rFonts w:ascii="Times New Roman" w:hAnsi="Times New Roman"/>
          <w:szCs w:val="21"/>
        </w:rPr>
        <w:t>，即接受</w:t>
      </w:r>
      <w:r>
        <w:rPr>
          <w:rFonts w:ascii="Times New Roman" w:hAnsi="Times New Roman"/>
          <w:i/>
          <w:iCs/>
          <w:szCs w:val="21"/>
        </w:rPr>
        <w:t>H</w:t>
      </w:r>
      <w:r>
        <w:rPr>
          <w:rFonts w:ascii="Times New Roman" w:hAnsi="Times New Roman"/>
          <w:szCs w:val="21"/>
          <w:vertAlign w:val="subscript"/>
        </w:rPr>
        <w:t>0</w:t>
      </w:r>
      <w:r>
        <w:rPr>
          <w:rFonts w:hint="eastAsia" w:ascii="Times New Roman" w:hAnsi="Times New Roman"/>
          <w:szCs w:val="21"/>
        </w:rPr>
        <w:t>，并</w:t>
      </w:r>
      <w:r>
        <w:rPr>
          <w:rFonts w:ascii="Times New Roman" w:hAnsi="Times New Roman"/>
          <w:szCs w:val="21"/>
        </w:rPr>
        <w:t>根据上述推断作出结论．</w:t>
      </w:r>
      <w:r>
        <w:rPr>
          <w:rFonts w:ascii="Times New Roman" w:hAnsi="Times New Roman"/>
          <w:bCs/>
          <w:szCs w:val="24"/>
        </w:rPr>
        <w:t>2</w:t>
      </w:r>
      <w:r>
        <w:rPr>
          <w:rFonts w:hint="eastAsia" w:ascii="Times New Roman" w:hAnsi="Times New Roman"/>
          <w:bCs/>
          <w:szCs w:val="24"/>
        </w:rPr>
        <w:t>×</w:t>
      </w:r>
      <w:r>
        <w:rPr>
          <w:rFonts w:ascii="Times New Roman" w:hAnsi="Times New Roman"/>
          <w:bCs/>
          <w:szCs w:val="24"/>
        </w:rPr>
        <w:t>2</w:t>
      </w:r>
      <w:r>
        <w:rPr>
          <w:rFonts w:hint="eastAsia" w:ascii="Times New Roman" w:hAnsi="Times New Roman"/>
          <w:bCs/>
          <w:szCs w:val="24"/>
        </w:rPr>
        <w:t>列联表独立性检验中的统计决断是根据数据对可能的结果给出一个有较大把握的判断，是估计思想、检验思想的体现</w:t>
      </w:r>
      <w:r>
        <w:rPr>
          <w:rFonts w:ascii="Times New Roman" w:hAnsi="Times New Roman"/>
          <w:bCs/>
          <w:szCs w:val="24"/>
        </w:rPr>
        <w:t>．</w:t>
      </w:r>
    </w:p>
    <w:p w14:paraId="3E44DD82">
      <w:pPr>
        <w:spacing w:line="312" w:lineRule="auto"/>
        <w:ind w:firstLine="480"/>
        <w:rPr>
          <w:rFonts w:ascii="宋体" w:hAnsi="宋体" w:cs="宋体"/>
          <w:b/>
          <w:bCs/>
          <w:kern w:val="0"/>
          <w:szCs w:val="24"/>
        </w:rPr>
      </w:pPr>
      <w:r>
        <w:rPr>
          <w:rFonts w:hint="eastAsia" w:ascii="宋体" w:hAnsi="宋体" w:cs="Times New Roman"/>
          <w:color w:val="000000" w:themeColor="text1"/>
          <w:kern w:val="0"/>
          <w:szCs w:val="24"/>
        </w:rPr>
        <w:t>[设计意图]</w:t>
      </w:r>
      <w:r>
        <w:rPr>
          <w:rFonts w:hint="eastAsia" w:ascii="Times New Roman" w:hAnsi="Times New Roman" w:cs="Times New Roman"/>
          <w:kern w:val="0"/>
          <w:szCs w:val="24"/>
        </w:rPr>
        <w:t>通过基础训练题，梳理本专题相关的基础知识和基本方法，了解总体、样本、样本量的概念，掌握两种简单随机抽样方法，会用样本估计总体，了解样本相关系数的统计含义，理解2×2列联表的统计意义．</w:t>
      </w:r>
    </w:p>
    <w:p w14:paraId="59471C77">
      <w:pPr>
        <w:pStyle w:val="19"/>
        <w:tabs>
          <w:tab w:val="left" w:pos="420"/>
        </w:tabs>
        <w:spacing w:line="312" w:lineRule="auto"/>
        <w:ind w:firstLine="480"/>
        <w:rPr>
          <w:rFonts w:ascii="Times New Roman" w:hAnsi="Times New Roman"/>
          <w:bCs/>
          <w:szCs w:val="24"/>
        </w:rPr>
      </w:pPr>
    </w:p>
    <w:p w14:paraId="710E3495">
      <w:pPr>
        <w:widowControl/>
        <w:spacing w:line="312" w:lineRule="auto"/>
        <w:ind w:firstLine="482"/>
        <w:jc w:val="left"/>
        <w:rPr>
          <w:rFonts w:ascii="Times New Roman" w:hAnsi="Times New Roman" w:cs="Times New Roman"/>
          <w:b/>
          <w:bCs/>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二）内容结构</w:t>
      </w:r>
    </w:p>
    <w:p w14:paraId="0D073D33">
      <w:pPr>
        <w:widowControl/>
        <w:spacing w:line="312" w:lineRule="auto"/>
        <w:ind w:firstLine="482"/>
        <w:jc w:val="center"/>
        <w:rPr>
          <w:rFonts w:ascii="Times New Roman" w:hAnsi="Times New Roman" w:cs="Times New Roman"/>
          <w:b/>
          <w:bCs/>
          <w:kern w:val="0"/>
          <w:szCs w:val="24"/>
        </w:rPr>
      </w:pPr>
      <w:r>
        <w:rPr>
          <w:rFonts w:ascii="Times New Roman" w:hAnsi="Times New Roman" w:cs="Times New Roman"/>
          <w:b/>
          <w:bCs/>
          <w:kern w:val="0"/>
          <w:szCs w:val="24"/>
        </w:rPr>
        <w:drawing>
          <wp:inline distT="0" distB="0" distL="0" distR="0">
            <wp:extent cx="5039995" cy="2708910"/>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5040000" cy="2709490"/>
                    </a:xfrm>
                    <a:prstGeom prst="rect">
                      <a:avLst/>
                    </a:prstGeom>
                    <a:noFill/>
                  </pic:spPr>
                </pic:pic>
              </a:graphicData>
            </a:graphic>
          </wp:inline>
        </w:drawing>
      </w:r>
    </w:p>
    <w:p w14:paraId="1355621D">
      <w:pPr>
        <w:pStyle w:val="19"/>
        <w:tabs>
          <w:tab w:val="left" w:pos="420"/>
        </w:tabs>
        <w:spacing w:line="312" w:lineRule="auto"/>
        <w:ind w:firstLine="480"/>
        <w:rPr>
          <w:rFonts w:ascii="宋体" w:hAnsi="宋体"/>
          <w:szCs w:val="24"/>
        </w:rPr>
      </w:pPr>
      <w:r>
        <w:rPr>
          <w:rFonts w:hint="eastAsia" w:ascii="宋体" w:hAnsi="宋体"/>
          <w:szCs w:val="24"/>
        </w:rPr>
        <w:t>[设计意图]通过知识结构图呈现知识的来龙去脉，使学生了解知识之间的关联．</w:t>
      </w:r>
    </w:p>
    <w:p w14:paraId="042113C8">
      <w:pPr>
        <w:widowControl/>
        <w:spacing w:line="312" w:lineRule="auto"/>
        <w:ind w:firstLine="482"/>
        <w:jc w:val="left"/>
        <w:rPr>
          <w:rFonts w:ascii="Times New Roman" w:hAnsi="Times New Roman" w:cs="Times New Roman"/>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三）典例分析</w:t>
      </w:r>
    </w:p>
    <w:p w14:paraId="65683F7E">
      <w:pPr>
        <w:spacing w:line="312" w:lineRule="auto"/>
        <w:ind w:firstLine="482"/>
        <w:rPr>
          <w:rFonts w:ascii="Times New Roman" w:hAnsi="Times New Roman" w:cs="Times New Roman"/>
          <w:szCs w:val="24"/>
        </w:rPr>
      </w:pPr>
      <w:r>
        <w:rPr>
          <w:rFonts w:ascii="Times New Roman" w:hAnsi="Times New Roman" w:cs="Times New Roman"/>
          <w:b/>
          <w:bCs/>
          <w:szCs w:val="24"/>
        </w:rPr>
        <w:t>例1</w:t>
      </w:r>
      <w:bookmarkStart w:id="11" w:name="_Hlk129641366"/>
      <w:r>
        <w:rPr>
          <w:rFonts w:ascii="Times New Roman" w:hAnsi="Times New Roman" w:cs="Times New Roman"/>
          <w:szCs w:val="24"/>
        </w:rPr>
        <w:t xml:space="preserve"> </w:t>
      </w:r>
      <w:r>
        <w:rPr>
          <w:rFonts w:hint="eastAsia" w:ascii="Times New Roman" w:hAnsi="Times New Roman" w:cs="Times New Roman"/>
          <w:szCs w:val="24"/>
        </w:rPr>
        <w:t>某同学为了解我国文化教育普及程度，收集了我国部分</w:t>
      </w:r>
      <w:r>
        <w:rPr>
          <w:rFonts w:ascii="Times New Roman" w:hAnsi="Times New Roman" w:cs="Times New Roman"/>
          <w:szCs w:val="24"/>
        </w:rPr>
        <w:t>省级行政区15岁及以上</w:t>
      </w:r>
      <w:r>
        <w:rPr>
          <w:rFonts w:hint="eastAsia" w:ascii="Times New Roman" w:hAnsi="Times New Roman" w:cs="Times New Roman"/>
          <w:szCs w:val="24"/>
        </w:rPr>
        <w:t>男性和女性的文盲人口比重（%）情况，</w:t>
      </w:r>
      <w:r>
        <w:rPr>
          <w:rFonts w:ascii="Times New Roman" w:hAnsi="Times New Roman" w:cs="Times New Roman"/>
          <w:szCs w:val="24"/>
        </w:rPr>
        <w:t>经统计得到如下的</w:t>
      </w:r>
      <w:r>
        <w:rPr>
          <w:rFonts w:hint="eastAsia" w:ascii="Times New Roman" w:hAnsi="Times New Roman" w:cs="Times New Roman"/>
          <w:szCs w:val="24"/>
        </w:rPr>
        <w:t>茎叶图</w:t>
      </w:r>
      <w:r>
        <w:rPr>
          <w:rFonts w:ascii="Times New Roman" w:hAnsi="Times New Roman" w:cs="Times New Roman"/>
          <w:szCs w:val="24"/>
        </w:rPr>
        <w:t>．</w:t>
      </w:r>
      <w:bookmarkEnd w:id="11"/>
    </w:p>
    <w:tbl>
      <w:tblPr>
        <w:tblStyle w:val="12"/>
        <w:tblW w:w="8231" w:type="dxa"/>
        <w:tblInd w:w="0" w:type="dxa"/>
        <w:tblLayout w:type="autofit"/>
        <w:tblCellMar>
          <w:top w:w="0" w:type="dxa"/>
          <w:left w:w="108" w:type="dxa"/>
          <w:bottom w:w="0" w:type="dxa"/>
          <w:right w:w="108" w:type="dxa"/>
        </w:tblCellMar>
      </w:tblPr>
      <w:tblGrid>
        <w:gridCol w:w="1191"/>
        <w:gridCol w:w="321"/>
        <w:gridCol w:w="321"/>
        <w:gridCol w:w="321"/>
        <w:gridCol w:w="321"/>
        <w:gridCol w:w="321"/>
        <w:gridCol w:w="321"/>
        <w:gridCol w:w="321"/>
        <w:gridCol w:w="321"/>
        <w:gridCol w:w="620"/>
        <w:gridCol w:w="321"/>
        <w:gridCol w:w="321"/>
        <w:gridCol w:w="321"/>
        <w:gridCol w:w="321"/>
        <w:gridCol w:w="321"/>
        <w:gridCol w:w="321"/>
        <w:gridCol w:w="321"/>
        <w:gridCol w:w="321"/>
        <w:gridCol w:w="321"/>
        <w:gridCol w:w="321"/>
        <w:gridCol w:w="321"/>
        <w:gridCol w:w="321"/>
      </w:tblGrid>
      <w:tr w14:paraId="256E4D61">
        <w:trPr>
          <w:trHeight w:val="287" w:hRule="atLeast"/>
        </w:trPr>
        <w:tc>
          <w:tcPr>
            <w:tcW w:w="1191" w:type="dxa"/>
            <w:tcBorders>
              <w:top w:val="nil"/>
              <w:left w:val="nil"/>
              <w:bottom w:val="nil"/>
              <w:right w:val="nil"/>
            </w:tcBorders>
            <w:shd w:val="clear" w:color="auto" w:fill="auto"/>
            <w:noWrap/>
            <w:vAlign w:val="center"/>
          </w:tcPr>
          <w:p w14:paraId="6E8D2C23">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tcPr>
          <w:p w14:paraId="1FB3735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1CA837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EF5178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F50D98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5A2848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A189BFC">
            <w:pPr>
              <w:widowControl/>
              <w:spacing w:line="312" w:lineRule="auto"/>
              <w:ind w:firstLine="0" w:firstLineChars="0"/>
              <w:jc w:val="right"/>
              <w:rPr>
                <w:rFonts w:ascii="Times New Roman" w:hAnsi="Times New Roman" w:eastAsia="Times New Roman" w:cs="Times New Roman"/>
                <w:kern w:val="0"/>
                <w:sz w:val="21"/>
                <w:szCs w:val="21"/>
              </w:rPr>
            </w:pPr>
          </w:p>
        </w:tc>
        <w:tc>
          <w:tcPr>
            <w:tcW w:w="642" w:type="dxa"/>
            <w:gridSpan w:val="2"/>
            <w:tcBorders>
              <w:top w:val="nil"/>
              <w:left w:val="nil"/>
              <w:bottom w:val="nil"/>
              <w:right w:val="single" w:color="000000" w:sz="4" w:space="0"/>
            </w:tcBorders>
            <w:shd w:val="clear" w:color="auto" w:fill="auto"/>
            <w:noWrap/>
            <w:vAlign w:val="center"/>
          </w:tcPr>
          <w:p w14:paraId="7B7CD473">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女</w:t>
            </w:r>
          </w:p>
        </w:tc>
        <w:tc>
          <w:tcPr>
            <w:tcW w:w="620" w:type="dxa"/>
            <w:tcBorders>
              <w:top w:val="nil"/>
              <w:left w:val="nil"/>
              <w:bottom w:val="nil"/>
              <w:right w:val="single" w:color="auto" w:sz="4" w:space="0"/>
            </w:tcBorders>
            <w:shd w:val="clear" w:color="auto" w:fill="auto"/>
            <w:noWrap/>
            <w:vAlign w:val="center"/>
          </w:tcPr>
          <w:p w14:paraId="45D70AC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　</w:t>
            </w:r>
          </w:p>
        </w:tc>
        <w:tc>
          <w:tcPr>
            <w:tcW w:w="642" w:type="dxa"/>
            <w:gridSpan w:val="2"/>
            <w:tcBorders>
              <w:top w:val="nil"/>
              <w:left w:val="nil"/>
              <w:bottom w:val="nil"/>
              <w:right w:val="nil"/>
            </w:tcBorders>
            <w:shd w:val="clear" w:color="auto" w:fill="auto"/>
            <w:noWrap/>
            <w:vAlign w:val="center"/>
          </w:tcPr>
          <w:p w14:paraId="36D6CA5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男</w:t>
            </w:r>
          </w:p>
        </w:tc>
        <w:tc>
          <w:tcPr>
            <w:tcW w:w="321" w:type="dxa"/>
            <w:tcBorders>
              <w:top w:val="nil"/>
              <w:left w:val="nil"/>
              <w:bottom w:val="nil"/>
              <w:right w:val="nil"/>
            </w:tcBorders>
            <w:shd w:val="clear" w:color="auto" w:fill="auto"/>
            <w:noWrap/>
            <w:vAlign w:val="center"/>
          </w:tcPr>
          <w:p w14:paraId="338E009E">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07ABA46">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BFB164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12B511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7A1B5A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08D103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4B197E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8857DF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2C1303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618DD84">
            <w:pPr>
              <w:widowControl/>
              <w:spacing w:line="312" w:lineRule="auto"/>
              <w:ind w:firstLine="0" w:firstLineChars="0"/>
              <w:jc w:val="left"/>
              <w:rPr>
                <w:rFonts w:ascii="Times New Roman" w:hAnsi="Times New Roman" w:eastAsia="Times New Roman" w:cs="Times New Roman"/>
                <w:kern w:val="0"/>
                <w:sz w:val="21"/>
                <w:szCs w:val="21"/>
              </w:rPr>
            </w:pPr>
          </w:p>
        </w:tc>
      </w:tr>
      <w:tr w14:paraId="50FCCE3D">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0ECD0ED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4A45DA51">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37808FF">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5481B41">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3812640">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8859124">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A0A0516">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921E6B8">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8D6C222">
            <w:pPr>
              <w:widowControl/>
              <w:spacing w:line="312" w:lineRule="auto"/>
              <w:ind w:firstLine="0" w:firstLineChars="0"/>
              <w:jc w:val="right"/>
              <w:rPr>
                <w:rFonts w:ascii="Times New Roman" w:hAnsi="Times New Roman" w:eastAsia="Times New Roman" w:cs="Times New Roman"/>
                <w:kern w:val="0"/>
                <w:sz w:val="21"/>
                <w:szCs w:val="21"/>
              </w:rPr>
            </w:pPr>
          </w:p>
        </w:tc>
        <w:tc>
          <w:tcPr>
            <w:tcW w:w="620" w:type="dxa"/>
            <w:tcBorders>
              <w:top w:val="nil"/>
              <w:left w:val="single" w:color="auto" w:sz="4" w:space="0"/>
              <w:bottom w:val="nil"/>
              <w:right w:val="single" w:color="auto" w:sz="4" w:space="0"/>
            </w:tcBorders>
            <w:shd w:val="clear" w:color="auto" w:fill="auto"/>
            <w:noWrap/>
            <w:vAlign w:val="center"/>
          </w:tcPr>
          <w:p w14:paraId="08CCB82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0</w:t>
            </w:r>
          </w:p>
        </w:tc>
        <w:tc>
          <w:tcPr>
            <w:tcW w:w="321" w:type="dxa"/>
            <w:tcBorders>
              <w:top w:val="nil"/>
              <w:left w:val="nil"/>
              <w:bottom w:val="nil"/>
              <w:right w:val="nil"/>
            </w:tcBorders>
            <w:shd w:val="clear" w:color="auto" w:fill="auto"/>
            <w:noWrap/>
            <w:vAlign w:val="center"/>
          </w:tcPr>
          <w:p w14:paraId="3E15C9A5">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4</w:t>
            </w:r>
          </w:p>
        </w:tc>
        <w:tc>
          <w:tcPr>
            <w:tcW w:w="321" w:type="dxa"/>
            <w:tcBorders>
              <w:top w:val="nil"/>
              <w:left w:val="nil"/>
              <w:bottom w:val="nil"/>
              <w:right w:val="nil"/>
            </w:tcBorders>
            <w:shd w:val="clear" w:color="auto" w:fill="auto"/>
            <w:noWrap/>
            <w:vAlign w:val="center"/>
          </w:tcPr>
          <w:p w14:paraId="294B6DA4">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6</w:t>
            </w:r>
          </w:p>
        </w:tc>
        <w:tc>
          <w:tcPr>
            <w:tcW w:w="321" w:type="dxa"/>
            <w:tcBorders>
              <w:top w:val="nil"/>
              <w:left w:val="nil"/>
              <w:bottom w:val="nil"/>
              <w:right w:val="nil"/>
            </w:tcBorders>
            <w:shd w:val="clear" w:color="auto" w:fill="auto"/>
            <w:noWrap/>
            <w:vAlign w:val="center"/>
          </w:tcPr>
          <w:p w14:paraId="6EE4720E">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19FD20FF">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5888EA05">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18E71A93">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158E6560">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651A0686">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7590AD4B">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076363D3">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2F391F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967BECE">
            <w:pPr>
              <w:widowControl/>
              <w:spacing w:line="312" w:lineRule="auto"/>
              <w:ind w:firstLine="0" w:firstLineChars="0"/>
              <w:jc w:val="left"/>
              <w:rPr>
                <w:rFonts w:ascii="Times New Roman" w:hAnsi="Times New Roman" w:eastAsia="Times New Roman" w:cs="Times New Roman"/>
                <w:kern w:val="0"/>
                <w:sz w:val="21"/>
                <w:szCs w:val="21"/>
              </w:rPr>
            </w:pPr>
          </w:p>
        </w:tc>
      </w:tr>
      <w:tr w14:paraId="5DE1658A">
        <w:trPr>
          <w:trHeight w:val="285" w:hRule="atLeast"/>
        </w:trPr>
        <w:tc>
          <w:tcPr>
            <w:tcW w:w="1191" w:type="dxa"/>
            <w:tcBorders>
              <w:top w:val="nil"/>
              <w:left w:val="nil"/>
              <w:bottom w:val="nil"/>
              <w:right w:val="nil"/>
            </w:tcBorders>
            <w:shd w:val="clear" w:color="auto" w:fill="auto"/>
            <w:noWrap/>
            <w:vAlign w:val="center"/>
          </w:tcPr>
          <w:p w14:paraId="06D6CBA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5547C30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EA996D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01420F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7D93EC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FB51AD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48CDBE1">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00CF1D9">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0021E68B">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4</w:t>
            </w:r>
          </w:p>
        </w:tc>
        <w:tc>
          <w:tcPr>
            <w:tcW w:w="620" w:type="dxa"/>
            <w:tcBorders>
              <w:top w:val="nil"/>
              <w:left w:val="single" w:color="auto" w:sz="4" w:space="0"/>
              <w:bottom w:val="nil"/>
              <w:right w:val="single" w:color="auto" w:sz="4" w:space="0"/>
            </w:tcBorders>
            <w:shd w:val="clear" w:color="auto" w:fill="auto"/>
            <w:noWrap/>
            <w:vAlign w:val="center"/>
          </w:tcPr>
          <w:p w14:paraId="498DB71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21E4DC5C">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0</w:t>
            </w:r>
          </w:p>
        </w:tc>
        <w:tc>
          <w:tcPr>
            <w:tcW w:w="321" w:type="dxa"/>
            <w:tcBorders>
              <w:top w:val="nil"/>
              <w:left w:val="nil"/>
              <w:bottom w:val="nil"/>
              <w:right w:val="nil"/>
            </w:tcBorders>
            <w:shd w:val="clear" w:color="auto" w:fill="auto"/>
            <w:noWrap/>
            <w:vAlign w:val="center"/>
          </w:tcPr>
          <w:p w14:paraId="110763BA">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0</w:t>
            </w:r>
          </w:p>
        </w:tc>
        <w:tc>
          <w:tcPr>
            <w:tcW w:w="321" w:type="dxa"/>
            <w:tcBorders>
              <w:top w:val="nil"/>
              <w:left w:val="nil"/>
              <w:bottom w:val="nil"/>
              <w:right w:val="nil"/>
            </w:tcBorders>
            <w:shd w:val="clear" w:color="auto" w:fill="auto"/>
            <w:noWrap/>
            <w:vAlign w:val="center"/>
          </w:tcPr>
          <w:p w14:paraId="55F11E82">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0</w:t>
            </w:r>
          </w:p>
        </w:tc>
        <w:tc>
          <w:tcPr>
            <w:tcW w:w="321" w:type="dxa"/>
            <w:tcBorders>
              <w:top w:val="nil"/>
              <w:left w:val="nil"/>
              <w:bottom w:val="nil"/>
              <w:right w:val="nil"/>
            </w:tcBorders>
            <w:shd w:val="clear" w:color="auto" w:fill="auto"/>
            <w:noWrap/>
            <w:vAlign w:val="center"/>
          </w:tcPr>
          <w:p w14:paraId="67665C65">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55DB4D39">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2</w:t>
            </w:r>
          </w:p>
        </w:tc>
        <w:tc>
          <w:tcPr>
            <w:tcW w:w="321" w:type="dxa"/>
            <w:tcBorders>
              <w:top w:val="nil"/>
              <w:left w:val="nil"/>
              <w:bottom w:val="nil"/>
              <w:right w:val="nil"/>
            </w:tcBorders>
            <w:shd w:val="clear" w:color="auto" w:fill="auto"/>
            <w:noWrap/>
            <w:vAlign w:val="center"/>
          </w:tcPr>
          <w:p w14:paraId="1267EBB8">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0BCFCBB1">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78C1894E">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3D9ABF83">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165504F3">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6C6FED80">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7AB7A8E0">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9</w:t>
            </w:r>
          </w:p>
        </w:tc>
      </w:tr>
      <w:tr w14:paraId="1F525743">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0A072DE2">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tcPr>
          <w:p w14:paraId="142E1341">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195174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C79F0FE">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6232AB33">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29A086C8">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2</w:t>
            </w:r>
          </w:p>
        </w:tc>
        <w:tc>
          <w:tcPr>
            <w:tcW w:w="321" w:type="dxa"/>
            <w:tcBorders>
              <w:top w:val="nil"/>
              <w:left w:val="nil"/>
              <w:bottom w:val="nil"/>
              <w:right w:val="nil"/>
            </w:tcBorders>
            <w:shd w:val="clear" w:color="auto" w:fill="auto"/>
            <w:noWrap/>
            <w:vAlign w:val="center"/>
          </w:tcPr>
          <w:p w14:paraId="7A0440D6">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69F08CDD">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7E2579F2">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1</w:t>
            </w:r>
          </w:p>
        </w:tc>
        <w:tc>
          <w:tcPr>
            <w:tcW w:w="620" w:type="dxa"/>
            <w:tcBorders>
              <w:top w:val="nil"/>
              <w:left w:val="single" w:color="auto" w:sz="4" w:space="0"/>
              <w:bottom w:val="nil"/>
              <w:right w:val="single" w:color="auto" w:sz="4" w:space="0"/>
            </w:tcBorders>
            <w:shd w:val="clear" w:color="auto" w:fill="auto"/>
            <w:noWrap/>
            <w:vAlign w:val="center"/>
          </w:tcPr>
          <w:p w14:paraId="2BBFAE2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w:t>
            </w:r>
          </w:p>
        </w:tc>
        <w:tc>
          <w:tcPr>
            <w:tcW w:w="321" w:type="dxa"/>
            <w:tcBorders>
              <w:top w:val="nil"/>
              <w:left w:val="nil"/>
              <w:bottom w:val="nil"/>
              <w:right w:val="nil"/>
            </w:tcBorders>
            <w:shd w:val="clear" w:color="auto" w:fill="auto"/>
            <w:noWrap/>
            <w:vAlign w:val="center"/>
          </w:tcPr>
          <w:p w14:paraId="4771468E">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77BBAAAD">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6</w:t>
            </w:r>
          </w:p>
        </w:tc>
        <w:tc>
          <w:tcPr>
            <w:tcW w:w="321" w:type="dxa"/>
            <w:tcBorders>
              <w:top w:val="nil"/>
              <w:left w:val="nil"/>
              <w:bottom w:val="nil"/>
              <w:right w:val="nil"/>
            </w:tcBorders>
            <w:shd w:val="clear" w:color="auto" w:fill="auto"/>
            <w:noWrap/>
            <w:vAlign w:val="center"/>
          </w:tcPr>
          <w:p w14:paraId="2A5A3C75">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3E2C100D">
            <w:pPr>
              <w:widowControl/>
              <w:spacing w:line="312" w:lineRule="auto"/>
              <w:ind w:firstLine="0" w:firstLineChars="0"/>
              <w:jc w:val="left"/>
              <w:rPr>
                <w:rFonts w:ascii="Times New Roman" w:hAnsi="Times New Roman" w:cs="Times New Roman"/>
                <w:i/>
                <w:iCs/>
                <w:kern w:val="0"/>
                <w:sz w:val="21"/>
                <w:szCs w:val="21"/>
              </w:rPr>
            </w:pPr>
            <w:r>
              <w:rPr>
                <w:rFonts w:hint="eastAsia" w:ascii="Times New Roman" w:hAnsi="Times New Roman" w:cs="Times New Roman"/>
                <w:i/>
                <w:iCs/>
                <w:kern w:val="0"/>
                <w:sz w:val="21"/>
                <w:szCs w:val="21"/>
              </w:rPr>
              <w:t>b</w:t>
            </w:r>
          </w:p>
        </w:tc>
        <w:tc>
          <w:tcPr>
            <w:tcW w:w="321" w:type="dxa"/>
            <w:tcBorders>
              <w:top w:val="nil"/>
              <w:left w:val="nil"/>
              <w:bottom w:val="nil"/>
              <w:right w:val="nil"/>
            </w:tcBorders>
            <w:shd w:val="clear" w:color="auto" w:fill="auto"/>
            <w:noWrap/>
            <w:vAlign w:val="center"/>
          </w:tcPr>
          <w:p w14:paraId="11F0C678">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24F38426">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238F78D">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1C539F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0590FC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E03D03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DE32C99">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18A0264">
            <w:pPr>
              <w:widowControl/>
              <w:spacing w:line="312" w:lineRule="auto"/>
              <w:ind w:firstLine="0" w:firstLineChars="0"/>
              <w:jc w:val="left"/>
              <w:rPr>
                <w:rFonts w:ascii="Times New Roman" w:hAnsi="Times New Roman" w:eastAsia="Times New Roman" w:cs="Times New Roman"/>
                <w:kern w:val="0"/>
                <w:sz w:val="21"/>
                <w:szCs w:val="21"/>
              </w:rPr>
            </w:pPr>
          </w:p>
        </w:tc>
      </w:tr>
      <w:tr w14:paraId="61CF7460">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7B7B4246">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34F04DE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CF3F032">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0946EA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BA3DFF4">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F439FB7">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2CF7136">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2</w:t>
            </w:r>
          </w:p>
        </w:tc>
        <w:tc>
          <w:tcPr>
            <w:tcW w:w="321" w:type="dxa"/>
            <w:tcBorders>
              <w:top w:val="nil"/>
              <w:left w:val="nil"/>
              <w:bottom w:val="nil"/>
              <w:right w:val="nil"/>
            </w:tcBorders>
            <w:shd w:val="clear" w:color="auto" w:fill="auto"/>
            <w:noWrap/>
            <w:vAlign w:val="center"/>
          </w:tcPr>
          <w:p w14:paraId="655E1DA2">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0</w:t>
            </w:r>
          </w:p>
        </w:tc>
        <w:tc>
          <w:tcPr>
            <w:tcW w:w="321" w:type="dxa"/>
            <w:tcBorders>
              <w:top w:val="nil"/>
              <w:left w:val="nil"/>
              <w:bottom w:val="nil"/>
              <w:right w:val="nil"/>
            </w:tcBorders>
            <w:shd w:val="clear" w:color="auto" w:fill="auto"/>
            <w:noWrap/>
            <w:vAlign w:val="center"/>
          </w:tcPr>
          <w:p w14:paraId="415619D7">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0</w:t>
            </w:r>
          </w:p>
        </w:tc>
        <w:tc>
          <w:tcPr>
            <w:tcW w:w="620" w:type="dxa"/>
            <w:tcBorders>
              <w:top w:val="nil"/>
              <w:left w:val="single" w:color="auto" w:sz="4" w:space="0"/>
              <w:bottom w:val="nil"/>
              <w:right w:val="single" w:color="auto" w:sz="4" w:space="0"/>
            </w:tcBorders>
            <w:shd w:val="clear" w:color="auto" w:fill="auto"/>
            <w:noWrap/>
            <w:vAlign w:val="center"/>
          </w:tcPr>
          <w:p w14:paraId="0117B47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5EBFF108">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08023628">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ED1478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CA300C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ECCE73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178C67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8934E6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94FD07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C67084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D87DD3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F58A08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5134C76">
            <w:pPr>
              <w:widowControl/>
              <w:spacing w:line="312" w:lineRule="auto"/>
              <w:ind w:firstLine="0" w:firstLineChars="0"/>
              <w:jc w:val="left"/>
              <w:rPr>
                <w:rFonts w:ascii="Times New Roman" w:hAnsi="Times New Roman" w:eastAsia="Times New Roman" w:cs="Times New Roman"/>
                <w:kern w:val="0"/>
                <w:sz w:val="21"/>
                <w:szCs w:val="21"/>
              </w:rPr>
            </w:pPr>
          </w:p>
        </w:tc>
      </w:tr>
      <w:tr w14:paraId="02A62E06">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27A3A71C">
            <w:pPr>
              <w:widowControl/>
              <w:spacing w:line="312" w:lineRule="auto"/>
              <w:ind w:firstLine="0" w:firstLineChars="0"/>
              <w:jc w:val="right"/>
              <w:rPr>
                <w:rFonts w:ascii="Times New Roman" w:hAnsi="Times New Roman" w:cs="Times New Roman"/>
                <w:kern w:val="0"/>
                <w:sz w:val="21"/>
                <w:szCs w:val="21"/>
              </w:rPr>
            </w:pPr>
          </w:p>
        </w:tc>
        <w:tc>
          <w:tcPr>
            <w:tcW w:w="321" w:type="dxa"/>
            <w:tcBorders>
              <w:top w:val="nil"/>
              <w:left w:val="nil"/>
              <w:bottom w:val="nil"/>
              <w:right w:val="nil"/>
            </w:tcBorders>
          </w:tcPr>
          <w:p w14:paraId="0DB23293">
            <w:pPr>
              <w:widowControl/>
              <w:spacing w:line="312" w:lineRule="auto"/>
              <w:ind w:firstLine="0" w:firstLineChars="0"/>
              <w:jc w:val="right"/>
              <w:rPr>
                <w:rFonts w:ascii="Times New Roman" w:hAnsi="Times New Roman" w:cs="Times New Roman"/>
                <w:i/>
                <w:iCs/>
                <w:kern w:val="0"/>
                <w:sz w:val="21"/>
                <w:szCs w:val="21"/>
              </w:rPr>
            </w:pPr>
            <w:r>
              <w:rPr>
                <w:rFonts w:hint="eastAsia" w:ascii="Times New Roman" w:hAnsi="Times New Roman" w:cs="Times New Roman"/>
                <w:i/>
                <w:iCs/>
                <w:kern w:val="0"/>
                <w:sz w:val="21"/>
                <w:szCs w:val="21"/>
              </w:rPr>
              <w:t>a</w:t>
            </w:r>
          </w:p>
        </w:tc>
        <w:tc>
          <w:tcPr>
            <w:tcW w:w="321" w:type="dxa"/>
            <w:tcBorders>
              <w:top w:val="nil"/>
              <w:left w:val="nil"/>
              <w:bottom w:val="nil"/>
              <w:right w:val="nil"/>
            </w:tcBorders>
            <w:shd w:val="clear" w:color="auto" w:fill="auto"/>
            <w:noWrap/>
            <w:vAlign w:val="center"/>
          </w:tcPr>
          <w:p w14:paraId="4CD6A242">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65087434">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9</w:t>
            </w:r>
          </w:p>
        </w:tc>
        <w:tc>
          <w:tcPr>
            <w:tcW w:w="321" w:type="dxa"/>
            <w:tcBorders>
              <w:top w:val="nil"/>
              <w:left w:val="nil"/>
              <w:bottom w:val="nil"/>
              <w:right w:val="nil"/>
            </w:tcBorders>
            <w:shd w:val="clear" w:color="auto" w:fill="auto"/>
            <w:noWrap/>
            <w:vAlign w:val="center"/>
          </w:tcPr>
          <w:p w14:paraId="58CA0681">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61C76C9C">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4</w:t>
            </w:r>
          </w:p>
        </w:tc>
        <w:tc>
          <w:tcPr>
            <w:tcW w:w="321" w:type="dxa"/>
            <w:tcBorders>
              <w:top w:val="nil"/>
              <w:left w:val="nil"/>
              <w:bottom w:val="nil"/>
              <w:right w:val="nil"/>
            </w:tcBorders>
            <w:shd w:val="clear" w:color="auto" w:fill="auto"/>
            <w:noWrap/>
            <w:vAlign w:val="center"/>
          </w:tcPr>
          <w:p w14:paraId="648A0824">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1D0FC8AC">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3</w:t>
            </w:r>
          </w:p>
        </w:tc>
        <w:tc>
          <w:tcPr>
            <w:tcW w:w="321" w:type="dxa"/>
            <w:tcBorders>
              <w:top w:val="nil"/>
              <w:left w:val="nil"/>
              <w:bottom w:val="nil"/>
              <w:right w:val="nil"/>
            </w:tcBorders>
            <w:shd w:val="clear" w:color="auto" w:fill="auto"/>
            <w:noWrap/>
            <w:vAlign w:val="center"/>
          </w:tcPr>
          <w:p w14:paraId="1E6662D4">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0</w:t>
            </w:r>
          </w:p>
        </w:tc>
        <w:tc>
          <w:tcPr>
            <w:tcW w:w="620" w:type="dxa"/>
            <w:tcBorders>
              <w:top w:val="nil"/>
              <w:left w:val="single" w:color="auto" w:sz="4" w:space="0"/>
              <w:bottom w:val="nil"/>
              <w:right w:val="single" w:color="auto" w:sz="4" w:space="0"/>
            </w:tcBorders>
            <w:shd w:val="clear" w:color="auto" w:fill="auto"/>
            <w:noWrap/>
            <w:vAlign w:val="center"/>
          </w:tcPr>
          <w:p w14:paraId="28BDE0F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4</w:t>
            </w:r>
          </w:p>
        </w:tc>
        <w:tc>
          <w:tcPr>
            <w:tcW w:w="321" w:type="dxa"/>
            <w:tcBorders>
              <w:top w:val="nil"/>
              <w:left w:val="nil"/>
              <w:bottom w:val="nil"/>
              <w:right w:val="nil"/>
            </w:tcBorders>
            <w:shd w:val="clear" w:color="auto" w:fill="auto"/>
            <w:noWrap/>
            <w:vAlign w:val="center"/>
          </w:tcPr>
          <w:p w14:paraId="68468634">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1</w:t>
            </w:r>
          </w:p>
        </w:tc>
        <w:tc>
          <w:tcPr>
            <w:tcW w:w="321" w:type="dxa"/>
            <w:tcBorders>
              <w:top w:val="nil"/>
              <w:left w:val="nil"/>
              <w:bottom w:val="nil"/>
              <w:right w:val="nil"/>
            </w:tcBorders>
            <w:shd w:val="clear" w:color="auto" w:fill="auto"/>
            <w:noWrap/>
            <w:vAlign w:val="center"/>
          </w:tcPr>
          <w:p w14:paraId="6E2D2FD6">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18713ED4">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EA2170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758D0B0">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6FE652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937D21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D9EBD5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AF772C8">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83BAB9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C36455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250C299">
            <w:pPr>
              <w:widowControl/>
              <w:spacing w:line="312" w:lineRule="auto"/>
              <w:ind w:firstLine="0" w:firstLineChars="0"/>
              <w:jc w:val="left"/>
              <w:rPr>
                <w:rFonts w:ascii="Times New Roman" w:hAnsi="Times New Roman" w:eastAsia="Times New Roman" w:cs="Times New Roman"/>
                <w:kern w:val="0"/>
                <w:sz w:val="21"/>
                <w:szCs w:val="21"/>
              </w:rPr>
            </w:pPr>
          </w:p>
        </w:tc>
      </w:tr>
      <w:tr w14:paraId="6E178806">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4F0F9D6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638A46B7">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7E0B19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2C7723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6B140D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E89A2A7">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66469AF">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238BB5E">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5F537039">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0</w:t>
            </w:r>
          </w:p>
        </w:tc>
        <w:tc>
          <w:tcPr>
            <w:tcW w:w="620" w:type="dxa"/>
            <w:tcBorders>
              <w:top w:val="nil"/>
              <w:left w:val="single" w:color="auto" w:sz="4" w:space="0"/>
              <w:bottom w:val="nil"/>
              <w:right w:val="single" w:color="auto" w:sz="4" w:space="0"/>
            </w:tcBorders>
            <w:shd w:val="clear" w:color="auto" w:fill="auto"/>
            <w:noWrap/>
            <w:vAlign w:val="center"/>
          </w:tcPr>
          <w:p w14:paraId="662BBD2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78637ED3">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F26ECC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09F7C6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B9548BD">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232F5E9">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1D4A96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1194B6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3C9A45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86B425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EBF3A4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D33D06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EEFAD86">
            <w:pPr>
              <w:widowControl/>
              <w:spacing w:line="312" w:lineRule="auto"/>
              <w:ind w:firstLine="0" w:firstLineChars="0"/>
              <w:jc w:val="left"/>
              <w:rPr>
                <w:rFonts w:ascii="Times New Roman" w:hAnsi="Times New Roman" w:eastAsia="Times New Roman" w:cs="Times New Roman"/>
                <w:kern w:val="0"/>
                <w:sz w:val="21"/>
                <w:szCs w:val="21"/>
              </w:rPr>
            </w:pPr>
          </w:p>
        </w:tc>
      </w:tr>
      <w:tr w14:paraId="3A37B68F">
        <w:trPr>
          <w:trHeight w:val="285" w:hRule="atLeast"/>
        </w:trPr>
        <w:tc>
          <w:tcPr>
            <w:tcW w:w="1191" w:type="dxa"/>
            <w:tcBorders>
              <w:top w:val="nil"/>
              <w:left w:val="nil"/>
              <w:bottom w:val="nil"/>
              <w:right w:val="nil"/>
            </w:tcBorders>
            <w:shd w:val="clear" w:color="auto" w:fill="auto"/>
            <w:noWrap/>
            <w:vAlign w:val="center"/>
          </w:tcPr>
          <w:p w14:paraId="21BB8BF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4B5C097F">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1330AE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2F698B9">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4048C4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8F31C02">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AA3E805">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3FCE2071">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127575C9">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2</w:t>
            </w:r>
          </w:p>
        </w:tc>
        <w:tc>
          <w:tcPr>
            <w:tcW w:w="620" w:type="dxa"/>
            <w:tcBorders>
              <w:top w:val="nil"/>
              <w:left w:val="single" w:color="auto" w:sz="4" w:space="0"/>
              <w:bottom w:val="nil"/>
              <w:right w:val="single" w:color="auto" w:sz="4" w:space="0"/>
            </w:tcBorders>
            <w:shd w:val="clear" w:color="auto" w:fill="auto"/>
            <w:noWrap/>
            <w:vAlign w:val="center"/>
          </w:tcPr>
          <w:p w14:paraId="2C59A37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6</w:t>
            </w:r>
          </w:p>
        </w:tc>
        <w:tc>
          <w:tcPr>
            <w:tcW w:w="321" w:type="dxa"/>
            <w:tcBorders>
              <w:top w:val="nil"/>
              <w:left w:val="nil"/>
              <w:bottom w:val="nil"/>
              <w:right w:val="nil"/>
            </w:tcBorders>
            <w:shd w:val="clear" w:color="auto" w:fill="auto"/>
            <w:noWrap/>
            <w:vAlign w:val="center"/>
          </w:tcPr>
          <w:p w14:paraId="2919B6D1">
            <w:pPr>
              <w:widowControl/>
              <w:spacing w:line="312" w:lineRule="auto"/>
              <w:ind w:firstLine="0" w:firstLineChars="0"/>
              <w:jc w:val="left"/>
              <w:rPr>
                <w:rFonts w:ascii="Times New Roman" w:hAnsi="Times New Roman" w:cs="Times New Roman"/>
                <w:kern w:val="0"/>
                <w:sz w:val="21"/>
                <w:szCs w:val="21"/>
              </w:rPr>
            </w:pPr>
            <w:r>
              <w:rPr>
                <w:rFonts w:ascii="Times New Roman" w:hAnsi="Times New Roman" w:cs="Times New Roman"/>
                <w:kern w:val="0"/>
                <w:sz w:val="21"/>
                <w:szCs w:val="21"/>
              </w:rPr>
              <w:t>2</w:t>
            </w:r>
          </w:p>
        </w:tc>
        <w:tc>
          <w:tcPr>
            <w:tcW w:w="321" w:type="dxa"/>
            <w:tcBorders>
              <w:top w:val="nil"/>
              <w:left w:val="nil"/>
              <w:bottom w:val="nil"/>
              <w:right w:val="nil"/>
            </w:tcBorders>
            <w:shd w:val="clear" w:color="auto" w:fill="auto"/>
            <w:noWrap/>
            <w:vAlign w:val="center"/>
          </w:tcPr>
          <w:p w14:paraId="7CD2AAFF">
            <w:pPr>
              <w:widowControl/>
              <w:spacing w:line="312" w:lineRule="auto"/>
              <w:ind w:firstLine="0" w:firstLineChars="0"/>
              <w:jc w:val="left"/>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CF2D7B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694EC3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01B1BE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1B6EBC6">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C0C7E4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721254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B4AABE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CFA4FC6">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1519CF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1389360">
            <w:pPr>
              <w:widowControl/>
              <w:spacing w:line="312" w:lineRule="auto"/>
              <w:ind w:firstLine="0" w:firstLineChars="0"/>
              <w:jc w:val="left"/>
              <w:rPr>
                <w:rFonts w:ascii="Times New Roman" w:hAnsi="Times New Roman" w:eastAsia="Times New Roman" w:cs="Times New Roman"/>
                <w:kern w:val="0"/>
                <w:sz w:val="21"/>
                <w:szCs w:val="21"/>
              </w:rPr>
            </w:pPr>
          </w:p>
        </w:tc>
      </w:tr>
      <w:tr w14:paraId="0A91466C">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31F5B68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51DC8274">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B540FA7">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C1A4D2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A19A4D4">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B686762">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BCA5693">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979D796">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C8ECEB1">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6</w:t>
            </w:r>
          </w:p>
        </w:tc>
        <w:tc>
          <w:tcPr>
            <w:tcW w:w="620" w:type="dxa"/>
            <w:tcBorders>
              <w:top w:val="nil"/>
              <w:left w:val="single" w:color="auto" w:sz="4" w:space="0"/>
              <w:bottom w:val="nil"/>
              <w:right w:val="single" w:color="auto" w:sz="4" w:space="0"/>
            </w:tcBorders>
            <w:shd w:val="clear" w:color="auto" w:fill="auto"/>
            <w:noWrap/>
            <w:vAlign w:val="center"/>
          </w:tcPr>
          <w:p w14:paraId="209D8C5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7</w:t>
            </w:r>
          </w:p>
        </w:tc>
        <w:tc>
          <w:tcPr>
            <w:tcW w:w="321" w:type="dxa"/>
            <w:tcBorders>
              <w:top w:val="nil"/>
              <w:left w:val="nil"/>
              <w:bottom w:val="nil"/>
              <w:right w:val="nil"/>
            </w:tcBorders>
            <w:shd w:val="clear" w:color="auto" w:fill="auto"/>
            <w:noWrap/>
            <w:vAlign w:val="center"/>
          </w:tcPr>
          <w:p w14:paraId="74421446">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FA53AE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3755B9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D94364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102DBD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942B6F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FCEA86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491330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EAA5D2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F58FA4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BDACDD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D854D65">
            <w:pPr>
              <w:widowControl/>
              <w:spacing w:line="312" w:lineRule="auto"/>
              <w:ind w:firstLine="0" w:firstLineChars="0"/>
              <w:jc w:val="left"/>
              <w:rPr>
                <w:rFonts w:ascii="Times New Roman" w:hAnsi="Times New Roman" w:eastAsia="Times New Roman" w:cs="Times New Roman"/>
                <w:kern w:val="0"/>
                <w:sz w:val="21"/>
                <w:szCs w:val="21"/>
              </w:rPr>
            </w:pPr>
          </w:p>
        </w:tc>
      </w:tr>
      <w:tr w14:paraId="699BB109">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4F239C8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3EC55D1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23F5C92">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BBF6F31">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F9FF46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DB0097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111555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EE75321">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5</w:t>
            </w:r>
          </w:p>
        </w:tc>
        <w:tc>
          <w:tcPr>
            <w:tcW w:w="321" w:type="dxa"/>
            <w:tcBorders>
              <w:top w:val="nil"/>
              <w:left w:val="nil"/>
              <w:bottom w:val="nil"/>
              <w:right w:val="nil"/>
            </w:tcBorders>
            <w:shd w:val="clear" w:color="auto" w:fill="auto"/>
            <w:noWrap/>
            <w:vAlign w:val="center"/>
          </w:tcPr>
          <w:p w14:paraId="3161E154">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5</w:t>
            </w:r>
          </w:p>
        </w:tc>
        <w:tc>
          <w:tcPr>
            <w:tcW w:w="620" w:type="dxa"/>
            <w:tcBorders>
              <w:top w:val="nil"/>
              <w:left w:val="single" w:color="auto" w:sz="4" w:space="0"/>
              <w:bottom w:val="nil"/>
              <w:right w:val="single" w:color="auto" w:sz="4" w:space="0"/>
            </w:tcBorders>
            <w:shd w:val="clear" w:color="auto" w:fill="auto"/>
            <w:noWrap/>
            <w:vAlign w:val="center"/>
          </w:tcPr>
          <w:p w14:paraId="4825CA39">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8</w:t>
            </w:r>
          </w:p>
        </w:tc>
        <w:tc>
          <w:tcPr>
            <w:tcW w:w="321" w:type="dxa"/>
            <w:tcBorders>
              <w:top w:val="nil"/>
              <w:left w:val="nil"/>
              <w:bottom w:val="nil"/>
              <w:right w:val="nil"/>
            </w:tcBorders>
            <w:shd w:val="clear" w:color="auto" w:fill="auto"/>
            <w:noWrap/>
            <w:vAlign w:val="center"/>
          </w:tcPr>
          <w:p w14:paraId="5B74927F">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1CC0C5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AA8C8B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7FCABC8">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E1216E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F8C867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D57A58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11E6AA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A3D0FF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956443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B870E3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09F317E">
            <w:pPr>
              <w:widowControl/>
              <w:spacing w:line="312" w:lineRule="auto"/>
              <w:ind w:firstLine="0" w:firstLineChars="0"/>
              <w:jc w:val="left"/>
              <w:rPr>
                <w:rFonts w:ascii="Times New Roman" w:hAnsi="Times New Roman" w:eastAsia="Times New Roman" w:cs="Times New Roman"/>
                <w:kern w:val="0"/>
                <w:sz w:val="21"/>
                <w:szCs w:val="21"/>
              </w:rPr>
            </w:pPr>
          </w:p>
        </w:tc>
      </w:tr>
      <w:tr w14:paraId="2B467CF1">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0568BF0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7FA7D9CD">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1400DF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925622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FF85AAA">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11D151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2B1F9C9">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BBAB865">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530746E">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1</w:t>
            </w:r>
          </w:p>
        </w:tc>
        <w:tc>
          <w:tcPr>
            <w:tcW w:w="620" w:type="dxa"/>
            <w:tcBorders>
              <w:top w:val="nil"/>
              <w:left w:val="single" w:color="auto" w:sz="4" w:space="0"/>
              <w:bottom w:val="nil"/>
              <w:right w:val="single" w:color="auto" w:sz="4" w:space="0"/>
            </w:tcBorders>
            <w:shd w:val="clear" w:color="auto" w:fill="auto"/>
            <w:noWrap/>
            <w:vAlign w:val="center"/>
          </w:tcPr>
          <w:p w14:paraId="57B910D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12</w:t>
            </w:r>
          </w:p>
        </w:tc>
        <w:tc>
          <w:tcPr>
            <w:tcW w:w="321" w:type="dxa"/>
            <w:tcBorders>
              <w:top w:val="nil"/>
              <w:left w:val="nil"/>
              <w:bottom w:val="nil"/>
              <w:right w:val="nil"/>
            </w:tcBorders>
            <w:shd w:val="clear" w:color="auto" w:fill="auto"/>
            <w:noWrap/>
            <w:vAlign w:val="center"/>
          </w:tcPr>
          <w:p w14:paraId="39C7D67B">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5D028ED">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ADB339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940ABD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B59743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D3F074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89E18F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189153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D6FEA8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CBB73FA">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1F76CD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9425A17">
            <w:pPr>
              <w:widowControl/>
              <w:spacing w:line="312" w:lineRule="auto"/>
              <w:ind w:firstLine="0" w:firstLineChars="0"/>
              <w:jc w:val="left"/>
              <w:rPr>
                <w:rFonts w:ascii="Times New Roman" w:hAnsi="Times New Roman" w:eastAsia="Times New Roman" w:cs="Times New Roman"/>
                <w:kern w:val="0"/>
                <w:sz w:val="21"/>
                <w:szCs w:val="21"/>
              </w:rPr>
            </w:pPr>
          </w:p>
        </w:tc>
      </w:tr>
      <w:tr w14:paraId="144B588D">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61BD0F3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55EC2B20">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5D5978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439D28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0B508CB">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D328198">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DB5831F">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2D44047">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60ECE4C">
            <w:pPr>
              <w:widowControl/>
              <w:spacing w:line="312" w:lineRule="auto"/>
              <w:ind w:firstLine="0" w:firstLineChars="0"/>
              <w:jc w:val="right"/>
              <w:rPr>
                <w:rFonts w:ascii="Times New Roman" w:hAnsi="Times New Roman" w:cs="Times New Roman"/>
                <w:kern w:val="0"/>
                <w:sz w:val="21"/>
                <w:szCs w:val="21"/>
              </w:rPr>
            </w:pPr>
            <w:r>
              <w:rPr>
                <w:rFonts w:ascii="Times New Roman" w:hAnsi="Times New Roman" w:cs="Times New Roman"/>
                <w:kern w:val="0"/>
                <w:sz w:val="21"/>
                <w:szCs w:val="21"/>
              </w:rPr>
              <w:t>5</w:t>
            </w:r>
          </w:p>
        </w:tc>
        <w:tc>
          <w:tcPr>
            <w:tcW w:w="620" w:type="dxa"/>
            <w:tcBorders>
              <w:top w:val="nil"/>
              <w:left w:val="single" w:color="auto" w:sz="4" w:space="0"/>
              <w:bottom w:val="nil"/>
              <w:right w:val="single" w:color="auto" w:sz="4" w:space="0"/>
            </w:tcBorders>
            <w:shd w:val="clear" w:color="auto" w:fill="auto"/>
            <w:noWrap/>
            <w:vAlign w:val="center"/>
          </w:tcPr>
          <w:p w14:paraId="70699793">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13</w:t>
            </w:r>
          </w:p>
        </w:tc>
        <w:tc>
          <w:tcPr>
            <w:tcW w:w="321" w:type="dxa"/>
            <w:tcBorders>
              <w:top w:val="nil"/>
              <w:left w:val="nil"/>
              <w:bottom w:val="nil"/>
              <w:right w:val="nil"/>
            </w:tcBorders>
            <w:shd w:val="clear" w:color="auto" w:fill="auto"/>
            <w:noWrap/>
            <w:vAlign w:val="center"/>
          </w:tcPr>
          <w:p w14:paraId="7FEB6FAC">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8A87481">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8489EFD">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660BB2A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F94C968">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55C05F5">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0DE797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9AC4F3F">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675EE9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A4BE646">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443CA8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607B8C2">
            <w:pPr>
              <w:widowControl/>
              <w:spacing w:line="312" w:lineRule="auto"/>
              <w:ind w:firstLine="0" w:firstLineChars="0"/>
              <w:jc w:val="left"/>
              <w:rPr>
                <w:rFonts w:ascii="Times New Roman" w:hAnsi="Times New Roman" w:eastAsia="Times New Roman" w:cs="Times New Roman"/>
                <w:kern w:val="0"/>
                <w:sz w:val="21"/>
                <w:szCs w:val="21"/>
              </w:rPr>
            </w:pPr>
          </w:p>
        </w:tc>
      </w:tr>
      <w:tr w14:paraId="1CC56DDA">
        <w:trPr>
          <w:trHeight w:val="285" w:hRule="atLeast"/>
        </w:trPr>
        <w:tc>
          <w:tcPr>
            <w:tcW w:w="1191" w:type="dxa"/>
            <w:tcBorders>
              <w:top w:val="nil"/>
              <w:left w:val="nil"/>
              <w:bottom w:val="nil"/>
              <w:right w:val="nil"/>
            </w:tcBorders>
            <w:shd w:val="clear" w:color="auto" w:fill="auto"/>
            <w:noWrap/>
            <w:vAlign w:val="center"/>
          </w:tcPr>
          <w:p w14:paraId="6596D927">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tcPr>
          <w:p w14:paraId="57B307F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EA3424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E177DE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2EF08416">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459FE0E">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4C193C4C">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5C5E6A76">
            <w:pPr>
              <w:widowControl/>
              <w:spacing w:line="312" w:lineRule="auto"/>
              <w:ind w:firstLine="0" w:firstLineChars="0"/>
              <w:jc w:val="righ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BB4409B">
            <w:pPr>
              <w:widowControl/>
              <w:spacing w:line="312" w:lineRule="auto"/>
              <w:ind w:firstLine="0" w:firstLineChars="0"/>
              <w:jc w:val="right"/>
              <w:rPr>
                <w:rFonts w:ascii="Times New Roman" w:hAnsi="Times New Roman" w:cs="Times New Roman"/>
                <w:i/>
                <w:iCs/>
                <w:kern w:val="0"/>
                <w:sz w:val="21"/>
                <w:szCs w:val="21"/>
              </w:rPr>
            </w:pPr>
            <w:r>
              <w:rPr>
                <w:rFonts w:hint="eastAsia" w:ascii="Times New Roman" w:hAnsi="Times New Roman" w:cs="Times New Roman"/>
                <w:i/>
                <w:iCs/>
                <w:kern w:val="0"/>
                <w:sz w:val="21"/>
                <w:szCs w:val="21"/>
              </w:rPr>
              <w:t>c</w:t>
            </w:r>
          </w:p>
        </w:tc>
        <w:tc>
          <w:tcPr>
            <w:tcW w:w="620" w:type="dxa"/>
            <w:tcBorders>
              <w:top w:val="nil"/>
              <w:left w:val="single" w:color="auto" w:sz="4" w:space="0"/>
              <w:bottom w:val="nil"/>
              <w:right w:val="single" w:color="auto" w:sz="4" w:space="0"/>
            </w:tcBorders>
            <w:shd w:val="clear" w:color="auto" w:fill="auto"/>
            <w:noWrap/>
            <w:vAlign w:val="center"/>
          </w:tcPr>
          <w:p w14:paraId="4CA9F46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14</w:t>
            </w:r>
          </w:p>
        </w:tc>
        <w:tc>
          <w:tcPr>
            <w:tcW w:w="321" w:type="dxa"/>
            <w:tcBorders>
              <w:top w:val="nil"/>
              <w:left w:val="nil"/>
              <w:bottom w:val="nil"/>
              <w:right w:val="nil"/>
            </w:tcBorders>
            <w:shd w:val="clear" w:color="auto" w:fill="auto"/>
            <w:noWrap/>
            <w:vAlign w:val="center"/>
          </w:tcPr>
          <w:p w14:paraId="1F1F986F">
            <w:pPr>
              <w:widowControl/>
              <w:spacing w:line="312" w:lineRule="auto"/>
              <w:ind w:firstLine="0" w:firstLineChars="0"/>
              <w:jc w:val="center"/>
              <w:rPr>
                <w:rFonts w:ascii="Times New Roman" w:hAnsi="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6D55008">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88B4AA3">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1C9D660B">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9BBAEB2">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3C4275B9">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397C49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288DBA4">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607FEA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FA63C7C">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0FBFA42E">
            <w:pPr>
              <w:widowControl/>
              <w:spacing w:line="312" w:lineRule="auto"/>
              <w:ind w:firstLine="0" w:firstLineChars="0"/>
              <w:jc w:val="left"/>
              <w:rPr>
                <w:rFonts w:ascii="Times New Roman" w:hAnsi="Times New Roman" w:eastAsia="Times New Roman" w:cs="Times New Roman"/>
                <w:kern w:val="0"/>
                <w:sz w:val="21"/>
                <w:szCs w:val="21"/>
              </w:rPr>
            </w:pPr>
          </w:p>
        </w:tc>
        <w:tc>
          <w:tcPr>
            <w:tcW w:w="321" w:type="dxa"/>
            <w:tcBorders>
              <w:top w:val="nil"/>
              <w:left w:val="nil"/>
              <w:bottom w:val="nil"/>
              <w:right w:val="nil"/>
            </w:tcBorders>
            <w:shd w:val="clear" w:color="auto" w:fill="auto"/>
            <w:noWrap/>
            <w:vAlign w:val="center"/>
          </w:tcPr>
          <w:p w14:paraId="751DD485">
            <w:pPr>
              <w:widowControl/>
              <w:spacing w:line="312" w:lineRule="auto"/>
              <w:ind w:firstLine="0" w:firstLineChars="0"/>
              <w:jc w:val="left"/>
              <w:rPr>
                <w:rFonts w:ascii="Times New Roman" w:hAnsi="Times New Roman" w:eastAsia="Times New Roman" w:cs="Times New Roman"/>
                <w:kern w:val="0"/>
                <w:sz w:val="21"/>
                <w:szCs w:val="21"/>
              </w:rPr>
            </w:pPr>
          </w:p>
        </w:tc>
      </w:tr>
    </w:tbl>
    <w:p w14:paraId="72DCA7BC">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（1）根据茎叶图判断男性样本数据和女性样本数据的离散程度，并求离散程度较小的样本数据的</w:t>
      </w:r>
      <w:r>
        <w:rPr>
          <w:rFonts w:hint="eastAsia" w:ascii="Times New Roman" w:hAnsi="Times New Roman"/>
          <w:color w:val="auto"/>
          <w:szCs w:val="24"/>
        </w:rPr>
        <w:t>第</w:t>
      </w:r>
      <w:r>
        <w:rPr>
          <w:rFonts w:ascii="Times New Roman" w:hAnsi="Times New Roman"/>
          <w:color w:val="auto"/>
          <w:szCs w:val="24"/>
        </w:rPr>
        <w:t>80</w:t>
      </w:r>
      <w:r>
        <w:rPr>
          <w:rFonts w:hint="eastAsia" w:ascii="Times New Roman" w:hAnsi="Times New Roman"/>
          <w:color w:val="auto"/>
          <w:szCs w:val="24"/>
        </w:rPr>
        <w:t>百分位数；</w:t>
      </w:r>
    </w:p>
    <w:p w14:paraId="51B8FD15">
      <w:pPr>
        <w:pStyle w:val="19"/>
        <w:tabs>
          <w:tab w:val="left" w:pos="420"/>
        </w:tabs>
        <w:spacing w:line="312" w:lineRule="auto"/>
        <w:ind w:firstLine="480"/>
        <w:rPr>
          <w:rFonts w:ascii="Times New Roman" w:hAnsi="Times New Roman"/>
          <w:color w:val="auto"/>
          <w:szCs w:val="24"/>
        </w:rPr>
      </w:pPr>
      <w:r>
        <w:rPr>
          <w:rFonts w:hint="eastAsia" w:ascii="Times New Roman" w:hAnsi="Times New Roman"/>
          <w:bCs/>
          <w:color w:val="auto"/>
          <w:szCs w:val="24"/>
        </w:rPr>
        <w:t>（</w:t>
      </w:r>
      <w:r>
        <w:rPr>
          <w:rFonts w:ascii="Times New Roman" w:hAnsi="Times New Roman"/>
          <w:bCs/>
          <w:color w:val="auto"/>
          <w:szCs w:val="24"/>
        </w:rPr>
        <w:t>2</w:t>
      </w:r>
      <w:r>
        <w:rPr>
          <w:rFonts w:hint="eastAsia" w:ascii="Times New Roman" w:hAnsi="Times New Roman"/>
          <w:bCs/>
          <w:color w:val="auto"/>
          <w:szCs w:val="24"/>
        </w:rPr>
        <w:t>）若</w:t>
      </w:r>
      <w:r>
        <w:rPr>
          <w:rFonts w:hint="eastAsia" w:ascii="Times New Roman" w:hAnsi="Times New Roman"/>
          <w:color w:val="auto"/>
          <w:szCs w:val="24"/>
        </w:rPr>
        <w:t>女性</w:t>
      </w:r>
      <w:r>
        <w:rPr>
          <w:rFonts w:hint="eastAsia" w:ascii="Times New Roman" w:hAnsi="Times New Roman"/>
          <w:bCs/>
          <w:color w:val="auto"/>
          <w:szCs w:val="24"/>
        </w:rPr>
        <w:t>样本数据的极差为</w:t>
      </w:r>
      <w:r>
        <w:rPr>
          <w:rFonts w:ascii="Times New Roman" w:hAnsi="Times New Roman"/>
          <w:bCs/>
          <w:color w:val="auto"/>
          <w:szCs w:val="24"/>
        </w:rPr>
        <w:t>12.7</w:t>
      </w:r>
      <w:r>
        <w:rPr>
          <w:rFonts w:hint="eastAsia" w:ascii="Times New Roman" w:hAnsi="Times New Roman"/>
          <w:bCs/>
          <w:color w:val="auto"/>
          <w:szCs w:val="24"/>
        </w:rPr>
        <w:t>，求该样本数据的</w:t>
      </w:r>
      <w:r>
        <w:rPr>
          <w:rFonts w:hint="eastAsia" w:ascii="Times New Roman" w:hAnsi="Times New Roman"/>
          <w:color w:val="auto"/>
          <w:szCs w:val="24"/>
        </w:rPr>
        <w:t>平均数与方差；（结果精确到0</w:t>
      </w:r>
      <w:r>
        <w:rPr>
          <w:rFonts w:ascii="Times New Roman" w:hAnsi="Times New Roman"/>
          <w:color w:val="auto"/>
          <w:szCs w:val="24"/>
        </w:rPr>
        <w:t>.1</w:t>
      </w:r>
      <w:r>
        <w:rPr>
          <w:rFonts w:hint="eastAsia" w:ascii="Times New Roman" w:hAnsi="Times New Roman"/>
          <w:color w:val="auto"/>
          <w:szCs w:val="24"/>
        </w:rPr>
        <w:t>）</w:t>
      </w:r>
    </w:p>
    <w:p w14:paraId="36BBC624">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w:t>
      </w:r>
      <w:r>
        <w:rPr>
          <w:rFonts w:ascii="Times New Roman" w:hAnsi="Times New Roman"/>
          <w:bCs/>
          <w:color w:val="auto"/>
          <w:szCs w:val="24"/>
        </w:rPr>
        <w:t>3</w:t>
      </w:r>
      <w:r>
        <w:rPr>
          <w:rFonts w:hint="eastAsia" w:ascii="Times New Roman" w:hAnsi="Times New Roman"/>
          <w:bCs/>
          <w:color w:val="auto"/>
          <w:szCs w:val="24"/>
        </w:rPr>
        <w:t>）为了调查今年某地区</w:t>
      </w:r>
      <w:r>
        <w:rPr>
          <w:rFonts w:ascii="Times New Roman" w:hAnsi="Times New Roman"/>
          <w:color w:val="auto"/>
          <w:szCs w:val="24"/>
        </w:rPr>
        <w:t>15岁及以上</w:t>
      </w:r>
      <w:r>
        <w:rPr>
          <w:rFonts w:hint="eastAsia" w:ascii="Times New Roman" w:hAnsi="Times New Roman"/>
          <w:bCs/>
          <w:color w:val="auto"/>
          <w:szCs w:val="24"/>
        </w:rPr>
        <w:t>男性和女性</w:t>
      </w:r>
      <w:r>
        <w:rPr>
          <w:rFonts w:ascii="Times New Roman" w:hAnsi="Times New Roman"/>
          <w:bCs/>
          <w:color w:val="auto"/>
          <w:szCs w:val="24"/>
        </w:rPr>
        <w:t>文盲人口</w:t>
      </w:r>
      <w:r>
        <w:rPr>
          <w:rFonts w:hint="eastAsia" w:ascii="Times New Roman" w:hAnsi="Times New Roman"/>
          <w:bCs/>
          <w:color w:val="auto"/>
          <w:szCs w:val="24"/>
        </w:rPr>
        <w:t>情况，研究小组准备采用分层随机抽样方法抽取</w:t>
      </w:r>
      <w:r>
        <w:rPr>
          <w:rFonts w:ascii="Times New Roman" w:hAnsi="Times New Roman"/>
          <w:bCs/>
          <w:color w:val="auto"/>
          <w:szCs w:val="24"/>
        </w:rPr>
        <w:t>5000</w:t>
      </w:r>
      <w:r>
        <w:rPr>
          <w:rFonts w:hint="eastAsia" w:ascii="Times New Roman" w:hAnsi="Times New Roman"/>
          <w:bCs/>
          <w:color w:val="auto"/>
          <w:szCs w:val="24"/>
        </w:rPr>
        <w:t>人进行调查．已知该地区</w:t>
      </w:r>
      <w:r>
        <w:rPr>
          <w:rFonts w:ascii="Times New Roman" w:hAnsi="Times New Roman"/>
          <w:bCs/>
          <w:color w:val="auto"/>
          <w:szCs w:val="24"/>
        </w:rPr>
        <w:t>15岁及以上</w:t>
      </w:r>
      <w:r>
        <w:rPr>
          <w:rFonts w:hint="eastAsia" w:ascii="Times New Roman" w:hAnsi="Times New Roman"/>
          <w:bCs/>
          <w:color w:val="auto"/>
          <w:szCs w:val="24"/>
        </w:rPr>
        <w:t>的男性约有</w:t>
      </w:r>
      <w:r>
        <w:rPr>
          <w:rFonts w:ascii="Times New Roman" w:hAnsi="Times New Roman"/>
          <w:bCs/>
          <w:color w:val="auto"/>
          <w:szCs w:val="24"/>
        </w:rPr>
        <w:t>4.2</w:t>
      </w:r>
      <w:r>
        <w:rPr>
          <w:rFonts w:hint="eastAsia" w:ascii="Times New Roman" w:hAnsi="Times New Roman"/>
          <w:bCs/>
          <w:color w:val="auto"/>
          <w:szCs w:val="24"/>
        </w:rPr>
        <w:t>百万人，女性约有3</w:t>
      </w:r>
      <w:r>
        <w:rPr>
          <w:rFonts w:ascii="Times New Roman" w:hAnsi="Times New Roman"/>
          <w:bCs/>
          <w:color w:val="auto"/>
          <w:szCs w:val="24"/>
        </w:rPr>
        <w:t>.8</w:t>
      </w:r>
      <w:r>
        <w:rPr>
          <w:rFonts w:hint="eastAsia" w:ascii="Times New Roman" w:hAnsi="Times New Roman"/>
          <w:bCs/>
          <w:color w:val="auto"/>
          <w:szCs w:val="24"/>
        </w:rPr>
        <w:t>百万人．分别求出抽取的男性人数和女性人数．</w:t>
      </w:r>
    </w:p>
    <w:p w14:paraId="5C7792F4">
      <w:pPr>
        <w:spacing w:line="312" w:lineRule="auto"/>
        <w:ind w:firstLine="482"/>
        <w:rPr>
          <w:rFonts w:ascii="Times New Roman" w:hAnsi="Times New Roman"/>
          <w:bCs/>
          <w:szCs w:val="24"/>
        </w:rPr>
      </w:pPr>
      <w:r>
        <w:rPr>
          <w:rFonts w:ascii="Times New Roman" w:hAnsi="Times New Roman"/>
          <w:b/>
          <w:szCs w:val="24"/>
        </w:rPr>
        <w:t xml:space="preserve">分析 </w:t>
      </w:r>
      <w:r>
        <w:rPr>
          <w:rFonts w:hint="eastAsia" w:ascii="Times New Roman" w:hAnsi="Times New Roman"/>
          <w:bCs/>
          <w:szCs w:val="24"/>
        </w:rPr>
        <w:t>茎叶图将样本数据分为茎和叶两个部分．本题中，根据常识估计数量级，整数部分作为“茎”，小数部分作为“叶”．“茎”上的数据由小到大、从上往下排成一列．男性的样本数据在所属“茎”的右边，由小到大、从左往右排成一行；女性的样本数据在所属“茎”的左边，由小到大、从右往左排成一行．可知，茎叶图中的数据</w:t>
      </w:r>
      <w:r>
        <w:rPr>
          <w:rFonts w:ascii="Times New Roman" w:hAnsi="Times New Roman"/>
          <w:bCs/>
          <w:position w:val="-6"/>
          <w:szCs w:val="24"/>
        </w:rPr>
        <w:object>
          <v:shape id="_x0000_i1059" o:spt="75" type="#_x0000_t75" style="height:14.2pt;width:27.8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ascii="Times New Roman" w:hAnsi="Times New Roman"/>
          <w:bCs/>
          <w:szCs w:val="24"/>
        </w:rPr>
        <w:t>，</w:t>
      </w:r>
      <w:r>
        <w:rPr>
          <w:rFonts w:ascii="Times New Roman" w:hAnsi="Times New Roman"/>
          <w:bCs/>
          <w:position w:val="-6"/>
          <w:szCs w:val="24"/>
        </w:rPr>
        <w:object>
          <v:shape id="_x0000_i1060" o:spt="75" type="#_x0000_t75" style="height:14.2pt;width:27.8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ascii="Times New Roman" w:hAnsi="Times New Roman"/>
          <w:bCs/>
          <w:szCs w:val="24"/>
        </w:rPr>
        <w:t>．</w:t>
      </w:r>
    </w:p>
    <w:p w14:paraId="31356C31">
      <w:pPr>
        <w:pStyle w:val="19"/>
        <w:tabs>
          <w:tab w:val="left" w:pos="420"/>
        </w:tabs>
        <w:spacing w:line="312" w:lineRule="auto"/>
        <w:ind w:firstLine="482"/>
        <w:rPr>
          <w:rFonts w:ascii="Times New Roman" w:hAnsi="Times New Roman"/>
          <w:bCs/>
          <w:szCs w:val="24"/>
        </w:rPr>
      </w:pPr>
      <w:bookmarkStart w:id="12" w:name="_Hlk129119609"/>
      <w:r>
        <w:rPr>
          <w:rFonts w:ascii="Times New Roman" w:hAnsi="Times New Roman"/>
          <w:b/>
          <w:color w:val="auto"/>
          <w:szCs w:val="24"/>
        </w:rPr>
        <w:t xml:space="preserve">解 </w:t>
      </w:r>
      <w:r>
        <w:rPr>
          <w:rFonts w:ascii="Times New Roman" w:hAnsi="Times New Roman"/>
          <w:bCs/>
          <w:color w:val="auto"/>
          <w:szCs w:val="24"/>
        </w:rPr>
        <w:t>（1）</w:t>
      </w:r>
      <w:r>
        <w:rPr>
          <w:rFonts w:hint="eastAsia" w:ascii="Times New Roman" w:hAnsi="Times New Roman"/>
          <w:bCs/>
          <w:szCs w:val="24"/>
        </w:rPr>
        <w:t>根据茎叶图，可以判断男性样本数据的离散程度较小，女性样本数据的离散程度较大．</w:t>
      </w:r>
    </w:p>
    <w:bookmarkEnd w:id="12"/>
    <w:p w14:paraId="63CB55DF">
      <w:pPr>
        <w:pStyle w:val="19"/>
        <w:tabs>
          <w:tab w:val="left" w:pos="420"/>
        </w:tabs>
        <w:spacing w:line="312" w:lineRule="auto"/>
        <w:ind w:firstLine="480"/>
        <w:rPr>
          <w:rFonts w:ascii="Times New Roman" w:hAnsi="Times New Roman"/>
          <w:bCs/>
          <w:color w:val="auto"/>
          <w:szCs w:val="24"/>
        </w:rPr>
      </w:pPr>
      <w:bookmarkStart w:id="13" w:name="_Hlk129120494"/>
      <w:r>
        <w:rPr>
          <w:rFonts w:hint="eastAsia" w:ascii="Times New Roman" w:hAnsi="Times New Roman"/>
          <w:bCs/>
          <w:color w:val="auto"/>
          <w:szCs w:val="24"/>
        </w:rPr>
        <w:t>茎叶图已经将这两组样本数据从小到大进行排序．</w:t>
      </w:r>
    </w:p>
    <w:bookmarkEnd w:id="13"/>
    <w:p w14:paraId="40FA2FBA">
      <w:pPr>
        <w:pStyle w:val="19"/>
        <w:tabs>
          <w:tab w:val="left" w:pos="420"/>
        </w:tabs>
        <w:spacing w:line="312" w:lineRule="auto"/>
        <w:ind w:firstLine="480"/>
        <w:rPr>
          <w:rFonts w:ascii="Times New Roman" w:hAnsi="Times New Roman"/>
          <w:color w:val="auto"/>
          <w:szCs w:val="24"/>
        </w:rPr>
      </w:pPr>
      <w:bookmarkStart w:id="14" w:name="_Hlk129120518"/>
      <w:r>
        <w:rPr>
          <w:rFonts w:hint="eastAsia" w:ascii="Times New Roman" w:hAnsi="Times New Roman"/>
          <w:bCs/>
          <w:color w:val="auto"/>
          <w:szCs w:val="24"/>
        </w:rPr>
        <w:t>依据这个排序，计算</w:t>
      </w:r>
      <w:r>
        <w:rPr>
          <w:rFonts w:ascii="Times New Roman" w:hAnsi="Times New Roman"/>
          <w:color w:val="auto"/>
          <w:position w:val="-6"/>
          <w:szCs w:val="24"/>
        </w:rPr>
        <w:object>
          <v:shape id="_x0000_i1061" o:spt="75" type="#_x0000_t75" style="height:14.2pt;width:86.2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hint="eastAsia" w:ascii="Times New Roman" w:hAnsi="Times New Roman"/>
          <w:color w:val="auto"/>
          <w:szCs w:val="24"/>
        </w:rPr>
        <w:t>（为整数），</w:t>
      </w:r>
      <w:bookmarkStart w:id="15" w:name="_Hlk129642304"/>
      <w:r>
        <w:rPr>
          <w:rFonts w:hint="eastAsia" w:ascii="Times New Roman" w:hAnsi="Times New Roman"/>
          <w:color w:val="auto"/>
          <w:szCs w:val="24"/>
        </w:rPr>
        <w:t>第8</w:t>
      </w:r>
      <w:r>
        <w:rPr>
          <w:rFonts w:ascii="Times New Roman" w:hAnsi="Times New Roman"/>
          <w:color w:val="auto"/>
          <w:szCs w:val="24"/>
        </w:rPr>
        <w:t>0</w:t>
      </w:r>
      <w:r>
        <w:rPr>
          <w:rFonts w:hint="eastAsia" w:ascii="Times New Roman" w:hAnsi="Times New Roman"/>
          <w:color w:val="auto"/>
          <w:szCs w:val="24"/>
        </w:rPr>
        <w:t>百分位数是第2</w:t>
      </w:r>
      <w:r>
        <w:rPr>
          <w:rFonts w:ascii="Times New Roman" w:hAnsi="Times New Roman"/>
          <w:color w:val="auto"/>
          <w:szCs w:val="24"/>
        </w:rPr>
        <w:t>4</w:t>
      </w:r>
      <w:r>
        <w:rPr>
          <w:rFonts w:hint="eastAsia" w:ascii="Times New Roman" w:hAnsi="Times New Roman"/>
          <w:color w:val="auto"/>
          <w:szCs w:val="24"/>
        </w:rPr>
        <w:t>项与第2</w:t>
      </w:r>
      <w:r>
        <w:rPr>
          <w:rFonts w:ascii="Times New Roman" w:hAnsi="Times New Roman"/>
          <w:color w:val="auto"/>
          <w:szCs w:val="24"/>
        </w:rPr>
        <w:t>5</w:t>
      </w:r>
      <w:r>
        <w:rPr>
          <w:rFonts w:hint="eastAsia" w:ascii="Times New Roman" w:hAnsi="Times New Roman"/>
          <w:color w:val="auto"/>
          <w:szCs w:val="24"/>
        </w:rPr>
        <w:t>项的数据的平均值．</w:t>
      </w:r>
      <w:bookmarkEnd w:id="15"/>
    </w:p>
    <w:bookmarkEnd w:id="14"/>
    <w:p w14:paraId="74620B0F">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color w:val="auto"/>
          <w:szCs w:val="24"/>
        </w:rPr>
        <w:t>可</w:t>
      </w:r>
      <w:bookmarkStart w:id="16" w:name="_Hlk129120598"/>
      <w:r>
        <w:rPr>
          <w:rFonts w:hint="eastAsia" w:ascii="Times New Roman" w:hAnsi="Times New Roman"/>
          <w:color w:val="auto"/>
          <w:szCs w:val="24"/>
        </w:rPr>
        <w:t>知，各地区</w:t>
      </w:r>
      <w:r>
        <w:rPr>
          <w:rFonts w:ascii="Times New Roman" w:hAnsi="Times New Roman"/>
          <w:color w:val="auto"/>
          <w:szCs w:val="24"/>
        </w:rPr>
        <w:t>15</w:t>
      </w:r>
      <w:bookmarkStart w:id="17" w:name="_Hlk129121772"/>
      <w:r>
        <w:rPr>
          <w:rFonts w:ascii="Times New Roman" w:hAnsi="Times New Roman"/>
          <w:color w:val="auto"/>
          <w:szCs w:val="24"/>
        </w:rPr>
        <w:t>岁及以上</w:t>
      </w:r>
      <w:r>
        <w:rPr>
          <w:rFonts w:hint="eastAsia" w:ascii="Times New Roman" w:hAnsi="Times New Roman"/>
          <w:bCs/>
          <w:color w:val="auto"/>
          <w:szCs w:val="24"/>
        </w:rPr>
        <w:t>男性</w:t>
      </w:r>
      <w:r>
        <w:rPr>
          <w:rFonts w:hint="eastAsia" w:ascii="Times New Roman" w:hAnsi="Times New Roman"/>
          <w:color w:val="auto"/>
          <w:szCs w:val="24"/>
        </w:rPr>
        <w:t>文盲人口比重（%）的第</w:t>
      </w:r>
      <w:r>
        <w:rPr>
          <w:rFonts w:ascii="Times New Roman" w:hAnsi="Times New Roman"/>
          <w:color w:val="auto"/>
          <w:szCs w:val="24"/>
        </w:rPr>
        <w:t>80</w:t>
      </w:r>
      <w:r>
        <w:rPr>
          <w:rFonts w:hint="eastAsia" w:ascii="Times New Roman" w:hAnsi="Times New Roman"/>
          <w:color w:val="auto"/>
          <w:szCs w:val="24"/>
        </w:rPr>
        <w:t>百分位数为2</w:t>
      </w:r>
      <w:r>
        <w:rPr>
          <w:rFonts w:ascii="Times New Roman" w:hAnsi="Times New Roman"/>
          <w:color w:val="auto"/>
          <w:szCs w:val="24"/>
        </w:rPr>
        <w:t>.7</w:t>
      </w:r>
      <w:r>
        <w:rPr>
          <w:rFonts w:hint="eastAsia" w:ascii="Times New Roman" w:hAnsi="Times New Roman"/>
          <w:color w:val="auto"/>
          <w:szCs w:val="24"/>
        </w:rPr>
        <w:t>（%）．</w:t>
      </w:r>
      <w:bookmarkEnd w:id="16"/>
    </w:p>
    <w:bookmarkEnd w:id="17"/>
    <w:p w14:paraId="4C6C377F">
      <w:pPr>
        <w:spacing w:line="312" w:lineRule="auto"/>
        <w:ind w:firstLine="480"/>
      </w:pPr>
      <w:r>
        <w:rPr>
          <w:rFonts w:ascii="Times New Roman" w:hAnsi="Times New Roman"/>
          <w:bCs/>
          <w:szCs w:val="24"/>
        </w:rPr>
        <w:t>（2）</w:t>
      </w:r>
      <w:bookmarkStart w:id="18" w:name="_Hlk129121717"/>
      <w:r>
        <w:rPr>
          <w:rFonts w:hint="eastAsia" w:ascii="Times New Roman" w:hAnsi="Times New Roman"/>
          <w:bCs/>
          <w:szCs w:val="24"/>
        </w:rPr>
        <w:t>记女性样本为</w:t>
      </w:r>
      <w:r>
        <w:rPr>
          <w:rFonts w:ascii="Times New Roman" w:hAnsi="Times New Roman"/>
          <w:bCs/>
          <w:position w:val="-12"/>
          <w:szCs w:val="24"/>
        </w:rPr>
        <w:object>
          <v:shape id="_x0000_i1062" o:spt="75" type="#_x0000_t75" style="height:18pt;width:12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ascii="Times New Roman" w:hAnsi="Times New Roman"/>
          <w:bCs/>
          <w:szCs w:val="24"/>
        </w:rPr>
        <w:t>、</w:t>
      </w:r>
      <w:r>
        <w:rPr>
          <w:rFonts w:ascii="Times New Roman" w:hAnsi="Times New Roman"/>
          <w:bCs/>
          <w:position w:val="-12"/>
          <w:szCs w:val="24"/>
        </w:rPr>
        <w:object>
          <v:shape id="_x0000_i1063" o:spt="75" type="#_x0000_t75" style="height:18pt;width:12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Times New Roman" w:hAnsi="Times New Roman"/>
          <w:bCs/>
          <w:szCs w:val="24"/>
        </w:rPr>
        <w:t>、</w:t>
      </w:r>
      <w:r>
        <w:rPr>
          <w:rFonts w:hint="eastAsia" w:ascii="Times New Roman" w:hAnsi="Times New Roman" w:eastAsia="仿宋"/>
          <w:bCs/>
          <w:szCs w:val="24"/>
        </w:rPr>
        <w:t>…</w:t>
      </w:r>
      <w:r>
        <w:rPr>
          <w:rFonts w:hint="eastAsia" w:ascii="Times New Roman" w:hAnsi="Times New Roman"/>
          <w:bCs/>
          <w:szCs w:val="24"/>
        </w:rPr>
        <w:t>、</w:t>
      </w:r>
      <w:r>
        <w:rPr>
          <w:rFonts w:ascii="Times New Roman" w:hAnsi="Times New Roman"/>
          <w:bCs/>
          <w:position w:val="-12"/>
          <w:szCs w:val="24"/>
        </w:rPr>
        <w:object>
          <v:shape id="_x0000_i1064" o:spt="75" type="#_x0000_t75" style="height:18pt;width:15.8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Times New Roman" w:hAnsi="Times New Roman"/>
          <w:bCs/>
          <w:szCs w:val="24"/>
        </w:rPr>
        <w:t>，平均数为</w:t>
      </w:r>
      <w:r>
        <w:rPr>
          <w:rFonts w:ascii="Times New Roman" w:hAnsi="Times New Roman"/>
          <w:bCs/>
          <w:position w:val="-6"/>
          <w:szCs w:val="24"/>
        </w:rPr>
        <w:object>
          <v:shape id="_x0000_i1065" o:spt="75" type="#_x0000_t75" style="height:17.45pt;width:9.8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Times New Roman" w:hAnsi="Times New Roman"/>
          <w:bCs/>
          <w:szCs w:val="24"/>
        </w:rPr>
        <w:t>，方差为</w:t>
      </w:r>
      <w:r>
        <w:rPr>
          <w:rFonts w:ascii="Times New Roman" w:hAnsi="Times New Roman"/>
          <w:bCs/>
          <w:position w:val="-6"/>
          <w:szCs w:val="24"/>
        </w:rPr>
        <w:object>
          <v:shape id="_x0000_i1066" o:spt="75" type="#_x0000_t75" style="height:16.35pt;width:12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Times New Roman" w:hAnsi="Times New Roman"/>
          <w:bCs/>
          <w:szCs w:val="24"/>
        </w:rPr>
        <w:t>．</w:t>
      </w:r>
    </w:p>
    <w:bookmarkEnd w:id="18"/>
    <w:p w14:paraId="7EAD443E">
      <w:pPr>
        <w:spacing w:line="312" w:lineRule="auto"/>
        <w:ind w:firstLine="480"/>
        <w:rPr>
          <w:rFonts w:ascii="Times New Roman" w:hAnsi="Times New Roman"/>
          <w:bCs/>
          <w:szCs w:val="24"/>
        </w:rPr>
      </w:pPr>
      <w:bookmarkStart w:id="19" w:name="_Hlk129121953"/>
      <w:bookmarkStart w:id="20" w:name="_Hlk129121744"/>
      <w:r>
        <w:rPr>
          <w:rFonts w:hint="eastAsia" w:ascii="Times New Roman" w:hAnsi="Times New Roman"/>
          <w:bCs/>
          <w:szCs w:val="24"/>
        </w:rPr>
        <w:t>由女性样本数据的极差为</w:t>
      </w:r>
      <w:r>
        <w:rPr>
          <w:rFonts w:ascii="Times New Roman" w:hAnsi="Times New Roman"/>
          <w:bCs/>
          <w:szCs w:val="24"/>
        </w:rPr>
        <w:t>12.7</w:t>
      </w:r>
      <w:r>
        <w:rPr>
          <w:rFonts w:hint="eastAsia" w:ascii="Times New Roman" w:hAnsi="Times New Roman"/>
          <w:bCs/>
          <w:szCs w:val="24"/>
        </w:rPr>
        <w:t>，可知</w:t>
      </w:r>
      <w:bookmarkStart w:id="21" w:name="_Hlk129122295"/>
      <w:r>
        <w:rPr>
          <w:rFonts w:hint="eastAsia" w:ascii="Times New Roman" w:hAnsi="Times New Roman"/>
          <w:bCs/>
          <w:szCs w:val="24"/>
        </w:rPr>
        <w:t>最大值为</w:t>
      </w:r>
      <w:r>
        <w:rPr>
          <w:rFonts w:ascii="Times New Roman" w:hAnsi="Times New Roman"/>
          <w:bCs/>
          <w:position w:val="-6"/>
          <w:szCs w:val="24"/>
        </w:rPr>
        <w:object>
          <v:shape id="_x0000_i1067" o:spt="75" type="#_x0000_t75" style="height:14.2pt;width:78.55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bookmarkEnd w:id="21"/>
      <w:r>
        <w:rPr>
          <w:rFonts w:hint="eastAsia" w:ascii="Times New Roman" w:hAnsi="Times New Roman"/>
          <w:bCs/>
          <w:szCs w:val="24"/>
        </w:rPr>
        <w:t>，即</w:t>
      </w:r>
      <w:r>
        <w:rPr>
          <w:rFonts w:ascii="Times New Roman" w:hAnsi="Times New Roman"/>
          <w:bCs/>
          <w:i/>
          <w:iCs/>
          <w:position w:val="-6"/>
          <w:szCs w:val="24"/>
        </w:rPr>
        <w:object>
          <v:shape id="_x0000_i1068" o:spt="75" type="#_x0000_t75" style="height:14.2pt;width:25.1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Times New Roman" w:hAnsi="Times New Roman"/>
          <w:bCs/>
          <w:szCs w:val="24"/>
        </w:rPr>
        <w:t>．</w:t>
      </w:r>
    </w:p>
    <w:bookmarkEnd w:id="19"/>
    <w:p w14:paraId="6A57BB1E">
      <w:pPr>
        <w:shd w:val="clear" w:color="auto" w:fill="FFFFFF"/>
        <w:spacing w:line="312" w:lineRule="auto"/>
        <w:ind w:firstLine="480"/>
        <w:textAlignment w:val="center"/>
        <w:rPr>
          <w:rFonts w:ascii="Times New Roman" w:hAnsi="Times New Roman"/>
          <w:bCs/>
          <w:position w:val="-12"/>
          <w:szCs w:val="24"/>
        </w:rPr>
      </w:pPr>
      <w:r>
        <w:rPr>
          <w:rFonts w:hint="eastAsia" w:ascii="Times New Roman" w:hAnsi="Times New Roman"/>
          <w:bCs/>
          <w:szCs w:val="24"/>
        </w:rPr>
        <w:t>将数据输入计算器，</w:t>
      </w:r>
      <w:r>
        <w:rPr>
          <w:rFonts w:ascii="Times New Roman" w:hAnsi="Times New Roman"/>
          <w:bCs/>
          <w:szCs w:val="24"/>
        </w:rPr>
        <w:t>利用计算器的统计功能可得</w:t>
      </w:r>
      <w:r>
        <w:rPr>
          <w:rFonts w:hint="eastAsia" w:ascii="Times New Roman" w:hAnsi="Times New Roman"/>
          <w:bCs/>
          <w:szCs w:val="24"/>
        </w:rPr>
        <w:t>，</w:t>
      </w:r>
      <w:r>
        <w:rPr>
          <w:rFonts w:ascii="Times New Roman" w:hAnsi="Times New Roman"/>
          <w:bCs/>
          <w:szCs w:val="24"/>
        </w:rPr>
        <w:object>
          <v:shape id="_x0000_i1069" o:spt="75" type="#_x0000_t75" style="height:33.8pt;width:60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ascii="Times New Roman" w:hAnsi="Times New Roman"/>
          <w:bCs/>
          <w:szCs w:val="24"/>
        </w:rPr>
        <w:object>
          <v:shape id="_x0000_i1070" o:spt="75" type="#_x0000_t75" style="height:14.2pt;width:27.8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hint="eastAsia" w:ascii="Times New Roman" w:hAnsi="Times New Roman"/>
          <w:bCs/>
          <w:szCs w:val="24"/>
        </w:rPr>
        <w:t>（%），</w:t>
      </w:r>
      <w:bookmarkEnd w:id="20"/>
      <w:bookmarkStart w:id="22" w:name="_Hlk129122034"/>
      <w:r>
        <w:rPr>
          <w:rFonts w:ascii="Times New Roman" w:hAnsi="Times New Roman"/>
          <w:bCs/>
          <w:position w:val="-12"/>
          <w:szCs w:val="24"/>
        </w:rPr>
        <w:object>
          <v:shape id="_x0000_i1071" o:spt="75" type="#_x0000_t75" style="height:33.8pt;width:93.25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ascii="Times New Roman" w:hAnsi="Times New Roman"/>
          <w:bCs/>
          <w:position w:val="-12"/>
          <w:szCs w:val="24"/>
        </w:rPr>
        <w:object>
          <v:shape id="_x0000_i1072" o:spt="75" type="#_x0000_t75" style="height:14.2pt;width:33.25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ascii="Times New Roman" w:hAnsi="Times New Roman"/>
          <w:bCs/>
          <w:position w:val="-12"/>
          <w:szCs w:val="24"/>
        </w:rPr>
        <w:t>．</w:t>
      </w:r>
      <w:bookmarkEnd w:id="22"/>
    </w:p>
    <w:p w14:paraId="5F057936">
      <w:pPr>
        <w:pStyle w:val="19"/>
        <w:tabs>
          <w:tab w:val="left" w:pos="420"/>
        </w:tabs>
        <w:spacing w:line="312" w:lineRule="auto"/>
        <w:ind w:firstLine="480"/>
        <w:rPr>
          <w:rFonts w:ascii="Times New Roman" w:hAnsi="Times New Roman"/>
          <w:bCs/>
          <w:color w:val="auto"/>
          <w:szCs w:val="24"/>
        </w:rPr>
      </w:pPr>
      <w:bookmarkStart w:id="23" w:name="_Hlk129204209"/>
      <w:r>
        <w:rPr>
          <w:rFonts w:ascii="Times New Roman" w:hAnsi="Times New Roman"/>
          <w:bCs/>
          <w:color w:val="auto"/>
          <w:szCs w:val="24"/>
        </w:rPr>
        <w:t>（3）</w:t>
      </w:r>
      <w:r>
        <w:rPr>
          <w:rFonts w:hint="eastAsia" w:ascii="Times New Roman" w:hAnsi="Times New Roman"/>
          <w:bCs/>
          <w:color w:val="auto"/>
          <w:szCs w:val="24"/>
        </w:rPr>
        <w:t>设</w:t>
      </w:r>
      <w:r>
        <w:rPr>
          <w:rFonts w:ascii="Times New Roman" w:hAnsi="Times New Roman"/>
          <w:bCs/>
          <w:color w:val="auto"/>
          <w:position w:val="-12"/>
          <w:szCs w:val="24"/>
        </w:rPr>
        <w:object>
          <v:shape id="_x0000_i1073" o:spt="75" type="#_x0000_t75" style="height:18pt;width:12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ascii="Times New Roman" w:hAnsi="Times New Roman"/>
          <w:bCs/>
          <w:color w:val="auto"/>
          <w:szCs w:val="24"/>
        </w:rPr>
        <w:t>、</w:t>
      </w:r>
      <w:r>
        <w:rPr>
          <w:rFonts w:ascii="Times New Roman" w:hAnsi="Times New Roman"/>
          <w:bCs/>
          <w:color w:val="auto"/>
          <w:position w:val="-12"/>
          <w:szCs w:val="24"/>
        </w:rPr>
        <w:object>
          <v:shape id="_x0000_i1074" o:spt="75" type="#_x0000_t75" style="height:18pt;width:12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rPr>
          <w:rFonts w:hint="eastAsia" w:ascii="Times New Roman" w:hAnsi="Times New Roman"/>
          <w:bCs/>
          <w:color w:val="auto"/>
          <w:szCs w:val="24"/>
        </w:rPr>
        <w:t>分别为抽取男性和女性的人数，</w:t>
      </w:r>
      <w:bookmarkEnd w:id="23"/>
      <w:bookmarkStart w:id="24" w:name="_Hlk129204272"/>
      <w:r>
        <w:rPr>
          <w:rFonts w:hint="eastAsia" w:ascii="Times New Roman" w:hAnsi="Times New Roman"/>
          <w:bCs/>
          <w:color w:val="auto"/>
          <w:szCs w:val="24"/>
        </w:rPr>
        <w:t>则根据分层抽样方法，有</w:t>
      </w:r>
      <w:r>
        <w:rPr>
          <w:rFonts w:ascii="Times New Roman" w:hAnsi="Times New Roman"/>
          <w:bCs/>
          <w:color w:val="auto"/>
          <w:position w:val="-24"/>
          <w:szCs w:val="24"/>
        </w:rPr>
        <w:object>
          <v:shape id="_x0000_i1075" o:spt="75" type="#_x0000_t75" style="height:31.65pt;width:141.8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rPr>
          <w:rFonts w:hint="eastAsia" w:ascii="Times New Roman" w:hAnsi="Times New Roman"/>
          <w:bCs/>
          <w:color w:val="auto"/>
          <w:szCs w:val="24"/>
        </w:rPr>
        <w:t>，</w:t>
      </w:r>
      <w:bookmarkEnd w:id="24"/>
      <w:bookmarkStart w:id="25" w:name="_Hlk129204344"/>
      <w:r>
        <w:rPr>
          <w:rFonts w:hint="eastAsia" w:ascii="Times New Roman" w:hAnsi="Times New Roman"/>
          <w:bCs/>
          <w:color w:val="auto"/>
          <w:szCs w:val="24"/>
        </w:rPr>
        <w:t>得</w:t>
      </w:r>
      <w:r>
        <w:rPr>
          <w:rFonts w:ascii="Times New Roman" w:hAnsi="Times New Roman"/>
          <w:bCs/>
          <w:color w:val="auto"/>
          <w:position w:val="-12"/>
          <w:szCs w:val="24"/>
        </w:rPr>
        <w:object>
          <v:shape id="_x0000_i1076" o:spt="75" type="#_x0000_t75" style="height:18pt;width:48.55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ascii="Times New Roman" w:hAnsi="Times New Roman"/>
          <w:bCs/>
          <w:color w:val="auto"/>
          <w:szCs w:val="24"/>
        </w:rPr>
        <w:t>，</w:t>
      </w:r>
      <w:r>
        <w:rPr>
          <w:rFonts w:ascii="Times New Roman" w:hAnsi="Times New Roman"/>
          <w:bCs/>
          <w:color w:val="auto"/>
          <w:position w:val="-12"/>
          <w:szCs w:val="24"/>
        </w:rPr>
        <w:object>
          <v:shape id="_x0000_i1077" o:spt="75" type="#_x0000_t75" style="height:18pt;width:50.2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ascii="Times New Roman" w:hAnsi="Times New Roman"/>
          <w:bCs/>
          <w:color w:val="auto"/>
          <w:szCs w:val="24"/>
        </w:rPr>
        <w:t>．</w:t>
      </w:r>
      <w:bookmarkEnd w:id="25"/>
    </w:p>
    <w:p w14:paraId="5EB889AE">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因此，在该地区用分层随机抽样方法在1</w:t>
      </w:r>
      <w:r>
        <w:rPr>
          <w:rFonts w:ascii="Times New Roman" w:hAnsi="Times New Roman"/>
          <w:bCs/>
          <w:color w:val="auto"/>
          <w:szCs w:val="24"/>
        </w:rPr>
        <w:t>5</w:t>
      </w:r>
      <w:r>
        <w:rPr>
          <w:rFonts w:hint="eastAsia" w:ascii="Times New Roman" w:hAnsi="Times New Roman"/>
          <w:bCs/>
          <w:color w:val="auto"/>
          <w:szCs w:val="24"/>
        </w:rPr>
        <w:t>岁及以上的男性和女性中分别抽取2</w:t>
      </w:r>
      <w:r>
        <w:rPr>
          <w:rFonts w:ascii="Times New Roman" w:hAnsi="Times New Roman"/>
          <w:bCs/>
          <w:color w:val="auto"/>
          <w:szCs w:val="24"/>
        </w:rPr>
        <w:t>625</w:t>
      </w:r>
      <w:r>
        <w:rPr>
          <w:rFonts w:hint="eastAsia" w:ascii="Times New Roman" w:hAnsi="Times New Roman"/>
          <w:bCs/>
          <w:color w:val="auto"/>
          <w:szCs w:val="24"/>
        </w:rPr>
        <w:t>人和2</w:t>
      </w:r>
      <w:r>
        <w:rPr>
          <w:rFonts w:ascii="Times New Roman" w:hAnsi="Times New Roman"/>
          <w:bCs/>
          <w:color w:val="auto"/>
          <w:szCs w:val="24"/>
        </w:rPr>
        <w:t>375</w:t>
      </w:r>
      <w:r>
        <w:rPr>
          <w:rFonts w:hint="eastAsia" w:ascii="Times New Roman" w:hAnsi="Times New Roman"/>
          <w:bCs/>
          <w:color w:val="auto"/>
          <w:szCs w:val="24"/>
        </w:rPr>
        <w:t>人．</w:t>
      </w:r>
    </w:p>
    <w:p w14:paraId="7EAF12C8">
      <w:pPr>
        <w:pStyle w:val="19"/>
        <w:tabs>
          <w:tab w:val="left" w:pos="420"/>
        </w:tabs>
        <w:spacing w:line="312" w:lineRule="auto"/>
        <w:ind w:firstLine="482"/>
        <w:rPr>
          <w:rFonts w:ascii="Times New Roman" w:hAnsi="Times New Roman"/>
          <w:bCs/>
          <w:color w:val="auto"/>
          <w:szCs w:val="24"/>
        </w:rPr>
      </w:pPr>
      <w:r>
        <w:rPr>
          <w:rFonts w:ascii="Times New Roman" w:hAnsi="Times New Roman"/>
          <w:b/>
          <w:color w:val="auto"/>
          <w:szCs w:val="24"/>
        </w:rPr>
        <w:t>小结</w:t>
      </w:r>
      <w:r>
        <w:rPr>
          <w:rFonts w:ascii="Times New Roman" w:hAnsi="Times New Roman"/>
          <w:bCs/>
          <w:color w:val="auto"/>
          <w:szCs w:val="24"/>
        </w:rPr>
        <w:t xml:space="preserve"> </w:t>
      </w:r>
      <w:r>
        <w:rPr>
          <w:rFonts w:hint="eastAsia" w:ascii="Times New Roman" w:hAnsi="Times New Roman"/>
          <w:bCs/>
          <w:color w:val="auto"/>
          <w:szCs w:val="24"/>
        </w:rPr>
        <w:t>统计图表是</w:t>
      </w:r>
      <w:r>
        <w:rPr>
          <w:rFonts w:ascii="Times New Roman" w:hAnsi="Times New Roman"/>
          <w:bCs/>
          <w:color w:val="auto"/>
          <w:szCs w:val="24"/>
        </w:rPr>
        <w:t>数据组织的一种可视化工具，其主要作用是直观地描述数据的分布．</w:t>
      </w:r>
      <w:r>
        <w:rPr>
          <w:rFonts w:hint="eastAsia" w:ascii="Times New Roman" w:hAnsi="Times New Roman"/>
          <w:bCs/>
          <w:color w:val="auto"/>
          <w:szCs w:val="24"/>
        </w:rPr>
        <w:t>用茎叶图展示数据的优点在于所有信息都可以从茎叶图中得到．</w:t>
      </w:r>
    </w:p>
    <w:p w14:paraId="6151340F">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在本题中，</w:t>
      </w:r>
      <w:r>
        <w:rPr>
          <w:rFonts w:ascii="Times New Roman" w:hAnsi="Times New Roman"/>
          <w:bCs/>
          <w:color w:val="auto"/>
          <w:szCs w:val="24"/>
        </w:rPr>
        <w:t>茎叶图中的数据和以茎叶图为基础通过计算得到的其他数据具有怎样的实际意义呢？</w:t>
      </w:r>
      <w:r>
        <w:rPr>
          <w:rFonts w:hint="eastAsia" w:ascii="Times New Roman" w:hAnsi="Times New Roman"/>
          <w:bCs/>
          <w:color w:val="auto"/>
          <w:szCs w:val="24"/>
        </w:rPr>
        <w:t>根据样本数据的数字特征可知，</w:t>
      </w:r>
      <w:r>
        <w:rPr>
          <w:rFonts w:ascii="Times New Roman" w:hAnsi="Times New Roman"/>
          <w:bCs/>
          <w:color w:val="auto"/>
          <w:szCs w:val="24"/>
        </w:rPr>
        <w:t>我国大约有80%的省级行政区</w:t>
      </w:r>
      <w:r>
        <w:rPr>
          <w:rFonts w:hint="eastAsia" w:ascii="Times New Roman" w:hAnsi="Times New Roman"/>
          <w:bCs/>
          <w:color w:val="auto"/>
          <w:szCs w:val="24"/>
        </w:rPr>
        <w:t>1</w:t>
      </w:r>
      <w:r>
        <w:rPr>
          <w:rFonts w:ascii="Times New Roman" w:hAnsi="Times New Roman"/>
          <w:bCs/>
          <w:color w:val="auto"/>
          <w:szCs w:val="24"/>
        </w:rPr>
        <w:t>5</w:t>
      </w:r>
      <w:r>
        <w:rPr>
          <w:rFonts w:hint="eastAsia" w:ascii="Times New Roman" w:hAnsi="Times New Roman"/>
          <w:bCs/>
          <w:color w:val="auto"/>
          <w:szCs w:val="24"/>
        </w:rPr>
        <w:t>岁及以上的男性文盲人口比重低于</w:t>
      </w:r>
      <w:r>
        <w:rPr>
          <w:rFonts w:ascii="Times New Roman" w:hAnsi="Times New Roman"/>
          <w:bCs/>
          <w:color w:val="auto"/>
          <w:szCs w:val="24"/>
        </w:rPr>
        <w:t>2.7</w:t>
      </w:r>
      <w:r>
        <w:rPr>
          <w:rFonts w:hint="eastAsia" w:ascii="Times New Roman" w:hAnsi="Times New Roman"/>
          <w:bCs/>
          <w:color w:val="auto"/>
          <w:szCs w:val="24"/>
        </w:rPr>
        <w:t>%，女性文盲人口比重平均为</w:t>
      </w:r>
      <w:r>
        <w:rPr>
          <w:rFonts w:ascii="Times New Roman" w:hAnsi="Times New Roman"/>
          <w:bCs/>
          <w:color w:val="auto"/>
          <w:szCs w:val="24"/>
        </w:rPr>
        <w:t>5.2</w:t>
      </w:r>
      <w:r>
        <w:rPr>
          <w:rFonts w:hint="eastAsia" w:ascii="Times New Roman" w:hAnsi="Times New Roman"/>
          <w:bCs/>
          <w:color w:val="auto"/>
          <w:szCs w:val="24"/>
        </w:rPr>
        <w:t>%</w:t>
      </w:r>
      <w:r>
        <w:rPr>
          <w:rFonts w:ascii="Times New Roman" w:hAnsi="Times New Roman"/>
          <w:bCs/>
          <w:color w:val="auto"/>
          <w:szCs w:val="24"/>
        </w:rPr>
        <w:t>．</w:t>
      </w:r>
      <w:r>
        <w:rPr>
          <w:rFonts w:hint="eastAsia" w:ascii="Times New Roman" w:hAnsi="Times New Roman"/>
          <w:bCs/>
          <w:color w:val="auto"/>
          <w:szCs w:val="24"/>
        </w:rPr>
        <w:t>整体而言</w:t>
      </w:r>
      <w:r>
        <w:rPr>
          <w:rFonts w:ascii="Times New Roman" w:hAnsi="Times New Roman"/>
          <w:bCs/>
          <w:color w:val="auto"/>
          <w:szCs w:val="24"/>
        </w:rPr>
        <w:t>，</w:t>
      </w:r>
      <w:r>
        <w:rPr>
          <w:rFonts w:ascii="Times New Roman" w:hAnsi="Times New Roman"/>
          <w:color w:val="auto"/>
          <w:szCs w:val="24"/>
        </w:rPr>
        <w:t>作为一个发展中大国，我国义务教育发展成就斐然．</w:t>
      </w:r>
    </w:p>
    <w:p w14:paraId="64D45420">
      <w:pPr>
        <w:pStyle w:val="19"/>
        <w:tabs>
          <w:tab w:val="left" w:pos="420"/>
        </w:tabs>
        <w:spacing w:line="312" w:lineRule="auto"/>
        <w:ind w:firstLine="480"/>
        <w:rPr>
          <w:rFonts w:ascii="Times New Roman" w:hAnsi="Times New Roman"/>
          <w:bCs/>
          <w:color w:val="auto"/>
          <w:szCs w:val="24"/>
        </w:rPr>
      </w:pPr>
    </w:p>
    <w:p w14:paraId="4F219B14">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为进一步加大人才竞争力，我国大力发展高等教育</w:t>
      </w:r>
      <w:r>
        <w:rPr>
          <w:rFonts w:ascii="Times New Roman" w:hAnsi="Times New Roman"/>
          <w:bCs/>
          <w:color w:val="auto"/>
          <w:szCs w:val="24"/>
        </w:rPr>
        <w:t>．</w:t>
      </w:r>
      <w:r>
        <w:rPr>
          <w:rFonts w:hint="eastAsia" w:ascii="Times New Roman" w:hAnsi="Times New Roman"/>
          <w:bCs/>
          <w:color w:val="auto"/>
          <w:szCs w:val="24"/>
        </w:rPr>
        <w:t>我们如何了解一个地区的人口受教育程度？我们可以通过查询该地区的统计年鉴获取相关数据．</w:t>
      </w:r>
    </w:p>
    <w:p w14:paraId="5061698A">
      <w:pPr>
        <w:pStyle w:val="19"/>
        <w:tabs>
          <w:tab w:val="left" w:pos="420"/>
        </w:tabs>
        <w:spacing w:line="312" w:lineRule="auto"/>
        <w:ind w:firstLine="482"/>
        <w:rPr>
          <w:rFonts w:ascii="Times New Roman" w:hAnsi="Times New Roman"/>
          <w:bCs/>
          <w:color w:val="auto"/>
          <w:szCs w:val="24"/>
        </w:rPr>
      </w:pPr>
      <w:r>
        <w:rPr>
          <w:rFonts w:ascii="Times New Roman" w:hAnsi="Times New Roman"/>
          <w:b/>
          <w:color w:val="auto"/>
          <w:szCs w:val="24"/>
        </w:rPr>
        <w:t xml:space="preserve">例2 </w:t>
      </w:r>
      <w:r>
        <w:rPr>
          <w:rFonts w:hint="eastAsia" w:ascii="Times New Roman" w:hAnsi="Times New Roman"/>
          <w:bCs/>
          <w:color w:val="auto"/>
          <w:szCs w:val="24"/>
        </w:rPr>
        <w:t>某研究小组通过部分直辖市的统计年鉴，整理了各区1</w:t>
      </w:r>
      <w:r>
        <w:rPr>
          <w:rFonts w:ascii="Times New Roman" w:hAnsi="Times New Roman"/>
          <w:bCs/>
          <w:color w:val="auto"/>
          <w:szCs w:val="24"/>
        </w:rPr>
        <w:t>5</w:t>
      </w:r>
      <w:r>
        <w:rPr>
          <w:rFonts w:hint="eastAsia" w:ascii="Times New Roman" w:hAnsi="Times New Roman"/>
          <w:bCs/>
          <w:color w:val="auto"/>
          <w:szCs w:val="24"/>
        </w:rPr>
        <w:t>岁及以上人口中大学专科、本科和研究生学历的人口比重（%）如下表所示：</w:t>
      </w:r>
    </w:p>
    <w:tbl>
      <w:tblPr>
        <w:tblStyle w:val="12"/>
        <w:tblW w:w="7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984"/>
        <w:gridCol w:w="1984"/>
        <w:gridCol w:w="1984"/>
      </w:tblGrid>
      <w:tr w14:paraId="123E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03F147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地区</w:t>
            </w:r>
          </w:p>
        </w:tc>
        <w:tc>
          <w:tcPr>
            <w:tcW w:w="1984" w:type="dxa"/>
            <w:shd w:val="clear" w:color="auto" w:fill="auto"/>
            <w:noWrap/>
            <w:vAlign w:val="center"/>
          </w:tcPr>
          <w:p w14:paraId="3F1606F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专科学历</w:t>
            </w:r>
            <w:r>
              <w:rPr>
                <w:rFonts w:ascii="Times New Roman" w:hAnsi="Times New Roman" w:cs="Times New Roman"/>
                <w:bCs/>
                <w:sz w:val="21"/>
                <w:szCs w:val="21"/>
              </w:rPr>
              <w:t>比重</w:t>
            </w:r>
          </w:p>
        </w:tc>
        <w:tc>
          <w:tcPr>
            <w:tcW w:w="1984" w:type="dxa"/>
            <w:shd w:val="clear" w:color="auto" w:fill="auto"/>
            <w:noWrap/>
            <w:vAlign w:val="center"/>
          </w:tcPr>
          <w:p w14:paraId="2411BED4">
            <w:pPr>
              <w:widowControl/>
              <w:spacing w:line="312" w:lineRule="auto"/>
              <w:ind w:firstLine="0" w:firstLineChars="0"/>
              <w:jc w:val="center"/>
              <w:rPr>
                <w:rFonts w:ascii="Times New Roman" w:hAnsi="Times New Roman" w:eastAsia="Times New Roman" w:cs="Times New Roman"/>
                <w:kern w:val="0"/>
                <w:sz w:val="21"/>
                <w:szCs w:val="21"/>
              </w:rPr>
            </w:pPr>
            <w:r>
              <w:rPr>
                <w:rFonts w:ascii="Times New Roman" w:hAnsi="Times New Roman" w:cs="Times New Roman"/>
                <w:kern w:val="0"/>
                <w:sz w:val="21"/>
                <w:szCs w:val="21"/>
              </w:rPr>
              <w:t>本科学历</w:t>
            </w:r>
            <w:r>
              <w:rPr>
                <w:rFonts w:ascii="Times New Roman" w:hAnsi="Times New Roman" w:cs="Times New Roman"/>
                <w:bCs/>
                <w:sz w:val="21"/>
                <w:szCs w:val="21"/>
              </w:rPr>
              <w:t>比重</w:t>
            </w:r>
          </w:p>
        </w:tc>
        <w:tc>
          <w:tcPr>
            <w:tcW w:w="1984" w:type="dxa"/>
            <w:shd w:val="clear" w:color="auto" w:fill="auto"/>
            <w:noWrap/>
            <w:vAlign w:val="center"/>
          </w:tcPr>
          <w:p w14:paraId="1CB42AE0">
            <w:pPr>
              <w:widowControl/>
              <w:spacing w:line="312" w:lineRule="auto"/>
              <w:ind w:firstLine="0" w:firstLineChars="0"/>
              <w:jc w:val="center"/>
              <w:rPr>
                <w:rFonts w:ascii="Times New Roman" w:hAnsi="Times New Roman" w:eastAsia="Times New Roman" w:cs="Times New Roman"/>
                <w:kern w:val="0"/>
                <w:sz w:val="21"/>
                <w:szCs w:val="21"/>
              </w:rPr>
            </w:pPr>
            <w:r>
              <w:rPr>
                <w:rFonts w:ascii="Times New Roman" w:hAnsi="Times New Roman" w:cs="Times New Roman"/>
                <w:kern w:val="0"/>
                <w:sz w:val="21"/>
                <w:szCs w:val="21"/>
              </w:rPr>
              <w:t>研究生学历</w:t>
            </w:r>
            <w:r>
              <w:rPr>
                <w:rFonts w:ascii="Times New Roman" w:hAnsi="Times New Roman" w:cs="Times New Roman"/>
                <w:bCs/>
                <w:sz w:val="21"/>
                <w:szCs w:val="21"/>
              </w:rPr>
              <w:t>比重</w:t>
            </w:r>
          </w:p>
        </w:tc>
      </w:tr>
      <w:tr w14:paraId="734F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67DBDD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1区</w:t>
            </w:r>
          </w:p>
        </w:tc>
        <w:tc>
          <w:tcPr>
            <w:tcW w:w="1984" w:type="dxa"/>
            <w:shd w:val="clear" w:color="auto" w:fill="auto"/>
            <w:noWrap/>
            <w:vAlign w:val="center"/>
          </w:tcPr>
          <w:p w14:paraId="1752022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12.37</w:t>
            </w:r>
          </w:p>
        </w:tc>
        <w:tc>
          <w:tcPr>
            <w:tcW w:w="1984" w:type="dxa"/>
            <w:shd w:val="clear" w:color="auto" w:fill="auto"/>
            <w:noWrap/>
            <w:vAlign w:val="center"/>
          </w:tcPr>
          <w:p w14:paraId="37649E9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18.14</w:t>
            </w:r>
          </w:p>
        </w:tc>
        <w:tc>
          <w:tcPr>
            <w:tcW w:w="1984" w:type="dxa"/>
            <w:shd w:val="clear" w:color="auto" w:fill="auto"/>
            <w:noWrap/>
            <w:vAlign w:val="center"/>
          </w:tcPr>
          <w:p w14:paraId="1B30E85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4.84</w:t>
            </w:r>
          </w:p>
        </w:tc>
      </w:tr>
      <w:tr w14:paraId="79CD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3BC9D0F3">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2区</w:t>
            </w:r>
          </w:p>
        </w:tc>
        <w:tc>
          <w:tcPr>
            <w:tcW w:w="1984" w:type="dxa"/>
            <w:shd w:val="clear" w:color="auto" w:fill="auto"/>
            <w:noWrap/>
            <w:vAlign w:val="center"/>
          </w:tcPr>
          <w:p w14:paraId="59DB1F9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14.69</w:t>
            </w:r>
          </w:p>
        </w:tc>
        <w:tc>
          <w:tcPr>
            <w:tcW w:w="1984" w:type="dxa"/>
            <w:shd w:val="clear" w:color="auto" w:fill="auto"/>
            <w:noWrap/>
            <w:vAlign w:val="center"/>
          </w:tcPr>
          <w:p w14:paraId="5849927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26.5</w:t>
            </w:r>
          </w:p>
        </w:tc>
        <w:tc>
          <w:tcPr>
            <w:tcW w:w="1984" w:type="dxa"/>
            <w:shd w:val="clear" w:color="auto" w:fill="auto"/>
            <w:noWrap/>
            <w:vAlign w:val="center"/>
          </w:tcPr>
          <w:p w14:paraId="24AE0DD9">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9.74</w:t>
            </w:r>
          </w:p>
        </w:tc>
      </w:tr>
      <w:tr w14:paraId="6B6F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48FEC32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3区</w:t>
            </w:r>
          </w:p>
        </w:tc>
        <w:tc>
          <w:tcPr>
            <w:tcW w:w="1984" w:type="dxa"/>
            <w:shd w:val="clear" w:color="auto" w:fill="auto"/>
            <w:noWrap/>
            <w:vAlign w:val="center"/>
          </w:tcPr>
          <w:p w14:paraId="73C96C4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14.63</w:t>
            </w:r>
          </w:p>
        </w:tc>
        <w:tc>
          <w:tcPr>
            <w:tcW w:w="1984" w:type="dxa"/>
            <w:shd w:val="clear" w:color="auto" w:fill="auto"/>
            <w:noWrap/>
            <w:vAlign w:val="center"/>
          </w:tcPr>
          <w:p w14:paraId="206D42AC">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26.74</w:t>
            </w:r>
          </w:p>
        </w:tc>
        <w:tc>
          <w:tcPr>
            <w:tcW w:w="1984" w:type="dxa"/>
            <w:shd w:val="clear" w:color="auto" w:fill="auto"/>
            <w:noWrap/>
            <w:vAlign w:val="center"/>
          </w:tcPr>
          <w:p w14:paraId="30B445B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8.28</w:t>
            </w:r>
          </w:p>
        </w:tc>
      </w:tr>
      <w:tr w14:paraId="3B53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69DE652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4区</w:t>
            </w:r>
          </w:p>
        </w:tc>
        <w:tc>
          <w:tcPr>
            <w:tcW w:w="1984" w:type="dxa"/>
            <w:shd w:val="clear" w:color="auto" w:fill="auto"/>
            <w:noWrap/>
            <w:vAlign w:val="center"/>
          </w:tcPr>
          <w:p w14:paraId="2805A12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15.67</w:t>
            </w:r>
          </w:p>
        </w:tc>
        <w:tc>
          <w:tcPr>
            <w:tcW w:w="1984" w:type="dxa"/>
            <w:shd w:val="clear" w:color="auto" w:fill="auto"/>
            <w:noWrap/>
            <w:vAlign w:val="center"/>
          </w:tcPr>
          <w:p w14:paraId="6ECA8E8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23.65</w:t>
            </w:r>
          </w:p>
        </w:tc>
        <w:tc>
          <w:tcPr>
            <w:tcW w:w="1984" w:type="dxa"/>
            <w:shd w:val="clear" w:color="auto" w:fill="auto"/>
            <w:noWrap/>
            <w:vAlign w:val="center"/>
          </w:tcPr>
          <w:p w14:paraId="6F00730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5.38</w:t>
            </w:r>
          </w:p>
        </w:tc>
      </w:tr>
      <w:tr w14:paraId="7EF7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B42A8D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5区</w:t>
            </w:r>
          </w:p>
        </w:tc>
        <w:tc>
          <w:tcPr>
            <w:tcW w:w="1984" w:type="dxa"/>
            <w:shd w:val="clear" w:color="auto" w:fill="auto"/>
            <w:noWrap/>
            <w:vAlign w:val="center"/>
          </w:tcPr>
          <w:p w14:paraId="01C5C3E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15.89</w:t>
            </w:r>
          </w:p>
        </w:tc>
        <w:tc>
          <w:tcPr>
            <w:tcW w:w="1984" w:type="dxa"/>
            <w:shd w:val="clear" w:color="auto" w:fill="auto"/>
            <w:noWrap/>
            <w:vAlign w:val="center"/>
          </w:tcPr>
          <w:p w14:paraId="7BDA418D">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23.47</w:t>
            </w:r>
          </w:p>
        </w:tc>
        <w:tc>
          <w:tcPr>
            <w:tcW w:w="1984" w:type="dxa"/>
            <w:shd w:val="clear" w:color="auto" w:fill="auto"/>
            <w:noWrap/>
            <w:vAlign w:val="center"/>
          </w:tcPr>
          <w:p w14:paraId="58790CB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5.77</w:t>
            </w:r>
          </w:p>
        </w:tc>
      </w:tr>
      <w:tr w14:paraId="596D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5BAD2EE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6区</w:t>
            </w:r>
          </w:p>
        </w:tc>
        <w:tc>
          <w:tcPr>
            <w:tcW w:w="1984" w:type="dxa"/>
            <w:shd w:val="clear" w:color="auto" w:fill="auto"/>
            <w:noWrap/>
            <w:vAlign w:val="center"/>
          </w:tcPr>
          <w:p w14:paraId="085A8D3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15.33</w:t>
            </w:r>
          </w:p>
        </w:tc>
        <w:tc>
          <w:tcPr>
            <w:tcW w:w="1984" w:type="dxa"/>
            <w:shd w:val="clear" w:color="auto" w:fill="auto"/>
            <w:noWrap/>
            <w:vAlign w:val="center"/>
          </w:tcPr>
          <w:p w14:paraId="3231101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23.92</w:t>
            </w:r>
          </w:p>
        </w:tc>
        <w:tc>
          <w:tcPr>
            <w:tcW w:w="1984" w:type="dxa"/>
            <w:shd w:val="clear" w:color="auto" w:fill="auto"/>
            <w:noWrap/>
            <w:vAlign w:val="center"/>
          </w:tcPr>
          <w:p w14:paraId="797FD53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5.43</w:t>
            </w:r>
          </w:p>
        </w:tc>
      </w:tr>
      <w:tr w14:paraId="0113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9C2389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7区</w:t>
            </w:r>
          </w:p>
        </w:tc>
        <w:tc>
          <w:tcPr>
            <w:tcW w:w="1984" w:type="dxa"/>
            <w:shd w:val="clear" w:color="auto" w:fill="auto"/>
            <w:noWrap/>
            <w:vAlign w:val="center"/>
          </w:tcPr>
          <w:p w14:paraId="264F288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14.52</w:t>
            </w:r>
          </w:p>
        </w:tc>
        <w:tc>
          <w:tcPr>
            <w:tcW w:w="1984" w:type="dxa"/>
            <w:shd w:val="clear" w:color="auto" w:fill="auto"/>
            <w:noWrap/>
            <w:vAlign w:val="center"/>
          </w:tcPr>
          <w:p w14:paraId="410BEAB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23.55</w:t>
            </w:r>
          </w:p>
        </w:tc>
        <w:tc>
          <w:tcPr>
            <w:tcW w:w="1984" w:type="dxa"/>
            <w:shd w:val="clear" w:color="auto" w:fill="auto"/>
            <w:noWrap/>
            <w:vAlign w:val="center"/>
          </w:tcPr>
          <w:p w14:paraId="09A98D1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8.01</w:t>
            </w:r>
          </w:p>
        </w:tc>
      </w:tr>
      <w:tr w14:paraId="718F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9C4EA9A">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8区</w:t>
            </w:r>
          </w:p>
        </w:tc>
        <w:tc>
          <w:tcPr>
            <w:tcW w:w="1984" w:type="dxa"/>
            <w:shd w:val="clear" w:color="auto" w:fill="auto"/>
            <w:noWrap/>
            <w:vAlign w:val="center"/>
          </w:tcPr>
          <w:p w14:paraId="53AF9F9C">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14.68</w:t>
            </w:r>
          </w:p>
        </w:tc>
        <w:tc>
          <w:tcPr>
            <w:tcW w:w="1984" w:type="dxa"/>
            <w:shd w:val="clear" w:color="auto" w:fill="auto"/>
            <w:noWrap/>
            <w:vAlign w:val="center"/>
          </w:tcPr>
          <w:p w14:paraId="7F628D3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22.21</w:t>
            </w:r>
          </w:p>
        </w:tc>
        <w:tc>
          <w:tcPr>
            <w:tcW w:w="1984" w:type="dxa"/>
            <w:shd w:val="clear" w:color="auto" w:fill="auto"/>
            <w:noWrap/>
            <w:vAlign w:val="center"/>
          </w:tcPr>
          <w:p w14:paraId="3CEF072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5.89</w:t>
            </w:r>
          </w:p>
        </w:tc>
      </w:tr>
      <w:tr w14:paraId="054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6AE80426">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9区</w:t>
            </w:r>
          </w:p>
        </w:tc>
        <w:tc>
          <w:tcPr>
            <w:tcW w:w="1984" w:type="dxa"/>
            <w:shd w:val="clear" w:color="auto" w:fill="auto"/>
            <w:noWrap/>
            <w:vAlign w:val="center"/>
          </w:tcPr>
          <w:p w14:paraId="14695CE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15.45</w:t>
            </w:r>
          </w:p>
        </w:tc>
        <w:tc>
          <w:tcPr>
            <w:tcW w:w="1984" w:type="dxa"/>
            <w:shd w:val="clear" w:color="auto" w:fill="auto"/>
            <w:noWrap/>
            <w:vAlign w:val="center"/>
          </w:tcPr>
          <w:p w14:paraId="52E01C1A">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17.82</w:t>
            </w:r>
          </w:p>
        </w:tc>
        <w:tc>
          <w:tcPr>
            <w:tcW w:w="1984" w:type="dxa"/>
            <w:shd w:val="clear" w:color="auto" w:fill="auto"/>
            <w:noWrap/>
            <w:vAlign w:val="center"/>
          </w:tcPr>
          <w:p w14:paraId="57D4F03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2.83</w:t>
            </w:r>
          </w:p>
        </w:tc>
      </w:tr>
      <w:tr w14:paraId="727B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6213E70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10区</w:t>
            </w:r>
          </w:p>
        </w:tc>
        <w:tc>
          <w:tcPr>
            <w:tcW w:w="1984" w:type="dxa"/>
            <w:shd w:val="clear" w:color="auto" w:fill="auto"/>
            <w:noWrap/>
            <w:vAlign w:val="center"/>
          </w:tcPr>
          <w:p w14:paraId="78FD6F0C">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13.01</w:t>
            </w:r>
          </w:p>
        </w:tc>
        <w:tc>
          <w:tcPr>
            <w:tcW w:w="1984" w:type="dxa"/>
            <w:shd w:val="clear" w:color="auto" w:fill="auto"/>
            <w:noWrap/>
            <w:vAlign w:val="center"/>
          </w:tcPr>
          <w:p w14:paraId="6E3FA26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14.93</w:t>
            </w:r>
          </w:p>
        </w:tc>
        <w:tc>
          <w:tcPr>
            <w:tcW w:w="1984" w:type="dxa"/>
            <w:shd w:val="clear" w:color="auto" w:fill="auto"/>
            <w:noWrap/>
            <w:vAlign w:val="center"/>
          </w:tcPr>
          <w:p w14:paraId="77BF132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3.03</w:t>
            </w:r>
          </w:p>
        </w:tc>
      </w:tr>
      <w:tr w14:paraId="6720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612D104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11区</w:t>
            </w:r>
          </w:p>
        </w:tc>
        <w:tc>
          <w:tcPr>
            <w:tcW w:w="1984" w:type="dxa"/>
            <w:shd w:val="clear" w:color="auto" w:fill="auto"/>
            <w:noWrap/>
            <w:vAlign w:val="center"/>
          </w:tcPr>
          <w:p w14:paraId="78EA788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13.91</w:t>
            </w:r>
          </w:p>
        </w:tc>
        <w:tc>
          <w:tcPr>
            <w:tcW w:w="1984" w:type="dxa"/>
            <w:shd w:val="clear" w:color="auto" w:fill="auto"/>
            <w:noWrap/>
            <w:vAlign w:val="center"/>
          </w:tcPr>
          <w:p w14:paraId="6F6263B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19.98</w:t>
            </w:r>
          </w:p>
        </w:tc>
        <w:tc>
          <w:tcPr>
            <w:tcW w:w="1984" w:type="dxa"/>
            <w:shd w:val="clear" w:color="auto" w:fill="auto"/>
            <w:noWrap/>
            <w:vAlign w:val="center"/>
          </w:tcPr>
          <w:p w14:paraId="7A18236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6.14</w:t>
            </w:r>
          </w:p>
        </w:tc>
      </w:tr>
      <w:tr w14:paraId="38DB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49AEFFCD">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12区</w:t>
            </w:r>
          </w:p>
        </w:tc>
        <w:tc>
          <w:tcPr>
            <w:tcW w:w="1984" w:type="dxa"/>
            <w:shd w:val="clear" w:color="auto" w:fill="auto"/>
            <w:noWrap/>
            <w:vAlign w:val="center"/>
          </w:tcPr>
          <w:p w14:paraId="64F176E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10.74</w:t>
            </w:r>
          </w:p>
        </w:tc>
        <w:tc>
          <w:tcPr>
            <w:tcW w:w="1984" w:type="dxa"/>
            <w:shd w:val="clear" w:color="auto" w:fill="auto"/>
            <w:noWrap/>
            <w:vAlign w:val="center"/>
          </w:tcPr>
          <w:p w14:paraId="20A41C69">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10.22</w:t>
            </w:r>
          </w:p>
        </w:tc>
        <w:tc>
          <w:tcPr>
            <w:tcW w:w="1984" w:type="dxa"/>
            <w:shd w:val="clear" w:color="auto" w:fill="auto"/>
            <w:noWrap/>
            <w:vAlign w:val="center"/>
          </w:tcPr>
          <w:p w14:paraId="5AEA06F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1.01</w:t>
            </w:r>
          </w:p>
        </w:tc>
      </w:tr>
      <w:tr w14:paraId="31C1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18C3BB1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13区</w:t>
            </w:r>
          </w:p>
        </w:tc>
        <w:tc>
          <w:tcPr>
            <w:tcW w:w="1984" w:type="dxa"/>
            <w:shd w:val="clear" w:color="auto" w:fill="auto"/>
            <w:noWrap/>
            <w:vAlign w:val="center"/>
          </w:tcPr>
          <w:p w14:paraId="0FF74B9C">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13.27</w:t>
            </w:r>
          </w:p>
        </w:tc>
        <w:tc>
          <w:tcPr>
            <w:tcW w:w="1984" w:type="dxa"/>
            <w:shd w:val="clear" w:color="auto" w:fill="auto"/>
            <w:noWrap/>
            <w:vAlign w:val="center"/>
          </w:tcPr>
          <w:p w14:paraId="391465C3">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17.92</w:t>
            </w:r>
          </w:p>
        </w:tc>
        <w:tc>
          <w:tcPr>
            <w:tcW w:w="1984" w:type="dxa"/>
            <w:shd w:val="clear" w:color="auto" w:fill="auto"/>
            <w:noWrap/>
            <w:vAlign w:val="center"/>
          </w:tcPr>
          <w:p w14:paraId="4606E8C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3.12</w:t>
            </w:r>
          </w:p>
        </w:tc>
      </w:tr>
      <w:tr w14:paraId="2D74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34853DD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14区</w:t>
            </w:r>
          </w:p>
        </w:tc>
        <w:tc>
          <w:tcPr>
            <w:tcW w:w="1984" w:type="dxa"/>
            <w:shd w:val="clear" w:color="auto" w:fill="auto"/>
            <w:noWrap/>
            <w:vAlign w:val="center"/>
          </w:tcPr>
          <w:p w14:paraId="1652EDE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11.35</w:t>
            </w:r>
          </w:p>
        </w:tc>
        <w:tc>
          <w:tcPr>
            <w:tcW w:w="1984" w:type="dxa"/>
            <w:shd w:val="clear" w:color="auto" w:fill="auto"/>
            <w:noWrap/>
            <w:vAlign w:val="center"/>
          </w:tcPr>
          <w:p w14:paraId="707A75B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12.1</w:t>
            </w:r>
          </w:p>
        </w:tc>
        <w:tc>
          <w:tcPr>
            <w:tcW w:w="1984" w:type="dxa"/>
            <w:shd w:val="clear" w:color="auto" w:fill="auto"/>
            <w:noWrap/>
            <w:vAlign w:val="center"/>
          </w:tcPr>
          <w:p w14:paraId="5E61C6BA">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1.56</w:t>
            </w:r>
          </w:p>
        </w:tc>
      </w:tr>
      <w:tr w14:paraId="7E30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4790FF7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15区</w:t>
            </w:r>
          </w:p>
        </w:tc>
        <w:tc>
          <w:tcPr>
            <w:tcW w:w="1984" w:type="dxa"/>
            <w:shd w:val="clear" w:color="auto" w:fill="auto"/>
            <w:noWrap/>
            <w:vAlign w:val="center"/>
          </w:tcPr>
          <w:p w14:paraId="07A92A6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10.46</w:t>
            </w:r>
          </w:p>
        </w:tc>
        <w:tc>
          <w:tcPr>
            <w:tcW w:w="1984" w:type="dxa"/>
            <w:shd w:val="clear" w:color="auto" w:fill="auto"/>
            <w:noWrap/>
            <w:vAlign w:val="center"/>
          </w:tcPr>
          <w:p w14:paraId="76ECD69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11.86</w:t>
            </w:r>
          </w:p>
        </w:tc>
        <w:tc>
          <w:tcPr>
            <w:tcW w:w="1984" w:type="dxa"/>
            <w:shd w:val="clear" w:color="auto" w:fill="auto"/>
            <w:noWrap/>
            <w:vAlign w:val="center"/>
          </w:tcPr>
          <w:p w14:paraId="7F5F5F8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1.13</w:t>
            </w:r>
          </w:p>
        </w:tc>
      </w:tr>
      <w:tr w14:paraId="312E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shd w:val="clear" w:color="auto" w:fill="auto"/>
            <w:noWrap/>
            <w:vAlign w:val="center"/>
          </w:tcPr>
          <w:p w14:paraId="767BC07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16区</w:t>
            </w:r>
          </w:p>
        </w:tc>
        <w:tc>
          <w:tcPr>
            <w:tcW w:w="1984" w:type="dxa"/>
            <w:shd w:val="clear" w:color="auto" w:fill="auto"/>
            <w:noWrap/>
            <w:vAlign w:val="center"/>
          </w:tcPr>
          <w:p w14:paraId="70E9DA04">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7.03</w:t>
            </w:r>
          </w:p>
        </w:tc>
        <w:tc>
          <w:tcPr>
            <w:tcW w:w="1984" w:type="dxa"/>
            <w:shd w:val="clear" w:color="auto" w:fill="auto"/>
            <w:noWrap/>
            <w:vAlign w:val="center"/>
          </w:tcPr>
          <w:p w14:paraId="7846B6C5">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6.41</w:t>
            </w:r>
          </w:p>
        </w:tc>
        <w:tc>
          <w:tcPr>
            <w:tcW w:w="1984" w:type="dxa"/>
            <w:shd w:val="clear" w:color="auto" w:fill="auto"/>
            <w:noWrap/>
            <w:vAlign w:val="center"/>
          </w:tcPr>
          <w:p w14:paraId="317C54B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sz w:val="21"/>
                <w:szCs w:val="21"/>
              </w:rPr>
              <w:t>0.42</w:t>
            </w:r>
          </w:p>
        </w:tc>
      </w:tr>
      <w:tr w14:paraId="5715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6B1A6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17区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57DC9B">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15.82</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5D5C99">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28.71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6D39F5">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8.44</w:t>
            </w:r>
          </w:p>
        </w:tc>
      </w:tr>
      <w:tr w14:paraId="0690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0BC93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18区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6CDE9F">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15.01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D8C1C8">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29.25</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CF9D05">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12.28</w:t>
            </w:r>
          </w:p>
        </w:tc>
      </w:tr>
      <w:tr w14:paraId="498B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9C73E3">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19区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9D3780">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15.28</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2236C5">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30.76</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8AEC8B">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9.56</w:t>
            </w:r>
          </w:p>
        </w:tc>
      </w:tr>
      <w:tr w14:paraId="4B29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911A90">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20区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06F1FB">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16.29</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674F49">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26.37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7CD00D">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7.27</w:t>
            </w:r>
          </w:p>
        </w:tc>
      </w:tr>
      <w:tr w14:paraId="248C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033E8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21区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7D3479">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16.97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338014">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28.17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ED5F57">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8.21</w:t>
            </w:r>
          </w:p>
        </w:tc>
      </w:tr>
      <w:tr w14:paraId="4F40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85E5CC">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22区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A7AB57">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13.08</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968CF3">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33.14</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B879BB">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17.81</w:t>
            </w:r>
          </w:p>
        </w:tc>
      </w:tr>
      <w:tr w14:paraId="41EA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D4F8E6">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23区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9688FB">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16.37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001191">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17.21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E0CB49">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3.15</w:t>
            </w:r>
          </w:p>
        </w:tc>
      </w:tr>
      <w:tr w14:paraId="464C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EB910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24区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575E48">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15.07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36D962">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17.1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B77CFC">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3.21</w:t>
            </w:r>
          </w:p>
        </w:tc>
      </w:tr>
      <w:tr w14:paraId="0034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F261BB">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25区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102B04">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16.65</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EC281A">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20.04</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E76AC5">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3.29</w:t>
            </w:r>
          </w:p>
        </w:tc>
      </w:tr>
      <w:tr w14:paraId="4499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36AFC1">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26区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FA309E">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13.62</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85A69A">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17.3</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71830D">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2.72</w:t>
            </w:r>
          </w:p>
        </w:tc>
      </w:tr>
      <w:tr w14:paraId="746D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E3F67F">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27区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D07312">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EDF7DD">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26.34</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83BE21">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6.46</w:t>
            </w:r>
          </w:p>
        </w:tc>
      </w:tr>
      <w:tr w14:paraId="011C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AB65F2">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28区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422206">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16.05</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582986">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19.51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8D84A1">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4.23</w:t>
            </w:r>
          </w:p>
        </w:tc>
      </w:tr>
      <w:tr w14:paraId="53F3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924218">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29区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2FBA37">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12.74</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318797">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12.62</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337CA1">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3.84</w:t>
            </w:r>
          </w:p>
        </w:tc>
      </w:tr>
      <w:tr w14:paraId="721A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22D45D">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30区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BF3A1C">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13.7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02548E">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11.41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BF02D2">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0.98</w:t>
            </w:r>
          </w:p>
        </w:tc>
      </w:tr>
      <w:tr w14:paraId="0B47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FED73E">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31区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E2FD02">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13</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84BFFA">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11.73</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20DB9A">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1.14</w:t>
            </w:r>
          </w:p>
        </w:tc>
      </w:tr>
      <w:tr w14:paraId="6147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593DA7">
            <w:pPr>
              <w:widowControl/>
              <w:spacing w:line="312" w:lineRule="auto"/>
              <w:ind w:firstLine="0" w:firstLineChars="0"/>
              <w:jc w:val="center"/>
              <w:rPr>
                <w:rFonts w:ascii="Times New Roman" w:hAnsi="Times New Roman" w:cs="Times New Roman"/>
                <w:kern w:val="0"/>
                <w:sz w:val="21"/>
                <w:szCs w:val="21"/>
              </w:rPr>
            </w:pPr>
            <w:r>
              <w:rPr>
                <w:rFonts w:ascii="Times New Roman" w:hAnsi="Times New Roman" w:cs="Times New Roman"/>
                <w:kern w:val="0"/>
                <w:sz w:val="21"/>
                <w:szCs w:val="21"/>
              </w:rPr>
              <w:t>32区</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D1796D">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12.79</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B9231E">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12.51</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0174B4">
            <w:pPr>
              <w:widowControl/>
              <w:spacing w:line="312"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1.26</w:t>
            </w:r>
          </w:p>
        </w:tc>
      </w:tr>
    </w:tbl>
    <w:p w14:paraId="652396BA">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请从以下几个方面对上表中的数据进行统计分析：</w:t>
      </w:r>
    </w:p>
    <w:p w14:paraId="6EEA0284">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w:t>
      </w:r>
      <w:r>
        <w:rPr>
          <w:rFonts w:ascii="Times New Roman" w:hAnsi="Times New Roman"/>
          <w:bCs/>
          <w:color w:val="auto"/>
          <w:szCs w:val="24"/>
        </w:rPr>
        <w:t>1</w:t>
      </w:r>
      <w:r>
        <w:rPr>
          <w:rFonts w:hint="eastAsia" w:ascii="Times New Roman" w:hAnsi="Times New Roman"/>
          <w:bCs/>
          <w:color w:val="auto"/>
          <w:szCs w:val="24"/>
        </w:rPr>
        <w:t>）各类学历人口比重的频率分布直方图；</w:t>
      </w:r>
    </w:p>
    <w:p w14:paraId="04C4D6D1">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w:t>
      </w:r>
      <w:r>
        <w:rPr>
          <w:rFonts w:ascii="Times New Roman" w:hAnsi="Times New Roman"/>
          <w:bCs/>
          <w:color w:val="auto"/>
          <w:szCs w:val="24"/>
        </w:rPr>
        <w:t>2</w:t>
      </w:r>
      <w:r>
        <w:rPr>
          <w:rFonts w:hint="eastAsia" w:ascii="Times New Roman" w:hAnsi="Times New Roman"/>
          <w:bCs/>
          <w:color w:val="auto"/>
          <w:szCs w:val="24"/>
        </w:rPr>
        <w:t>）各类学历人口比重的集中趋势和离散程度；（结果精确到</w:t>
      </w:r>
      <w:r>
        <w:rPr>
          <w:rFonts w:ascii="Times New Roman" w:hAnsi="Times New Roman"/>
          <w:bCs/>
          <w:color w:val="auto"/>
          <w:szCs w:val="24"/>
        </w:rPr>
        <w:t>0.01</w:t>
      </w:r>
      <w:r>
        <w:rPr>
          <w:rFonts w:hint="eastAsia" w:ascii="Times New Roman" w:hAnsi="Times New Roman"/>
          <w:bCs/>
          <w:color w:val="auto"/>
          <w:szCs w:val="24"/>
        </w:rPr>
        <w:t>）</w:t>
      </w:r>
    </w:p>
    <w:p w14:paraId="72EFCBB0">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（3）相关指标的相关性分析．</w:t>
      </w:r>
    </w:p>
    <w:p w14:paraId="7AE9398C">
      <w:pPr>
        <w:pStyle w:val="19"/>
        <w:tabs>
          <w:tab w:val="left" w:pos="420"/>
        </w:tabs>
        <w:spacing w:line="312" w:lineRule="auto"/>
        <w:ind w:firstLine="482"/>
        <w:rPr>
          <w:rFonts w:ascii="Times New Roman" w:hAnsi="Times New Roman"/>
          <w:bCs/>
          <w:color w:val="auto"/>
          <w:szCs w:val="24"/>
        </w:rPr>
      </w:pPr>
      <w:r>
        <w:rPr>
          <w:rFonts w:hint="eastAsia" w:ascii="Times New Roman" w:hAnsi="Times New Roman"/>
          <w:b/>
          <w:color w:val="auto"/>
          <w:szCs w:val="24"/>
        </w:rPr>
        <w:t xml:space="preserve">分析 </w:t>
      </w:r>
      <w:r>
        <w:rPr>
          <w:rFonts w:hint="eastAsia" w:ascii="Times New Roman" w:hAnsi="Times New Roman"/>
          <w:bCs/>
          <w:color w:val="auto"/>
          <w:szCs w:val="24"/>
        </w:rPr>
        <w:t>要绘制频率分布直方图需要先绘制频率分布表．我们以本科学历的人口比重（%）为例．整理数据，将数据从小到大进行排列．</w:t>
      </w:r>
    </w:p>
    <w:tbl>
      <w:tblPr>
        <w:tblStyle w:val="12"/>
        <w:tblW w:w="7256" w:type="dxa"/>
        <w:jc w:val="center"/>
        <w:tblLayout w:type="autofit"/>
        <w:tblCellMar>
          <w:top w:w="0" w:type="dxa"/>
          <w:left w:w="108" w:type="dxa"/>
          <w:bottom w:w="0" w:type="dxa"/>
          <w:right w:w="108" w:type="dxa"/>
        </w:tblCellMar>
      </w:tblPr>
      <w:tblGrid>
        <w:gridCol w:w="907"/>
        <w:gridCol w:w="907"/>
        <w:gridCol w:w="907"/>
        <w:gridCol w:w="907"/>
        <w:gridCol w:w="907"/>
        <w:gridCol w:w="907"/>
        <w:gridCol w:w="907"/>
        <w:gridCol w:w="907"/>
      </w:tblGrid>
      <w:tr w14:paraId="5BE704FD">
        <w:tblPrEx>
          <w:tblCellMar>
            <w:top w:w="0" w:type="dxa"/>
            <w:left w:w="108" w:type="dxa"/>
            <w:bottom w:w="0" w:type="dxa"/>
            <w:right w:w="108" w:type="dxa"/>
          </w:tblCellMar>
        </w:tblPrEx>
        <w:trPr>
          <w:trHeight w:val="300" w:hRule="atLeast"/>
          <w:jc w:val="center"/>
        </w:trPr>
        <w:tc>
          <w:tcPr>
            <w:tcW w:w="907" w:type="dxa"/>
            <w:shd w:val="clear" w:color="auto" w:fill="auto"/>
            <w:noWrap/>
            <w:vAlign w:val="center"/>
          </w:tcPr>
          <w:p w14:paraId="43462B30">
            <w:pPr>
              <w:widowControl/>
              <w:spacing w:line="312" w:lineRule="auto"/>
              <w:ind w:firstLine="0" w:firstLineChars="0"/>
              <w:jc w:val="center"/>
              <w:rPr>
                <w:rFonts w:ascii="Times New Roman" w:hAnsi="Times New Roman" w:eastAsia="等线" w:cs="Times New Roman"/>
                <w:color w:val="000000"/>
                <w:kern w:val="0"/>
                <w:sz w:val="21"/>
                <w:szCs w:val="21"/>
              </w:rPr>
            </w:pPr>
            <w:bookmarkStart w:id="26" w:name="_Hlk129503966"/>
            <w:r>
              <w:rPr>
                <w:rFonts w:ascii="Times New Roman" w:hAnsi="Times New Roman" w:eastAsia="等线" w:cs="Times New Roman"/>
                <w:color w:val="000000"/>
                <w:kern w:val="0"/>
                <w:sz w:val="21"/>
                <w:szCs w:val="21"/>
              </w:rPr>
              <w:t>6.41</w:t>
            </w:r>
          </w:p>
        </w:tc>
        <w:tc>
          <w:tcPr>
            <w:tcW w:w="907" w:type="dxa"/>
            <w:shd w:val="clear" w:color="auto" w:fill="auto"/>
            <w:noWrap/>
            <w:vAlign w:val="center"/>
          </w:tcPr>
          <w:p w14:paraId="30242D2A">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10.22</w:t>
            </w:r>
          </w:p>
        </w:tc>
        <w:tc>
          <w:tcPr>
            <w:tcW w:w="907" w:type="dxa"/>
            <w:shd w:val="clear" w:color="auto" w:fill="auto"/>
            <w:noWrap/>
            <w:vAlign w:val="center"/>
          </w:tcPr>
          <w:p w14:paraId="12B9A856">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11.41</w:t>
            </w:r>
          </w:p>
        </w:tc>
        <w:tc>
          <w:tcPr>
            <w:tcW w:w="907" w:type="dxa"/>
            <w:shd w:val="clear" w:color="auto" w:fill="auto"/>
            <w:noWrap/>
            <w:vAlign w:val="center"/>
          </w:tcPr>
          <w:p w14:paraId="29D42007">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11.73</w:t>
            </w:r>
          </w:p>
        </w:tc>
        <w:tc>
          <w:tcPr>
            <w:tcW w:w="907" w:type="dxa"/>
            <w:shd w:val="clear" w:color="auto" w:fill="auto"/>
            <w:noWrap/>
            <w:vAlign w:val="center"/>
          </w:tcPr>
          <w:p w14:paraId="4F92F347">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11.86</w:t>
            </w:r>
          </w:p>
        </w:tc>
        <w:tc>
          <w:tcPr>
            <w:tcW w:w="907" w:type="dxa"/>
            <w:shd w:val="clear" w:color="auto" w:fill="auto"/>
            <w:noWrap/>
            <w:vAlign w:val="center"/>
          </w:tcPr>
          <w:p w14:paraId="0E251255">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12.1</w:t>
            </w:r>
          </w:p>
        </w:tc>
        <w:tc>
          <w:tcPr>
            <w:tcW w:w="907" w:type="dxa"/>
            <w:shd w:val="clear" w:color="auto" w:fill="auto"/>
            <w:noWrap/>
            <w:vAlign w:val="center"/>
          </w:tcPr>
          <w:p w14:paraId="4DB94713">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12.51</w:t>
            </w:r>
          </w:p>
        </w:tc>
        <w:tc>
          <w:tcPr>
            <w:tcW w:w="907" w:type="dxa"/>
            <w:shd w:val="clear" w:color="auto" w:fill="auto"/>
            <w:noWrap/>
            <w:vAlign w:val="center"/>
          </w:tcPr>
          <w:p w14:paraId="2EA80A67">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12.62</w:t>
            </w:r>
          </w:p>
        </w:tc>
      </w:tr>
      <w:tr w14:paraId="444E3B74">
        <w:tblPrEx>
          <w:tblCellMar>
            <w:top w:w="0" w:type="dxa"/>
            <w:left w:w="108" w:type="dxa"/>
            <w:bottom w:w="0" w:type="dxa"/>
            <w:right w:w="108" w:type="dxa"/>
          </w:tblCellMar>
        </w:tblPrEx>
        <w:trPr>
          <w:trHeight w:val="300" w:hRule="atLeast"/>
          <w:jc w:val="center"/>
        </w:trPr>
        <w:tc>
          <w:tcPr>
            <w:tcW w:w="907" w:type="dxa"/>
            <w:shd w:val="clear" w:color="auto" w:fill="auto"/>
            <w:noWrap/>
            <w:vAlign w:val="center"/>
          </w:tcPr>
          <w:p w14:paraId="02869FA2">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14.93</w:t>
            </w:r>
          </w:p>
        </w:tc>
        <w:tc>
          <w:tcPr>
            <w:tcW w:w="907" w:type="dxa"/>
            <w:shd w:val="clear" w:color="auto" w:fill="auto"/>
            <w:noWrap/>
            <w:vAlign w:val="center"/>
          </w:tcPr>
          <w:p w14:paraId="6E0D29BF">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17.1</w:t>
            </w:r>
          </w:p>
        </w:tc>
        <w:tc>
          <w:tcPr>
            <w:tcW w:w="907" w:type="dxa"/>
            <w:shd w:val="clear" w:color="auto" w:fill="auto"/>
            <w:noWrap/>
            <w:vAlign w:val="center"/>
          </w:tcPr>
          <w:p w14:paraId="1D2A6D4D">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17.21</w:t>
            </w:r>
          </w:p>
        </w:tc>
        <w:tc>
          <w:tcPr>
            <w:tcW w:w="907" w:type="dxa"/>
            <w:shd w:val="clear" w:color="auto" w:fill="auto"/>
            <w:noWrap/>
            <w:vAlign w:val="center"/>
          </w:tcPr>
          <w:p w14:paraId="523D8EE3">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17.3</w:t>
            </w:r>
          </w:p>
        </w:tc>
        <w:tc>
          <w:tcPr>
            <w:tcW w:w="907" w:type="dxa"/>
            <w:shd w:val="clear" w:color="auto" w:fill="auto"/>
            <w:noWrap/>
            <w:vAlign w:val="center"/>
          </w:tcPr>
          <w:p w14:paraId="3B5F128A">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17.82</w:t>
            </w:r>
          </w:p>
        </w:tc>
        <w:tc>
          <w:tcPr>
            <w:tcW w:w="907" w:type="dxa"/>
            <w:shd w:val="clear" w:color="auto" w:fill="auto"/>
            <w:noWrap/>
            <w:vAlign w:val="center"/>
          </w:tcPr>
          <w:p w14:paraId="75598EFD">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17.92</w:t>
            </w:r>
          </w:p>
        </w:tc>
        <w:tc>
          <w:tcPr>
            <w:tcW w:w="907" w:type="dxa"/>
            <w:shd w:val="clear" w:color="auto" w:fill="auto"/>
            <w:noWrap/>
            <w:vAlign w:val="center"/>
          </w:tcPr>
          <w:p w14:paraId="2AE3A49F">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18.14</w:t>
            </w:r>
          </w:p>
        </w:tc>
        <w:tc>
          <w:tcPr>
            <w:tcW w:w="907" w:type="dxa"/>
            <w:shd w:val="clear" w:color="auto" w:fill="auto"/>
            <w:noWrap/>
            <w:vAlign w:val="center"/>
          </w:tcPr>
          <w:p w14:paraId="7CA0D79C">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19.51</w:t>
            </w:r>
          </w:p>
        </w:tc>
      </w:tr>
      <w:tr w14:paraId="57533BDF">
        <w:tblPrEx>
          <w:tblCellMar>
            <w:top w:w="0" w:type="dxa"/>
            <w:left w:w="108" w:type="dxa"/>
            <w:bottom w:w="0" w:type="dxa"/>
            <w:right w:w="108" w:type="dxa"/>
          </w:tblCellMar>
        </w:tblPrEx>
        <w:trPr>
          <w:trHeight w:val="300" w:hRule="atLeast"/>
          <w:jc w:val="center"/>
        </w:trPr>
        <w:tc>
          <w:tcPr>
            <w:tcW w:w="907" w:type="dxa"/>
            <w:shd w:val="clear" w:color="auto" w:fill="auto"/>
            <w:noWrap/>
            <w:vAlign w:val="center"/>
          </w:tcPr>
          <w:p w14:paraId="026EB8AF">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19.98</w:t>
            </w:r>
          </w:p>
        </w:tc>
        <w:tc>
          <w:tcPr>
            <w:tcW w:w="907" w:type="dxa"/>
            <w:shd w:val="clear" w:color="auto" w:fill="auto"/>
            <w:noWrap/>
            <w:vAlign w:val="center"/>
          </w:tcPr>
          <w:p w14:paraId="3E8AC629">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20.04</w:t>
            </w:r>
          </w:p>
        </w:tc>
        <w:tc>
          <w:tcPr>
            <w:tcW w:w="907" w:type="dxa"/>
            <w:shd w:val="clear" w:color="auto" w:fill="auto"/>
            <w:noWrap/>
            <w:vAlign w:val="center"/>
          </w:tcPr>
          <w:p w14:paraId="3F516E06">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22.21</w:t>
            </w:r>
          </w:p>
        </w:tc>
        <w:tc>
          <w:tcPr>
            <w:tcW w:w="907" w:type="dxa"/>
            <w:shd w:val="clear" w:color="auto" w:fill="auto"/>
            <w:noWrap/>
            <w:vAlign w:val="center"/>
          </w:tcPr>
          <w:p w14:paraId="28E0E87B">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23.47</w:t>
            </w:r>
          </w:p>
        </w:tc>
        <w:tc>
          <w:tcPr>
            <w:tcW w:w="907" w:type="dxa"/>
            <w:shd w:val="clear" w:color="auto" w:fill="auto"/>
            <w:noWrap/>
            <w:vAlign w:val="center"/>
          </w:tcPr>
          <w:p w14:paraId="5933105E">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23.55</w:t>
            </w:r>
          </w:p>
        </w:tc>
        <w:tc>
          <w:tcPr>
            <w:tcW w:w="907" w:type="dxa"/>
            <w:shd w:val="clear" w:color="auto" w:fill="auto"/>
            <w:noWrap/>
            <w:vAlign w:val="center"/>
          </w:tcPr>
          <w:p w14:paraId="023441CC">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23.65</w:t>
            </w:r>
          </w:p>
        </w:tc>
        <w:tc>
          <w:tcPr>
            <w:tcW w:w="907" w:type="dxa"/>
            <w:shd w:val="clear" w:color="auto" w:fill="auto"/>
            <w:noWrap/>
            <w:vAlign w:val="center"/>
          </w:tcPr>
          <w:p w14:paraId="7DAC7430">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23.92</w:t>
            </w:r>
          </w:p>
        </w:tc>
        <w:tc>
          <w:tcPr>
            <w:tcW w:w="907" w:type="dxa"/>
            <w:shd w:val="clear" w:color="auto" w:fill="auto"/>
            <w:noWrap/>
            <w:vAlign w:val="center"/>
          </w:tcPr>
          <w:p w14:paraId="3957F98E">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26.34</w:t>
            </w:r>
          </w:p>
        </w:tc>
      </w:tr>
      <w:tr w14:paraId="4B2D109B">
        <w:tblPrEx>
          <w:tblCellMar>
            <w:top w:w="0" w:type="dxa"/>
            <w:left w:w="108" w:type="dxa"/>
            <w:bottom w:w="0" w:type="dxa"/>
            <w:right w:w="108" w:type="dxa"/>
          </w:tblCellMar>
        </w:tblPrEx>
        <w:trPr>
          <w:trHeight w:val="300" w:hRule="atLeast"/>
          <w:jc w:val="center"/>
        </w:trPr>
        <w:tc>
          <w:tcPr>
            <w:tcW w:w="907" w:type="dxa"/>
            <w:shd w:val="clear" w:color="auto" w:fill="auto"/>
            <w:noWrap/>
            <w:vAlign w:val="center"/>
          </w:tcPr>
          <w:p w14:paraId="18487A6E">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26.37</w:t>
            </w:r>
          </w:p>
        </w:tc>
        <w:tc>
          <w:tcPr>
            <w:tcW w:w="907" w:type="dxa"/>
            <w:shd w:val="clear" w:color="auto" w:fill="auto"/>
            <w:noWrap/>
            <w:vAlign w:val="center"/>
          </w:tcPr>
          <w:p w14:paraId="243862BF">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26.5</w:t>
            </w:r>
          </w:p>
        </w:tc>
        <w:tc>
          <w:tcPr>
            <w:tcW w:w="907" w:type="dxa"/>
            <w:shd w:val="clear" w:color="auto" w:fill="auto"/>
            <w:noWrap/>
            <w:vAlign w:val="center"/>
          </w:tcPr>
          <w:p w14:paraId="2FB79E6C">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26.74</w:t>
            </w:r>
          </w:p>
        </w:tc>
        <w:tc>
          <w:tcPr>
            <w:tcW w:w="907" w:type="dxa"/>
            <w:shd w:val="clear" w:color="auto" w:fill="auto"/>
            <w:noWrap/>
            <w:vAlign w:val="center"/>
          </w:tcPr>
          <w:p w14:paraId="1A3AF846">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28.17</w:t>
            </w:r>
          </w:p>
        </w:tc>
        <w:tc>
          <w:tcPr>
            <w:tcW w:w="907" w:type="dxa"/>
            <w:shd w:val="clear" w:color="auto" w:fill="auto"/>
            <w:noWrap/>
            <w:vAlign w:val="center"/>
          </w:tcPr>
          <w:p w14:paraId="64A69D41">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28.71</w:t>
            </w:r>
          </w:p>
        </w:tc>
        <w:tc>
          <w:tcPr>
            <w:tcW w:w="907" w:type="dxa"/>
            <w:shd w:val="clear" w:color="auto" w:fill="auto"/>
            <w:noWrap/>
            <w:vAlign w:val="center"/>
          </w:tcPr>
          <w:p w14:paraId="2A8E8705">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29.25</w:t>
            </w:r>
          </w:p>
        </w:tc>
        <w:tc>
          <w:tcPr>
            <w:tcW w:w="907" w:type="dxa"/>
            <w:shd w:val="clear" w:color="auto" w:fill="auto"/>
            <w:noWrap/>
            <w:vAlign w:val="center"/>
          </w:tcPr>
          <w:p w14:paraId="48C40B55">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30.76</w:t>
            </w:r>
          </w:p>
        </w:tc>
        <w:tc>
          <w:tcPr>
            <w:tcW w:w="907" w:type="dxa"/>
            <w:shd w:val="clear" w:color="auto" w:fill="auto"/>
            <w:noWrap/>
            <w:vAlign w:val="center"/>
          </w:tcPr>
          <w:p w14:paraId="1D954DB7">
            <w:pPr>
              <w:widowControl/>
              <w:spacing w:line="312" w:lineRule="auto"/>
              <w:ind w:firstLine="0" w:firstLineChars="0"/>
              <w:jc w:val="center"/>
              <w:rPr>
                <w:rFonts w:ascii="Times New Roman" w:hAnsi="Times New Roman" w:eastAsia="等线" w:cs="Times New Roman"/>
                <w:color w:val="000000"/>
                <w:kern w:val="0"/>
                <w:sz w:val="21"/>
                <w:szCs w:val="21"/>
              </w:rPr>
            </w:pPr>
            <w:r>
              <w:rPr>
                <w:rFonts w:ascii="Times New Roman" w:hAnsi="Times New Roman" w:eastAsia="等线" w:cs="Times New Roman"/>
                <w:color w:val="000000"/>
                <w:kern w:val="0"/>
                <w:sz w:val="21"/>
                <w:szCs w:val="21"/>
              </w:rPr>
              <w:t>33.14</w:t>
            </w:r>
          </w:p>
        </w:tc>
      </w:tr>
      <w:bookmarkEnd w:id="26"/>
    </w:tbl>
    <w:p w14:paraId="4E99D035">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首先，求极差．即最大值</w:t>
      </w:r>
      <w:r>
        <w:rPr>
          <w:rFonts w:ascii="Times New Roman" w:hAnsi="Times New Roman"/>
          <w:bCs/>
          <w:color w:val="auto"/>
          <w:szCs w:val="24"/>
        </w:rPr>
        <w:t>33.14</w:t>
      </w:r>
      <w:r>
        <w:rPr>
          <w:rFonts w:hint="eastAsia" w:ascii="Times New Roman" w:hAnsi="Times New Roman"/>
          <w:bCs/>
          <w:color w:val="auto"/>
          <w:szCs w:val="24"/>
        </w:rPr>
        <w:t>与最小值6</w:t>
      </w:r>
      <w:r>
        <w:rPr>
          <w:rFonts w:ascii="Times New Roman" w:hAnsi="Times New Roman"/>
          <w:bCs/>
          <w:color w:val="auto"/>
          <w:szCs w:val="24"/>
        </w:rPr>
        <w:t>.41</w:t>
      </w:r>
      <w:r>
        <w:rPr>
          <w:rFonts w:hint="eastAsia" w:ascii="Times New Roman" w:hAnsi="Times New Roman"/>
          <w:bCs/>
          <w:color w:val="auto"/>
          <w:szCs w:val="24"/>
        </w:rPr>
        <w:t>的差，为</w:t>
      </w:r>
      <w:r>
        <w:rPr>
          <w:rFonts w:ascii="Times New Roman" w:hAnsi="Times New Roman"/>
          <w:bCs/>
          <w:color w:val="auto"/>
          <w:szCs w:val="24"/>
        </w:rPr>
        <w:t>26.73</w:t>
      </w:r>
      <w:r>
        <w:rPr>
          <w:rFonts w:hint="eastAsia" w:ascii="Times New Roman" w:hAnsi="Times New Roman"/>
          <w:bCs/>
          <w:color w:val="auto"/>
          <w:szCs w:val="24"/>
        </w:rPr>
        <w:t>．</w:t>
      </w:r>
    </w:p>
    <w:p w14:paraId="6E7772A3">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其次，确定组距与组数．</w:t>
      </w:r>
    </w:p>
    <w:p w14:paraId="43641EBD">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一般地，第一组的下限应低于最小值，最后一组的上限应高于最大值．我们可以设定区间[6,36]，则样本数据都落在该区间内，我们取组距为6，于是将样本数据分为如下</w:t>
      </w:r>
      <w:r>
        <w:rPr>
          <w:rFonts w:ascii="Times New Roman" w:hAnsi="Times New Roman"/>
          <w:bCs/>
          <w:color w:val="auto"/>
          <w:szCs w:val="24"/>
        </w:rPr>
        <w:t>5</w:t>
      </w:r>
      <w:r>
        <w:rPr>
          <w:rFonts w:hint="eastAsia" w:ascii="Times New Roman" w:hAnsi="Times New Roman"/>
          <w:bCs/>
          <w:color w:val="auto"/>
          <w:szCs w:val="24"/>
        </w:rPr>
        <w:t>组：[6,12)，[12,18)，[18,24)，[24,30)，[30,36]．</w:t>
      </w:r>
    </w:p>
    <w:p w14:paraId="32F4743E">
      <w:pPr>
        <w:pStyle w:val="19"/>
        <w:tabs>
          <w:tab w:val="left" w:pos="420"/>
        </w:tabs>
        <w:spacing w:line="312" w:lineRule="auto"/>
        <w:ind w:firstLine="482"/>
        <w:rPr>
          <w:rFonts w:ascii="Times New Roman" w:hAnsi="Times New Roman"/>
          <w:bCs/>
          <w:color w:val="auto"/>
          <w:szCs w:val="24"/>
        </w:rPr>
      </w:pPr>
      <w:bookmarkStart w:id="27" w:name="_Hlk129506029"/>
      <w:r>
        <w:rPr>
          <w:rFonts w:hint="eastAsia" w:ascii="Times New Roman" w:hAnsi="Times New Roman"/>
          <w:b/>
          <w:color w:val="auto"/>
          <w:szCs w:val="24"/>
        </w:rPr>
        <w:t>解</w:t>
      </w:r>
      <w:r>
        <w:rPr>
          <w:rFonts w:hint="eastAsia" w:ascii="Times New Roman" w:hAnsi="Times New Roman"/>
          <w:bCs/>
          <w:color w:val="auto"/>
          <w:szCs w:val="24"/>
        </w:rPr>
        <w:t xml:space="preserve"> （1）统计每组的频数，再计算各组的频率，求其累积频数，绘制频率分布表．</w:t>
      </w:r>
    </w:p>
    <w:bookmarkEnd w:id="27"/>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1680"/>
        <w:gridCol w:w="1680"/>
        <w:gridCol w:w="1680"/>
      </w:tblGrid>
      <w:tr w14:paraId="0FE8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37F4A1F">
            <w:pPr>
              <w:pStyle w:val="19"/>
              <w:tabs>
                <w:tab w:val="left" w:pos="420"/>
              </w:tabs>
              <w:spacing w:line="312" w:lineRule="auto"/>
              <w:ind w:firstLine="0" w:firstLineChars="0"/>
              <w:jc w:val="center"/>
              <w:rPr>
                <w:rFonts w:ascii="Times New Roman" w:hAnsi="Times New Roman"/>
                <w:bCs/>
                <w:color w:val="auto"/>
                <w:szCs w:val="24"/>
              </w:rPr>
            </w:pPr>
            <w:bookmarkStart w:id="28" w:name="_Hlk129506058"/>
            <w:r>
              <w:rPr>
                <w:rFonts w:ascii="Times New Roman" w:hAnsi="Times New Roman"/>
                <w:bCs/>
                <w:color w:val="auto"/>
                <w:szCs w:val="24"/>
              </w:rPr>
              <w:t>本科学历比重分组区间</w:t>
            </w:r>
          </w:p>
        </w:tc>
        <w:tc>
          <w:tcPr>
            <w:tcW w:w="1680" w:type="dxa"/>
          </w:tcPr>
          <w:p w14:paraId="3655842B">
            <w:pPr>
              <w:pStyle w:val="19"/>
              <w:tabs>
                <w:tab w:val="left" w:pos="420"/>
              </w:tabs>
              <w:spacing w:line="312" w:lineRule="auto"/>
              <w:ind w:firstLine="0" w:firstLineChars="0"/>
              <w:jc w:val="center"/>
              <w:rPr>
                <w:rFonts w:ascii="Times New Roman" w:hAnsi="Times New Roman"/>
                <w:bCs/>
                <w:color w:val="auto"/>
                <w:szCs w:val="24"/>
              </w:rPr>
            </w:pPr>
            <w:r>
              <w:rPr>
                <w:rFonts w:ascii="Times New Roman" w:hAnsi="Times New Roman"/>
                <w:bCs/>
                <w:color w:val="auto"/>
                <w:szCs w:val="24"/>
              </w:rPr>
              <w:t>频数</w:t>
            </w:r>
          </w:p>
        </w:tc>
        <w:tc>
          <w:tcPr>
            <w:tcW w:w="1680" w:type="dxa"/>
          </w:tcPr>
          <w:p w14:paraId="084939F1">
            <w:pPr>
              <w:pStyle w:val="19"/>
              <w:tabs>
                <w:tab w:val="left" w:pos="420"/>
              </w:tabs>
              <w:spacing w:line="312" w:lineRule="auto"/>
              <w:ind w:firstLine="0" w:firstLineChars="0"/>
              <w:jc w:val="center"/>
              <w:rPr>
                <w:rFonts w:ascii="Times New Roman" w:hAnsi="Times New Roman"/>
                <w:bCs/>
                <w:color w:val="auto"/>
                <w:szCs w:val="24"/>
              </w:rPr>
            </w:pPr>
            <w:r>
              <w:rPr>
                <w:rFonts w:ascii="Times New Roman" w:hAnsi="Times New Roman"/>
                <w:bCs/>
                <w:color w:val="auto"/>
                <w:szCs w:val="24"/>
              </w:rPr>
              <w:t>频率</w:t>
            </w:r>
          </w:p>
        </w:tc>
        <w:tc>
          <w:tcPr>
            <w:tcW w:w="1680" w:type="dxa"/>
          </w:tcPr>
          <w:p w14:paraId="1EF5B10E">
            <w:pPr>
              <w:pStyle w:val="19"/>
              <w:spacing w:line="312" w:lineRule="auto"/>
              <w:ind w:firstLine="0" w:firstLineChars="0"/>
              <w:jc w:val="center"/>
              <w:rPr>
                <w:rFonts w:ascii="Times New Roman" w:hAnsi="Times New Roman"/>
                <w:bCs/>
                <w:color w:val="auto"/>
                <w:szCs w:val="24"/>
              </w:rPr>
            </w:pPr>
            <w:r>
              <w:rPr>
                <w:rFonts w:ascii="Times New Roman" w:hAnsi="Times New Roman"/>
                <w:bCs/>
                <w:color w:val="auto"/>
                <w:szCs w:val="24"/>
              </w:rPr>
              <w:t>累计频数</w:t>
            </w:r>
          </w:p>
        </w:tc>
      </w:tr>
      <w:tr w14:paraId="6DD8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9C1E832">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[6,12)</w:t>
            </w:r>
          </w:p>
        </w:tc>
        <w:tc>
          <w:tcPr>
            <w:tcW w:w="1680" w:type="dxa"/>
            <w:vAlign w:val="center"/>
          </w:tcPr>
          <w:p w14:paraId="2CF4F50C">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5</w:t>
            </w:r>
          </w:p>
        </w:tc>
        <w:tc>
          <w:tcPr>
            <w:tcW w:w="1680" w:type="dxa"/>
            <w:vAlign w:val="center"/>
          </w:tcPr>
          <w:p w14:paraId="3A434EC0">
            <w:pPr>
              <w:pStyle w:val="19"/>
              <w:widowControl/>
              <w:spacing w:line="312" w:lineRule="auto"/>
              <w:ind w:firstLine="0" w:firstLineChars="0"/>
              <w:jc w:val="center"/>
              <w:textAlignment w:val="center"/>
              <w:rPr>
                <w:rFonts w:ascii="Times New Roman" w:hAnsi="Times New Roman"/>
                <w:bCs/>
                <w:color w:val="auto"/>
                <w:szCs w:val="24"/>
              </w:rPr>
            </w:pPr>
            <w:r>
              <w:rPr>
                <w:rFonts w:ascii="Times New Roman" w:hAnsi="Times New Roman" w:cs="宋体"/>
                <w:bCs/>
                <w:color w:val="auto"/>
                <w:sz w:val="22"/>
                <w:szCs w:val="24"/>
              </w:rPr>
              <w:t>0.15625</w:t>
            </w:r>
          </w:p>
        </w:tc>
        <w:tc>
          <w:tcPr>
            <w:tcW w:w="1680" w:type="dxa"/>
            <w:vAlign w:val="center"/>
          </w:tcPr>
          <w:p w14:paraId="3C24D90A">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5</w:t>
            </w:r>
          </w:p>
        </w:tc>
      </w:tr>
      <w:tr w14:paraId="4E0DA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2B18CB0">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[12,18)</w:t>
            </w:r>
          </w:p>
        </w:tc>
        <w:tc>
          <w:tcPr>
            <w:tcW w:w="1680" w:type="dxa"/>
            <w:vAlign w:val="center"/>
          </w:tcPr>
          <w:p w14:paraId="6EF4EB74">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9</w:t>
            </w:r>
          </w:p>
        </w:tc>
        <w:tc>
          <w:tcPr>
            <w:tcW w:w="1680" w:type="dxa"/>
            <w:vAlign w:val="center"/>
          </w:tcPr>
          <w:p w14:paraId="6C74A878">
            <w:pPr>
              <w:pStyle w:val="19"/>
              <w:widowControl/>
              <w:spacing w:line="312" w:lineRule="auto"/>
              <w:ind w:firstLine="0" w:firstLineChars="0"/>
              <w:jc w:val="center"/>
              <w:textAlignment w:val="center"/>
              <w:rPr>
                <w:rFonts w:ascii="Times New Roman" w:hAnsi="Times New Roman"/>
                <w:bCs/>
                <w:color w:val="auto"/>
                <w:szCs w:val="24"/>
              </w:rPr>
            </w:pPr>
            <w:r>
              <w:rPr>
                <w:rFonts w:ascii="Times New Roman" w:hAnsi="Times New Roman" w:cs="宋体"/>
                <w:bCs/>
                <w:color w:val="auto"/>
                <w:sz w:val="22"/>
                <w:szCs w:val="24"/>
              </w:rPr>
              <w:t>0.28125</w:t>
            </w:r>
          </w:p>
        </w:tc>
        <w:tc>
          <w:tcPr>
            <w:tcW w:w="1680" w:type="dxa"/>
            <w:vAlign w:val="center"/>
          </w:tcPr>
          <w:p w14:paraId="3A36BA4C">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14</w:t>
            </w:r>
          </w:p>
        </w:tc>
      </w:tr>
      <w:tr w14:paraId="53D5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EF1219E">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[18,24)</w:t>
            </w:r>
          </w:p>
        </w:tc>
        <w:tc>
          <w:tcPr>
            <w:tcW w:w="1680" w:type="dxa"/>
            <w:vAlign w:val="center"/>
          </w:tcPr>
          <w:p w14:paraId="55B88436">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9</w:t>
            </w:r>
          </w:p>
        </w:tc>
        <w:tc>
          <w:tcPr>
            <w:tcW w:w="1680" w:type="dxa"/>
            <w:vAlign w:val="center"/>
          </w:tcPr>
          <w:p w14:paraId="30EB2495">
            <w:pPr>
              <w:pStyle w:val="19"/>
              <w:widowControl/>
              <w:spacing w:line="312" w:lineRule="auto"/>
              <w:ind w:firstLine="0" w:firstLineChars="0"/>
              <w:jc w:val="center"/>
              <w:textAlignment w:val="center"/>
              <w:rPr>
                <w:rFonts w:ascii="Times New Roman" w:hAnsi="Times New Roman"/>
                <w:bCs/>
                <w:color w:val="auto"/>
                <w:szCs w:val="24"/>
              </w:rPr>
            </w:pPr>
            <w:r>
              <w:rPr>
                <w:rFonts w:ascii="Times New Roman" w:hAnsi="Times New Roman" w:cs="宋体"/>
                <w:bCs/>
                <w:color w:val="auto"/>
                <w:sz w:val="22"/>
                <w:szCs w:val="24"/>
              </w:rPr>
              <w:t>0.28125</w:t>
            </w:r>
          </w:p>
        </w:tc>
        <w:tc>
          <w:tcPr>
            <w:tcW w:w="1680" w:type="dxa"/>
            <w:vAlign w:val="center"/>
          </w:tcPr>
          <w:p w14:paraId="315DF2CC">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23</w:t>
            </w:r>
          </w:p>
        </w:tc>
      </w:tr>
      <w:tr w14:paraId="34B1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51C640A">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[24,30)</w:t>
            </w:r>
          </w:p>
        </w:tc>
        <w:tc>
          <w:tcPr>
            <w:tcW w:w="1680" w:type="dxa"/>
            <w:vAlign w:val="center"/>
          </w:tcPr>
          <w:p w14:paraId="3C70B54F">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7</w:t>
            </w:r>
          </w:p>
        </w:tc>
        <w:tc>
          <w:tcPr>
            <w:tcW w:w="1680" w:type="dxa"/>
            <w:vAlign w:val="center"/>
          </w:tcPr>
          <w:p w14:paraId="3A066469">
            <w:pPr>
              <w:pStyle w:val="19"/>
              <w:widowControl/>
              <w:spacing w:line="312" w:lineRule="auto"/>
              <w:ind w:firstLine="0" w:firstLineChars="0"/>
              <w:jc w:val="center"/>
              <w:textAlignment w:val="center"/>
              <w:rPr>
                <w:rFonts w:ascii="Times New Roman" w:hAnsi="Times New Roman"/>
                <w:bCs/>
                <w:color w:val="auto"/>
                <w:szCs w:val="24"/>
              </w:rPr>
            </w:pPr>
            <w:r>
              <w:rPr>
                <w:rFonts w:ascii="Times New Roman" w:hAnsi="Times New Roman" w:cs="宋体"/>
                <w:bCs/>
                <w:color w:val="auto"/>
                <w:sz w:val="22"/>
                <w:szCs w:val="24"/>
              </w:rPr>
              <w:t>0.21875</w:t>
            </w:r>
          </w:p>
        </w:tc>
        <w:tc>
          <w:tcPr>
            <w:tcW w:w="1680" w:type="dxa"/>
            <w:vAlign w:val="center"/>
          </w:tcPr>
          <w:p w14:paraId="508E0AE9">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30</w:t>
            </w:r>
          </w:p>
        </w:tc>
      </w:tr>
      <w:tr w14:paraId="247B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89514B7">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[30,36]</w:t>
            </w:r>
          </w:p>
        </w:tc>
        <w:tc>
          <w:tcPr>
            <w:tcW w:w="1680" w:type="dxa"/>
            <w:vAlign w:val="center"/>
          </w:tcPr>
          <w:p w14:paraId="5421C12F">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2</w:t>
            </w:r>
          </w:p>
        </w:tc>
        <w:tc>
          <w:tcPr>
            <w:tcW w:w="1680" w:type="dxa"/>
            <w:vAlign w:val="center"/>
          </w:tcPr>
          <w:p w14:paraId="5E74006D">
            <w:pPr>
              <w:pStyle w:val="19"/>
              <w:widowControl/>
              <w:spacing w:line="312" w:lineRule="auto"/>
              <w:ind w:firstLine="0" w:firstLineChars="0"/>
              <w:jc w:val="center"/>
              <w:textAlignment w:val="center"/>
              <w:rPr>
                <w:rFonts w:ascii="Times New Roman" w:hAnsi="Times New Roman"/>
                <w:bCs/>
                <w:color w:val="auto"/>
                <w:szCs w:val="24"/>
              </w:rPr>
            </w:pPr>
            <w:r>
              <w:rPr>
                <w:rFonts w:ascii="Times New Roman" w:hAnsi="Times New Roman" w:cs="宋体"/>
                <w:bCs/>
                <w:color w:val="auto"/>
                <w:sz w:val="22"/>
                <w:szCs w:val="24"/>
              </w:rPr>
              <w:t>0.0625</w:t>
            </w:r>
          </w:p>
        </w:tc>
        <w:tc>
          <w:tcPr>
            <w:tcW w:w="1680" w:type="dxa"/>
            <w:vAlign w:val="center"/>
          </w:tcPr>
          <w:p w14:paraId="137635A7">
            <w:pPr>
              <w:pStyle w:val="19"/>
              <w:spacing w:line="312" w:lineRule="auto"/>
              <w:ind w:firstLine="0" w:firstLineChars="0"/>
              <w:jc w:val="center"/>
              <w:rPr>
                <w:rFonts w:ascii="Times New Roman" w:hAnsi="Times New Roman"/>
                <w:bCs/>
                <w:color w:val="auto"/>
                <w:szCs w:val="24"/>
              </w:rPr>
            </w:pPr>
            <w:r>
              <w:rPr>
                <w:rFonts w:hint="eastAsia" w:ascii="Times New Roman" w:hAnsi="Times New Roman"/>
                <w:bCs/>
                <w:color w:val="auto"/>
                <w:szCs w:val="24"/>
              </w:rPr>
              <w:t>32</w:t>
            </w:r>
          </w:p>
        </w:tc>
      </w:tr>
      <w:bookmarkEnd w:id="28"/>
    </w:tbl>
    <w:p w14:paraId="6104B625">
      <w:pPr>
        <w:pStyle w:val="19"/>
        <w:tabs>
          <w:tab w:val="left" w:pos="420"/>
        </w:tabs>
        <w:spacing w:line="312" w:lineRule="auto"/>
        <w:ind w:firstLine="480"/>
        <w:rPr>
          <w:rFonts w:ascii="Times New Roman" w:hAnsi="Times New Roman"/>
          <w:bCs/>
          <w:color w:val="auto"/>
          <w:szCs w:val="24"/>
        </w:rPr>
      </w:pPr>
    </w:p>
    <w:p w14:paraId="453F7187">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依据上述频率分布表，我们就可以制作频率分布直方图．我们在直角坐标系中将横轴分成若干段，每一段对应一个组距，然后以组距形成的线段为底作矩形，矩形的高为小组的</w:t>
      </w:r>
      <w:r>
        <w:rPr>
          <w:rFonts w:ascii="Times New Roman" w:hAnsi="Times New Roman"/>
          <w:bCs/>
          <w:color w:val="auto"/>
          <w:position w:val="-26"/>
          <w:szCs w:val="24"/>
        </w:rPr>
        <w:object>
          <v:shape id="_x0000_i1078" o:spt="75" type="#_x0000_t75" style="height:33.25pt;width:27.8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ascii="Times New Roman" w:hAnsi="Times New Roman"/>
          <w:bCs/>
          <w:color w:val="auto"/>
          <w:szCs w:val="24"/>
        </w:rPr>
        <w:t>，就得到如图所示的频率分布直方图．</w:t>
      </w:r>
    </w:p>
    <w:p w14:paraId="31B322DA">
      <w:pPr>
        <w:pStyle w:val="19"/>
        <w:tabs>
          <w:tab w:val="left" w:pos="420"/>
        </w:tabs>
        <w:spacing w:line="312" w:lineRule="auto"/>
        <w:ind w:firstLine="480"/>
        <w:jc w:val="center"/>
        <w:rPr>
          <w:rFonts w:ascii="Times New Roman" w:hAnsi="Times New Roman"/>
          <w:bCs/>
          <w:color w:val="auto"/>
          <w:szCs w:val="24"/>
        </w:rPr>
      </w:pPr>
      <w:r>
        <w:rPr>
          <w:rFonts w:ascii="Times New Roman" w:hAnsi="Times New Roman"/>
          <w:bCs/>
          <w:color w:val="auto"/>
          <w:szCs w:val="24"/>
        </w:rPr>
        <w:drawing>
          <wp:inline distT="0" distB="0" distL="0" distR="0">
            <wp:extent cx="3599815" cy="114871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3600000" cy="1149281"/>
                    </a:xfrm>
                    <a:prstGeom prst="rect">
                      <a:avLst/>
                    </a:prstGeom>
                    <a:noFill/>
                  </pic:spPr>
                </pic:pic>
              </a:graphicData>
            </a:graphic>
          </wp:inline>
        </w:drawing>
      </w:r>
    </w:p>
    <w:p w14:paraId="2FDC8680">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类似地，我们还可以得到专科、研究生学历人口比重（%）的频率分布直方图．为了更直观地对比三组数据的分布，我们同样以6为组距作图．</w:t>
      </w:r>
    </w:p>
    <w:p w14:paraId="6FBA855E">
      <w:pPr>
        <w:pStyle w:val="19"/>
        <w:spacing w:line="312" w:lineRule="auto"/>
        <w:ind w:firstLine="480"/>
        <w:jc w:val="center"/>
        <w:rPr>
          <w:rFonts w:ascii="Times New Roman" w:hAnsi="Times New Roman"/>
          <w:bCs/>
          <w:color w:val="auto"/>
          <w:szCs w:val="24"/>
        </w:rPr>
      </w:pPr>
      <w:r>
        <w:rPr>
          <w:rFonts w:ascii="Times New Roman" w:hAnsi="Times New Roman"/>
          <w:bCs/>
          <w:color w:val="auto"/>
          <w:szCs w:val="24"/>
        </w:rPr>
        <w:drawing>
          <wp:inline distT="0" distB="0" distL="0" distR="0">
            <wp:extent cx="3599815" cy="114173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3600000" cy="1141944"/>
                    </a:xfrm>
                    <a:prstGeom prst="rect">
                      <a:avLst/>
                    </a:prstGeom>
                    <a:noFill/>
                  </pic:spPr>
                </pic:pic>
              </a:graphicData>
            </a:graphic>
          </wp:inline>
        </w:drawing>
      </w:r>
    </w:p>
    <w:p w14:paraId="7B80029C">
      <w:pPr>
        <w:pStyle w:val="19"/>
        <w:spacing w:line="312" w:lineRule="auto"/>
        <w:ind w:firstLine="480"/>
        <w:jc w:val="center"/>
        <w:rPr>
          <w:rFonts w:ascii="Times New Roman" w:hAnsi="Times New Roman"/>
          <w:bCs/>
          <w:color w:val="auto"/>
          <w:szCs w:val="24"/>
        </w:rPr>
      </w:pPr>
      <w:r>
        <w:rPr>
          <w:rFonts w:ascii="Times New Roman" w:hAnsi="Times New Roman"/>
          <w:bCs/>
          <w:color w:val="auto"/>
          <w:szCs w:val="24"/>
        </w:rPr>
        <w:drawing>
          <wp:inline distT="0" distB="0" distL="0" distR="0">
            <wp:extent cx="3599815" cy="114173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3600000" cy="1141944"/>
                    </a:xfrm>
                    <a:prstGeom prst="rect">
                      <a:avLst/>
                    </a:prstGeom>
                    <a:noFill/>
                  </pic:spPr>
                </pic:pic>
              </a:graphicData>
            </a:graphic>
          </wp:inline>
        </w:drawing>
      </w:r>
    </w:p>
    <w:p w14:paraId="30B78EFE">
      <w:pPr>
        <w:pStyle w:val="19"/>
        <w:tabs>
          <w:tab w:val="left" w:pos="420"/>
        </w:tabs>
        <w:spacing w:line="312" w:lineRule="auto"/>
        <w:ind w:firstLine="482"/>
        <w:rPr>
          <w:rFonts w:ascii="Times New Roman" w:hAnsi="Times New Roman"/>
          <w:bCs/>
          <w:color w:val="auto"/>
          <w:szCs w:val="24"/>
        </w:rPr>
      </w:pPr>
      <w:bookmarkStart w:id="29" w:name="_Hlk127698097"/>
      <w:r>
        <w:rPr>
          <w:rFonts w:hint="eastAsia" w:ascii="Times New Roman" w:hAnsi="Times New Roman"/>
          <w:b/>
          <w:color w:val="auto"/>
          <w:szCs w:val="24"/>
        </w:rPr>
        <w:t>分析</w:t>
      </w:r>
      <w:r>
        <w:rPr>
          <w:rFonts w:ascii="Times New Roman" w:hAnsi="Times New Roman"/>
          <w:b/>
          <w:color w:val="auto"/>
          <w:szCs w:val="24"/>
        </w:rPr>
        <w:t xml:space="preserve"> </w:t>
      </w:r>
      <w:r>
        <w:rPr>
          <w:rFonts w:hint="eastAsia" w:ascii="Times New Roman" w:hAnsi="Times New Roman"/>
          <w:bCs/>
          <w:color w:val="auto"/>
          <w:szCs w:val="24"/>
        </w:rPr>
        <w:t>可以用平均数和方差来估计总体的集中趋势和离散程度．</w:t>
      </w:r>
    </w:p>
    <w:bookmarkEnd w:id="29"/>
    <w:p w14:paraId="450EF848">
      <w:pPr>
        <w:spacing w:line="312" w:lineRule="auto"/>
        <w:ind w:firstLine="482"/>
      </w:pPr>
      <w:bookmarkStart w:id="30" w:name="_Hlk129515552"/>
      <w:r>
        <w:rPr>
          <w:rFonts w:hint="eastAsia" w:ascii="Times New Roman" w:hAnsi="Times New Roman"/>
          <w:b/>
          <w:szCs w:val="24"/>
        </w:rPr>
        <w:t xml:space="preserve">解 </w:t>
      </w:r>
      <w:r>
        <w:rPr>
          <w:rFonts w:hint="eastAsia" w:ascii="Times New Roman" w:hAnsi="Times New Roman"/>
          <w:bCs/>
          <w:szCs w:val="24"/>
        </w:rPr>
        <w:t>（2）记本科样本为</w:t>
      </w:r>
      <w:r>
        <w:rPr>
          <w:rFonts w:ascii="Times New Roman" w:hAnsi="Times New Roman"/>
          <w:bCs/>
          <w:position w:val="-12"/>
          <w:szCs w:val="24"/>
        </w:rPr>
        <w:object>
          <v:shape id="_x0000_i1079" o:spt="75" type="#_x0000_t75" style="height:18pt;width:12pt;" o:ole="t" filled="f" o:preferrelative="t" stroked="f" coordsize="21600,21600">
            <v:path/>
            <v:fill on="f" focussize="0,0"/>
            <v:stroke on="f" joinstyle="miter"/>
            <v:imagedata r:id="rId82" o:title=""/>
            <o:lock v:ext="edit" aspectratio="t"/>
            <w10:wrap type="none"/>
            <w10:anchorlock/>
          </v:shape>
          <o:OLEObject Type="Embed" ProgID="Equation.DSMT4" ShapeID="_x0000_i1079" DrawAspect="Content" ObjectID="_1468075779" r:id="rId118">
            <o:LockedField>false</o:LockedField>
          </o:OLEObject>
        </w:object>
      </w:r>
      <w:r>
        <w:rPr>
          <w:rFonts w:hint="eastAsia" w:ascii="Times New Roman" w:hAnsi="Times New Roman"/>
          <w:bCs/>
          <w:szCs w:val="24"/>
        </w:rPr>
        <w:t>、</w:t>
      </w:r>
      <w:r>
        <w:rPr>
          <w:rFonts w:ascii="Times New Roman" w:hAnsi="Times New Roman"/>
          <w:bCs/>
          <w:position w:val="-12"/>
          <w:szCs w:val="24"/>
        </w:rPr>
        <w:object>
          <v:shape id="_x0000_i1080" o:spt="75" type="#_x0000_t75" style="height:18pt;width:12pt;" o:ole="t" filled="f" o:preferrelative="t" stroked="f" coordsize="21600,21600">
            <v:path/>
            <v:fill on="f" focussize="0,0"/>
            <v:stroke on="f" joinstyle="miter"/>
            <v:imagedata r:id="rId84" o:title=""/>
            <o:lock v:ext="edit" aspectratio="t"/>
            <w10:wrap type="none"/>
            <w10:anchorlock/>
          </v:shape>
          <o:OLEObject Type="Embed" ProgID="Equation.DSMT4" ShapeID="_x0000_i1080" DrawAspect="Content" ObjectID="_1468075780" r:id="rId119">
            <o:LockedField>false</o:LockedField>
          </o:OLEObject>
        </w:object>
      </w:r>
      <w:r>
        <w:rPr>
          <w:rFonts w:hint="eastAsia" w:ascii="Times New Roman" w:hAnsi="Times New Roman"/>
          <w:bCs/>
          <w:szCs w:val="24"/>
        </w:rPr>
        <w:t>、</w:t>
      </w:r>
      <w:r>
        <w:rPr>
          <w:rFonts w:hint="eastAsia" w:ascii="Times New Roman" w:hAnsi="Times New Roman" w:eastAsia="仿宋"/>
          <w:bCs/>
          <w:szCs w:val="24"/>
        </w:rPr>
        <w:t>…</w:t>
      </w:r>
      <w:r>
        <w:rPr>
          <w:rFonts w:hint="eastAsia" w:ascii="Times New Roman" w:hAnsi="Times New Roman"/>
          <w:bCs/>
          <w:szCs w:val="24"/>
        </w:rPr>
        <w:t>、</w:t>
      </w:r>
      <w:r>
        <w:rPr>
          <w:rFonts w:ascii="Times New Roman" w:hAnsi="Times New Roman"/>
          <w:bCs/>
          <w:position w:val="-12"/>
          <w:szCs w:val="24"/>
        </w:rPr>
        <w:object>
          <v:shape id="_x0000_i1081" o:spt="75" type="#_x0000_t75" style="height:18pt;width:15.8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hint="eastAsia" w:ascii="Times New Roman" w:hAnsi="Times New Roman"/>
          <w:bCs/>
          <w:szCs w:val="24"/>
        </w:rPr>
        <w:t>，平均数为</w:t>
      </w:r>
      <w:r>
        <w:rPr>
          <w:rFonts w:ascii="Times New Roman" w:hAnsi="Times New Roman"/>
          <w:bCs/>
          <w:position w:val="-6"/>
          <w:szCs w:val="24"/>
        </w:rPr>
        <w:object>
          <v:shape id="_x0000_i1082" o:spt="75" type="#_x0000_t75" style="height:17.45pt;width:10.35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hint="eastAsia" w:ascii="Times New Roman" w:hAnsi="Times New Roman"/>
          <w:bCs/>
          <w:szCs w:val="24"/>
        </w:rPr>
        <w:t>，方差为</w:t>
      </w:r>
      <w:r>
        <w:rPr>
          <w:rFonts w:ascii="Times New Roman" w:hAnsi="Times New Roman"/>
          <w:bCs/>
          <w:position w:val="-14"/>
          <w:szCs w:val="24"/>
        </w:rPr>
        <w:object>
          <v:shape id="_x0000_i1083" o:spt="75" type="#_x0000_t75" style="height:20.2pt;width:20.2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hint="eastAsia" w:ascii="Times New Roman" w:hAnsi="Times New Roman"/>
          <w:bCs/>
          <w:szCs w:val="24"/>
        </w:rPr>
        <w:t>；研究生样本为</w:t>
      </w:r>
      <w:r>
        <w:rPr>
          <w:rFonts w:ascii="Times New Roman" w:hAnsi="Times New Roman"/>
          <w:bCs/>
          <w:position w:val="-12"/>
          <w:szCs w:val="24"/>
        </w:rPr>
        <w:object>
          <v:shape id="_x0000_i1084" o:spt="75" type="#_x0000_t75" style="height:18pt;width:12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hint="eastAsia" w:ascii="Times New Roman" w:hAnsi="Times New Roman"/>
          <w:bCs/>
          <w:szCs w:val="24"/>
        </w:rPr>
        <w:t>、</w:t>
      </w:r>
      <w:r>
        <w:rPr>
          <w:rFonts w:ascii="Times New Roman" w:hAnsi="Times New Roman"/>
          <w:bCs/>
          <w:position w:val="-12"/>
          <w:szCs w:val="24"/>
        </w:rPr>
        <w:object>
          <v:shape id="_x0000_i1085" o:spt="75" type="#_x0000_t75" style="height:18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hint="eastAsia" w:ascii="Times New Roman" w:hAnsi="Times New Roman"/>
          <w:bCs/>
          <w:szCs w:val="24"/>
        </w:rPr>
        <w:t>、</w:t>
      </w:r>
      <w:r>
        <w:rPr>
          <w:rFonts w:hint="eastAsia" w:ascii="Times New Roman" w:hAnsi="Times New Roman" w:eastAsia="仿宋"/>
          <w:bCs/>
          <w:szCs w:val="24"/>
        </w:rPr>
        <w:t>…</w:t>
      </w:r>
      <w:r>
        <w:rPr>
          <w:rFonts w:hint="eastAsia" w:ascii="Times New Roman" w:hAnsi="Times New Roman"/>
          <w:bCs/>
          <w:szCs w:val="24"/>
        </w:rPr>
        <w:t>、</w:t>
      </w:r>
      <w:r>
        <w:rPr>
          <w:rFonts w:ascii="Times New Roman" w:hAnsi="Times New Roman"/>
          <w:bCs/>
          <w:position w:val="-12"/>
          <w:szCs w:val="24"/>
        </w:rPr>
        <w:object>
          <v:shape id="_x0000_i1086" o:spt="75" type="#_x0000_t75" style="height:18pt;width:17.45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hint="eastAsia" w:ascii="Times New Roman" w:hAnsi="Times New Roman"/>
          <w:bCs/>
          <w:szCs w:val="24"/>
        </w:rPr>
        <w:t>，平均数为</w:t>
      </w:r>
      <w:r>
        <w:rPr>
          <w:rFonts w:ascii="Times New Roman" w:hAnsi="Times New Roman"/>
          <w:bCs/>
          <w:position w:val="-10"/>
          <w:szCs w:val="24"/>
        </w:rPr>
        <w:object>
          <v:shape id="_x0000_i1087" o:spt="75" type="#_x0000_t75" style="height:19.65pt;width:11.45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Times New Roman" w:hAnsi="Times New Roman"/>
          <w:bCs/>
          <w:szCs w:val="24"/>
        </w:rPr>
        <w:t>，方差为</w:t>
      </w:r>
      <w:r>
        <w:rPr>
          <w:rFonts w:ascii="Times New Roman" w:hAnsi="Times New Roman"/>
          <w:bCs/>
          <w:position w:val="-12"/>
          <w:szCs w:val="24"/>
        </w:rPr>
        <w:object>
          <v:shape id="_x0000_i1088" o:spt="75" type="#_x0000_t75" style="height:19.65pt;width:20.2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Times New Roman" w:hAnsi="Times New Roman"/>
          <w:bCs/>
          <w:szCs w:val="24"/>
        </w:rPr>
        <w:t>；专科样本为</w:t>
      </w:r>
      <w:r>
        <w:rPr>
          <w:rFonts w:ascii="Times New Roman" w:hAnsi="Times New Roman"/>
          <w:bCs/>
          <w:position w:val="-12"/>
          <w:szCs w:val="24"/>
        </w:rPr>
        <w:object>
          <v:shape id="_x0000_i1089" o:spt="75" type="#_x0000_t75" style="height:18pt;width:12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hint="eastAsia" w:ascii="Times New Roman" w:hAnsi="Times New Roman"/>
          <w:bCs/>
          <w:szCs w:val="24"/>
        </w:rPr>
        <w:t>、</w:t>
      </w:r>
      <w:r>
        <w:rPr>
          <w:rFonts w:ascii="Times New Roman" w:hAnsi="Times New Roman"/>
          <w:bCs/>
          <w:position w:val="-12"/>
          <w:szCs w:val="24"/>
        </w:rPr>
        <w:object>
          <v:shape id="_x0000_i1090" o:spt="75" type="#_x0000_t75" style="height:18pt;width:12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hint="eastAsia" w:ascii="Times New Roman" w:hAnsi="Times New Roman"/>
          <w:bCs/>
          <w:szCs w:val="24"/>
        </w:rPr>
        <w:t>、</w:t>
      </w:r>
      <w:r>
        <w:rPr>
          <w:rFonts w:hint="eastAsia" w:ascii="Times New Roman" w:hAnsi="Times New Roman" w:eastAsia="仿宋"/>
          <w:bCs/>
          <w:szCs w:val="24"/>
        </w:rPr>
        <w:t>…</w:t>
      </w:r>
      <w:r>
        <w:rPr>
          <w:rFonts w:hint="eastAsia" w:ascii="Times New Roman" w:hAnsi="Times New Roman"/>
          <w:bCs/>
          <w:szCs w:val="24"/>
        </w:rPr>
        <w:t>、</w:t>
      </w:r>
      <w:r>
        <w:rPr>
          <w:rFonts w:ascii="Times New Roman" w:hAnsi="Times New Roman"/>
          <w:bCs/>
          <w:position w:val="-12"/>
          <w:szCs w:val="24"/>
        </w:rPr>
        <w:object>
          <v:shape id="_x0000_i1091" o:spt="75" type="#_x0000_t75" style="height:18pt;width:15.8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hint="eastAsia" w:ascii="Times New Roman" w:hAnsi="Times New Roman"/>
          <w:bCs/>
          <w:szCs w:val="24"/>
        </w:rPr>
        <w:t>，平均数为</w:t>
      </w:r>
      <w:r>
        <w:rPr>
          <w:rFonts w:ascii="Times New Roman" w:hAnsi="Times New Roman"/>
          <w:bCs/>
          <w:position w:val="-4"/>
          <w:szCs w:val="24"/>
        </w:rPr>
        <w:object>
          <v:shape id="_x0000_i1092" o:spt="75" type="#_x0000_t75" style="height:15.8pt;width:10.3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hint="eastAsia" w:ascii="Times New Roman" w:hAnsi="Times New Roman"/>
          <w:bCs/>
          <w:szCs w:val="24"/>
        </w:rPr>
        <w:t>，方差为</w:t>
      </w:r>
      <w:r>
        <w:rPr>
          <w:rFonts w:ascii="Times New Roman" w:hAnsi="Times New Roman"/>
          <w:bCs/>
          <w:position w:val="-14"/>
          <w:szCs w:val="24"/>
        </w:rPr>
        <w:object>
          <v:shape id="_x0000_i1093" o:spt="75" type="#_x0000_t75" style="height:20.2pt;width:20.2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hint="eastAsia" w:ascii="Times New Roman" w:hAnsi="Times New Roman"/>
          <w:bCs/>
          <w:szCs w:val="24"/>
        </w:rPr>
        <w:t>．</w:t>
      </w:r>
    </w:p>
    <w:bookmarkEnd w:id="30"/>
    <w:p w14:paraId="368BBF97">
      <w:pPr>
        <w:spacing w:line="312" w:lineRule="auto"/>
        <w:ind w:firstLine="480"/>
        <w:rPr>
          <w:rFonts w:ascii="Times New Roman" w:hAnsi="Times New Roman"/>
          <w:bCs/>
          <w:szCs w:val="24"/>
        </w:rPr>
      </w:pPr>
      <w:r>
        <w:rPr>
          <w:rFonts w:hint="eastAsia" w:ascii="Times New Roman" w:hAnsi="Times New Roman"/>
          <w:bCs/>
          <w:szCs w:val="24"/>
        </w:rPr>
        <w:t>我们可以使用计算器求出样本数据的平均数与方差．以本科学历人口比重的数据为例．</w:t>
      </w:r>
    </w:p>
    <w:p w14:paraId="7B5D9007">
      <w:pPr>
        <w:spacing w:line="312" w:lineRule="auto"/>
        <w:ind w:firstLine="480"/>
        <w:rPr>
          <w:rFonts w:ascii="Times New Roman" w:hAnsi="Times New Roman"/>
          <w:bCs/>
          <w:szCs w:val="24"/>
        </w:rPr>
      </w:pPr>
      <w:r>
        <w:rPr>
          <w:rFonts w:hint="eastAsia" w:ascii="Times New Roman" w:hAnsi="Times New Roman"/>
          <w:bCs/>
          <w:szCs w:val="24"/>
        </w:rPr>
        <w:t>选择菜单，6：统计，1：单变量统计，在数据栏中输入3</w:t>
      </w:r>
      <w:r>
        <w:rPr>
          <w:rFonts w:ascii="Times New Roman" w:hAnsi="Times New Roman"/>
          <w:bCs/>
          <w:szCs w:val="24"/>
        </w:rPr>
        <w:t>2</w:t>
      </w:r>
      <w:r>
        <w:rPr>
          <w:rFonts w:hint="eastAsia" w:ascii="Times New Roman" w:hAnsi="Times New Roman"/>
          <w:bCs/>
          <w:szCs w:val="24"/>
        </w:rPr>
        <w:t>个数据．</w:t>
      </w:r>
    </w:p>
    <w:p w14:paraId="59B80CAD">
      <w:pPr>
        <w:spacing w:line="312" w:lineRule="auto"/>
        <w:ind w:firstLine="480"/>
        <w:rPr>
          <w:rFonts w:ascii="Times New Roman" w:hAnsi="Times New Roman"/>
          <w:bCs/>
          <w:szCs w:val="24"/>
        </w:rPr>
      </w:pPr>
      <w:r>
        <w:rPr>
          <w:rFonts w:hint="eastAsia" w:ascii="Times New Roman" w:hAnsi="Times New Roman"/>
          <w:bCs/>
          <w:szCs w:val="24"/>
        </w:rPr>
        <w:t>按optn键，3：单变量计算，计算器显示一组数值，其中</w:t>
      </w:r>
      <w:r>
        <w:rPr>
          <w:rFonts w:ascii="Times New Roman" w:hAnsi="Times New Roman"/>
          <w:bCs/>
          <w:position w:val="-6"/>
          <w:szCs w:val="24"/>
        </w:rPr>
        <w:object>
          <v:shape id="_x0000_i1094" o:spt="75" type="#_x0000_t75" style="height:17.45pt;width:9.8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4" r:id="rId146">
            <o:LockedField>false</o:LockedField>
          </o:OLEObject>
        </w:object>
      </w:r>
      <w:r>
        <w:rPr>
          <w:rFonts w:hint="eastAsia" w:ascii="Times New Roman" w:hAnsi="Times New Roman"/>
          <w:bCs/>
          <w:szCs w:val="24"/>
        </w:rPr>
        <w:t>表示平均数，</w:t>
      </w:r>
      <w:r>
        <w:rPr>
          <w:rFonts w:ascii="Times New Roman" w:hAnsi="Times New Roman"/>
          <w:bCs/>
          <w:position w:val="-6"/>
          <w:szCs w:val="24"/>
        </w:rPr>
        <w:object>
          <v:shape id="_x0000_i1095" o:spt="75" type="#_x0000_t75" style="height:15.8pt;width:15.8pt;" o:ole="t" filled="f" o:preferrelative="t" stroked="f" coordsize="21600,21600">
            <v:path/>
            <v:fill on="f" focussize="0,0"/>
            <v:stroke on="f" joinstyle="miter"/>
            <v:imagedata r:id="rId149" o:title=""/>
            <o:lock v:ext="edit" aspectratio="t"/>
            <w10:wrap type="none"/>
            <w10:anchorlock/>
          </v:shape>
          <o:OLEObject Type="Embed" ProgID="Equation.DSMT4" ShapeID="_x0000_i1095" DrawAspect="Content" ObjectID="_1468075795" r:id="rId148">
            <o:LockedField>false</o:LockedField>
          </o:OLEObject>
        </w:object>
      </w:r>
      <w:r>
        <w:rPr>
          <w:rFonts w:hint="eastAsia" w:ascii="Times New Roman" w:hAnsi="Times New Roman"/>
          <w:bCs/>
          <w:szCs w:val="24"/>
        </w:rPr>
        <w:t>表示方差，结果精确到</w:t>
      </w:r>
      <w:r>
        <w:rPr>
          <w:rFonts w:ascii="Times New Roman" w:hAnsi="Times New Roman"/>
          <w:bCs/>
          <w:szCs w:val="24"/>
        </w:rPr>
        <w:t>0.01</w:t>
      </w:r>
      <w:r>
        <w:rPr>
          <w:rFonts w:hint="eastAsia" w:ascii="Times New Roman" w:hAnsi="Times New Roman"/>
          <w:bCs/>
          <w:szCs w:val="24"/>
        </w:rPr>
        <w:t>，即</w:t>
      </w:r>
      <w:bookmarkStart w:id="31" w:name="_Hlk129527561"/>
      <w:r>
        <w:rPr>
          <w:rFonts w:hint="eastAsia" w:ascii="Times New Roman" w:hAnsi="Times New Roman"/>
          <w:bCs/>
          <w:szCs w:val="24"/>
        </w:rPr>
        <w:t>本科学历人口比重的平均数</w:t>
      </w:r>
      <w:bookmarkEnd w:id="31"/>
      <w:bookmarkStart w:id="32" w:name="_Hlk129526672"/>
      <w:r>
        <w:rPr>
          <w:rFonts w:hint="eastAsia" w:ascii="Times New Roman" w:hAnsi="Times New Roman"/>
          <w:bCs/>
          <w:position w:val="-6"/>
          <w:szCs w:val="24"/>
        </w:rPr>
        <w:object>
          <v:shape id="_x0000_i1096" o:spt="75" type="#_x0000_t75" style="height:17.45pt;width:10.35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6" r:id="rId150">
            <o:LockedField>false</o:LockedField>
          </o:OLEObject>
        </w:object>
      </w:r>
      <w:r>
        <w:rPr>
          <w:rFonts w:ascii="Times New Roman" w:hAnsi="Times New Roman"/>
          <w:bCs/>
          <w:position w:val="-6"/>
          <w:szCs w:val="24"/>
        </w:rPr>
        <w:object>
          <v:shape id="_x0000_i1097" o:spt="75" type="#_x0000_t75" style="height:14.2pt;width:39.8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7" r:id="rId152">
            <o:LockedField>false</o:LockedField>
          </o:OLEObject>
        </w:object>
      </w:r>
      <w:r>
        <w:rPr>
          <w:rFonts w:hint="eastAsia" w:ascii="Times New Roman" w:hAnsi="Times New Roman"/>
          <w:bCs/>
          <w:szCs w:val="24"/>
        </w:rPr>
        <w:t>（%），方差</w:t>
      </w:r>
      <w:r>
        <w:rPr>
          <w:rFonts w:hint="eastAsia" w:ascii="Times New Roman" w:hAnsi="Times New Roman"/>
          <w:bCs/>
          <w:position w:val="-14"/>
          <w:szCs w:val="24"/>
        </w:rPr>
        <w:object>
          <v:shape id="_x0000_i1098" o:spt="75" type="#_x0000_t75" style="height:20.2pt;width:20.2pt;" o:ole="t" filled="f" o:preferrelative="t" stroked="f" coordsize="21600,21600">
            <v:path/>
            <v:fill on="f" focussize="0,0"/>
            <v:stroke on="f" joinstyle="miter"/>
            <v:imagedata r:id="rId155" o:title=""/>
            <o:lock v:ext="edit" aspectratio="t"/>
            <w10:wrap type="none"/>
            <w10:anchorlock/>
          </v:shape>
          <o:OLEObject Type="Embed" ProgID="Equation.DSMT4" ShapeID="_x0000_i1098" DrawAspect="Content" ObjectID="_1468075798" r:id="rId154">
            <o:LockedField>false</o:LockedField>
          </o:OLEObject>
        </w:object>
      </w:r>
      <w:r>
        <w:rPr>
          <w:rFonts w:hint="eastAsia" w:ascii="Times New Roman" w:hAnsi="Times New Roman"/>
          <w:bCs/>
          <w:position w:val="-6"/>
          <w:szCs w:val="24"/>
        </w:rPr>
        <w:object>
          <v:shape id="_x0000_i1099" o:spt="75" type="#_x0000_t75" style="height:14.2pt;width:39.8pt;" o:ole="t" filled="f" o:preferrelative="t" stroked="f" coordsize="21600,21600">
            <v:path/>
            <v:fill on="f" focussize="0,0"/>
            <v:stroke on="f" joinstyle="miter"/>
            <v:imagedata r:id="rId157" o:title=""/>
            <o:lock v:ext="edit" aspectratio="t"/>
            <w10:wrap type="none"/>
            <w10:anchorlock/>
          </v:shape>
          <o:OLEObject Type="Embed" ProgID="Equation.DSMT4" ShapeID="_x0000_i1099" DrawAspect="Content" ObjectID="_1468075799" r:id="rId156">
            <o:LockedField>false</o:LockedField>
          </o:OLEObject>
        </w:object>
      </w:r>
      <w:r>
        <w:rPr>
          <w:rFonts w:hint="eastAsia" w:ascii="Times New Roman" w:hAnsi="Times New Roman"/>
          <w:bCs/>
          <w:szCs w:val="24"/>
        </w:rPr>
        <w:t>．</w:t>
      </w:r>
    </w:p>
    <w:p w14:paraId="554B9F66">
      <w:pPr>
        <w:shd w:val="clear" w:color="auto" w:fill="FFFFFF"/>
        <w:spacing w:line="312" w:lineRule="auto"/>
        <w:ind w:firstLine="480"/>
        <w:textAlignment w:val="center"/>
      </w:pPr>
      <w:bookmarkStart w:id="33" w:name="_Hlk129526444"/>
      <w:r>
        <w:rPr>
          <w:rFonts w:hint="eastAsia" w:ascii="Times New Roman" w:hAnsi="Times New Roman"/>
          <w:bCs/>
          <w:szCs w:val="24"/>
        </w:rPr>
        <w:t>计算其他两组样本数据的平均数和方差，</w:t>
      </w:r>
      <w:bookmarkStart w:id="34" w:name="_Hlk129527751"/>
      <w:r>
        <w:rPr>
          <w:rFonts w:hint="eastAsia" w:ascii="Times New Roman" w:hAnsi="Times New Roman"/>
          <w:bCs/>
          <w:szCs w:val="24"/>
        </w:rPr>
        <w:t>研究生学历人口比重的平均</w:t>
      </w:r>
      <w:r>
        <w:rPr>
          <w:rFonts w:hint="eastAsia"/>
        </w:rPr>
        <w:t>数</w:t>
      </w:r>
      <w:bookmarkEnd w:id="34"/>
      <w:r>
        <w:rPr>
          <w:rFonts w:hint="eastAsia"/>
        </w:rPr>
        <w:object>
          <v:shape id="_x0000_i1100" o:spt="75" type="#_x0000_t75" style="height:19.1pt;width:10.9pt;" o:ole="t" filled="f" o:preferrelative="t" stroked="f" coordsize="21600,21600">
            <v:path/>
            <v:fill on="f" focussize="0,0"/>
            <v:stroke on="f" joinstyle="miter"/>
            <v:imagedata r:id="rId159" o:title=""/>
            <o:lock v:ext="edit" aspectratio="t"/>
            <w10:wrap type="none"/>
            <w10:anchorlock/>
          </v:shape>
          <o:OLEObject Type="Embed" ProgID="Equation.DSMT4" ShapeID="_x0000_i1100" DrawAspect="Content" ObjectID="_1468075800" r:id="rId158">
            <o:LockedField>false</o:LockedField>
          </o:OLEObject>
        </w:object>
      </w:r>
      <w:r>
        <w:object>
          <v:shape id="_x0000_i1101" o:spt="75" type="#_x0000_t75" style="height:14.2pt;width:33.8pt;" o:ole="t" filled="f" o:preferrelative="t" stroked="f" coordsize="21600,21600">
            <v:path/>
            <v:fill on="f" focussize="0,0"/>
            <v:stroke on="f" joinstyle="miter"/>
            <v:imagedata r:id="rId161" o:title=""/>
            <o:lock v:ext="edit" aspectratio="t"/>
            <w10:wrap type="none"/>
            <w10:anchorlock/>
          </v:shape>
          <o:OLEObject Type="Embed" ProgID="Equation.DSMT4" ShapeID="_x0000_i1101" DrawAspect="Content" ObjectID="_1468075801" r:id="rId160">
            <o:LockedField>false</o:LockedField>
          </o:OLEObject>
        </w:object>
      </w:r>
      <w:r>
        <w:rPr>
          <w:rFonts w:hint="eastAsia"/>
        </w:rPr>
        <w:t>（</w:t>
      </w:r>
      <w:r>
        <w:rPr>
          <w:rFonts w:ascii="Times New Roman" w:hAnsi="Times New Roman" w:cs="Times New Roman"/>
        </w:rPr>
        <w:t>%</w:t>
      </w:r>
      <w:r>
        <w:rPr>
          <w:rFonts w:hint="eastAsia"/>
        </w:rPr>
        <w:t>），方差</w:t>
      </w:r>
      <w:r>
        <w:rPr>
          <w:rFonts w:hint="eastAsia"/>
        </w:rPr>
        <w:object>
          <v:shape id="_x0000_i1102" o:spt="75" type="#_x0000_t75" style="height:18.55pt;width:20.2pt;" o:ole="t" filled="f" o:preferrelative="t" stroked="f" coordsize="21600,21600">
            <v:path/>
            <v:fill on="f" focussize="0,0"/>
            <v:stroke on="f" joinstyle="miter"/>
            <v:imagedata r:id="rId163" o:title=""/>
            <o:lock v:ext="edit" aspectratio="t"/>
            <w10:wrap type="none"/>
            <w10:anchorlock/>
          </v:shape>
          <o:OLEObject Type="Embed" ProgID="Equation.DSMT4" ShapeID="_x0000_i1102" DrawAspect="Content" ObjectID="_1468075802" r:id="rId162">
            <o:LockedField>false</o:LockedField>
          </o:OLEObject>
        </w:object>
      </w:r>
      <w:r>
        <w:rPr>
          <w:rFonts w:hint="eastAsia"/>
        </w:rPr>
        <w:object>
          <v:shape id="_x0000_i1103" o:spt="75" type="#_x0000_t75" style="height:14.2pt;width:38.2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3" r:id="rId164">
            <o:LockedField>false</o:LockedField>
          </o:OLEObject>
        </w:object>
      </w:r>
      <w:r>
        <w:rPr>
          <w:rFonts w:hint="eastAsia"/>
        </w:rPr>
        <w:t>．</w:t>
      </w:r>
      <w:bookmarkEnd w:id="33"/>
      <w:bookmarkStart w:id="35" w:name="_Hlk129526789"/>
      <w:r>
        <w:rPr>
          <w:rFonts w:hint="eastAsia"/>
        </w:rPr>
        <w:t>专科学历人口比重的平均数</w:t>
      </w:r>
      <w:r>
        <w:rPr>
          <w:rFonts w:hint="eastAsia"/>
        </w:rPr>
        <w:object>
          <v:shape id="_x0000_i1104" o:spt="75" type="#_x0000_t75" style="height:15.8pt;width:10.35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4" r:id="rId166">
            <o:LockedField>false</o:LockedField>
          </o:OLEObject>
        </w:object>
      </w:r>
      <w:r>
        <w:rPr>
          <w:rFonts w:hint="eastAsia"/>
        </w:rPr>
        <w:object>
          <v:shape id="_x0000_i1105" o:spt="75" type="#_x0000_t75" style="height:14.2pt;width:38.2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5" r:id="rId168">
            <o:LockedField>false</o:LockedField>
          </o:OLEObject>
        </w:object>
      </w:r>
      <w:r>
        <w:rPr>
          <w:rFonts w:hint="eastAsia"/>
        </w:rPr>
        <w:t>（</w:t>
      </w:r>
      <w:r>
        <w:rPr>
          <w:rFonts w:ascii="Times New Roman" w:hAnsi="Times New Roman" w:cs="Times New Roman"/>
        </w:rPr>
        <w:t>%</w:t>
      </w:r>
      <w:r>
        <w:rPr>
          <w:rFonts w:hint="eastAsia"/>
        </w:rPr>
        <w:t>），方差</w:t>
      </w:r>
      <w:r>
        <w:rPr>
          <w:rFonts w:hint="eastAsia"/>
        </w:rPr>
        <w:object>
          <v:shape id="_x0000_i1106" o:spt="75" type="#_x0000_t75" style="height:20.2pt;width:20.2pt;" o:ole="t" filled="f" o:preferrelative="t" stroked="f" coordsize="21600,21600">
            <v:path/>
            <v:fill on="f" focussize="0,0"/>
            <v:stroke on="f" joinstyle="miter"/>
            <v:imagedata r:id="rId171" o:title=""/>
            <o:lock v:ext="edit" aspectratio="t"/>
            <w10:wrap type="none"/>
            <w10:anchorlock/>
          </v:shape>
          <o:OLEObject Type="Embed" ProgID="Equation.DSMT4" ShapeID="_x0000_i1106" DrawAspect="Content" ObjectID="_1468075806" r:id="rId170">
            <o:LockedField>false</o:LockedField>
          </o:OLEObject>
        </w:object>
      </w:r>
      <w:r>
        <w:rPr>
          <w:rFonts w:hint="eastAsia"/>
        </w:rPr>
        <w:object>
          <v:shape id="_x0000_i1107" o:spt="75" type="#_x0000_t75" style="height:14.2pt;width:33.8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7" r:id="rId172">
            <o:LockedField>false</o:LockedField>
          </o:OLEObject>
        </w:object>
      </w:r>
      <w:r>
        <w:rPr>
          <w:rFonts w:hint="eastAsia"/>
        </w:rPr>
        <w:t>．</w:t>
      </w:r>
    </w:p>
    <w:bookmarkEnd w:id="32"/>
    <w:bookmarkEnd w:id="35"/>
    <w:p w14:paraId="51064525">
      <w:pPr>
        <w:pStyle w:val="19"/>
        <w:tabs>
          <w:tab w:val="left" w:pos="420"/>
        </w:tabs>
        <w:spacing w:line="312" w:lineRule="auto"/>
        <w:ind w:firstLine="482"/>
        <w:rPr>
          <w:rFonts w:ascii="Times New Roman" w:hAnsi="Times New Roman"/>
          <w:bCs/>
          <w:color w:val="auto"/>
          <w:szCs w:val="24"/>
        </w:rPr>
      </w:pPr>
      <w:r>
        <w:rPr>
          <w:rFonts w:hint="eastAsia" w:ascii="Times New Roman" w:hAnsi="Times New Roman"/>
          <w:b/>
          <w:color w:val="auto"/>
          <w:szCs w:val="24"/>
        </w:rPr>
        <w:t xml:space="preserve">分析 </w:t>
      </w:r>
      <w:r>
        <w:rPr>
          <w:rFonts w:hint="eastAsia" w:ascii="Times New Roman" w:hAnsi="Times New Roman"/>
          <w:bCs/>
          <w:color w:val="auto"/>
          <w:szCs w:val="24"/>
        </w:rPr>
        <w:t>可以先绘制专科学历样本与研究生学历样本数据的散点图，由于这两组数据分别来自多个同类地区的两个变量：“专科学历比重”与“研究生学历比重”，因此来自这两个变量的两组数据可以看作成对数据．把“专科学历比重”作为横坐标，“研究生学历比重”作为纵坐标，在平面直角坐标系中绘制相应的点，就得到相关的散点图．</w:t>
      </w:r>
    </w:p>
    <w:p w14:paraId="367A1131">
      <w:pPr>
        <w:pStyle w:val="19"/>
        <w:tabs>
          <w:tab w:val="left" w:pos="420"/>
        </w:tabs>
        <w:spacing w:line="312" w:lineRule="auto"/>
        <w:ind w:firstLine="482"/>
        <w:rPr>
          <w:rFonts w:ascii="Times New Roman" w:hAnsi="Times New Roman" w:eastAsiaTheme="minorEastAsia"/>
          <w:bCs/>
          <w:color w:val="auto"/>
          <w:szCs w:val="24"/>
        </w:rPr>
      </w:pPr>
      <w:bookmarkStart w:id="36" w:name="_Hlk129532110"/>
      <w:r>
        <w:rPr>
          <w:rFonts w:hint="eastAsia" w:ascii="Times New Roman" w:hAnsi="Times New Roman"/>
          <w:b/>
          <w:color w:val="auto"/>
          <w:szCs w:val="24"/>
        </w:rPr>
        <w:t>解</w:t>
      </w:r>
      <w:r>
        <w:rPr>
          <w:rFonts w:ascii="Times New Roman" w:hAnsi="Times New Roman"/>
          <w:bCs/>
          <w:color w:val="auto"/>
          <w:szCs w:val="24"/>
        </w:rPr>
        <w:t xml:space="preserve"> </w:t>
      </w:r>
      <w:r>
        <w:rPr>
          <w:rFonts w:hint="eastAsia" w:ascii="Times New Roman" w:hAnsi="Times New Roman"/>
          <w:bCs/>
          <w:color w:val="auto"/>
          <w:szCs w:val="24"/>
        </w:rPr>
        <w:t>（3）绘制专科学历人口比重（%）与研究生学历人口比重（%）散点图，并依据散点图观察两组数据的相关性，发现这两组数据的相关程度不高．</w:t>
      </w:r>
    </w:p>
    <w:bookmarkEnd w:id="36"/>
    <w:p w14:paraId="446BA086">
      <w:pPr>
        <w:pStyle w:val="19"/>
        <w:tabs>
          <w:tab w:val="left" w:pos="420"/>
        </w:tabs>
        <w:spacing w:line="312" w:lineRule="auto"/>
        <w:ind w:firstLine="480"/>
        <w:jc w:val="center"/>
        <w:rPr>
          <w:rFonts w:ascii="Times New Roman" w:hAnsi="Times New Roman"/>
          <w:bCs/>
          <w:color w:val="auto"/>
          <w:szCs w:val="24"/>
        </w:rPr>
      </w:pPr>
      <w:r>
        <w:rPr>
          <w:rFonts w:ascii="Times New Roman" w:hAnsi="Times New Roman"/>
          <w:bCs/>
          <w:color w:val="auto"/>
          <w:szCs w:val="24"/>
        </w:rPr>
        <w:drawing>
          <wp:inline distT="0" distB="0" distL="0" distR="0">
            <wp:extent cx="2519680" cy="237299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2520000" cy="2373034"/>
                    </a:xfrm>
                    <a:prstGeom prst="rect">
                      <a:avLst/>
                    </a:prstGeom>
                    <a:noFill/>
                  </pic:spPr>
                </pic:pic>
              </a:graphicData>
            </a:graphic>
          </wp:inline>
        </w:drawing>
      </w:r>
    </w:p>
    <w:p w14:paraId="3A289600">
      <w:pPr>
        <w:pStyle w:val="19"/>
        <w:tabs>
          <w:tab w:val="left" w:pos="420"/>
        </w:tabs>
        <w:spacing w:line="312" w:lineRule="auto"/>
        <w:ind w:firstLine="480"/>
        <w:rPr>
          <w:rFonts w:ascii="Times New Roman" w:hAnsi="Times New Roman"/>
          <w:bCs/>
          <w:color w:val="auto"/>
          <w:szCs w:val="24"/>
        </w:rPr>
      </w:pPr>
      <w:bookmarkStart w:id="37" w:name="_Hlk129532880"/>
      <w:r>
        <w:rPr>
          <w:rFonts w:hint="eastAsia" w:ascii="Times New Roman" w:hAnsi="Times New Roman"/>
          <w:bCs/>
          <w:color w:val="auto"/>
          <w:szCs w:val="24"/>
        </w:rPr>
        <w:t>绘制本科学历人口比重（%）与研究生学历人口比重（%）散点图．</w:t>
      </w:r>
      <w:bookmarkEnd w:id="37"/>
    </w:p>
    <w:p w14:paraId="5962F741">
      <w:pPr>
        <w:pStyle w:val="19"/>
        <w:tabs>
          <w:tab w:val="left" w:pos="420"/>
        </w:tabs>
        <w:spacing w:line="312" w:lineRule="auto"/>
        <w:ind w:firstLine="480"/>
        <w:jc w:val="center"/>
        <w:rPr>
          <w:rFonts w:ascii="Times New Roman" w:hAnsi="Times New Roman"/>
          <w:bCs/>
          <w:color w:val="auto"/>
          <w:szCs w:val="24"/>
        </w:rPr>
      </w:pPr>
      <w:r>
        <w:rPr>
          <w:rFonts w:ascii="Times New Roman" w:hAnsi="Times New Roman"/>
          <w:bCs/>
          <w:color w:val="auto"/>
          <w:szCs w:val="24"/>
        </w:rPr>
        <w:drawing>
          <wp:inline distT="0" distB="0" distL="0" distR="0">
            <wp:extent cx="2519680" cy="237299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a:xfrm>
                      <a:off x="0" y="0"/>
                      <a:ext cx="2520000" cy="2373034"/>
                    </a:xfrm>
                    <a:prstGeom prst="rect">
                      <a:avLst/>
                    </a:prstGeom>
                    <a:noFill/>
                  </pic:spPr>
                </pic:pic>
              </a:graphicData>
            </a:graphic>
          </wp:inline>
        </w:drawing>
      </w:r>
    </w:p>
    <w:p w14:paraId="35898C7D">
      <w:pPr>
        <w:pStyle w:val="19"/>
        <w:tabs>
          <w:tab w:val="left" w:pos="420"/>
        </w:tabs>
        <w:spacing w:line="312" w:lineRule="auto"/>
        <w:ind w:firstLine="480"/>
        <w:rPr>
          <w:rFonts w:ascii="Times New Roman" w:hAnsi="Times New Roman"/>
          <w:bCs/>
          <w:color w:val="auto"/>
          <w:szCs w:val="24"/>
        </w:rPr>
      </w:pPr>
      <w:bookmarkStart w:id="38" w:name="_Hlk129532857"/>
      <w:r>
        <w:rPr>
          <w:rFonts w:ascii="Times New Roman" w:hAnsi="Times New Roman"/>
          <w:bCs/>
          <w:color w:val="auto"/>
          <w:szCs w:val="24"/>
        </w:rPr>
        <w:t>从散点图可以观察到所有点都在一条直线的附近波动，即这两个变量之间具有一种线性相关关系．</w:t>
      </w:r>
      <w:r>
        <w:rPr>
          <w:rFonts w:hint="eastAsia" w:ascii="Times New Roman" w:hAnsi="Times New Roman"/>
          <w:bCs/>
          <w:color w:val="auto"/>
          <w:szCs w:val="24"/>
        </w:rPr>
        <w:t>大体上，研究生学历人口比重（%）随本科生学历人口比重（%）的上升而上升，但也有一些例外情况．</w:t>
      </w:r>
    </w:p>
    <w:bookmarkEnd w:id="38"/>
    <w:p w14:paraId="1E91037F">
      <w:pPr>
        <w:pStyle w:val="19"/>
        <w:tabs>
          <w:tab w:val="left" w:pos="420"/>
        </w:tabs>
        <w:spacing w:line="312" w:lineRule="auto"/>
        <w:ind w:firstLine="480"/>
        <w:rPr>
          <w:rFonts w:ascii="Times New Roman" w:hAnsi="Times New Roman"/>
          <w:bCs/>
          <w:color w:val="auto"/>
          <w:szCs w:val="24"/>
        </w:rPr>
      </w:pPr>
      <w:r>
        <w:rPr>
          <w:rFonts w:hint="eastAsia" w:ascii="Times New Roman" w:hAnsi="Times New Roman"/>
          <w:bCs/>
          <w:color w:val="auto"/>
          <w:szCs w:val="24"/>
        </w:rPr>
        <w:t>进一步可以通过相关系数判断这两组数据之间的相关程度．</w:t>
      </w:r>
    </w:p>
    <w:p w14:paraId="3D5D1786">
      <w:pPr>
        <w:pStyle w:val="19"/>
        <w:tabs>
          <w:tab w:val="left" w:pos="420"/>
        </w:tabs>
        <w:spacing w:line="312" w:lineRule="auto"/>
        <w:ind w:firstLine="480"/>
        <w:rPr>
          <w:rFonts w:ascii="Times New Roman" w:hAnsi="Times New Roman"/>
          <w:color w:val="auto"/>
          <w:szCs w:val="21"/>
        </w:rPr>
      </w:pPr>
      <w:bookmarkStart w:id="39" w:name="_Hlk129533015"/>
      <w:r>
        <w:rPr>
          <w:rFonts w:hint="eastAsia" w:ascii="Times New Roman" w:hAnsi="Times New Roman"/>
          <w:bCs/>
          <w:color w:val="auto"/>
          <w:szCs w:val="24"/>
        </w:rPr>
        <w:t>使用相关系数的公式</w:t>
      </w:r>
      <w:r>
        <w:rPr>
          <w:rFonts w:ascii="Times New Roman" w:hAnsi="Times New Roman"/>
          <w:color w:val="auto"/>
          <w:position w:val="-66"/>
        </w:rPr>
        <w:object>
          <v:shape id="_x0000_i1108" o:spt="75" type="#_x0000_t75" style="height:69.8pt;width:141.25pt;" o:ole="t" filled="f" o:preferrelative="t" stroked="f" coordsize="21600,21600">
            <v:path/>
            <v:fill on="f" focussize="0,0"/>
            <v:stroke on="f" joinstyle="miter"/>
            <v:imagedata r:id="rId177" o:title=""/>
            <o:lock v:ext="edit" aspectratio="t"/>
            <w10:wrap type="none"/>
            <w10:anchorlock/>
          </v:shape>
          <o:OLEObject Type="Embed" ProgID="Equation.DSMT4" ShapeID="_x0000_i1108" DrawAspect="Content" ObjectID="_1468075808" r:id="rId176">
            <o:LockedField>false</o:LockedField>
          </o:OLEObject>
        </w:object>
      </w:r>
      <w:r>
        <w:rPr>
          <w:rFonts w:hint="eastAsia" w:ascii="Times New Roman" w:hAnsi="Times New Roman"/>
          <w:bCs/>
          <w:color w:val="auto"/>
          <w:szCs w:val="24"/>
        </w:rPr>
        <w:t>，求得相关系数为</w:t>
      </w:r>
      <w:bookmarkStart w:id="40" w:name="_Hlk129534089"/>
      <w:r>
        <w:rPr>
          <w:rFonts w:ascii="Times New Roman" w:hAnsi="Times New Roman"/>
          <w:bCs/>
          <w:color w:val="auto"/>
          <w:position w:val="-6"/>
          <w:szCs w:val="24"/>
        </w:rPr>
        <w:object>
          <v:shape id="_x0000_i1109" o:spt="75" type="#_x0000_t75" style="height:14.2pt;width:42pt;" o:ole="t" filled="f" o:preferrelative="t" stroked="f" coordsize="21600,21600">
            <v:path/>
            <v:fill on="f" focussize="0,0"/>
            <v:stroke on="f" joinstyle="miter"/>
            <v:imagedata r:id="rId179" o:title=""/>
            <o:lock v:ext="edit" aspectratio="t"/>
            <w10:wrap type="none"/>
            <w10:anchorlock/>
          </v:shape>
          <o:OLEObject Type="Embed" ProgID="Equation.DSMT4" ShapeID="_x0000_i1109" DrawAspect="Content" ObjectID="_1468075809" r:id="rId178">
            <o:LockedField>false</o:LockedField>
          </o:OLEObject>
        </w:object>
      </w:r>
      <w:bookmarkEnd w:id="40"/>
      <w:r>
        <w:rPr>
          <w:rFonts w:ascii="Times New Roman" w:hAnsi="Times New Roman"/>
          <w:color w:val="auto"/>
          <w:szCs w:val="21"/>
        </w:rPr>
        <w:t>．</w:t>
      </w:r>
    </w:p>
    <w:p w14:paraId="344417F5">
      <w:pPr>
        <w:pStyle w:val="19"/>
        <w:tabs>
          <w:tab w:val="left" w:pos="420"/>
        </w:tabs>
        <w:spacing w:line="312" w:lineRule="auto"/>
        <w:ind w:firstLine="480"/>
        <w:rPr>
          <w:rFonts w:ascii="Times New Roman" w:hAnsi="Times New Roman"/>
          <w:color w:val="auto"/>
          <w:szCs w:val="21"/>
        </w:rPr>
      </w:pPr>
      <w:r>
        <w:rPr>
          <w:rFonts w:hint="eastAsia" w:ascii="Times New Roman" w:hAnsi="Times New Roman"/>
          <w:color w:val="auto"/>
          <w:szCs w:val="21"/>
        </w:rPr>
        <w:t>也可以借助计算器求出相关系数的值，</w:t>
      </w:r>
    </w:p>
    <w:p w14:paraId="03103C25">
      <w:pPr>
        <w:spacing w:line="312" w:lineRule="auto"/>
        <w:ind w:firstLine="480"/>
        <w:rPr>
          <w:rFonts w:ascii="Times New Roman" w:hAnsi="Times New Roman"/>
          <w:bCs/>
          <w:szCs w:val="24"/>
        </w:rPr>
      </w:pPr>
      <w:r>
        <w:rPr>
          <w:rFonts w:hint="eastAsia" w:ascii="Times New Roman" w:hAnsi="Times New Roman"/>
          <w:bCs/>
          <w:szCs w:val="24"/>
        </w:rPr>
        <w:t>选择菜单，6：统计，</w:t>
      </w:r>
      <w:r>
        <w:rPr>
          <w:rFonts w:ascii="Times New Roman" w:hAnsi="Times New Roman"/>
          <w:bCs/>
          <w:szCs w:val="24"/>
        </w:rPr>
        <w:t>2</w:t>
      </w:r>
      <w:r>
        <w:rPr>
          <w:rFonts w:hint="eastAsia" w:ascii="Times New Roman" w:hAnsi="Times New Roman"/>
          <w:bCs/>
          <w:szCs w:val="24"/>
        </w:rPr>
        <w:t>：一元线性回归模型，在两列数据栏中分别输入3</w:t>
      </w:r>
      <w:r>
        <w:rPr>
          <w:rFonts w:ascii="Times New Roman" w:hAnsi="Times New Roman"/>
          <w:bCs/>
          <w:szCs w:val="24"/>
        </w:rPr>
        <w:t>2</w:t>
      </w:r>
      <w:r>
        <w:rPr>
          <w:rFonts w:hint="eastAsia" w:ascii="Times New Roman" w:hAnsi="Times New Roman"/>
          <w:bCs/>
          <w:szCs w:val="24"/>
        </w:rPr>
        <w:t>对数据</w:t>
      </w:r>
    </w:p>
    <w:p w14:paraId="77B698AF">
      <w:pPr>
        <w:pStyle w:val="19"/>
        <w:tabs>
          <w:tab w:val="left" w:pos="420"/>
        </w:tabs>
        <w:spacing w:line="312" w:lineRule="auto"/>
        <w:ind w:firstLine="480"/>
        <w:rPr>
          <w:rFonts w:ascii="Times New Roman" w:hAnsi="Times New Roman"/>
          <w:color w:val="auto"/>
          <w:szCs w:val="21"/>
        </w:rPr>
      </w:pPr>
      <w:r>
        <w:rPr>
          <w:rFonts w:hint="eastAsia" w:ascii="Times New Roman" w:hAnsi="Times New Roman"/>
          <w:bCs/>
          <w:color w:val="auto"/>
          <w:szCs w:val="24"/>
        </w:rPr>
        <w:t>按optn键，</w:t>
      </w:r>
      <w:r>
        <w:rPr>
          <w:rFonts w:ascii="Times New Roman" w:hAnsi="Times New Roman"/>
          <w:bCs/>
          <w:szCs w:val="24"/>
        </w:rPr>
        <w:t>4</w:t>
      </w:r>
      <w:r>
        <w:rPr>
          <w:rFonts w:hint="eastAsia" w:ascii="Times New Roman" w:hAnsi="Times New Roman"/>
          <w:bCs/>
          <w:color w:val="auto"/>
          <w:szCs w:val="24"/>
        </w:rPr>
        <w:t>：</w:t>
      </w:r>
      <w:r>
        <w:rPr>
          <w:rFonts w:hint="eastAsia" w:ascii="Times New Roman" w:hAnsi="Times New Roman"/>
          <w:bCs/>
          <w:szCs w:val="24"/>
        </w:rPr>
        <w:t>回归</w:t>
      </w:r>
      <w:r>
        <w:rPr>
          <w:rFonts w:hint="eastAsia" w:ascii="Times New Roman" w:hAnsi="Times New Roman"/>
          <w:bCs/>
          <w:color w:val="auto"/>
          <w:szCs w:val="24"/>
        </w:rPr>
        <w:t>计算，</w:t>
      </w:r>
      <w:r>
        <w:rPr>
          <w:rFonts w:hint="eastAsia" w:ascii="Times New Roman" w:hAnsi="Times New Roman"/>
          <w:bCs/>
          <w:szCs w:val="24"/>
        </w:rPr>
        <w:t>计算器</w:t>
      </w:r>
      <w:r>
        <w:rPr>
          <w:rFonts w:hint="eastAsia" w:ascii="Times New Roman" w:hAnsi="Times New Roman"/>
          <w:bCs/>
          <w:color w:val="auto"/>
          <w:szCs w:val="24"/>
        </w:rPr>
        <w:t>显示</w:t>
      </w:r>
      <w:r>
        <w:rPr>
          <w:rFonts w:hint="eastAsia" w:ascii="Times New Roman" w:hAnsi="Times New Roman"/>
          <w:bCs/>
          <w:szCs w:val="24"/>
        </w:rPr>
        <w:t>一组数值，其中</w:t>
      </w:r>
      <w:r>
        <w:rPr>
          <w:rFonts w:ascii="Times New Roman" w:hAnsi="Times New Roman"/>
          <w:bCs/>
          <w:position w:val="-4"/>
          <w:szCs w:val="24"/>
        </w:rPr>
        <w:object>
          <v:shape id="_x0000_i1110" o:spt="75" type="#_x0000_t75" style="height:9.8pt;width:9.8pt;" o:ole="t" filled="f" o:preferrelative="t" stroked="f" coordsize="21600,21600">
            <v:path/>
            <v:fill on="f" focussize="0,0"/>
            <v:stroke on="f" joinstyle="miter"/>
            <v:imagedata r:id="rId181" o:title=""/>
            <o:lock v:ext="edit" aspectratio="t"/>
            <w10:wrap type="none"/>
            <w10:anchorlock/>
          </v:shape>
          <o:OLEObject Type="Embed" ProgID="Equation.DSMT4" ShapeID="_x0000_i1110" DrawAspect="Content" ObjectID="_1468075810" r:id="rId180">
            <o:LockedField>false</o:LockedField>
          </o:OLEObject>
        </w:object>
      </w:r>
      <w:r>
        <w:rPr>
          <w:rFonts w:hint="eastAsia" w:ascii="Times New Roman" w:hAnsi="Times New Roman"/>
          <w:bCs/>
          <w:szCs w:val="24"/>
        </w:rPr>
        <w:t>表示相关系数，即</w:t>
      </w:r>
      <w:r>
        <w:rPr>
          <w:rFonts w:ascii="Times New Roman" w:hAnsi="Times New Roman"/>
          <w:bCs/>
          <w:color w:val="auto"/>
          <w:position w:val="-6"/>
          <w:szCs w:val="24"/>
        </w:rPr>
        <w:object>
          <v:shape id="_x0000_i1111" o:spt="75" type="#_x0000_t75" style="height:14.2pt;width:42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82">
            <o:LockedField>false</o:LockedField>
          </o:OLEObject>
        </w:object>
      </w:r>
      <w:r>
        <w:rPr>
          <w:rFonts w:ascii="Times New Roman" w:hAnsi="Times New Roman"/>
          <w:color w:val="auto"/>
          <w:szCs w:val="21"/>
        </w:rPr>
        <w:t>．</w:t>
      </w:r>
    </w:p>
    <w:bookmarkEnd w:id="39"/>
    <w:p w14:paraId="122D46E8">
      <w:pPr>
        <w:pStyle w:val="19"/>
        <w:tabs>
          <w:tab w:val="left" w:pos="420"/>
        </w:tabs>
        <w:spacing w:line="312" w:lineRule="auto"/>
        <w:ind w:firstLine="480"/>
        <w:rPr>
          <w:rFonts w:ascii="Times New Roman" w:hAnsi="Times New Roman"/>
          <w:bCs/>
          <w:color w:val="auto"/>
          <w:szCs w:val="24"/>
        </w:rPr>
      </w:pPr>
      <w:bookmarkStart w:id="41" w:name="_Hlk129534134"/>
      <w:r>
        <w:rPr>
          <w:rFonts w:hint="eastAsia" w:ascii="Times New Roman" w:hAnsi="Times New Roman"/>
          <w:bCs/>
          <w:color w:val="auto"/>
          <w:szCs w:val="24"/>
        </w:rPr>
        <w:t>可以判断，这两个变量之间存在线性相关关系，且为正相关．</w:t>
      </w:r>
    </w:p>
    <w:bookmarkEnd w:id="41"/>
    <w:p w14:paraId="28E94163">
      <w:pPr>
        <w:pStyle w:val="19"/>
        <w:tabs>
          <w:tab w:val="left" w:pos="420"/>
        </w:tabs>
        <w:spacing w:line="312" w:lineRule="auto"/>
        <w:ind w:firstLine="480"/>
        <w:rPr>
          <w:rFonts w:ascii="Times New Roman" w:hAnsi="Times New Roman"/>
          <w:color w:val="auto"/>
          <w:szCs w:val="24"/>
        </w:rPr>
      </w:pPr>
      <w:r>
        <w:rPr>
          <w:rFonts w:hint="eastAsia" w:ascii="Times New Roman" w:hAnsi="Times New Roman"/>
          <w:bCs/>
          <w:color w:val="auto"/>
          <w:szCs w:val="24"/>
        </w:rPr>
        <w:t>在相关性分析基础上，还可以进行一元线性回归分析．</w:t>
      </w:r>
      <w:bookmarkStart w:id="42" w:name="_Hlk129534248"/>
      <w:r>
        <w:rPr>
          <w:rFonts w:ascii="Times New Roman" w:hAnsi="Times New Roman"/>
          <w:bCs/>
          <w:color w:val="auto"/>
          <w:szCs w:val="24"/>
        </w:rPr>
        <w:t>用回归系数的计算公式求出</w:t>
      </w:r>
      <w:r>
        <w:rPr>
          <w:rFonts w:hint="eastAsia" w:ascii="Times New Roman" w:hAnsi="Times New Roman"/>
          <w:bCs/>
          <w:color w:val="auto"/>
          <w:szCs w:val="24"/>
        </w:rPr>
        <w:t>回归方程</w:t>
      </w:r>
      <w:r>
        <w:rPr>
          <w:rFonts w:ascii="Times New Roman" w:hAnsi="Times New Roman"/>
          <w:color w:val="auto"/>
          <w:position w:val="-10"/>
          <w:szCs w:val="24"/>
        </w:rPr>
        <w:object>
          <v:shape id="_x0000_i1112" o:spt="75" type="#_x0000_t75" style="height:19.65pt;width:51.8pt;" o:ole="t" filled="f" o:preferrelative="t" stroked="f" coordsize="21600,21600">
            <v:path/>
            <v:fill on="f" focussize="0,0"/>
            <v:stroke on="f" joinstyle="miter"/>
            <v:imagedata r:id="rId184" o:title=""/>
            <o:lock v:ext="edit" aspectratio="t"/>
            <w10:wrap type="none"/>
            <w10:anchorlock/>
          </v:shape>
          <o:OLEObject Type="Embed" ProgID="Equation.DSMT4" ShapeID="_x0000_i1112" DrawAspect="Content" ObjectID="_1468075812" r:id="rId183">
            <o:LockedField>false</o:LockedField>
          </o:OLEObject>
        </w:object>
      </w:r>
      <w:r>
        <w:rPr>
          <w:rFonts w:hint="eastAsia" w:ascii="Times New Roman" w:hAnsi="Times New Roman"/>
          <w:color w:val="auto"/>
          <w:szCs w:val="24"/>
        </w:rPr>
        <w:t>的</w:t>
      </w:r>
      <w:r>
        <w:rPr>
          <w:rFonts w:ascii="Times New Roman" w:hAnsi="Times New Roman"/>
          <w:bCs/>
          <w:color w:val="auto"/>
          <w:szCs w:val="24"/>
        </w:rPr>
        <w:t>回归系数</w:t>
      </w:r>
      <w:r>
        <w:rPr>
          <w:rFonts w:ascii="Times New Roman" w:hAnsi="Times New Roman"/>
          <w:color w:val="auto"/>
          <w:position w:val="-110"/>
          <w:szCs w:val="24"/>
        </w:rPr>
        <w:object>
          <v:shape id="_x0000_i1113" o:spt="75" type="#_x0000_t75" style="height:117.25pt;width:194.2pt;" o:ole="t" filled="f" o:preferrelative="t" stroked="f" coordsize="21600,21600">
            <v:path/>
            <v:fill on="f" focussize="0,0"/>
            <v:stroke on="f" joinstyle="miter"/>
            <v:imagedata r:id="rId186" o:title=""/>
            <o:lock v:ext="edit" aspectratio="t"/>
            <w10:wrap type="none"/>
            <w10:anchorlock/>
          </v:shape>
          <o:OLEObject Type="Embed" ProgID="Equation.DSMT4" ShapeID="_x0000_i1113" DrawAspect="Content" ObjectID="_1468075813" r:id="rId185">
            <o:LockedField>false</o:LockedField>
          </o:OLEObject>
        </w:object>
      </w:r>
    </w:p>
    <w:p w14:paraId="353122F6">
      <w:pPr>
        <w:adjustRightInd w:val="0"/>
        <w:spacing w:line="312" w:lineRule="auto"/>
        <w:ind w:firstLine="480"/>
        <w:jc w:val="left"/>
        <w:rPr>
          <w:rFonts w:ascii="Times New Roman" w:hAnsi="Times New Roman" w:cs="Times New Roman"/>
          <w:szCs w:val="24"/>
        </w:rPr>
      </w:pPr>
      <w:r>
        <w:rPr>
          <w:rFonts w:ascii="Times New Roman" w:hAnsi="Times New Roman" w:cs="Times New Roman"/>
          <w:szCs w:val="24"/>
        </w:rPr>
        <w:t>其中</w:t>
      </w:r>
      <w:r>
        <w:rPr>
          <w:rFonts w:ascii="Times New Roman" w:hAnsi="Times New Roman" w:cs="Times New Roman"/>
          <w:position w:val="-6"/>
          <w:szCs w:val="24"/>
        </w:rPr>
        <w:object>
          <v:shape id="_x0000_i1114" o:spt="75" type="#_x0000_t75" style="height:17.45pt;width:9.8pt;" o:ole="t" filled="f" o:preferrelative="t" stroked="f" coordsize="21600,21600">
            <v:path/>
            <v:fill on="f" focussize="0,0"/>
            <v:stroke on="f" joinstyle="miter"/>
            <v:imagedata r:id="rId188" o:title=""/>
            <o:lock v:ext="edit" aspectratio="t"/>
            <w10:wrap type="none"/>
            <w10:anchorlock/>
          </v:shape>
          <o:OLEObject Type="Embed" ProgID="Equation.DSMT4" ShapeID="_x0000_i1114" DrawAspect="Content" ObjectID="_1468075814" r:id="rId187">
            <o:LockedField>false</o:LockedField>
          </o:OLEObject>
        </w:object>
      </w:r>
      <w:r>
        <w:rPr>
          <w:rFonts w:ascii="Times New Roman" w:hAnsi="Times New Roman" w:cs="Times New Roman"/>
          <w:szCs w:val="24"/>
        </w:rPr>
        <w:t>与</w:t>
      </w:r>
      <w:r>
        <w:rPr>
          <w:rFonts w:ascii="Times New Roman" w:hAnsi="Times New Roman" w:cs="Times New Roman"/>
          <w:position w:val="-10"/>
          <w:szCs w:val="24"/>
        </w:rPr>
        <w:object>
          <v:shape id="_x0000_i1115" o:spt="75" type="#_x0000_t75" style="height:20.2pt;width:9.8pt;" o:ole="t" filled="f" o:preferrelative="t" stroked="f" coordsize="21600,21600">
            <v:path/>
            <v:fill on="f" focussize="0,0"/>
            <v:stroke on="f" joinstyle="miter"/>
            <v:imagedata r:id="rId190" o:title=""/>
            <o:lock v:ext="edit" aspectratio="t"/>
            <w10:wrap type="none"/>
            <w10:anchorlock/>
          </v:shape>
          <o:OLEObject Type="Embed" ProgID="Equation.DSMT4" ShapeID="_x0000_i1115" DrawAspect="Content" ObjectID="_1468075815" r:id="rId189">
            <o:LockedField>false</o:LockedField>
          </o:OLEObject>
        </w:object>
      </w:r>
      <w:r>
        <w:rPr>
          <w:rFonts w:ascii="Times New Roman" w:hAnsi="Times New Roman" w:cs="Times New Roman"/>
          <w:szCs w:val="24"/>
        </w:rPr>
        <w:t>分别是数据</w:t>
      </w:r>
      <w:r>
        <w:rPr>
          <w:rFonts w:ascii="Times New Roman" w:hAnsi="Times New Roman" w:cs="Times New Roman"/>
          <w:position w:val="-12"/>
          <w:szCs w:val="24"/>
        </w:rPr>
        <w:object>
          <v:shape id="_x0000_i1116" o:spt="75" type="#_x0000_t75" style="height:17.45pt;width:12pt;" o:ole="t" filled="f" o:preferrelative="t" stroked="f" coordsize="21600,21600">
            <v:path/>
            <v:fill on="f" focussize="0,0"/>
            <v:stroke on="f" joinstyle="miter"/>
            <v:imagedata r:id="rId192" o:title=""/>
            <o:lock v:ext="edit" aspectratio="t"/>
            <w10:wrap type="none"/>
            <w10:anchorlock/>
          </v:shape>
          <o:OLEObject Type="Embed" ProgID="Equation.DSMT4" ShapeID="_x0000_i1116" DrawAspect="Content" ObjectID="_1468075816" r:id="rId191">
            <o:LockedField>false</o:LockedField>
          </o:OLEObject>
        </w:object>
      </w:r>
      <w:r>
        <w:rPr>
          <w:rFonts w:ascii="Times New Roman" w:hAnsi="Times New Roman" w:cs="Times New Roman"/>
          <w:szCs w:val="24"/>
        </w:rPr>
        <w:t>与</w:t>
      </w:r>
      <w:r>
        <w:rPr>
          <w:rFonts w:ascii="Times New Roman" w:hAnsi="Times New Roman" w:cs="Times New Roman"/>
          <w:position w:val="-12"/>
          <w:szCs w:val="24"/>
        </w:rPr>
        <w:object>
          <v:shape id="_x0000_i1117" o:spt="75" type="#_x0000_t75" style="height:17.45pt;width:12pt;" o:ole="t" filled="f" o:preferrelative="t" stroked="f" coordsize="21600,21600">
            <v:path/>
            <v:fill on="f" focussize="0,0"/>
            <v:stroke on="f" joinstyle="miter"/>
            <v:imagedata r:id="rId194" o:title=""/>
            <o:lock v:ext="edit" aspectratio="t"/>
            <w10:wrap type="none"/>
            <w10:anchorlock/>
          </v:shape>
          <o:OLEObject Type="Embed" ProgID="Equation.DSMT4" ShapeID="_x0000_i1117" DrawAspect="Content" ObjectID="_1468075817" r:id="rId193">
            <o:LockedField>false</o:LockedField>
          </o:OLEObject>
        </w:object>
      </w:r>
      <w:r>
        <w:rPr>
          <w:rFonts w:ascii="Times New Roman" w:hAnsi="Times New Roman" w:cs="Times New Roman"/>
          <w:szCs w:val="24"/>
        </w:rPr>
        <w:t>（</w:t>
      </w:r>
      <w:r>
        <w:rPr>
          <w:rFonts w:ascii="Times New Roman" w:hAnsi="Times New Roman" w:cs="Times New Roman"/>
          <w:i/>
          <w:iCs/>
          <w:position w:val="-6"/>
          <w:szCs w:val="24"/>
        </w:rPr>
        <w:object>
          <v:shape id="_x0000_i1118" o:spt="75" type="#_x0000_t75" style="height:12pt;width:15.8pt;" o:ole="t" filled="f" o:preferrelative="t" stroked="f" coordsize="21600,21600">
            <v:path/>
            <v:fill on="f" focussize="0,0"/>
            <v:stroke on="f" joinstyle="miter"/>
            <v:imagedata r:id="rId196" o:title=""/>
            <o:lock v:ext="edit" aspectratio="t"/>
            <w10:wrap type="none"/>
            <w10:anchorlock/>
          </v:shape>
          <o:OLEObject Type="Embed" ProgID="Equation.DSMT4" ShapeID="_x0000_i1118" DrawAspect="Content" ObjectID="_1468075818" r:id="rId195">
            <o:LockedField>false</o:LockedField>
          </o:OLEObject>
        </w:object>
      </w:r>
      <w:r>
        <w:rPr>
          <w:rFonts w:ascii="Times New Roman" w:hAnsi="Times New Roman" w:cs="Times New Roman"/>
          <w:szCs w:val="24"/>
        </w:rPr>
        <w:t>1，2，</w:t>
      </w:r>
      <w:r>
        <w:rPr>
          <w:rFonts w:hint="eastAsia" w:ascii="Times New Roman" w:hAnsi="Times New Roman" w:eastAsia="仿宋" w:cs="Times New Roman"/>
          <w:szCs w:val="24"/>
        </w:rPr>
        <w:t>…</w:t>
      </w:r>
      <w:r>
        <w:rPr>
          <w:rFonts w:ascii="Times New Roman" w:hAnsi="Times New Roman" w:cs="Times New Roman"/>
          <w:szCs w:val="24"/>
        </w:rPr>
        <w:t>，</w:t>
      </w:r>
      <w:r>
        <w:rPr>
          <w:rFonts w:ascii="Times New Roman" w:hAnsi="Times New Roman" w:cs="Times New Roman"/>
          <w:i/>
          <w:iCs/>
          <w:szCs w:val="24"/>
        </w:rPr>
        <w:t>n</w:t>
      </w:r>
      <w:r>
        <w:rPr>
          <w:rFonts w:ascii="Times New Roman" w:hAnsi="Times New Roman" w:cs="Times New Roman"/>
          <w:szCs w:val="24"/>
        </w:rPr>
        <w:t>）的算术平均值．</w:t>
      </w:r>
    </w:p>
    <w:bookmarkEnd w:id="42"/>
    <w:p w14:paraId="1D6445B5">
      <w:pPr>
        <w:pStyle w:val="19"/>
        <w:tabs>
          <w:tab w:val="left" w:pos="420"/>
        </w:tabs>
        <w:spacing w:line="312" w:lineRule="auto"/>
        <w:ind w:firstLine="480"/>
        <w:rPr>
          <w:rFonts w:ascii="Times New Roman" w:hAnsi="Times New Roman"/>
          <w:bCs/>
          <w:color w:val="auto"/>
          <w:szCs w:val="24"/>
        </w:rPr>
      </w:pPr>
      <w:r>
        <w:rPr>
          <w:rFonts w:ascii="Times New Roman" w:hAnsi="Times New Roman"/>
          <w:bCs/>
          <w:color w:val="auto"/>
          <w:szCs w:val="24"/>
        </w:rPr>
        <w:t>也可以使用计算器求出回归系数．在</w:t>
      </w:r>
      <w:r>
        <w:rPr>
          <w:rFonts w:hint="eastAsia" w:ascii="Times New Roman" w:hAnsi="Times New Roman"/>
          <w:bCs/>
          <w:color w:val="auto"/>
          <w:szCs w:val="24"/>
        </w:rPr>
        <w:t>刚才</w:t>
      </w:r>
      <w:r>
        <w:rPr>
          <w:rFonts w:ascii="Times New Roman" w:hAnsi="Times New Roman"/>
          <w:bCs/>
          <w:color w:val="auto"/>
          <w:szCs w:val="24"/>
        </w:rPr>
        <w:t>求解过程中，计算器最后一页呈现的</w:t>
      </w:r>
      <w:r>
        <w:rPr>
          <w:rFonts w:ascii="Times New Roman" w:hAnsi="Times New Roman"/>
          <w:bCs/>
          <w:i/>
          <w:iCs/>
          <w:color w:val="auto"/>
          <w:szCs w:val="24"/>
        </w:rPr>
        <w:t>a</w:t>
      </w:r>
      <w:r>
        <w:rPr>
          <w:rFonts w:ascii="Times New Roman" w:hAnsi="Times New Roman"/>
          <w:bCs/>
          <w:color w:val="auto"/>
          <w:szCs w:val="24"/>
        </w:rPr>
        <w:t>、</w:t>
      </w:r>
      <w:r>
        <w:rPr>
          <w:rFonts w:ascii="Times New Roman" w:hAnsi="Times New Roman"/>
          <w:bCs/>
          <w:i/>
          <w:iCs/>
          <w:color w:val="auto"/>
          <w:szCs w:val="24"/>
        </w:rPr>
        <w:t>b</w:t>
      </w:r>
      <w:r>
        <w:rPr>
          <w:rFonts w:ascii="Times New Roman" w:hAnsi="Times New Roman"/>
          <w:bCs/>
          <w:color w:val="auto"/>
          <w:szCs w:val="24"/>
        </w:rPr>
        <w:t>就是回归系数．</w:t>
      </w:r>
    </w:p>
    <w:p w14:paraId="6109A772">
      <w:pPr>
        <w:pStyle w:val="19"/>
        <w:tabs>
          <w:tab w:val="left" w:pos="420"/>
        </w:tabs>
        <w:spacing w:line="312" w:lineRule="auto"/>
        <w:ind w:firstLine="480"/>
        <w:rPr>
          <w:rFonts w:ascii="Times New Roman" w:hAnsi="Times New Roman"/>
          <w:color w:val="auto"/>
          <w:szCs w:val="24"/>
        </w:rPr>
      </w:pPr>
      <w:bookmarkStart w:id="43" w:name="_Hlk129535033"/>
      <w:r>
        <w:rPr>
          <w:rFonts w:hint="eastAsia" w:ascii="Times New Roman" w:hAnsi="Times New Roman"/>
          <w:bCs/>
          <w:color w:val="auto"/>
          <w:szCs w:val="24"/>
        </w:rPr>
        <w:t>利用最小二乘法估计回归系数，</w:t>
      </w:r>
      <w:r>
        <w:rPr>
          <w:rFonts w:ascii="Times New Roman" w:hAnsi="Times New Roman"/>
          <w:bCs/>
          <w:color w:val="auto"/>
          <w:szCs w:val="24"/>
        </w:rPr>
        <w:t>计算可得</w:t>
      </w:r>
      <w:r>
        <w:rPr>
          <w:rFonts w:ascii="Times New Roman" w:hAnsi="Times New Roman"/>
          <w:color w:val="auto"/>
          <w:position w:val="-34"/>
          <w:szCs w:val="24"/>
        </w:rPr>
        <w:object>
          <v:shape id="_x0000_i1119" o:spt="75" type="#_x0000_t75" style="height:39.8pt;width:63.8pt;" o:ole="t" filled="f" o:preferrelative="t" stroked="f" coordsize="21600,21600">
            <v:path/>
            <v:fill on="f" focussize="0,0"/>
            <v:stroke on="f" joinstyle="miter"/>
            <v:imagedata r:id="rId198" o:title=""/>
            <o:lock v:ext="edit" aspectratio="t"/>
            <w10:wrap type="none"/>
            <w10:anchorlock/>
          </v:shape>
          <o:OLEObject Type="Embed" ProgID="Equation.DSMT4" ShapeID="_x0000_i1119" DrawAspect="Content" ObjectID="_1468075819" r:id="rId197">
            <o:LockedField>false</o:LockedField>
          </o:OLEObject>
        </w:object>
      </w:r>
      <w:r>
        <w:rPr>
          <w:rFonts w:ascii="Times New Roman" w:hAnsi="Times New Roman"/>
          <w:color w:val="auto"/>
          <w:szCs w:val="24"/>
        </w:rPr>
        <w:t xml:space="preserve"> 于是所求的回归方程为</w:t>
      </w:r>
      <w:r>
        <w:rPr>
          <w:rFonts w:ascii="Times New Roman" w:hAnsi="Times New Roman"/>
          <w:color w:val="auto"/>
          <w:position w:val="-10"/>
          <w:szCs w:val="24"/>
        </w:rPr>
        <w:object>
          <v:shape id="_x0000_i1120" o:spt="75" type="#_x0000_t75" style="height:15.8pt;width:92.2pt;" o:ole="t" filled="f" o:preferrelative="t" stroked="f" coordsize="21600,21600">
            <v:path/>
            <v:fill on="f" focussize="0,0"/>
            <v:stroke on="f" joinstyle="miter"/>
            <v:imagedata r:id="rId200" o:title=""/>
            <o:lock v:ext="edit" aspectratio="t"/>
            <w10:wrap type="none"/>
            <w10:anchorlock/>
          </v:shape>
          <o:OLEObject Type="Embed" ProgID="Equation.DSMT4" ShapeID="_x0000_i1120" DrawAspect="Content" ObjectID="_1468075820" r:id="rId199">
            <o:LockedField>false</o:LockedField>
          </o:OLEObject>
        </w:object>
      </w:r>
      <w:r>
        <w:rPr>
          <w:rFonts w:ascii="Times New Roman" w:hAnsi="Times New Roman"/>
          <w:color w:val="auto"/>
          <w:szCs w:val="24"/>
        </w:rPr>
        <w:t>．</w:t>
      </w:r>
      <w:bookmarkEnd w:id="43"/>
    </w:p>
    <w:p w14:paraId="0D4673C1">
      <w:pPr>
        <w:pStyle w:val="19"/>
        <w:tabs>
          <w:tab w:val="left" w:pos="420"/>
        </w:tabs>
        <w:spacing w:line="312" w:lineRule="auto"/>
        <w:ind w:firstLine="480"/>
        <w:rPr>
          <w:rFonts w:ascii="Times New Roman" w:hAnsi="Times New Roman"/>
          <w:bCs/>
          <w:color w:val="auto"/>
          <w:szCs w:val="24"/>
        </w:rPr>
      </w:pPr>
      <w:bookmarkStart w:id="44" w:name="_Hlk129535525"/>
      <w:r>
        <w:rPr>
          <w:rFonts w:ascii="Times New Roman" w:hAnsi="Times New Roman"/>
          <w:bCs/>
          <w:color w:val="auto"/>
          <w:szCs w:val="24"/>
        </w:rPr>
        <w:t>[</w:t>
      </w:r>
      <w:r>
        <w:rPr>
          <w:rFonts w:hint="eastAsia" w:ascii="Times New Roman" w:hAnsi="Times New Roman"/>
          <w:bCs/>
          <w:color w:val="auto"/>
          <w:szCs w:val="24"/>
        </w:rPr>
        <w:t>问题</w:t>
      </w:r>
      <w:r>
        <w:rPr>
          <w:rFonts w:ascii="Times New Roman" w:hAnsi="Times New Roman"/>
          <w:bCs/>
          <w:color w:val="auto"/>
          <w:szCs w:val="24"/>
        </w:rPr>
        <w:t xml:space="preserve">1] </w:t>
      </w:r>
      <w:r>
        <w:rPr>
          <w:rFonts w:hint="eastAsia" w:ascii="Times New Roman" w:hAnsi="Times New Roman"/>
          <w:bCs/>
          <w:color w:val="auto"/>
          <w:szCs w:val="24"/>
        </w:rPr>
        <w:t>若某区希望研究生学历人口比重达到</w:t>
      </w:r>
      <w:r>
        <w:rPr>
          <w:rFonts w:ascii="Times New Roman" w:hAnsi="Times New Roman"/>
          <w:bCs/>
          <w:color w:val="auto"/>
          <w:szCs w:val="24"/>
        </w:rPr>
        <w:t>10</w:t>
      </w:r>
      <w:r>
        <w:rPr>
          <w:rFonts w:hint="eastAsia" w:ascii="Times New Roman" w:hAnsi="Times New Roman"/>
          <w:bCs/>
          <w:color w:val="auto"/>
          <w:szCs w:val="24"/>
        </w:rPr>
        <w:t>%，则该区的本科生学历人口比重需要达到多少？（结果精确到0</w:t>
      </w:r>
      <w:r>
        <w:rPr>
          <w:rFonts w:ascii="Times New Roman" w:hAnsi="Times New Roman"/>
          <w:bCs/>
          <w:color w:val="auto"/>
          <w:szCs w:val="24"/>
        </w:rPr>
        <w:t>.1</w:t>
      </w:r>
      <w:r>
        <w:rPr>
          <w:rFonts w:hint="eastAsia" w:ascii="Times New Roman" w:hAnsi="Times New Roman"/>
          <w:bCs/>
          <w:color w:val="auto"/>
          <w:szCs w:val="24"/>
        </w:rPr>
        <w:t>）</w:t>
      </w:r>
      <w:bookmarkEnd w:id="44"/>
    </w:p>
    <w:p w14:paraId="670ADA8B">
      <w:pPr>
        <w:pStyle w:val="19"/>
        <w:tabs>
          <w:tab w:val="left" w:pos="420"/>
        </w:tabs>
        <w:spacing w:line="312" w:lineRule="auto"/>
        <w:ind w:firstLine="480"/>
        <w:rPr>
          <w:rFonts w:ascii="Times New Roman" w:hAnsi="Times New Roman"/>
          <w:bCs/>
          <w:color w:val="auto"/>
          <w:szCs w:val="24"/>
        </w:rPr>
      </w:pPr>
      <w:bookmarkStart w:id="45" w:name="_Hlk129535565"/>
      <w:r>
        <w:rPr>
          <w:rFonts w:hint="eastAsia" w:ascii="Times New Roman" w:hAnsi="Times New Roman"/>
          <w:bCs/>
          <w:color w:val="auto"/>
          <w:szCs w:val="24"/>
        </w:rPr>
        <w:t>将</w:t>
      </w:r>
      <w:r>
        <w:rPr>
          <w:rFonts w:ascii="Times New Roman" w:hAnsi="Times New Roman"/>
          <w:bCs/>
          <w:color w:val="auto"/>
          <w:position w:val="-10"/>
          <w:szCs w:val="24"/>
        </w:rPr>
        <w:object>
          <v:shape id="_x0000_i1121" o:spt="75" type="#_x0000_t75" style="height:15.8pt;width:33.25pt;" o:ole="t" filled="f" o:preferrelative="t" stroked="f" coordsize="21600,21600">
            <v:path/>
            <v:fill on="f" focussize="0,0"/>
            <v:stroke on="f" joinstyle="miter"/>
            <v:imagedata r:id="rId202" o:title=""/>
            <o:lock v:ext="edit" aspectratio="t"/>
            <w10:wrap type="none"/>
            <w10:anchorlock/>
          </v:shape>
          <o:OLEObject Type="Embed" ProgID="Equation.DSMT4" ShapeID="_x0000_i1121" DrawAspect="Content" ObjectID="_1468075821" r:id="rId201">
            <o:LockedField>false</o:LockedField>
          </o:OLEObject>
        </w:object>
      </w:r>
      <w:r>
        <w:rPr>
          <w:rFonts w:hint="eastAsia" w:ascii="Times New Roman" w:hAnsi="Times New Roman"/>
          <w:bCs/>
          <w:color w:val="auto"/>
          <w:szCs w:val="24"/>
        </w:rPr>
        <w:t>代入回归方程</w:t>
      </w:r>
      <w:r>
        <w:rPr>
          <w:rFonts w:ascii="Times New Roman" w:hAnsi="Times New Roman"/>
          <w:color w:val="auto"/>
          <w:position w:val="-10"/>
          <w:szCs w:val="24"/>
        </w:rPr>
        <w:object>
          <v:shape id="_x0000_i1122" o:spt="75" type="#_x0000_t75" style="height:15.8pt;width:92.2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203">
            <o:LockedField>false</o:LockedField>
          </o:OLEObject>
        </w:object>
      </w:r>
      <w:r>
        <w:rPr>
          <w:rFonts w:hint="eastAsia" w:ascii="Times New Roman" w:hAnsi="Times New Roman"/>
          <w:bCs/>
          <w:color w:val="auto"/>
          <w:szCs w:val="24"/>
        </w:rPr>
        <w:t>，求得</w:t>
      </w:r>
      <w:r>
        <w:rPr>
          <w:rFonts w:ascii="Times New Roman" w:hAnsi="Times New Roman"/>
          <w:bCs/>
          <w:color w:val="auto"/>
          <w:position w:val="-6"/>
          <w:szCs w:val="24"/>
        </w:rPr>
        <w:object>
          <v:shape id="_x0000_i1123" o:spt="75" type="#_x0000_t75" style="height:14.2pt;width:42.55pt;" o:ole="t" filled="f" o:preferrelative="t" stroked="f" coordsize="21600,21600">
            <v:path/>
            <v:fill on="f" focussize="0,0"/>
            <v:stroke on="f" joinstyle="miter"/>
            <v:imagedata r:id="rId205" o:title=""/>
            <o:lock v:ext="edit" aspectratio="t"/>
            <w10:wrap type="none"/>
            <w10:anchorlock/>
          </v:shape>
          <o:OLEObject Type="Embed" ProgID="Equation.DSMT4" ShapeID="_x0000_i1123" DrawAspect="Content" ObjectID="_1468075823" r:id="rId204">
            <o:LockedField>false</o:LockedField>
          </o:OLEObject>
        </w:object>
      </w:r>
      <w:r>
        <w:rPr>
          <w:rFonts w:hint="eastAsia" w:ascii="Times New Roman" w:hAnsi="Times New Roman"/>
          <w:bCs/>
          <w:szCs w:val="24"/>
        </w:rPr>
        <w:t>（%）</w:t>
      </w:r>
      <w:r>
        <w:rPr>
          <w:rFonts w:hint="eastAsia" w:ascii="Times New Roman" w:hAnsi="Times New Roman"/>
          <w:bCs/>
          <w:color w:val="auto"/>
          <w:szCs w:val="24"/>
        </w:rPr>
        <w:t>．</w:t>
      </w:r>
      <w:bookmarkEnd w:id="45"/>
    </w:p>
    <w:p w14:paraId="5D768550">
      <w:pPr>
        <w:pStyle w:val="19"/>
        <w:tabs>
          <w:tab w:val="left" w:pos="420"/>
        </w:tabs>
        <w:spacing w:line="312" w:lineRule="auto"/>
        <w:ind w:firstLine="480"/>
        <w:rPr>
          <w:rFonts w:ascii="Times New Roman" w:hAnsi="Times New Roman"/>
          <w:bCs/>
          <w:color w:val="auto"/>
          <w:szCs w:val="24"/>
        </w:rPr>
      </w:pPr>
      <w:bookmarkStart w:id="46" w:name="_Hlk129535611"/>
      <w:r>
        <w:rPr>
          <w:rFonts w:hint="eastAsia" w:ascii="Times New Roman" w:hAnsi="Times New Roman"/>
          <w:bCs/>
          <w:color w:val="auto"/>
          <w:szCs w:val="24"/>
        </w:rPr>
        <w:t>因此，可以估计该区的本科生学历人口比重达到</w:t>
      </w:r>
      <w:r>
        <w:rPr>
          <w:rFonts w:ascii="Times New Roman" w:hAnsi="Times New Roman"/>
          <w:bCs/>
          <w:color w:val="auto"/>
          <w:szCs w:val="24"/>
        </w:rPr>
        <w:t>29.6</w:t>
      </w:r>
      <w:r>
        <w:rPr>
          <w:rFonts w:hint="eastAsia" w:ascii="Times New Roman" w:hAnsi="Times New Roman"/>
          <w:bCs/>
          <w:color w:val="auto"/>
          <w:szCs w:val="24"/>
        </w:rPr>
        <w:t>%时，研究生学历人口比重可以达到1</w:t>
      </w:r>
      <w:r>
        <w:rPr>
          <w:rFonts w:ascii="Times New Roman" w:hAnsi="Times New Roman"/>
          <w:bCs/>
          <w:color w:val="auto"/>
          <w:szCs w:val="24"/>
        </w:rPr>
        <w:t>0</w:t>
      </w:r>
      <w:r>
        <w:rPr>
          <w:rFonts w:hint="eastAsia" w:ascii="Times New Roman" w:hAnsi="Times New Roman"/>
          <w:bCs/>
          <w:color w:val="auto"/>
          <w:szCs w:val="24"/>
        </w:rPr>
        <w:t>%．</w:t>
      </w:r>
      <w:bookmarkEnd w:id="46"/>
    </w:p>
    <w:p w14:paraId="23B70597">
      <w:pPr>
        <w:pStyle w:val="19"/>
        <w:tabs>
          <w:tab w:val="left" w:pos="420"/>
        </w:tabs>
        <w:spacing w:line="312" w:lineRule="auto"/>
        <w:ind w:firstLine="480"/>
        <w:rPr>
          <w:rFonts w:ascii="Times New Roman" w:hAnsi="Times New Roman"/>
          <w:bCs/>
          <w:color w:val="auto"/>
          <w:szCs w:val="24"/>
        </w:rPr>
      </w:pPr>
      <w:bookmarkStart w:id="47" w:name="_Hlk129536172"/>
      <w:r>
        <w:rPr>
          <w:rFonts w:ascii="Times New Roman" w:hAnsi="Times New Roman"/>
          <w:bCs/>
          <w:color w:val="auto"/>
          <w:szCs w:val="24"/>
        </w:rPr>
        <w:t>[</w:t>
      </w:r>
      <w:r>
        <w:rPr>
          <w:rFonts w:hint="eastAsia" w:ascii="Times New Roman" w:hAnsi="Times New Roman"/>
          <w:bCs/>
          <w:color w:val="auto"/>
          <w:szCs w:val="24"/>
        </w:rPr>
        <w:t>问题</w:t>
      </w:r>
      <w:r>
        <w:rPr>
          <w:rFonts w:ascii="Times New Roman" w:hAnsi="Times New Roman"/>
          <w:bCs/>
          <w:color w:val="auto"/>
          <w:szCs w:val="24"/>
        </w:rPr>
        <w:t xml:space="preserve">2] </w:t>
      </w:r>
      <w:r>
        <w:rPr>
          <w:rFonts w:hint="eastAsia" w:ascii="Times New Roman" w:hAnsi="Times New Roman"/>
          <w:bCs/>
          <w:color w:val="auto"/>
          <w:szCs w:val="24"/>
        </w:rPr>
        <w:t>能否以该研究小组的统计结果估计全国人口的受教育程度？</w:t>
      </w:r>
    </w:p>
    <w:bookmarkEnd w:id="47"/>
    <w:p w14:paraId="71C7DBC3">
      <w:pPr>
        <w:pStyle w:val="19"/>
        <w:tabs>
          <w:tab w:val="left" w:pos="420"/>
        </w:tabs>
        <w:spacing w:line="312" w:lineRule="auto"/>
        <w:ind w:firstLine="480"/>
        <w:jc w:val="left"/>
        <w:rPr>
          <w:rFonts w:ascii="Times New Roman" w:hAnsi="Times New Roman"/>
          <w:bCs/>
          <w:color w:val="auto"/>
          <w:szCs w:val="24"/>
        </w:rPr>
      </w:pPr>
      <w:bookmarkStart w:id="48" w:name="_Hlk129536627"/>
      <w:r>
        <w:rPr>
          <w:rFonts w:hint="eastAsia" w:ascii="Times New Roman" w:hAnsi="Times New Roman"/>
          <w:bCs/>
          <w:color w:val="auto"/>
          <w:szCs w:val="24"/>
        </w:rPr>
        <w:t>通过本题的数据分析，受过高等教育的人口比重平均数为</w:t>
      </w:r>
      <w:r>
        <w:rPr>
          <w:rFonts w:ascii="Times New Roman" w:hAnsi="Times New Roman"/>
          <w:bCs/>
          <w:color w:val="auto"/>
          <w:position w:val="-28"/>
          <w:szCs w:val="24"/>
        </w:rPr>
        <w:object>
          <v:shape id="_x0000_i1124" o:spt="75" type="#_x0000_t75" style="height:33.8pt;width:127.65pt;" o:ole="t" filled="f" o:preferrelative="t" stroked="f" coordsize="21600,21600">
            <v:path/>
            <v:fill on="f" focussize="0,0"/>
            <v:stroke on="f" joinstyle="miter"/>
            <v:imagedata r:id="rId207" o:title=""/>
            <o:lock v:ext="edit" aspectratio="t"/>
            <w10:wrap type="none"/>
            <w10:anchorlock/>
          </v:shape>
          <o:OLEObject Type="Embed" ProgID="Equation.DSMT4" ShapeID="_x0000_i1124" DrawAspect="Content" ObjectID="_1468075824" r:id="rId206">
            <o:LockedField>false</o:LockedField>
          </o:OLEObject>
        </w:object>
      </w:r>
      <w:r>
        <w:rPr>
          <w:rFonts w:hint="eastAsia" w:ascii="Times New Roman" w:hAnsi="Times New Roman"/>
          <w:bCs/>
          <w:szCs w:val="24"/>
        </w:rPr>
        <w:t>（%）</w:t>
      </w:r>
      <w:r>
        <w:rPr>
          <w:rFonts w:hint="eastAsia" w:ascii="Times New Roman" w:hAnsi="Times New Roman"/>
          <w:bCs/>
          <w:color w:val="auto"/>
          <w:szCs w:val="24"/>
        </w:rPr>
        <w:t>，</w:t>
      </w:r>
      <w:bookmarkEnd w:id="48"/>
      <w:bookmarkStart w:id="49" w:name="_Hlk129536672"/>
      <w:r>
        <w:rPr>
          <w:rFonts w:hint="eastAsia" w:ascii="Times New Roman" w:hAnsi="Times New Roman"/>
          <w:bCs/>
          <w:color w:val="auto"/>
          <w:szCs w:val="24"/>
        </w:rPr>
        <w:t>即部分直辖市1</w:t>
      </w:r>
      <w:r>
        <w:rPr>
          <w:rFonts w:ascii="Times New Roman" w:hAnsi="Times New Roman"/>
          <w:bCs/>
          <w:color w:val="auto"/>
          <w:szCs w:val="24"/>
        </w:rPr>
        <w:t>5</w:t>
      </w:r>
      <w:r>
        <w:rPr>
          <w:rFonts w:hint="eastAsia" w:ascii="Times New Roman" w:hAnsi="Times New Roman"/>
          <w:bCs/>
          <w:color w:val="auto"/>
          <w:szCs w:val="24"/>
        </w:rPr>
        <w:t>岁以上人口中有3</w:t>
      </w:r>
      <w:r>
        <w:rPr>
          <w:rFonts w:ascii="Times New Roman" w:hAnsi="Times New Roman"/>
          <w:bCs/>
          <w:color w:val="auto"/>
          <w:szCs w:val="24"/>
        </w:rPr>
        <w:t>9.38</w:t>
      </w:r>
      <w:r>
        <w:rPr>
          <w:rFonts w:hint="eastAsia" w:ascii="Times New Roman" w:hAnsi="Times New Roman"/>
          <w:bCs/>
          <w:color w:val="auto"/>
          <w:szCs w:val="24"/>
        </w:rPr>
        <w:t>%的人口受过高等教育．</w:t>
      </w:r>
      <w:bookmarkEnd w:id="49"/>
      <w:bookmarkStart w:id="50" w:name="_Hlk129536950"/>
      <w:r>
        <w:rPr>
          <w:rFonts w:hint="eastAsia" w:ascii="Times New Roman" w:hAnsi="Times New Roman"/>
          <w:bCs/>
          <w:color w:val="auto"/>
          <w:szCs w:val="24"/>
        </w:rPr>
        <w:t>对比例1</w:t>
      </w:r>
      <w:r>
        <w:rPr>
          <w:rFonts w:hint="eastAsia" w:ascii="Times New Roman" w:hAnsi="Times New Roman"/>
          <w:bCs/>
        </w:rPr>
        <w:t>的数据分析</w:t>
      </w:r>
      <w:r>
        <w:rPr>
          <w:rFonts w:hint="eastAsia" w:ascii="Times New Roman" w:hAnsi="Times New Roman"/>
          <w:bCs/>
          <w:color w:val="auto"/>
          <w:szCs w:val="24"/>
        </w:rPr>
        <w:t>，各省级行政区之间的人口受教育程度差异很大</w:t>
      </w:r>
      <w:r>
        <w:rPr>
          <w:rFonts w:hint="eastAsia" w:ascii="Times New Roman" w:hAnsi="Times New Roman"/>
          <w:color w:val="auto"/>
          <w:szCs w:val="24"/>
        </w:rPr>
        <w:t>．</w:t>
      </w:r>
      <w:bookmarkEnd w:id="50"/>
      <w:bookmarkStart w:id="51" w:name="_Hlk129537000"/>
      <w:r>
        <w:rPr>
          <w:rFonts w:hint="eastAsia" w:ascii="Times New Roman" w:hAnsi="Times New Roman"/>
          <w:color w:val="auto"/>
          <w:szCs w:val="24"/>
        </w:rPr>
        <w:t>因此不能用部分直辖市的样本数据估计全国的总体数据．</w:t>
      </w:r>
    </w:p>
    <w:bookmarkEnd w:id="51"/>
    <w:p w14:paraId="05E19299">
      <w:pPr>
        <w:pStyle w:val="19"/>
        <w:tabs>
          <w:tab w:val="left" w:pos="420"/>
        </w:tabs>
        <w:spacing w:line="312" w:lineRule="auto"/>
        <w:ind w:firstLine="482"/>
        <w:rPr>
          <w:rFonts w:ascii="Times New Roman" w:hAnsi="Times New Roman"/>
          <w:bCs/>
          <w:color w:val="auto"/>
          <w:szCs w:val="24"/>
        </w:rPr>
      </w:pPr>
      <w:r>
        <w:rPr>
          <w:rFonts w:hint="eastAsia" w:ascii="Times New Roman" w:hAnsi="Times New Roman"/>
          <w:b/>
          <w:color w:val="auto"/>
          <w:szCs w:val="24"/>
        </w:rPr>
        <w:t>小结</w:t>
      </w:r>
      <w:r>
        <w:rPr>
          <w:rFonts w:hint="eastAsia" w:ascii="Times New Roman" w:hAnsi="Times New Roman"/>
          <w:bCs/>
          <w:color w:val="auto"/>
          <w:szCs w:val="24"/>
        </w:rPr>
        <w:t xml:space="preserve"> 全国人口的受教育程度不仅是社会和政府所关注的问题，也关系着每一位学生后续的就业发展．在例</w:t>
      </w:r>
      <w:r>
        <w:rPr>
          <w:rFonts w:ascii="Times New Roman" w:hAnsi="Times New Roman"/>
          <w:bCs/>
          <w:color w:val="auto"/>
          <w:szCs w:val="24"/>
        </w:rPr>
        <w:t>2</w:t>
      </w:r>
      <w:r>
        <w:rPr>
          <w:rFonts w:hint="eastAsia" w:ascii="Times New Roman" w:hAnsi="Times New Roman"/>
          <w:bCs/>
          <w:color w:val="auto"/>
          <w:szCs w:val="24"/>
        </w:rPr>
        <w:t>中，同学们通过对数据的整理与分析，获得了一些结论．当我们要研究某个实际问题时，我们可以通过“明确研究问题——设计调查方案——收集数据——整理与分析数据——初步结论”，完成一次完整的统计过程．在这一过程中，我们体会到统计中的随机思想、归纳思想、模型思想、估计思想、检验思想．</w:t>
      </w:r>
    </w:p>
    <w:p w14:paraId="5CC3E1CB">
      <w:pPr>
        <w:pStyle w:val="19"/>
        <w:tabs>
          <w:tab w:val="left" w:pos="420"/>
        </w:tabs>
        <w:spacing w:line="312" w:lineRule="auto"/>
        <w:ind w:firstLine="480"/>
        <w:rPr>
          <w:rFonts w:ascii="宋体" w:hAnsi="宋体"/>
          <w:szCs w:val="24"/>
        </w:rPr>
      </w:pPr>
      <w:r>
        <w:rPr>
          <w:rFonts w:hint="eastAsia" w:ascii="宋体" w:hAnsi="宋体"/>
          <w:szCs w:val="24"/>
        </w:rPr>
        <w:t>[设计意图]通过两则实际情境，引导学生</w:t>
      </w:r>
      <w:r>
        <w:rPr>
          <w:rFonts w:hint="eastAsia" w:ascii="Times New Roman" w:hAnsi="Times New Roman"/>
          <w:szCs w:val="24"/>
        </w:rPr>
        <w:t>理解百分位数的统计含义，理解描述集中趋势与离散程度的数字特征，掌握运用一元线性回归模型参数的最小二乘估计方法；</w:t>
      </w:r>
      <w:r>
        <w:rPr>
          <w:rFonts w:hint="eastAsia" w:ascii="Times New Roman" w:hAnsi="Times New Roman"/>
          <w:szCs w:val="24"/>
        </w:rPr>
        <w:softHyphen/>
      </w:r>
      <w:r>
        <w:rPr>
          <w:rFonts w:hint="eastAsia" w:ascii="Times New Roman" w:hAnsi="Times New Roman"/>
          <w:szCs w:val="24"/>
        </w:rPr>
        <w:t>能用统计图表对数据进行可视化描述，经历数据整理和分析的过程，并得出相关结论，进而</w:t>
      </w:r>
      <w:r>
        <w:rPr>
          <w:rFonts w:hint="eastAsia" w:ascii="宋体" w:hAnsi="宋体"/>
          <w:szCs w:val="24"/>
        </w:rPr>
        <w:t>会用数学的眼光观察现实世界，会用数学的思维思考现实世界，会用数学的语言表达现实世界．通过数据分析，使学生了解我国对科教兴国的重视程度，帮助学生提升“五个认同”．</w:t>
      </w:r>
    </w:p>
    <w:p w14:paraId="677B6D8A">
      <w:pPr>
        <w:pStyle w:val="19"/>
        <w:tabs>
          <w:tab w:val="left" w:pos="420"/>
        </w:tabs>
        <w:spacing w:line="312" w:lineRule="auto"/>
        <w:ind w:firstLine="480"/>
        <w:rPr>
          <w:rFonts w:ascii="Times New Roman" w:hAnsi="Times New Roman"/>
          <w:szCs w:val="24"/>
        </w:rPr>
      </w:pPr>
    </w:p>
    <w:p w14:paraId="533B4C4C">
      <w:pPr>
        <w:pStyle w:val="19"/>
        <w:tabs>
          <w:tab w:val="left" w:pos="420"/>
        </w:tabs>
        <w:spacing w:line="312" w:lineRule="auto"/>
        <w:ind w:firstLine="480"/>
        <w:rPr>
          <w:rFonts w:ascii="Times New Roman" w:hAnsi="Times New Roman"/>
          <w:bCs/>
          <w:szCs w:val="24"/>
        </w:rPr>
      </w:pPr>
      <w:r>
        <w:rPr>
          <w:rFonts w:hint="eastAsia" w:ascii="Times New Roman" w:hAnsi="Times New Roman"/>
          <w:bCs/>
          <w:szCs w:val="24"/>
        </w:rPr>
        <w:t>接下来，请同学们完成课堂练习．</w:t>
      </w:r>
    </w:p>
    <w:p w14:paraId="6735F39E">
      <w:pPr>
        <w:widowControl/>
        <w:spacing w:line="312" w:lineRule="auto"/>
        <w:ind w:firstLine="482"/>
        <w:jc w:val="left"/>
        <w:rPr>
          <w:rFonts w:ascii="Times New Roman" w:hAnsi="Times New Roman" w:cs="Times New Roman"/>
          <w:kern w:val="0"/>
          <w:szCs w:val="24"/>
        </w:rPr>
      </w:pPr>
      <w:bookmarkStart w:id="52" w:name="_Hlk128917345"/>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四）课堂练习</w:t>
      </w:r>
    </w:p>
    <w:p w14:paraId="6E2FB9AF">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1．</w:t>
      </w:r>
      <w:r>
        <w:rPr>
          <w:rFonts w:hint="eastAsia" w:ascii="Times New Roman" w:hAnsi="Times New Roman" w:cs="Times New Roman"/>
          <w:szCs w:val="24"/>
        </w:rPr>
        <w:t>某同学要调查一个地区艺术类博物馆的展品数量，</w:t>
      </w:r>
      <w:r>
        <w:rPr>
          <w:rFonts w:ascii="Times New Roman" w:hAnsi="Times New Roman" w:cs="Times New Roman"/>
          <w:szCs w:val="24"/>
        </w:rPr>
        <w:t>有以下</w:t>
      </w:r>
      <w:r>
        <w:rPr>
          <w:rFonts w:hint="eastAsia" w:ascii="Times New Roman" w:hAnsi="Times New Roman" w:cs="Times New Roman"/>
          <w:szCs w:val="24"/>
        </w:rPr>
        <w:t>说法</w:t>
      </w:r>
      <w:r>
        <w:rPr>
          <w:rFonts w:ascii="Times New Roman" w:hAnsi="Times New Roman" w:cs="Times New Roman"/>
          <w:szCs w:val="24"/>
        </w:rPr>
        <w:t>：</w:t>
      </w:r>
    </w:p>
    <w:p w14:paraId="238767C4">
      <w:pPr>
        <w:tabs>
          <w:tab w:val="left" w:pos="480"/>
          <w:tab w:val="left" w:pos="4800"/>
        </w:tabs>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①可以通过调查获取相关数据；</w:t>
      </w:r>
    </w:p>
    <w:p w14:paraId="1ED741F9">
      <w:pPr>
        <w:tabs>
          <w:tab w:val="left" w:pos="480"/>
          <w:tab w:val="left" w:pos="4800"/>
        </w:tabs>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②可以通过统计报表获取相关数据；</w:t>
      </w:r>
    </w:p>
    <w:p w14:paraId="09589D9B">
      <w:pPr>
        <w:tabs>
          <w:tab w:val="left" w:pos="480"/>
          <w:tab w:val="left" w:pos="4800"/>
        </w:tabs>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③可以通过实验获取相关数据；</w:t>
      </w:r>
    </w:p>
    <w:p w14:paraId="451FE55E">
      <w:pPr>
        <w:tabs>
          <w:tab w:val="left" w:pos="480"/>
          <w:tab w:val="left" w:pos="4800"/>
        </w:tabs>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④可以通过互联网获取相关数据．</w:t>
      </w:r>
    </w:p>
    <w:p w14:paraId="1262BCAB">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其中</w:t>
      </w:r>
      <w:r>
        <w:rPr>
          <w:rFonts w:ascii="Times New Roman" w:hAnsi="Times New Roman" w:cs="Times New Roman"/>
          <w:szCs w:val="24"/>
        </w:rPr>
        <w:t>所有正确</w:t>
      </w:r>
      <w:r>
        <w:rPr>
          <w:rFonts w:hint="eastAsia" w:ascii="Times New Roman" w:hAnsi="Times New Roman" w:cs="Times New Roman"/>
          <w:szCs w:val="24"/>
        </w:rPr>
        <w:t>说法</w:t>
      </w:r>
      <w:r>
        <w:rPr>
          <w:rFonts w:ascii="Times New Roman" w:hAnsi="Times New Roman" w:cs="Times New Roman"/>
          <w:szCs w:val="24"/>
        </w:rPr>
        <w:t>的序号是__________．</w:t>
      </w:r>
    </w:p>
    <w:p w14:paraId="07B6B4B3">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kern w:val="0"/>
          <w:szCs w:val="24"/>
        </w:rPr>
        <w:t>2</w:t>
      </w:r>
      <w:r>
        <w:rPr>
          <w:rFonts w:ascii="Times New Roman" w:hAnsi="Times New Roman" w:cs="Times New Roman"/>
          <w:szCs w:val="24"/>
        </w:rPr>
        <w:t>．</w:t>
      </w:r>
      <w:r>
        <w:rPr>
          <w:rFonts w:ascii="Times New Roman" w:hAnsi="Times New Roman" w:cs="Times New Roman"/>
          <w:color w:val="000000"/>
        </w:rPr>
        <w:t>分别统计了甲、乙两位同学16周的各周课外体育运动时长（单位：h），</w:t>
      </w:r>
      <w:r>
        <w:rPr>
          <w:rFonts w:hint="eastAsia" w:ascii="Times New Roman" w:hAnsi="Times New Roman" w:cs="Times New Roman"/>
          <w:color w:val="000000"/>
        </w:rPr>
        <w:t>以整数部分作为“茎”，小数部分作为“叶”，</w:t>
      </w:r>
      <w:r>
        <w:rPr>
          <w:rFonts w:ascii="Times New Roman" w:hAnsi="Times New Roman" w:cs="Times New Roman"/>
          <w:color w:val="000000"/>
        </w:rPr>
        <w:t>得如下茎叶图：</w:t>
      </w:r>
    </w:p>
    <w:tbl>
      <w:tblPr>
        <w:tblStyle w:val="12"/>
        <w:tblW w:w="8231" w:type="dxa"/>
        <w:tblInd w:w="0" w:type="dxa"/>
        <w:tblLayout w:type="autofit"/>
        <w:tblCellMar>
          <w:top w:w="0" w:type="dxa"/>
          <w:left w:w="108" w:type="dxa"/>
          <w:bottom w:w="0" w:type="dxa"/>
          <w:right w:w="108" w:type="dxa"/>
        </w:tblCellMar>
      </w:tblPr>
      <w:tblGrid>
        <w:gridCol w:w="1191"/>
        <w:gridCol w:w="222"/>
        <w:gridCol w:w="321"/>
        <w:gridCol w:w="321"/>
        <w:gridCol w:w="321"/>
        <w:gridCol w:w="336"/>
        <w:gridCol w:w="336"/>
        <w:gridCol w:w="336"/>
        <w:gridCol w:w="336"/>
        <w:gridCol w:w="620"/>
        <w:gridCol w:w="336"/>
        <w:gridCol w:w="336"/>
        <w:gridCol w:w="336"/>
        <w:gridCol w:w="336"/>
        <w:gridCol w:w="336"/>
        <w:gridCol w:w="336"/>
        <w:gridCol w:w="336"/>
        <w:gridCol w:w="336"/>
        <w:gridCol w:w="321"/>
        <w:gridCol w:w="321"/>
        <w:gridCol w:w="321"/>
        <w:gridCol w:w="321"/>
      </w:tblGrid>
      <w:tr w14:paraId="34C86F3F">
        <w:tblPrEx>
          <w:tblCellMar>
            <w:top w:w="0" w:type="dxa"/>
            <w:left w:w="108" w:type="dxa"/>
            <w:bottom w:w="0" w:type="dxa"/>
            <w:right w:w="108" w:type="dxa"/>
          </w:tblCellMar>
        </w:tblPrEx>
        <w:trPr>
          <w:trHeight w:val="287" w:hRule="atLeast"/>
        </w:trPr>
        <w:tc>
          <w:tcPr>
            <w:tcW w:w="1191" w:type="dxa"/>
            <w:tcBorders>
              <w:top w:val="nil"/>
              <w:left w:val="nil"/>
              <w:bottom w:val="nil"/>
              <w:right w:val="nil"/>
            </w:tcBorders>
            <w:shd w:val="clear" w:color="auto" w:fill="auto"/>
            <w:noWrap/>
            <w:vAlign w:val="center"/>
          </w:tcPr>
          <w:p w14:paraId="0F0D6E6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4CB5C69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D04EF7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26AF47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86C6BD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4C003A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19BC9AB">
            <w:pPr>
              <w:widowControl/>
              <w:adjustRightInd w:val="0"/>
              <w:snapToGrid w:val="0"/>
              <w:spacing w:line="312" w:lineRule="auto"/>
              <w:ind w:firstLine="0" w:firstLineChars="0"/>
              <w:jc w:val="left"/>
              <w:rPr>
                <w:rFonts w:ascii="Times New Roman" w:hAnsi="Times New Roman" w:cs="Times New Roman"/>
                <w:kern w:val="0"/>
                <w:szCs w:val="21"/>
              </w:rPr>
            </w:pPr>
          </w:p>
        </w:tc>
        <w:tc>
          <w:tcPr>
            <w:tcW w:w="642" w:type="dxa"/>
            <w:gridSpan w:val="2"/>
            <w:tcBorders>
              <w:top w:val="nil"/>
              <w:left w:val="nil"/>
              <w:bottom w:val="nil"/>
              <w:right w:val="single" w:color="000000" w:sz="4" w:space="0"/>
            </w:tcBorders>
            <w:shd w:val="clear" w:color="auto" w:fill="auto"/>
            <w:noWrap/>
            <w:vAlign w:val="center"/>
          </w:tcPr>
          <w:p w14:paraId="22E4C152">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甲</w:t>
            </w:r>
          </w:p>
        </w:tc>
        <w:tc>
          <w:tcPr>
            <w:tcW w:w="620" w:type="dxa"/>
            <w:tcBorders>
              <w:top w:val="nil"/>
              <w:left w:val="nil"/>
              <w:bottom w:val="nil"/>
              <w:right w:val="single" w:color="auto" w:sz="4" w:space="0"/>
            </w:tcBorders>
            <w:shd w:val="clear" w:color="auto" w:fill="auto"/>
            <w:noWrap/>
            <w:vAlign w:val="center"/>
          </w:tcPr>
          <w:p w14:paraId="26D96540">
            <w:pPr>
              <w:widowControl/>
              <w:adjustRightInd w:val="0"/>
              <w:snapToGrid w:val="0"/>
              <w:spacing w:line="312" w:lineRule="auto"/>
              <w:ind w:firstLine="0" w:firstLineChars="0"/>
              <w:jc w:val="center"/>
              <w:rPr>
                <w:rFonts w:ascii="Times New Roman" w:hAnsi="Times New Roman" w:cs="Times New Roman"/>
                <w:color w:val="000000"/>
                <w:kern w:val="0"/>
                <w:szCs w:val="21"/>
              </w:rPr>
            </w:pPr>
          </w:p>
        </w:tc>
        <w:tc>
          <w:tcPr>
            <w:tcW w:w="642" w:type="dxa"/>
            <w:gridSpan w:val="2"/>
            <w:tcBorders>
              <w:top w:val="nil"/>
              <w:left w:val="nil"/>
              <w:bottom w:val="nil"/>
              <w:right w:val="nil"/>
            </w:tcBorders>
            <w:shd w:val="clear" w:color="auto" w:fill="auto"/>
            <w:noWrap/>
            <w:vAlign w:val="center"/>
          </w:tcPr>
          <w:p w14:paraId="68B30C18">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乙</w:t>
            </w:r>
          </w:p>
        </w:tc>
        <w:tc>
          <w:tcPr>
            <w:tcW w:w="321" w:type="dxa"/>
            <w:tcBorders>
              <w:top w:val="nil"/>
              <w:left w:val="nil"/>
              <w:bottom w:val="nil"/>
              <w:right w:val="nil"/>
            </w:tcBorders>
            <w:shd w:val="clear" w:color="auto" w:fill="auto"/>
            <w:noWrap/>
            <w:vAlign w:val="center"/>
          </w:tcPr>
          <w:p w14:paraId="02F43665">
            <w:pPr>
              <w:widowControl/>
              <w:adjustRightInd w:val="0"/>
              <w:snapToGrid w:val="0"/>
              <w:spacing w:line="312" w:lineRule="auto"/>
              <w:ind w:firstLine="0" w:firstLineChars="0"/>
              <w:jc w:val="left"/>
              <w:rPr>
                <w:rFonts w:ascii="Times New Roman" w:hAnsi="Times New Roman" w:cs="Times New Roman"/>
                <w:color w:val="000000"/>
                <w:kern w:val="0"/>
                <w:szCs w:val="21"/>
              </w:rPr>
            </w:pPr>
          </w:p>
        </w:tc>
        <w:tc>
          <w:tcPr>
            <w:tcW w:w="321" w:type="dxa"/>
            <w:tcBorders>
              <w:top w:val="nil"/>
              <w:left w:val="nil"/>
              <w:bottom w:val="nil"/>
              <w:right w:val="nil"/>
            </w:tcBorders>
            <w:shd w:val="clear" w:color="auto" w:fill="auto"/>
            <w:noWrap/>
            <w:vAlign w:val="center"/>
          </w:tcPr>
          <w:p w14:paraId="3DA2065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54B048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41DE63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1AF536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FC0865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77B6517">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01619F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4CD9178">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B25C14E">
            <w:pPr>
              <w:widowControl/>
              <w:adjustRightInd w:val="0"/>
              <w:snapToGrid w:val="0"/>
              <w:spacing w:line="312" w:lineRule="auto"/>
              <w:ind w:firstLine="0" w:firstLineChars="0"/>
              <w:jc w:val="left"/>
              <w:rPr>
                <w:rFonts w:ascii="Times New Roman" w:hAnsi="Times New Roman" w:cs="Times New Roman"/>
                <w:kern w:val="0"/>
                <w:szCs w:val="21"/>
              </w:rPr>
            </w:pPr>
          </w:p>
        </w:tc>
      </w:tr>
      <w:tr w14:paraId="1C0B9AF2">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1E038CAE">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25EC0C5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874B57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9A997F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6E52E5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CBFF24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6271331">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BC33AB5">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6</w:t>
            </w:r>
          </w:p>
        </w:tc>
        <w:tc>
          <w:tcPr>
            <w:tcW w:w="321" w:type="dxa"/>
            <w:tcBorders>
              <w:top w:val="nil"/>
              <w:left w:val="nil"/>
              <w:bottom w:val="nil"/>
              <w:right w:val="nil"/>
            </w:tcBorders>
            <w:shd w:val="clear" w:color="auto" w:fill="auto"/>
            <w:noWrap/>
            <w:vAlign w:val="center"/>
          </w:tcPr>
          <w:p w14:paraId="6468E539">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1</w:t>
            </w:r>
          </w:p>
        </w:tc>
        <w:tc>
          <w:tcPr>
            <w:tcW w:w="620" w:type="dxa"/>
            <w:tcBorders>
              <w:top w:val="nil"/>
              <w:left w:val="single" w:color="auto" w:sz="4" w:space="0"/>
              <w:bottom w:val="nil"/>
              <w:right w:val="single" w:color="auto" w:sz="4" w:space="0"/>
            </w:tcBorders>
            <w:shd w:val="clear" w:color="auto" w:fill="auto"/>
            <w:noWrap/>
            <w:vAlign w:val="center"/>
          </w:tcPr>
          <w:p w14:paraId="1A5BD900">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5</w:t>
            </w:r>
          </w:p>
        </w:tc>
        <w:tc>
          <w:tcPr>
            <w:tcW w:w="321" w:type="dxa"/>
            <w:tcBorders>
              <w:top w:val="nil"/>
              <w:left w:val="nil"/>
              <w:bottom w:val="nil"/>
              <w:right w:val="nil"/>
            </w:tcBorders>
            <w:shd w:val="clear" w:color="auto" w:fill="auto"/>
            <w:noWrap/>
            <w:vAlign w:val="center"/>
          </w:tcPr>
          <w:p w14:paraId="73E21884">
            <w:pPr>
              <w:widowControl/>
              <w:adjustRightInd w:val="0"/>
              <w:snapToGrid w:val="0"/>
              <w:spacing w:line="312" w:lineRule="auto"/>
              <w:ind w:firstLine="0" w:firstLineChars="0"/>
              <w:jc w:val="left"/>
              <w:rPr>
                <w:rFonts w:ascii="Times New Roman" w:hAnsi="Times New Roman" w:cs="Times New Roman"/>
                <w:color w:val="000000"/>
                <w:kern w:val="0"/>
                <w:szCs w:val="21"/>
              </w:rPr>
            </w:pPr>
          </w:p>
        </w:tc>
        <w:tc>
          <w:tcPr>
            <w:tcW w:w="321" w:type="dxa"/>
            <w:tcBorders>
              <w:top w:val="nil"/>
              <w:left w:val="nil"/>
              <w:bottom w:val="nil"/>
              <w:right w:val="nil"/>
            </w:tcBorders>
            <w:shd w:val="clear" w:color="auto" w:fill="auto"/>
            <w:noWrap/>
            <w:vAlign w:val="center"/>
          </w:tcPr>
          <w:p w14:paraId="1C1038C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13C9E36">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BD85DEB">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D744BAB">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DC4D39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D4515B1">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770C4C1">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7E19B4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9C56F57">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E8A7B2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43792A8">
            <w:pPr>
              <w:widowControl/>
              <w:adjustRightInd w:val="0"/>
              <w:snapToGrid w:val="0"/>
              <w:spacing w:line="312" w:lineRule="auto"/>
              <w:ind w:firstLine="0" w:firstLineChars="0"/>
              <w:jc w:val="left"/>
              <w:rPr>
                <w:rFonts w:ascii="Times New Roman" w:hAnsi="Times New Roman" w:cs="Times New Roman"/>
                <w:kern w:val="0"/>
                <w:szCs w:val="21"/>
              </w:rPr>
            </w:pPr>
          </w:p>
        </w:tc>
      </w:tr>
      <w:tr w14:paraId="78ADC1F1">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20A6D806">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6839AD9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0D3F026">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F854DB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8A24D8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3DC4683">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8</w:t>
            </w:r>
          </w:p>
        </w:tc>
        <w:tc>
          <w:tcPr>
            <w:tcW w:w="321" w:type="dxa"/>
            <w:tcBorders>
              <w:top w:val="nil"/>
              <w:left w:val="nil"/>
              <w:bottom w:val="nil"/>
              <w:right w:val="nil"/>
            </w:tcBorders>
            <w:shd w:val="clear" w:color="auto" w:fill="auto"/>
            <w:noWrap/>
            <w:vAlign w:val="center"/>
          </w:tcPr>
          <w:p w14:paraId="4F23DF29">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5</w:t>
            </w:r>
          </w:p>
        </w:tc>
        <w:tc>
          <w:tcPr>
            <w:tcW w:w="321" w:type="dxa"/>
            <w:tcBorders>
              <w:top w:val="nil"/>
              <w:left w:val="nil"/>
              <w:bottom w:val="nil"/>
              <w:right w:val="nil"/>
            </w:tcBorders>
            <w:shd w:val="clear" w:color="auto" w:fill="auto"/>
            <w:noWrap/>
            <w:vAlign w:val="center"/>
          </w:tcPr>
          <w:p w14:paraId="7C2C071E">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3</w:t>
            </w:r>
          </w:p>
        </w:tc>
        <w:tc>
          <w:tcPr>
            <w:tcW w:w="321" w:type="dxa"/>
            <w:tcBorders>
              <w:top w:val="nil"/>
              <w:left w:val="nil"/>
              <w:bottom w:val="nil"/>
              <w:right w:val="nil"/>
            </w:tcBorders>
            <w:shd w:val="clear" w:color="auto" w:fill="auto"/>
            <w:noWrap/>
            <w:vAlign w:val="center"/>
          </w:tcPr>
          <w:p w14:paraId="263997BE">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0</w:t>
            </w:r>
          </w:p>
        </w:tc>
        <w:tc>
          <w:tcPr>
            <w:tcW w:w="620" w:type="dxa"/>
            <w:tcBorders>
              <w:top w:val="nil"/>
              <w:left w:val="single" w:color="auto" w:sz="4" w:space="0"/>
              <w:bottom w:val="nil"/>
              <w:right w:val="single" w:color="auto" w:sz="4" w:space="0"/>
            </w:tcBorders>
            <w:shd w:val="clear" w:color="auto" w:fill="auto"/>
            <w:noWrap/>
            <w:vAlign w:val="center"/>
          </w:tcPr>
          <w:p w14:paraId="18F727A7">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6</w:t>
            </w:r>
          </w:p>
        </w:tc>
        <w:tc>
          <w:tcPr>
            <w:tcW w:w="321" w:type="dxa"/>
            <w:tcBorders>
              <w:top w:val="nil"/>
              <w:left w:val="nil"/>
              <w:bottom w:val="nil"/>
              <w:right w:val="nil"/>
            </w:tcBorders>
            <w:shd w:val="clear" w:color="auto" w:fill="auto"/>
            <w:noWrap/>
            <w:vAlign w:val="center"/>
          </w:tcPr>
          <w:p w14:paraId="36EDF721">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3</w:t>
            </w:r>
          </w:p>
        </w:tc>
        <w:tc>
          <w:tcPr>
            <w:tcW w:w="321" w:type="dxa"/>
            <w:tcBorders>
              <w:top w:val="nil"/>
              <w:left w:val="nil"/>
              <w:bottom w:val="nil"/>
              <w:right w:val="nil"/>
            </w:tcBorders>
            <w:shd w:val="clear" w:color="auto" w:fill="auto"/>
            <w:noWrap/>
            <w:vAlign w:val="center"/>
          </w:tcPr>
          <w:p w14:paraId="4E10205A">
            <w:pPr>
              <w:widowControl/>
              <w:adjustRightInd w:val="0"/>
              <w:snapToGrid w:val="0"/>
              <w:spacing w:line="312" w:lineRule="auto"/>
              <w:ind w:firstLine="0" w:firstLineChars="0"/>
              <w:jc w:val="left"/>
              <w:rPr>
                <w:rFonts w:ascii="Times New Roman" w:hAnsi="Times New Roman" w:cs="Times New Roman"/>
                <w:color w:val="000000"/>
                <w:kern w:val="0"/>
                <w:szCs w:val="21"/>
              </w:rPr>
            </w:pPr>
          </w:p>
        </w:tc>
        <w:tc>
          <w:tcPr>
            <w:tcW w:w="321" w:type="dxa"/>
            <w:tcBorders>
              <w:top w:val="nil"/>
              <w:left w:val="nil"/>
              <w:bottom w:val="nil"/>
              <w:right w:val="nil"/>
            </w:tcBorders>
            <w:shd w:val="clear" w:color="auto" w:fill="auto"/>
            <w:noWrap/>
            <w:vAlign w:val="center"/>
          </w:tcPr>
          <w:p w14:paraId="5CBE6F1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5B8352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A4C24F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A29176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5C4616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6FDCB5E">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00CF67B">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71EB66F">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281875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64AA446">
            <w:pPr>
              <w:widowControl/>
              <w:adjustRightInd w:val="0"/>
              <w:snapToGrid w:val="0"/>
              <w:spacing w:line="312" w:lineRule="auto"/>
              <w:ind w:firstLine="0" w:firstLineChars="0"/>
              <w:jc w:val="left"/>
              <w:rPr>
                <w:rFonts w:ascii="Times New Roman" w:hAnsi="Times New Roman" w:cs="Times New Roman"/>
                <w:kern w:val="0"/>
                <w:szCs w:val="21"/>
              </w:rPr>
            </w:pPr>
          </w:p>
        </w:tc>
      </w:tr>
      <w:tr w14:paraId="5082F8CA">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1347CE1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16BF2E4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D04A1B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B28C8C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B8FAC0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2199AB2">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7</w:t>
            </w:r>
          </w:p>
        </w:tc>
        <w:tc>
          <w:tcPr>
            <w:tcW w:w="321" w:type="dxa"/>
            <w:tcBorders>
              <w:top w:val="nil"/>
              <w:left w:val="nil"/>
              <w:bottom w:val="nil"/>
              <w:right w:val="nil"/>
            </w:tcBorders>
            <w:shd w:val="clear" w:color="auto" w:fill="auto"/>
            <w:noWrap/>
            <w:vAlign w:val="center"/>
          </w:tcPr>
          <w:p w14:paraId="349ABDB7">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5</w:t>
            </w:r>
          </w:p>
        </w:tc>
        <w:tc>
          <w:tcPr>
            <w:tcW w:w="321" w:type="dxa"/>
            <w:tcBorders>
              <w:top w:val="nil"/>
              <w:left w:val="nil"/>
              <w:bottom w:val="nil"/>
              <w:right w:val="nil"/>
            </w:tcBorders>
            <w:shd w:val="clear" w:color="auto" w:fill="auto"/>
            <w:noWrap/>
            <w:vAlign w:val="center"/>
          </w:tcPr>
          <w:p w14:paraId="11A2A6A9">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3</w:t>
            </w:r>
          </w:p>
        </w:tc>
        <w:tc>
          <w:tcPr>
            <w:tcW w:w="321" w:type="dxa"/>
            <w:tcBorders>
              <w:top w:val="nil"/>
              <w:left w:val="nil"/>
              <w:bottom w:val="nil"/>
              <w:right w:val="nil"/>
            </w:tcBorders>
            <w:shd w:val="clear" w:color="auto" w:fill="auto"/>
            <w:noWrap/>
            <w:vAlign w:val="center"/>
          </w:tcPr>
          <w:p w14:paraId="5D19942F">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2</w:t>
            </w:r>
          </w:p>
        </w:tc>
        <w:tc>
          <w:tcPr>
            <w:tcW w:w="620" w:type="dxa"/>
            <w:tcBorders>
              <w:top w:val="nil"/>
              <w:left w:val="single" w:color="auto" w:sz="4" w:space="0"/>
              <w:bottom w:val="nil"/>
              <w:right w:val="single" w:color="auto" w:sz="4" w:space="0"/>
            </w:tcBorders>
            <w:shd w:val="clear" w:color="auto" w:fill="auto"/>
            <w:noWrap/>
            <w:vAlign w:val="center"/>
          </w:tcPr>
          <w:p w14:paraId="7BB4633E">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7</w:t>
            </w:r>
          </w:p>
        </w:tc>
        <w:tc>
          <w:tcPr>
            <w:tcW w:w="321" w:type="dxa"/>
            <w:tcBorders>
              <w:top w:val="nil"/>
              <w:left w:val="nil"/>
              <w:bottom w:val="nil"/>
              <w:right w:val="nil"/>
            </w:tcBorders>
            <w:shd w:val="clear" w:color="auto" w:fill="auto"/>
            <w:noWrap/>
            <w:vAlign w:val="center"/>
          </w:tcPr>
          <w:p w14:paraId="3D5A96BE">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4</w:t>
            </w:r>
          </w:p>
        </w:tc>
        <w:tc>
          <w:tcPr>
            <w:tcW w:w="321" w:type="dxa"/>
            <w:tcBorders>
              <w:top w:val="nil"/>
              <w:left w:val="nil"/>
              <w:bottom w:val="nil"/>
              <w:right w:val="nil"/>
            </w:tcBorders>
            <w:shd w:val="clear" w:color="auto" w:fill="auto"/>
            <w:noWrap/>
            <w:vAlign w:val="center"/>
          </w:tcPr>
          <w:p w14:paraId="004B75E2">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4D48892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B4A2CB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E3D4ADE">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CA4F11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B56433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04EECE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457B30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D26035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B3786E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D278361">
            <w:pPr>
              <w:widowControl/>
              <w:adjustRightInd w:val="0"/>
              <w:snapToGrid w:val="0"/>
              <w:spacing w:line="312" w:lineRule="auto"/>
              <w:ind w:firstLine="0" w:firstLineChars="0"/>
              <w:jc w:val="left"/>
              <w:rPr>
                <w:rFonts w:ascii="Times New Roman" w:hAnsi="Times New Roman" w:cs="Times New Roman"/>
                <w:kern w:val="0"/>
                <w:szCs w:val="21"/>
              </w:rPr>
            </w:pPr>
          </w:p>
        </w:tc>
      </w:tr>
      <w:tr w14:paraId="011CA3AA">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5D5845B8">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435349B1">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F623E18">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82029D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0B6AA0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598611D">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44BEB84F">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4</w:t>
            </w:r>
          </w:p>
        </w:tc>
        <w:tc>
          <w:tcPr>
            <w:tcW w:w="321" w:type="dxa"/>
            <w:tcBorders>
              <w:top w:val="nil"/>
              <w:left w:val="nil"/>
              <w:bottom w:val="nil"/>
              <w:right w:val="nil"/>
            </w:tcBorders>
            <w:shd w:val="clear" w:color="auto" w:fill="auto"/>
            <w:noWrap/>
            <w:vAlign w:val="center"/>
          </w:tcPr>
          <w:p w14:paraId="1BE94429">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2</w:t>
            </w:r>
          </w:p>
        </w:tc>
        <w:tc>
          <w:tcPr>
            <w:tcW w:w="321" w:type="dxa"/>
            <w:tcBorders>
              <w:top w:val="nil"/>
              <w:left w:val="nil"/>
              <w:bottom w:val="nil"/>
              <w:right w:val="nil"/>
            </w:tcBorders>
            <w:shd w:val="clear" w:color="auto" w:fill="auto"/>
            <w:noWrap/>
            <w:vAlign w:val="center"/>
          </w:tcPr>
          <w:p w14:paraId="09B9B351">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1</w:t>
            </w:r>
          </w:p>
        </w:tc>
        <w:tc>
          <w:tcPr>
            <w:tcW w:w="620" w:type="dxa"/>
            <w:tcBorders>
              <w:top w:val="nil"/>
              <w:left w:val="single" w:color="auto" w:sz="4" w:space="0"/>
              <w:bottom w:val="nil"/>
              <w:right w:val="single" w:color="auto" w:sz="4" w:space="0"/>
            </w:tcBorders>
            <w:shd w:val="clear" w:color="auto" w:fill="auto"/>
            <w:noWrap/>
            <w:vAlign w:val="center"/>
          </w:tcPr>
          <w:p w14:paraId="3C2BFF02">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8</w:t>
            </w:r>
          </w:p>
        </w:tc>
        <w:tc>
          <w:tcPr>
            <w:tcW w:w="321" w:type="dxa"/>
            <w:tcBorders>
              <w:top w:val="nil"/>
              <w:left w:val="nil"/>
              <w:bottom w:val="nil"/>
              <w:right w:val="nil"/>
            </w:tcBorders>
            <w:shd w:val="clear" w:color="auto" w:fill="auto"/>
            <w:noWrap/>
            <w:vAlign w:val="center"/>
          </w:tcPr>
          <w:p w14:paraId="37327321">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1</w:t>
            </w:r>
          </w:p>
        </w:tc>
        <w:tc>
          <w:tcPr>
            <w:tcW w:w="321" w:type="dxa"/>
            <w:tcBorders>
              <w:top w:val="nil"/>
              <w:left w:val="nil"/>
              <w:bottom w:val="nil"/>
              <w:right w:val="nil"/>
            </w:tcBorders>
            <w:shd w:val="clear" w:color="auto" w:fill="auto"/>
            <w:noWrap/>
            <w:vAlign w:val="center"/>
          </w:tcPr>
          <w:p w14:paraId="7AAC959E">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2</w:t>
            </w:r>
          </w:p>
        </w:tc>
        <w:tc>
          <w:tcPr>
            <w:tcW w:w="321" w:type="dxa"/>
            <w:tcBorders>
              <w:top w:val="nil"/>
              <w:left w:val="nil"/>
              <w:bottom w:val="nil"/>
              <w:right w:val="nil"/>
            </w:tcBorders>
            <w:shd w:val="clear" w:color="auto" w:fill="auto"/>
            <w:noWrap/>
            <w:vAlign w:val="center"/>
          </w:tcPr>
          <w:p w14:paraId="05AC91E8">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2</w:t>
            </w:r>
          </w:p>
        </w:tc>
        <w:tc>
          <w:tcPr>
            <w:tcW w:w="321" w:type="dxa"/>
            <w:tcBorders>
              <w:top w:val="nil"/>
              <w:left w:val="nil"/>
              <w:bottom w:val="nil"/>
              <w:right w:val="nil"/>
            </w:tcBorders>
            <w:shd w:val="clear" w:color="auto" w:fill="auto"/>
            <w:noWrap/>
            <w:vAlign w:val="center"/>
          </w:tcPr>
          <w:p w14:paraId="3C806BE0">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5</w:t>
            </w:r>
          </w:p>
        </w:tc>
        <w:tc>
          <w:tcPr>
            <w:tcW w:w="321" w:type="dxa"/>
            <w:tcBorders>
              <w:top w:val="nil"/>
              <w:left w:val="nil"/>
              <w:bottom w:val="nil"/>
              <w:right w:val="nil"/>
            </w:tcBorders>
            <w:shd w:val="clear" w:color="auto" w:fill="auto"/>
            <w:noWrap/>
            <w:vAlign w:val="center"/>
          </w:tcPr>
          <w:p w14:paraId="3B70B003">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3935C69C">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22938025">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38E50E98">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6</w:t>
            </w:r>
          </w:p>
        </w:tc>
        <w:tc>
          <w:tcPr>
            <w:tcW w:w="321" w:type="dxa"/>
            <w:tcBorders>
              <w:top w:val="nil"/>
              <w:left w:val="nil"/>
              <w:bottom w:val="nil"/>
              <w:right w:val="nil"/>
            </w:tcBorders>
            <w:shd w:val="clear" w:color="auto" w:fill="auto"/>
            <w:noWrap/>
            <w:vAlign w:val="center"/>
          </w:tcPr>
          <w:p w14:paraId="38571007">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4B928FF">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F986E6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8830576">
            <w:pPr>
              <w:widowControl/>
              <w:adjustRightInd w:val="0"/>
              <w:snapToGrid w:val="0"/>
              <w:spacing w:line="312" w:lineRule="auto"/>
              <w:ind w:firstLine="0" w:firstLineChars="0"/>
              <w:jc w:val="left"/>
              <w:rPr>
                <w:rFonts w:ascii="Times New Roman" w:hAnsi="Times New Roman" w:cs="Times New Roman"/>
                <w:kern w:val="0"/>
                <w:szCs w:val="21"/>
              </w:rPr>
            </w:pPr>
          </w:p>
        </w:tc>
      </w:tr>
      <w:tr w14:paraId="7E6BA8E3">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0299FF6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31A90A4B">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2C316C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92B5B38">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5C37551">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F723B0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F726AA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0597E49">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4</w:t>
            </w:r>
          </w:p>
        </w:tc>
        <w:tc>
          <w:tcPr>
            <w:tcW w:w="321" w:type="dxa"/>
            <w:tcBorders>
              <w:top w:val="nil"/>
              <w:left w:val="nil"/>
              <w:bottom w:val="nil"/>
              <w:right w:val="nil"/>
            </w:tcBorders>
            <w:shd w:val="clear" w:color="auto" w:fill="auto"/>
            <w:noWrap/>
            <w:vAlign w:val="center"/>
          </w:tcPr>
          <w:p w14:paraId="72C3CFD5">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2</w:t>
            </w:r>
          </w:p>
        </w:tc>
        <w:tc>
          <w:tcPr>
            <w:tcW w:w="620" w:type="dxa"/>
            <w:tcBorders>
              <w:top w:val="nil"/>
              <w:left w:val="single" w:color="auto" w:sz="4" w:space="0"/>
              <w:bottom w:val="nil"/>
              <w:right w:val="single" w:color="auto" w:sz="4" w:space="0"/>
            </w:tcBorders>
            <w:shd w:val="clear" w:color="auto" w:fill="auto"/>
            <w:noWrap/>
            <w:vAlign w:val="center"/>
          </w:tcPr>
          <w:p w14:paraId="7AE1517A">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9</w:t>
            </w:r>
          </w:p>
        </w:tc>
        <w:tc>
          <w:tcPr>
            <w:tcW w:w="321" w:type="dxa"/>
            <w:tcBorders>
              <w:top w:val="nil"/>
              <w:left w:val="nil"/>
              <w:bottom w:val="nil"/>
              <w:right w:val="nil"/>
            </w:tcBorders>
            <w:shd w:val="clear" w:color="auto" w:fill="auto"/>
            <w:noWrap/>
            <w:vAlign w:val="center"/>
          </w:tcPr>
          <w:p w14:paraId="09628EAA">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0</w:t>
            </w:r>
          </w:p>
        </w:tc>
        <w:tc>
          <w:tcPr>
            <w:tcW w:w="321" w:type="dxa"/>
            <w:tcBorders>
              <w:top w:val="nil"/>
              <w:left w:val="nil"/>
              <w:bottom w:val="nil"/>
              <w:right w:val="nil"/>
            </w:tcBorders>
            <w:shd w:val="clear" w:color="auto" w:fill="auto"/>
            <w:noWrap/>
            <w:vAlign w:val="center"/>
          </w:tcPr>
          <w:p w14:paraId="6A0FEA12">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2</w:t>
            </w:r>
          </w:p>
        </w:tc>
        <w:tc>
          <w:tcPr>
            <w:tcW w:w="321" w:type="dxa"/>
            <w:tcBorders>
              <w:top w:val="nil"/>
              <w:left w:val="nil"/>
              <w:bottom w:val="nil"/>
              <w:right w:val="nil"/>
            </w:tcBorders>
            <w:shd w:val="clear" w:color="auto" w:fill="auto"/>
            <w:noWrap/>
            <w:vAlign w:val="center"/>
          </w:tcPr>
          <w:p w14:paraId="5AFA8F2F">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3</w:t>
            </w:r>
          </w:p>
        </w:tc>
        <w:tc>
          <w:tcPr>
            <w:tcW w:w="321" w:type="dxa"/>
            <w:tcBorders>
              <w:top w:val="nil"/>
              <w:left w:val="nil"/>
              <w:bottom w:val="nil"/>
              <w:right w:val="nil"/>
            </w:tcBorders>
            <w:shd w:val="clear" w:color="auto" w:fill="auto"/>
            <w:noWrap/>
            <w:vAlign w:val="center"/>
          </w:tcPr>
          <w:p w14:paraId="795B1CF7">
            <w:pPr>
              <w:widowControl/>
              <w:adjustRightInd w:val="0"/>
              <w:snapToGrid w:val="0"/>
              <w:spacing w:line="312" w:lineRule="auto"/>
              <w:ind w:firstLine="0" w:firstLineChars="0"/>
              <w:jc w:val="left"/>
              <w:rPr>
                <w:rFonts w:ascii="Times New Roman" w:hAnsi="Times New Roman" w:cs="Times New Roman"/>
                <w:kern w:val="0"/>
                <w:szCs w:val="21"/>
              </w:rPr>
            </w:pPr>
            <w:r>
              <w:rPr>
                <w:rFonts w:hint="eastAsia" w:ascii="Times New Roman" w:hAnsi="Times New Roman" w:cs="Times New Roman"/>
                <w:kern w:val="0"/>
                <w:szCs w:val="21"/>
              </w:rPr>
              <w:t>8</w:t>
            </w:r>
          </w:p>
        </w:tc>
        <w:tc>
          <w:tcPr>
            <w:tcW w:w="321" w:type="dxa"/>
            <w:tcBorders>
              <w:top w:val="nil"/>
              <w:left w:val="nil"/>
              <w:bottom w:val="nil"/>
              <w:right w:val="nil"/>
            </w:tcBorders>
            <w:shd w:val="clear" w:color="auto" w:fill="auto"/>
            <w:noWrap/>
            <w:vAlign w:val="center"/>
          </w:tcPr>
          <w:p w14:paraId="2B65A82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737684A">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7CFBA2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A90C64F">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3878DA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42CCD6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DCE0E95">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74F56B2">
            <w:pPr>
              <w:widowControl/>
              <w:adjustRightInd w:val="0"/>
              <w:snapToGrid w:val="0"/>
              <w:spacing w:line="312" w:lineRule="auto"/>
              <w:ind w:firstLine="0" w:firstLineChars="0"/>
              <w:jc w:val="left"/>
              <w:rPr>
                <w:rFonts w:ascii="Times New Roman" w:hAnsi="Times New Roman" w:cs="Times New Roman"/>
                <w:kern w:val="0"/>
                <w:szCs w:val="21"/>
              </w:rPr>
            </w:pPr>
          </w:p>
        </w:tc>
      </w:tr>
      <w:tr w14:paraId="6CDFB320">
        <w:tblPrEx>
          <w:tblCellMar>
            <w:top w:w="0" w:type="dxa"/>
            <w:left w:w="108" w:type="dxa"/>
            <w:bottom w:w="0" w:type="dxa"/>
            <w:right w:w="108" w:type="dxa"/>
          </w:tblCellMar>
        </w:tblPrEx>
        <w:trPr>
          <w:trHeight w:val="285" w:hRule="atLeast"/>
        </w:trPr>
        <w:tc>
          <w:tcPr>
            <w:tcW w:w="1191" w:type="dxa"/>
            <w:tcBorders>
              <w:top w:val="nil"/>
              <w:left w:val="nil"/>
              <w:bottom w:val="nil"/>
              <w:right w:val="nil"/>
            </w:tcBorders>
            <w:shd w:val="clear" w:color="auto" w:fill="auto"/>
            <w:noWrap/>
            <w:vAlign w:val="center"/>
          </w:tcPr>
          <w:p w14:paraId="2F56672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tcPr>
          <w:p w14:paraId="2ABD23A0">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47CA0CE8">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FAFA03F">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10639DC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587946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9812C6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141BC83">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3FB51D0">
            <w:pPr>
              <w:widowControl/>
              <w:adjustRightInd w:val="0"/>
              <w:snapToGrid w:val="0"/>
              <w:spacing w:line="312" w:lineRule="auto"/>
              <w:ind w:firstLine="0" w:firstLineChars="0"/>
              <w:jc w:val="left"/>
              <w:rPr>
                <w:rFonts w:ascii="Times New Roman" w:hAnsi="Times New Roman" w:cs="Times New Roman"/>
                <w:color w:val="000000"/>
                <w:kern w:val="0"/>
                <w:szCs w:val="21"/>
              </w:rPr>
            </w:pPr>
          </w:p>
        </w:tc>
        <w:tc>
          <w:tcPr>
            <w:tcW w:w="620" w:type="dxa"/>
            <w:tcBorders>
              <w:top w:val="nil"/>
              <w:left w:val="single" w:color="auto" w:sz="4" w:space="0"/>
              <w:bottom w:val="nil"/>
              <w:right w:val="single" w:color="auto" w:sz="4" w:space="0"/>
            </w:tcBorders>
            <w:shd w:val="clear" w:color="auto" w:fill="auto"/>
            <w:noWrap/>
            <w:vAlign w:val="center"/>
          </w:tcPr>
          <w:p w14:paraId="783A6A28">
            <w:pPr>
              <w:widowControl/>
              <w:adjustRightInd w:val="0"/>
              <w:snapToGrid w:val="0"/>
              <w:spacing w:line="312" w:lineRule="auto"/>
              <w:ind w:firstLine="0" w:firstLineChars="0"/>
              <w:jc w:val="center"/>
              <w:rPr>
                <w:rFonts w:ascii="Times New Roman" w:hAnsi="Times New Roman" w:cs="Times New Roman"/>
                <w:color w:val="000000"/>
                <w:kern w:val="0"/>
                <w:szCs w:val="21"/>
              </w:rPr>
            </w:pPr>
            <w:r>
              <w:rPr>
                <w:rFonts w:ascii="Times New Roman" w:hAnsi="Times New Roman" w:cs="Times New Roman"/>
                <w:color w:val="000000"/>
                <w:kern w:val="0"/>
                <w:szCs w:val="21"/>
              </w:rPr>
              <w:t>10</w:t>
            </w:r>
          </w:p>
        </w:tc>
        <w:tc>
          <w:tcPr>
            <w:tcW w:w="321" w:type="dxa"/>
            <w:tcBorders>
              <w:top w:val="nil"/>
              <w:left w:val="nil"/>
              <w:bottom w:val="nil"/>
              <w:right w:val="nil"/>
            </w:tcBorders>
            <w:shd w:val="clear" w:color="auto" w:fill="auto"/>
            <w:noWrap/>
            <w:vAlign w:val="center"/>
          </w:tcPr>
          <w:p w14:paraId="7B3F4318">
            <w:pPr>
              <w:widowControl/>
              <w:adjustRightInd w:val="0"/>
              <w:snapToGrid w:val="0"/>
              <w:spacing w:line="312" w:lineRule="auto"/>
              <w:ind w:firstLine="0" w:firstLineChars="0"/>
              <w:jc w:val="left"/>
              <w:rPr>
                <w:rFonts w:ascii="Times New Roman" w:hAnsi="Times New Roman" w:cs="Times New Roman"/>
                <w:color w:val="000000"/>
                <w:kern w:val="0"/>
                <w:szCs w:val="21"/>
              </w:rPr>
            </w:pPr>
            <w:r>
              <w:rPr>
                <w:rFonts w:hint="eastAsia" w:ascii="Times New Roman" w:hAnsi="Times New Roman" w:cs="Times New Roman"/>
                <w:color w:val="000000"/>
                <w:kern w:val="0"/>
                <w:szCs w:val="21"/>
              </w:rPr>
              <w:t>1</w:t>
            </w:r>
          </w:p>
        </w:tc>
        <w:tc>
          <w:tcPr>
            <w:tcW w:w="321" w:type="dxa"/>
            <w:tcBorders>
              <w:top w:val="nil"/>
              <w:left w:val="nil"/>
              <w:bottom w:val="nil"/>
              <w:right w:val="nil"/>
            </w:tcBorders>
            <w:shd w:val="clear" w:color="auto" w:fill="auto"/>
            <w:noWrap/>
            <w:vAlign w:val="center"/>
          </w:tcPr>
          <w:p w14:paraId="1F216C5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F34D1B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67A23B2E">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20F5FBFC">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510CA7F">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2F68116">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9F9A2CD">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08927B52">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3B333B39">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5BA98714">
            <w:pPr>
              <w:widowControl/>
              <w:adjustRightInd w:val="0"/>
              <w:snapToGrid w:val="0"/>
              <w:spacing w:line="312" w:lineRule="auto"/>
              <w:ind w:firstLine="0" w:firstLineChars="0"/>
              <w:jc w:val="left"/>
              <w:rPr>
                <w:rFonts w:ascii="Times New Roman" w:hAnsi="Times New Roman" w:cs="Times New Roman"/>
                <w:kern w:val="0"/>
                <w:szCs w:val="21"/>
              </w:rPr>
            </w:pPr>
          </w:p>
        </w:tc>
        <w:tc>
          <w:tcPr>
            <w:tcW w:w="321" w:type="dxa"/>
            <w:tcBorders>
              <w:top w:val="nil"/>
              <w:left w:val="nil"/>
              <w:bottom w:val="nil"/>
              <w:right w:val="nil"/>
            </w:tcBorders>
            <w:shd w:val="clear" w:color="auto" w:fill="auto"/>
            <w:noWrap/>
            <w:vAlign w:val="center"/>
          </w:tcPr>
          <w:p w14:paraId="7CCA14A4">
            <w:pPr>
              <w:widowControl/>
              <w:adjustRightInd w:val="0"/>
              <w:snapToGrid w:val="0"/>
              <w:spacing w:line="312" w:lineRule="auto"/>
              <w:ind w:firstLine="0" w:firstLineChars="0"/>
              <w:jc w:val="left"/>
              <w:rPr>
                <w:rFonts w:ascii="Times New Roman" w:hAnsi="Times New Roman" w:cs="Times New Roman"/>
                <w:kern w:val="0"/>
                <w:szCs w:val="21"/>
              </w:rPr>
            </w:pPr>
          </w:p>
        </w:tc>
      </w:tr>
    </w:tbl>
    <w:p w14:paraId="199FB881">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则下列结论中错误的是（    ）</w:t>
      </w:r>
    </w:p>
    <w:p w14:paraId="7392CA7D">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szCs w:val="24"/>
        </w:rPr>
        <w:t>．</w:t>
      </w:r>
      <w:r>
        <w:rPr>
          <w:rFonts w:ascii="Times New Roman" w:hAnsi="Times New Roman" w:cs="Times New Roman"/>
          <w:color w:val="000000"/>
        </w:rPr>
        <w:t>甲同学周课外体育运动时长的样本中位数为7</w:t>
      </w:r>
      <w:r>
        <w:rPr>
          <w:rFonts w:hint="eastAsia" w:ascii="Times New Roman" w:hAnsi="Times New Roman" w:cs="Times New Roman"/>
          <w:szCs w:val="21"/>
        </w:rPr>
        <w:t>.</w:t>
      </w:r>
      <w:r>
        <w:rPr>
          <w:rFonts w:ascii="Times New Roman" w:hAnsi="Times New Roman" w:cs="Times New Roman"/>
          <w:color w:val="000000"/>
        </w:rPr>
        <w:t>4</w:t>
      </w:r>
      <w:r>
        <w:rPr>
          <w:rFonts w:hint="eastAsia" w:ascii="Times New Roman" w:hAnsi="Times New Roman" w:cs="Times New Roman"/>
          <w:color w:val="000000"/>
        </w:rPr>
        <w:t>；</w:t>
      </w:r>
    </w:p>
    <w:p w14:paraId="64166F2E">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B</w:t>
      </w:r>
      <w:r>
        <w:rPr>
          <w:rFonts w:ascii="Times New Roman" w:hAnsi="Times New Roman" w:cs="Times New Roman"/>
          <w:szCs w:val="24"/>
        </w:rPr>
        <w:t>．</w:t>
      </w:r>
      <w:r>
        <w:rPr>
          <w:rFonts w:ascii="Times New Roman" w:hAnsi="Times New Roman" w:cs="Times New Roman"/>
          <w:color w:val="000000"/>
        </w:rPr>
        <w:t>乙同学周课外体育运动时长的样本平均数大于8</w:t>
      </w:r>
      <w:r>
        <w:rPr>
          <w:rFonts w:hint="eastAsia" w:ascii="Times New Roman" w:hAnsi="Times New Roman" w:cs="Times New Roman"/>
          <w:color w:val="000000"/>
        </w:rPr>
        <w:t>；</w:t>
      </w:r>
    </w:p>
    <w:p w14:paraId="3F824EA9">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C</w:t>
      </w:r>
      <w:r>
        <w:rPr>
          <w:rFonts w:ascii="Times New Roman" w:hAnsi="Times New Roman" w:cs="Times New Roman"/>
          <w:szCs w:val="24"/>
        </w:rPr>
        <w:t>．</w:t>
      </w:r>
      <w:r>
        <w:rPr>
          <w:rFonts w:ascii="Times New Roman" w:hAnsi="Times New Roman" w:cs="Times New Roman"/>
          <w:color w:val="000000"/>
        </w:rPr>
        <w:t>甲同学周课外体育运动时长大于8的概率的估计值大于0</w:t>
      </w:r>
      <w:r>
        <w:rPr>
          <w:rFonts w:hint="eastAsia" w:ascii="Times New Roman" w:hAnsi="Times New Roman" w:cs="Times New Roman"/>
          <w:szCs w:val="21"/>
        </w:rPr>
        <w:t>.</w:t>
      </w:r>
      <w:r>
        <w:rPr>
          <w:rFonts w:ascii="Times New Roman" w:hAnsi="Times New Roman" w:cs="Times New Roman"/>
          <w:color w:val="000000"/>
        </w:rPr>
        <w:t>4</w:t>
      </w:r>
      <w:r>
        <w:rPr>
          <w:rFonts w:hint="eastAsia" w:ascii="Times New Roman" w:hAnsi="Times New Roman" w:cs="Times New Roman"/>
          <w:color w:val="000000"/>
        </w:rPr>
        <w:t>；</w:t>
      </w:r>
    </w:p>
    <w:p w14:paraId="48C171D4">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D</w:t>
      </w:r>
      <w:r>
        <w:rPr>
          <w:rFonts w:ascii="Times New Roman" w:hAnsi="Times New Roman" w:cs="Times New Roman"/>
          <w:szCs w:val="24"/>
        </w:rPr>
        <w:t>．</w:t>
      </w:r>
      <w:r>
        <w:rPr>
          <w:rFonts w:ascii="Times New Roman" w:hAnsi="Times New Roman" w:cs="Times New Roman"/>
          <w:color w:val="000000"/>
        </w:rPr>
        <w:t>乙同学周课外体育运动时长大于8的概率的估计值大于0</w:t>
      </w:r>
      <w:r>
        <w:rPr>
          <w:rFonts w:hint="eastAsia" w:ascii="Times New Roman" w:hAnsi="Times New Roman" w:cs="Times New Roman"/>
          <w:szCs w:val="21"/>
        </w:rPr>
        <w:t>.</w:t>
      </w:r>
      <w:r>
        <w:rPr>
          <w:rFonts w:ascii="Times New Roman" w:hAnsi="Times New Roman" w:cs="Times New Roman"/>
          <w:color w:val="000000"/>
        </w:rPr>
        <w:t>6</w:t>
      </w:r>
      <w:r>
        <w:rPr>
          <w:rFonts w:ascii="Times New Roman" w:hAnsi="Times New Roman" w:cs="Times New Roman"/>
          <w:szCs w:val="24"/>
        </w:rPr>
        <w:t>．</w:t>
      </w:r>
    </w:p>
    <w:p w14:paraId="4575F0BC">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kern w:val="0"/>
          <w:szCs w:val="24"/>
        </w:rPr>
        <w:t>3</w:t>
      </w:r>
      <w:r>
        <w:rPr>
          <w:rFonts w:ascii="Times New Roman" w:hAnsi="Times New Roman" w:cs="Times New Roman"/>
          <w:szCs w:val="24"/>
        </w:rPr>
        <w:t>．为了解甲、乙两种离子在小鼠体内的残留程度，进行如下试验：将200只小鼠随机分成</w:t>
      </w:r>
      <w:r>
        <w:rPr>
          <w:rFonts w:ascii="Times New Roman" w:hAnsi="Times New Roman" w:cs="Times New Roman"/>
          <w:position w:val="-4"/>
          <w:szCs w:val="24"/>
        </w:rPr>
        <w:object>
          <v:shape id="_x0000_i1125" o:spt="75" type="#_x0000_t75" style="height:13.65pt;width:12pt;" o:ole="t" filled="f" o:preferrelative="t" stroked="f" coordsize="21600,21600">
            <v:path/>
            <v:fill on="f" focussize="0,0"/>
            <v:stroke on="f" joinstyle="miter"/>
            <v:imagedata r:id="rId209" o:title=""/>
            <o:lock v:ext="edit" aspectratio="t"/>
            <w10:wrap type="none"/>
            <w10:anchorlock/>
          </v:shape>
          <o:OLEObject Type="Embed" ProgID="Equation.DSMT4" ShapeID="_x0000_i1125" DrawAspect="Content" ObjectID="_1468075825" r:id="rId208">
            <o:LockedField>false</o:LockedField>
          </o:OLEObject>
        </w:object>
      </w:r>
      <w:r>
        <w:rPr>
          <w:rFonts w:ascii="Times New Roman" w:hAnsi="Times New Roman" w:cs="Times New Roman"/>
          <w:szCs w:val="24"/>
        </w:rPr>
        <w:t>、</w:t>
      </w:r>
      <w:r>
        <w:rPr>
          <w:rFonts w:ascii="Times New Roman" w:hAnsi="Times New Roman" w:cs="Times New Roman"/>
          <w:position w:val="-4"/>
          <w:szCs w:val="24"/>
        </w:rPr>
        <w:object>
          <v:shape id="_x0000_i1126" o:spt="75" type="#_x0000_t75" style="height:13.65pt;width:12pt;" o:ole="t" filled="f" o:preferrelative="t" stroked="f" coordsize="21600,21600">
            <v:path/>
            <v:fill on="f" focussize="0,0"/>
            <v:stroke on="f" joinstyle="miter"/>
            <v:imagedata r:id="rId211" o:title=""/>
            <o:lock v:ext="edit" aspectratio="t"/>
            <w10:wrap type="none"/>
            <w10:anchorlock/>
          </v:shape>
          <o:OLEObject Type="Embed" ProgID="Equation.DSMT4" ShapeID="_x0000_i1126" DrawAspect="Content" ObjectID="_1468075826" r:id="rId210">
            <o:LockedField>false</o:LockedField>
          </o:OLEObject>
        </w:object>
      </w:r>
      <w:r>
        <w:rPr>
          <w:rFonts w:ascii="Times New Roman" w:hAnsi="Times New Roman" w:cs="Times New Roman"/>
          <w:szCs w:val="24"/>
        </w:rPr>
        <w:t>两组，每组100只，其中给</w:t>
      </w:r>
      <w:r>
        <w:rPr>
          <w:rFonts w:ascii="Times New Roman" w:hAnsi="Times New Roman" w:cs="Times New Roman"/>
          <w:position w:val="-4"/>
          <w:szCs w:val="24"/>
        </w:rPr>
        <w:object>
          <v:shape id="_x0000_i1127" o:spt="75" type="#_x0000_t75" style="height:13.65pt;width:12pt;" o:ole="t" filled="f" o:preferrelative="t" stroked="f" coordsize="21600,21600">
            <v:path/>
            <v:fill on="f" focussize="0,0"/>
            <v:stroke on="f" joinstyle="miter"/>
            <v:imagedata r:id="rId209" o:title=""/>
            <o:lock v:ext="edit" aspectratio="t"/>
            <w10:wrap type="none"/>
            <w10:anchorlock/>
          </v:shape>
          <o:OLEObject Type="Embed" ProgID="Equation.DSMT4" ShapeID="_x0000_i1127" DrawAspect="Content" ObjectID="_1468075827" r:id="rId212">
            <o:LockedField>false</o:LockedField>
          </o:OLEObject>
        </w:object>
      </w:r>
      <w:r>
        <w:rPr>
          <w:rFonts w:ascii="Times New Roman" w:hAnsi="Times New Roman" w:cs="Times New Roman"/>
          <w:szCs w:val="24"/>
        </w:rPr>
        <w:t>组小鼠服甲离子溶液，给</w:t>
      </w:r>
      <w:r>
        <w:rPr>
          <w:rFonts w:ascii="Times New Roman" w:hAnsi="Times New Roman" w:cs="Times New Roman"/>
          <w:position w:val="-4"/>
          <w:szCs w:val="24"/>
        </w:rPr>
        <w:object>
          <v:shape id="_x0000_i1128" o:spt="75" type="#_x0000_t75" style="height:13.65pt;width:12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3">
            <o:LockedField>false</o:LockedField>
          </o:OLEObject>
        </w:object>
      </w:r>
      <w:r>
        <w:rPr>
          <w:rFonts w:ascii="Times New Roman" w:hAnsi="Times New Roman" w:cs="Times New Roman"/>
          <w:szCs w:val="24"/>
        </w:rPr>
        <w:t>组小鼠服乙离子溶液，给每只小鼠服的溶液体积相同、摩尔浓度相同．经过一段时间后，用某种科学方法测算出残留在小鼠体内离子的百分比．根据试验数据分别得到如下直方图：</w:t>
      </w:r>
    </w:p>
    <w:p w14:paraId="75E1AB4B">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drawing>
          <wp:inline distT="0" distB="0" distL="0" distR="0">
            <wp:extent cx="4905375" cy="19907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4905900" cy="1990800"/>
                    </a:xfrm>
                    <a:prstGeom prst="rect">
                      <a:avLst/>
                    </a:prstGeom>
                    <a:noFill/>
                    <a:ln>
                      <a:noFill/>
                    </a:ln>
                  </pic:spPr>
                </pic:pic>
              </a:graphicData>
            </a:graphic>
          </wp:inline>
        </w:drawing>
      </w:r>
    </w:p>
    <w:p w14:paraId="02576866">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根据直方图得到事件</w:t>
      </w:r>
      <w:r>
        <w:rPr>
          <w:rFonts w:hint="eastAsia" w:ascii="Times New Roman" w:hAnsi="Times New Roman" w:cs="Times New Roman"/>
          <w:szCs w:val="24"/>
        </w:rPr>
        <w:t>“</w:t>
      </w:r>
      <w:r>
        <w:rPr>
          <w:rFonts w:ascii="Times New Roman" w:hAnsi="Times New Roman" w:cs="Times New Roman"/>
          <w:szCs w:val="24"/>
        </w:rPr>
        <w:t>乙离子残留在体内的百分比不低于5</w:t>
      </w:r>
      <w:r>
        <w:rPr>
          <w:rFonts w:hint="eastAsia" w:ascii="Times New Roman" w:hAnsi="Times New Roman" w:cs="Times New Roman"/>
          <w:szCs w:val="21"/>
        </w:rPr>
        <w:t>.</w:t>
      </w:r>
      <w:r>
        <w:rPr>
          <w:rFonts w:ascii="Times New Roman" w:hAnsi="Times New Roman" w:cs="Times New Roman"/>
          <w:szCs w:val="24"/>
        </w:rPr>
        <w:t>5</w:t>
      </w:r>
      <w:r>
        <w:rPr>
          <w:rFonts w:hint="eastAsia" w:ascii="Times New Roman" w:hAnsi="Times New Roman" w:cs="Times New Roman"/>
          <w:szCs w:val="24"/>
        </w:rPr>
        <w:t>”</w:t>
      </w:r>
      <w:r>
        <w:rPr>
          <w:rFonts w:ascii="Times New Roman" w:hAnsi="Times New Roman" w:cs="Times New Roman"/>
          <w:szCs w:val="24"/>
        </w:rPr>
        <w:t>的概率估计值为0</w:t>
      </w:r>
      <w:r>
        <w:rPr>
          <w:rFonts w:hint="eastAsia" w:ascii="Times New Roman" w:hAnsi="Times New Roman" w:cs="Times New Roman"/>
          <w:szCs w:val="21"/>
        </w:rPr>
        <w:t>.</w:t>
      </w:r>
      <w:r>
        <w:rPr>
          <w:rFonts w:ascii="Times New Roman" w:hAnsi="Times New Roman" w:cs="Times New Roman"/>
          <w:szCs w:val="24"/>
        </w:rPr>
        <w:t>70．</w:t>
      </w:r>
    </w:p>
    <w:p w14:paraId="27E691BA">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（1）求乙离子残留百分比直方图中</w:t>
      </w:r>
      <w:r>
        <w:rPr>
          <w:rFonts w:ascii="Times New Roman" w:hAnsi="Times New Roman" w:cs="Times New Roman"/>
          <w:position w:val="-6"/>
          <w:szCs w:val="24"/>
        </w:rPr>
        <w:object>
          <v:shape id="_x0000_i1129" o:spt="75" type="#_x0000_t75" style="height:11.45pt;width:10.35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rPr>
          <w:rFonts w:ascii="Times New Roman" w:hAnsi="Times New Roman" w:cs="Times New Roman"/>
          <w:szCs w:val="24"/>
        </w:rPr>
        <w:t>、</w:t>
      </w:r>
      <w:r>
        <w:rPr>
          <w:rFonts w:ascii="Times New Roman" w:hAnsi="Times New Roman" w:cs="Times New Roman"/>
          <w:position w:val="-6"/>
          <w:szCs w:val="24"/>
        </w:rPr>
        <w:object>
          <v:shape id="_x0000_i1130" o:spt="75" type="#_x0000_t75" style="height:14.2pt;width:10.35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ascii="Times New Roman" w:hAnsi="Times New Roman" w:cs="Times New Roman"/>
          <w:szCs w:val="24"/>
        </w:rPr>
        <w:t>的值；</w:t>
      </w:r>
    </w:p>
    <w:p w14:paraId="2A8ABFDB">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（2）分别估计甲、乙离子残留百分比的平均值（同一组中的数据用该组区间的中点值为代表）．</w:t>
      </w:r>
    </w:p>
    <w:p w14:paraId="527790FA">
      <w:pPr>
        <w:widowControl/>
        <w:adjustRightInd w:val="0"/>
        <w:snapToGrid w:val="0"/>
        <w:spacing w:line="312" w:lineRule="auto"/>
        <w:ind w:firstLine="480"/>
        <w:jc w:val="left"/>
        <w:rPr>
          <w:rFonts w:ascii="Times New Roman" w:hAnsi="Times New Roman" w:cs="Times New Roman"/>
          <w:kern w:val="0"/>
          <w:szCs w:val="24"/>
        </w:rPr>
      </w:pPr>
      <w:r>
        <w:rPr>
          <w:rFonts w:ascii="Times New Roman" w:hAnsi="Times New Roman" w:cs="Times New Roman"/>
          <w:kern w:val="0"/>
          <w:szCs w:val="24"/>
        </w:rPr>
        <w:t>4</w:t>
      </w:r>
      <w:r>
        <w:rPr>
          <w:rFonts w:ascii="Times New Roman" w:hAnsi="Times New Roman" w:cs="Times New Roman"/>
          <w:szCs w:val="24"/>
        </w:rPr>
        <w:t>．</w:t>
      </w:r>
      <w:r>
        <w:rPr>
          <w:rFonts w:ascii="Times New Roman" w:hAnsi="Times New Roman" w:cs="Times New Roman"/>
          <w:kern w:val="0"/>
          <w:szCs w:val="24"/>
        </w:rPr>
        <w:t>通过随机抽样，我们获得某种产品加工前含水率与加工后含水率的一组测试数据，如下表所示．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4"/>
        <w:gridCol w:w="668"/>
        <w:gridCol w:w="668"/>
        <w:gridCol w:w="668"/>
        <w:gridCol w:w="668"/>
        <w:gridCol w:w="668"/>
        <w:gridCol w:w="668"/>
        <w:gridCol w:w="668"/>
        <w:gridCol w:w="668"/>
        <w:gridCol w:w="668"/>
        <w:gridCol w:w="676"/>
      </w:tblGrid>
      <w:tr w14:paraId="6E6D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vAlign w:val="center"/>
          </w:tcPr>
          <w:p w14:paraId="7F31182F">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加工前含水率（%）</w:t>
            </w:r>
          </w:p>
        </w:tc>
        <w:tc>
          <w:tcPr>
            <w:tcW w:w="668" w:type="dxa"/>
            <w:vAlign w:val="center"/>
          </w:tcPr>
          <w:p w14:paraId="4A2316E2">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16</w:t>
            </w:r>
            <w:r>
              <w:rPr>
                <w:rFonts w:hint="eastAsia" w:ascii="Times New Roman" w:hAnsi="Times New Roman" w:cs="Times New Roman"/>
                <w:szCs w:val="21"/>
              </w:rPr>
              <w:t>.</w:t>
            </w:r>
            <w:r>
              <w:rPr>
                <w:rFonts w:ascii="Times New Roman" w:hAnsi="Times New Roman" w:cs="Times New Roman"/>
                <w:kern w:val="0"/>
                <w:szCs w:val="20"/>
              </w:rPr>
              <w:t>7</w:t>
            </w:r>
          </w:p>
        </w:tc>
        <w:tc>
          <w:tcPr>
            <w:tcW w:w="668" w:type="dxa"/>
            <w:vAlign w:val="center"/>
          </w:tcPr>
          <w:p w14:paraId="284C3030">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18.2</w:t>
            </w:r>
          </w:p>
        </w:tc>
        <w:tc>
          <w:tcPr>
            <w:tcW w:w="668" w:type="dxa"/>
            <w:vAlign w:val="center"/>
          </w:tcPr>
          <w:p w14:paraId="69D3FB47">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18.2</w:t>
            </w:r>
          </w:p>
        </w:tc>
        <w:tc>
          <w:tcPr>
            <w:tcW w:w="668" w:type="dxa"/>
            <w:vAlign w:val="center"/>
          </w:tcPr>
          <w:p w14:paraId="2B2E8417">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17.9</w:t>
            </w:r>
          </w:p>
        </w:tc>
        <w:tc>
          <w:tcPr>
            <w:tcW w:w="668" w:type="dxa"/>
            <w:vAlign w:val="center"/>
          </w:tcPr>
          <w:p w14:paraId="13C0D9AA">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17.4</w:t>
            </w:r>
          </w:p>
        </w:tc>
        <w:tc>
          <w:tcPr>
            <w:tcW w:w="668" w:type="dxa"/>
            <w:vAlign w:val="center"/>
          </w:tcPr>
          <w:p w14:paraId="32C57F29">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16.6</w:t>
            </w:r>
          </w:p>
        </w:tc>
        <w:tc>
          <w:tcPr>
            <w:tcW w:w="668" w:type="dxa"/>
            <w:vAlign w:val="center"/>
          </w:tcPr>
          <w:p w14:paraId="7CB19D32">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17.2</w:t>
            </w:r>
          </w:p>
        </w:tc>
        <w:tc>
          <w:tcPr>
            <w:tcW w:w="668" w:type="dxa"/>
            <w:vAlign w:val="center"/>
          </w:tcPr>
          <w:p w14:paraId="2220FC53">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17.7</w:t>
            </w:r>
          </w:p>
        </w:tc>
        <w:tc>
          <w:tcPr>
            <w:tcW w:w="668" w:type="dxa"/>
            <w:vAlign w:val="center"/>
          </w:tcPr>
          <w:p w14:paraId="7D966D1E">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15.7</w:t>
            </w:r>
          </w:p>
        </w:tc>
        <w:tc>
          <w:tcPr>
            <w:tcW w:w="676" w:type="dxa"/>
            <w:vAlign w:val="center"/>
          </w:tcPr>
          <w:p w14:paraId="291C3FC6">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17.1</w:t>
            </w:r>
          </w:p>
        </w:tc>
      </w:tr>
      <w:tr w14:paraId="3D05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4" w:type="dxa"/>
            <w:vAlign w:val="center"/>
          </w:tcPr>
          <w:p w14:paraId="186B0D33">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加工后含水率（%）</w:t>
            </w:r>
          </w:p>
        </w:tc>
        <w:tc>
          <w:tcPr>
            <w:tcW w:w="668" w:type="dxa"/>
            <w:vAlign w:val="center"/>
          </w:tcPr>
          <w:p w14:paraId="6457CDB9">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17.1</w:t>
            </w:r>
          </w:p>
        </w:tc>
        <w:tc>
          <w:tcPr>
            <w:tcW w:w="668" w:type="dxa"/>
            <w:vAlign w:val="center"/>
          </w:tcPr>
          <w:p w14:paraId="72D62732">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18.4</w:t>
            </w:r>
          </w:p>
        </w:tc>
        <w:tc>
          <w:tcPr>
            <w:tcW w:w="668" w:type="dxa"/>
            <w:vAlign w:val="center"/>
          </w:tcPr>
          <w:p w14:paraId="2F803E5C">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18.6</w:t>
            </w:r>
          </w:p>
        </w:tc>
        <w:tc>
          <w:tcPr>
            <w:tcW w:w="668" w:type="dxa"/>
            <w:vAlign w:val="center"/>
          </w:tcPr>
          <w:p w14:paraId="3333C4C4">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18.5</w:t>
            </w:r>
          </w:p>
        </w:tc>
        <w:tc>
          <w:tcPr>
            <w:tcW w:w="668" w:type="dxa"/>
            <w:vAlign w:val="center"/>
          </w:tcPr>
          <w:p w14:paraId="3F57E0D9">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18.2</w:t>
            </w:r>
          </w:p>
        </w:tc>
        <w:tc>
          <w:tcPr>
            <w:tcW w:w="668" w:type="dxa"/>
            <w:vAlign w:val="center"/>
          </w:tcPr>
          <w:p w14:paraId="642497B2">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17.1</w:t>
            </w:r>
          </w:p>
        </w:tc>
        <w:tc>
          <w:tcPr>
            <w:tcW w:w="668" w:type="dxa"/>
            <w:vAlign w:val="center"/>
          </w:tcPr>
          <w:p w14:paraId="0A456CE0">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18.0</w:t>
            </w:r>
          </w:p>
        </w:tc>
        <w:tc>
          <w:tcPr>
            <w:tcW w:w="668" w:type="dxa"/>
            <w:vAlign w:val="center"/>
          </w:tcPr>
          <w:p w14:paraId="1B1C4A08">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18.2</w:t>
            </w:r>
          </w:p>
        </w:tc>
        <w:tc>
          <w:tcPr>
            <w:tcW w:w="668" w:type="dxa"/>
            <w:vAlign w:val="center"/>
          </w:tcPr>
          <w:p w14:paraId="7E8F87DE">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16.0</w:t>
            </w:r>
          </w:p>
        </w:tc>
        <w:tc>
          <w:tcPr>
            <w:tcW w:w="676" w:type="dxa"/>
            <w:vAlign w:val="center"/>
          </w:tcPr>
          <w:p w14:paraId="6C2AACF7">
            <w:pPr>
              <w:widowControl/>
              <w:adjustRightInd w:val="0"/>
              <w:snapToGrid w:val="0"/>
              <w:spacing w:line="312" w:lineRule="auto"/>
              <w:ind w:firstLine="0" w:firstLineChars="0"/>
              <w:jc w:val="center"/>
              <w:rPr>
                <w:rFonts w:ascii="Times New Roman" w:hAnsi="Times New Roman" w:cs="Times New Roman"/>
                <w:kern w:val="0"/>
                <w:szCs w:val="20"/>
              </w:rPr>
            </w:pPr>
            <w:r>
              <w:rPr>
                <w:rFonts w:ascii="Times New Roman" w:hAnsi="Times New Roman" w:cs="Times New Roman"/>
                <w:kern w:val="0"/>
                <w:szCs w:val="20"/>
              </w:rPr>
              <w:t>17.5</w:t>
            </w:r>
          </w:p>
        </w:tc>
      </w:tr>
    </w:tbl>
    <w:p w14:paraId="04C88364">
      <w:pPr>
        <w:widowControl/>
        <w:adjustRightInd w:val="0"/>
        <w:snapToGrid w:val="0"/>
        <w:spacing w:line="312" w:lineRule="auto"/>
        <w:ind w:firstLine="480"/>
        <w:jc w:val="left"/>
        <w:rPr>
          <w:rFonts w:ascii="Times New Roman" w:hAnsi="Times New Roman" w:cs="Times New Roman"/>
          <w:kern w:val="0"/>
          <w:szCs w:val="24"/>
        </w:rPr>
      </w:pPr>
      <w:r>
        <w:rPr>
          <w:rFonts w:ascii="Times New Roman" w:hAnsi="Times New Roman" w:cs="Times New Roman"/>
          <w:kern w:val="0"/>
          <w:szCs w:val="24"/>
        </w:rPr>
        <w:t>（1）请绘制上述数据的散点图，并依据散点图观察两组数据的相关性；</w:t>
      </w:r>
    </w:p>
    <w:p w14:paraId="780F9CF8">
      <w:pPr>
        <w:widowControl/>
        <w:adjustRightInd w:val="0"/>
        <w:snapToGrid w:val="0"/>
        <w:spacing w:line="312" w:lineRule="auto"/>
        <w:ind w:firstLine="480"/>
        <w:jc w:val="left"/>
        <w:rPr>
          <w:rFonts w:ascii="Times New Roman" w:hAnsi="Times New Roman" w:cs="Times New Roman"/>
          <w:kern w:val="0"/>
          <w:szCs w:val="24"/>
        </w:rPr>
      </w:pPr>
      <w:r>
        <w:rPr>
          <w:rFonts w:ascii="Times New Roman" w:hAnsi="Times New Roman" w:cs="Times New Roman"/>
          <w:kern w:val="0"/>
          <w:szCs w:val="24"/>
        </w:rPr>
        <w:t>（2）计算该种产品加工前含水率与加工后含水率之间的相关系数，并判断两个变量的相关程度；</w:t>
      </w:r>
    </w:p>
    <w:p w14:paraId="2A9C0774">
      <w:pPr>
        <w:widowControl/>
        <w:adjustRightInd w:val="0"/>
        <w:snapToGrid w:val="0"/>
        <w:spacing w:line="312" w:lineRule="auto"/>
        <w:ind w:firstLine="480"/>
        <w:jc w:val="left"/>
        <w:rPr>
          <w:rFonts w:ascii="Times New Roman" w:hAnsi="Times New Roman" w:cs="Times New Roman"/>
          <w:kern w:val="0"/>
          <w:szCs w:val="24"/>
        </w:rPr>
      </w:pPr>
      <w:r>
        <w:rPr>
          <w:rFonts w:ascii="Times New Roman" w:hAnsi="Times New Roman" w:cs="Times New Roman"/>
          <w:kern w:val="0"/>
          <w:szCs w:val="24"/>
        </w:rPr>
        <w:t>（3）依据表中给出的</w:t>
      </w:r>
      <w:r>
        <w:rPr>
          <w:rFonts w:hint="eastAsia" w:ascii="Times New Roman" w:hAnsi="Times New Roman" w:cs="Times New Roman"/>
          <w:kern w:val="0"/>
          <w:szCs w:val="24"/>
        </w:rPr>
        <w:t>该</w:t>
      </w:r>
      <w:r>
        <w:rPr>
          <w:rFonts w:ascii="Times New Roman" w:hAnsi="Times New Roman" w:cs="Times New Roman"/>
          <w:kern w:val="0"/>
          <w:szCs w:val="24"/>
        </w:rPr>
        <w:t>种产品加工前含水率与加工后含水率的一组测试数据，试预测当该种产品加工前含水率为19%时，加工后含水率的数值．</w:t>
      </w:r>
    </w:p>
    <w:p w14:paraId="4E5FAE5B">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（一元线性回归方程</w:t>
      </w:r>
      <w:r>
        <w:rPr>
          <w:rFonts w:ascii="Times New Roman" w:hAnsi="Times New Roman" w:cs="Times New Roman"/>
          <w:position w:val="-10"/>
          <w:szCs w:val="24"/>
        </w:rPr>
        <w:object>
          <v:shape id="_x0000_i1131" o:spt="75" type="#_x0000_t75" style="height:19.65pt;width:51.8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hint="eastAsia" w:ascii="Times New Roman" w:hAnsi="Times New Roman" w:cs="Times New Roman"/>
          <w:szCs w:val="24"/>
        </w:rPr>
        <w:t>中</w:t>
      </w:r>
      <w:r>
        <w:rPr>
          <w:rFonts w:ascii="Times New Roman" w:hAnsi="Times New Roman" w:cs="Times New Roman"/>
          <w:position w:val="-110"/>
          <w:szCs w:val="24"/>
        </w:rPr>
        <w:object>
          <v:shape id="_x0000_i1132" o:spt="75" type="#_x0000_t75" style="height:117.25pt;width:194.75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221">
            <o:LockedField>false</o:LockedField>
          </o:OLEObject>
        </w:object>
      </w:r>
    </w:p>
    <w:p w14:paraId="3F596B16">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其中</w:t>
      </w:r>
      <w:r>
        <w:rPr>
          <w:rFonts w:ascii="Times New Roman" w:hAnsi="Times New Roman" w:cs="Times New Roman"/>
          <w:position w:val="-6"/>
          <w:szCs w:val="24"/>
        </w:rPr>
        <w:object>
          <v:shape id="_x0000_i1133" o:spt="75" type="#_x0000_t75" style="height:17.45pt;width:9.8pt;" o:ole="t" filled="f" o:preferrelative="t" stroked="f" coordsize="21600,21600">
            <v:path/>
            <v:fill on="f" focussize="0,0"/>
            <v:stroke on="f" joinstyle="miter"/>
            <v:imagedata r:id="rId188" o:title=""/>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cs="Times New Roman"/>
          <w:szCs w:val="24"/>
        </w:rPr>
        <w:t>与</w:t>
      </w:r>
      <w:r>
        <w:rPr>
          <w:rFonts w:ascii="Times New Roman" w:hAnsi="Times New Roman" w:cs="Times New Roman"/>
          <w:position w:val="-10"/>
          <w:szCs w:val="24"/>
        </w:rPr>
        <w:object>
          <v:shape id="_x0000_i1134" o:spt="75" type="#_x0000_t75" style="height:20.2pt;width:9.8pt;" o:ole="t" filled="f" o:preferrelative="t" stroked="f" coordsize="21600,21600">
            <v:path/>
            <v:fill on="f" focussize="0,0"/>
            <v:stroke on="f" joinstyle="miter"/>
            <v:imagedata r:id="rId190" o:title=""/>
            <o:lock v:ext="edit" aspectratio="t"/>
            <w10:wrap type="none"/>
            <w10:anchorlock/>
          </v:shape>
          <o:OLEObject Type="Embed" ProgID="Equation.DSMT4" ShapeID="_x0000_i1134" DrawAspect="Content" ObjectID="_1468075834" r:id="rId223">
            <o:LockedField>false</o:LockedField>
          </o:OLEObject>
        </w:object>
      </w:r>
      <w:r>
        <w:rPr>
          <w:rFonts w:ascii="Times New Roman" w:hAnsi="Times New Roman" w:cs="Times New Roman"/>
          <w:szCs w:val="24"/>
        </w:rPr>
        <w:t>分别是数据</w:t>
      </w:r>
      <w:r>
        <w:rPr>
          <w:rFonts w:ascii="Times New Roman" w:hAnsi="Times New Roman" w:cs="Times New Roman"/>
          <w:position w:val="-12"/>
          <w:szCs w:val="24"/>
        </w:rPr>
        <w:object>
          <v:shape id="_x0000_i1135" o:spt="75" type="#_x0000_t75" style="height:18.55pt;width:12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ascii="Times New Roman" w:hAnsi="Times New Roman" w:cs="Times New Roman"/>
          <w:szCs w:val="24"/>
        </w:rPr>
        <w:t>与</w:t>
      </w:r>
      <w:r>
        <w:rPr>
          <w:rFonts w:ascii="Times New Roman" w:hAnsi="Times New Roman" w:cs="Times New Roman"/>
          <w:position w:val="-12"/>
          <w:szCs w:val="24"/>
        </w:rPr>
        <w:object>
          <v:shape id="_x0000_i1136" o:spt="75" type="#_x0000_t75" style="height:18.55pt;width:12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rPr>
          <w:rFonts w:ascii="Times New Roman" w:hAnsi="Times New Roman" w:cs="Times New Roman"/>
          <w:szCs w:val="24"/>
        </w:rPr>
        <w:t>（</w:t>
      </w:r>
      <w:r>
        <w:rPr>
          <w:rFonts w:ascii="Times New Roman" w:hAnsi="Times New Roman" w:cs="Times New Roman"/>
          <w:iCs/>
          <w:position w:val="-6"/>
          <w:szCs w:val="24"/>
        </w:rPr>
        <w:object>
          <v:shape id="_x0000_i1137" o:spt="75" type="#_x0000_t75" style="height:12pt;width:15.8pt;" o:ole="t" filled="f" o:preferrelative="t" stroked="f" coordsize="21600,21600">
            <v:path/>
            <v:fill on="f" focussize="0,0"/>
            <v:stroke on="f" joinstyle="miter"/>
            <v:imagedata r:id="rId196" o:title=""/>
            <o:lock v:ext="edit" aspectratio="t"/>
            <w10:wrap type="none"/>
            <w10:anchorlock/>
          </v:shape>
          <o:OLEObject Type="Embed" ProgID="Equation.DSMT4" ShapeID="_x0000_i1137" DrawAspect="Content" ObjectID="_1468075837" r:id="rId228">
            <o:LockedField>false</o:LockedField>
          </o:OLEObject>
        </w:object>
      </w:r>
      <w:r>
        <w:rPr>
          <w:rFonts w:ascii="Times New Roman" w:hAnsi="Times New Roman" w:cs="Times New Roman"/>
          <w:szCs w:val="24"/>
        </w:rPr>
        <w:t>1，2，</w:t>
      </w:r>
      <w:r>
        <w:rPr>
          <w:rFonts w:hint="eastAsia" w:ascii="宋体" w:hAnsi="宋体" w:eastAsia="仿宋" w:cs="Times New Roman"/>
          <w:szCs w:val="24"/>
        </w:rPr>
        <w:t>…</w:t>
      </w:r>
      <w:r>
        <w:rPr>
          <w:rFonts w:ascii="Times New Roman" w:hAnsi="Times New Roman" w:cs="Times New Roman"/>
          <w:szCs w:val="24"/>
        </w:rPr>
        <w:t>，</w:t>
      </w:r>
      <w:r>
        <w:rPr>
          <w:rFonts w:ascii="Times New Roman" w:hAnsi="Times New Roman" w:cs="Times New Roman"/>
          <w:position w:val="-6"/>
          <w:szCs w:val="24"/>
        </w:rPr>
        <w:object>
          <v:shape id="_x0000_i1138" o:spt="75" type="#_x0000_t75" style="height:10.35pt;width:10.3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ascii="Times New Roman" w:hAnsi="Times New Roman" w:cs="Times New Roman"/>
          <w:szCs w:val="24"/>
        </w:rPr>
        <w:t>）的算术平均值．</w:t>
      </w:r>
      <w:r>
        <w:rPr>
          <w:rFonts w:hint="eastAsia" w:ascii="Times New Roman" w:hAnsi="Times New Roman" w:cs="Times New Roman"/>
          <w:szCs w:val="24"/>
        </w:rPr>
        <w:t>）</w:t>
      </w:r>
    </w:p>
    <w:p w14:paraId="2EA69050">
      <w:pPr>
        <w:adjustRightInd w:val="0"/>
        <w:snapToGrid w:val="0"/>
        <w:spacing w:line="312" w:lineRule="auto"/>
        <w:ind w:firstLine="480"/>
        <w:jc w:val="left"/>
        <w:rPr>
          <w:rFonts w:ascii="Times New Roman" w:hAnsi="Times New Roman" w:cs="Times New Roman"/>
          <w:kern w:val="0"/>
          <w:szCs w:val="24"/>
        </w:rPr>
      </w:pPr>
    </w:p>
    <w:p w14:paraId="0502CDD3">
      <w:pPr>
        <w:adjustRightInd w:val="0"/>
        <w:snapToGrid w:val="0"/>
        <w:spacing w:line="312" w:lineRule="auto"/>
        <w:ind w:firstLine="480"/>
        <w:jc w:val="left"/>
        <w:rPr>
          <w:rFonts w:ascii="Times New Roman" w:hAnsi="Times New Roman" w:cs="Times New Roman"/>
          <w:kern w:val="0"/>
          <w:szCs w:val="24"/>
        </w:rPr>
      </w:pPr>
    </w:p>
    <w:p w14:paraId="46CD4189">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课堂练习答案</w:t>
      </w:r>
    </w:p>
    <w:p w14:paraId="72C18B23">
      <w:pPr>
        <w:snapToGrid w:val="0"/>
        <w:spacing w:line="312" w:lineRule="auto"/>
        <w:ind w:firstLine="480"/>
        <w:jc w:val="left"/>
        <w:textAlignment w:val="center"/>
        <w:rPr>
          <w:rFonts w:ascii="Times New Roman" w:hAnsi="Times New Roman" w:cs="Times New Roman"/>
          <w:szCs w:val="24"/>
        </w:rPr>
      </w:pPr>
      <w:r>
        <w:rPr>
          <w:rFonts w:ascii="Times New Roman" w:hAnsi="Times New Roman" w:cs="Times New Roman"/>
          <w:kern w:val="0"/>
          <w:szCs w:val="24"/>
        </w:rPr>
        <w:t>1</w:t>
      </w:r>
      <w:r>
        <w:rPr>
          <w:rFonts w:ascii="Times New Roman" w:hAnsi="Times New Roman" w:cs="Times New Roman"/>
          <w:szCs w:val="24"/>
        </w:rPr>
        <w:t>．</w:t>
      </w:r>
      <w:r>
        <w:rPr>
          <w:rFonts w:hint="eastAsia" w:ascii="Times New Roman" w:hAnsi="Times New Roman" w:cs="Times New Roman"/>
          <w:szCs w:val="24"/>
        </w:rPr>
        <w:t>①②④．</w:t>
      </w:r>
    </w:p>
    <w:p w14:paraId="36E7E011">
      <w:pPr>
        <w:spacing w:line="312" w:lineRule="auto"/>
        <w:ind w:firstLine="480"/>
        <w:rPr>
          <w:rFonts w:ascii="Times New Roman" w:hAnsi="Times New Roman" w:cs="Times New Roman"/>
          <w:bCs/>
          <w:szCs w:val="24"/>
        </w:rPr>
      </w:pPr>
      <w:r>
        <w:rPr>
          <w:rFonts w:ascii="Times New Roman" w:hAnsi="Times New Roman" w:cs="Times New Roman"/>
          <w:kern w:val="0"/>
          <w:szCs w:val="24"/>
        </w:rPr>
        <w:t>2</w:t>
      </w:r>
      <w:r>
        <w:rPr>
          <w:rFonts w:ascii="Times New Roman" w:hAnsi="Times New Roman" w:cs="Times New Roman"/>
          <w:szCs w:val="24"/>
        </w:rPr>
        <w:t>．</w:t>
      </w:r>
      <w:r>
        <w:rPr>
          <w:rFonts w:hint="eastAsia" w:ascii="Times New Roman" w:hAnsi="Times New Roman" w:cs="Times New Roman"/>
          <w:bCs/>
          <w:szCs w:val="24"/>
        </w:rPr>
        <w:t>C</w:t>
      </w:r>
      <w:r>
        <w:rPr>
          <w:rFonts w:ascii="Times New Roman" w:hAnsi="Times New Roman" w:cs="Times New Roman"/>
          <w:szCs w:val="24"/>
        </w:rPr>
        <w:t>．</w:t>
      </w:r>
    </w:p>
    <w:p w14:paraId="14FAAEFB">
      <w:pPr>
        <w:adjustRightInd w:val="0"/>
        <w:snapToGrid w:val="0"/>
        <w:spacing w:line="312" w:lineRule="auto"/>
        <w:ind w:firstLine="480"/>
        <w:jc w:val="left"/>
        <w:rPr>
          <w:rFonts w:ascii="Times New Roman" w:hAnsi="Times New Roman" w:cs="Times New Roman"/>
        </w:rPr>
      </w:pPr>
      <w:r>
        <w:rPr>
          <w:rFonts w:ascii="Times New Roman" w:hAnsi="Times New Roman" w:cs="Times New Roman"/>
          <w:kern w:val="0"/>
          <w:szCs w:val="24"/>
        </w:rPr>
        <w:t>3</w:t>
      </w:r>
      <w:r>
        <w:rPr>
          <w:rFonts w:ascii="Times New Roman" w:hAnsi="Times New Roman" w:cs="Times New Roman"/>
          <w:szCs w:val="24"/>
        </w:rPr>
        <w:t>．</w:t>
      </w:r>
      <w:r>
        <w:rPr>
          <w:rFonts w:ascii="Times New Roman" w:hAnsi="Times New Roman" w:cs="Times New Roman"/>
        </w:rPr>
        <w:t>（1）</w:t>
      </w:r>
      <w:r>
        <w:rPr>
          <w:rFonts w:hint="eastAsia" w:ascii="Times New Roman" w:hAnsi="Times New Roman" w:cs="Times New Roman"/>
        </w:rPr>
        <w:t>由题意，</w:t>
      </w:r>
      <w:r>
        <w:rPr>
          <w:rFonts w:ascii="Times New Roman" w:hAnsi="Times New Roman" w:cs="Times New Roman"/>
          <w:position w:val="-6"/>
        </w:rPr>
        <w:object>
          <v:shape id="_x0000_i1139" o:spt="75" type="#_x0000_t75" style="height:14.75pt;width:106.3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rPr>
          <w:rFonts w:hint="eastAsia" w:ascii="Times New Roman" w:hAnsi="Times New Roman" w:cs="Times New Roman"/>
        </w:rPr>
        <w:t>，</w:t>
      </w:r>
      <w:r>
        <w:rPr>
          <w:rFonts w:ascii="Times New Roman" w:hAnsi="Times New Roman" w:cs="Times New Roman"/>
        </w:rPr>
        <w:t>解得</w:t>
      </w:r>
      <w:r>
        <w:rPr>
          <w:rFonts w:ascii="Times New Roman" w:hAnsi="Times New Roman" w:cs="Times New Roman"/>
          <w:position w:val="-6"/>
        </w:rPr>
        <w:object>
          <v:shape id="_x0000_i1140" o:spt="75" type="#_x0000_t75" style="height:14.75pt;width:42.55pt;" o:ole="t" filled="f" o:preferrelative="t" stroked="f" coordsize="21600,21600">
            <v:path/>
            <v:fill on="f" focussize="0,0"/>
            <v:stroke on="f" joinstyle="miter"/>
            <v:imagedata r:id="rId234" o:title=""/>
            <o:lock v:ext="edit" aspectratio="t"/>
            <w10:wrap type="none"/>
            <w10:anchorlock/>
          </v:shape>
          <o:OLEObject Type="Embed" ProgID="Equation.DSMT4" ShapeID="_x0000_i1140" DrawAspect="Content" ObjectID="_1468075840" r:id="rId233">
            <o:LockedField>false</o:LockedField>
          </o:OLEObject>
        </w:object>
      </w:r>
      <w:r>
        <w:rPr>
          <w:rFonts w:hint="eastAsia" w:ascii="Times New Roman" w:hAnsi="Times New Roman" w:cs="Times New Roman"/>
        </w:rPr>
        <w:t>．</w:t>
      </w:r>
    </w:p>
    <w:p w14:paraId="377A5A19">
      <w:pPr>
        <w:adjustRightInd w:val="0"/>
        <w:snapToGrid w:val="0"/>
        <w:spacing w:line="312" w:lineRule="auto"/>
        <w:ind w:firstLine="480"/>
        <w:jc w:val="left"/>
        <w:rPr>
          <w:rFonts w:ascii="Times New Roman" w:hAnsi="Times New Roman" w:cs="Times New Roman"/>
        </w:rPr>
      </w:pPr>
      <w:r>
        <w:rPr>
          <w:rFonts w:hint="eastAsia" w:ascii="Times New Roman" w:hAnsi="Times New Roman" w:cs="Times New Roman"/>
        </w:rPr>
        <w:t>又频率分布直方图中各矩形的面积之和等于1，即</w:t>
      </w:r>
      <w:r>
        <w:rPr>
          <w:rFonts w:ascii="Times New Roman" w:hAnsi="Times New Roman" w:cs="Times New Roman"/>
          <w:position w:val="-6"/>
        </w:rPr>
        <w:object>
          <v:shape id="_x0000_i1141" o:spt="75" type="#_x0000_t75" style="height:14.75pt;width:119.45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rPr>
          <w:rFonts w:hint="eastAsia" w:ascii="Times New Roman" w:hAnsi="Times New Roman" w:cs="Times New Roman"/>
        </w:rPr>
        <w:t>，解得</w:t>
      </w:r>
      <w:r>
        <w:rPr>
          <w:rFonts w:ascii="Times New Roman" w:hAnsi="Times New Roman" w:cs="Times New Roman"/>
          <w:position w:val="-6"/>
        </w:rPr>
        <w:object>
          <v:shape id="_x0000_i1142" o:spt="75" type="#_x0000_t75" style="height:14.75pt;width:42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hint="eastAsia" w:ascii="Times New Roman" w:hAnsi="Times New Roman" w:cs="Times New Roman"/>
        </w:rPr>
        <w:t>．</w:t>
      </w:r>
    </w:p>
    <w:p w14:paraId="41ADCFC7">
      <w:pPr>
        <w:adjustRightInd w:val="0"/>
        <w:snapToGrid w:val="0"/>
        <w:spacing w:line="312" w:lineRule="auto"/>
        <w:ind w:firstLine="480"/>
        <w:jc w:val="left"/>
        <w:rPr>
          <w:rFonts w:ascii="Times New Roman" w:hAnsi="Times New Roman" w:cs="Times New Roman"/>
        </w:rPr>
      </w:pPr>
      <w:r>
        <w:rPr>
          <w:rFonts w:hint="eastAsia" w:ascii="Times New Roman" w:hAnsi="Times New Roman" w:cs="Times New Roman"/>
        </w:rPr>
        <w:t>（2）对于</w:t>
      </w:r>
      <w:r>
        <w:rPr>
          <w:rFonts w:ascii="Times New Roman" w:hAnsi="Times New Roman" w:cs="Times New Roman"/>
          <w:position w:val="-4"/>
          <w:szCs w:val="24"/>
        </w:rPr>
        <w:object>
          <v:shape id="_x0000_i1143" o:spt="75" type="#_x0000_t75" style="height:14.2pt;width:12pt;" o:ole="t" filled="f" o:preferrelative="t" stroked="f" coordsize="21600,21600">
            <v:path/>
            <v:fill on="f" focussize="0,0"/>
            <v:stroke on="f" joinstyle="miter"/>
            <v:imagedata r:id="rId209" o:title=""/>
            <o:lock v:ext="edit" aspectratio="t"/>
            <w10:wrap type="none"/>
            <w10:anchorlock/>
          </v:shape>
          <o:OLEObject Type="Embed" ProgID="Equation.DSMT4" ShapeID="_x0000_i1143" DrawAspect="Content" ObjectID="_1468075843" r:id="rId239">
            <o:LockedField>false</o:LockedField>
          </o:OLEObject>
        </w:object>
      </w:r>
      <w:r>
        <w:rPr>
          <w:rFonts w:hint="eastAsia" w:ascii="Times New Roman" w:hAnsi="Times New Roman" w:cs="Times New Roman"/>
        </w:rPr>
        <w:t>组，各区间的中点值分别为2、3、4、5、6、7，</w:t>
      </w:r>
      <w:r>
        <w:rPr>
          <w:rFonts w:ascii="Times New Roman" w:hAnsi="Times New Roman" w:cs="Times New Roman"/>
        </w:rPr>
        <w:t>甲离子残留百分比的平均值为</w:t>
      </w:r>
      <w:r>
        <w:rPr>
          <w:rFonts w:ascii="Times New Roman" w:hAnsi="Times New Roman" w:cs="Times New Roman"/>
          <w:position w:val="-6"/>
        </w:rPr>
        <w:object>
          <v:shape id="_x0000_i1144" o:spt="75" type="#_x0000_t75" style="height:14.75pt;width:305.45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40">
            <o:LockedField>false</o:LockedField>
          </o:OLEObject>
        </w:object>
      </w:r>
      <w:r>
        <w:rPr>
          <w:rFonts w:hint="eastAsia" w:ascii="Times New Roman" w:hAnsi="Times New Roman" w:cs="Times New Roman"/>
        </w:rPr>
        <w:t>．</w:t>
      </w:r>
    </w:p>
    <w:p w14:paraId="4C85B3DA">
      <w:pPr>
        <w:adjustRightInd w:val="0"/>
        <w:snapToGrid w:val="0"/>
        <w:spacing w:line="312" w:lineRule="auto"/>
        <w:ind w:firstLine="480"/>
        <w:jc w:val="left"/>
        <w:rPr>
          <w:rFonts w:ascii="Times New Roman" w:hAnsi="Times New Roman" w:cs="Times New Roman"/>
        </w:rPr>
      </w:pPr>
      <w:r>
        <w:rPr>
          <w:rFonts w:ascii="Times New Roman" w:hAnsi="Times New Roman" w:cs="Times New Roman"/>
        </w:rPr>
        <w:t>同理可得，乙离子残留百分比的平均值为</w:t>
      </w:r>
      <w:r>
        <w:rPr>
          <w:rFonts w:ascii="Times New Roman" w:hAnsi="Times New Roman" w:cs="Times New Roman"/>
          <w:position w:val="-6"/>
        </w:rPr>
        <w:object>
          <v:shape id="_x0000_i1145" o:spt="75" type="#_x0000_t75" style="height:14.75pt;width:178.35pt;" o:ole="t" filled="f" o:preferrelative="t" stroked="f" coordsize="21600,21600">
            <v:path/>
            <v:fill on="f" focussize="0,0"/>
            <v:stroke on="f" joinstyle="miter"/>
            <v:imagedata r:id="rId243" o:title=""/>
            <o:lock v:ext="edit" aspectratio="t"/>
            <w10:wrap type="none"/>
            <w10:anchorlock/>
          </v:shape>
          <o:OLEObject Type="Embed" ProgID="Equation.DSMT4" ShapeID="_x0000_i1145" DrawAspect="Content" ObjectID="_1468075845" r:id="rId242">
            <o:LockedField>false</o:LockedField>
          </o:OLEObject>
        </w:object>
      </w:r>
      <w:r>
        <w:rPr>
          <w:rFonts w:ascii="Times New Roman" w:hAnsi="Times New Roman" w:cs="Times New Roman"/>
          <w:position w:val="-6"/>
        </w:rPr>
        <w:object>
          <v:shape id="_x0000_i1146" o:spt="75" alt="eqId2118981e90fe8b00dab4d2f8d1eac6e9" type="#_x0000_t75" style="height:14.75pt;width:109.65pt;" o:ole="t" filled="f" o:preferrelative="t" stroked="f" coordsize="21600,21600">
            <v:path/>
            <v:fill on="f" focussize="0,0"/>
            <v:stroke on="f" joinstyle="miter"/>
            <v:imagedata r:id="rId245" o:title=""/>
            <o:lock v:ext="edit" aspectratio="t"/>
            <w10:wrap type="none"/>
            <w10:anchorlock/>
          </v:shape>
          <o:OLEObject Type="Embed" ProgID="Equation.DSMT4" ShapeID="_x0000_i1146" DrawAspect="Content" ObjectID="_1468075846" r:id="rId244">
            <o:LockedField>false</o:LockedField>
          </o:OLEObject>
        </w:object>
      </w:r>
      <w:r>
        <w:rPr>
          <w:rFonts w:hint="eastAsia" w:ascii="Times New Roman" w:hAnsi="Times New Roman" w:cs="Times New Roman"/>
        </w:rPr>
        <w:t>．</w:t>
      </w:r>
    </w:p>
    <w:p w14:paraId="37B9F7F8">
      <w:pPr>
        <w:adjustRightInd w:val="0"/>
        <w:snapToGrid w:val="0"/>
        <w:spacing w:line="312" w:lineRule="auto"/>
        <w:ind w:firstLine="480"/>
        <w:jc w:val="left"/>
        <w:rPr>
          <w:rFonts w:ascii="Times New Roman" w:hAnsi="Times New Roman" w:cs="Times New Roman"/>
          <w:color w:val="000000"/>
          <w:szCs w:val="24"/>
        </w:rPr>
      </w:pPr>
      <w:r>
        <w:rPr>
          <w:rFonts w:ascii="Times New Roman" w:hAnsi="Times New Roman" w:cs="Times New Roman"/>
          <w:kern w:val="0"/>
          <w:szCs w:val="24"/>
        </w:rPr>
        <w:t>4</w:t>
      </w:r>
      <w:r>
        <w:rPr>
          <w:rFonts w:ascii="Times New Roman" w:hAnsi="Times New Roman" w:cs="Times New Roman"/>
          <w:szCs w:val="24"/>
        </w:rPr>
        <w:t>．</w:t>
      </w:r>
      <w:r>
        <w:rPr>
          <w:rFonts w:hint="eastAsia" w:ascii="Times New Roman" w:hAnsi="Times New Roman" w:cs="Times New Roman"/>
          <w:szCs w:val="24"/>
        </w:rPr>
        <w:t>（1）将该种产品加工前含水率作为横坐标，加工后含水率作为纵坐标，在平面直角坐标系中绘制出相应的点，就得到加工前含水率和加工后含水率的散点图．</w:t>
      </w:r>
    </w:p>
    <w:p w14:paraId="2B305596">
      <w:pPr>
        <w:widowControl/>
        <w:adjustRightInd w:val="0"/>
        <w:snapToGrid w:val="0"/>
        <w:spacing w:line="312" w:lineRule="auto"/>
        <w:ind w:firstLine="0" w:firstLineChars="0"/>
        <w:jc w:val="center"/>
        <w:rPr>
          <w:rFonts w:ascii="Times New Roman" w:hAnsi="Times New Roman" w:cs="Times New Roman"/>
          <w:kern w:val="0"/>
          <w:szCs w:val="24"/>
        </w:rPr>
      </w:pPr>
      <w:r>
        <w:rPr>
          <w:rFonts w:ascii="Times New Roman" w:hAnsi="Times New Roman"/>
        </w:rPr>
        <w:drawing>
          <wp:inline distT="0" distB="0" distL="0" distR="0">
            <wp:extent cx="3740785" cy="1852295"/>
            <wp:effectExtent l="0" t="0" r="1206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6" cstate="print"/>
                    <a:srcRect l="23674" t="34052" r="14823" b="11773"/>
                    <a:stretch>
                      <a:fillRect/>
                    </a:stretch>
                  </pic:blipFill>
                  <pic:spPr>
                    <a:xfrm>
                      <a:off x="0" y="0"/>
                      <a:ext cx="3795127" cy="1879554"/>
                    </a:xfrm>
                    <a:prstGeom prst="rect">
                      <a:avLst/>
                    </a:prstGeom>
                    <a:ln>
                      <a:noFill/>
                    </a:ln>
                  </pic:spPr>
                </pic:pic>
              </a:graphicData>
            </a:graphic>
          </wp:inline>
        </w:drawing>
      </w:r>
    </w:p>
    <w:p w14:paraId="6CED0F89">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从图中可以看出，</w:t>
      </w:r>
      <w:r>
        <w:rPr>
          <w:rFonts w:ascii="Times New Roman" w:hAnsi="Times New Roman" w:cs="Times New Roman"/>
          <w:kern w:val="0"/>
          <w:szCs w:val="24"/>
        </w:rPr>
        <w:t>加工后含水率大体上</w:t>
      </w:r>
      <w:r>
        <w:rPr>
          <w:rFonts w:hint="eastAsia" w:ascii="Times New Roman" w:hAnsi="Times New Roman" w:cs="Times New Roman"/>
          <w:kern w:val="0"/>
          <w:szCs w:val="24"/>
        </w:rPr>
        <w:t>随着</w:t>
      </w:r>
      <w:r>
        <w:rPr>
          <w:rFonts w:ascii="Times New Roman" w:hAnsi="Times New Roman" w:cs="Times New Roman"/>
          <w:kern w:val="0"/>
          <w:szCs w:val="24"/>
        </w:rPr>
        <w:t>加工前含水率的上升而增加，但也有一</w:t>
      </w:r>
      <w:r>
        <w:rPr>
          <w:rFonts w:hint="eastAsia" w:ascii="Times New Roman" w:hAnsi="Times New Roman" w:cs="Times New Roman"/>
          <w:kern w:val="0"/>
          <w:szCs w:val="24"/>
        </w:rPr>
        <w:t>些例外情况．</w:t>
      </w:r>
      <w:r>
        <w:rPr>
          <w:rFonts w:ascii="Times New Roman" w:hAnsi="Times New Roman" w:cs="Times New Roman"/>
          <w:kern w:val="0"/>
          <w:szCs w:val="24"/>
        </w:rPr>
        <w:t>例如，有两次加工前含水率都</w:t>
      </w:r>
      <w:r>
        <w:rPr>
          <w:rFonts w:hint="eastAsia" w:ascii="Times New Roman" w:hAnsi="Times New Roman" w:cs="Times New Roman"/>
          <w:kern w:val="0"/>
          <w:szCs w:val="24"/>
        </w:rPr>
        <w:t>是</w:t>
      </w:r>
      <w:r>
        <w:rPr>
          <w:rFonts w:ascii="Times New Roman" w:hAnsi="Times New Roman" w:cs="Times New Roman"/>
          <w:kern w:val="0"/>
          <w:szCs w:val="24"/>
        </w:rPr>
        <w:t>18.2%，但加工后含水</w:t>
      </w:r>
      <w:r>
        <w:rPr>
          <w:rFonts w:hint="eastAsia" w:ascii="Times New Roman" w:hAnsi="Times New Roman" w:cs="Times New Roman"/>
          <w:kern w:val="0"/>
          <w:szCs w:val="24"/>
        </w:rPr>
        <w:t>率</w:t>
      </w:r>
      <w:r>
        <w:rPr>
          <w:rFonts w:ascii="Times New Roman" w:hAnsi="Times New Roman" w:cs="Times New Roman"/>
          <w:kern w:val="0"/>
          <w:szCs w:val="24"/>
        </w:rPr>
        <w:t>分别是18.4%和18.6％，说明在加工前含水</w:t>
      </w:r>
      <w:r>
        <w:rPr>
          <w:rFonts w:hint="eastAsia" w:ascii="Times New Roman" w:hAnsi="Times New Roman" w:cs="Times New Roman"/>
          <w:kern w:val="0"/>
          <w:szCs w:val="24"/>
        </w:rPr>
        <w:t>率</w:t>
      </w:r>
      <w:r>
        <w:rPr>
          <w:rFonts w:ascii="Times New Roman" w:hAnsi="Times New Roman" w:cs="Times New Roman"/>
          <w:kern w:val="0"/>
          <w:szCs w:val="24"/>
        </w:rPr>
        <w:t>不</w:t>
      </w:r>
      <w:r>
        <w:rPr>
          <w:rFonts w:hint="eastAsia" w:ascii="Times New Roman" w:hAnsi="Times New Roman" w:cs="Times New Roman"/>
          <w:kern w:val="0"/>
          <w:szCs w:val="24"/>
        </w:rPr>
        <w:t>变</w:t>
      </w:r>
      <w:r>
        <w:rPr>
          <w:rFonts w:ascii="Times New Roman" w:hAnsi="Times New Roman" w:cs="Times New Roman"/>
          <w:kern w:val="0"/>
          <w:szCs w:val="24"/>
        </w:rPr>
        <w:t>的情况下</w:t>
      </w:r>
      <w:r>
        <w:rPr>
          <w:rFonts w:hint="eastAsia" w:ascii="Times New Roman" w:hAnsi="Times New Roman" w:cs="Times New Roman"/>
          <w:kern w:val="0"/>
          <w:szCs w:val="24"/>
        </w:rPr>
        <w:t>，</w:t>
      </w:r>
      <w:r>
        <w:rPr>
          <w:rFonts w:ascii="Times New Roman" w:hAnsi="Times New Roman" w:cs="Times New Roman"/>
          <w:kern w:val="0"/>
          <w:szCs w:val="24"/>
        </w:rPr>
        <w:t>加工后含水率仍可能发生变化，类似地，加工前</w:t>
      </w:r>
      <w:r>
        <w:rPr>
          <w:rFonts w:hint="eastAsia" w:ascii="Times New Roman" w:hAnsi="Times New Roman" w:cs="Times New Roman"/>
          <w:kern w:val="0"/>
          <w:szCs w:val="24"/>
        </w:rPr>
        <w:t>含水率不同，加工后含水率也可能相同．</w:t>
      </w:r>
    </w:p>
    <w:p w14:paraId="1DE36B0D">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从整体上看，</w:t>
      </w:r>
      <w:r>
        <w:rPr>
          <w:rFonts w:ascii="Times New Roman" w:hAnsi="Times New Roman" w:cs="Times New Roman"/>
          <w:kern w:val="0"/>
          <w:szCs w:val="24"/>
        </w:rPr>
        <w:t>所有点都在一条直线的附近波动，因此两个</w:t>
      </w:r>
      <w:r>
        <w:rPr>
          <w:rFonts w:hint="eastAsia" w:ascii="Times New Roman" w:hAnsi="Times New Roman" w:cs="Times New Roman"/>
          <w:kern w:val="0"/>
          <w:szCs w:val="24"/>
        </w:rPr>
        <w:t>变量</w:t>
      </w:r>
      <w:r>
        <w:rPr>
          <w:rFonts w:ascii="Times New Roman" w:hAnsi="Times New Roman" w:cs="Times New Roman"/>
          <w:kern w:val="0"/>
          <w:szCs w:val="24"/>
        </w:rPr>
        <w:t>之间具有一种线性相关</w:t>
      </w:r>
      <w:r>
        <w:rPr>
          <w:rFonts w:hint="eastAsia" w:ascii="Times New Roman" w:hAnsi="Times New Roman" w:cs="Times New Roman"/>
          <w:kern w:val="0"/>
          <w:szCs w:val="24"/>
        </w:rPr>
        <w:t>关系．</w:t>
      </w:r>
    </w:p>
    <w:p w14:paraId="6517E26A">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w:t>
      </w:r>
      <w:r>
        <w:rPr>
          <w:rFonts w:ascii="Times New Roman" w:hAnsi="Times New Roman" w:cs="Times New Roman"/>
          <w:kern w:val="0"/>
          <w:szCs w:val="24"/>
        </w:rPr>
        <w:t>2）把题表中的数据代</w:t>
      </w:r>
      <w:r>
        <w:rPr>
          <w:rFonts w:hint="eastAsia" w:ascii="Times New Roman" w:hAnsi="Times New Roman" w:cs="Times New Roman"/>
          <w:kern w:val="0"/>
          <w:szCs w:val="24"/>
        </w:rPr>
        <w:t>入</w:t>
      </w:r>
      <w:r>
        <w:rPr>
          <w:rFonts w:ascii="Times New Roman" w:hAnsi="Times New Roman" w:cs="Times New Roman"/>
          <w:kern w:val="0"/>
          <w:szCs w:val="24"/>
        </w:rPr>
        <w:t>相关系数公式</w:t>
      </w:r>
      <w:r>
        <w:rPr>
          <w:rFonts w:hint="eastAsia" w:ascii="Times New Roman" w:hAnsi="Times New Roman" w:cs="Times New Roman"/>
          <w:kern w:val="0"/>
          <w:szCs w:val="24"/>
        </w:rPr>
        <w:t>，</w:t>
      </w:r>
      <w:r>
        <w:rPr>
          <w:rFonts w:ascii="Times New Roman" w:hAnsi="Times New Roman" w:cs="Times New Roman"/>
          <w:kern w:val="0"/>
          <w:szCs w:val="24"/>
        </w:rPr>
        <w:t>通过计算</w:t>
      </w:r>
      <w:r>
        <w:rPr>
          <w:rFonts w:hint="eastAsia" w:ascii="Times New Roman" w:hAnsi="Times New Roman" w:cs="Times New Roman"/>
          <w:kern w:val="0"/>
          <w:szCs w:val="24"/>
        </w:rPr>
        <w:t>器</w:t>
      </w:r>
      <w:r>
        <w:rPr>
          <w:rFonts w:ascii="Times New Roman" w:hAnsi="Times New Roman" w:cs="Times New Roman"/>
          <w:kern w:val="0"/>
          <w:szCs w:val="24"/>
        </w:rPr>
        <w:t>算得</w:t>
      </w:r>
      <w:r>
        <w:rPr>
          <w:rFonts w:ascii="Times New Roman" w:hAnsi="Times New Roman" w:cs="Times New Roman"/>
          <w:kern w:val="0"/>
          <w:position w:val="-6"/>
          <w:szCs w:val="24"/>
        </w:rPr>
        <w:object>
          <v:shape id="_x0000_i1147" o:spt="75" type="#_x0000_t75" style="height:14.75pt;width:46.9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rFonts w:hint="eastAsia" w:ascii="Times New Roman" w:hAnsi="Times New Roman" w:cs="Times New Roman"/>
          <w:kern w:val="0"/>
          <w:szCs w:val="24"/>
        </w:rPr>
        <w:t>．这</w:t>
      </w:r>
      <w:r>
        <w:rPr>
          <w:rFonts w:ascii="Times New Roman" w:hAnsi="Times New Roman" w:cs="Times New Roman"/>
          <w:kern w:val="0"/>
          <w:szCs w:val="24"/>
        </w:rPr>
        <w:t>说明产品加工</w:t>
      </w:r>
      <w:r>
        <w:rPr>
          <w:rFonts w:hint="eastAsia" w:ascii="Times New Roman" w:hAnsi="Times New Roman" w:cs="Times New Roman"/>
          <w:kern w:val="0"/>
          <w:szCs w:val="24"/>
        </w:rPr>
        <w:t>前含水率与加工后含水率之间具有很高的线性相关性．</w:t>
      </w:r>
    </w:p>
    <w:p w14:paraId="6415DF2F">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w:t>
      </w:r>
      <w:r>
        <w:rPr>
          <w:rFonts w:ascii="Times New Roman" w:hAnsi="Times New Roman" w:cs="Times New Roman"/>
          <w:kern w:val="0"/>
          <w:szCs w:val="24"/>
        </w:rPr>
        <w:t>3）</w:t>
      </w:r>
      <w:r>
        <w:rPr>
          <w:rFonts w:hint="eastAsia" w:ascii="Times New Roman" w:hAnsi="Times New Roman" w:cs="Times New Roman"/>
          <w:kern w:val="0"/>
          <w:szCs w:val="24"/>
        </w:rPr>
        <w:t>利用计算器，可求得回归系数</w:t>
      </w:r>
      <w:r>
        <w:rPr>
          <w:rFonts w:ascii="Times New Roman" w:hAnsi="Times New Roman" w:cs="Times New Roman"/>
          <w:kern w:val="0"/>
          <w:position w:val="-34"/>
          <w:szCs w:val="24"/>
        </w:rPr>
        <w:object>
          <v:shape id="_x0000_i1148" o:spt="75" type="#_x0000_t75" style="height:40.35pt;width:56.75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hint="eastAsia" w:ascii="Times New Roman" w:hAnsi="Times New Roman" w:cs="Times New Roman"/>
          <w:kern w:val="0"/>
          <w:szCs w:val="24"/>
        </w:rPr>
        <w:t>于是所求的回归方程为</w:t>
      </w:r>
      <w:r>
        <w:rPr>
          <w:rFonts w:ascii="Times New Roman" w:hAnsi="Times New Roman" w:cs="Times New Roman"/>
          <w:kern w:val="0"/>
          <w:position w:val="-10"/>
          <w:szCs w:val="24"/>
        </w:rPr>
        <w:object>
          <v:shape id="_x0000_i1149" o:spt="75" type="#_x0000_t75" style="height:15.8pt;width:91.65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rPr>
          <w:rFonts w:hint="eastAsia" w:ascii="Times New Roman" w:hAnsi="Times New Roman" w:cs="Times New Roman"/>
          <w:kern w:val="0"/>
          <w:szCs w:val="24"/>
        </w:rPr>
        <w:t>．</w:t>
      </w:r>
    </w:p>
    <w:p w14:paraId="05C57D07">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对于加工前含水率为1</w:t>
      </w:r>
      <w:r>
        <w:rPr>
          <w:rFonts w:ascii="Times New Roman" w:hAnsi="Times New Roman" w:cs="Times New Roman"/>
          <w:kern w:val="0"/>
          <w:szCs w:val="24"/>
        </w:rPr>
        <w:t>9</w:t>
      </w:r>
      <w:r>
        <w:rPr>
          <w:rFonts w:hint="eastAsia" w:ascii="Times New Roman" w:hAnsi="Times New Roman" w:cs="Times New Roman"/>
          <w:kern w:val="0"/>
          <w:szCs w:val="24"/>
        </w:rPr>
        <w:t>%的产品，可以预测其加工后含水率为</w:t>
      </w:r>
      <w:r>
        <w:rPr>
          <w:rFonts w:ascii="Times New Roman" w:hAnsi="Times New Roman" w:cs="Times New Roman"/>
          <w:kern w:val="0"/>
          <w:position w:val="-6"/>
          <w:szCs w:val="24"/>
        </w:rPr>
        <w:object>
          <v:shape id="_x0000_i1150" o:spt="75" type="#_x0000_t75" style="height:14.75pt;width:129.25pt;" o:ole="t" filled="f" o:preferrelative="t" stroked="f" coordsize="21600,21600">
            <v:path/>
            <v:fill on="f" focussize="0,0"/>
            <v:stroke on="f" joinstyle="miter"/>
            <v:imagedata r:id="rId254" o:title=""/>
            <o:lock v:ext="edit" aspectratio="t"/>
            <w10:wrap type="none"/>
            <w10:anchorlock/>
          </v:shape>
          <o:OLEObject Type="Embed" ProgID="Equation.DSMT4" ShapeID="_x0000_i1150" DrawAspect="Content" ObjectID="_1468075850" r:id="rId253">
            <o:LockedField>false</o:LockedField>
          </o:OLEObject>
        </w:object>
      </w:r>
      <w:r>
        <w:rPr>
          <w:rFonts w:ascii="Times New Roman" w:hAnsi="Times New Roman" w:cs="Times New Roman"/>
          <w:kern w:val="0"/>
          <w:szCs w:val="24"/>
        </w:rPr>
        <w:t>(%)</w:t>
      </w:r>
      <w:r>
        <w:rPr>
          <w:rFonts w:hint="eastAsia" w:ascii="Times New Roman" w:hAnsi="Times New Roman" w:cs="Times New Roman"/>
          <w:kern w:val="0"/>
          <w:szCs w:val="24"/>
        </w:rPr>
        <w:t>．</w:t>
      </w:r>
    </w:p>
    <w:bookmarkEnd w:id="52"/>
    <w:p w14:paraId="78241C6B">
      <w:pPr>
        <w:pStyle w:val="4"/>
        <w:ind w:firstLine="480"/>
        <w:rPr>
          <w:rFonts w:ascii="宋体" w:hAnsi="宋体"/>
        </w:rPr>
      </w:pPr>
      <w:r>
        <w:rPr>
          <w:rFonts w:hint="eastAsia" w:ascii="宋体" w:hAnsi="宋体"/>
        </w:rPr>
        <w:t>[设计意图]通过课堂练习，组织学生进行自我检测，对复习的知识进行巩固．</w:t>
      </w:r>
    </w:p>
    <w:p w14:paraId="755EC20F">
      <w:pPr>
        <w:pStyle w:val="4"/>
        <w:ind w:firstLine="480"/>
        <w:rPr>
          <w:rFonts w:ascii="宋体" w:hAnsi="宋体"/>
        </w:rPr>
      </w:pPr>
    </w:p>
    <w:p w14:paraId="0E6130FB">
      <w:pPr>
        <w:widowControl/>
        <w:spacing w:line="312" w:lineRule="auto"/>
        <w:ind w:firstLine="482"/>
        <w:jc w:val="left"/>
        <w:rPr>
          <w:rFonts w:ascii="Times New Roman" w:hAnsi="Times New Roman" w:cs="Times New Roman"/>
          <w:b/>
          <w:bCs/>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五）课堂小结</w:t>
      </w:r>
    </w:p>
    <w:p w14:paraId="69F59603">
      <w:pPr>
        <w:widowControl/>
        <w:spacing w:line="312" w:lineRule="auto"/>
        <w:ind w:firstLine="480"/>
        <w:jc w:val="left"/>
        <w:rPr>
          <w:rFonts w:ascii="Times New Roman" w:hAnsi="Times New Roman" w:cs="Times New Roman"/>
          <w:kern w:val="0"/>
          <w:szCs w:val="24"/>
        </w:rPr>
      </w:pPr>
      <w:r>
        <w:rPr>
          <w:rFonts w:hint="eastAsia" w:ascii="Times New Roman" w:hAnsi="Times New Roman" w:cs="Times New Roman"/>
          <w:kern w:val="0"/>
          <w:szCs w:val="24"/>
        </w:rPr>
        <w:t>本节课，我们通过基础训练、典例分析、课堂练习梳理并巩固了统计初步和成对数据的统计分析的相关内容，感受到了随机思想</w:t>
      </w:r>
      <w:ins w:id="0" w:author="hxl" w:date="2024-08-28T12:09:00Z">
        <w:r>
          <w:rPr>
            <w:rFonts w:hint="eastAsia" w:ascii="Times New Roman" w:hAnsi="Times New Roman" w:cs="Times New Roman"/>
            <w:kern w:val="0"/>
            <w:szCs w:val="24"/>
          </w:rPr>
          <w:t>、</w:t>
        </w:r>
      </w:ins>
      <w:r>
        <w:rPr>
          <w:rFonts w:hint="eastAsia" w:ascii="Times New Roman" w:hAnsi="Times New Roman" w:cs="Times New Roman"/>
          <w:kern w:val="0"/>
          <w:szCs w:val="24"/>
        </w:rPr>
        <w:t>归纳思想</w:t>
      </w:r>
      <w:ins w:id="1" w:author="hxl" w:date="2024-08-28T12:09:00Z">
        <w:r>
          <w:rPr>
            <w:rFonts w:hint="eastAsia" w:ascii="Times New Roman" w:hAnsi="Times New Roman" w:cs="Times New Roman"/>
            <w:kern w:val="0"/>
            <w:szCs w:val="24"/>
          </w:rPr>
          <w:t>、</w:t>
        </w:r>
      </w:ins>
      <w:r>
        <w:rPr>
          <w:rFonts w:hint="eastAsia" w:ascii="Times New Roman" w:hAnsi="Times New Roman" w:cs="Times New Roman"/>
          <w:kern w:val="0"/>
          <w:szCs w:val="24"/>
        </w:rPr>
        <w:t>模型思想</w:t>
      </w:r>
      <w:ins w:id="2" w:author="hxl" w:date="2024-08-28T12:09:00Z">
        <w:r>
          <w:rPr>
            <w:rFonts w:hint="eastAsia" w:ascii="Times New Roman" w:hAnsi="Times New Roman" w:cs="Times New Roman"/>
            <w:kern w:val="0"/>
            <w:szCs w:val="24"/>
          </w:rPr>
          <w:t>、</w:t>
        </w:r>
      </w:ins>
      <w:r>
        <w:rPr>
          <w:rFonts w:hint="eastAsia" w:ascii="Times New Roman" w:hAnsi="Times New Roman" w:cs="Times New Roman"/>
          <w:kern w:val="0"/>
          <w:szCs w:val="24"/>
        </w:rPr>
        <w:t>估计思想</w:t>
      </w:r>
      <w:ins w:id="3" w:author="hxl" w:date="2024-08-28T12:09:00Z">
        <w:r>
          <w:rPr>
            <w:rFonts w:hint="eastAsia" w:ascii="Times New Roman" w:hAnsi="Times New Roman" w:cs="Times New Roman"/>
            <w:kern w:val="0"/>
            <w:szCs w:val="24"/>
          </w:rPr>
          <w:t>、</w:t>
        </w:r>
      </w:ins>
      <w:r>
        <w:rPr>
          <w:rFonts w:hint="eastAsia" w:ascii="Times New Roman" w:hAnsi="Times New Roman" w:cs="Times New Roman"/>
          <w:kern w:val="0"/>
          <w:szCs w:val="24"/>
        </w:rPr>
        <w:t>检验思想．我们还从数学的角度，用统计的方法研究了两个教育方面的实际问题，切身感受到科教兴国战略所取得的成就！</w:t>
      </w:r>
    </w:p>
    <w:p w14:paraId="2D0C4D2B">
      <w:pPr>
        <w:widowControl/>
        <w:spacing w:line="312" w:lineRule="auto"/>
        <w:ind w:firstLine="482"/>
        <w:jc w:val="left"/>
        <w:rPr>
          <w:rFonts w:ascii="Times New Roman" w:hAnsi="Times New Roman" w:cs="Times New Roman"/>
          <w:b/>
          <w:bCs/>
          <w:kern w:val="0"/>
          <w:szCs w:val="24"/>
        </w:rPr>
      </w:pPr>
      <w:r>
        <w:rPr>
          <w:rFonts w:hint="eastAsia" w:ascii="Times New Roman" w:hAnsi="Times New Roman" w:cs="Times New Roman"/>
          <w:b/>
          <w:bCs/>
          <w:kern w:val="0"/>
          <w:szCs w:val="24"/>
        </w:rPr>
        <w:t>知识：</w:t>
      </w:r>
      <w:r>
        <w:rPr>
          <w:rFonts w:hint="eastAsia" w:ascii="Times New Roman" w:hAnsi="Times New Roman" w:cs="Times New Roman"/>
          <w:kern w:val="0"/>
          <w:szCs w:val="24"/>
        </w:rPr>
        <w:t>总体、样本、数据的获取途径、抽签法、随机数（表）法、分层随机抽样的概念、分层随机抽样的方法、频率分布表、频率分布直方图、茎叶图、散点图、样本平均值、样本标准差、百分位数、成对数据的相关分析、相关系数分析、最小二乘法、建立一元线性回归模型、回归分析、2×2列联表独立性检验</w:t>
      </w:r>
    </w:p>
    <w:p w14:paraId="1C16277F">
      <w:pPr>
        <w:widowControl/>
        <w:spacing w:line="312" w:lineRule="auto"/>
        <w:ind w:firstLine="482"/>
        <w:jc w:val="left"/>
        <w:rPr>
          <w:rFonts w:ascii="Times New Roman" w:hAnsi="Times New Roman" w:cs="Times New Roman"/>
          <w:kern w:val="0"/>
          <w:szCs w:val="24"/>
        </w:rPr>
      </w:pPr>
      <w:r>
        <w:rPr>
          <w:rFonts w:hint="eastAsia" w:ascii="Times New Roman" w:hAnsi="Times New Roman" w:cs="Times New Roman"/>
          <w:b/>
          <w:bCs/>
          <w:kern w:val="0"/>
          <w:szCs w:val="24"/>
        </w:rPr>
        <w:t>思想方法：</w:t>
      </w:r>
      <w:r>
        <w:rPr>
          <w:rFonts w:hint="eastAsia" w:ascii="Times New Roman" w:hAnsi="Times New Roman" w:cs="Times New Roman"/>
          <w:kern w:val="0"/>
          <w:szCs w:val="24"/>
        </w:rPr>
        <w:t>数形结合、化归、推理、特殊到一般、统计检验思想、建模思想、随机思想</w:t>
      </w:r>
    </w:p>
    <w:p w14:paraId="5463BBA1">
      <w:pPr>
        <w:widowControl/>
        <w:spacing w:line="312" w:lineRule="auto"/>
        <w:ind w:firstLine="482"/>
        <w:jc w:val="left"/>
        <w:rPr>
          <w:rFonts w:ascii="Times New Roman" w:hAnsi="Times New Roman" w:cs="Times New Roman"/>
          <w:b/>
          <w:bCs/>
          <w:kern w:val="0"/>
          <w:szCs w:val="24"/>
        </w:rPr>
      </w:pPr>
      <w:r>
        <w:rPr>
          <w:rFonts w:hint="eastAsia" w:ascii="Times New Roman" w:hAnsi="Times New Roman" w:cs="Times New Roman"/>
          <w:b/>
          <w:bCs/>
          <w:kern w:val="0"/>
          <w:szCs w:val="24"/>
        </w:rPr>
        <w:t>核心素养：</w:t>
      </w:r>
      <w:r>
        <w:rPr>
          <w:rFonts w:hint="eastAsia" w:ascii="Times New Roman" w:hAnsi="Times New Roman" w:cs="Times New Roman"/>
          <w:kern w:val="0"/>
          <w:szCs w:val="24"/>
        </w:rPr>
        <w:t>数据分析、直观想象、逻辑推理、数学建模</w:t>
      </w:r>
    </w:p>
    <w:p w14:paraId="1F9C2948">
      <w:pPr>
        <w:widowControl/>
        <w:spacing w:line="312" w:lineRule="auto"/>
        <w:ind w:firstLine="480"/>
        <w:jc w:val="left"/>
        <w:rPr>
          <w:rFonts w:ascii="Times New Roman" w:hAnsi="Times New Roman" w:cs="Times New Roman"/>
          <w:b/>
          <w:bCs/>
          <w:kern w:val="0"/>
          <w:szCs w:val="24"/>
        </w:rPr>
      </w:pPr>
      <w:r>
        <w:rPr>
          <w:rFonts w:hint="eastAsia" w:ascii="宋体" w:hAnsi="宋体" w:cs="Times New Roman"/>
          <w:szCs w:val="24"/>
        </w:rPr>
        <w:t>[设计意图]在巩固知识的基础上，促进学生进一步理解知识的来龙去脉，感悟数学思想方法．</w:t>
      </w:r>
    </w:p>
    <w:p w14:paraId="2E282BC3">
      <w:pPr>
        <w:widowControl/>
        <w:spacing w:line="312" w:lineRule="auto"/>
        <w:ind w:firstLine="482"/>
        <w:jc w:val="left"/>
        <w:rPr>
          <w:rFonts w:ascii="Times New Roman" w:hAnsi="Times New Roman" w:cs="Times New Roman"/>
          <w:b/>
          <w:bCs/>
          <w:kern w:val="0"/>
          <w:szCs w:val="24"/>
        </w:rPr>
      </w:pPr>
    </w:p>
    <w:p w14:paraId="4C5266CB">
      <w:pPr>
        <w:widowControl/>
        <w:spacing w:line="312" w:lineRule="auto"/>
        <w:ind w:firstLine="482"/>
        <w:jc w:val="left"/>
        <w:rPr>
          <w:rFonts w:ascii="Times New Roman" w:hAnsi="Times New Roman" w:cs="Times New Roman"/>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w:t>
      </w:r>
      <w:r>
        <w:rPr>
          <w:rFonts w:ascii="Times New Roman" w:hAnsi="Times New Roman" w:cs="Times New Roman"/>
          <w:b/>
          <w:bCs/>
          <w:kern w:val="0"/>
          <w:szCs w:val="24"/>
        </w:rPr>
        <w:t>六）作业布置</w:t>
      </w:r>
    </w:p>
    <w:p w14:paraId="703008D2">
      <w:pPr>
        <w:adjustRightInd w:val="0"/>
        <w:snapToGrid w:val="0"/>
        <w:spacing w:line="312" w:lineRule="auto"/>
        <w:ind w:firstLine="480"/>
        <w:jc w:val="left"/>
        <w:rPr>
          <w:rFonts w:ascii="Times New Roman" w:hAnsi="Times New Roman" w:cs="Times New Roman"/>
          <w:color w:val="000000"/>
          <w:szCs w:val="24"/>
        </w:rPr>
      </w:pPr>
      <w:bookmarkStart w:id="53" w:name="_Hlk128918244"/>
      <w:r>
        <w:rPr>
          <w:rFonts w:ascii="Times New Roman" w:hAnsi="Times New Roman" w:cs="Times New Roman"/>
          <w:color w:val="000000"/>
          <w:szCs w:val="24"/>
        </w:rPr>
        <w:t>1</w:t>
      </w:r>
      <w:r>
        <w:rPr>
          <w:rFonts w:ascii="Times New Roman" w:hAnsi="Times New Roman" w:cs="Times New Roman"/>
          <w:szCs w:val="24"/>
        </w:rPr>
        <w:t>．</w:t>
      </w:r>
      <w:r>
        <w:rPr>
          <w:rFonts w:ascii="Times New Roman" w:hAnsi="Times New Roman" w:cs="Times New Roman"/>
          <w:color w:val="000000"/>
          <w:szCs w:val="24"/>
        </w:rPr>
        <w:t>一支田径队有男运动员48人，女运动员36人，若用分层抽样的方法从全体运动员中抽取一个容量为21的样本，则抽取男运动员的人数为________．</w:t>
      </w:r>
    </w:p>
    <w:p w14:paraId="206020E1">
      <w:pPr>
        <w:adjustRightInd w:val="0"/>
        <w:snapToGrid w:val="0"/>
        <w:spacing w:line="312" w:lineRule="auto"/>
        <w:ind w:firstLine="480"/>
        <w:jc w:val="left"/>
        <w:rPr>
          <w:rFonts w:ascii="Times New Roman" w:hAnsi="Times New Roman" w:cs="Times New Roman"/>
          <w:szCs w:val="24"/>
        </w:rPr>
      </w:pPr>
      <w:r>
        <w:rPr>
          <w:rFonts w:ascii="Times New Roman" w:hAnsi="Times New Roman"/>
        </w:rPr>
        <w:drawing>
          <wp:anchor distT="0" distB="0" distL="0" distR="0" simplePos="0" relativeHeight="251660288" behindDoc="0" locked="0" layoutInCell="1" allowOverlap="1">
            <wp:simplePos x="0" y="0"/>
            <wp:positionH relativeFrom="column">
              <wp:posOffset>3534410</wp:posOffset>
            </wp:positionH>
            <wp:positionV relativeFrom="paragraph">
              <wp:posOffset>81280</wp:posOffset>
            </wp:positionV>
            <wp:extent cx="1810385" cy="1537970"/>
            <wp:effectExtent l="0" t="0" r="0" b="508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a:xfrm>
                      <a:off x="0" y="0"/>
                      <a:ext cx="1810385" cy="1537970"/>
                    </a:xfrm>
                    <a:prstGeom prst="rect">
                      <a:avLst/>
                    </a:prstGeom>
                    <a:noFill/>
                  </pic:spPr>
                </pic:pic>
              </a:graphicData>
            </a:graphic>
          </wp:anchor>
        </w:drawing>
      </w:r>
      <w:r>
        <w:rPr>
          <w:rFonts w:ascii="Times New Roman" w:hAnsi="Times New Roman" w:cs="Times New Roman"/>
          <w:szCs w:val="24"/>
        </w:rPr>
        <w:t>2．甲、乙两城市某月初连续7天的日均气温数据如图所示，在这7天中，有以下</w:t>
      </w:r>
      <w:r>
        <w:rPr>
          <w:rFonts w:hint="eastAsia" w:ascii="Times New Roman" w:hAnsi="Times New Roman" w:cs="Times New Roman"/>
          <w:szCs w:val="24"/>
        </w:rPr>
        <w:t>说法</w:t>
      </w:r>
      <w:r>
        <w:rPr>
          <w:rFonts w:ascii="Times New Roman" w:hAnsi="Times New Roman" w:cs="Times New Roman"/>
          <w:szCs w:val="24"/>
        </w:rPr>
        <w:t>：</w:t>
      </w:r>
    </w:p>
    <w:p w14:paraId="7DF4765B">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 1 \* GB3 </w:instrText>
      </w:r>
      <w:r>
        <w:rPr>
          <w:rFonts w:ascii="Times New Roman" w:hAnsi="Times New Roman" w:cs="Times New Roman"/>
          <w:szCs w:val="24"/>
        </w:rPr>
        <w:fldChar w:fldCharType="separate"/>
      </w:r>
      <w:r>
        <w:rPr>
          <w:rFonts w:hint="eastAsia" w:ascii="Times New Roman" w:hAnsi="Times New Roman" w:cs="宋体"/>
          <w:szCs w:val="24"/>
        </w:rPr>
        <w:t>①</w:t>
      </w:r>
      <w:r>
        <w:rPr>
          <w:rFonts w:ascii="Times New Roman" w:hAnsi="Times New Roman" w:cs="Times New Roman"/>
          <w:szCs w:val="24"/>
        </w:rPr>
        <w:fldChar w:fldCharType="end"/>
      </w:r>
      <w:r>
        <w:rPr>
          <w:rFonts w:ascii="Times New Roman" w:hAnsi="Times New Roman" w:cs="Times New Roman"/>
          <w:szCs w:val="24"/>
        </w:rPr>
        <w:t>甲城市日均气温的平均数与中位数相等；</w:t>
      </w:r>
    </w:p>
    <w:p w14:paraId="226D51FD">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 2 \* GB3 </w:instrText>
      </w:r>
      <w:r>
        <w:rPr>
          <w:rFonts w:ascii="Times New Roman" w:hAnsi="Times New Roman" w:cs="Times New Roman"/>
          <w:szCs w:val="24"/>
        </w:rPr>
        <w:fldChar w:fldCharType="separate"/>
      </w:r>
      <w:r>
        <w:rPr>
          <w:rFonts w:hint="eastAsia" w:ascii="Times New Roman" w:hAnsi="Times New Roman" w:cs="宋体"/>
          <w:szCs w:val="24"/>
        </w:rPr>
        <w:t>②</w:t>
      </w:r>
      <w:r>
        <w:rPr>
          <w:rFonts w:ascii="Times New Roman" w:hAnsi="Times New Roman" w:cs="Times New Roman"/>
          <w:szCs w:val="24"/>
        </w:rPr>
        <w:fldChar w:fldCharType="end"/>
      </w:r>
      <w:r>
        <w:rPr>
          <w:rFonts w:ascii="Times New Roman" w:hAnsi="Times New Roman" w:cs="Times New Roman"/>
          <w:szCs w:val="24"/>
        </w:rPr>
        <w:t>甲城市的日均气温比乙城市的日均气温稳定；</w:t>
      </w:r>
    </w:p>
    <w:p w14:paraId="37D83807">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 3 \* GB3 </w:instrText>
      </w:r>
      <w:r>
        <w:rPr>
          <w:rFonts w:ascii="Times New Roman" w:hAnsi="Times New Roman" w:cs="Times New Roman"/>
          <w:szCs w:val="24"/>
        </w:rPr>
        <w:fldChar w:fldCharType="separate"/>
      </w:r>
      <w:r>
        <w:rPr>
          <w:rFonts w:hint="eastAsia" w:ascii="Times New Roman" w:hAnsi="Times New Roman" w:cs="宋体"/>
          <w:szCs w:val="24"/>
        </w:rPr>
        <w:t>③</w:t>
      </w:r>
      <w:r>
        <w:rPr>
          <w:rFonts w:ascii="Times New Roman" w:hAnsi="Times New Roman" w:cs="Times New Roman"/>
          <w:szCs w:val="24"/>
        </w:rPr>
        <w:fldChar w:fldCharType="end"/>
      </w:r>
      <w:r>
        <w:rPr>
          <w:rFonts w:ascii="Times New Roman" w:hAnsi="Times New Roman" w:cs="Times New Roman"/>
          <w:szCs w:val="24"/>
        </w:rPr>
        <w:t>乙城市日均气温的极差为3℃；</w:t>
      </w:r>
    </w:p>
    <w:p w14:paraId="1E911DEE">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fldChar w:fldCharType="begin"/>
      </w:r>
      <w:r>
        <w:rPr>
          <w:rFonts w:ascii="Times New Roman" w:hAnsi="Times New Roman" w:cs="Times New Roman"/>
          <w:szCs w:val="24"/>
        </w:rPr>
        <w:instrText xml:space="preserve"> = 4 \* GB3 </w:instrText>
      </w:r>
      <w:r>
        <w:rPr>
          <w:rFonts w:ascii="Times New Roman" w:hAnsi="Times New Roman" w:cs="Times New Roman"/>
          <w:szCs w:val="24"/>
        </w:rPr>
        <w:fldChar w:fldCharType="separate"/>
      </w:r>
      <w:r>
        <w:rPr>
          <w:rFonts w:hint="eastAsia" w:ascii="Times New Roman" w:hAnsi="Times New Roman" w:cs="宋体"/>
          <w:szCs w:val="24"/>
        </w:rPr>
        <w:t>④</w:t>
      </w:r>
      <w:r>
        <w:rPr>
          <w:rFonts w:ascii="Times New Roman" w:hAnsi="Times New Roman" w:cs="Times New Roman"/>
          <w:szCs w:val="24"/>
        </w:rPr>
        <w:fldChar w:fldCharType="end"/>
      </w:r>
      <w:r>
        <w:rPr>
          <w:rFonts w:ascii="Times New Roman" w:hAnsi="Times New Roman" w:cs="Times New Roman"/>
          <w:szCs w:val="24"/>
        </w:rPr>
        <w:t>乙城市日均气温的众数为5℃．</w:t>
      </w:r>
    </w:p>
    <w:p w14:paraId="19181AE4">
      <w:pPr>
        <w:adjustRightInd w:val="0"/>
        <w:snapToGrid w:val="0"/>
        <w:spacing w:line="312" w:lineRule="auto"/>
        <w:ind w:firstLine="480"/>
        <w:jc w:val="left"/>
        <w:rPr>
          <w:rFonts w:ascii="Times New Roman" w:hAnsi="Times New Roman"/>
        </w:rPr>
      </w:pPr>
      <w:r>
        <w:rPr>
          <w:rFonts w:hint="eastAsia" w:ascii="Times New Roman" w:hAnsi="Times New Roman" w:cs="Times New Roman"/>
          <w:szCs w:val="24"/>
        </w:rPr>
        <w:t>其中</w:t>
      </w:r>
      <w:r>
        <w:rPr>
          <w:rFonts w:ascii="Times New Roman" w:hAnsi="Times New Roman" w:cs="Times New Roman"/>
          <w:szCs w:val="24"/>
        </w:rPr>
        <w:t>所有正确</w:t>
      </w:r>
      <w:r>
        <w:rPr>
          <w:rFonts w:hint="eastAsia" w:ascii="Times New Roman" w:hAnsi="Times New Roman" w:cs="Times New Roman"/>
          <w:szCs w:val="24"/>
        </w:rPr>
        <w:t>说法</w:t>
      </w:r>
      <w:r>
        <w:rPr>
          <w:rFonts w:ascii="Times New Roman" w:hAnsi="Times New Roman" w:cs="Times New Roman"/>
          <w:szCs w:val="24"/>
        </w:rPr>
        <w:t>的序号是__________．</w:t>
      </w:r>
    </w:p>
    <w:p w14:paraId="424601ED">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3．某校抽取</w:t>
      </w:r>
      <w:r>
        <w:rPr>
          <w:rFonts w:hint="eastAsia" w:ascii="Times New Roman" w:hAnsi="Times New Roman" w:cs="Times New Roman"/>
          <w:szCs w:val="24"/>
        </w:rPr>
        <w:t>1</w:t>
      </w:r>
      <w:r>
        <w:rPr>
          <w:rFonts w:ascii="Times New Roman" w:hAnsi="Times New Roman" w:cs="Times New Roman"/>
          <w:szCs w:val="24"/>
        </w:rPr>
        <w:t>00名学生测身高，其中身高最大值为</w:t>
      </w:r>
      <w:r>
        <w:rPr>
          <w:rFonts w:hint="eastAsia" w:ascii="Times New Roman" w:hAnsi="Times New Roman" w:cs="Times New Roman"/>
          <w:szCs w:val="24"/>
        </w:rPr>
        <w:t>1</w:t>
      </w:r>
      <w:r>
        <w:rPr>
          <w:rFonts w:ascii="Times New Roman" w:hAnsi="Times New Roman" w:cs="Times New Roman"/>
          <w:szCs w:val="24"/>
        </w:rPr>
        <w:t>86</w:t>
      </w:r>
      <w:r>
        <w:rPr>
          <w:rFonts w:hint="eastAsia" w:ascii="Times New Roman" w:hAnsi="Times New Roman" w:cs="Times New Roman"/>
          <w:szCs w:val="24"/>
        </w:rPr>
        <w:t>cm</w:t>
      </w:r>
      <w:r>
        <w:rPr>
          <w:rFonts w:ascii="Times New Roman" w:hAnsi="Times New Roman" w:cs="Times New Roman"/>
          <w:szCs w:val="24"/>
        </w:rPr>
        <w:t>，最小值</w:t>
      </w:r>
      <w:r>
        <w:rPr>
          <w:rFonts w:hint="eastAsia" w:ascii="Times New Roman" w:hAnsi="Times New Roman" w:cs="Times New Roman"/>
          <w:szCs w:val="24"/>
        </w:rPr>
        <w:t>为1</w:t>
      </w:r>
      <w:r>
        <w:rPr>
          <w:rFonts w:ascii="Times New Roman" w:hAnsi="Times New Roman" w:cs="Times New Roman"/>
          <w:szCs w:val="24"/>
        </w:rPr>
        <w:t>54</w:t>
      </w:r>
      <w:r>
        <w:rPr>
          <w:rFonts w:hint="eastAsia" w:ascii="Times New Roman" w:hAnsi="Times New Roman" w:cs="Times New Roman"/>
          <w:szCs w:val="24"/>
        </w:rPr>
        <w:t>cm</w:t>
      </w:r>
      <w:r>
        <w:rPr>
          <w:rFonts w:ascii="Times New Roman" w:hAnsi="Times New Roman" w:cs="Times New Roman"/>
          <w:szCs w:val="24"/>
        </w:rPr>
        <w:t>，根据身高数据绘制频率分布直方图，组距为</w:t>
      </w:r>
      <w:r>
        <w:rPr>
          <w:rFonts w:hint="eastAsia" w:ascii="Times New Roman" w:hAnsi="Times New Roman" w:cs="Times New Roman"/>
          <w:szCs w:val="24"/>
        </w:rPr>
        <w:t>5</w:t>
      </w:r>
      <w:r>
        <w:rPr>
          <w:rFonts w:ascii="Times New Roman" w:hAnsi="Times New Roman" w:cs="Times New Roman"/>
          <w:szCs w:val="24"/>
        </w:rPr>
        <w:t>，且第一组下限为</w:t>
      </w:r>
      <w:r>
        <w:rPr>
          <w:rFonts w:hint="eastAsia" w:ascii="Times New Roman" w:hAnsi="Times New Roman" w:cs="Times New Roman"/>
          <w:szCs w:val="24"/>
        </w:rPr>
        <w:t>1</w:t>
      </w:r>
      <w:r>
        <w:rPr>
          <w:rFonts w:ascii="Times New Roman" w:hAnsi="Times New Roman" w:cs="Times New Roman"/>
          <w:szCs w:val="24"/>
        </w:rPr>
        <w:t>53.5，则组数为</w:t>
      </w:r>
      <w:r>
        <w:rPr>
          <w:rFonts w:ascii="Times New Roman" w:hAnsi="Times New Roman" w:cs="Times New Roman"/>
          <w:color w:val="000000"/>
          <w:szCs w:val="24"/>
        </w:rPr>
        <w:t>________．</w:t>
      </w:r>
    </w:p>
    <w:p w14:paraId="465A8642">
      <w:pPr>
        <w:widowControl/>
        <w:adjustRightInd w:val="0"/>
        <w:snapToGrid w:val="0"/>
        <w:spacing w:line="312" w:lineRule="auto"/>
        <w:ind w:firstLine="480"/>
        <w:jc w:val="left"/>
        <w:rPr>
          <w:rFonts w:ascii="Times New Roman" w:hAnsi="Times New Roman" w:cs="Times New Roman"/>
          <w:kern w:val="0"/>
          <w:szCs w:val="24"/>
        </w:rPr>
      </w:pPr>
      <w:r>
        <w:rPr>
          <w:rFonts w:hint="eastAsia" w:ascii="Times New Roman" w:hAnsi="Times New Roman" w:cs="Times New Roman"/>
          <w:szCs w:val="24"/>
        </w:rPr>
        <w:t>4</w:t>
      </w:r>
      <w:r>
        <w:rPr>
          <w:rFonts w:ascii="Times New Roman" w:hAnsi="Times New Roman" w:cs="Times New Roman"/>
          <w:szCs w:val="24"/>
        </w:rPr>
        <w:t>．</w:t>
      </w:r>
      <w:r>
        <w:rPr>
          <w:rFonts w:ascii="Times New Roman" w:hAnsi="Times New Roman" w:cs="Times New Roman"/>
          <w:kern w:val="0"/>
          <w:szCs w:val="24"/>
        </w:rPr>
        <w:t>翠冠梨是盛产于江南夏季的一种丰水蜜梨，是盛夏解渴消暑的时令佳品．某产区标准化的果园每亩有翠冠梨树42株</w:t>
      </w:r>
      <w:r>
        <w:rPr>
          <w:rFonts w:hint="eastAsia" w:ascii="Times New Roman" w:hAnsi="Times New Roman" w:cs="Times New Roman"/>
          <w:kern w:val="0"/>
          <w:szCs w:val="24"/>
        </w:rPr>
        <w:t>，</w:t>
      </w:r>
      <w:r>
        <w:rPr>
          <w:rFonts w:ascii="Times New Roman" w:hAnsi="Times New Roman" w:cs="Times New Roman"/>
          <w:kern w:val="0"/>
          <w:szCs w:val="24"/>
        </w:rPr>
        <w:t>为调查该产区8000亩翠冠梨的产量，在收获期从绿港村600亩梨园中随机抽取了10棵翠冠梨树，测得其产量（单位：kg）分别为72、75、84、94、60、78、99、78、91、90．预估该产区翠冠梨的总产量为________</w:t>
      </w:r>
      <w:r>
        <w:rPr>
          <w:rFonts w:hint="eastAsia" w:ascii="Times New Roman" w:hAnsi="Times New Roman" w:cs="Times New Roman"/>
          <w:kern w:val="0"/>
          <w:szCs w:val="24"/>
        </w:rPr>
        <w:t>吨</w:t>
      </w:r>
      <w:r>
        <w:rPr>
          <w:rFonts w:ascii="Times New Roman" w:hAnsi="Times New Roman" w:cs="Times New Roman"/>
          <w:kern w:val="0"/>
          <w:szCs w:val="24"/>
        </w:rPr>
        <w:t>．</w:t>
      </w:r>
    </w:p>
    <w:p w14:paraId="324F4616">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5．某国家</w:t>
      </w:r>
      <w:r>
        <w:rPr>
          <w:rFonts w:hint="eastAsia" w:ascii="Times New Roman" w:hAnsi="Times New Roman" w:cs="Times New Roman"/>
          <w:szCs w:val="24"/>
        </w:rPr>
        <w:t>足球</w:t>
      </w:r>
      <w:r>
        <w:rPr>
          <w:rFonts w:ascii="Times New Roman" w:hAnsi="Times New Roman" w:cs="Times New Roman"/>
          <w:szCs w:val="24"/>
        </w:rPr>
        <w:t>队26名球员的年龄分布茎叶图如图所示：</w:t>
      </w:r>
    </w:p>
    <w:p w14:paraId="021AF263">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position w:val="-50"/>
          <w:szCs w:val="24"/>
        </w:rPr>
        <w:object>
          <v:shape id="_x0000_i1151" o:spt="75" type="#_x0000_t75" style="height:51.8pt;width:264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p>
    <w:p w14:paraId="4925CF25">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该国家</w:t>
      </w:r>
      <w:r>
        <w:rPr>
          <w:rFonts w:hint="eastAsia" w:ascii="Times New Roman" w:hAnsi="Times New Roman" w:cs="Times New Roman"/>
          <w:szCs w:val="24"/>
        </w:rPr>
        <w:t>足球</w:t>
      </w:r>
      <w:r>
        <w:rPr>
          <w:rFonts w:ascii="Times New Roman" w:hAnsi="Times New Roman" w:cs="Times New Roman"/>
          <w:szCs w:val="24"/>
        </w:rPr>
        <w:t>队25岁的球员共有_______位，该国家</w:t>
      </w:r>
      <w:r>
        <w:rPr>
          <w:rFonts w:hint="eastAsia" w:ascii="Times New Roman" w:hAnsi="Times New Roman" w:cs="Times New Roman"/>
          <w:szCs w:val="24"/>
        </w:rPr>
        <w:t>足球</w:t>
      </w:r>
      <w:r>
        <w:rPr>
          <w:rFonts w:ascii="Times New Roman" w:hAnsi="Times New Roman" w:cs="Times New Roman"/>
          <w:szCs w:val="24"/>
        </w:rPr>
        <w:t>队球员年龄的第75百分位数为________．</w:t>
      </w:r>
    </w:p>
    <w:p w14:paraId="3345157F">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6．某地经过多年的环境治理，已将荒山改造成了绿水青山．为估计一林区某种树木的总材积量，随机选取了10棵这种树木，测量每棵树的根部横截面积（单位：</w:t>
      </w:r>
      <w:r>
        <w:rPr>
          <w:rFonts w:hint="eastAsia" w:ascii="Times New Roman" w:hAnsi="Times New Roman" w:cs="Times New Roman"/>
          <w:szCs w:val="24"/>
        </w:rPr>
        <w:t>m</w:t>
      </w:r>
      <w:r>
        <w:rPr>
          <w:rFonts w:ascii="Times New Roman" w:hAnsi="Times New Roman" w:cs="Times New Roman"/>
          <w:szCs w:val="24"/>
          <w:vertAlign w:val="superscript"/>
        </w:rPr>
        <w:t>2</w:t>
      </w:r>
      <w:r>
        <w:rPr>
          <w:rFonts w:ascii="Times New Roman" w:hAnsi="Times New Roman" w:cs="Times New Roman"/>
          <w:szCs w:val="24"/>
        </w:rPr>
        <w:t>）和材积量（单位：</w:t>
      </w:r>
      <w:r>
        <w:rPr>
          <w:rFonts w:hint="eastAsia" w:ascii="Times New Roman" w:hAnsi="Times New Roman" w:cs="Times New Roman"/>
          <w:szCs w:val="24"/>
        </w:rPr>
        <w:t>m</w:t>
      </w:r>
      <w:r>
        <w:rPr>
          <w:rFonts w:ascii="Times New Roman" w:hAnsi="Times New Roman" w:cs="Times New Roman"/>
          <w:szCs w:val="24"/>
          <w:vertAlign w:val="superscript"/>
        </w:rPr>
        <w:t>3</w:t>
      </w:r>
      <w:r>
        <w:rPr>
          <w:rFonts w:ascii="Times New Roman" w:hAnsi="Times New Roman" w:cs="Times New Roman"/>
          <w:szCs w:val="24"/>
        </w:rPr>
        <w:t>），得到如下数据：</w:t>
      </w:r>
    </w:p>
    <w:tbl>
      <w:tblPr>
        <w:tblStyle w:val="12"/>
        <w:tblW w:w="8913" w:type="dxa"/>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680"/>
        <w:gridCol w:w="680"/>
        <w:gridCol w:w="681"/>
        <w:gridCol w:w="680"/>
        <w:gridCol w:w="681"/>
        <w:gridCol w:w="680"/>
        <w:gridCol w:w="680"/>
        <w:gridCol w:w="681"/>
        <w:gridCol w:w="680"/>
        <w:gridCol w:w="681"/>
        <w:gridCol w:w="757"/>
      </w:tblGrid>
      <w:tr w14:paraId="2CD9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27" w:hRule="atLeast"/>
        </w:trPr>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307D8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样本号</w:t>
            </w:r>
            <w:r>
              <w:rPr>
                <w:rFonts w:ascii="Times New Roman" w:hAnsi="Times New Roman" w:cs="Times New Roman"/>
                <w:position w:val="-6"/>
                <w:szCs w:val="24"/>
              </w:rPr>
              <w:object>
                <v:shape id="_x0000_i1152" o:spt="75" type="#_x0000_t75" style="height:13.65pt;width:6.5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B22B73">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FC56FE">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2</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4E70A">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3</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EFB9D3">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4</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E81B8">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5</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9E1D44">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6</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0825A">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7</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BA208F">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8</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FE30F">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9</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5B2B21">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10</w:t>
            </w:r>
          </w:p>
        </w:tc>
        <w:tc>
          <w:tcPr>
            <w:tcW w:w="7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6FF17">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总和</w:t>
            </w:r>
          </w:p>
        </w:tc>
      </w:tr>
      <w:tr w14:paraId="0B23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27" w:hRule="atLeast"/>
        </w:trPr>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41283">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根部横截面积</w:t>
            </w:r>
            <w:r>
              <w:rPr>
                <w:rFonts w:ascii="Times New Roman" w:hAnsi="Times New Roman" w:cs="Times New Roman"/>
                <w:position w:val="-12"/>
                <w:szCs w:val="24"/>
              </w:rPr>
              <w:object>
                <v:shape id="_x0000_i1153" o:spt="75" type="#_x0000_t75" style="height:18.55pt;width:12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DEDF8">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0.04</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A8028F">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0.06</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75047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0.04</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CEEC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0.08</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955F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0.08</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34640">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0.05</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1A293">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0.05</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26B87F">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0.07</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BF64F9">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0.07</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C32D86">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0.06</w:t>
            </w:r>
          </w:p>
        </w:tc>
        <w:tc>
          <w:tcPr>
            <w:tcW w:w="7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C1BD7">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0.6</w:t>
            </w:r>
          </w:p>
        </w:tc>
      </w:tr>
      <w:tr w14:paraId="4479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27" w:hRule="atLeast"/>
        </w:trPr>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DA4737">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材积量</w:t>
            </w:r>
            <w:r>
              <w:rPr>
                <w:rFonts w:ascii="Times New Roman" w:hAnsi="Times New Roman" w:cs="Times New Roman"/>
                <w:position w:val="-12"/>
                <w:szCs w:val="24"/>
              </w:rPr>
              <w:object>
                <v:shape id="_x0000_i1154" o:spt="75" type="#_x0000_t75" style="height:18.55pt;width:12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30430">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0.25</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C2122">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0.40</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4D94E">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0.22</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E0366">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0.54</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D15205">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0.51</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60555A">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0.34</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0802E0">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0.36</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A8CB3A">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0.46</w:t>
            </w:r>
          </w:p>
        </w:tc>
        <w:tc>
          <w:tcPr>
            <w:tcW w:w="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3279F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0.42</w:t>
            </w:r>
          </w:p>
        </w:tc>
        <w:tc>
          <w:tcPr>
            <w:tcW w:w="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CB462">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0.40</w:t>
            </w:r>
          </w:p>
        </w:tc>
        <w:tc>
          <w:tcPr>
            <w:tcW w:w="7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FB119E">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3.9</w:t>
            </w:r>
          </w:p>
        </w:tc>
      </w:tr>
    </w:tbl>
    <w:p w14:paraId="7E1F8D88">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（1）</w:t>
      </w:r>
      <w:r>
        <w:rPr>
          <w:rFonts w:ascii="Times New Roman" w:hAnsi="Times New Roman" w:cs="Times New Roman"/>
          <w:szCs w:val="24"/>
        </w:rPr>
        <w:t>估计该林区这种树木平均一棵的根部横截面积</w:t>
      </w:r>
      <w:r>
        <w:rPr>
          <w:rFonts w:hint="eastAsia" w:ascii="Times New Roman" w:hAnsi="Times New Roman" w:cs="Times New Roman"/>
          <w:szCs w:val="24"/>
        </w:rPr>
        <w:t>、</w:t>
      </w:r>
      <w:r>
        <w:rPr>
          <w:rFonts w:ascii="Times New Roman" w:hAnsi="Times New Roman" w:cs="Times New Roman"/>
          <w:szCs w:val="24"/>
        </w:rPr>
        <w:t>材积量；</w:t>
      </w:r>
    </w:p>
    <w:p w14:paraId="56226249">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（2）</w:t>
      </w:r>
      <w:r>
        <w:rPr>
          <w:rFonts w:ascii="Times New Roman" w:hAnsi="Times New Roman" w:cs="Times New Roman"/>
          <w:szCs w:val="24"/>
        </w:rPr>
        <w:t>求该林区这种树木的根部横截面积与材积量的样本相关系数</w:t>
      </w:r>
      <w:r>
        <w:rPr>
          <w:rFonts w:hint="eastAsia" w:ascii="Times New Roman" w:hAnsi="Times New Roman" w:cs="Times New Roman"/>
          <w:szCs w:val="24"/>
        </w:rPr>
        <w:t>；</w:t>
      </w:r>
      <w:r>
        <w:rPr>
          <w:rFonts w:ascii="Times New Roman" w:hAnsi="Times New Roman" w:cs="Times New Roman"/>
          <w:szCs w:val="24"/>
        </w:rPr>
        <w:t>（</w:t>
      </w:r>
      <w:r>
        <w:rPr>
          <w:rFonts w:hint="eastAsia" w:ascii="Times New Roman" w:hAnsi="Times New Roman" w:cs="Times New Roman"/>
          <w:szCs w:val="24"/>
        </w:rPr>
        <w:t>结果</w:t>
      </w:r>
      <w:r>
        <w:rPr>
          <w:rFonts w:ascii="Times New Roman" w:hAnsi="Times New Roman" w:cs="Times New Roman"/>
          <w:szCs w:val="24"/>
        </w:rPr>
        <w:t>精确到</w:t>
      </w:r>
      <w:r>
        <w:rPr>
          <w:rFonts w:hint="eastAsia" w:ascii="Times New Roman" w:hAnsi="Times New Roman" w:cs="Times New Roman"/>
          <w:szCs w:val="24"/>
        </w:rPr>
        <w:t>0</w:t>
      </w:r>
      <w:r>
        <w:rPr>
          <w:rFonts w:ascii="Times New Roman" w:hAnsi="Times New Roman" w:cs="Times New Roman"/>
          <w:szCs w:val="24"/>
        </w:rPr>
        <w:t>.01）</w:t>
      </w:r>
    </w:p>
    <w:p w14:paraId="7D6914CA">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（3）</w:t>
      </w:r>
      <w:r>
        <w:rPr>
          <w:rFonts w:ascii="Times New Roman" w:hAnsi="Times New Roman" w:cs="Times New Roman"/>
          <w:szCs w:val="24"/>
        </w:rPr>
        <w:t>现测量了该林区所有这种树木的根部横截面积，并得到所有这种树木的根部横截面积总和为</w:t>
      </w:r>
      <w:r>
        <w:rPr>
          <w:rFonts w:hint="eastAsia" w:ascii="Times New Roman" w:hAnsi="Times New Roman" w:cs="Times New Roman"/>
          <w:szCs w:val="24"/>
        </w:rPr>
        <w:t>1</w:t>
      </w:r>
      <w:r>
        <w:rPr>
          <w:rFonts w:ascii="Times New Roman" w:hAnsi="Times New Roman" w:cs="Times New Roman"/>
          <w:szCs w:val="24"/>
        </w:rPr>
        <w:t>86</w:t>
      </w:r>
      <w:r>
        <w:rPr>
          <w:rFonts w:hint="eastAsia" w:ascii="Times New Roman" w:hAnsi="Times New Roman" w:cs="Times New Roman"/>
          <w:szCs w:val="24"/>
        </w:rPr>
        <w:t>m</w:t>
      </w:r>
      <w:r>
        <w:rPr>
          <w:rFonts w:ascii="Times New Roman" w:hAnsi="Times New Roman" w:cs="Times New Roman"/>
          <w:szCs w:val="24"/>
          <w:vertAlign w:val="superscript"/>
        </w:rPr>
        <w:t>2</w:t>
      </w:r>
      <w:r>
        <w:rPr>
          <w:rFonts w:ascii="Times New Roman" w:hAnsi="Times New Roman" w:cs="Times New Roman"/>
          <w:szCs w:val="24"/>
        </w:rPr>
        <w:t>．已知树木的材积量与其根部横截面积近似成正比．利用以上数据给出该林区这种树木的总材积量的估计值．</w:t>
      </w:r>
    </w:p>
    <w:p w14:paraId="424D98A1">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附：</w:t>
      </w:r>
      <w:bookmarkStart w:id="54" w:name="_Hlk130047138"/>
      <w:r>
        <w:rPr>
          <w:rFonts w:hint="eastAsia" w:ascii="Times New Roman" w:hAnsi="Times New Roman" w:cs="Times New Roman"/>
          <w:szCs w:val="24"/>
        </w:rPr>
        <w:t>相关系数</w:t>
      </w:r>
      <w:r>
        <w:rPr>
          <w:rFonts w:ascii="Times New Roman" w:hAnsi="Times New Roman" w:cs="Times New Roman"/>
          <w:position w:val="-66"/>
          <w:szCs w:val="24"/>
        </w:rPr>
        <w:object>
          <v:shape id="_x0000_i1155" o:spt="75" type="#_x0000_t75" style="height:70.35pt;width:141.8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bookmarkEnd w:id="54"/>
      <w:r>
        <w:rPr>
          <w:rFonts w:ascii="Times New Roman" w:hAnsi="Times New Roman" w:cs="Times New Roman"/>
          <w:szCs w:val="24"/>
        </w:rPr>
        <w:t>．</w:t>
      </w:r>
    </w:p>
    <w:p w14:paraId="6E8CAA05">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7．（选做）一医疗团队为研究某地的一种地方性疾病与当地居民的卫生习惯（卫生习惯分为良好和不够良好两类）的关系，在已患该疾病的病例中随机调查了100例（称为病例组），同时在未患该疾病的人群中随机调查了100人（称为对照组），得到如下数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14"/>
        <w:gridCol w:w="1814"/>
        <w:gridCol w:w="1814"/>
      </w:tblGrid>
      <w:tr w14:paraId="111F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18EE3">
            <w:pPr>
              <w:adjustRightInd w:val="0"/>
              <w:snapToGrid w:val="0"/>
              <w:spacing w:line="312" w:lineRule="auto"/>
              <w:ind w:firstLine="0" w:firstLineChars="0"/>
              <w:jc w:val="center"/>
              <w:rPr>
                <w:rFonts w:ascii="Times New Roman" w:hAnsi="Times New Roman" w:cs="Times New Roman"/>
                <w:szCs w:val="24"/>
              </w:rPr>
            </w:pP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B1EDAC">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不够良好</w:t>
            </w: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9D7EA1">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良好</w:t>
            </w:r>
          </w:p>
        </w:tc>
      </w:tr>
      <w:tr w14:paraId="4046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18EE8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病例组</w:t>
            </w: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609ECD">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40</w:t>
            </w: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D78EDB">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60</w:t>
            </w:r>
          </w:p>
        </w:tc>
      </w:tr>
      <w:tr w14:paraId="268F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FA2F18">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对照组</w:t>
            </w: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BA2B77">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10</w:t>
            </w:r>
          </w:p>
        </w:tc>
        <w:tc>
          <w:tcPr>
            <w:tcW w:w="181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9073C5">
            <w:pPr>
              <w:adjustRightInd w:val="0"/>
              <w:snapToGrid w:val="0"/>
              <w:spacing w:line="312" w:lineRule="auto"/>
              <w:ind w:firstLine="0" w:firstLineChars="0"/>
              <w:jc w:val="center"/>
              <w:rPr>
                <w:rFonts w:ascii="Times New Roman" w:hAnsi="Times New Roman" w:cs="Times New Roman"/>
                <w:szCs w:val="24"/>
              </w:rPr>
            </w:pPr>
            <w:r>
              <w:rPr>
                <w:rFonts w:ascii="Times New Roman" w:hAnsi="Times New Roman" w:cs="Times New Roman"/>
                <w:szCs w:val="24"/>
              </w:rPr>
              <w:t>90</w:t>
            </w:r>
          </w:p>
        </w:tc>
      </w:tr>
    </w:tbl>
    <w:p w14:paraId="0356580E">
      <w:pPr>
        <w:adjustRightInd w:val="0"/>
        <w:snapToGrid w:val="0"/>
        <w:spacing w:line="312" w:lineRule="auto"/>
        <w:ind w:firstLine="480"/>
        <w:jc w:val="left"/>
        <w:rPr>
          <w:rFonts w:ascii="Times New Roman" w:hAnsi="Times New Roman"/>
          <w:szCs w:val="24"/>
        </w:rPr>
      </w:pPr>
      <w:r>
        <w:rPr>
          <w:rFonts w:hint="eastAsia" w:ascii="Times New Roman" w:hAnsi="Times New Roman" w:cs="Times New Roman"/>
          <w:szCs w:val="24"/>
        </w:rPr>
        <w:t>（1）问：</w:t>
      </w:r>
      <w:r>
        <w:rPr>
          <w:rFonts w:ascii="Times New Roman" w:hAnsi="Times New Roman" w:cs="Times New Roman"/>
          <w:szCs w:val="24"/>
        </w:rPr>
        <w:t>患该疾病</w:t>
      </w:r>
      <w:r>
        <w:rPr>
          <w:rFonts w:hint="eastAsia" w:ascii="Times New Roman" w:hAnsi="Times New Roman" w:cs="Times New Roman"/>
          <w:szCs w:val="24"/>
        </w:rPr>
        <w:t>与</w:t>
      </w:r>
      <w:r>
        <w:rPr>
          <w:rFonts w:ascii="Times New Roman" w:hAnsi="Times New Roman" w:cs="Times New Roman"/>
          <w:szCs w:val="24"/>
        </w:rPr>
        <w:t>卫生习惯</w:t>
      </w:r>
      <w:r>
        <w:rPr>
          <w:rFonts w:hint="eastAsia" w:ascii="Times New Roman" w:hAnsi="Times New Roman" w:cs="Times New Roman"/>
          <w:szCs w:val="24"/>
        </w:rPr>
        <w:t>是否有关</w:t>
      </w:r>
      <w:r>
        <w:rPr>
          <w:rFonts w:ascii="Times New Roman" w:hAnsi="Times New Roman" w:cs="Times New Roman"/>
          <w:szCs w:val="24"/>
        </w:rPr>
        <w:t>？</w:t>
      </w:r>
      <w:bookmarkStart w:id="55" w:name="_Hlk130047376"/>
    </w:p>
    <w:bookmarkEnd w:id="55"/>
    <w:p w14:paraId="4B21D5C1">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（2）</w:t>
      </w:r>
      <w:r>
        <w:rPr>
          <w:rFonts w:ascii="Times New Roman" w:hAnsi="Times New Roman" w:cs="Times New Roman"/>
          <w:szCs w:val="24"/>
        </w:rPr>
        <w:t>从该地的人群中任选一人，</w:t>
      </w:r>
      <w:r>
        <w:rPr>
          <w:rFonts w:ascii="Times New Roman" w:hAnsi="Times New Roman" w:cs="Times New Roman"/>
          <w:position w:val="-4"/>
          <w:szCs w:val="24"/>
        </w:rPr>
        <w:object>
          <v:shape id="_x0000_i1156" o:spt="75" type="#_x0000_t75" style="height:13.65pt;width:12pt;" o:ole="t" filled="f" o:preferrelative="t" stroked="f" coordsize="21600,21600">
            <v:path/>
            <v:fill on="f" focussize="0,0"/>
            <v:stroke on="f" joinstyle="miter"/>
            <v:imagedata r:id="rId209" o:title=""/>
            <o:lock v:ext="edit" aspectratio="t"/>
            <w10:wrap type="none"/>
            <w10:anchorlock/>
          </v:shape>
          <o:OLEObject Type="Embed" ProgID="Equation.DSMT4" ShapeID="_x0000_i1156" DrawAspect="Content" ObjectID="_1468075856" r:id="rId266">
            <o:LockedField>false</o:LockedField>
          </o:OLEObject>
        </w:object>
      </w:r>
      <w:r>
        <w:rPr>
          <w:rFonts w:ascii="Times New Roman" w:hAnsi="Times New Roman" w:cs="Times New Roman"/>
          <w:szCs w:val="24"/>
        </w:rPr>
        <w:t>表示事件</w:t>
      </w:r>
      <w:r>
        <w:rPr>
          <w:rFonts w:hint="eastAsia" w:ascii="Times New Roman" w:hAnsi="Times New Roman" w:cs="Times New Roman"/>
          <w:szCs w:val="24"/>
        </w:rPr>
        <w:t>“</w:t>
      </w:r>
      <w:r>
        <w:rPr>
          <w:rFonts w:ascii="Times New Roman" w:hAnsi="Times New Roman" w:cs="Times New Roman"/>
          <w:szCs w:val="24"/>
        </w:rPr>
        <w:t>选到的人卫生习惯不够良好</w:t>
      </w:r>
      <w:r>
        <w:rPr>
          <w:rFonts w:hint="eastAsia" w:ascii="Times New Roman" w:hAnsi="Times New Roman" w:cs="Times New Roman"/>
          <w:szCs w:val="24"/>
        </w:rPr>
        <w:t>”</w:t>
      </w:r>
      <w:r>
        <w:rPr>
          <w:rFonts w:ascii="Times New Roman" w:hAnsi="Times New Roman" w:cs="Times New Roman"/>
          <w:szCs w:val="24"/>
        </w:rPr>
        <w:t>，</w:t>
      </w:r>
      <w:r>
        <w:rPr>
          <w:rFonts w:ascii="Times New Roman" w:hAnsi="Times New Roman" w:cs="Times New Roman"/>
          <w:position w:val="-4"/>
          <w:szCs w:val="24"/>
        </w:rPr>
        <w:object>
          <v:shape id="_x0000_i1157" o:spt="75" type="#_x0000_t75" style="height:13.65pt;width:12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ascii="Times New Roman" w:hAnsi="Times New Roman" w:cs="Times New Roman"/>
          <w:szCs w:val="24"/>
        </w:rPr>
        <w:t>表示事件</w:t>
      </w:r>
      <w:r>
        <w:rPr>
          <w:rFonts w:hint="eastAsia" w:ascii="Times New Roman" w:hAnsi="Times New Roman" w:cs="Times New Roman"/>
          <w:szCs w:val="24"/>
        </w:rPr>
        <w:t>“</w:t>
      </w:r>
      <w:r>
        <w:rPr>
          <w:rFonts w:ascii="Times New Roman" w:hAnsi="Times New Roman" w:cs="Times New Roman"/>
          <w:szCs w:val="24"/>
        </w:rPr>
        <w:t>选到的人患有该疾病</w:t>
      </w:r>
      <w:r>
        <w:rPr>
          <w:rFonts w:hint="eastAsia" w:ascii="Times New Roman" w:hAnsi="Times New Roman" w:cs="Times New Roman"/>
          <w:szCs w:val="24"/>
        </w:rPr>
        <w:t>”</w:t>
      </w:r>
      <w:r>
        <w:rPr>
          <w:rFonts w:ascii="Times New Roman" w:hAnsi="Times New Roman" w:cs="Times New Roman"/>
          <w:szCs w:val="24"/>
        </w:rPr>
        <w:t>．</w:t>
      </w:r>
      <w:r>
        <w:rPr>
          <w:rFonts w:ascii="Times New Roman" w:hAnsi="Times New Roman"/>
          <w:position w:val="-28"/>
        </w:rPr>
        <w:object>
          <v:shape id="_x0000_i1158" o:spt="75" alt="学科网(www.zxxk.com)--教育资源门户，提供试卷、教案、课件、论文、素材以及各类教学资源下载，还有大量而丰富的教学相关资讯！" type="#_x0000_t75" style="height:34.35pt;width:44.2pt;" o:ole="t" filled="f" o:preferrelative="t" stroked="f" coordsize="21600,21600">
            <v:path/>
            <v:fill on="f" focussize="0,0"/>
            <v:stroke on="f" joinstyle="miter"/>
            <v:imagedata r:id="rId270" o:title=""/>
            <o:lock v:ext="edit" aspectratio="t"/>
            <w10:wrap type="none"/>
            <w10:anchorlock/>
          </v:shape>
          <o:OLEObject Type="Embed" ProgID="Equation.DSMT4" ShapeID="_x0000_i1158" DrawAspect="Content" ObjectID="_1468075858" r:id="rId269">
            <o:LockedField>false</o:LockedField>
          </o:OLEObject>
        </w:object>
      </w:r>
      <w:r>
        <w:rPr>
          <w:rFonts w:ascii="Times New Roman" w:hAnsi="Times New Roman"/>
          <w:color w:val="000000"/>
        </w:rPr>
        <w:t>与</w:t>
      </w:r>
      <w:r>
        <w:rPr>
          <w:rFonts w:ascii="Times New Roman" w:hAnsi="Times New Roman"/>
          <w:position w:val="-28"/>
        </w:rPr>
        <w:object>
          <v:shape id="_x0000_i1159" o:spt="75" alt="学科网(www.zxxk.com)--教育资源门户，提供试卷、教案、课件、论文、素材以及各类教学资源下载，还有大量而丰富的教学相关资讯！" type="#_x0000_t75" style="height:35.45pt;width:44.2pt;" o:ole="t" filled="f" o:preferrelative="t" stroked="f" coordsize="21600,21600">
            <v:path/>
            <v:fill on="f" focussize="0,0"/>
            <v:stroke on="f" joinstyle="miter"/>
            <v:imagedata r:id="rId272" o:title=""/>
            <o:lock v:ext="edit" aspectratio="t"/>
            <w10:wrap type="none"/>
            <w10:anchorlock/>
          </v:shape>
          <o:OLEObject Type="Embed" ProgID="Equation.DSMT4" ShapeID="_x0000_i1159" DrawAspect="Content" ObjectID="_1468075859" r:id="rId271">
            <o:LockedField>false</o:LockedField>
          </o:OLEObject>
        </w:object>
      </w:r>
      <w:r>
        <w:rPr>
          <w:rFonts w:ascii="Times New Roman" w:hAnsi="Times New Roman" w:cs="Times New Roman"/>
          <w:szCs w:val="24"/>
        </w:rPr>
        <w:t>的比值是卫生习惯不够良好对患该疾病风险程度的一项度量指标，记该指标为</w:t>
      </w:r>
      <w:r>
        <w:rPr>
          <w:rFonts w:ascii="Times New Roman" w:hAnsi="Times New Roman" w:cs="Times New Roman"/>
          <w:position w:val="-4"/>
          <w:szCs w:val="24"/>
        </w:rPr>
        <w:object>
          <v:shape id="_x0000_i1160" o:spt="75" type="#_x0000_t75" style="height:13.65pt;width:12pt;" o:ole="t" filled="f" o:preferrelative="t" stroked="f" coordsize="21600,21600">
            <v:path/>
            <v:fill on="f" focussize="0,0"/>
            <v:stroke on="f" joinstyle="miter"/>
            <v:imagedata r:id="rId274" o:title=""/>
            <o:lock v:ext="edit" aspectratio="t"/>
            <w10:wrap type="none"/>
            <w10:anchorlock/>
          </v:shape>
          <o:OLEObject Type="Embed" ProgID="Equation.DSMT4" ShapeID="_x0000_i1160" DrawAspect="Content" ObjectID="_1468075860" r:id="rId273">
            <o:LockedField>false</o:LockedField>
          </o:OLEObject>
        </w:object>
      </w:r>
      <w:r>
        <w:rPr>
          <w:rFonts w:ascii="Times New Roman" w:hAnsi="Times New Roman" w:cs="Times New Roman"/>
          <w:szCs w:val="24"/>
        </w:rPr>
        <w:t>．</w:t>
      </w:r>
    </w:p>
    <w:p w14:paraId="41E90E7C">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（ⅰ）证明</w:t>
      </w:r>
      <w:r>
        <w:rPr>
          <w:rFonts w:hint="eastAsia" w:ascii="Times New Roman" w:hAnsi="Times New Roman" w:cs="Times New Roman"/>
          <w:szCs w:val="24"/>
        </w:rPr>
        <w:t>：</w:t>
      </w:r>
      <w:r>
        <w:rPr>
          <w:rFonts w:ascii="Times New Roman" w:hAnsi="Times New Roman"/>
          <w:position w:val="-28"/>
        </w:rPr>
        <w:object>
          <v:shape id="_x0000_i1161" o:spt="75" alt="学科网(www.zxxk.com)--教育资源门户，提供试卷、教案、课件、论文、素材以及各类教学资源下载，还有大量而丰富的教学相关资讯！" type="#_x0000_t75" style="height:35.45pt;width:113.45pt;" o:ole="t" filled="f" o:preferrelative="t" stroked="f" coordsize="21600,21600">
            <v:path/>
            <v:fill on="f" focussize="0,0"/>
            <v:stroke on="f" joinstyle="miter"/>
            <v:imagedata r:id="rId276" o:title=""/>
            <o:lock v:ext="edit" aspectratio="t"/>
            <w10:wrap type="none"/>
            <w10:anchorlock/>
          </v:shape>
          <o:OLEObject Type="Embed" ProgID="Equation.DSMT4" ShapeID="_x0000_i1161" DrawAspect="Content" ObjectID="_1468075861" r:id="rId275">
            <o:LockedField>false</o:LockedField>
          </o:OLEObject>
        </w:object>
      </w:r>
      <w:r>
        <w:rPr>
          <w:rFonts w:ascii="Times New Roman" w:hAnsi="Times New Roman" w:cs="Times New Roman"/>
          <w:szCs w:val="24"/>
        </w:rPr>
        <w:t>；</w:t>
      </w:r>
    </w:p>
    <w:p w14:paraId="47B1BBA7">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（ⅱ）利用该调查数据，给出</w:t>
      </w:r>
      <w:r>
        <w:rPr>
          <w:rFonts w:ascii="Times New Roman" w:hAnsi="Times New Roman"/>
          <w:position w:val="-10"/>
        </w:rPr>
        <w:object>
          <v:shape id="_x0000_i1162" o:spt="75" alt="学科网(www.zxxk.com)--教育资源门户，提供试卷、教案、课件、论文、素材以及各类教学资源下载，还有大量而丰富的教学相关资讯！" type="#_x0000_t75" style="height:15.8pt;width:42.55pt;" o:ole="t" filled="f" o:preferrelative="t" stroked="f" coordsize="21600,21600">
            <v:path/>
            <v:fill on="f" focussize="0,0"/>
            <v:stroke on="f" joinstyle="miter"/>
            <v:imagedata r:id="rId278" o:title=""/>
            <o:lock v:ext="edit" aspectratio="t"/>
            <w10:wrap type="none"/>
            <w10:anchorlock/>
          </v:shape>
          <o:OLEObject Type="Embed" ProgID="Equation.DSMT4" ShapeID="_x0000_i1162" DrawAspect="Content" ObjectID="_1468075862" r:id="rId277">
            <o:LockedField>false</o:LockedField>
          </o:OLEObject>
        </w:object>
      </w:r>
      <w:r>
        <w:rPr>
          <w:rFonts w:hint="eastAsia" w:ascii="Times New Roman" w:hAnsi="Times New Roman"/>
        </w:rPr>
        <w:t>，</w:t>
      </w:r>
      <w:r>
        <w:rPr>
          <w:rFonts w:ascii="Times New Roman" w:hAnsi="Times New Roman"/>
          <w:position w:val="-10"/>
        </w:rPr>
        <w:object>
          <v:shape id="_x0000_i1163" o:spt="75" type="#_x0000_t75" style="height:18.55pt;width:42.55pt;" o:ole="t" filled="f" o:preferrelative="t" stroked="f" coordsize="21600,21600">
            <v:path/>
            <v:fill on="f" focussize="0,0"/>
            <v:stroke on="f" joinstyle="miter"/>
            <v:imagedata r:id="rId280" o:title=""/>
            <o:lock v:ext="edit" aspectratio="t"/>
            <w10:wrap type="none"/>
            <w10:anchorlock/>
          </v:shape>
          <o:OLEObject Type="Embed" ProgID="Equation.DSMT4" ShapeID="_x0000_i1163" DrawAspect="Content" ObjectID="_1468075863" r:id="rId279">
            <o:LockedField>false</o:LockedField>
          </o:OLEObject>
        </w:object>
      </w:r>
      <w:r>
        <w:rPr>
          <w:rFonts w:ascii="Times New Roman" w:hAnsi="Times New Roman" w:cs="Times New Roman"/>
          <w:szCs w:val="24"/>
        </w:rPr>
        <w:t>的估计值，并利用（ⅰ）的结果给出</w:t>
      </w:r>
      <w:r>
        <w:rPr>
          <w:rFonts w:ascii="Times New Roman" w:hAnsi="Times New Roman" w:cs="Times New Roman"/>
          <w:position w:val="-4"/>
          <w:szCs w:val="24"/>
        </w:rPr>
        <w:object>
          <v:shape id="_x0000_i1164" o:spt="75" type="#_x0000_t75" style="height:13.65pt;width:12pt;" o:ole="t" filled="f" o:preferrelative="t" stroked="f" coordsize="21600,21600">
            <v:path/>
            <v:fill on="f" focussize="0,0"/>
            <v:stroke on="f" joinstyle="miter"/>
            <v:imagedata r:id="rId274" o:title=""/>
            <o:lock v:ext="edit" aspectratio="t"/>
            <w10:wrap type="none"/>
            <w10:anchorlock/>
          </v:shape>
          <o:OLEObject Type="Embed" ProgID="Equation.DSMT4" ShapeID="_x0000_i1164" DrawAspect="Content" ObjectID="_1468075864" r:id="rId281">
            <o:LockedField>false</o:LockedField>
          </o:OLEObject>
        </w:object>
      </w:r>
      <w:r>
        <w:rPr>
          <w:rFonts w:ascii="Times New Roman" w:hAnsi="Times New Roman" w:cs="Times New Roman"/>
          <w:szCs w:val="24"/>
        </w:rPr>
        <w:t>的估计值．</w:t>
      </w:r>
    </w:p>
    <w:p w14:paraId="4D7958BC">
      <w:pPr>
        <w:adjustRightInd w:val="0"/>
        <w:snapToGrid w:val="0"/>
        <w:spacing w:line="312" w:lineRule="auto"/>
        <w:ind w:firstLine="480"/>
        <w:jc w:val="left"/>
        <w:rPr>
          <w:rFonts w:ascii="Times New Roman" w:hAnsi="Times New Roman"/>
          <w:szCs w:val="24"/>
        </w:rPr>
      </w:pPr>
      <w:r>
        <w:rPr>
          <w:rFonts w:hint="eastAsia" w:ascii="Times New Roman" w:hAnsi="Times New Roman"/>
          <w:szCs w:val="24"/>
        </w:rPr>
        <w:t>附：</w:t>
      </w:r>
      <w:r>
        <w:rPr>
          <w:rFonts w:ascii="Times New Roman" w:hAnsi="Times New Roman" w:cs="Times New Roman"/>
          <w:position w:val="-28"/>
          <w:szCs w:val="24"/>
        </w:rPr>
        <w:object>
          <v:shape id="_x0000_i1165" o:spt="75" alt="eqIdd053b14c8588eee2acbbe44fc37a6886" type="#_x0000_t75" style="height:34.35pt;width:154.35pt;" o:ole="t" filled="f" o:preferrelative="t" stroked="f" coordsize="21600,21600">
            <v:path/>
            <v:fill on="f" focussize="0,0"/>
            <v:stroke on="f" joinstyle="miter"/>
            <v:imagedata r:id="rId283" o:title=""/>
            <o:lock v:ext="edit" aspectratio="t"/>
            <w10:wrap type="none"/>
            <w10:anchorlock/>
          </v:shape>
          <o:OLEObject Type="Embed" ProgID="Equation.DSMT4" ShapeID="_x0000_i1165" DrawAspect="Content" ObjectID="_1468075865" r:id="rId282">
            <o:LockedField>false</o:LockedField>
          </o:OLEObject>
        </w:object>
      </w:r>
      <w:r>
        <w:rPr>
          <w:rFonts w:hint="eastAsia" w:ascii="Times New Roman" w:hAnsi="Times New Roman" w:cs="Times New Roman"/>
          <w:szCs w:val="24"/>
        </w:rPr>
        <w:t>，</w:t>
      </w:r>
      <w:r>
        <w:rPr>
          <w:rFonts w:hint="eastAsia" w:ascii="Times New Roman" w:hAnsi="Times New Roman"/>
          <w:szCs w:val="24"/>
        </w:rPr>
        <w:t>显著性水平取0</w:t>
      </w:r>
      <w:r>
        <w:rPr>
          <w:rFonts w:ascii="Times New Roman" w:hAnsi="Times New Roman"/>
          <w:szCs w:val="24"/>
        </w:rPr>
        <w:t>.05</w:t>
      </w:r>
      <w:r>
        <w:rPr>
          <w:rFonts w:hint="eastAsia" w:ascii="Times New Roman" w:hAnsi="Times New Roman"/>
          <w:szCs w:val="24"/>
        </w:rPr>
        <w:t>，</w:t>
      </w:r>
      <w:r>
        <w:rPr>
          <w:rFonts w:ascii="Times New Roman" w:hAnsi="Times New Roman"/>
          <w:position w:val="-10"/>
          <w:szCs w:val="24"/>
        </w:rPr>
        <w:object>
          <v:shape id="_x0000_i1166" o:spt="75" type="#_x0000_t75" style="height:17.45pt;width:102pt;" o:ole="t" filled="f" o:preferrelative="t" stroked="f" coordsize="21600,21600">
            <v:path/>
            <v:fill on="f" focussize="0,0"/>
            <v:stroke on="f" joinstyle="miter"/>
            <v:imagedata r:id="rId285" o:title=""/>
            <o:lock v:ext="edit" aspectratio="t"/>
            <w10:wrap type="none"/>
            <w10:anchorlock/>
          </v:shape>
          <o:OLEObject Type="Embed" ProgID="Equation.DSMT4" ShapeID="_x0000_i1166" DrawAspect="Content" ObjectID="_1468075866" r:id="rId284">
            <o:LockedField>false</o:LockedField>
          </o:OLEObject>
        </w:object>
      </w:r>
      <w:r>
        <w:rPr>
          <w:rFonts w:ascii="Times New Roman" w:hAnsi="Times New Roman"/>
          <w:szCs w:val="24"/>
        </w:rPr>
        <w:t>．</w:t>
      </w:r>
    </w:p>
    <w:p w14:paraId="4ABB45AE">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8．（选做）</w:t>
      </w:r>
      <w:r>
        <w:rPr>
          <w:rFonts w:hint="eastAsia" w:ascii="Times New Roman" w:hAnsi="Times New Roman" w:cs="Times New Roman"/>
          <w:szCs w:val="24"/>
        </w:rPr>
        <w:t>本市某区对该区高中生的身高（单位：厘米）进行统计，得到如下的频率分布直方图．</w:t>
      </w:r>
    </w:p>
    <w:p w14:paraId="18898519">
      <w:pPr>
        <w:adjustRightInd w:val="0"/>
        <w:snapToGrid w:val="0"/>
        <w:spacing w:line="312" w:lineRule="auto"/>
        <w:ind w:firstLine="480"/>
        <w:jc w:val="center"/>
        <w:rPr>
          <w:rFonts w:ascii="Times New Roman" w:hAnsi="Times New Roman" w:cs="Times New Roman"/>
          <w:szCs w:val="24"/>
        </w:rPr>
      </w:pPr>
      <w:r>
        <w:rPr>
          <w:rFonts w:ascii="Times New Roman" w:hAnsi="Times New Roman" w:cs="Times New Roman"/>
          <w:szCs w:val="24"/>
        </w:rPr>
        <w:drawing>
          <wp:inline distT="0" distB="0" distL="114300" distR="114300">
            <wp:extent cx="2701925" cy="1750695"/>
            <wp:effectExtent l="0" t="0" r="317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86" cstate="print"/>
                    <a:srcRect l="18018" t="12196" r="16527" b="1039"/>
                    <a:stretch>
                      <a:fillRect/>
                    </a:stretch>
                  </pic:blipFill>
                  <pic:spPr>
                    <a:xfrm>
                      <a:off x="0" y="0"/>
                      <a:ext cx="2717585" cy="1760743"/>
                    </a:xfrm>
                    <a:prstGeom prst="rect">
                      <a:avLst/>
                    </a:prstGeom>
                    <a:noFill/>
                    <a:ln>
                      <a:noFill/>
                    </a:ln>
                  </pic:spPr>
                </pic:pic>
              </a:graphicData>
            </a:graphic>
          </wp:inline>
        </w:drawing>
      </w:r>
    </w:p>
    <w:p w14:paraId="668E366B">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（1）若数据分布均匀，记随机变量</w:t>
      </w:r>
      <w:r>
        <w:rPr>
          <w:rFonts w:ascii="Times New Roman" w:hAnsi="Times New Roman" w:cs="Times New Roman"/>
          <w:position w:val="-4"/>
          <w:szCs w:val="24"/>
        </w:rPr>
        <w:object>
          <v:shape id="_x0000_i1167" o:spt="75" type="#_x0000_t75" style="height:13.65pt;width:14.2pt;" o:ole="t" filled="f" o:preferrelative="t" stroked="f" coordsize="21600,21600">
            <v:path/>
            <v:fill on="f" focussize="0,0"/>
            <v:stroke on="f" joinstyle="miter"/>
            <v:imagedata r:id="rId288" o:title=""/>
            <o:lock v:ext="edit" aspectratio="t"/>
            <w10:wrap type="none"/>
            <w10:anchorlock/>
          </v:shape>
          <o:OLEObject Type="Embed" ProgID="Equation.DSMT4" ShapeID="_x0000_i1167" DrawAspect="Content" ObjectID="_1468075867" r:id="rId287">
            <o:LockedField>false</o:LockedField>
          </o:OLEObject>
        </w:object>
      </w:r>
      <w:r>
        <w:rPr>
          <w:rFonts w:hint="eastAsia" w:ascii="Times New Roman" w:hAnsi="Times New Roman" w:cs="Times New Roman"/>
          <w:szCs w:val="24"/>
        </w:rPr>
        <w:t>为各区间中点所代表的身高，写出</w:t>
      </w:r>
      <w:r>
        <w:rPr>
          <w:rFonts w:ascii="Times New Roman" w:hAnsi="Times New Roman" w:cs="Times New Roman"/>
          <w:position w:val="-4"/>
          <w:szCs w:val="24"/>
        </w:rPr>
        <w:object>
          <v:shape id="_x0000_i1168" o:spt="75" type="#_x0000_t75" style="height:13.65pt;width:14.2pt;" o:ole="t" filled="f" o:preferrelative="t" stroked="f" coordsize="21600,21600">
            <v:path/>
            <v:fill on="f" focussize="0,0"/>
            <v:stroke on="f" joinstyle="miter"/>
            <v:imagedata r:id="rId288" o:title=""/>
            <o:lock v:ext="edit" aspectratio="t"/>
            <w10:wrap type="none"/>
            <w10:anchorlock/>
          </v:shape>
          <o:OLEObject Type="Embed" ProgID="Equation.DSMT4" ShapeID="_x0000_i1168" DrawAspect="Content" ObjectID="_1468075868" r:id="rId289">
            <o:LockedField>false</o:LockedField>
          </o:OLEObject>
        </w:object>
      </w:r>
      <w:r>
        <w:rPr>
          <w:rFonts w:hint="eastAsia" w:ascii="Times New Roman" w:hAnsi="Times New Roman" w:cs="Times New Roman"/>
          <w:szCs w:val="24"/>
        </w:rPr>
        <w:t>的分布及期望；</w:t>
      </w:r>
    </w:p>
    <w:p w14:paraId="4331E199">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（2）已知本市身高在区间</w:t>
      </w:r>
      <w:r>
        <w:rPr>
          <w:rFonts w:ascii="Times New Roman" w:hAnsi="Times New Roman" w:cs="Times New Roman"/>
          <w:position w:val="-10"/>
          <w:szCs w:val="24"/>
        </w:rPr>
        <w:object>
          <v:shape id="_x0000_i1169" o:spt="75" type="#_x0000_t75" style="height:15.8pt;width:50.2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ascii="Times New Roman" w:hAnsi="Times New Roman" w:cs="Times New Roman"/>
          <w:szCs w:val="24"/>
        </w:rPr>
        <w:t>内</w:t>
      </w:r>
      <w:r>
        <w:rPr>
          <w:rFonts w:hint="eastAsia" w:ascii="Times New Roman" w:hAnsi="Times New Roman" w:cs="Times New Roman"/>
          <w:szCs w:val="24"/>
        </w:rPr>
        <w:t>的市民人数约占全市总人数的1</w:t>
      </w:r>
      <w:r>
        <w:rPr>
          <w:rFonts w:ascii="Times New Roman" w:hAnsi="Times New Roman" w:cs="Times New Roman"/>
          <w:szCs w:val="24"/>
        </w:rPr>
        <w:t>0</w:t>
      </w:r>
      <w:r>
        <w:rPr>
          <w:rFonts w:hint="eastAsia" w:ascii="Times New Roman" w:hAnsi="Times New Roman" w:cs="Times New Roman"/>
          <w:szCs w:val="24"/>
        </w:rPr>
        <w:t>%，且全市高中生约占全市总人数的1</w:t>
      </w:r>
      <w:r>
        <w:rPr>
          <w:rFonts w:ascii="Times New Roman" w:hAnsi="Times New Roman" w:cs="Times New Roman"/>
          <w:szCs w:val="24"/>
        </w:rPr>
        <w:t>.2</w:t>
      </w:r>
      <w:r>
        <w:rPr>
          <w:rFonts w:hint="eastAsia" w:ascii="Times New Roman" w:hAnsi="Times New Roman" w:cs="Times New Roman"/>
          <w:szCs w:val="24"/>
        </w:rPr>
        <w:t>%．现在要以该区本次统计数据估算全市高中生身高情况，从本市市民中任选1人，且此人的身高位于区间</w:t>
      </w:r>
      <w:r>
        <w:rPr>
          <w:rFonts w:ascii="Times New Roman" w:hAnsi="Times New Roman" w:cs="Times New Roman"/>
          <w:position w:val="-10"/>
          <w:szCs w:val="24"/>
        </w:rPr>
        <w:object>
          <v:shape id="_x0000_i1170" o:spt="75" type="#_x0000_t75" style="height:15.8pt;width:50.2pt;" o:ole="t" filled="f" o:preferrelative="t" stroked="f" coordsize="21600,21600">
            <v:path/>
            <v:fill on="f" focussize="0,0"/>
            <v:stroke on="f" joinstyle="miter"/>
            <v:imagedata r:id="rId291" o:title=""/>
            <o:lock v:ext="edit" aspectratio="t"/>
            <w10:wrap type="none"/>
            <w10:anchorlock/>
          </v:shape>
          <o:OLEObject Type="Embed" ProgID="Equation.DSMT4" ShapeID="_x0000_i1170" DrawAspect="Content" ObjectID="_1468075870" r:id="rId292">
            <o:LockedField>false</o:LockedField>
          </o:OLEObject>
        </w:object>
      </w:r>
      <w:r>
        <w:rPr>
          <w:rFonts w:ascii="Times New Roman" w:hAnsi="Times New Roman" w:cs="Times New Roman"/>
          <w:szCs w:val="24"/>
        </w:rPr>
        <w:t>内</w:t>
      </w:r>
      <w:r>
        <w:rPr>
          <w:rFonts w:hint="eastAsia" w:ascii="Times New Roman" w:hAnsi="Times New Roman" w:cs="Times New Roman"/>
          <w:szCs w:val="24"/>
        </w:rPr>
        <w:t>，试估计此人是高中生的概率；</w:t>
      </w:r>
    </w:p>
    <w:p w14:paraId="44D79D71">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（3）现从身高在区间</w:t>
      </w:r>
      <w:r>
        <w:rPr>
          <w:rFonts w:ascii="Times New Roman" w:hAnsi="Times New Roman" w:cs="Times New Roman"/>
          <w:position w:val="-10"/>
          <w:szCs w:val="24"/>
        </w:rPr>
        <w:object>
          <v:shape id="_x0000_i1171" o:spt="75" type="#_x0000_t75" style="height:15.8pt;width:49.65pt;" o:ole="t" filled="f" o:preferrelative="t" stroked="f" coordsize="21600,21600">
            <v:path/>
            <v:fill on="f" focussize="0,0"/>
            <v:stroke on="f" joinstyle="miter"/>
            <v:imagedata r:id="rId294" o:title=""/>
            <o:lock v:ext="edit" aspectratio="t"/>
            <w10:wrap type="none"/>
            <w10:anchorlock/>
          </v:shape>
          <o:OLEObject Type="Embed" ProgID="Equation.DSMT4" ShapeID="_x0000_i1171" DrawAspect="Content" ObjectID="_1468075871" r:id="rId293">
            <o:LockedField>false</o:LockedField>
          </o:OLEObject>
        </w:object>
      </w:r>
      <w:r>
        <w:rPr>
          <w:rFonts w:ascii="Times New Roman" w:hAnsi="Times New Roman" w:cs="Times New Roman"/>
          <w:szCs w:val="24"/>
        </w:rPr>
        <w:t>内</w:t>
      </w:r>
      <w:r>
        <w:rPr>
          <w:rFonts w:hint="eastAsia" w:ascii="Times New Roman" w:hAnsi="Times New Roman" w:cs="Times New Roman"/>
          <w:szCs w:val="24"/>
        </w:rPr>
        <w:t>的高中生中分层抽样抽取一个8</w:t>
      </w:r>
      <w:r>
        <w:rPr>
          <w:rFonts w:ascii="Times New Roman" w:hAnsi="Times New Roman" w:cs="Times New Roman"/>
          <w:szCs w:val="24"/>
        </w:rPr>
        <w:t>0</w:t>
      </w:r>
      <w:r>
        <w:rPr>
          <w:rFonts w:hint="eastAsia" w:ascii="Times New Roman" w:hAnsi="Times New Roman" w:cs="Times New Roman"/>
          <w:szCs w:val="24"/>
        </w:rPr>
        <w:t>人的样本．若身高在</w:t>
      </w:r>
      <w:r>
        <w:rPr>
          <w:rFonts w:ascii="Times New Roman" w:hAnsi="Times New Roman" w:cs="Times New Roman"/>
          <w:position w:val="-10"/>
          <w:szCs w:val="24"/>
        </w:rPr>
        <w:object>
          <v:shape id="_x0000_i1172" o:spt="75" type="#_x0000_t75" style="height:15.8pt;width:49.65pt;" o:ole="t" filled="f" o:preferrelative="t" stroked="f" coordsize="21600,21600">
            <v:path/>
            <v:fill on="f" focussize="0,0"/>
            <v:stroke on="f" joinstyle="miter"/>
            <v:imagedata r:id="rId296" o:title=""/>
            <o:lock v:ext="edit" aspectratio="t"/>
            <w10:wrap type="none"/>
            <w10:anchorlock/>
          </v:shape>
          <o:OLEObject Type="Embed" ProgID="Equation.DSMT4" ShapeID="_x0000_i1172" DrawAspect="Content" ObjectID="_1468075872" r:id="rId295">
            <o:LockedField>false</o:LockedField>
          </o:OLEObject>
        </w:object>
      </w:r>
      <w:r>
        <w:rPr>
          <w:rFonts w:hint="eastAsia" w:ascii="Times New Roman" w:hAnsi="Times New Roman" w:cs="Times New Roman"/>
          <w:szCs w:val="24"/>
        </w:rPr>
        <w:t>内样本的均值为1</w:t>
      </w:r>
      <w:r>
        <w:rPr>
          <w:rFonts w:ascii="Times New Roman" w:hAnsi="Times New Roman" w:cs="Times New Roman"/>
          <w:szCs w:val="24"/>
        </w:rPr>
        <w:t>76</w:t>
      </w:r>
      <w:r>
        <w:rPr>
          <w:rFonts w:hint="eastAsia" w:ascii="Times New Roman" w:hAnsi="Times New Roman" w:cs="Times New Roman"/>
          <w:szCs w:val="24"/>
        </w:rPr>
        <w:t>厘米，方差为1</w:t>
      </w:r>
      <w:r>
        <w:rPr>
          <w:rFonts w:ascii="Times New Roman" w:hAnsi="Times New Roman" w:cs="Times New Roman"/>
          <w:szCs w:val="24"/>
        </w:rPr>
        <w:t>0</w:t>
      </w:r>
      <w:r>
        <w:rPr>
          <w:rFonts w:hint="eastAsia" w:ascii="Times New Roman" w:hAnsi="Times New Roman" w:cs="Times New Roman"/>
          <w:szCs w:val="24"/>
        </w:rPr>
        <w:t>；身高在区间</w:t>
      </w:r>
      <w:r>
        <w:rPr>
          <w:rFonts w:ascii="Times New Roman" w:hAnsi="Times New Roman" w:cs="Times New Roman"/>
          <w:position w:val="-10"/>
          <w:szCs w:val="24"/>
        </w:rPr>
        <w:object>
          <v:shape id="_x0000_i1173" o:spt="75" type="#_x0000_t75" style="height:15.8pt;width:49.65pt;" o:ole="t" filled="f" o:preferrelative="t" stroked="f" coordsize="21600,21600">
            <v:path/>
            <v:fill on="f" focussize="0,0"/>
            <v:stroke on="f" joinstyle="miter"/>
            <v:imagedata r:id="rId298" o:title=""/>
            <o:lock v:ext="edit" aspectratio="t"/>
            <w10:wrap type="none"/>
            <w10:anchorlock/>
          </v:shape>
          <o:OLEObject Type="Embed" ProgID="Equation.DSMT4" ShapeID="_x0000_i1173" DrawAspect="Content" ObjectID="_1468075873" r:id="rId297">
            <o:LockedField>false</o:LockedField>
          </o:OLEObject>
        </w:object>
      </w:r>
      <w:r>
        <w:rPr>
          <w:rFonts w:hint="eastAsia" w:ascii="Times New Roman" w:hAnsi="Times New Roman" w:cs="Times New Roman"/>
          <w:szCs w:val="24"/>
        </w:rPr>
        <w:t>内样本的均值为1</w:t>
      </w:r>
      <w:r>
        <w:rPr>
          <w:rFonts w:ascii="Times New Roman" w:hAnsi="Times New Roman" w:cs="Times New Roman"/>
          <w:szCs w:val="24"/>
        </w:rPr>
        <w:t>84</w:t>
      </w:r>
      <w:r>
        <w:rPr>
          <w:rFonts w:hint="eastAsia" w:ascii="Times New Roman" w:hAnsi="Times New Roman" w:cs="Times New Roman"/>
          <w:szCs w:val="24"/>
        </w:rPr>
        <w:t>厘米，方差为1</w:t>
      </w:r>
      <w:r>
        <w:rPr>
          <w:rFonts w:ascii="Times New Roman" w:hAnsi="Times New Roman" w:cs="Times New Roman"/>
          <w:szCs w:val="24"/>
        </w:rPr>
        <w:t>6</w:t>
      </w:r>
      <w:r>
        <w:rPr>
          <w:rFonts w:hint="eastAsia" w:ascii="Times New Roman" w:hAnsi="Times New Roman" w:cs="Times New Roman"/>
          <w:szCs w:val="24"/>
        </w:rPr>
        <w:t>，试求这8</w:t>
      </w:r>
      <w:r>
        <w:rPr>
          <w:rFonts w:ascii="Times New Roman" w:hAnsi="Times New Roman" w:cs="Times New Roman"/>
          <w:szCs w:val="24"/>
        </w:rPr>
        <w:t>0</w:t>
      </w:r>
      <w:r>
        <w:rPr>
          <w:rFonts w:hint="eastAsia" w:ascii="Times New Roman" w:hAnsi="Times New Roman" w:cs="Times New Roman"/>
          <w:szCs w:val="24"/>
        </w:rPr>
        <w:t>人身高的方差．</w:t>
      </w:r>
      <w:bookmarkEnd w:id="53"/>
    </w:p>
    <w:p w14:paraId="554593D6">
      <w:pPr>
        <w:widowControl/>
        <w:spacing w:line="312" w:lineRule="auto"/>
        <w:ind w:firstLine="480"/>
        <w:jc w:val="left"/>
        <w:rPr>
          <w:rFonts w:ascii="宋体" w:hAnsi="宋体" w:cs="Times New Roman"/>
          <w:szCs w:val="24"/>
        </w:rPr>
      </w:pPr>
      <w:r>
        <w:rPr>
          <w:rFonts w:hint="eastAsia" w:ascii="宋体" w:hAnsi="宋体" w:cs="Times New Roman"/>
          <w:szCs w:val="24"/>
        </w:rPr>
        <w:t>[设计意图]通过课后练习，巩固复习的知识内容，并能综合运用知识解决实际问题，发展</w:t>
      </w:r>
      <w:r>
        <w:rPr>
          <w:rFonts w:hint="eastAsia" w:ascii="Times New Roman" w:hAnsi="Times New Roman" w:cs="Times New Roman"/>
          <w:kern w:val="0"/>
          <w:szCs w:val="24"/>
        </w:rPr>
        <w:t>数据分析、数学建模素养．</w:t>
      </w:r>
    </w:p>
    <w:p w14:paraId="3A55390A">
      <w:pPr>
        <w:widowControl/>
        <w:spacing w:line="312" w:lineRule="auto"/>
        <w:ind w:firstLine="480"/>
        <w:jc w:val="left"/>
        <w:rPr>
          <w:rFonts w:ascii="宋体" w:hAnsi="宋体" w:cs="Times New Roman"/>
          <w:szCs w:val="24"/>
        </w:rPr>
      </w:pPr>
    </w:p>
    <w:p w14:paraId="09FF1C33">
      <w:pPr>
        <w:widowControl/>
        <w:spacing w:line="312" w:lineRule="auto"/>
        <w:ind w:firstLine="482"/>
        <w:jc w:val="left"/>
        <w:rPr>
          <w:rFonts w:ascii="Times New Roman" w:hAnsi="Times New Roman" w:cs="Times New Roman"/>
          <w:kern w:val="0"/>
          <w:szCs w:val="24"/>
        </w:rPr>
      </w:pPr>
      <w:r>
        <w:rPr>
          <w:rFonts w:ascii="Times New Roman" w:hAnsi="Times New Roman" w:cs="Times New Roman"/>
          <w:b/>
          <w:bCs/>
          <w:kern w:val="0"/>
          <w:szCs w:val="24"/>
        </w:rPr>
        <w:t>（</w:t>
      </w:r>
      <w:r>
        <w:rPr>
          <w:rFonts w:hint="eastAsia" w:ascii="Times New Roman" w:hAnsi="Times New Roman" w:cs="Times New Roman"/>
          <w:b/>
          <w:bCs/>
          <w:kern w:val="0"/>
          <w:szCs w:val="24"/>
        </w:rPr>
        <w:t>环节七</w:t>
      </w:r>
      <w:r>
        <w:rPr>
          <w:rFonts w:ascii="Times New Roman" w:hAnsi="Times New Roman" w:cs="Times New Roman"/>
          <w:b/>
          <w:bCs/>
          <w:kern w:val="0"/>
          <w:szCs w:val="24"/>
        </w:rPr>
        <w:t>）</w:t>
      </w:r>
      <w:r>
        <w:rPr>
          <w:rFonts w:hint="eastAsia" w:ascii="Times New Roman" w:hAnsi="Times New Roman" w:cs="Times New Roman"/>
          <w:b/>
          <w:bCs/>
          <w:kern w:val="0"/>
          <w:szCs w:val="24"/>
        </w:rPr>
        <w:t>结束语</w:t>
      </w:r>
    </w:p>
    <w:p w14:paraId="7A64F49A">
      <w:pPr>
        <w:spacing w:line="312" w:lineRule="auto"/>
        <w:ind w:firstLine="480"/>
        <w:rPr>
          <w:rFonts w:ascii="Times New Roman" w:hAnsi="Times New Roman" w:cs="Times New Roman"/>
          <w:szCs w:val="24"/>
        </w:rPr>
      </w:pPr>
      <w:r>
        <w:rPr>
          <w:rFonts w:hint="eastAsia" w:ascii="Times New Roman" w:hAnsi="Times New Roman" w:cs="Times New Roman"/>
          <w:szCs w:val="24"/>
        </w:rPr>
        <w:t>同学们，统计学的核心是数据分析，通过分析数据发现其中的规律乃是统计研究之本．正如孟郊所说：“万事须己运，他得非我贤．”我们要尝试将课堂中所学的统计知识运用到实际生活中，掌握运用数学方法对数据进行整理、分析、推断和决策，发挥出统计的应用价值．</w:t>
      </w:r>
    </w:p>
    <w:p w14:paraId="4CE3695C">
      <w:pPr>
        <w:spacing w:line="312" w:lineRule="auto"/>
        <w:ind w:firstLine="480"/>
        <w:rPr>
          <w:rFonts w:ascii="Times New Roman" w:hAnsi="Times New Roman" w:cs="Times New Roman"/>
          <w:szCs w:val="24"/>
        </w:rPr>
      </w:pPr>
      <w:r>
        <w:rPr>
          <w:rFonts w:hint="eastAsia" w:ascii="Times New Roman" w:hAnsi="Times New Roman" w:cs="Times New Roman"/>
          <w:szCs w:val="24"/>
        </w:rPr>
        <w:t>今天的课就上到这里，同学们，再见！</w:t>
      </w:r>
      <w:bookmarkEnd w:id="0"/>
    </w:p>
    <w:bookmarkEnd w:id="1"/>
    <w:p w14:paraId="6F57880B">
      <w:pPr>
        <w:pStyle w:val="5"/>
        <w:spacing w:after="0" w:line="312" w:lineRule="auto"/>
        <w:ind w:left="0" w:leftChars="0" w:right="0" w:rightChars="0" w:firstLine="480"/>
        <w:rPr>
          <w:rFonts w:ascii="宋体" w:hAnsi="宋体" w:cs="Times New Roman"/>
          <w:szCs w:val="24"/>
        </w:rPr>
      </w:pPr>
      <w:r>
        <w:rPr>
          <w:rFonts w:hint="eastAsia" w:ascii="宋体" w:hAnsi="宋体" w:cs="Times New Roman"/>
          <w:szCs w:val="24"/>
        </w:rPr>
        <w:t>[设计意图]激励学生能在日常生活中运用数据分析客观地看待事物，养成理性思考的习惯．</w:t>
      </w:r>
    </w:p>
    <w:p w14:paraId="45DBE5C3">
      <w:pPr>
        <w:pStyle w:val="4"/>
        <w:ind w:firstLine="480"/>
        <w:rPr>
          <w:rFonts w:ascii="宋体" w:hAnsi="宋体"/>
        </w:rPr>
      </w:pPr>
    </w:p>
    <w:p w14:paraId="2F1E1385">
      <w:pPr>
        <w:pStyle w:val="4"/>
        <w:ind w:firstLine="480"/>
        <w:rPr>
          <w:rFonts w:ascii="宋体" w:hAnsi="宋体"/>
        </w:rPr>
      </w:pPr>
      <w:r>
        <w:rPr>
          <w:rFonts w:hint="eastAsia" w:ascii="宋体" w:hAnsi="宋体"/>
        </w:rPr>
        <w:t>课后作业参考答案</w:t>
      </w:r>
    </w:p>
    <w:p w14:paraId="7A34A446">
      <w:pPr>
        <w:pStyle w:val="19"/>
        <w:tabs>
          <w:tab w:val="left" w:pos="420"/>
        </w:tabs>
        <w:adjustRightInd w:val="0"/>
        <w:snapToGrid w:val="0"/>
        <w:spacing w:line="312" w:lineRule="auto"/>
        <w:ind w:firstLine="480"/>
        <w:jc w:val="left"/>
        <w:rPr>
          <w:rFonts w:ascii="Times New Roman" w:hAnsi="Times New Roman"/>
          <w:color w:val="auto"/>
          <w:szCs w:val="24"/>
        </w:rPr>
      </w:pPr>
      <w:r>
        <w:rPr>
          <w:rFonts w:ascii="Times New Roman" w:hAnsi="Times New Roman"/>
          <w:color w:val="000000"/>
          <w:szCs w:val="24"/>
        </w:rPr>
        <w:t>1</w:t>
      </w:r>
      <w:r>
        <w:rPr>
          <w:rFonts w:ascii="Times New Roman" w:hAnsi="Times New Roman"/>
          <w:szCs w:val="24"/>
        </w:rPr>
        <w:t>．</w:t>
      </w:r>
      <w:r>
        <w:rPr>
          <w:rFonts w:ascii="Times New Roman" w:hAnsi="Times New Roman"/>
          <w:color w:val="auto"/>
          <w:szCs w:val="24"/>
        </w:rPr>
        <w:t>12</w:t>
      </w:r>
      <w:r>
        <w:rPr>
          <w:rFonts w:hint="eastAsia" w:ascii="Times New Roman" w:hAnsi="Times New Roman"/>
          <w:color w:val="auto"/>
          <w:szCs w:val="24"/>
        </w:rPr>
        <w:t>．</w:t>
      </w:r>
    </w:p>
    <w:p w14:paraId="35F84E88">
      <w:pPr>
        <w:pStyle w:val="5"/>
        <w:adjustRightInd w:val="0"/>
        <w:snapToGrid w:val="0"/>
        <w:spacing w:after="0" w:line="312" w:lineRule="auto"/>
        <w:ind w:left="0" w:leftChars="0" w:right="0" w:rightChars="0" w:firstLine="480"/>
        <w:jc w:val="left"/>
        <w:rPr>
          <w:rFonts w:ascii="Times New Roman" w:hAnsi="Times New Roman" w:cs="Times New Roman"/>
          <w:color w:val="000000"/>
          <w:szCs w:val="24"/>
        </w:rPr>
      </w:pPr>
      <w:r>
        <w:rPr>
          <w:rFonts w:ascii="Times New Roman" w:hAnsi="Times New Roman" w:cs="Times New Roman"/>
          <w:szCs w:val="24"/>
        </w:rPr>
        <w:t>2．</w:t>
      </w:r>
      <w:r>
        <w:rPr>
          <w:rFonts w:ascii="Times New Roman" w:hAnsi="Times New Roman" w:cs="Times New Roman"/>
          <w:color w:val="000000"/>
          <w:szCs w:val="24"/>
        </w:rPr>
        <w:fldChar w:fldCharType="begin"/>
      </w:r>
      <w:r>
        <w:rPr>
          <w:rFonts w:ascii="Times New Roman" w:hAnsi="Times New Roman" w:cs="Times New Roman"/>
          <w:color w:val="000000"/>
          <w:szCs w:val="24"/>
        </w:rPr>
        <w:instrText xml:space="preserve"> = 1 \* GB3 </w:instrText>
      </w:r>
      <w:r>
        <w:rPr>
          <w:rFonts w:ascii="Times New Roman" w:hAnsi="Times New Roman" w:cs="Times New Roman"/>
          <w:color w:val="000000"/>
          <w:szCs w:val="24"/>
        </w:rPr>
        <w:fldChar w:fldCharType="separate"/>
      </w:r>
      <w:r>
        <w:rPr>
          <w:rFonts w:hint="eastAsia" w:ascii="Times New Roman" w:hAnsi="宋体" w:cs="宋体"/>
          <w:color w:val="000000"/>
          <w:szCs w:val="24"/>
        </w:rPr>
        <w:t>①</w:t>
      </w:r>
      <w:r>
        <w:rPr>
          <w:rFonts w:ascii="Times New Roman" w:hAnsi="Times New Roman" w:cs="Times New Roman"/>
          <w:color w:val="000000"/>
          <w:szCs w:val="24"/>
        </w:rPr>
        <w:fldChar w:fldCharType="end"/>
      </w:r>
      <w:r>
        <w:rPr>
          <w:rFonts w:ascii="Times New Roman" w:hAnsi="Times New Roman" w:cs="Times New Roman"/>
          <w:color w:val="000000"/>
          <w:szCs w:val="24"/>
        </w:rPr>
        <w:fldChar w:fldCharType="begin"/>
      </w:r>
      <w:r>
        <w:rPr>
          <w:rFonts w:ascii="Times New Roman" w:hAnsi="Times New Roman" w:cs="Times New Roman"/>
          <w:color w:val="000000"/>
          <w:szCs w:val="24"/>
        </w:rPr>
        <w:instrText xml:space="preserve"> = 4 \* GB3 </w:instrText>
      </w:r>
      <w:r>
        <w:rPr>
          <w:rFonts w:ascii="Times New Roman" w:hAnsi="Times New Roman" w:cs="Times New Roman"/>
          <w:color w:val="000000"/>
          <w:szCs w:val="24"/>
        </w:rPr>
        <w:fldChar w:fldCharType="separate"/>
      </w:r>
      <w:r>
        <w:rPr>
          <w:rFonts w:hint="eastAsia" w:ascii="Times New Roman" w:hAnsi="宋体" w:cs="宋体"/>
          <w:color w:val="000000"/>
          <w:szCs w:val="24"/>
        </w:rPr>
        <w:t>④</w:t>
      </w:r>
      <w:r>
        <w:rPr>
          <w:rFonts w:ascii="Times New Roman" w:hAnsi="Times New Roman" w:cs="Times New Roman"/>
          <w:color w:val="000000"/>
          <w:szCs w:val="24"/>
        </w:rPr>
        <w:fldChar w:fldCharType="end"/>
      </w:r>
      <w:r>
        <w:rPr>
          <w:rFonts w:ascii="Times New Roman" w:hAnsi="Times New Roman" w:cs="Times New Roman"/>
          <w:color w:val="000000"/>
          <w:szCs w:val="24"/>
        </w:rPr>
        <w:t>．</w:t>
      </w:r>
    </w:p>
    <w:p w14:paraId="4DD4535A">
      <w:pPr>
        <w:pStyle w:val="4"/>
        <w:adjustRightInd w:val="0"/>
        <w:snapToGrid w:val="0"/>
        <w:spacing w:after="0" w:line="312" w:lineRule="auto"/>
        <w:ind w:firstLine="480"/>
        <w:jc w:val="left"/>
        <w:rPr>
          <w:rFonts w:ascii="Times New Roman" w:hAnsi="Times New Roman"/>
        </w:rPr>
      </w:pPr>
      <w:r>
        <w:rPr>
          <w:rFonts w:ascii="Times New Roman" w:hAnsi="Times New Roman"/>
        </w:rPr>
        <w:t>3．</w:t>
      </w:r>
      <w:r>
        <w:rPr>
          <w:rFonts w:hint="eastAsia" w:ascii="Times New Roman" w:hAnsi="Times New Roman"/>
        </w:rPr>
        <w:t>7．</w:t>
      </w:r>
    </w:p>
    <w:p w14:paraId="14A08FA4">
      <w:pPr>
        <w:adjustRightInd w:val="0"/>
        <w:snapToGrid w:val="0"/>
        <w:spacing w:line="312" w:lineRule="auto"/>
        <w:ind w:firstLine="480"/>
        <w:jc w:val="left"/>
        <w:rPr>
          <w:rFonts w:ascii="Times New Roman" w:hAnsi="Times New Roman" w:cs="Times New Roman"/>
          <w:color w:val="000000"/>
          <w:szCs w:val="24"/>
        </w:rPr>
      </w:pPr>
      <w:r>
        <w:rPr>
          <w:rFonts w:hint="eastAsia" w:ascii="Times New Roman" w:hAnsi="Times New Roman" w:cs="Times New Roman"/>
          <w:szCs w:val="24"/>
        </w:rPr>
        <w:t>4</w:t>
      </w:r>
      <w:r>
        <w:rPr>
          <w:rFonts w:ascii="Times New Roman" w:hAnsi="Times New Roman" w:cs="Times New Roman"/>
          <w:szCs w:val="24"/>
        </w:rPr>
        <w:t>．27585.6．</w:t>
      </w:r>
    </w:p>
    <w:p w14:paraId="22E13669">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5．3</w:t>
      </w:r>
      <w:r>
        <w:rPr>
          <w:rFonts w:hint="eastAsia" w:ascii="Times New Roman" w:hAnsi="Times New Roman" w:cs="Times New Roman"/>
          <w:szCs w:val="24"/>
        </w:rPr>
        <w:t>，</w:t>
      </w:r>
      <w:r>
        <w:rPr>
          <w:rFonts w:ascii="Times New Roman" w:hAnsi="Times New Roman" w:cs="Times New Roman"/>
          <w:szCs w:val="24"/>
        </w:rPr>
        <w:t>30．</w:t>
      </w:r>
    </w:p>
    <w:p w14:paraId="051D2582">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szCs w:val="24"/>
        </w:rPr>
        <w:t>6．</w:t>
      </w:r>
      <w:r>
        <w:rPr>
          <w:rFonts w:hint="eastAsia" w:ascii="Times New Roman" w:hAnsi="Times New Roman" w:cs="Times New Roman"/>
          <w:szCs w:val="24"/>
        </w:rPr>
        <w:t>（1）</w:t>
      </w:r>
      <w:r>
        <w:rPr>
          <w:rFonts w:ascii="Times New Roman" w:hAnsi="Times New Roman" w:cs="Times New Roman"/>
          <w:color w:val="000000"/>
        </w:rPr>
        <w:t>样本中10棵这种树木的根部横截面积的平均值</w:t>
      </w:r>
      <w:r>
        <w:rPr>
          <w:rFonts w:ascii="Times New Roman" w:hAnsi="Times New Roman" w:cs="Times New Roman"/>
          <w:position w:val="-24"/>
        </w:rPr>
        <w:object>
          <v:shape id="_x0000_i1174" o:spt="75" alt="学科网(www.zxxk.com)--教育资源门户，提供试卷、教案、课件、论文、素材以及各类教学资源下载，还有大量而丰富的教学相关资讯！" type="#_x0000_t75" style="height:31.65pt;width:66.55pt;" o:ole="t" filled="f" o:preferrelative="t" stroked="f" coordsize="21600,21600">
            <v:path/>
            <v:fill on="f" focussize="0,0"/>
            <v:stroke on="f" joinstyle="miter"/>
            <v:imagedata r:id="rId300" o:title=""/>
            <o:lock v:ext="edit" aspectratio="t"/>
            <w10:wrap type="none"/>
            <w10:anchorlock/>
          </v:shape>
          <o:OLEObject Type="Embed" ProgID="Equation.DSMT4" ShapeID="_x0000_i1174" DrawAspect="Content" ObjectID="_1468075874" r:id="rId299">
            <o:LockedField>false</o:LockedField>
          </o:OLEObject>
        </w:object>
      </w:r>
      <w:r>
        <w:rPr>
          <w:rFonts w:hint="eastAsia" w:ascii="Times New Roman" w:hAnsi="Times New Roman" w:cs="Times New Roman"/>
        </w:rPr>
        <w:t>，</w:t>
      </w:r>
      <w:r>
        <w:rPr>
          <w:rFonts w:ascii="Times New Roman" w:hAnsi="Times New Roman" w:cs="Times New Roman"/>
          <w:color w:val="000000"/>
        </w:rPr>
        <w:t>材积量的平均值</w:t>
      </w:r>
      <w:r>
        <w:rPr>
          <w:rFonts w:ascii="Times New Roman" w:hAnsi="Times New Roman" w:cs="Times New Roman"/>
          <w:position w:val="-24"/>
        </w:rPr>
        <w:object>
          <v:shape id="_x0000_i1175" o:spt="75" alt="学科网(www.zxxk.com)--教育资源门户，提供试卷、教案、课件、论文、素材以及各类教学资源下载，还有大量而丰富的教学相关资讯！" type="#_x0000_t75" style="height:31.65pt;width:72.55pt;" o:ole="t" filled="f" o:preferrelative="t" stroked="f" coordsize="21600,21600">
            <v:path/>
            <v:fill on="f" focussize="0,0"/>
            <v:stroke on="f" joinstyle="miter"/>
            <v:imagedata r:id="rId302" o:title=""/>
            <o:lock v:ext="edit" aspectratio="t"/>
            <w10:wrap type="none"/>
            <w10:anchorlock/>
          </v:shape>
          <o:OLEObject Type="Embed" ProgID="Equation.DSMT4" ShapeID="_x0000_i1175" DrawAspect="Content" ObjectID="_1468075875" r:id="rId301">
            <o:LockedField>false</o:LockedField>
          </o:OLEObject>
        </w:object>
      </w:r>
      <w:r>
        <w:rPr>
          <w:rFonts w:hint="eastAsia" w:ascii="Times New Roman" w:hAnsi="Times New Roman" w:cs="Times New Roman"/>
        </w:rPr>
        <w:t>．</w:t>
      </w:r>
    </w:p>
    <w:p w14:paraId="58EF7FE9">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据此可估计该林区这种树木平均一棵的根部横截面积为</w:t>
      </w:r>
      <w:r>
        <w:rPr>
          <w:rFonts w:ascii="Times New Roman" w:hAnsi="Times New Roman" w:cs="Times New Roman"/>
          <w:position w:val="-6"/>
        </w:rPr>
        <w:object>
          <v:shape id="_x0000_i1176" o:spt="75" alt="学科网(www.zxxk.com)--教育资源门户，提供试卷、教案、课件、论文、素材以及各类教学资源下载，还有大量而丰富的教学相关资讯！" type="#_x0000_t75" style="height:15.8pt;width:37.65pt;" o:ole="t" filled="f" o:preferrelative="t" stroked="f" coordsize="21600,21600">
            <v:path/>
            <v:fill on="f" focussize="0,0"/>
            <v:stroke on="f" joinstyle="miter"/>
            <v:imagedata r:id="rId304" o:title=""/>
            <o:lock v:ext="edit" aspectratio="t"/>
            <w10:wrap type="none"/>
            <w10:anchorlock/>
          </v:shape>
          <o:OLEObject Type="Embed" ProgID="Equation.DSMT4" ShapeID="_x0000_i1176" DrawAspect="Content" ObjectID="_1468075876" r:id="rId303">
            <o:LockedField>false</o:LockedField>
          </o:OLEObject>
        </w:object>
      </w:r>
      <w:r>
        <w:rPr>
          <w:rFonts w:ascii="Times New Roman" w:hAnsi="Times New Roman" w:cs="Times New Roman"/>
          <w:color w:val="000000"/>
        </w:rPr>
        <w:t>，材积量为</w:t>
      </w:r>
      <w:r>
        <w:rPr>
          <w:rFonts w:ascii="Times New Roman" w:hAnsi="Times New Roman" w:cs="Times New Roman"/>
          <w:position w:val="-6"/>
        </w:rPr>
        <w:object>
          <v:shape id="_x0000_i1177" o:spt="75" alt="学科网(www.zxxk.com)--教育资源门户，提供试卷、教案、课件、论文、素材以及各类教学资源下载，还有大量而丰富的教学相关资讯！" type="#_x0000_t75" style="height:15.8pt;width:37.65pt;" o:ole="t" filled="f" o:preferrelative="t" stroked="f" coordsize="21600,21600">
            <v:path/>
            <v:fill on="f" focussize="0,0"/>
            <v:stroke on="f" joinstyle="miter"/>
            <v:imagedata r:id="rId306" o:title=""/>
            <o:lock v:ext="edit" aspectratio="t"/>
            <w10:wrap type="none"/>
            <w10:anchorlock/>
          </v:shape>
          <o:OLEObject Type="Embed" ProgID="Equation.DSMT4" ShapeID="_x0000_i1177" DrawAspect="Content" ObjectID="_1468075877" r:id="rId305">
            <o:LockedField>false</o:LockedField>
          </o:OLEObject>
        </w:object>
      </w:r>
      <w:r>
        <w:rPr>
          <w:rFonts w:hint="eastAsia" w:ascii="Times New Roman" w:hAnsi="Times New Roman" w:cs="Times New Roman"/>
        </w:rPr>
        <w:t>．</w:t>
      </w:r>
    </w:p>
    <w:p w14:paraId="46CD2D50">
      <w:pPr>
        <w:adjustRightInd w:val="0"/>
        <w:snapToGrid w:val="0"/>
        <w:spacing w:line="312" w:lineRule="auto"/>
        <w:ind w:firstLine="480"/>
        <w:jc w:val="left"/>
        <w:rPr>
          <w:rFonts w:ascii="Times New Roman" w:hAnsi="Times New Roman" w:cs="Times New Roman"/>
          <w:color w:val="000000"/>
        </w:rPr>
      </w:pPr>
      <w:r>
        <w:rPr>
          <w:rFonts w:hint="eastAsia" w:ascii="Times New Roman" w:hAnsi="Times New Roman" w:cs="Times New Roman"/>
          <w:color w:val="000000"/>
        </w:rPr>
        <w:t>（2）样本相关系数</w:t>
      </w:r>
      <w:r>
        <w:rPr>
          <w:rFonts w:ascii="Times New Roman" w:hAnsi="Times New Roman" w:cs="Times New Roman"/>
          <w:position w:val="-68"/>
        </w:rPr>
        <w:object>
          <v:shape id="_x0000_i1178" o:spt="75" alt="学科网(www.zxxk.com)--教育资源门户，提供试卷、教案、课件、论文、素材以及各类教学资源下载，还有大量而丰富的教学相关资讯！" type="#_x0000_t75" style="height:71.45pt;width:144.55pt;" o:ole="t" filled="f" o:preferrelative="t" stroked="f" coordsize="21600,21600">
            <v:path/>
            <v:fill on="f" focussize="0,0"/>
            <v:stroke on="f" joinstyle="miter"/>
            <v:imagedata r:id="rId308" o:title=""/>
            <o:lock v:ext="edit" aspectratio="t"/>
            <w10:wrap type="none"/>
            <w10:anchorlock/>
          </v:shape>
          <o:OLEObject Type="Embed" ProgID="Equation.DSMT4" ShapeID="_x0000_i1178" DrawAspect="Content" ObjectID="_1468075878" r:id="rId307">
            <o:LockedField>false</o:LockedField>
          </o:OLEObject>
        </w:object>
      </w:r>
      <w:r>
        <w:rPr>
          <w:rFonts w:ascii="Times New Roman" w:hAnsi="Times New Roman" w:cs="Times New Roman"/>
          <w:position w:val="-72"/>
        </w:rPr>
        <w:object>
          <v:shape id="_x0000_i1179" o:spt="75" type="#_x0000_t75" style="height:72.55pt;width:168pt;" o:ole="t" filled="f" o:preferrelative="t" stroked="f" coordsize="21600,21600">
            <v:path/>
            <v:fill on="f" focussize="0,0"/>
            <v:stroke on="f" joinstyle="miter"/>
            <v:imagedata r:id="rId310" o:title=""/>
            <o:lock v:ext="edit" aspectratio="t"/>
            <w10:wrap type="none"/>
            <w10:anchorlock/>
          </v:shape>
          <o:OLEObject Type="Embed" ProgID="Equation.DSMT4" ShapeID="_x0000_i1179" DrawAspect="Content" ObjectID="_1468075879" r:id="rId309">
            <o:LockedField>false</o:LockedField>
          </o:OLEObject>
        </w:object>
      </w:r>
      <w:r>
        <w:rPr>
          <w:rFonts w:ascii="Times New Roman" w:hAnsi="Times New Roman" w:cs="Times New Roman"/>
          <w:position w:val="-36"/>
        </w:rPr>
        <w:object>
          <v:shape id="_x0000_i1180" o:spt="75" alt="学科网(www.zxxk.com)--教育资源门户，提供试卷、教案、课件、论文、素材以及各类教学资源下载，还有大量而丰富的教学相关资讯！" type="#_x0000_t75" style="height:37.1pt;width:244.9pt;" o:ole="t" filled="f" o:preferrelative="t" stroked="f" coordsize="21600,21600">
            <v:path/>
            <v:fill on="f" focussize="0,0"/>
            <v:stroke on="f" joinstyle="miter"/>
            <v:imagedata r:id="rId312" o:title=""/>
            <o:lock v:ext="edit" aspectratio="t"/>
            <w10:wrap type="none"/>
            <w10:anchorlock/>
          </v:shape>
          <o:OLEObject Type="Embed" ProgID="Equation.DSMT4" ShapeID="_x0000_i1180" DrawAspect="Content" ObjectID="_1468075880" r:id="rId311">
            <o:LockedField>false</o:LockedField>
          </o:OLEObject>
        </w:object>
      </w:r>
      <w:r>
        <w:rPr>
          <w:rFonts w:hint="eastAsia" w:ascii="Times New Roman" w:hAnsi="Times New Roman" w:cs="Times New Roman"/>
        </w:rPr>
        <w:t>．</w:t>
      </w:r>
    </w:p>
    <w:p w14:paraId="6FB0CA82">
      <w:pPr>
        <w:adjustRightInd w:val="0"/>
        <w:snapToGrid w:val="0"/>
        <w:spacing w:line="312" w:lineRule="auto"/>
        <w:ind w:firstLine="480"/>
        <w:jc w:val="left"/>
        <w:rPr>
          <w:rFonts w:ascii="Times New Roman" w:hAnsi="Times New Roman" w:cs="Times New Roman"/>
          <w:color w:val="000000"/>
        </w:rPr>
      </w:pPr>
      <w:r>
        <w:rPr>
          <w:rFonts w:hint="eastAsia" w:ascii="Times New Roman" w:hAnsi="Times New Roman" w:cs="Times New Roman"/>
          <w:color w:val="000000"/>
        </w:rPr>
        <w:t>（3）</w:t>
      </w:r>
      <w:r>
        <w:rPr>
          <w:rFonts w:ascii="Times New Roman" w:hAnsi="Times New Roman" w:cs="Times New Roman"/>
          <w:color w:val="000000"/>
        </w:rPr>
        <w:t>设该林区这种树木的总材积量的估计值为</w:t>
      </w:r>
      <w:r>
        <w:rPr>
          <w:rFonts w:ascii="Times New Roman" w:hAnsi="Times New Roman" w:cs="Times New Roman"/>
          <w:color w:val="000000"/>
          <w:position w:val="-4"/>
        </w:rPr>
        <w:object>
          <v:shape id="_x0000_i1181" o:spt="75" type="#_x0000_t75" style="height:14.2pt;width:11.45pt;" o:ole="t" filled="f" o:preferrelative="t" stroked="f" coordsize="21600,21600">
            <v:path/>
            <v:fill on="f" focussize="0,0"/>
            <v:stroke on="f" joinstyle="miter"/>
            <v:imagedata r:id="rId314" o:title=""/>
            <o:lock v:ext="edit" aspectratio="t"/>
            <w10:wrap type="none"/>
            <w10:anchorlock/>
          </v:shape>
          <o:OLEObject Type="Embed" ProgID="Equation.DSMT4" ShapeID="_x0000_i1181" DrawAspect="Content" ObjectID="_1468075881" r:id="rId313">
            <o:LockedField>false</o:LockedField>
          </o:OLEObject>
        </w:object>
      </w:r>
      <w:r>
        <w:rPr>
          <w:rFonts w:ascii="Times New Roman" w:hAnsi="Times New Roman" w:cs="Times New Roman"/>
          <w:color w:val="000000"/>
        </w:rPr>
        <w:t>(</w:t>
      </w:r>
      <w:r>
        <w:rPr>
          <w:rFonts w:hint="eastAsia" w:ascii="Times New Roman" w:hAnsi="Times New Roman" w:cs="Times New Roman"/>
          <w:color w:val="000000"/>
        </w:rPr>
        <w:t>m</w:t>
      </w:r>
      <w:r>
        <w:rPr>
          <w:rFonts w:ascii="Times New Roman" w:hAnsi="Times New Roman" w:cs="Times New Roman"/>
          <w:color w:val="000000"/>
          <w:vertAlign w:val="superscript"/>
        </w:rPr>
        <w:t>3</w:t>
      </w:r>
      <w:r>
        <w:rPr>
          <w:rFonts w:ascii="Times New Roman" w:hAnsi="Times New Roman" w:cs="Times New Roman"/>
          <w:color w:val="000000"/>
        </w:rPr>
        <w:t>)</w:t>
      </w:r>
      <w:r>
        <w:rPr>
          <w:rFonts w:hint="eastAsia" w:ascii="Times New Roman" w:hAnsi="Times New Roman" w:cs="Times New Roman"/>
        </w:rPr>
        <w:t>．</w:t>
      </w:r>
    </w:p>
    <w:p w14:paraId="3ABB8A5D">
      <w:pPr>
        <w:adjustRightInd w:val="0"/>
        <w:snapToGrid w:val="0"/>
        <w:spacing w:line="312" w:lineRule="auto"/>
        <w:ind w:firstLine="480"/>
        <w:jc w:val="left"/>
        <w:rPr>
          <w:rFonts w:ascii="Times New Roman" w:hAnsi="Times New Roman" w:cs="Times New Roman"/>
          <w:color w:val="000000"/>
        </w:rPr>
      </w:pPr>
      <w:r>
        <w:rPr>
          <w:rFonts w:hint="eastAsia" w:ascii="Times New Roman" w:hAnsi="Times New Roman" w:cs="Times New Roman"/>
          <w:color w:val="000000"/>
        </w:rPr>
        <w:t>由</w:t>
      </w:r>
      <w:r>
        <w:rPr>
          <w:rFonts w:ascii="Times New Roman" w:hAnsi="Times New Roman" w:cs="Times New Roman"/>
          <w:color w:val="000000"/>
        </w:rPr>
        <w:t>树木的材积量与其根部横截面积近似成正比，即</w:t>
      </w:r>
      <w:r>
        <w:rPr>
          <w:rFonts w:ascii="Times New Roman" w:hAnsi="Times New Roman" w:cs="Times New Roman"/>
          <w:position w:val="-24"/>
        </w:rPr>
        <w:object>
          <v:shape id="_x0000_i1182" o:spt="75" alt="学科网(www.zxxk.com)--教育资源门户，提供试卷、教案、课件、论文、素材以及各类教学资源下载，还有大量而丰富的教学相关资讯！" type="#_x0000_t75" style="height:31.65pt;width:56.2pt;" o:ole="t" filled="f" o:preferrelative="t" stroked="f" coordsize="21600,21600">
            <v:path/>
            <v:fill on="f" focussize="0,0"/>
            <v:stroke on="f" joinstyle="miter"/>
            <v:imagedata r:id="rId316" o:title=""/>
            <o:lock v:ext="edit" aspectratio="t"/>
            <w10:wrap type="none"/>
            <w10:anchorlock/>
          </v:shape>
          <o:OLEObject Type="Embed" ProgID="Equation.DSMT4" ShapeID="_x0000_i1182" DrawAspect="Content" ObjectID="_1468075882" r:id="rId315">
            <o:LockedField>false</o:LockedField>
          </o:OLEObject>
        </w:object>
      </w:r>
      <w:r>
        <w:rPr>
          <w:rFonts w:ascii="Times New Roman" w:hAnsi="Times New Roman" w:cs="Times New Roman"/>
          <w:color w:val="000000"/>
        </w:rPr>
        <w:t>，解得</w:t>
      </w:r>
      <w:r>
        <w:rPr>
          <w:rFonts w:ascii="Times New Roman" w:hAnsi="Times New Roman" w:cs="Times New Roman"/>
          <w:position w:val="-6"/>
        </w:rPr>
        <w:object>
          <v:shape id="_x0000_i1183" o:spt="75" type="#_x0000_t75" style="height:14.75pt;width:45.8pt;" o:ole="t" filled="f" o:preferrelative="t" stroked="f" coordsize="21600,21600">
            <v:path/>
            <v:fill on="f" focussize="0,0"/>
            <v:stroke on="f" joinstyle="miter"/>
            <v:imagedata r:id="rId318" o:title=""/>
            <o:lock v:ext="edit" aspectratio="t"/>
            <w10:wrap type="none"/>
            <w10:anchorlock/>
          </v:shape>
          <o:OLEObject Type="Embed" ProgID="Equation.DSMT4" ShapeID="_x0000_i1183" DrawAspect="Content" ObjectID="_1468075883" r:id="rId317">
            <o:LockedField>false</o:LockedField>
          </o:OLEObject>
        </w:object>
      </w:r>
      <w:r>
        <w:rPr>
          <w:rFonts w:ascii="Times New Roman" w:hAnsi="Times New Roman" w:cs="Times New Roman"/>
        </w:rPr>
        <w:t>(</w:t>
      </w:r>
      <w:r>
        <w:rPr>
          <w:rFonts w:hint="eastAsia" w:ascii="Times New Roman" w:hAnsi="Times New Roman" w:cs="Times New Roman"/>
          <w:color w:val="000000"/>
        </w:rPr>
        <w:t>m</w:t>
      </w:r>
      <w:r>
        <w:rPr>
          <w:rFonts w:ascii="Times New Roman" w:hAnsi="Times New Roman" w:cs="Times New Roman"/>
          <w:color w:val="000000"/>
          <w:vertAlign w:val="superscript"/>
        </w:rPr>
        <w:t>3</w:t>
      </w:r>
      <w:r>
        <w:rPr>
          <w:rFonts w:ascii="Times New Roman" w:hAnsi="Times New Roman" w:cs="Times New Roman"/>
          <w:color w:val="000000"/>
        </w:rPr>
        <w:t>)．</w:t>
      </w:r>
    </w:p>
    <w:p w14:paraId="4DE31E4E">
      <w:pPr>
        <w:adjustRightInd w:val="0"/>
        <w:snapToGrid w:val="0"/>
        <w:spacing w:line="312" w:lineRule="auto"/>
        <w:ind w:firstLine="480"/>
        <w:jc w:val="left"/>
        <w:rPr>
          <w:rFonts w:ascii="Times New Roman" w:hAnsi="Times New Roman" w:cs="Times New Roman"/>
          <w:color w:val="000000"/>
        </w:rPr>
      </w:pPr>
      <w:r>
        <w:rPr>
          <w:rFonts w:hint="eastAsia" w:ascii="Times New Roman" w:hAnsi="Times New Roman" w:cs="Times New Roman"/>
          <w:color w:val="000000"/>
        </w:rPr>
        <w:t>因此</w:t>
      </w:r>
      <w:r>
        <w:rPr>
          <w:rFonts w:ascii="Times New Roman" w:hAnsi="Times New Roman" w:cs="Times New Roman"/>
          <w:color w:val="000000"/>
        </w:rPr>
        <w:t>该林区这种树木的总材积量估计为</w:t>
      </w:r>
      <w:r>
        <w:rPr>
          <w:rFonts w:ascii="Times New Roman" w:hAnsi="Times New Roman" w:cs="Times New Roman"/>
        </w:rPr>
        <w:t>1209(</w:t>
      </w:r>
      <w:r>
        <w:rPr>
          <w:rFonts w:hint="eastAsia" w:ascii="Times New Roman" w:hAnsi="Times New Roman" w:cs="Times New Roman"/>
          <w:color w:val="000000"/>
        </w:rPr>
        <w:t>m</w:t>
      </w:r>
      <w:r>
        <w:rPr>
          <w:rFonts w:ascii="Times New Roman" w:hAnsi="Times New Roman" w:cs="Times New Roman"/>
          <w:color w:val="000000"/>
          <w:vertAlign w:val="superscript"/>
        </w:rPr>
        <w:t>3</w:t>
      </w:r>
      <w:r>
        <w:rPr>
          <w:rFonts w:ascii="Times New Roman" w:hAnsi="Times New Roman" w:cs="Times New Roman"/>
          <w:color w:val="000000"/>
        </w:rPr>
        <w:t>)．</w:t>
      </w:r>
    </w:p>
    <w:p w14:paraId="7B6249E3">
      <w:pPr>
        <w:adjustRightInd w:val="0"/>
        <w:snapToGrid w:val="0"/>
        <w:spacing w:line="312" w:lineRule="auto"/>
        <w:ind w:firstLine="480"/>
        <w:jc w:val="left"/>
        <w:rPr>
          <w:rFonts w:eastAsia="仿宋" w:cs="Times New Roman"/>
          <w:color w:val="000000" w:themeColor="text1"/>
        </w:rPr>
      </w:pPr>
      <w:r>
        <w:rPr>
          <w:rFonts w:ascii="Times New Roman" w:hAnsi="Times New Roman" w:cs="Times New Roman"/>
          <w:szCs w:val="24"/>
        </w:rPr>
        <w:t>7．（选做）</w:t>
      </w:r>
      <w:r>
        <w:rPr>
          <w:rFonts w:hint="eastAsia" w:ascii="Times New Roman" w:hAnsi="Times New Roman" w:cs="Times New Roman"/>
          <w:szCs w:val="24"/>
        </w:rPr>
        <w:t>（1）</w:t>
      </w:r>
      <w:r>
        <w:rPr>
          <w:rFonts w:hint="eastAsia" w:eastAsia="仿宋" w:cs="Times New Roman"/>
          <w:color w:val="000000" w:themeColor="text1"/>
        </w:rPr>
        <w:t xml:space="preserve">① </w:t>
      </w:r>
      <w:r>
        <w:rPr>
          <w:rFonts w:hint="eastAsia" w:ascii="宋体" w:hAnsi="宋体"/>
          <w:color w:val="000000" w:themeColor="text1"/>
        </w:rPr>
        <w:t>提出原假设</w:t>
      </w:r>
      <w:r>
        <w:rPr>
          <w:rFonts w:ascii="仿宋" w:hAnsi="仿宋" w:eastAsia="仿宋"/>
          <w:color w:val="000000" w:themeColor="text1"/>
          <w:position w:val="-12"/>
        </w:rPr>
        <w:object>
          <v:shape id="_x0000_i1184" o:spt="75" type="#_x0000_t75" style="height:18.55pt;width:17.45pt;" o:ole="t" filled="f" o:preferrelative="t" stroked="f" coordsize="21600,21600">
            <v:path/>
            <v:fill on="f" focussize="0,0"/>
            <v:stroke on="f" joinstyle="miter"/>
            <v:imagedata r:id="rId320" o:title=""/>
            <o:lock v:ext="edit" aspectratio="t"/>
            <w10:wrap type="none"/>
            <w10:anchorlock/>
          </v:shape>
          <o:OLEObject Type="Embed" ProgID="Equation.DSMT4" ShapeID="_x0000_i1184" DrawAspect="Content" ObjectID="_1468075884" r:id="rId319">
            <o:LockedField>false</o:LockedField>
          </o:OLEObject>
        </w:object>
      </w:r>
      <w:r>
        <w:rPr>
          <w:rFonts w:hint="eastAsia" w:ascii="仿宋" w:hAnsi="仿宋" w:eastAsia="仿宋"/>
          <w:color w:val="000000" w:themeColor="text1"/>
        </w:rPr>
        <w:t>：</w:t>
      </w:r>
      <w:r>
        <w:rPr>
          <w:rFonts w:ascii="Times New Roman" w:hAnsi="Times New Roman" w:cs="Times New Roman"/>
          <w:szCs w:val="24"/>
        </w:rPr>
        <w:t>患该疾病</w:t>
      </w:r>
      <w:r>
        <w:rPr>
          <w:rFonts w:hint="eastAsia" w:ascii="Times New Roman" w:hAnsi="Times New Roman" w:cs="Times New Roman"/>
          <w:szCs w:val="24"/>
        </w:rPr>
        <w:t>与</w:t>
      </w:r>
      <w:r>
        <w:rPr>
          <w:rFonts w:ascii="Times New Roman" w:hAnsi="Times New Roman" w:cs="Times New Roman"/>
          <w:szCs w:val="24"/>
        </w:rPr>
        <w:t>卫生习惯</w:t>
      </w:r>
      <w:r>
        <w:rPr>
          <w:rFonts w:hint="eastAsia" w:ascii="Times New Roman" w:hAnsi="Times New Roman" w:cs="Times New Roman"/>
          <w:szCs w:val="24"/>
        </w:rPr>
        <w:t>无关</w:t>
      </w:r>
      <w:r>
        <w:rPr>
          <w:rFonts w:ascii="Times New Roman" w:hAnsi="Times New Roman" w:cs="Times New Roman"/>
          <w:color w:val="000000"/>
        </w:rPr>
        <w:t>．</w:t>
      </w:r>
    </w:p>
    <w:p w14:paraId="495CF503">
      <w:pPr>
        <w:adjustRightInd w:val="0"/>
        <w:snapToGrid w:val="0"/>
        <w:spacing w:line="312" w:lineRule="auto"/>
        <w:ind w:firstLine="480"/>
        <w:jc w:val="left"/>
        <w:rPr>
          <w:rFonts w:ascii="仿宋" w:hAnsi="仿宋" w:eastAsia="仿宋"/>
          <w:color w:val="000000" w:themeColor="text1"/>
        </w:rPr>
      </w:pPr>
      <w:r>
        <w:rPr>
          <w:rFonts w:hint="eastAsia" w:eastAsia="仿宋" w:cs="Times New Roman"/>
          <w:color w:val="000000" w:themeColor="text1"/>
        </w:rPr>
        <w:t xml:space="preserve">② </w:t>
      </w:r>
      <w:r>
        <w:rPr>
          <w:rFonts w:hint="eastAsia" w:ascii="宋体" w:hAnsi="宋体"/>
          <w:color w:val="000000" w:themeColor="text1"/>
        </w:rPr>
        <w:t>确定显著性水平</w:t>
      </w:r>
      <w:r>
        <w:rPr>
          <w:rFonts w:ascii="仿宋" w:hAnsi="仿宋" w:eastAsia="仿宋"/>
          <w:color w:val="000000" w:themeColor="text1"/>
          <w:position w:val="-6"/>
        </w:rPr>
        <w:object>
          <v:shape id="_x0000_i1185" o:spt="75" type="#_x0000_t75" style="height:14.75pt;width:44.2pt;" o:ole="t" filled="f" o:preferrelative="t" stroked="f" coordsize="21600,21600">
            <v:path/>
            <v:fill on="f" focussize="0,0"/>
            <v:stroke on="f" joinstyle="miter"/>
            <v:imagedata r:id="rId322" o:title=""/>
            <o:lock v:ext="edit" aspectratio="t"/>
            <w10:wrap type="none"/>
            <w10:anchorlock/>
          </v:shape>
          <o:OLEObject Type="Embed" ProgID="Equation.DSMT4" ShapeID="_x0000_i1185" DrawAspect="Content" ObjectID="_1468075885" r:id="rId321">
            <o:LockedField>false</o:LockedField>
          </o:OLEObject>
        </w:object>
      </w:r>
      <w:r>
        <w:rPr>
          <w:rFonts w:hint="eastAsia" w:ascii="仿宋" w:hAnsi="仿宋" w:eastAsia="仿宋"/>
          <w:color w:val="000000" w:themeColor="text1"/>
        </w:rPr>
        <w:t>．</w:t>
      </w:r>
    </w:p>
    <w:p w14:paraId="7CFE13EF">
      <w:pPr>
        <w:adjustRightInd w:val="0"/>
        <w:snapToGrid w:val="0"/>
        <w:spacing w:line="312" w:lineRule="auto"/>
        <w:ind w:firstLine="480"/>
        <w:jc w:val="left"/>
        <w:rPr>
          <w:rFonts w:ascii="Times New Roman" w:hAnsi="Times New Roman"/>
          <w:color w:val="000000"/>
        </w:rPr>
      </w:pPr>
      <w:r>
        <w:rPr>
          <w:rFonts w:hint="eastAsia" w:ascii="Times New Roman" w:hAnsi="宋体"/>
          <w:color w:val="000000"/>
        </w:rPr>
        <w:t>③ 计算</w:t>
      </w:r>
      <w:r>
        <w:rPr>
          <w:rFonts w:ascii="Times New Roman" w:hAnsi="Times New Roman"/>
          <w:position w:val="-24"/>
        </w:rPr>
        <w:object>
          <v:shape id="_x0000_i1186" o:spt="75" alt="学科网(www.zxxk.com)--教育资源门户，提供试卷、教案、课件、论文、素材以及各类教学资源下载，还有大量而丰富的教学相关资讯！" type="#_x0000_t75" style="height:31.65pt;width:160.9pt;" o:ole="t" filled="f" o:preferrelative="t" stroked="f" coordsize="21600,21600">
            <v:path/>
            <v:fill on="f" focussize="0,0"/>
            <v:stroke on="f" joinstyle="miter"/>
            <v:imagedata r:id="rId324" o:title=""/>
            <o:lock v:ext="edit" aspectratio="t"/>
            <w10:wrap type="none"/>
            <w10:anchorlock/>
          </v:shape>
          <o:OLEObject Type="Embed" ProgID="Equation.DSMT4" ShapeID="_x0000_i1186" DrawAspect="Content" ObjectID="_1468075886" r:id="rId323">
            <o:LockedField>false</o:LockedField>
          </o:OLEObject>
        </w:object>
      </w:r>
      <w:r>
        <w:rPr>
          <w:rFonts w:ascii="Times New Roman" w:hAnsi="Times New Roman" w:cs="Times New Roman"/>
          <w:color w:val="000000"/>
        </w:rPr>
        <w:t>．</w:t>
      </w:r>
    </w:p>
    <w:p w14:paraId="6DCB1C77">
      <w:pPr>
        <w:adjustRightInd w:val="0"/>
        <w:snapToGrid w:val="0"/>
        <w:spacing w:line="312" w:lineRule="auto"/>
        <w:ind w:firstLine="480"/>
        <w:jc w:val="left"/>
        <w:rPr>
          <w:rFonts w:ascii="Times New Roman" w:hAnsi="Times New Roman"/>
          <w:color w:val="000000"/>
        </w:rPr>
      </w:pPr>
      <w:r>
        <w:rPr>
          <w:rFonts w:hint="eastAsia" w:ascii="Times New Roman" w:hAnsi="宋体"/>
          <w:color w:val="000000"/>
        </w:rPr>
        <w:t xml:space="preserve">④ </w:t>
      </w:r>
      <w:r>
        <w:rPr>
          <w:rFonts w:hint="eastAsia" w:ascii="宋体" w:hAnsi="宋体"/>
          <w:color w:val="000000" w:themeColor="text1"/>
        </w:rPr>
        <w:t>统计决断：</w:t>
      </w:r>
      <w:r>
        <w:rPr>
          <w:rFonts w:ascii="Times New Roman" w:hAnsi="Times New Roman"/>
          <w:position w:val="-10"/>
        </w:rPr>
        <w:object>
          <v:shape id="_x0000_i1187" o:spt="75" type="#_x0000_t75" style="height:18.55pt;width:102pt;" o:ole="t" filled="f" o:preferrelative="t" stroked="f" coordsize="21600,21600">
            <v:path/>
            <v:fill on="f" focussize="0,0"/>
            <v:stroke on="f" joinstyle="miter"/>
            <v:imagedata r:id="rId326" o:title=""/>
            <o:lock v:ext="edit" aspectratio="t"/>
            <w10:wrap type="none"/>
            <w10:anchorlock/>
          </v:shape>
          <o:OLEObject Type="Embed" ProgID="Equation.DSMT4" ShapeID="_x0000_i1187" DrawAspect="Content" ObjectID="_1468075887" r:id="rId325">
            <o:LockedField>false</o:LockedField>
          </o:OLEObject>
        </w:object>
      </w:r>
      <w:r>
        <w:rPr>
          <w:rFonts w:ascii="Times New Roman" w:hAnsi="宋体"/>
          <w:color w:val="000000"/>
        </w:rPr>
        <w:t>，而</w:t>
      </w:r>
      <w:r>
        <w:rPr>
          <w:rFonts w:ascii="Times New Roman" w:hAnsi="宋体"/>
          <w:color w:val="000000"/>
          <w:position w:val="-6"/>
        </w:rPr>
        <w:object>
          <v:shape id="_x0000_i1188" o:spt="75" type="#_x0000_t75" style="height:14.75pt;width:53.45pt;" o:ole="t" filled="f" o:preferrelative="t" stroked="f" coordsize="21600,21600">
            <v:path/>
            <v:fill on="f" focussize="0,0"/>
            <v:stroke on="f" joinstyle="miter"/>
            <v:imagedata r:id="rId328" o:title=""/>
            <o:lock v:ext="edit" aspectratio="t"/>
            <w10:wrap type="none"/>
            <w10:anchorlock/>
          </v:shape>
          <o:OLEObject Type="Embed" ProgID="Equation.DSMT4" ShapeID="_x0000_i1188" DrawAspect="Content" ObjectID="_1468075888" r:id="rId327">
            <o:LockedField>false</o:LockedField>
          </o:OLEObject>
        </w:object>
      </w:r>
      <w:r>
        <w:rPr>
          <w:rFonts w:ascii="Times New Roman" w:hAnsi="宋体"/>
          <w:color w:val="000000"/>
        </w:rPr>
        <w:t>，</w:t>
      </w:r>
      <w:r>
        <w:rPr>
          <w:rFonts w:hint="eastAsia" w:ascii="Times New Roman" w:hAnsi="宋体"/>
          <w:color w:val="000000"/>
        </w:rPr>
        <w:t>从而否定原假设，可以判断</w:t>
      </w:r>
      <w:r>
        <w:rPr>
          <w:rFonts w:ascii="Times New Roman" w:hAnsi="宋体"/>
          <w:color w:val="000000"/>
        </w:rPr>
        <w:t>患该疾病</w:t>
      </w:r>
      <w:r>
        <w:rPr>
          <w:rFonts w:hint="eastAsia" w:ascii="Times New Roman" w:hAnsi="宋体"/>
          <w:color w:val="000000"/>
        </w:rPr>
        <w:t>与</w:t>
      </w:r>
      <w:r>
        <w:rPr>
          <w:rFonts w:ascii="Times New Roman" w:hAnsi="宋体"/>
          <w:color w:val="000000"/>
        </w:rPr>
        <w:t>卫生习惯有</w:t>
      </w:r>
      <w:r>
        <w:rPr>
          <w:rFonts w:hint="eastAsia" w:ascii="Times New Roman" w:hAnsi="宋体"/>
          <w:color w:val="000000"/>
        </w:rPr>
        <w:t>关</w:t>
      </w:r>
      <w:r>
        <w:rPr>
          <w:rFonts w:ascii="Times New Roman" w:hAnsi="Times New Roman" w:cs="Times New Roman"/>
        </w:rPr>
        <w:t>．</w:t>
      </w:r>
    </w:p>
    <w:p w14:paraId="6162DBC3">
      <w:pPr>
        <w:adjustRightInd w:val="0"/>
        <w:snapToGrid w:val="0"/>
        <w:spacing w:line="312" w:lineRule="auto"/>
        <w:ind w:firstLine="480"/>
        <w:jc w:val="left"/>
        <w:rPr>
          <w:rFonts w:ascii="Times New Roman" w:hAnsi="Times New Roman"/>
          <w:color w:val="000000"/>
        </w:rPr>
      </w:pPr>
      <w:r>
        <w:rPr>
          <w:rFonts w:ascii="Times New Roman" w:hAnsi="Times New Roman" w:cs="Times New Roman"/>
          <w:color w:val="000000"/>
        </w:rPr>
        <w:t>（2）（i）</w:t>
      </w:r>
      <w:r>
        <w:rPr>
          <w:rFonts w:ascii="Times New Roman" w:hAnsi="Times New Roman" w:cs="Times New Roman"/>
          <w:position w:val="-28"/>
        </w:rPr>
        <w:object>
          <v:shape id="_x0000_i1189" o:spt="75" alt="学科网(www.zxxk.com)--教育资源门户，提供试卷、教案、课件、论文、素材以及各类教学资源下载，还有大量而丰富的教学相关资讯！" type="#_x0000_t75" style="height:33.8pt;width:113.45pt;" o:ole="t" filled="f" o:preferrelative="t" stroked="f" coordsize="21600,21600">
            <v:path/>
            <v:fill on="f" focussize="0,0"/>
            <v:stroke on="f" joinstyle="miter"/>
            <v:imagedata r:id="rId330" o:title=""/>
            <o:lock v:ext="edit" aspectratio="t"/>
            <w10:wrap type="none"/>
            <w10:anchorlock/>
          </v:shape>
          <o:OLEObject Type="Embed" ProgID="Equation.DSMT4" ShapeID="_x0000_i1189" DrawAspect="Content" ObjectID="_1468075889" r:id="rId329">
            <o:LockedField>false</o:LockedField>
          </o:OLEObject>
        </w:object>
      </w:r>
      <w:r>
        <w:rPr>
          <w:rFonts w:ascii="Times New Roman" w:hAnsi="Times New Roman" w:cs="Times New Roman"/>
          <w:position w:val="-28"/>
        </w:rPr>
        <w:object>
          <v:shape id="_x0000_i1190" o:spt="75" type="#_x0000_t75" style="height:34.9pt;width:216.55pt;" o:ole="t" filled="f" o:preferrelative="t" stroked="f" coordsize="21600,21600">
            <v:path/>
            <v:fill on="f" focussize="0,0"/>
            <v:stroke on="f" joinstyle="miter"/>
            <v:imagedata r:id="rId332" o:title=""/>
            <o:lock v:ext="edit" aspectratio="t"/>
            <w10:wrap type="none"/>
            <w10:anchorlock/>
          </v:shape>
          <o:OLEObject Type="Embed" ProgID="Equation.DSMT4" ShapeID="_x0000_i1190" DrawAspect="Content" ObjectID="_1468075890" r:id="rId331">
            <o:LockedField>false</o:LockedField>
          </o:OLEObject>
        </w:object>
      </w:r>
      <w:r>
        <w:rPr>
          <w:rFonts w:ascii="Times New Roman" w:hAnsi="Times New Roman" w:cs="Times New Roman"/>
          <w:position w:val="-28"/>
        </w:rPr>
        <w:object>
          <v:shape id="_x0000_i1191" o:spt="75" alt="学科网(www.zxxk.com)--教育资源门户，提供试卷、教案、课件、论文、素材以及各类教学资源下载，还有大量而丰富的教学相关资讯！" type="#_x0000_t75" style="height:33.8pt;width:319.1pt;" o:ole="t" filled="f" o:preferrelative="t" stroked="f" coordsize="21600,21600">
            <v:path/>
            <v:fill on="f" focussize="0,0"/>
            <v:stroke on="f" joinstyle="miter"/>
            <v:imagedata r:id="rId334" o:title=""/>
            <o:lock v:ext="edit" aspectratio="t"/>
            <w10:wrap type="none"/>
            <w10:anchorlock/>
          </v:shape>
          <o:OLEObject Type="Embed" ProgID="Equation.DSMT4" ShapeID="_x0000_i1191" DrawAspect="Content" ObjectID="_1468075891" r:id="rId333">
            <o:LockedField>false</o:LockedField>
          </o:OLEObject>
        </w:object>
      </w:r>
      <w:r>
        <w:rPr>
          <w:rFonts w:ascii="Times New Roman" w:hAnsi="Times New Roman" w:cs="Times New Roman"/>
        </w:rPr>
        <w:t>，得证．</w:t>
      </w:r>
    </w:p>
    <w:p w14:paraId="0ED2296C">
      <w:pPr>
        <w:adjustRightInd w:val="0"/>
        <w:snapToGrid w:val="0"/>
        <w:spacing w:line="312" w:lineRule="auto"/>
        <w:ind w:firstLine="480"/>
        <w:jc w:val="left"/>
        <w:rPr>
          <w:rFonts w:ascii="Times New Roman" w:hAnsi="Times New Roman" w:cs="Times New Roman"/>
          <w:color w:val="000000"/>
        </w:rPr>
      </w:pPr>
      <w:r>
        <w:rPr>
          <w:rFonts w:ascii="Times New Roman" w:hAnsi="Times New Roman" w:cs="Times New Roman"/>
          <w:color w:val="000000"/>
        </w:rPr>
        <w:t>（ii）由已知</w:t>
      </w:r>
      <w:r>
        <w:rPr>
          <w:rFonts w:ascii="Times New Roman" w:hAnsi="Times New Roman" w:cs="Times New Roman"/>
          <w:position w:val="-24"/>
        </w:rPr>
        <w:object>
          <v:shape id="_x0000_i1192" o:spt="75" alt="学科网(www.zxxk.com)--教育资源门户，提供试卷、教案、课件、论文、素材以及各类教学资源下载，还有大量而丰富的教学相关资讯！" type="#_x0000_t75" style="height:31.65pt;width:72.55pt;" o:ole="t" filled="f" o:preferrelative="t" stroked="f" coordsize="21600,21600">
            <v:path/>
            <v:fill on="f" focussize="0,0"/>
            <v:stroke on="f" joinstyle="miter"/>
            <v:imagedata r:id="rId336" o:title=""/>
            <o:lock v:ext="edit" aspectratio="t"/>
            <w10:wrap type="none"/>
            <w10:anchorlock/>
          </v:shape>
          <o:OLEObject Type="Embed" ProgID="Equation.DSMT4" ShapeID="_x0000_i1192" DrawAspect="Content" ObjectID="_1468075892" r:id="rId335">
            <o:LockedField>false</o:LockedField>
          </o:OLEObject>
        </w:object>
      </w:r>
      <w:r>
        <w:rPr>
          <w:rFonts w:ascii="Times New Roman" w:hAnsi="Times New Roman" w:cs="Times New Roman"/>
          <w:color w:val="000000"/>
        </w:rPr>
        <w:t>，</w:t>
      </w:r>
      <w:r>
        <w:rPr>
          <w:rFonts w:ascii="Times New Roman" w:hAnsi="Times New Roman" w:cs="Times New Roman"/>
          <w:position w:val="-24"/>
        </w:rPr>
        <w:object>
          <v:shape id="_x0000_i1193" o:spt="75" alt="学科网(www.zxxk.com)--教育资源门户，提供试卷、教案、课件、论文、素材以及各类教学资源下载，还有大量而丰富的教学相关资讯！" type="#_x0000_t75" style="height:31.65pt;width:73.65pt;" o:ole="t" filled="f" o:preferrelative="t" stroked="f" coordsize="21600,21600">
            <v:path/>
            <v:fill on="f" focussize="0,0"/>
            <v:stroke on="f" joinstyle="miter"/>
            <v:imagedata r:id="rId338" o:title=""/>
            <o:lock v:ext="edit" aspectratio="t"/>
            <w10:wrap type="none"/>
            <w10:anchorlock/>
          </v:shape>
          <o:OLEObject Type="Embed" ProgID="Equation.DSMT4" ShapeID="_x0000_i1193" DrawAspect="Content" ObjectID="_1468075893" r:id="rId337">
            <o:LockedField>false</o:LockedField>
          </o:OLEObject>
        </w:object>
      </w:r>
      <w:r>
        <w:rPr>
          <w:rFonts w:ascii="Times New Roman" w:hAnsi="Times New Roman" w:cs="Times New Roman"/>
          <w:color w:val="000000"/>
        </w:rPr>
        <w:t>，又</w:t>
      </w:r>
      <w:r>
        <w:rPr>
          <w:rFonts w:ascii="Times New Roman" w:hAnsi="Times New Roman" w:cs="Times New Roman"/>
          <w:position w:val="-24"/>
        </w:rPr>
        <w:object>
          <v:shape id="_x0000_i1194" o:spt="75" alt="学科网(www.zxxk.com)--教育资源门户，提供试卷、教案、课件、论文、素材以及各类教学资源下载，还有大量而丰富的教学相关资讯！" type="#_x0000_t75" style="height:31.65pt;width:73.65pt;" o:ole="t" filled="f" o:preferrelative="t" stroked="f" coordsize="21600,21600">
            <v:path/>
            <v:fill on="f" focussize="0,0"/>
            <v:stroke on="f" joinstyle="miter"/>
            <v:imagedata r:id="rId340" o:title=""/>
            <o:lock v:ext="edit" aspectratio="t"/>
            <w10:wrap type="none"/>
            <w10:anchorlock/>
          </v:shape>
          <o:OLEObject Type="Embed" ProgID="Equation.DSMT4" ShapeID="_x0000_i1194" DrawAspect="Content" ObjectID="_1468075894" r:id="rId339">
            <o:LockedField>false</o:LockedField>
          </o:OLEObject>
        </w:object>
      </w:r>
      <w:r>
        <w:rPr>
          <w:rFonts w:ascii="Times New Roman" w:hAnsi="Times New Roman" w:cs="Times New Roman"/>
          <w:color w:val="000000"/>
        </w:rPr>
        <w:t>，</w:t>
      </w:r>
      <w:r>
        <w:rPr>
          <w:rFonts w:ascii="Times New Roman" w:hAnsi="Times New Roman" w:cs="Times New Roman"/>
          <w:position w:val="-24"/>
        </w:rPr>
        <w:object>
          <v:shape id="_x0000_i1195" o:spt="75" alt="学科网(www.zxxk.com)--教育资源门户，提供试卷、教案、课件、论文、素材以及各类教学资源下载，还有大量而丰富的教学相关资讯！" type="#_x0000_t75" style="height:31.65pt;width:73.65pt;" o:ole="t" filled="f" o:preferrelative="t" stroked="f" coordsize="21600,21600">
            <v:path/>
            <v:fill on="f" focussize="0,0"/>
            <v:stroke on="f" joinstyle="miter"/>
            <v:imagedata r:id="rId342" o:title=""/>
            <o:lock v:ext="edit" aspectratio="t"/>
            <w10:wrap type="none"/>
            <w10:anchorlock/>
          </v:shape>
          <o:OLEObject Type="Embed" ProgID="Equation.DSMT4" ShapeID="_x0000_i1195" DrawAspect="Content" ObjectID="_1468075895" r:id="rId341">
            <o:LockedField>false</o:LockedField>
          </o:OLEObject>
        </w:object>
      </w:r>
      <w:r>
        <w:rPr>
          <w:rFonts w:ascii="Times New Roman" w:hAnsi="Times New Roman" w:cs="Times New Roman"/>
          <w:color w:val="000000"/>
        </w:rPr>
        <w:t>，</w:t>
      </w:r>
    </w:p>
    <w:p w14:paraId="50083A5A">
      <w:pPr>
        <w:adjustRightInd w:val="0"/>
        <w:snapToGrid w:val="0"/>
        <w:spacing w:line="312" w:lineRule="auto"/>
        <w:ind w:firstLine="0" w:firstLineChars="0"/>
        <w:jc w:val="left"/>
        <w:rPr>
          <w:rFonts w:ascii="Times New Roman" w:hAnsi="Times New Roman" w:cs="Times New Roman"/>
          <w:color w:val="000000"/>
        </w:rPr>
      </w:pPr>
      <w:r>
        <w:rPr>
          <w:rFonts w:hint="eastAsia" w:ascii="Times New Roman" w:hAnsi="Times New Roman" w:cs="Times New Roman"/>
          <w:color w:val="000000"/>
        </w:rPr>
        <w:t>故</w:t>
      </w:r>
      <w:r>
        <w:rPr>
          <w:rFonts w:ascii="Times New Roman" w:hAnsi="Times New Roman" w:cs="Times New Roman"/>
          <w:position w:val="-28"/>
        </w:rPr>
        <w:object>
          <v:shape id="_x0000_i1196" o:spt="75" alt="学科网(www.zxxk.com)--教育资源门户，提供试卷、教案、课件、论文、素材以及各类教学资源下载，还有大量而丰富的教学相关资讯！" type="#_x0000_t75" style="height:33.8pt;width:130.9pt;" o:ole="t" filled="f" o:preferrelative="t" stroked="f" coordsize="21600,21600">
            <v:path/>
            <v:fill on="f" focussize="0,0"/>
            <v:stroke on="f" joinstyle="miter"/>
            <v:imagedata r:id="rId344" o:title=""/>
            <o:lock v:ext="edit" aspectratio="t"/>
            <w10:wrap type="none"/>
            <w10:anchorlock/>
          </v:shape>
          <o:OLEObject Type="Embed" ProgID="Equation.DSMT4" ShapeID="_x0000_i1196" DrawAspect="Content" ObjectID="_1468075896" r:id="rId343">
            <o:LockedField>false</o:LockedField>
          </o:OLEObject>
        </w:object>
      </w:r>
      <w:r>
        <w:rPr>
          <w:rFonts w:ascii="Times New Roman" w:hAnsi="Times New Roman" w:cs="Times New Roman"/>
        </w:rPr>
        <w:t>．</w:t>
      </w:r>
    </w:p>
    <w:p w14:paraId="1FBA3D55">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8．（选做）</w:t>
      </w:r>
      <w:r>
        <w:rPr>
          <w:rFonts w:hint="eastAsia" w:ascii="Times New Roman" w:hAnsi="Times New Roman" w:cs="Times New Roman"/>
          <w:szCs w:val="24"/>
        </w:rPr>
        <w:t>（1）由</w:t>
      </w:r>
      <w:r>
        <w:rPr>
          <w:rFonts w:ascii="Times New Roman" w:hAnsi="Times New Roman" w:cs="Times New Roman"/>
          <w:position w:val="-10"/>
          <w:szCs w:val="24"/>
        </w:rPr>
        <w:object>
          <v:shape id="_x0000_i1197" o:spt="75" type="#_x0000_t75" style="height:15.8pt;width:234.55pt;" o:ole="t" filled="f" o:preferrelative="t" stroked="f" coordsize="21600,21600">
            <v:path/>
            <v:fill on="f" focussize="0,0"/>
            <v:stroke on="f" joinstyle="miter"/>
            <v:imagedata r:id="rId346" o:title=""/>
            <o:lock v:ext="edit" aspectratio="t"/>
            <w10:wrap type="none"/>
            <w10:anchorlock/>
          </v:shape>
          <o:OLEObject Type="Embed" ProgID="Equation.DSMT4" ShapeID="_x0000_i1197" DrawAspect="Content" ObjectID="_1468075897" r:id="rId345">
            <o:LockedField>false</o:LockedField>
          </o:OLEObject>
        </w:object>
      </w:r>
      <w:r>
        <w:rPr>
          <w:rFonts w:hint="eastAsia" w:ascii="Times New Roman" w:hAnsi="Times New Roman" w:cs="Times New Roman"/>
          <w:szCs w:val="24"/>
        </w:rPr>
        <w:t>，解得</w:t>
      </w:r>
      <w:r>
        <w:rPr>
          <w:rFonts w:ascii="Times New Roman" w:hAnsi="Times New Roman" w:cs="Times New Roman"/>
          <w:position w:val="-6"/>
          <w:szCs w:val="24"/>
        </w:rPr>
        <w:object>
          <v:shape id="_x0000_i1198" o:spt="75" type="#_x0000_t75" style="height:14.75pt;width:49.65pt;" o:ole="t" filled="f" o:preferrelative="t" stroked="f" coordsize="21600,21600">
            <v:path/>
            <v:fill on="f" focussize="0,0"/>
            <v:stroke on="f" joinstyle="miter"/>
            <v:imagedata r:id="rId348" o:title=""/>
            <o:lock v:ext="edit" aspectratio="t"/>
            <w10:wrap type="none"/>
            <w10:anchorlock/>
          </v:shape>
          <o:OLEObject Type="Embed" ProgID="Equation.DSMT4" ShapeID="_x0000_i1198" DrawAspect="Content" ObjectID="_1468075898" r:id="rId347">
            <o:LockedField>false</o:LockedField>
          </o:OLEObject>
        </w:object>
      </w:r>
      <w:r>
        <w:rPr>
          <w:rFonts w:hint="eastAsia" w:ascii="Times New Roman" w:hAnsi="Times New Roman" w:cs="Times New Roman"/>
          <w:szCs w:val="24"/>
        </w:rPr>
        <w:t>．</w:t>
      </w:r>
    </w:p>
    <w:p w14:paraId="27036B29">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position w:val="-4"/>
          <w:szCs w:val="24"/>
        </w:rPr>
        <w:object>
          <v:shape id="_x0000_i1199" o:spt="75" type="#_x0000_t75" style="height:14.2pt;width:14.75pt;" o:ole="t" filled="f" o:preferrelative="t" stroked="f" coordsize="21600,21600">
            <v:path/>
            <v:fill on="f" focussize="0,0"/>
            <v:stroke on="f" joinstyle="miter"/>
            <v:imagedata r:id="rId288" o:title=""/>
            <o:lock v:ext="edit" aspectratio="t"/>
            <w10:wrap type="none"/>
            <w10:anchorlock/>
          </v:shape>
          <o:OLEObject Type="Embed" ProgID="Equation.DSMT4" ShapeID="_x0000_i1199" DrawAspect="Content" ObjectID="_1468075899" r:id="rId349">
            <o:LockedField>false</o:LockedField>
          </o:OLEObject>
        </w:object>
      </w:r>
      <w:r>
        <w:rPr>
          <w:rFonts w:hint="eastAsia" w:ascii="Times New Roman" w:hAnsi="Times New Roman" w:cs="Times New Roman"/>
          <w:szCs w:val="24"/>
        </w:rPr>
        <w:t>的分布为</w:t>
      </w:r>
      <w:r>
        <w:rPr>
          <w:rFonts w:ascii="Times New Roman" w:hAnsi="Times New Roman" w:cs="Times New Roman"/>
          <w:position w:val="-30"/>
          <w:szCs w:val="24"/>
        </w:rPr>
        <w:object>
          <v:shape id="_x0000_i1200" o:spt="75" type="#_x0000_t75" style="height:36pt;width:191.45pt;" o:ole="t" filled="f" o:preferrelative="t" stroked="f" coordsize="21600,21600">
            <v:path/>
            <v:fill on="f" focussize="0,0"/>
            <v:stroke on="f" joinstyle="miter"/>
            <v:imagedata r:id="rId351" o:title=""/>
            <o:lock v:ext="edit" aspectratio="t"/>
            <w10:wrap type="none"/>
            <w10:anchorlock/>
          </v:shape>
          <o:OLEObject Type="Embed" ProgID="Equation.DSMT4" ShapeID="_x0000_i1200" DrawAspect="Content" ObjectID="_1468075900" r:id="rId350">
            <o:LockedField>false</o:LockedField>
          </o:OLEObject>
        </w:object>
      </w:r>
      <w:r>
        <w:rPr>
          <w:rFonts w:hint="eastAsia" w:ascii="Times New Roman" w:hAnsi="Times New Roman" w:cs="Times New Roman"/>
          <w:szCs w:val="24"/>
        </w:rPr>
        <w:t>，期望</w:t>
      </w:r>
      <w:r>
        <w:rPr>
          <w:rFonts w:ascii="Times New Roman" w:hAnsi="Times New Roman" w:cs="Times New Roman"/>
          <w:position w:val="-10"/>
          <w:szCs w:val="24"/>
        </w:rPr>
        <w:object>
          <v:shape id="_x0000_i1201" o:spt="75" type="#_x0000_t75" style="height:15.8pt;width:87.8pt;" o:ole="t" filled="f" o:preferrelative="t" stroked="f" coordsize="21600,21600">
            <v:path/>
            <v:fill on="f" focussize="0,0"/>
            <v:stroke on="f" joinstyle="miter"/>
            <v:imagedata r:id="rId353" o:title=""/>
            <o:lock v:ext="edit" aspectratio="t"/>
            <w10:wrap type="none"/>
            <w10:anchorlock/>
          </v:shape>
          <o:OLEObject Type="Embed" ProgID="Equation.DSMT4" ShapeID="_x0000_i1201" DrawAspect="Content" ObjectID="_1468075901" r:id="rId352">
            <o:LockedField>false</o:LockedField>
          </o:OLEObject>
        </w:object>
      </w:r>
      <w:r>
        <w:rPr>
          <w:rFonts w:ascii="Times New Roman" w:hAnsi="Times New Roman" w:cs="Times New Roman"/>
          <w:position w:val="-6"/>
          <w:szCs w:val="24"/>
        </w:rPr>
        <w:object>
          <v:shape id="_x0000_i1202" o:spt="75" type="#_x0000_t75" style="height:14.75pt;width:285.8pt;" o:ole="t" filled="f" o:preferrelative="t" stroked="f" coordsize="21600,21600">
            <v:path/>
            <v:fill on="f" focussize="0,0"/>
            <v:stroke on="f" joinstyle="miter"/>
            <v:imagedata r:id="rId355" o:title=""/>
            <o:lock v:ext="edit" aspectratio="t"/>
            <w10:wrap type="none"/>
            <w10:anchorlock/>
          </v:shape>
          <o:OLEObject Type="Embed" ProgID="Equation.DSMT4" ShapeID="_x0000_i1202" DrawAspect="Content" ObjectID="_1468075902" r:id="rId354">
            <o:LockedField>false</o:LockedField>
          </o:OLEObject>
        </w:object>
      </w:r>
      <w:r>
        <w:rPr>
          <w:rFonts w:hint="eastAsia" w:ascii="Times New Roman" w:hAnsi="Times New Roman" w:cs="Times New Roman"/>
          <w:szCs w:val="24"/>
        </w:rPr>
        <w:t>．</w:t>
      </w:r>
    </w:p>
    <w:p w14:paraId="77C6C4CE">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（2）设事件</w:t>
      </w:r>
      <w:r>
        <w:rPr>
          <w:rFonts w:ascii="Times New Roman" w:hAnsi="Times New Roman" w:cs="Times New Roman"/>
          <w:position w:val="-4"/>
          <w:szCs w:val="24"/>
        </w:rPr>
        <w:object>
          <v:shape id="_x0000_i1203" o:spt="75" type="#_x0000_t75" style="height:14.2pt;width:12pt;" o:ole="t" filled="f" o:preferrelative="t" stroked="f" coordsize="21600,21600">
            <v:path/>
            <v:fill on="f" focussize="0,0"/>
            <v:stroke on="f" joinstyle="miter"/>
            <v:imagedata r:id="rId357" o:title=""/>
            <o:lock v:ext="edit" aspectratio="t"/>
            <w10:wrap type="none"/>
            <w10:anchorlock/>
          </v:shape>
          <o:OLEObject Type="Embed" ProgID="Equation.DSMT4" ShapeID="_x0000_i1203" DrawAspect="Content" ObjectID="_1468075903" r:id="rId356">
            <o:LockedField>false</o:LockedField>
          </o:OLEObject>
        </w:object>
      </w:r>
      <w:r>
        <w:rPr>
          <w:rFonts w:hint="eastAsia" w:ascii="Times New Roman" w:hAnsi="Times New Roman" w:cs="Times New Roman"/>
          <w:szCs w:val="24"/>
        </w:rPr>
        <w:t>为任取一名本市市民的身高位于区间</w:t>
      </w:r>
      <w:r>
        <w:rPr>
          <w:rFonts w:ascii="Times New Roman" w:hAnsi="Times New Roman" w:cs="Times New Roman"/>
          <w:position w:val="-10"/>
          <w:szCs w:val="24"/>
        </w:rPr>
        <w:object>
          <v:shape id="_x0000_i1204" o:spt="75" type="#_x0000_t75" style="height:15.8pt;width:50.2pt;" o:ole="t" filled="f" o:preferrelative="t" stroked="f" coordsize="21600,21600">
            <v:path/>
            <v:fill on="f" focussize="0,0"/>
            <v:stroke on="f" joinstyle="miter"/>
            <v:imagedata r:id="rId291" o:title=""/>
            <o:lock v:ext="edit" aspectratio="t"/>
            <w10:wrap type="none"/>
            <w10:anchorlock/>
          </v:shape>
          <o:OLEObject Type="Embed" ProgID="Equation.DSMT4" ShapeID="_x0000_i1204" DrawAspect="Content" ObjectID="_1468075904" r:id="rId358">
            <o:LockedField>false</o:LockedField>
          </o:OLEObject>
        </w:object>
      </w:r>
      <w:r>
        <w:rPr>
          <w:rFonts w:hint="eastAsia" w:ascii="Times New Roman" w:hAnsi="Times New Roman" w:cs="Times New Roman"/>
          <w:szCs w:val="24"/>
        </w:rPr>
        <w:t>，事件</w:t>
      </w:r>
      <w:r>
        <w:rPr>
          <w:rFonts w:ascii="Times New Roman" w:hAnsi="Times New Roman" w:cs="Times New Roman"/>
          <w:position w:val="-4"/>
          <w:szCs w:val="24"/>
        </w:rPr>
        <w:object>
          <v:shape id="_x0000_i1205" o:spt="75" type="#_x0000_t75" style="height:14.2pt;width:12pt;" o:ole="t" filled="f" o:preferrelative="t" stroked="f" coordsize="21600,21600">
            <v:path/>
            <v:fill on="f" focussize="0,0"/>
            <v:stroke on="f" joinstyle="miter"/>
            <v:imagedata r:id="rId360" o:title=""/>
            <o:lock v:ext="edit" aspectratio="t"/>
            <w10:wrap type="none"/>
            <w10:anchorlock/>
          </v:shape>
          <o:OLEObject Type="Embed" ProgID="Equation.DSMT4" ShapeID="_x0000_i1205" DrawAspect="Content" ObjectID="_1468075905" r:id="rId359">
            <o:LockedField>false</o:LockedField>
          </o:OLEObject>
        </w:object>
      </w:r>
      <w:r>
        <w:rPr>
          <w:rFonts w:hint="eastAsia" w:ascii="Times New Roman" w:hAnsi="Times New Roman" w:cs="Times New Roman"/>
          <w:szCs w:val="24"/>
        </w:rPr>
        <w:t>为任取一名本市市民为高中生．</w:t>
      </w:r>
    </w:p>
    <w:p w14:paraId="67CE6311">
      <w:pPr>
        <w:adjustRightInd w:val="0"/>
        <w:snapToGrid w:val="0"/>
        <w:spacing w:line="312" w:lineRule="auto"/>
        <w:ind w:firstLine="480"/>
        <w:jc w:val="left"/>
        <w:rPr>
          <w:rFonts w:ascii="Times New Roman" w:hAnsi="Times New Roman" w:cs="Times New Roman"/>
          <w:szCs w:val="24"/>
        </w:rPr>
      </w:pPr>
      <w:r>
        <w:rPr>
          <w:rFonts w:ascii="Times New Roman" w:hAnsi="Times New Roman" w:cs="Times New Roman"/>
          <w:szCs w:val="24"/>
        </w:rPr>
        <w:t>由</w:t>
      </w:r>
      <w:r>
        <w:rPr>
          <w:rFonts w:ascii="Times New Roman" w:hAnsi="Times New Roman" w:cs="Times New Roman"/>
          <w:position w:val="-10"/>
          <w:szCs w:val="24"/>
        </w:rPr>
        <w:object>
          <v:shape id="_x0000_i1206" o:spt="75" type="#_x0000_t75" style="height:15.8pt;width:60.55pt;" o:ole="t" filled="f" o:preferrelative="t" stroked="f" coordsize="21600,21600">
            <v:path/>
            <v:fill on="f" focussize="0,0"/>
            <v:stroke on="f" joinstyle="miter"/>
            <v:imagedata r:id="rId362" o:title=""/>
            <o:lock v:ext="edit" aspectratio="t"/>
            <w10:wrap type="none"/>
            <w10:anchorlock/>
          </v:shape>
          <o:OLEObject Type="Embed" ProgID="Equation.DSMT4" ShapeID="_x0000_i1206" DrawAspect="Content" ObjectID="_1468075906" r:id="rId361">
            <o:LockedField>false</o:LockedField>
          </o:OLEObject>
        </w:object>
      </w:r>
      <w:r>
        <w:rPr>
          <w:rFonts w:ascii="Times New Roman" w:hAnsi="Times New Roman" w:cs="Times New Roman"/>
          <w:szCs w:val="24"/>
        </w:rPr>
        <w:t>，</w:t>
      </w:r>
      <w:r>
        <w:rPr>
          <w:rFonts w:ascii="Times New Roman" w:hAnsi="Times New Roman" w:cs="Times New Roman"/>
          <w:position w:val="-10"/>
          <w:szCs w:val="24"/>
        </w:rPr>
        <w:object>
          <v:shape id="_x0000_i1207" o:spt="75" type="#_x0000_t75" style="height:18.55pt;width:304.35pt;" o:ole="t" filled="f" o:preferrelative="t" stroked="f" coordsize="21600,21600">
            <v:path/>
            <v:fill on="f" focussize="0,0"/>
            <v:stroke on="f" joinstyle="miter"/>
            <v:imagedata r:id="rId364" o:title=""/>
            <o:lock v:ext="edit" aspectratio="t"/>
            <w10:wrap type="none"/>
            <w10:anchorlock/>
          </v:shape>
          <o:OLEObject Type="Embed" ProgID="Equation.DSMT4" ShapeID="_x0000_i1207" DrawAspect="Content" ObjectID="_1468075907" r:id="rId363">
            <o:LockedField>false</o:LockedField>
          </o:OLEObject>
        </w:object>
      </w:r>
      <w:r>
        <w:rPr>
          <w:rFonts w:hint="eastAsia" w:ascii="Times New Roman" w:hAnsi="Times New Roman" w:cs="Times New Roman"/>
          <w:szCs w:val="24"/>
        </w:rPr>
        <w:t>，得</w:t>
      </w:r>
      <w:r>
        <w:rPr>
          <w:rFonts w:ascii="Times New Roman" w:hAnsi="Times New Roman" w:cs="Times New Roman"/>
          <w:position w:val="-28"/>
          <w:szCs w:val="24"/>
        </w:rPr>
        <w:object>
          <v:shape id="_x0000_i1208" o:spt="75" type="#_x0000_t75" style="height:32.75pt;width:146.2pt;" o:ole="t" filled="f" o:preferrelative="t" stroked="f" coordsize="21600,21600">
            <v:path/>
            <v:fill on="f" focussize="0,0"/>
            <v:stroke on="f" joinstyle="miter"/>
            <v:imagedata r:id="rId366" o:title=""/>
            <o:lock v:ext="edit" aspectratio="t"/>
            <w10:wrap type="none"/>
            <w10:anchorlock/>
          </v:shape>
          <o:OLEObject Type="Embed" ProgID="Equation.DSMT4" ShapeID="_x0000_i1208" DrawAspect="Content" ObjectID="_1468075908" r:id="rId365">
            <o:LockedField>false</o:LockedField>
          </o:OLEObject>
        </w:object>
      </w:r>
      <w:r>
        <w:rPr>
          <w:rFonts w:hint="eastAsia" w:ascii="Times New Roman" w:hAnsi="Times New Roman" w:cs="Times New Roman"/>
          <w:szCs w:val="24"/>
        </w:rPr>
        <w:t>．</w:t>
      </w:r>
    </w:p>
    <w:p w14:paraId="560D25E3">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因此，此人是高中生的概率为0</w:t>
      </w:r>
      <w:r>
        <w:rPr>
          <w:rFonts w:ascii="Times New Roman" w:hAnsi="Times New Roman" w:cs="Times New Roman"/>
          <w:szCs w:val="24"/>
        </w:rPr>
        <w:t>.0312</w:t>
      </w:r>
      <w:r>
        <w:rPr>
          <w:rFonts w:hint="eastAsia" w:ascii="Times New Roman" w:hAnsi="Times New Roman" w:cs="Times New Roman"/>
          <w:szCs w:val="24"/>
        </w:rPr>
        <w:t>．</w:t>
      </w:r>
    </w:p>
    <w:p w14:paraId="63386391">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（3）由于身高在区间</w:t>
      </w:r>
      <w:r>
        <w:rPr>
          <w:rFonts w:ascii="Times New Roman" w:hAnsi="Times New Roman" w:cs="Times New Roman"/>
          <w:position w:val="-10"/>
          <w:szCs w:val="24"/>
        </w:rPr>
        <w:object>
          <v:shape id="_x0000_i1209" o:spt="75" type="#_x0000_t75" style="height:15.8pt;width:49.65pt;" o:ole="t" filled="f" o:preferrelative="t" stroked="f" coordsize="21600,21600">
            <v:path/>
            <v:fill on="f" focussize="0,0"/>
            <v:stroke on="f" joinstyle="miter"/>
            <v:imagedata r:id="rId296" o:title=""/>
            <o:lock v:ext="edit" aspectratio="t"/>
            <w10:wrap type="none"/>
            <w10:anchorlock/>
          </v:shape>
          <o:OLEObject Type="Embed" ProgID="Equation.DSMT4" ShapeID="_x0000_i1209" DrawAspect="Content" ObjectID="_1468075909" r:id="rId367">
            <o:LockedField>false</o:LockedField>
          </o:OLEObject>
        </w:object>
      </w:r>
      <w:r>
        <w:rPr>
          <w:rFonts w:ascii="Times New Roman" w:hAnsi="Times New Roman" w:cs="Times New Roman"/>
          <w:szCs w:val="24"/>
        </w:rPr>
        <w:t>、</w:t>
      </w:r>
      <w:r>
        <w:rPr>
          <w:rFonts w:ascii="Times New Roman" w:hAnsi="Times New Roman" w:cs="Times New Roman"/>
          <w:position w:val="-10"/>
          <w:szCs w:val="24"/>
        </w:rPr>
        <w:object>
          <v:shape id="_x0000_i1210" o:spt="75" type="#_x0000_t75" style="height:15.8pt;width:49.65pt;" o:ole="t" filled="f" o:preferrelative="t" stroked="f" coordsize="21600,21600">
            <v:path/>
            <v:fill on="f" focussize="0,0"/>
            <v:stroke on="f" joinstyle="miter"/>
            <v:imagedata r:id="rId298" o:title=""/>
            <o:lock v:ext="edit" aspectratio="t"/>
            <w10:wrap type="none"/>
            <w10:anchorlock/>
          </v:shape>
          <o:OLEObject Type="Embed" ProgID="Equation.DSMT4" ShapeID="_x0000_i1210" DrawAspect="Content" ObjectID="_1468075910" r:id="rId368">
            <o:LockedField>false</o:LockedField>
          </o:OLEObject>
        </w:object>
      </w:r>
      <w:r>
        <w:rPr>
          <w:rFonts w:ascii="Times New Roman" w:hAnsi="Times New Roman" w:cs="Times New Roman"/>
          <w:szCs w:val="24"/>
        </w:rPr>
        <w:t>内</w:t>
      </w:r>
      <w:r>
        <w:rPr>
          <w:rFonts w:hint="eastAsia" w:ascii="Times New Roman" w:hAnsi="Times New Roman" w:cs="Times New Roman"/>
          <w:szCs w:val="24"/>
        </w:rPr>
        <w:t>的人数之比为5:</w:t>
      </w:r>
      <w:r>
        <w:rPr>
          <w:rFonts w:ascii="Times New Roman" w:hAnsi="Times New Roman" w:cs="Times New Roman"/>
          <w:szCs w:val="24"/>
        </w:rPr>
        <w:t>3</w:t>
      </w:r>
      <w:r>
        <w:rPr>
          <w:rFonts w:hint="eastAsia" w:ascii="Times New Roman" w:hAnsi="Times New Roman" w:cs="Times New Roman"/>
          <w:szCs w:val="24"/>
        </w:rPr>
        <w:t>，分层抽样抽取8</w:t>
      </w:r>
      <w:r>
        <w:rPr>
          <w:rFonts w:ascii="Times New Roman" w:hAnsi="Times New Roman" w:cs="Times New Roman"/>
          <w:szCs w:val="24"/>
        </w:rPr>
        <w:t>0</w:t>
      </w:r>
      <w:r>
        <w:rPr>
          <w:rFonts w:hint="eastAsia" w:ascii="Times New Roman" w:hAnsi="Times New Roman" w:cs="Times New Roman"/>
          <w:szCs w:val="24"/>
        </w:rPr>
        <w:t>人，故应从这两个区间内分别抽取5</w:t>
      </w:r>
      <w:r>
        <w:rPr>
          <w:rFonts w:ascii="Times New Roman" w:hAnsi="Times New Roman" w:cs="Times New Roman"/>
          <w:szCs w:val="24"/>
        </w:rPr>
        <w:t>0</w:t>
      </w:r>
      <w:r>
        <w:rPr>
          <w:rFonts w:hint="eastAsia" w:ascii="Times New Roman" w:hAnsi="Times New Roman" w:cs="Times New Roman"/>
          <w:szCs w:val="24"/>
        </w:rPr>
        <w:t>人、3</w:t>
      </w:r>
      <w:r>
        <w:rPr>
          <w:rFonts w:ascii="Times New Roman" w:hAnsi="Times New Roman" w:cs="Times New Roman"/>
          <w:szCs w:val="24"/>
        </w:rPr>
        <w:t>0</w:t>
      </w:r>
      <w:r>
        <w:rPr>
          <w:rFonts w:hint="eastAsia" w:ascii="Times New Roman" w:hAnsi="Times New Roman" w:cs="Times New Roman"/>
          <w:szCs w:val="24"/>
        </w:rPr>
        <w:t>人．</w:t>
      </w:r>
    </w:p>
    <w:p w14:paraId="4FAB3EEB">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在区间</w:t>
      </w:r>
      <w:r>
        <w:rPr>
          <w:rFonts w:ascii="Times New Roman" w:hAnsi="Times New Roman" w:cs="Times New Roman"/>
          <w:position w:val="-10"/>
          <w:szCs w:val="24"/>
        </w:rPr>
        <w:object>
          <v:shape id="_x0000_i1211" o:spt="75" type="#_x0000_t75" style="height:15.8pt;width:49.65pt;" o:ole="t" filled="f" o:preferrelative="t" stroked="f" coordsize="21600,21600">
            <v:path/>
            <v:fill on="f" focussize="0,0"/>
            <v:stroke on="f" joinstyle="miter"/>
            <v:imagedata r:id="rId296" o:title=""/>
            <o:lock v:ext="edit" aspectratio="t"/>
            <w10:wrap type="none"/>
            <w10:anchorlock/>
          </v:shape>
          <o:OLEObject Type="Embed" ProgID="Equation.DSMT4" ShapeID="_x0000_i1211" DrawAspect="Content" ObjectID="_1468075911" r:id="rId369">
            <o:LockedField>false</o:LockedField>
          </o:OLEObject>
        </w:object>
      </w:r>
      <w:r>
        <w:rPr>
          <w:rFonts w:ascii="Times New Roman" w:hAnsi="Times New Roman" w:cs="Times New Roman"/>
          <w:szCs w:val="24"/>
        </w:rPr>
        <w:t>内</w:t>
      </w:r>
      <w:r>
        <w:rPr>
          <w:rFonts w:hint="eastAsia" w:ascii="Times New Roman" w:hAnsi="Times New Roman" w:cs="Times New Roman"/>
          <w:szCs w:val="24"/>
        </w:rPr>
        <w:t>抽取的5</w:t>
      </w:r>
      <w:r>
        <w:rPr>
          <w:rFonts w:ascii="Times New Roman" w:hAnsi="Times New Roman" w:cs="Times New Roman"/>
          <w:szCs w:val="24"/>
        </w:rPr>
        <w:t>0</w:t>
      </w:r>
      <w:r>
        <w:rPr>
          <w:rFonts w:hint="eastAsia" w:ascii="Times New Roman" w:hAnsi="Times New Roman" w:cs="Times New Roman"/>
          <w:szCs w:val="24"/>
        </w:rPr>
        <w:t>个样本记为</w:t>
      </w:r>
      <w:r>
        <w:rPr>
          <w:rFonts w:ascii="Times New Roman" w:hAnsi="Times New Roman" w:cs="Times New Roman"/>
          <w:position w:val="-12"/>
          <w:szCs w:val="24"/>
        </w:rPr>
        <w:object>
          <v:shape id="_x0000_i1212" o:spt="75" type="#_x0000_t75" style="height:18.55pt;width:12pt;" o:ole="t" filled="f" o:preferrelative="t" stroked="f" coordsize="21600,21600">
            <v:path/>
            <v:fill on="f" focussize="0,0"/>
            <v:stroke on="f" joinstyle="miter"/>
            <v:imagedata r:id="rId371" o:title=""/>
            <o:lock v:ext="edit" aspectratio="t"/>
            <w10:wrap type="none"/>
            <w10:anchorlock/>
          </v:shape>
          <o:OLEObject Type="Embed" ProgID="Equation.DSMT4" ShapeID="_x0000_i1212" DrawAspect="Content" ObjectID="_1468075912" r:id="rId370">
            <o:LockedField>false</o:LockedField>
          </o:OLEObject>
        </w:object>
      </w:r>
      <w:r>
        <w:rPr>
          <w:rFonts w:ascii="Times New Roman" w:hAnsi="Times New Roman" w:cs="Times New Roman"/>
          <w:szCs w:val="24"/>
        </w:rPr>
        <w:t>、</w:t>
      </w:r>
      <w:r>
        <w:rPr>
          <w:rFonts w:ascii="Times New Roman" w:hAnsi="Times New Roman" w:cs="Times New Roman"/>
          <w:position w:val="-12"/>
          <w:szCs w:val="24"/>
        </w:rPr>
        <w:object>
          <v:shape id="_x0000_i1213" o:spt="75" type="#_x0000_t75" style="height:18.55pt;width:14.2pt;" o:ole="t" filled="f" o:preferrelative="t" stroked="f" coordsize="21600,21600">
            <v:path/>
            <v:fill on="f" focussize="0,0"/>
            <v:stroke on="f" joinstyle="miter"/>
            <v:imagedata r:id="rId373" o:title=""/>
            <o:lock v:ext="edit" aspectratio="t"/>
            <w10:wrap type="none"/>
            <w10:anchorlock/>
          </v:shape>
          <o:OLEObject Type="Embed" ProgID="Equation.DSMT4" ShapeID="_x0000_i1213" DrawAspect="Content" ObjectID="_1468075913" r:id="rId372">
            <o:LockedField>false</o:LockedField>
          </o:OLEObject>
        </w:object>
      </w:r>
      <w:r>
        <w:rPr>
          <w:rFonts w:ascii="Times New Roman" w:hAnsi="Times New Roman" w:cs="Times New Roman"/>
          <w:szCs w:val="24"/>
        </w:rPr>
        <w:t>、</w:t>
      </w:r>
      <w:r>
        <w:rPr>
          <w:rFonts w:hint="eastAsia" w:ascii="宋体" w:hAnsi="宋体" w:eastAsia="仿宋" w:cs="Times New Roman"/>
          <w:szCs w:val="24"/>
        </w:rPr>
        <w:t>…</w:t>
      </w:r>
      <w:r>
        <w:rPr>
          <w:rFonts w:ascii="Times New Roman" w:hAnsi="Times New Roman" w:cs="Times New Roman"/>
          <w:szCs w:val="24"/>
        </w:rPr>
        <w:t>、</w:t>
      </w:r>
      <w:r>
        <w:rPr>
          <w:rFonts w:ascii="Times New Roman" w:hAnsi="Times New Roman" w:cs="Times New Roman"/>
          <w:position w:val="-12"/>
          <w:szCs w:val="24"/>
        </w:rPr>
        <w:object>
          <v:shape id="_x0000_i1214" o:spt="75" type="#_x0000_t75" style="height:18.55pt;width:17.45pt;" o:ole="t" filled="f" o:preferrelative="t" stroked="f" coordsize="21600,21600">
            <v:path/>
            <v:fill on="f" focussize="0,0"/>
            <v:stroke on="f" joinstyle="miter"/>
            <v:imagedata r:id="rId375" o:title=""/>
            <o:lock v:ext="edit" aspectratio="t"/>
            <w10:wrap type="none"/>
            <w10:anchorlock/>
          </v:shape>
          <o:OLEObject Type="Embed" ProgID="Equation.DSMT4" ShapeID="_x0000_i1214" DrawAspect="Content" ObjectID="_1468075914" r:id="rId374">
            <o:LockedField>false</o:LockedField>
          </o:OLEObject>
        </w:object>
      </w:r>
      <w:r>
        <w:rPr>
          <w:rFonts w:hint="eastAsia" w:ascii="Times New Roman" w:hAnsi="Times New Roman" w:cs="Times New Roman"/>
          <w:szCs w:val="24"/>
        </w:rPr>
        <w:t>，其均值</w:t>
      </w:r>
      <w:r>
        <w:rPr>
          <w:rFonts w:ascii="Times New Roman" w:hAnsi="Times New Roman" w:cs="Times New Roman"/>
          <w:position w:val="-6"/>
          <w:szCs w:val="24"/>
        </w:rPr>
        <w:object>
          <v:shape id="_x0000_i1215" o:spt="75" type="#_x0000_t75" style="height:17.45pt;width:39.25pt;" o:ole="t" filled="f" o:preferrelative="t" stroked="f" coordsize="21600,21600">
            <v:path/>
            <v:fill on="f" focussize="0,0"/>
            <v:stroke on="f" joinstyle="miter"/>
            <v:imagedata r:id="rId377" o:title=""/>
            <o:lock v:ext="edit" aspectratio="t"/>
            <w10:wrap type="none"/>
            <w10:anchorlock/>
          </v:shape>
          <o:OLEObject Type="Embed" ProgID="Equation.DSMT4" ShapeID="_x0000_i1215" DrawAspect="Content" ObjectID="_1468075915" r:id="rId376">
            <o:LockedField>false</o:LockedField>
          </o:OLEObject>
        </w:object>
      </w:r>
      <w:r>
        <w:rPr>
          <w:rFonts w:hint="eastAsia" w:ascii="Times New Roman" w:hAnsi="Times New Roman" w:cs="Times New Roman"/>
          <w:szCs w:val="24"/>
        </w:rPr>
        <w:t>，方差</w:t>
      </w:r>
      <w:r>
        <w:rPr>
          <w:rFonts w:ascii="Times New Roman" w:hAnsi="Times New Roman" w:cs="Times New Roman"/>
          <w:position w:val="-12"/>
          <w:szCs w:val="24"/>
        </w:rPr>
        <w:object>
          <v:shape id="_x0000_i1216" o:spt="75" type="#_x0000_t75" style="height:18.55pt;width:36.55pt;" o:ole="t" filled="f" o:preferrelative="t" stroked="f" coordsize="21600,21600">
            <v:path/>
            <v:fill on="f" focussize="0,0"/>
            <v:stroke on="f" joinstyle="miter"/>
            <v:imagedata r:id="rId379" o:title=""/>
            <o:lock v:ext="edit" aspectratio="t"/>
            <w10:wrap type="none"/>
            <w10:anchorlock/>
          </v:shape>
          <o:OLEObject Type="Embed" ProgID="Equation.DSMT4" ShapeID="_x0000_i1216" DrawAspect="Content" ObjectID="_1468075916" r:id="rId378">
            <o:LockedField>false</o:LockedField>
          </o:OLEObject>
        </w:object>
      </w:r>
      <w:r>
        <w:rPr>
          <w:rFonts w:hint="eastAsia" w:ascii="Times New Roman" w:hAnsi="Times New Roman" w:cs="Times New Roman"/>
          <w:szCs w:val="24"/>
        </w:rPr>
        <w:t>．</w:t>
      </w:r>
    </w:p>
    <w:p w14:paraId="24B6E86C">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在区间</w:t>
      </w:r>
      <w:r>
        <w:rPr>
          <w:rFonts w:ascii="Times New Roman" w:hAnsi="Times New Roman" w:cs="Times New Roman"/>
          <w:position w:val="-10"/>
          <w:szCs w:val="24"/>
        </w:rPr>
        <w:object>
          <v:shape id="_x0000_i1217" o:spt="75" type="#_x0000_t75" style="height:15.8pt;width:49.65pt;" o:ole="t" filled="f" o:preferrelative="t" stroked="f" coordsize="21600,21600">
            <v:path/>
            <v:fill on="f" focussize="0,0"/>
            <v:stroke on="f" joinstyle="miter"/>
            <v:imagedata r:id="rId298" o:title=""/>
            <o:lock v:ext="edit" aspectratio="t"/>
            <w10:wrap type="none"/>
            <w10:anchorlock/>
          </v:shape>
          <o:OLEObject Type="Embed" ProgID="Equation.DSMT4" ShapeID="_x0000_i1217" DrawAspect="Content" ObjectID="_1468075917" r:id="rId380">
            <o:LockedField>false</o:LockedField>
          </o:OLEObject>
        </w:object>
      </w:r>
      <w:r>
        <w:rPr>
          <w:rFonts w:ascii="Times New Roman" w:hAnsi="Times New Roman" w:cs="Times New Roman"/>
          <w:szCs w:val="24"/>
        </w:rPr>
        <w:t>内</w:t>
      </w:r>
      <w:r>
        <w:rPr>
          <w:rFonts w:hint="eastAsia" w:ascii="Times New Roman" w:hAnsi="Times New Roman" w:cs="Times New Roman"/>
          <w:szCs w:val="24"/>
        </w:rPr>
        <w:t>抽取的</w:t>
      </w:r>
      <w:r>
        <w:rPr>
          <w:rFonts w:ascii="Times New Roman" w:hAnsi="Times New Roman" w:cs="Times New Roman"/>
          <w:szCs w:val="24"/>
        </w:rPr>
        <w:t>30</w:t>
      </w:r>
      <w:r>
        <w:rPr>
          <w:rFonts w:hint="eastAsia" w:ascii="Times New Roman" w:hAnsi="Times New Roman" w:cs="Times New Roman"/>
          <w:szCs w:val="24"/>
        </w:rPr>
        <w:t>个样本记为</w:t>
      </w:r>
      <w:r>
        <w:rPr>
          <w:rFonts w:ascii="Times New Roman" w:hAnsi="Times New Roman" w:cs="Times New Roman"/>
          <w:position w:val="-12"/>
          <w:szCs w:val="24"/>
        </w:rPr>
        <w:object>
          <v:shape id="_x0000_i1218" o:spt="75" type="#_x0000_t75" style="height:18.55pt;width:14.2pt;" o:ole="t" filled="f" o:preferrelative="t" stroked="f" coordsize="21600,21600">
            <v:path/>
            <v:fill on="f" focussize="0,0"/>
            <v:stroke on="f" joinstyle="miter"/>
            <v:imagedata r:id="rId382" o:title=""/>
            <o:lock v:ext="edit" aspectratio="t"/>
            <w10:wrap type="none"/>
            <w10:anchorlock/>
          </v:shape>
          <o:OLEObject Type="Embed" ProgID="Equation.DSMT4" ShapeID="_x0000_i1218" DrawAspect="Content" ObjectID="_1468075918" r:id="rId381">
            <o:LockedField>false</o:LockedField>
          </o:OLEObject>
        </w:object>
      </w:r>
      <w:r>
        <w:rPr>
          <w:rFonts w:ascii="Times New Roman" w:hAnsi="Times New Roman" w:cs="Times New Roman"/>
          <w:szCs w:val="24"/>
        </w:rPr>
        <w:t>、</w:t>
      </w:r>
      <w:r>
        <w:rPr>
          <w:rFonts w:ascii="Times New Roman" w:hAnsi="Times New Roman" w:cs="Times New Roman"/>
          <w:position w:val="-12"/>
          <w:szCs w:val="24"/>
        </w:rPr>
        <w:object>
          <v:shape id="_x0000_i1219" o:spt="75" type="#_x0000_t75" style="height:18.55pt;width:14.75pt;" o:ole="t" filled="f" o:preferrelative="t" stroked="f" coordsize="21600,21600">
            <v:path/>
            <v:fill on="f" focussize="0,0"/>
            <v:stroke on="f" joinstyle="miter"/>
            <v:imagedata r:id="rId384" o:title=""/>
            <o:lock v:ext="edit" aspectratio="t"/>
            <w10:wrap type="none"/>
            <w10:anchorlock/>
          </v:shape>
          <o:OLEObject Type="Embed" ProgID="Equation.DSMT4" ShapeID="_x0000_i1219" DrawAspect="Content" ObjectID="_1468075919" r:id="rId383">
            <o:LockedField>false</o:LockedField>
          </o:OLEObject>
        </w:object>
      </w:r>
      <w:r>
        <w:rPr>
          <w:rFonts w:ascii="Times New Roman" w:hAnsi="Times New Roman" w:cs="Times New Roman"/>
          <w:szCs w:val="24"/>
        </w:rPr>
        <w:t>、</w:t>
      </w:r>
      <w:r>
        <w:rPr>
          <w:rFonts w:hint="eastAsia" w:ascii="宋体" w:hAnsi="宋体" w:eastAsia="仿宋" w:cs="Times New Roman"/>
          <w:szCs w:val="24"/>
        </w:rPr>
        <w:t>…</w:t>
      </w:r>
      <w:r>
        <w:rPr>
          <w:rFonts w:ascii="Times New Roman" w:hAnsi="Times New Roman" w:cs="Times New Roman"/>
          <w:szCs w:val="24"/>
        </w:rPr>
        <w:t>、</w:t>
      </w:r>
      <w:r>
        <w:rPr>
          <w:rFonts w:ascii="Times New Roman" w:hAnsi="Times New Roman" w:cs="Times New Roman"/>
          <w:position w:val="-12"/>
          <w:szCs w:val="24"/>
        </w:rPr>
        <w:object>
          <v:shape id="_x0000_i1220" o:spt="75" type="#_x0000_t75" style="height:18.55pt;width:17.45pt;" o:ole="t" filled="f" o:preferrelative="t" stroked="f" coordsize="21600,21600">
            <v:path/>
            <v:fill on="f" focussize="0,0"/>
            <v:stroke on="f" joinstyle="miter"/>
            <v:imagedata r:id="rId386" o:title=""/>
            <o:lock v:ext="edit" aspectratio="t"/>
            <w10:wrap type="none"/>
            <w10:anchorlock/>
          </v:shape>
          <o:OLEObject Type="Embed" ProgID="Equation.DSMT4" ShapeID="_x0000_i1220" DrawAspect="Content" ObjectID="_1468075920" r:id="rId385">
            <o:LockedField>false</o:LockedField>
          </o:OLEObject>
        </w:object>
      </w:r>
      <w:r>
        <w:rPr>
          <w:rFonts w:hint="eastAsia" w:ascii="Times New Roman" w:hAnsi="Times New Roman" w:cs="Times New Roman"/>
          <w:szCs w:val="24"/>
        </w:rPr>
        <w:t>，其均值</w:t>
      </w:r>
      <w:r>
        <w:rPr>
          <w:rFonts w:ascii="Times New Roman" w:hAnsi="Times New Roman" w:cs="Times New Roman"/>
          <w:position w:val="-10"/>
          <w:szCs w:val="24"/>
        </w:rPr>
        <w:object>
          <v:shape id="_x0000_i1221" o:spt="75" type="#_x0000_t75" style="height:18.55pt;width:39.25pt;" o:ole="t" filled="f" o:preferrelative="t" stroked="f" coordsize="21600,21600">
            <v:path/>
            <v:fill on="f" focussize="0,0"/>
            <v:stroke on="f" joinstyle="miter"/>
            <v:imagedata r:id="rId388" o:title=""/>
            <o:lock v:ext="edit" aspectratio="t"/>
            <w10:wrap type="none"/>
            <w10:anchorlock/>
          </v:shape>
          <o:OLEObject Type="Embed" ProgID="Equation.DSMT4" ShapeID="_x0000_i1221" DrawAspect="Content" ObjectID="_1468075921" r:id="rId387">
            <o:LockedField>false</o:LockedField>
          </o:OLEObject>
        </w:object>
      </w:r>
      <w:r>
        <w:rPr>
          <w:rFonts w:hint="eastAsia" w:ascii="Times New Roman" w:hAnsi="Times New Roman" w:cs="Times New Roman"/>
          <w:szCs w:val="24"/>
        </w:rPr>
        <w:t>，方差</w:t>
      </w:r>
      <w:r>
        <w:rPr>
          <w:rFonts w:ascii="Times New Roman" w:hAnsi="Times New Roman" w:cs="Times New Roman"/>
          <w:position w:val="-12"/>
          <w:szCs w:val="24"/>
        </w:rPr>
        <w:object>
          <v:shape id="_x0000_i1222" o:spt="75" type="#_x0000_t75" style="height:18.55pt;width:36.55pt;" o:ole="t" filled="f" o:preferrelative="t" stroked="f" coordsize="21600,21600">
            <v:path/>
            <v:fill on="f" focussize="0,0"/>
            <v:stroke on="f" joinstyle="miter"/>
            <v:imagedata r:id="rId390" o:title=""/>
            <o:lock v:ext="edit" aspectratio="t"/>
            <w10:wrap type="none"/>
            <w10:anchorlock/>
          </v:shape>
          <o:OLEObject Type="Embed" ProgID="Equation.DSMT4" ShapeID="_x0000_i1222" DrawAspect="Content" ObjectID="_1468075922" r:id="rId389">
            <o:LockedField>false</o:LockedField>
          </o:OLEObject>
        </w:object>
      </w:r>
      <w:r>
        <w:rPr>
          <w:rFonts w:hint="eastAsia" w:ascii="Times New Roman" w:hAnsi="Times New Roman" w:cs="Times New Roman"/>
          <w:szCs w:val="24"/>
        </w:rPr>
        <w:t>．</w:t>
      </w:r>
    </w:p>
    <w:p w14:paraId="32737DB3">
      <w:pPr>
        <w:adjustRightInd w:val="0"/>
        <w:snapToGrid w:val="0"/>
        <w:spacing w:line="312" w:lineRule="auto"/>
        <w:ind w:firstLine="480"/>
        <w:jc w:val="left"/>
        <w:rPr>
          <w:rFonts w:ascii="Times New Roman" w:hAnsi="Times New Roman" w:cs="Times New Roman"/>
          <w:szCs w:val="24"/>
        </w:rPr>
      </w:pPr>
      <w:r>
        <w:rPr>
          <w:rFonts w:hint="eastAsia" w:ascii="Times New Roman" w:hAnsi="Times New Roman" w:cs="Times New Roman"/>
          <w:szCs w:val="24"/>
        </w:rPr>
        <w:t>所以这8</w:t>
      </w:r>
      <w:r>
        <w:rPr>
          <w:rFonts w:ascii="Times New Roman" w:hAnsi="Times New Roman" w:cs="Times New Roman"/>
          <w:szCs w:val="24"/>
        </w:rPr>
        <w:t>0</w:t>
      </w:r>
      <w:r>
        <w:rPr>
          <w:rFonts w:hint="eastAsia" w:ascii="Times New Roman" w:hAnsi="Times New Roman" w:cs="Times New Roman"/>
          <w:szCs w:val="24"/>
        </w:rPr>
        <w:t>人身高的均值为</w:t>
      </w:r>
      <w:r>
        <w:rPr>
          <w:rFonts w:ascii="Times New Roman" w:hAnsi="Times New Roman" w:cs="Times New Roman"/>
          <w:position w:val="-24"/>
          <w:szCs w:val="24"/>
        </w:rPr>
        <w:object>
          <v:shape id="_x0000_i1223" o:spt="75" type="#_x0000_t75" style="height:30.55pt;width:138pt;" o:ole="t" filled="f" o:preferrelative="t" stroked="f" coordsize="21600,21600">
            <v:path/>
            <v:fill on="f" focussize="0,0"/>
            <v:stroke on="f" joinstyle="miter"/>
            <v:imagedata r:id="rId392" o:title=""/>
            <o:lock v:ext="edit" aspectratio="t"/>
            <w10:wrap type="none"/>
            <w10:anchorlock/>
          </v:shape>
          <o:OLEObject Type="Embed" ProgID="Equation.DSMT4" ShapeID="_x0000_i1223" DrawAspect="Content" ObjectID="_1468075923" r:id="rId391">
            <o:LockedField>false</o:LockedField>
          </o:OLEObject>
        </w:object>
      </w:r>
      <w:r>
        <w:rPr>
          <w:rFonts w:hint="eastAsia" w:ascii="Times New Roman" w:hAnsi="Times New Roman" w:cs="Times New Roman"/>
          <w:szCs w:val="24"/>
        </w:rPr>
        <w:t>，从而这8</w:t>
      </w:r>
      <w:r>
        <w:rPr>
          <w:rFonts w:ascii="Times New Roman" w:hAnsi="Times New Roman" w:cs="Times New Roman"/>
          <w:szCs w:val="24"/>
        </w:rPr>
        <w:t>0</w:t>
      </w:r>
      <w:r>
        <w:rPr>
          <w:rFonts w:hint="eastAsia" w:ascii="Times New Roman" w:hAnsi="Times New Roman" w:cs="Times New Roman"/>
          <w:szCs w:val="24"/>
        </w:rPr>
        <w:t>人身高的方差</w:t>
      </w:r>
      <w:r>
        <w:rPr>
          <w:rFonts w:ascii="Times New Roman" w:hAnsi="Times New Roman" w:cs="Times New Roman"/>
          <w:position w:val="-30"/>
          <w:szCs w:val="24"/>
        </w:rPr>
        <w:object>
          <v:shape id="_x0000_i1224" o:spt="75" type="#_x0000_t75" style="height:36pt;width:390pt;" o:ole="t" filled="f" o:preferrelative="t" stroked="f" coordsize="21600,21600">
            <v:path/>
            <v:fill on="f" focussize="0,0"/>
            <v:stroke on="f" joinstyle="miter"/>
            <v:imagedata r:id="rId394" o:title=""/>
            <o:lock v:ext="edit" aspectratio="t"/>
            <w10:wrap type="none"/>
            <w10:anchorlock/>
          </v:shape>
          <o:OLEObject Type="Embed" ProgID="Equation.DSMT4" ShapeID="_x0000_i1224" DrawAspect="Content" ObjectID="_1468075924" r:id="rId393">
            <o:LockedField>false</o:LockedField>
          </o:OLEObject>
        </w:object>
      </w:r>
    </w:p>
    <w:p w14:paraId="3A388747">
      <w:pPr>
        <w:adjustRightInd w:val="0"/>
        <w:snapToGrid w:val="0"/>
        <w:spacing w:line="312" w:lineRule="auto"/>
        <w:ind w:firstLine="0" w:firstLineChars="0"/>
        <w:jc w:val="left"/>
        <w:rPr>
          <w:rFonts w:ascii="Times New Roman" w:hAnsi="Times New Roman" w:cs="Times New Roman"/>
          <w:szCs w:val="24"/>
        </w:rPr>
      </w:pPr>
      <w:r>
        <w:rPr>
          <w:rFonts w:ascii="Times New Roman" w:hAnsi="Times New Roman" w:cs="Times New Roman"/>
          <w:position w:val="-30"/>
          <w:szCs w:val="24"/>
        </w:rPr>
        <w:object>
          <v:shape id="_x0000_i1225" o:spt="75" type="#_x0000_t75" style="height:36pt;width:418.9pt;" o:ole="t" filled="f" o:preferrelative="t" stroked="f" coordsize="21600,21600">
            <v:path/>
            <v:fill on="f" focussize="0,0"/>
            <v:stroke on="f" joinstyle="miter"/>
            <v:imagedata r:id="rId396" o:title=""/>
            <o:lock v:ext="edit" aspectratio="t"/>
            <w10:wrap type="none"/>
            <w10:anchorlock/>
          </v:shape>
          <o:OLEObject Type="Embed" ProgID="Equation.DSMT4" ShapeID="_x0000_i1225" DrawAspect="Content" ObjectID="_1468075925" r:id="rId395">
            <o:LockedField>false</o:LockedField>
          </o:OLEObject>
        </w:object>
      </w:r>
      <w:r>
        <w:rPr>
          <w:rFonts w:ascii="Times New Roman" w:hAnsi="Times New Roman" w:cs="Times New Roman"/>
          <w:position w:val="-24"/>
          <w:szCs w:val="24"/>
        </w:rPr>
        <w:object>
          <v:shape id="_x0000_i1226" o:spt="75" type="#_x0000_t75" style="height:30.55pt;width:248.75pt;" o:ole="t" filled="f" o:preferrelative="t" stroked="f" coordsize="21600,21600">
            <v:path/>
            <v:fill on="f" focussize="0,0"/>
            <v:stroke on="f" joinstyle="miter"/>
            <v:imagedata r:id="rId398" o:title=""/>
            <o:lock v:ext="edit" aspectratio="t"/>
            <w10:wrap type="none"/>
            <w10:anchorlock/>
          </v:shape>
          <o:OLEObject Type="Embed" ProgID="Equation.DSMT4" ShapeID="_x0000_i1226" DrawAspect="Content" ObjectID="_1468075926" r:id="rId397">
            <o:LockedField>false</o:LockedField>
          </o:OLEObject>
        </w:object>
      </w:r>
      <w:r>
        <w:rPr>
          <w:rFonts w:hint="eastAsia" w:ascii="Times New Roman" w:hAnsi="Times New Roman" w:cs="Times New Roman"/>
          <w:szCs w:val="24"/>
        </w:rPr>
        <w:t>．</w:t>
      </w:r>
    </w:p>
    <w:p w14:paraId="082321EF">
      <w:pPr>
        <w:adjustRightInd w:val="0"/>
        <w:snapToGrid w:val="0"/>
        <w:spacing w:line="312" w:lineRule="auto"/>
        <w:ind w:firstLine="480"/>
        <w:jc w:val="left"/>
      </w:pPr>
      <w:r>
        <w:rPr>
          <w:rFonts w:hint="eastAsia" w:ascii="Times New Roman" w:hAnsi="Times New Roman" w:cs="Times New Roman"/>
          <w:szCs w:val="24"/>
        </w:rPr>
        <w:t>因此，这8</w:t>
      </w:r>
      <w:r>
        <w:rPr>
          <w:rFonts w:ascii="Times New Roman" w:hAnsi="Times New Roman" w:cs="Times New Roman"/>
          <w:szCs w:val="24"/>
        </w:rPr>
        <w:t>0</w:t>
      </w:r>
      <w:r>
        <w:rPr>
          <w:rFonts w:hint="eastAsia" w:ascii="Times New Roman" w:hAnsi="Times New Roman" w:cs="Times New Roman"/>
          <w:szCs w:val="24"/>
        </w:rPr>
        <w:t>人身高的方差为2</w:t>
      </w:r>
      <w:r>
        <w:rPr>
          <w:rFonts w:ascii="Times New Roman" w:hAnsi="Times New Roman" w:cs="Times New Roman"/>
          <w:szCs w:val="24"/>
        </w:rPr>
        <w:t>7.25</w:t>
      </w:r>
      <w:r>
        <w:rPr>
          <w:rFonts w:hint="eastAsia" w:ascii="Times New Roman" w:hAnsi="Times New Roman" w:cs="Times New Roman"/>
          <w:szCs w:val="24"/>
        </w:rPr>
        <w:t>．</w:t>
      </w: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110844D2">
      <w:pPr>
        <w:pStyle w:val="4"/>
        <w:ind w:firstLine="480"/>
        <w:rPr>
          <w:rFonts w:ascii="宋体" w:hAnsi="宋体"/>
        </w:rPr>
      </w:pPr>
      <w:bookmarkStart w:id="56" w:name="_GoBack"/>
      <w:bookmarkEnd w:id="56"/>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F86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566EF">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2E58C">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26664">
    <w:pPr>
      <w:pStyle w:val="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BD1D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FC806">
    <w:pPr>
      <w:pStyle w:val="9"/>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xl">
    <w15:presenceInfo w15:providerId="Windows Live" w15:userId="6d905843c2edd3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DE1Y2EwMGIzYzAyMjQ1ZDYxYjNlN2Q5ZmM0ZjEwYzIifQ=="/>
  </w:docVars>
  <w:rsids>
    <w:rsidRoot w:val="00A15320"/>
    <w:rsid w:val="000041F1"/>
    <w:rsid w:val="00005314"/>
    <w:rsid w:val="000062FB"/>
    <w:rsid w:val="00007376"/>
    <w:rsid w:val="0001275C"/>
    <w:rsid w:val="000129B0"/>
    <w:rsid w:val="000132FF"/>
    <w:rsid w:val="00014666"/>
    <w:rsid w:val="00020075"/>
    <w:rsid w:val="00021CB2"/>
    <w:rsid w:val="00031A3E"/>
    <w:rsid w:val="00032BE9"/>
    <w:rsid w:val="00037E4A"/>
    <w:rsid w:val="00043F9F"/>
    <w:rsid w:val="0004409C"/>
    <w:rsid w:val="00045BCB"/>
    <w:rsid w:val="00056121"/>
    <w:rsid w:val="00057620"/>
    <w:rsid w:val="000613A7"/>
    <w:rsid w:val="00063C39"/>
    <w:rsid w:val="000657D8"/>
    <w:rsid w:val="0007531B"/>
    <w:rsid w:val="0007645B"/>
    <w:rsid w:val="00082BB1"/>
    <w:rsid w:val="0008310D"/>
    <w:rsid w:val="00086A49"/>
    <w:rsid w:val="00090260"/>
    <w:rsid w:val="00095147"/>
    <w:rsid w:val="000957F6"/>
    <w:rsid w:val="000979AE"/>
    <w:rsid w:val="000A0D51"/>
    <w:rsid w:val="000A61A2"/>
    <w:rsid w:val="000B443F"/>
    <w:rsid w:val="000D00A8"/>
    <w:rsid w:val="000D2E85"/>
    <w:rsid w:val="000D32ED"/>
    <w:rsid w:val="000D581B"/>
    <w:rsid w:val="000D629F"/>
    <w:rsid w:val="000E00DA"/>
    <w:rsid w:val="000E1CEE"/>
    <w:rsid w:val="000E3943"/>
    <w:rsid w:val="000E48F9"/>
    <w:rsid w:val="000F226F"/>
    <w:rsid w:val="000F5ECC"/>
    <w:rsid w:val="000F7077"/>
    <w:rsid w:val="000F7903"/>
    <w:rsid w:val="0010080B"/>
    <w:rsid w:val="0010095A"/>
    <w:rsid w:val="001065A4"/>
    <w:rsid w:val="001070B5"/>
    <w:rsid w:val="001143E2"/>
    <w:rsid w:val="00123A8D"/>
    <w:rsid w:val="0013416A"/>
    <w:rsid w:val="00135337"/>
    <w:rsid w:val="00140266"/>
    <w:rsid w:val="00140401"/>
    <w:rsid w:val="0014115E"/>
    <w:rsid w:val="001578D1"/>
    <w:rsid w:val="00164F20"/>
    <w:rsid w:val="001713C7"/>
    <w:rsid w:val="0017255E"/>
    <w:rsid w:val="00173731"/>
    <w:rsid w:val="001816DA"/>
    <w:rsid w:val="00183147"/>
    <w:rsid w:val="00184527"/>
    <w:rsid w:val="00190034"/>
    <w:rsid w:val="00194450"/>
    <w:rsid w:val="00197190"/>
    <w:rsid w:val="001A2F2D"/>
    <w:rsid w:val="001A543C"/>
    <w:rsid w:val="001A6046"/>
    <w:rsid w:val="001A6267"/>
    <w:rsid w:val="001A7B9C"/>
    <w:rsid w:val="001B2273"/>
    <w:rsid w:val="001D003C"/>
    <w:rsid w:val="001D7377"/>
    <w:rsid w:val="001E35C4"/>
    <w:rsid w:val="001E6D69"/>
    <w:rsid w:val="001F1863"/>
    <w:rsid w:val="001F3B2B"/>
    <w:rsid w:val="001F5B08"/>
    <w:rsid w:val="00202E54"/>
    <w:rsid w:val="00206DC2"/>
    <w:rsid w:val="00214879"/>
    <w:rsid w:val="00214A92"/>
    <w:rsid w:val="00217EBD"/>
    <w:rsid w:val="00220651"/>
    <w:rsid w:val="00230B03"/>
    <w:rsid w:val="00231063"/>
    <w:rsid w:val="00236CB8"/>
    <w:rsid w:val="00243234"/>
    <w:rsid w:val="0024353B"/>
    <w:rsid w:val="00250A3E"/>
    <w:rsid w:val="00261DEA"/>
    <w:rsid w:val="00273034"/>
    <w:rsid w:val="00274252"/>
    <w:rsid w:val="00277999"/>
    <w:rsid w:val="002856B5"/>
    <w:rsid w:val="002918CE"/>
    <w:rsid w:val="00295276"/>
    <w:rsid w:val="002B1976"/>
    <w:rsid w:val="002B3F2E"/>
    <w:rsid w:val="002C3469"/>
    <w:rsid w:val="002C463E"/>
    <w:rsid w:val="002C701C"/>
    <w:rsid w:val="002C716A"/>
    <w:rsid w:val="002D0BC6"/>
    <w:rsid w:val="002D6463"/>
    <w:rsid w:val="002E161B"/>
    <w:rsid w:val="002E21A4"/>
    <w:rsid w:val="002E41EF"/>
    <w:rsid w:val="002E4579"/>
    <w:rsid w:val="002E47D8"/>
    <w:rsid w:val="002F1ACC"/>
    <w:rsid w:val="002F6772"/>
    <w:rsid w:val="002F6893"/>
    <w:rsid w:val="00300732"/>
    <w:rsid w:val="00301356"/>
    <w:rsid w:val="0030281C"/>
    <w:rsid w:val="00304795"/>
    <w:rsid w:val="00304921"/>
    <w:rsid w:val="00331EAC"/>
    <w:rsid w:val="0033759F"/>
    <w:rsid w:val="00343F98"/>
    <w:rsid w:val="003524D4"/>
    <w:rsid w:val="00355644"/>
    <w:rsid w:val="003678B2"/>
    <w:rsid w:val="003733CE"/>
    <w:rsid w:val="00373C0F"/>
    <w:rsid w:val="0037785D"/>
    <w:rsid w:val="00377F60"/>
    <w:rsid w:val="00381A1C"/>
    <w:rsid w:val="003A004B"/>
    <w:rsid w:val="003A2F47"/>
    <w:rsid w:val="003A48D1"/>
    <w:rsid w:val="003B1F2F"/>
    <w:rsid w:val="003B3DD7"/>
    <w:rsid w:val="003C0002"/>
    <w:rsid w:val="003C1A2D"/>
    <w:rsid w:val="003C27CF"/>
    <w:rsid w:val="003D3D34"/>
    <w:rsid w:val="003E14F4"/>
    <w:rsid w:val="003E3860"/>
    <w:rsid w:val="003E5EFF"/>
    <w:rsid w:val="003F1161"/>
    <w:rsid w:val="003F1726"/>
    <w:rsid w:val="003F1D31"/>
    <w:rsid w:val="003F4F71"/>
    <w:rsid w:val="00400659"/>
    <w:rsid w:val="00401576"/>
    <w:rsid w:val="00402038"/>
    <w:rsid w:val="004068D2"/>
    <w:rsid w:val="00413DAC"/>
    <w:rsid w:val="00422CE1"/>
    <w:rsid w:val="00430AEB"/>
    <w:rsid w:val="004338A5"/>
    <w:rsid w:val="00441467"/>
    <w:rsid w:val="004423F3"/>
    <w:rsid w:val="0044252A"/>
    <w:rsid w:val="00457CD7"/>
    <w:rsid w:val="004602E3"/>
    <w:rsid w:val="00460FC6"/>
    <w:rsid w:val="0046554C"/>
    <w:rsid w:val="00466C3C"/>
    <w:rsid w:val="00474CB7"/>
    <w:rsid w:val="0047765E"/>
    <w:rsid w:val="004778EC"/>
    <w:rsid w:val="004836B8"/>
    <w:rsid w:val="0049025C"/>
    <w:rsid w:val="00493DED"/>
    <w:rsid w:val="004954CF"/>
    <w:rsid w:val="0049687A"/>
    <w:rsid w:val="00497A9E"/>
    <w:rsid w:val="004A2ECE"/>
    <w:rsid w:val="004B416A"/>
    <w:rsid w:val="004B7496"/>
    <w:rsid w:val="004C73D1"/>
    <w:rsid w:val="004C7A3D"/>
    <w:rsid w:val="004D2FF8"/>
    <w:rsid w:val="004D31F4"/>
    <w:rsid w:val="004D3A81"/>
    <w:rsid w:val="004D3E4A"/>
    <w:rsid w:val="004D6601"/>
    <w:rsid w:val="004E3744"/>
    <w:rsid w:val="004E66A7"/>
    <w:rsid w:val="004F0894"/>
    <w:rsid w:val="004F092E"/>
    <w:rsid w:val="005125AD"/>
    <w:rsid w:val="00513300"/>
    <w:rsid w:val="005154A1"/>
    <w:rsid w:val="005167FF"/>
    <w:rsid w:val="00517726"/>
    <w:rsid w:val="00523D03"/>
    <w:rsid w:val="00526ABF"/>
    <w:rsid w:val="00530E19"/>
    <w:rsid w:val="0053296C"/>
    <w:rsid w:val="0054172A"/>
    <w:rsid w:val="00542E27"/>
    <w:rsid w:val="00545833"/>
    <w:rsid w:val="00550BA9"/>
    <w:rsid w:val="00564A15"/>
    <w:rsid w:val="00574433"/>
    <w:rsid w:val="00574A88"/>
    <w:rsid w:val="00574E9D"/>
    <w:rsid w:val="00582154"/>
    <w:rsid w:val="00582820"/>
    <w:rsid w:val="00595174"/>
    <w:rsid w:val="00595C0E"/>
    <w:rsid w:val="00596BB8"/>
    <w:rsid w:val="005A318E"/>
    <w:rsid w:val="005A35F0"/>
    <w:rsid w:val="005A5947"/>
    <w:rsid w:val="005B4DEC"/>
    <w:rsid w:val="005B5841"/>
    <w:rsid w:val="005B6849"/>
    <w:rsid w:val="005B76E6"/>
    <w:rsid w:val="005C2BB7"/>
    <w:rsid w:val="005C555D"/>
    <w:rsid w:val="005E2095"/>
    <w:rsid w:val="005E4E19"/>
    <w:rsid w:val="005F06DB"/>
    <w:rsid w:val="005F4403"/>
    <w:rsid w:val="0060229D"/>
    <w:rsid w:val="00604556"/>
    <w:rsid w:val="00606E72"/>
    <w:rsid w:val="00611BCF"/>
    <w:rsid w:val="00623C28"/>
    <w:rsid w:val="00625B2D"/>
    <w:rsid w:val="00631E06"/>
    <w:rsid w:val="00632B4A"/>
    <w:rsid w:val="00637DBB"/>
    <w:rsid w:val="00645DA6"/>
    <w:rsid w:val="0064642E"/>
    <w:rsid w:val="00651B31"/>
    <w:rsid w:val="00656D85"/>
    <w:rsid w:val="006601E4"/>
    <w:rsid w:val="006705B8"/>
    <w:rsid w:val="00671237"/>
    <w:rsid w:val="006770ED"/>
    <w:rsid w:val="0068008A"/>
    <w:rsid w:val="006830DD"/>
    <w:rsid w:val="00685713"/>
    <w:rsid w:val="00685BFC"/>
    <w:rsid w:val="00685D93"/>
    <w:rsid w:val="00694C01"/>
    <w:rsid w:val="006A44D0"/>
    <w:rsid w:val="006A6681"/>
    <w:rsid w:val="006A7BBB"/>
    <w:rsid w:val="006B03BD"/>
    <w:rsid w:val="006B3439"/>
    <w:rsid w:val="006B3D04"/>
    <w:rsid w:val="006B4BCB"/>
    <w:rsid w:val="006B7CAB"/>
    <w:rsid w:val="006C32E0"/>
    <w:rsid w:val="006C501A"/>
    <w:rsid w:val="006D1D2F"/>
    <w:rsid w:val="006D379F"/>
    <w:rsid w:val="006E3118"/>
    <w:rsid w:val="006E375B"/>
    <w:rsid w:val="006E5672"/>
    <w:rsid w:val="006E569C"/>
    <w:rsid w:val="006F227A"/>
    <w:rsid w:val="006F5440"/>
    <w:rsid w:val="006F62E6"/>
    <w:rsid w:val="007011E1"/>
    <w:rsid w:val="00704930"/>
    <w:rsid w:val="0071495F"/>
    <w:rsid w:val="00722CC0"/>
    <w:rsid w:val="00724EE3"/>
    <w:rsid w:val="00731781"/>
    <w:rsid w:val="0073201E"/>
    <w:rsid w:val="007331DC"/>
    <w:rsid w:val="00735716"/>
    <w:rsid w:val="00740AEA"/>
    <w:rsid w:val="00741C39"/>
    <w:rsid w:val="0074300B"/>
    <w:rsid w:val="00743361"/>
    <w:rsid w:val="00747FA2"/>
    <w:rsid w:val="007510FF"/>
    <w:rsid w:val="007555CB"/>
    <w:rsid w:val="00756DC6"/>
    <w:rsid w:val="0075709D"/>
    <w:rsid w:val="00757973"/>
    <w:rsid w:val="007613DB"/>
    <w:rsid w:val="007615A8"/>
    <w:rsid w:val="00763C95"/>
    <w:rsid w:val="007700C4"/>
    <w:rsid w:val="007720C3"/>
    <w:rsid w:val="00772747"/>
    <w:rsid w:val="00793576"/>
    <w:rsid w:val="0079448B"/>
    <w:rsid w:val="00795460"/>
    <w:rsid w:val="007A30EB"/>
    <w:rsid w:val="007A4CAE"/>
    <w:rsid w:val="007A4CD5"/>
    <w:rsid w:val="007B45FB"/>
    <w:rsid w:val="007B6164"/>
    <w:rsid w:val="007B6B6F"/>
    <w:rsid w:val="007C18FE"/>
    <w:rsid w:val="007C2E57"/>
    <w:rsid w:val="007D29B6"/>
    <w:rsid w:val="007D667D"/>
    <w:rsid w:val="007E63BF"/>
    <w:rsid w:val="007E74F7"/>
    <w:rsid w:val="007F2F8F"/>
    <w:rsid w:val="007F3764"/>
    <w:rsid w:val="007F6306"/>
    <w:rsid w:val="007F717B"/>
    <w:rsid w:val="00802875"/>
    <w:rsid w:val="00804C99"/>
    <w:rsid w:val="00815B8B"/>
    <w:rsid w:val="0081648F"/>
    <w:rsid w:val="00816C4A"/>
    <w:rsid w:val="008230D8"/>
    <w:rsid w:val="008232A1"/>
    <w:rsid w:val="008318B7"/>
    <w:rsid w:val="00832EA7"/>
    <w:rsid w:val="00833545"/>
    <w:rsid w:val="0083689F"/>
    <w:rsid w:val="00844B3C"/>
    <w:rsid w:val="00856EFF"/>
    <w:rsid w:val="008603E7"/>
    <w:rsid w:val="00861E89"/>
    <w:rsid w:val="00863871"/>
    <w:rsid w:val="008644AD"/>
    <w:rsid w:val="00864F51"/>
    <w:rsid w:val="008650AA"/>
    <w:rsid w:val="00865F59"/>
    <w:rsid w:val="00866E64"/>
    <w:rsid w:val="00870FED"/>
    <w:rsid w:val="00872CF5"/>
    <w:rsid w:val="008770B5"/>
    <w:rsid w:val="00882697"/>
    <w:rsid w:val="00882F99"/>
    <w:rsid w:val="008858D2"/>
    <w:rsid w:val="00890287"/>
    <w:rsid w:val="00892FA0"/>
    <w:rsid w:val="00893C66"/>
    <w:rsid w:val="008954E2"/>
    <w:rsid w:val="0089580B"/>
    <w:rsid w:val="008A0BCB"/>
    <w:rsid w:val="008A400E"/>
    <w:rsid w:val="008A4A44"/>
    <w:rsid w:val="008B56DF"/>
    <w:rsid w:val="008C0523"/>
    <w:rsid w:val="008C47F8"/>
    <w:rsid w:val="008C7A4E"/>
    <w:rsid w:val="008D06FA"/>
    <w:rsid w:val="008D52B3"/>
    <w:rsid w:val="008D6B30"/>
    <w:rsid w:val="008E6846"/>
    <w:rsid w:val="008F0439"/>
    <w:rsid w:val="008F2911"/>
    <w:rsid w:val="008F4051"/>
    <w:rsid w:val="008F6304"/>
    <w:rsid w:val="00900FC2"/>
    <w:rsid w:val="009036C8"/>
    <w:rsid w:val="0090736A"/>
    <w:rsid w:val="009139BF"/>
    <w:rsid w:val="00925F44"/>
    <w:rsid w:val="009347C6"/>
    <w:rsid w:val="00943B56"/>
    <w:rsid w:val="009458BC"/>
    <w:rsid w:val="0095174A"/>
    <w:rsid w:val="0095478E"/>
    <w:rsid w:val="00955281"/>
    <w:rsid w:val="009618C5"/>
    <w:rsid w:val="00965B60"/>
    <w:rsid w:val="00966320"/>
    <w:rsid w:val="0096639F"/>
    <w:rsid w:val="009664FA"/>
    <w:rsid w:val="009723C9"/>
    <w:rsid w:val="00984628"/>
    <w:rsid w:val="00984F93"/>
    <w:rsid w:val="00992720"/>
    <w:rsid w:val="00997C57"/>
    <w:rsid w:val="00997D57"/>
    <w:rsid w:val="009B03B2"/>
    <w:rsid w:val="009B40B8"/>
    <w:rsid w:val="009D39D7"/>
    <w:rsid w:val="009D4EF0"/>
    <w:rsid w:val="009D72BB"/>
    <w:rsid w:val="009D7BAD"/>
    <w:rsid w:val="009E7434"/>
    <w:rsid w:val="009F1498"/>
    <w:rsid w:val="009F4857"/>
    <w:rsid w:val="009F52E5"/>
    <w:rsid w:val="009F67A2"/>
    <w:rsid w:val="009F7BA9"/>
    <w:rsid w:val="009F7FAC"/>
    <w:rsid w:val="00A0068B"/>
    <w:rsid w:val="00A00BB3"/>
    <w:rsid w:val="00A10044"/>
    <w:rsid w:val="00A10861"/>
    <w:rsid w:val="00A11475"/>
    <w:rsid w:val="00A15320"/>
    <w:rsid w:val="00A17323"/>
    <w:rsid w:val="00A30D6C"/>
    <w:rsid w:val="00A3677D"/>
    <w:rsid w:val="00A507D4"/>
    <w:rsid w:val="00A518BB"/>
    <w:rsid w:val="00A529C5"/>
    <w:rsid w:val="00A56FDA"/>
    <w:rsid w:val="00A57B0B"/>
    <w:rsid w:val="00A630DC"/>
    <w:rsid w:val="00A63BC8"/>
    <w:rsid w:val="00A70168"/>
    <w:rsid w:val="00A72680"/>
    <w:rsid w:val="00A72E03"/>
    <w:rsid w:val="00A847B2"/>
    <w:rsid w:val="00A90270"/>
    <w:rsid w:val="00A9045E"/>
    <w:rsid w:val="00A921B0"/>
    <w:rsid w:val="00AA022D"/>
    <w:rsid w:val="00AA6559"/>
    <w:rsid w:val="00AB07AF"/>
    <w:rsid w:val="00AB12D8"/>
    <w:rsid w:val="00AB6480"/>
    <w:rsid w:val="00AC084C"/>
    <w:rsid w:val="00AC172E"/>
    <w:rsid w:val="00AC4CAB"/>
    <w:rsid w:val="00AD2F00"/>
    <w:rsid w:val="00AD3B38"/>
    <w:rsid w:val="00AD70B0"/>
    <w:rsid w:val="00AE00F6"/>
    <w:rsid w:val="00AE517B"/>
    <w:rsid w:val="00AF2582"/>
    <w:rsid w:val="00AF6CC0"/>
    <w:rsid w:val="00B01A30"/>
    <w:rsid w:val="00B13B1B"/>
    <w:rsid w:val="00B15D50"/>
    <w:rsid w:val="00B1773E"/>
    <w:rsid w:val="00B2000C"/>
    <w:rsid w:val="00B26DF2"/>
    <w:rsid w:val="00B3688B"/>
    <w:rsid w:val="00B44185"/>
    <w:rsid w:val="00B51EAF"/>
    <w:rsid w:val="00B65F3C"/>
    <w:rsid w:val="00B718AF"/>
    <w:rsid w:val="00B72393"/>
    <w:rsid w:val="00B73237"/>
    <w:rsid w:val="00BB3CA7"/>
    <w:rsid w:val="00BB52A3"/>
    <w:rsid w:val="00BC267B"/>
    <w:rsid w:val="00BD6AE4"/>
    <w:rsid w:val="00BE0503"/>
    <w:rsid w:val="00BE1839"/>
    <w:rsid w:val="00BE277E"/>
    <w:rsid w:val="00BE42FC"/>
    <w:rsid w:val="00BE58DF"/>
    <w:rsid w:val="00BE6632"/>
    <w:rsid w:val="00C041B2"/>
    <w:rsid w:val="00C140EF"/>
    <w:rsid w:val="00C15A87"/>
    <w:rsid w:val="00C16993"/>
    <w:rsid w:val="00C23CE7"/>
    <w:rsid w:val="00C23F28"/>
    <w:rsid w:val="00C25783"/>
    <w:rsid w:val="00C26F75"/>
    <w:rsid w:val="00C356CF"/>
    <w:rsid w:val="00C36EF2"/>
    <w:rsid w:val="00C372D8"/>
    <w:rsid w:val="00C42A20"/>
    <w:rsid w:val="00C513F6"/>
    <w:rsid w:val="00C53510"/>
    <w:rsid w:val="00C548FA"/>
    <w:rsid w:val="00C54B27"/>
    <w:rsid w:val="00C54FB9"/>
    <w:rsid w:val="00C61DCE"/>
    <w:rsid w:val="00C70CC5"/>
    <w:rsid w:val="00C75C83"/>
    <w:rsid w:val="00C76ABC"/>
    <w:rsid w:val="00C7718B"/>
    <w:rsid w:val="00C7729F"/>
    <w:rsid w:val="00C824EB"/>
    <w:rsid w:val="00C873AA"/>
    <w:rsid w:val="00CA051D"/>
    <w:rsid w:val="00CA359A"/>
    <w:rsid w:val="00CA564F"/>
    <w:rsid w:val="00CA7541"/>
    <w:rsid w:val="00CB60CA"/>
    <w:rsid w:val="00CD252F"/>
    <w:rsid w:val="00CD41C8"/>
    <w:rsid w:val="00CE52ED"/>
    <w:rsid w:val="00CE7D2F"/>
    <w:rsid w:val="00CF1881"/>
    <w:rsid w:val="00CF399C"/>
    <w:rsid w:val="00D025A5"/>
    <w:rsid w:val="00D068A4"/>
    <w:rsid w:val="00D06B26"/>
    <w:rsid w:val="00D112CC"/>
    <w:rsid w:val="00D16B49"/>
    <w:rsid w:val="00D21AF6"/>
    <w:rsid w:val="00D2437C"/>
    <w:rsid w:val="00D27B5F"/>
    <w:rsid w:val="00D346BC"/>
    <w:rsid w:val="00D35F7A"/>
    <w:rsid w:val="00D57C99"/>
    <w:rsid w:val="00D61299"/>
    <w:rsid w:val="00D62801"/>
    <w:rsid w:val="00D6316E"/>
    <w:rsid w:val="00D637EA"/>
    <w:rsid w:val="00D7235F"/>
    <w:rsid w:val="00D73FC3"/>
    <w:rsid w:val="00D75929"/>
    <w:rsid w:val="00D8346D"/>
    <w:rsid w:val="00D854CB"/>
    <w:rsid w:val="00D924FB"/>
    <w:rsid w:val="00D9773A"/>
    <w:rsid w:val="00DA4837"/>
    <w:rsid w:val="00DA4B13"/>
    <w:rsid w:val="00DA5905"/>
    <w:rsid w:val="00DA716B"/>
    <w:rsid w:val="00DC1FA1"/>
    <w:rsid w:val="00DD24E7"/>
    <w:rsid w:val="00DE0F18"/>
    <w:rsid w:val="00DE150E"/>
    <w:rsid w:val="00DE459F"/>
    <w:rsid w:val="00DE4ABF"/>
    <w:rsid w:val="00DF0895"/>
    <w:rsid w:val="00DF10F3"/>
    <w:rsid w:val="00DF42ED"/>
    <w:rsid w:val="00DF748E"/>
    <w:rsid w:val="00DF7A3C"/>
    <w:rsid w:val="00E007B8"/>
    <w:rsid w:val="00E07268"/>
    <w:rsid w:val="00E1043F"/>
    <w:rsid w:val="00E12C2B"/>
    <w:rsid w:val="00E147A9"/>
    <w:rsid w:val="00E157CB"/>
    <w:rsid w:val="00E40B69"/>
    <w:rsid w:val="00E47393"/>
    <w:rsid w:val="00E56545"/>
    <w:rsid w:val="00E60B38"/>
    <w:rsid w:val="00E62464"/>
    <w:rsid w:val="00E65E4A"/>
    <w:rsid w:val="00E70EF9"/>
    <w:rsid w:val="00E71BE1"/>
    <w:rsid w:val="00E726E5"/>
    <w:rsid w:val="00E74AFB"/>
    <w:rsid w:val="00E76841"/>
    <w:rsid w:val="00E878E2"/>
    <w:rsid w:val="00E94581"/>
    <w:rsid w:val="00E97829"/>
    <w:rsid w:val="00EA049C"/>
    <w:rsid w:val="00EA3256"/>
    <w:rsid w:val="00EA4B0C"/>
    <w:rsid w:val="00EC3D99"/>
    <w:rsid w:val="00ED528A"/>
    <w:rsid w:val="00ED7A62"/>
    <w:rsid w:val="00ED7A92"/>
    <w:rsid w:val="00ED7B8E"/>
    <w:rsid w:val="00EE083D"/>
    <w:rsid w:val="00EE4783"/>
    <w:rsid w:val="00EE511A"/>
    <w:rsid w:val="00EE5D59"/>
    <w:rsid w:val="00EF6EBA"/>
    <w:rsid w:val="00EF7A07"/>
    <w:rsid w:val="00F008B2"/>
    <w:rsid w:val="00F01748"/>
    <w:rsid w:val="00F07C7B"/>
    <w:rsid w:val="00F101C1"/>
    <w:rsid w:val="00F1213B"/>
    <w:rsid w:val="00F14DC9"/>
    <w:rsid w:val="00F160E9"/>
    <w:rsid w:val="00F3217A"/>
    <w:rsid w:val="00F32608"/>
    <w:rsid w:val="00F36178"/>
    <w:rsid w:val="00F372C0"/>
    <w:rsid w:val="00F40789"/>
    <w:rsid w:val="00F457D8"/>
    <w:rsid w:val="00F45A09"/>
    <w:rsid w:val="00F65C58"/>
    <w:rsid w:val="00F76E46"/>
    <w:rsid w:val="00F7717A"/>
    <w:rsid w:val="00F778D9"/>
    <w:rsid w:val="00F829F0"/>
    <w:rsid w:val="00F8499B"/>
    <w:rsid w:val="00F94D36"/>
    <w:rsid w:val="00F976D1"/>
    <w:rsid w:val="00FA2A15"/>
    <w:rsid w:val="00FA5CA0"/>
    <w:rsid w:val="00FA60F9"/>
    <w:rsid w:val="00FB7395"/>
    <w:rsid w:val="00FB79A1"/>
    <w:rsid w:val="00FC27D1"/>
    <w:rsid w:val="00FC546A"/>
    <w:rsid w:val="00FC58D1"/>
    <w:rsid w:val="00FD1B5E"/>
    <w:rsid w:val="00FD537D"/>
    <w:rsid w:val="00FE0E07"/>
    <w:rsid w:val="00FE15B7"/>
    <w:rsid w:val="00FE77E6"/>
    <w:rsid w:val="00FF2518"/>
    <w:rsid w:val="00FF3607"/>
    <w:rsid w:val="00FF3EE5"/>
    <w:rsid w:val="00FF4F07"/>
    <w:rsid w:val="05D65E8D"/>
    <w:rsid w:val="073541D7"/>
    <w:rsid w:val="075759A1"/>
    <w:rsid w:val="09030215"/>
    <w:rsid w:val="093E18F3"/>
    <w:rsid w:val="0E170612"/>
    <w:rsid w:val="11486315"/>
    <w:rsid w:val="154F6B45"/>
    <w:rsid w:val="17C845FC"/>
    <w:rsid w:val="1AD55A9B"/>
    <w:rsid w:val="1B551290"/>
    <w:rsid w:val="1BD14E8A"/>
    <w:rsid w:val="1BF5229C"/>
    <w:rsid w:val="259F4C6B"/>
    <w:rsid w:val="2C442B03"/>
    <w:rsid w:val="2DA47238"/>
    <w:rsid w:val="36D6068F"/>
    <w:rsid w:val="421B504A"/>
    <w:rsid w:val="429F2225"/>
    <w:rsid w:val="42CA5D54"/>
    <w:rsid w:val="49987BE7"/>
    <w:rsid w:val="501E6EB6"/>
    <w:rsid w:val="53B0136B"/>
    <w:rsid w:val="53E52EF9"/>
    <w:rsid w:val="55A729DE"/>
    <w:rsid w:val="63FF4464"/>
    <w:rsid w:val="64AB3B89"/>
    <w:rsid w:val="679572E5"/>
    <w:rsid w:val="6922313D"/>
    <w:rsid w:val="6C4434CC"/>
    <w:rsid w:val="6CAD2EC8"/>
    <w:rsid w:val="6D570C71"/>
    <w:rsid w:val="779A6F0F"/>
    <w:rsid w:val="78D503C4"/>
    <w:rsid w:val="7F885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eastAsia="宋体" w:asciiTheme="minorHAnsi" w:hAnsiTheme="minorHAnsi" w:cstheme="minorBidi"/>
      <w:kern w:val="2"/>
      <w:sz w:val="24"/>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4"/>
    <w:unhideWhenUsed/>
    <w:qFormat/>
    <w:uiPriority w:val="99"/>
    <w:pPr>
      <w:jc w:val="left"/>
    </w:pPr>
  </w:style>
  <w:style w:type="paragraph" w:styleId="4">
    <w:name w:val="Body Text"/>
    <w:basedOn w:val="1"/>
    <w:link w:val="20"/>
    <w:qFormat/>
    <w:uiPriority w:val="0"/>
    <w:pPr>
      <w:spacing w:after="120" w:line="276" w:lineRule="auto"/>
    </w:pPr>
    <w:rPr>
      <w:rFonts w:ascii="Calibri" w:hAnsi="Calibri" w:cs="Times New Roman"/>
      <w:szCs w:val="24"/>
    </w:rPr>
  </w:style>
  <w:style w:type="paragraph" w:styleId="5">
    <w:name w:val="Block Text"/>
    <w:basedOn w:val="1"/>
    <w:next w:val="4"/>
    <w:semiHidden/>
    <w:qFormat/>
    <w:uiPriority w:val="99"/>
    <w:pPr>
      <w:spacing w:after="120"/>
      <w:ind w:left="1440" w:leftChars="700" w:right="700" w:rightChars="700"/>
    </w:pPr>
  </w:style>
  <w:style w:type="paragraph" w:styleId="6">
    <w:name w:val="Plain Text"/>
    <w:basedOn w:val="1"/>
    <w:link w:val="22"/>
    <w:qFormat/>
    <w:uiPriority w:val="0"/>
    <w:rPr>
      <w:rFonts w:ascii="宋体" w:hAnsi="Courier New" w:cs="Courier New"/>
      <w:szCs w:val="21"/>
    </w:rPr>
  </w:style>
  <w:style w:type="paragraph" w:styleId="7">
    <w:name w:val="Balloon Text"/>
    <w:basedOn w:val="1"/>
    <w:link w:val="23"/>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11">
    <w:name w:val="annotation subject"/>
    <w:basedOn w:val="3"/>
    <w:next w:val="3"/>
    <w:link w:val="25"/>
    <w:semiHidden/>
    <w:unhideWhenUsed/>
    <w:qFormat/>
    <w:uiPriority w:val="99"/>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annotation reference"/>
    <w:basedOn w:val="14"/>
    <w:semiHidden/>
    <w:unhideWhenUsed/>
    <w:qFormat/>
    <w:uiPriority w:val="99"/>
    <w:rPr>
      <w:sz w:val="21"/>
      <w:szCs w:val="21"/>
    </w:rPr>
  </w:style>
  <w:style w:type="paragraph" w:styleId="16">
    <w:name w:val="List Paragraph"/>
    <w:basedOn w:val="1"/>
    <w:qFormat/>
    <w:uiPriority w:val="34"/>
    <w:pPr>
      <w:ind w:firstLine="420"/>
    </w:pPr>
  </w:style>
  <w:style w:type="character" w:customStyle="1" w:styleId="17">
    <w:name w:val="页眉 Char"/>
    <w:basedOn w:val="14"/>
    <w:link w:val="9"/>
    <w:qFormat/>
    <w:uiPriority w:val="99"/>
    <w:rPr>
      <w:sz w:val="18"/>
      <w:szCs w:val="18"/>
    </w:rPr>
  </w:style>
  <w:style w:type="character" w:customStyle="1" w:styleId="18">
    <w:name w:val="页脚 Char"/>
    <w:basedOn w:val="14"/>
    <w:link w:val="8"/>
    <w:qFormat/>
    <w:uiPriority w:val="99"/>
    <w:rPr>
      <w:sz w:val="18"/>
      <w:szCs w:val="18"/>
    </w:rPr>
  </w:style>
  <w:style w:type="paragraph" w:customStyle="1" w:styleId="19">
    <w:name w:val="_Style 1"/>
    <w:basedOn w:val="1"/>
    <w:qFormat/>
    <w:uiPriority w:val="0"/>
    <w:pPr>
      <w:ind w:firstLine="420"/>
    </w:pPr>
    <w:rPr>
      <w:rFonts w:ascii="Calibri" w:hAnsi="Calibri" w:cs="Times New Roman"/>
      <w:color w:val="000000" w:themeColor="text1"/>
      <w:kern w:val="0"/>
    </w:rPr>
  </w:style>
  <w:style w:type="character" w:customStyle="1" w:styleId="20">
    <w:name w:val="正文文本 Char"/>
    <w:basedOn w:val="14"/>
    <w:link w:val="4"/>
    <w:qFormat/>
    <w:uiPriority w:val="0"/>
    <w:rPr>
      <w:rFonts w:ascii="Calibri" w:hAnsi="Calibri" w:eastAsia="宋体" w:cs="Times New Roman"/>
      <w:szCs w:val="24"/>
    </w:rPr>
  </w:style>
  <w:style w:type="character" w:customStyle="1" w:styleId="21">
    <w:name w:val="纯文本 字符"/>
    <w:basedOn w:val="14"/>
    <w:semiHidden/>
    <w:qFormat/>
    <w:uiPriority w:val="99"/>
    <w:rPr>
      <w:rFonts w:hAnsi="Courier New" w:cs="Courier New" w:asciiTheme="minorEastAsia"/>
    </w:rPr>
  </w:style>
  <w:style w:type="character" w:customStyle="1" w:styleId="22">
    <w:name w:val="纯文本 Char"/>
    <w:basedOn w:val="14"/>
    <w:link w:val="6"/>
    <w:qFormat/>
    <w:uiPriority w:val="0"/>
    <w:rPr>
      <w:rFonts w:ascii="宋体" w:hAnsi="Courier New" w:eastAsia="宋体" w:cs="Courier New"/>
      <w:szCs w:val="21"/>
    </w:rPr>
  </w:style>
  <w:style w:type="character" w:customStyle="1" w:styleId="23">
    <w:name w:val="批注框文本 Char"/>
    <w:basedOn w:val="14"/>
    <w:link w:val="7"/>
    <w:semiHidden/>
    <w:qFormat/>
    <w:uiPriority w:val="99"/>
    <w:rPr>
      <w:rFonts w:asciiTheme="minorHAnsi" w:hAnsiTheme="minorHAnsi" w:eastAsiaTheme="minorEastAsia" w:cstheme="minorBidi"/>
      <w:kern w:val="2"/>
      <w:sz w:val="18"/>
      <w:szCs w:val="18"/>
    </w:rPr>
  </w:style>
  <w:style w:type="character" w:customStyle="1" w:styleId="24">
    <w:name w:val="批注文字 Char"/>
    <w:basedOn w:val="14"/>
    <w:link w:val="3"/>
    <w:qFormat/>
    <w:uiPriority w:val="99"/>
    <w:rPr>
      <w:rFonts w:asciiTheme="minorHAnsi" w:hAnsiTheme="minorHAnsi" w:eastAsiaTheme="minorEastAsia" w:cstheme="minorBidi"/>
      <w:kern w:val="2"/>
      <w:sz w:val="21"/>
      <w:szCs w:val="22"/>
    </w:rPr>
  </w:style>
  <w:style w:type="character" w:customStyle="1" w:styleId="25">
    <w:name w:val="批注主题 Char"/>
    <w:basedOn w:val="24"/>
    <w:link w:val="11"/>
    <w:semiHidden/>
    <w:qFormat/>
    <w:uiPriority w:val="99"/>
    <w:rPr>
      <w:rFonts w:asciiTheme="minorHAnsi" w:hAnsiTheme="minorHAnsi" w:eastAsiaTheme="minorEastAsia" w:cstheme="minorBidi"/>
      <w:b/>
      <w:bCs/>
      <w:kern w:val="2"/>
      <w:sz w:val="21"/>
      <w:szCs w:val="22"/>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1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修订2"/>
    <w:hidden/>
    <w:semiHidden/>
    <w:qFormat/>
    <w:uiPriority w:val="99"/>
    <w:rPr>
      <w:rFonts w:eastAsia="宋体" w:asciiTheme="minorHAnsi" w:hAnsiTheme="minorHAnsi" w:cstheme="minorBidi"/>
      <w:kern w:val="2"/>
      <w:sz w:val="24"/>
      <w:szCs w:val="22"/>
      <w:lang w:val="en-US" w:eastAsia="zh-CN" w:bidi="ar-SA"/>
    </w:rPr>
  </w:style>
  <w:style w:type="paragraph" w:customStyle="1" w:styleId="29">
    <w:name w:val="修订3"/>
    <w:hidden/>
    <w:semiHidden/>
    <w:qFormat/>
    <w:uiPriority w:val="99"/>
    <w:rPr>
      <w:rFonts w:eastAsia="宋体" w:asciiTheme="minorHAnsi" w:hAnsiTheme="minorHAnsi" w:cstheme="minorBidi"/>
      <w:kern w:val="2"/>
      <w:sz w:val="24"/>
      <w:szCs w:val="22"/>
      <w:lang w:val="en-US" w:eastAsia="zh-CN" w:bidi="ar-SA"/>
    </w:rPr>
  </w:style>
  <w:style w:type="paragraph" w:customStyle="1" w:styleId="30">
    <w:name w:val="修订4"/>
    <w:hidden/>
    <w:semiHidden/>
    <w:qFormat/>
    <w:uiPriority w:val="99"/>
    <w:rPr>
      <w:rFonts w:eastAsia="宋体" w:asciiTheme="minorHAnsi" w:hAnsiTheme="minorHAnsi"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1.wmf"/><Relationship Id="rId97" Type="http://schemas.openxmlformats.org/officeDocument/2006/relationships/oleObject" Target="embeddings/oleObject46.bin"/><Relationship Id="rId96" Type="http://schemas.openxmlformats.org/officeDocument/2006/relationships/image" Target="media/image40.wmf"/><Relationship Id="rId95" Type="http://schemas.openxmlformats.org/officeDocument/2006/relationships/oleObject" Target="embeddings/oleObject45.bin"/><Relationship Id="rId94" Type="http://schemas.openxmlformats.org/officeDocument/2006/relationships/image" Target="media/image39.wmf"/><Relationship Id="rId93" Type="http://schemas.openxmlformats.org/officeDocument/2006/relationships/oleObject" Target="embeddings/oleObject44.bin"/><Relationship Id="rId92" Type="http://schemas.openxmlformats.org/officeDocument/2006/relationships/image" Target="media/image38.wmf"/><Relationship Id="rId91" Type="http://schemas.openxmlformats.org/officeDocument/2006/relationships/oleObject" Target="embeddings/oleObject43.bin"/><Relationship Id="rId90" Type="http://schemas.openxmlformats.org/officeDocument/2006/relationships/image" Target="media/image37.wmf"/><Relationship Id="rId9" Type="http://schemas.openxmlformats.org/officeDocument/2006/relationships/footer" Target="footer2.xml"/><Relationship Id="rId89" Type="http://schemas.openxmlformats.org/officeDocument/2006/relationships/oleObject" Target="embeddings/oleObject42.bin"/><Relationship Id="rId88" Type="http://schemas.openxmlformats.org/officeDocument/2006/relationships/image" Target="media/image36.wmf"/><Relationship Id="rId87" Type="http://schemas.openxmlformats.org/officeDocument/2006/relationships/oleObject" Target="embeddings/oleObject41.bin"/><Relationship Id="rId86" Type="http://schemas.openxmlformats.org/officeDocument/2006/relationships/image" Target="media/image35.wmf"/><Relationship Id="rId85" Type="http://schemas.openxmlformats.org/officeDocument/2006/relationships/oleObject" Target="embeddings/oleObject40.bin"/><Relationship Id="rId84" Type="http://schemas.openxmlformats.org/officeDocument/2006/relationships/image" Target="media/image34.wmf"/><Relationship Id="rId83" Type="http://schemas.openxmlformats.org/officeDocument/2006/relationships/oleObject" Target="embeddings/oleObject39.bin"/><Relationship Id="rId82" Type="http://schemas.openxmlformats.org/officeDocument/2006/relationships/image" Target="media/image33.wmf"/><Relationship Id="rId81" Type="http://schemas.openxmlformats.org/officeDocument/2006/relationships/oleObject" Target="embeddings/oleObject38.bin"/><Relationship Id="rId80" Type="http://schemas.openxmlformats.org/officeDocument/2006/relationships/image" Target="media/image32.wmf"/><Relationship Id="rId8" Type="http://schemas.openxmlformats.org/officeDocument/2006/relationships/footer" Target="footer1.xml"/><Relationship Id="rId79" Type="http://schemas.openxmlformats.org/officeDocument/2006/relationships/oleObject" Target="embeddings/oleObject37.bin"/><Relationship Id="rId78" Type="http://schemas.openxmlformats.org/officeDocument/2006/relationships/image" Target="media/image31.wmf"/><Relationship Id="rId77" Type="http://schemas.openxmlformats.org/officeDocument/2006/relationships/oleObject" Target="embeddings/oleObject36.bin"/><Relationship Id="rId76" Type="http://schemas.openxmlformats.org/officeDocument/2006/relationships/image" Target="media/image30.wmf"/><Relationship Id="rId75" Type="http://schemas.openxmlformats.org/officeDocument/2006/relationships/oleObject" Target="embeddings/oleObject35.bin"/><Relationship Id="rId74" Type="http://schemas.openxmlformats.org/officeDocument/2006/relationships/image" Target="media/image29.png"/><Relationship Id="rId73" Type="http://schemas.openxmlformats.org/officeDocument/2006/relationships/image" Target="media/image28.wmf"/><Relationship Id="rId72" Type="http://schemas.openxmlformats.org/officeDocument/2006/relationships/oleObject" Target="embeddings/oleObject34.bin"/><Relationship Id="rId71" Type="http://schemas.openxmlformats.org/officeDocument/2006/relationships/oleObject" Target="embeddings/oleObject33.bin"/><Relationship Id="rId70" Type="http://schemas.openxmlformats.org/officeDocument/2006/relationships/image" Target="media/image27.wmf"/><Relationship Id="rId7" Type="http://schemas.openxmlformats.org/officeDocument/2006/relationships/header" Target="header3.xml"/><Relationship Id="rId69" Type="http://schemas.openxmlformats.org/officeDocument/2006/relationships/oleObject" Target="embeddings/oleObject32.bin"/><Relationship Id="rId68" Type="http://schemas.openxmlformats.org/officeDocument/2006/relationships/image" Target="media/image26.wmf"/><Relationship Id="rId67" Type="http://schemas.openxmlformats.org/officeDocument/2006/relationships/oleObject" Target="embeddings/oleObject31.bin"/><Relationship Id="rId66" Type="http://schemas.openxmlformats.org/officeDocument/2006/relationships/image" Target="media/image25.wmf"/><Relationship Id="rId65" Type="http://schemas.openxmlformats.org/officeDocument/2006/relationships/oleObject" Target="embeddings/oleObject30.bin"/><Relationship Id="rId64" Type="http://schemas.openxmlformats.org/officeDocument/2006/relationships/oleObject" Target="embeddings/oleObject29.bin"/><Relationship Id="rId63" Type="http://schemas.openxmlformats.org/officeDocument/2006/relationships/image" Target="media/image24.wmf"/><Relationship Id="rId62" Type="http://schemas.openxmlformats.org/officeDocument/2006/relationships/oleObject" Target="embeddings/oleObject28.bin"/><Relationship Id="rId61" Type="http://schemas.openxmlformats.org/officeDocument/2006/relationships/image" Target="media/image23.wmf"/><Relationship Id="rId60" Type="http://schemas.openxmlformats.org/officeDocument/2006/relationships/oleObject" Target="embeddings/oleObject27.bin"/><Relationship Id="rId6" Type="http://schemas.openxmlformats.org/officeDocument/2006/relationships/header" Target="header2.xml"/><Relationship Id="rId59" Type="http://schemas.openxmlformats.org/officeDocument/2006/relationships/image" Target="media/image22.wmf"/><Relationship Id="rId58" Type="http://schemas.openxmlformats.org/officeDocument/2006/relationships/oleObject" Target="embeddings/oleObject26.bin"/><Relationship Id="rId57" Type="http://schemas.openxmlformats.org/officeDocument/2006/relationships/image" Target="media/image21.wmf"/><Relationship Id="rId56" Type="http://schemas.openxmlformats.org/officeDocument/2006/relationships/oleObject" Target="embeddings/oleObject25.bin"/><Relationship Id="rId55" Type="http://schemas.openxmlformats.org/officeDocument/2006/relationships/image" Target="media/image20.wmf"/><Relationship Id="rId54" Type="http://schemas.openxmlformats.org/officeDocument/2006/relationships/oleObject" Target="embeddings/oleObject24.bin"/><Relationship Id="rId53" Type="http://schemas.openxmlformats.org/officeDocument/2006/relationships/image" Target="media/image19.wmf"/><Relationship Id="rId52" Type="http://schemas.openxmlformats.org/officeDocument/2006/relationships/oleObject" Target="embeddings/oleObject23.bin"/><Relationship Id="rId51" Type="http://schemas.openxmlformats.org/officeDocument/2006/relationships/image" Target="media/image18.wmf"/><Relationship Id="rId50" Type="http://schemas.openxmlformats.org/officeDocument/2006/relationships/oleObject" Target="embeddings/oleObject22.bin"/><Relationship Id="rId5" Type="http://schemas.openxmlformats.org/officeDocument/2006/relationships/header" Target="header1.xml"/><Relationship Id="rId49" Type="http://schemas.openxmlformats.org/officeDocument/2006/relationships/image" Target="media/image17.wmf"/><Relationship Id="rId48" Type="http://schemas.openxmlformats.org/officeDocument/2006/relationships/oleObject" Target="embeddings/oleObject21.bin"/><Relationship Id="rId47" Type="http://schemas.openxmlformats.org/officeDocument/2006/relationships/oleObject" Target="embeddings/oleObject20.bin"/><Relationship Id="rId46" Type="http://schemas.openxmlformats.org/officeDocument/2006/relationships/oleObject" Target="embeddings/oleObject19.bin"/><Relationship Id="rId45" Type="http://schemas.openxmlformats.org/officeDocument/2006/relationships/oleObject" Target="embeddings/oleObject18.bin"/><Relationship Id="rId44" Type="http://schemas.openxmlformats.org/officeDocument/2006/relationships/image" Target="media/image16.wmf"/><Relationship Id="rId43" Type="http://schemas.openxmlformats.org/officeDocument/2006/relationships/oleObject" Target="embeddings/oleObject17.bin"/><Relationship Id="rId42" Type="http://schemas.openxmlformats.org/officeDocument/2006/relationships/image" Target="media/image15.wmf"/><Relationship Id="rId41" Type="http://schemas.openxmlformats.org/officeDocument/2006/relationships/oleObject" Target="embeddings/oleObject16.bin"/><Relationship Id="rId401" Type="http://schemas.microsoft.com/office/2011/relationships/people" Target="people.xml"/><Relationship Id="rId400" Type="http://schemas.openxmlformats.org/officeDocument/2006/relationships/fontTable" Target="fontTable.xml"/><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customXml" Target="../customXml/item1.xml"/><Relationship Id="rId398" Type="http://schemas.openxmlformats.org/officeDocument/2006/relationships/image" Target="media/image185.wmf"/><Relationship Id="rId397" Type="http://schemas.openxmlformats.org/officeDocument/2006/relationships/oleObject" Target="embeddings/oleObject202.bin"/><Relationship Id="rId396" Type="http://schemas.openxmlformats.org/officeDocument/2006/relationships/image" Target="media/image184.wmf"/><Relationship Id="rId395" Type="http://schemas.openxmlformats.org/officeDocument/2006/relationships/oleObject" Target="embeddings/oleObject201.bin"/><Relationship Id="rId394" Type="http://schemas.openxmlformats.org/officeDocument/2006/relationships/image" Target="media/image183.wmf"/><Relationship Id="rId393" Type="http://schemas.openxmlformats.org/officeDocument/2006/relationships/oleObject" Target="embeddings/oleObject200.bin"/><Relationship Id="rId392" Type="http://schemas.openxmlformats.org/officeDocument/2006/relationships/image" Target="media/image182.wmf"/><Relationship Id="rId391" Type="http://schemas.openxmlformats.org/officeDocument/2006/relationships/oleObject" Target="embeddings/oleObject199.bin"/><Relationship Id="rId390" Type="http://schemas.openxmlformats.org/officeDocument/2006/relationships/image" Target="media/image181.wmf"/><Relationship Id="rId39" Type="http://schemas.openxmlformats.org/officeDocument/2006/relationships/image" Target="media/image14.wmf"/><Relationship Id="rId389" Type="http://schemas.openxmlformats.org/officeDocument/2006/relationships/oleObject" Target="embeddings/oleObject198.bin"/><Relationship Id="rId388" Type="http://schemas.openxmlformats.org/officeDocument/2006/relationships/image" Target="media/image180.wmf"/><Relationship Id="rId387" Type="http://schemas.openxmlformats.org/officeDocument/2006/relationships/oleObject" Target="embeddings/oleObject197.bin"/><Relationship Id="rId386" Type="http://schemas.openxmlformats.org/officeDocument/2006/relationships/image" Target="media/image179.wmf"/><Relationship Id="rId385" Type="http://schemas.openxmlformats.org/officeDocument/2006/relationships/oleObject" Target="embeddings/oleObject196.bin"/><Relationship Id="rId384" Type="http://schemas.openxmlformats.org/officeDocument/2006/relationships/image" Target="media/image178.wmf"/><Relationship Id="rId383" Type="http://schemas.openxmlformats.org/officeDocument/2006/relationships/oleObject" Target="embeddings/oleObject195.bin"/><Relationship Id="rId382" Type="http://schemas.openxmlformats.org/officeDocument/2006/relationships/image" Target="media/image177.wmf"/><Relationship Id="rId381" Type="http://schemas.openxmlformats.org/officeDocument/2006/relationships/oleObject" Target="embeddings/oleObject194.bin"/><Relationship Id="rId380" Type="http://schemas.openxmlformats.org/officeDocument/2006/relationships/oleObject" Target="embeddings/oleObject193.bin"/><Relationship Id="rId38" Type="http://schemas.openxmlformats.org/officeDocument/2006/relationships/oleObject" Target="embeddings/oleObject14.bin"/><Relationship Id="rId379" Type="http://schemas.openxmlformats.org/officeDocument/2006/relationships/image" Target="media/image176.wmf"/><Relationship Id="rId378" Type="http://schemas.openxmlformats.org/officeDocument/2006/relationships/oleObject" Target="embeddings/oleObject192.bin"/><Relationship Id="rId377" Type="http://schemas.openxmlformats.org/officeDocument/2006/relationships/image" Target="media/image175.wmf"/><Relationship Id="rId376" Type="http://schemas.openxmlformats.org/officeDocument/2006/relationships/oleObject" Target="embeddings/oleObject191.bin"/><Relationship Id="rId375" Type="http://schemas.openxmlformats.org/officeDocument/2006/relationships/image" Target="media/image174.wmf"/><Relationship Id="rId374" Type="http://schemas.openxmlformats.org/officeDocument/2006/relationships/oleObject" Target="embeddings/oleObject190.bin"/><Relationship Id="rId373" Type="http://schemas.openxmlformats.org/officeDocument/2006/relationships/image" Target="media/image173.wmf"/><Relationship Id="rId372" Type="http://schemas.openxmlformats.org/officeDocument/2006/relationships/oleObject" Target="embeddings/oleObject189.bin"/><Relationship Id="rId371" Type="http://schemas.openxmlformats.org/officeDocument/2006/relationships/image" Target="media/image172.wmf"/><Relationship Id="rId370" Type="http://schemas.openxmlformats.org/officeDocument/2006/relationships/oleObject" Target="embeddings/oleObject188.bin"/><Relationship Id="rId37" Type="http://schemas.openxmlformats.org/officeDocument/2006/relationships/image" Target="media/image13.wmf"/><Relationship Id="rId369" Type="http://schemas.openxmlformats.org/officeDocument/2006/relationships/oleObject" Target="embeddings/oleObject187.bin"/><Relationship Id="rId368" Type="http://schemas.openxmlformats.org/officeDocument/2006/relationships/oleObject" Target="embeddings/oleObject186.bin"/><Relationship Id="rId367" Type="http://schemas.openxmlformats.org/officeDocument/2006/relationships/oleObject" Target="embeddings/oleObject185.bin"/><Relationship Id="rId366" Type="http://schemas.openxmlformats.org/officeDocument/2006/relationships/image" Target="media/image171.wmf"/><Relationship Id="rId365" Type="http://schemas.openxmlformats.org/officeDocument/2006/relationships/oleObject" Target="embeddings/oleObject184.bin"/><Relationship Id="rId364" Type="http://schemas.openxmlformats.org/officeDocument/2006/relationships/image" Target="media/image170.wmf"/><Relationship Id="rId363" Type="http://schemas.openxmlformats.org/officeDocument/2006/relationships/oleObject" Target="embeddings/oleObject183.bin"/><Relationship Id="rId362" Type="http://schemas.openxmlformats.org/officeDocument/2006/relationships/image" Target="media/image169.wmf"/><Relationship Id="rId361" Type="http://schemas.openxmlformats.org/officeDocument/2006/relationships/oleObject" Target="embeddings/oleObject182.bin"/><Relationship Id="rId360" Type="http://schemas.openxmlformats.org/officeDocument/2006/relationships/image" Target="media/image168.wmf"/><Relationship Id="rId36" Type="http://schemas.openxmlformats.org/officeDocument/2006/relationships/oleObject" Target="embeddings/oleObject13.bin"/><Relationship Id="rId359" Type="http://schemas.openxmlformats.org/officeDocument/2006/relationships/oleObject" Target="embeddings/oleObject181.bin"/><Relationship Id="rId358" Type="http://schemas.openxmlformats.org/officeDocument/2006/relationships/oleObject" Target="embeddings/oleObject180.bin"/><Relationship Id="rId357" Type="http://schemas.openxmlformats.org/officeDocument/2006/relationships/image" Target="media/image167.wmf"/><Relationship Id="rId356" Type="http://schemas.openxmlformats.org/officeDocument/2006/relationships/oleObject" Target="embeddings/oleObject179.bin"/><Relationship Id="rId355" Type="http://schemas.openxmlformats.org/officeDocument/2006/relationships/image" Target="media/image166.wmf"/><Relationship Id="rId354" Type="http://schemas.openxmlformats.org/officeDocument/2006/relationships/oleObject" Target="embeddings/oleObject178.bin"/><Relationship Id="rId353" Type="http://schemas.openxmlformats.org/officeDocument/2006/relationships/image" Target="media/image165.wmf"/><Relationship Id="rId352" Type="http://schemas.openxmlformats.org/officeDocument/2006/relationships/oleObject" Target="embeddings/oleObject177.bin"/><Relationship Id="rId351" Type="http://schemas.openxmlformats.org/officeDocument/2006/relationships/image" Target="media/image164.wmf"/><Relationship Id="rId350" Type="http://schemas.openxmlformats.org/officeDocument/2006/relationships/oleObject" Target="embeddings/oleObject176.bin"/><Relationship Id="rId35" Type="http://schemas.openxmlformats.org/officeDocument/2006/relationships/image" Target="media/image12.wmf"/><Relationship Id="rId349" Type="http://schemas.openxmlformats.org/officeDocument/2006/relationships/oleObject" Target="embeddings/oleObject175.bin"/><Relationship Id="rId348" Type="http://schemas.openxmlformats.org/officeDocument/2006/relationships/image" Target="media/image163.wmf"/><Relationship Id="rId347" Type="http://schemas.openxmlformats.org/officeDocument/2006/relationships/oleObject" Target="embeddings/oleObject174.bin"/><Relationship Id="rId346" Type="http://schemas.openxmlformats.org/officeDocument/2006/relationships/image" Target="media/image162.wmf"/><Relationship Id="rId345" Type="http://schemas.openxmlformats.org/officeDocument/2006/relationships/oleObject" Target="embeddings/oleObject173.bin"/><Relationship Id="rId344" Type="http://schemas.openxmlformats.org/officeDocument/2006/relationships/image" Target="media/image161.wmf"/><Relationship Id="rId343" Type="http://schemas.openxmlformats.org/officeDocument/2006/relationships/oleObject" Target="embeddings/oleObject172.bin"/><Relationship Id="rId342" Type="http://schemas.openxmlformats.org/officeDocument/2006/relationships/image" Target="media/image160.wmf"/><Relationship Id="rId341" Type="http://schemas.openxmlformats.org/officeDocument/2006/relationships/oleObject" Target="embeddings/oleObject171.bin"/><Relationship Id="rId340" Type="http://schemas.openxmlformats.org/officeDocument/2006/relationships/image" Target="media/image159.wmf"/><Relationship Id="rId34" Type="http://schemas.openxmlformats.org/officeDocument/2006/relationships/oleObject" Target="embeddings/oleObject12.bin"/><Relationship Id="rId339" Type="http://schemas.openxmlformats.org/officeDocument/2006/relationships/oleObject" Target="embeddings/oleObject170.bin"/><Relationship Id="rId338" Type="http://schemas.openxmlformats.org/officeDocument/2006/relationships/image" Target="media/image158.wmf"/><Relationship Id="rId337" Type="http://schemas.openxmlformats.org/officeDocument/2006/relationships/oleObject" Target="embeddings/oleObject169.bin"/><Relationship Id="rId336" Type="http://schemas.openxmlformats.org/officeDocument/2006/relationships/image" Target="media/image157.wmf"/><Relationship Id="rId335" Type="http://schemas.openxmlformats.org/officeDocument/2006/relationships/oleObject" Target="embeddings/oleObject168.bin"/><Relationship Id="rId334" Type="http://schemas.openxmlformats.org/officeDocument/2006/relationships/image" Target="media/image156.wmf"/><Relationship Id="rId333" Type="http://schemas.openxmlformats.org/officeDocument/2006/relationships/oleObject" Target="embeddings/oleObject167.bin"/><Relationship Id="rId332" Type="http://schemas.openxmlformats.org/officeDocument/2006/relationships/image" Target="media/image155.wmf"/><Relationship Id="rId331" Type="http://schemas.openxmlformats.org/officeDocument/2006/relationships/oleObject" Target="embeddings/oleObject166.bin"/><Relationship Id="rId330" Type="http://schemas.openxmlformats.org/officeDocument/2006/relationships/image" Target="media/image154.wmf"/><Relationship Id="rId33" Type="http://schemas.openxmlformats.org/officeDocument/2006/relationships/image" Target="media/image11.wmf"/><Relationship Id="rId329" Type="http://schemas.openxmlformats.org/officeDocument/2006/relationships/oleObject" Target="embeddings/oleObject165.bin"/><Relationship Id="rId328" Type="http://schemas.openxmlformats.org/officeDocument/2006/relationships/image" Target="media/image153.wmf"/><Relationship Id="rId327" Type="http://schemas.openxmlformats.org/officeDocument/2006/relationships/oleObject" Target="embeddings/oleObject164.bin"/><Relationship Id="rId326" Type="http://schemas.openxmlformats.org/officeDocument/2006/relationships/image" Target="media/image152.wmf"/><Relationship Id="rId325" Type="http://schemas.openxmlformats.org/officeDocument/2006/relationships/oleObject" Target="embeddings/oleObject163.bin"/><Relationship Id="rId324" Type="http://schemas.openxmlformats.org/officeDocument/2006/relationships/image" Target="media/image151.wmf"/><Relationship Id="rId323" Type="http://schemas.openxmlformats.org/officeDocument/2006/relationships/oleObject" Target="embeddings/oleObject162.bin"/><Relationship Id="rId322" Type="http://schemas.openxmlformats.org/officeDocument/2006/relationships/image" Target="media/image150.wmf"/><Relationship Id="rId321" Type="http://schemas.openxmlformats.org/officeDocument/2006/relationships/oleObject" Target="embeddings/oleObject161.bin"/><Relationship Id="rId320" Type="http://schemas.openxmlformats.org/officeDocument/2006/relationships/image" Target="media/image149.wmf"/><Relationship Id="rId32" Type="http://schemas.openxmlformats.org/officeDocument/2006/relationships/oleObject" Target="embeddings/oleObject11.bin"/><Relationship Id="rId319" Type="http://schemas.openxmlformats.org/officeDocument/2006/relationships/oleObject" Target="embeddings/oleObject160.bin"/><Relationship Id="rId318" Type="http://schemas.openxmlformats.org/officeDocument/2006/relationships/image" Target="media/image148.wmf"/><Relationship Id="rId317" Type="http://schemas.openxmlformats.org/officeDocument/2006/relationships/oleObject" Target="embeddings/oleObject159.bin"/><Relationship Id="rId316" Type="http://schemas.openxmlformats.org/officeDocument/2006/relationships/image" Target="media/image147.wmf"/><Relationship Id="rId315" Type="http://schemas.openxmlformats.org/officeDocument/2006/relationships/oleObject" Target="embeddings/oleObject158.bin"/><Relationship Id="rId314" Type="http://schemas.openxmlformats.org/officeDocument/2006/relationships/image" Target="media/image146.wmf"/><Relationship Id="rId313" Type="http://schemas.openxmlformats.org/officeDocument/2006/relationships/oleObject" Target="embeddings/oleObject157.bin"/><Relationship Id="rId312" Type="http://schemas.openxmlformats.org/officeDocument/2006/relationships/image" Target="media/image145.wmf"/><Relationship Id="rId311" Type="http://schemas.openxmlformats.org/officeDocument/2006/relationships/oleObject" Target="embeddings/oleObject156.bin"/><Relationship Id="rId310" Type="http://schemas.openxmlformats.org/officeDocument/2006/relationships/image" Target="media/image144.wmf"/><Relationship Id="rId31" Type="http://schemas.openxmlformats.org/officeDocument/2006/relationships/oleObject" Target="embeddings/oleObject10.bin"/><Relationship Id="rId309" Type="http://schemas.openxmlformats.org/officeDocument/2006/relationships/oleObject" Target="embeddings/oleObject155.bin"/><Relationship Id="rId308" Type="http://schemas.openxmlformats.org/officeDocument/2006/relationships/image" Target="media/image143.wmf"/><Relationship Id="rId307" Type="http://schemas.openxmlformats.org/officeDocument/2006/relationships/oleObject" Target="embeddings/oleObject154.bin"/><Relationship Id="rId306" Type="http://schemas.openxmlformats.org/officeDocument/2006/relationships/image" Target="media/image142.wmf"/><Relationship Id="rId305" Type="http://schemas.openxmlformats.org/officeDocument/2006/relationships/oleObject" Target="embeddings/oleObject153.bin"/><Relationship Id="rId304" Type="http://schemas.openxmlformats.org/officeDocument/2006/relationships/image" Target="media/image141.wmf"/><Relationship Id="rId303" Type="http://schemas.openxmlformats.org/officeDocument/2006/relationships/oleObject" Target="embeddings/oleObject152.bin"/><Relationship Id="rId302" Type="http://schemas.openxmlformats.org/officeDocument/2006/relationships/image" Target="media/image140.wmf"/><Relationship Id="rId301" Type="http://schemas.openxmlformats.org/officeDocument/2006/relationships/oleObject" Target="embeddings/oleObject151.bin"/><Relationship Id="rId300" Type="http://schemas.openxmlformats.org/officeDocument/2006/relationships/image" Target="media/image139.wmf"/><Relationship Id="rId30" Type="http://schemas.openxmlformats.org/officeDocument/2006/relationships/image" Target="media/image10.wmf"/><Relationship Id="rId3" Type="http://schemas.openxmlformats.org/officeDocument/2006/relationships/footnotes" Target="footnotes.xml"/><Relationship Id="rId299" Type="http://schemas.openxmlformats.org/officeDocument/2006/relationships/oleObject" Target="embeddings/oleObject150.bin"/><Relationship Id="rId298" Type="http://schemas.openxmlformats.org/officeDocument/2006/relationships/image" Target="media/image138.wmf"/><Relationship Id="rId297" Type="http://schemas.openxmlformats.org/officeDocument/2006/relationships/oleObject" Target="embeddings/oleObject149.bin"/><Relationship Id="rId296" Type="http://schemas.openxmlformats.org/officeDocument/2006/relationships/image" Target="media/image137.wmf"/><Relationship Id="rId295" Type="http://schemas.openxmlformats.org/officeDocument/2006/relationships/oleObject" Target="embeddings/oleObject148.bin"/><Relationship Id="rId294" Type="http://schemas.openxmlformats.org/officeDocument/2006/relationships/image" Target="media/image136.wmf"/><Relationship Id="rId293" Type="http://schemas.openxmlformats.org/officeDocument/2006/relationships/oleObject" Target="embeddings/oleObject147.bin"/><Relationship Id="rId292" Type="http://schemas.openxmlformats.org/officeDocument/2006/relationships/oleObject" Target="embeddings/oleObject146.bin"/><Relationship Id="rId291" Type="http://schemas.openxmlformats.org/officeDocument/2006/relationships/image" Target="media/image135.wmf"/><Relationship Id="rId290" Type="http://schemas.openxmlformats.org/officeDocument/2006/relationships/oleObject" Target="embeddings/oleObject145.bin"/><Relationship Id="rId29" Type="http://schemas.openxmlformats.org/officeDocument/2006/relationships/oleObject" Target="embeddings/oleObject9.bin"/><Relationship Id="rId289" Type="http://schemas.openxmlformats.org/officeDocument/2006/relationships/oleObject" Target="embeddings/oleObject144.bin"/><Relationship Id="rId288" Type="http://schemas.openxmlformats.org/officeDocument/2006/relationships/image" Target="media/image134.wmf"/><Relationship Id="rId287" Type="http://schemas.openxmlformats.org/officeDocument/2006/relationships/oleObject" Target="embeddings/oleObject143.bin"/><Relationship Id="rId286" Type="http://schemas.openxmlformats.org/officeDocument/2006/relationships/image" Target="media/image133.jpeg"/><Relationship Id="rId285" Type="http://schemas.openxmlformats.org/officeDocument/2006/relationships/image" Target="media/image132.wmf"/><Relationship Id="rId284" Type="http://schemas.openxmlformats.org/officeDocument/2006/relationships/oleObject" Target="embeddings/oleObject142.bin"/><Relationship Id="rId283" Type="http://schemas.openxmlformats.org/officeDocument/2006/relationships/image" Target="media/image131.wmf"/><Relationship Id="rId282" Type="http://schemas.openxmlformats.org/officeDocument/2006/relationships/oleObject" Target="embeddings/oleObject141.bin"/><Relationship Id="rId281" Type="http://schemas.openxmlformats.org/officeDocument/2006/relationships/oleObject" Target="embeddings/oleObject140.bin"/><Relationship Id="rId280" Type="http://schemas.openxmlformats.org/officeDocument/2006/relationships/image" Target="media/image130.wmf"/><Relationship Id="rId28" Type="http://schemas.openxmlformats.org/officeDocument/2006/relationships/image" Target="media/image9.wmf"/><Relationship Id="rId279" Type="http://schemas.openxmlformats.org/officeDocument/2006/relationships/oleObject" Target="embeddings/oleObject139.bin"/><Relationship Id="rId278" Type="http://schemas.openxmlformats.org/officeDocument/2006/relationships/image" Target="media/image129.wmf"/><Relationship Id="rId277" Type="http://schemas.openxmlformats.org/officeDocument/2006/relationships/oleObject" Target="embeddings/oleObject138.bin"/><Relationship Id="rId276" Type="http://schemas.openxmlformats.org/officeDocument/2006/relationships/image" Target="media/image128.wmf"/><Relationship Id="rId275" Type="http://schemas.openxmlformats.org/officeDocument/2006/relationships/oleObject" Target="embeddings/oleObject137.bin"/><Relationship Id="rId274" Type="http://schemas.openxmlformats.org/officeDocument/2006/relationships/image" Target="media/image127.wmf"/><Relationship Id="rId273" Type="http://schemas.openxmlformats.org/officeDocument/2006/relationships/oleObject" Target="embeddings/oleObject136.bin"/><Relationship Id="rId272" Type="http://schemas.openxmlformats.org/officeDocument/2006/relationships/image" Target="media/image126.wmf"/><Relationship Id="rId271" Type="http://schemas.openxmlformats.org/officeDocument/2006/relationships/oleObject" Target="embeddings/oleObject135.bin"/><Relationship Id="rId270" Type="http://schemas.openxmlformats.org/officeDocument/2006/relationships/image" Target="media/image125.wmf"/><Relationship Id="rId27" Type="http://schemas.openxmlformats.org/officeDocument/2006/relationships/oleObject" Target="embeddings/oleObject8.bin"/><Relationship Id="rId269" Type="http://schemas.openxmlformats.org/officeDocument/2006/relationships/oleObject" Target="embeddings/oleObject134.bin"/><Relationship Id="rId268" Type="http://schemas.openxmlformats.org/officeDocument/2006/relationships/image" Target="media/image124.wmf"/><Relationship Id="rId267" Type="http://schemas.openxmlformats.org/officeDocument/2006/relationships/oleObject" Target="embeddings/oleObject133.bin"/><Relationship Id="rId266" Type="http://schemas.openxmlformats.org/officeDocument/2006/relationships/oleObject" Target="embeddings/oleObject132.bin"/><Relationship Id="rId265" Type="http://schemas.openxmlformats.org/officeDocument/2006/relationships/image" Target="media/image123.wmf"/><Relationship Id="rId264" Type="http://schemas.openxmlformats.org/officeDocument/2006/relationships/oleObject" Target="embeddings/oleObject131.bin"/><Relationship Id="rId263" Type="http://schemas.openxmlformats.org/officeDocument/2006/relationships/image" Target="media/image122.wmf"/><Relationship Id="rId262" Type="http://schemas.openxmlformats.org/officeDocument/2006/relationships/oleObject" Target="embeddings/oleObject130.bin"/><Relationship Id="rId261" Type="http://schemas.openxmlformats.org/officeDocument/2006/relationships/image" Target="media/image121.wmf"/><Relationship Id="rId260" Type="http://schemas.openxmlformats.org/officeDocument/2006/relationships/oleObject" Target="embeddings/oleObject129.bin"/><Relationship Id="rId26" Type="http://schemas.openxmlformats.org/officeDocument/2006/relationships/image" Target="media/image8.wmf"/><Relationship Id="rId259" Type="http://schemas.openxmlformats.org/officeDocument/2006/relationships/image" Target="media/image120.wmf"/><Relationship Id="rId258" Type="http://schemas.openxmlformats.org/officeDocument/2006/relationships/oleObject" Target="embeddings/oleObject128.bin"/><Relationship Id="rId257" Type="http://schemas.openxmlformats.org/officeDocument/2006/relationships/image" Target="media/image119.wmf"/><Relationship Id="rId256" Type="http://schemas.openxmlformats.org/officeDocument/2006/relationships/oleObject" Target="embeddings/oleObject127.bin"/><Relationship Id="rId255" Type="http://schemas.openxmlformats.org/officeDocument/2006/relationships/image" Target="media/image118.png"/><Relationship Id="rId254" Type="http://schemas.openxmlformats.org/officeDocument/2006/relationships/image" Target="media/image117.wmf"/><Relationship Id="rId253" Type="http://schemas.openxmlformats.org/officeDocument/2006/relationships/oleObject" Target="embeddings/oleObject126.bin"/><Relationship Id="rId252" Type="http://schemas.openxmlformats.org/officeDocument/2006/relationships/image" Target="media/image116.wmf"/><Relationship Id="rId251" Type="http://schemas.openxmlformats.org/officeDocument/2006/relationships/oleObject" Target="embeddings/oleObject125.bin"/><Relationship Id="rId250" Type="http://schemas.openxmlformats.org/officeDocument/2006/relationships/image" Target="media/image115.wmf"/><Relationship Id="rId25" Type="http://schemas.openxmlformats.org/officeDocument/2006/relationships/oleObject" Target="embeddings/oleObject7.bin"/><Relationship Id="rId249" Type="http://schemas.openxmlformats.org/officeDocument/2006/relationships/oleObject" Target="embeddings/oleObject124.bin"/><Relationship Id="rId248" Type="http://schemas.openxmlformats.org/officeDocument/2006/relationships/image" Target="media/image114.wmf"/><Relationship Id="rId247" Type="http://schemas.openxmlformats.org/officeDocument/2006/relationships/oleObject" Target="embeddings/oleObject123.bin"/><Relationship Id="rId246" Type="http://schemas.openxmlformats.org/officeDocument/2006/relationships/image" Target="media/image113.png"/><Relationship Id="rId245" Type="http://schemas.openxmlformats.org/officeDocument/2006/relationships/image" Target="media/image112.wmf"/><Relationship Id="rId244" Type="http://schemas.openxmlformats.org/officeDocument/2006/relationships/oleObject" Target="embeddings/oleObject122.bin"/><Relationship Id="rId243" Type="http://schemas.openxmlformats.org/officeDocument/2006/relationships/image" Target="media/image111.wmf"/><Relationship Id="rId242" Type="http://schemas.openxmlformats.org/officeDocument/2006/relationships/oleObject" Target="embeddings/oleObject121.bin"/><Relationship Id="rId241" Type="http://schemas.openxmlformats.org/officeDocument/2006/relationships/image" Target="media/image110.wmf"/><Relationship Id="rId240" Type="http://schemas.openxmlformats.org/officeDocument/2006/relationships/oleObject" Target="embeddings/oleObject120.bin"/><Relationship Id="rId24" Type="http://schemas.openxmlformats.org/officeDocument/2006/relationships/image" Target="media/image7.wmf"/><Relationship Id="rId239" Type="http://schemas.openxmlformats.org/officeDocument/2006/relationships/oleObject" Target="embeddings/oleObject119.bin"/><Relationship Id="rId238" Type="http://schemas.openxmlformats.org/officeDocument/2006/relationships/image" Target="media/image109.wmf"/><Relationship Id="rId237" Type="http://schemas.openxmlformats.org/officeDocument/2006/relationships/oleObject" Target="embeddings/oleObject118.bin"/><Relationship Id="rId236" Type="http://schemas.openxmlformats.org/officeDocument/2006/relationships/image" Target="media/image108.wmf"/><Relationship Id="rId235" Type="http://schemas.openxmlformats.org/officeDocument/2006/relationships/oleObject" Target="embeddings/oleObject117.bin"/><Relationship Id="rId234" Type="http://schemas.openxmlformats.org/officeDocument/2006/relationships/image" Target="media/image107.wmf"/><Relationship Id="rId233" Type="http://schemas.openxmlformats.org/officeDocument/2006/relationships/oleObject" Target="embeddings/oleObject116.bin"/><Relationship Id="rId232" Type="http://schemas.openxmlformats.org/officeDocument/2006/relationships/image" Target="media/image106.wmf"/><Relationship Id="rId231" Type="http://schemas.openxmlformats.org/officeDocument/2006/relationships/oleObject" Target="embeddings/oleObject115.bin"/><Relationship Id="rId230" Type="http://schemas.openxmlformats.org/officeDocument/2006/relationships/image" Target="media/image105.wmf"/><Relationship Id="rId23" Type="http://schemas.openxmlformats.org/officeDocument/2006/relationships/oleObject" Target="embeddings/oleObject6.bin"/><Relationship Id="rId229" Type="http://schemas.openxmlformats.org/officeDocument/2006/relationships/oleObject" Target="embeddings/oleObject114.bin"/><Relationship Id="rId228" Type="http://schemas.openxmlformats.org/officeDocument/2006/relationships/oleObject" Target="embeddings/oleObject113.bin"/><Relationship Id="rId227" Type="http://schemas.openxmlformats.org/officeDocument/2006/relationships/image" Target="media/image104.wmf"/><Relationship Id="rId226" Type="http://schemas.openxmlformats.org/officeDocument/2006/relationships/oleObject" Target="embeddings/oleObject112.bin"/><Relationship Id="rId225" Type="http://schemas.openxmlformats.org/officeDocument/2006/relationships/image" Target="media/image103.wmf"/><Relationship Id="rId224" Type="http://schemas.openxmlformats.org/officeDocument/2006/relationships/oleObject" Target="embeddings/oleObject111.bin"/><Relationship Id="rId223" Type="http://schemas.openxmlformats.org/officeDocument/2006/relationships/oleObject" Target="embeddings/oleObject110.bin"/><Relationship Id="rId222" Type="http://schemas.openxmlformats.org/officeDocument/2006/relationships/oleObject" Target="embeddings/oleObject109.bin"/><Relationship Id="rId221" Type="http://schemas.openxmlformats.org/officeDocument/2006/relationships/oleObject" Target="embeddings/oleObject108.bin"/><Relationship Id="rId220" Type="http://schemas.openxmlformats.org/officeDocument/2006/relationships/image" Target="media/image102.wmf"/><Relationship Id="rId22" Type="http://schemas.openxmlformats.org/officeDocument/2006/relationships/image" Target="media/image6.wmf"/><Relationship Id="rId219" Type="http://schemas.openxmlformats.org/officeDocument/2006/relationships/oleObject" Target="embeddings/oleObject107.bin"/><Relationship Id="rId218" Type="http://schemas.openxmlformats.org/officeDocument/2006/relationships/image" Target="media/image101.wmf"/><Relationship Id="rId217" Type="http://schemas.openxmlformats.org/officeDocument/2006/relationships/oleObject" Target="embeddings/oleObject106.bin"/><Relationship Id="rId216" Type="http://schemas.openxmlformats.org/officeDocument/2006/relationships/image" Target="media/image100.wmf"/><Relationship Id="rId215" Type="http://schemas.openxmlformats.org/officeDocument/2006/relationships/oleObject" Target="embeddings/oleObject105.bin"/><Relationship Id="rId214" Type="http://schemas.openxmlformats.org/officeDocument/2006/relationships/image" Target="media/image99.png"/><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image" Target="media/image98.wmf"/><Relationship Id="rId210" Type="http://schemas.openxmlformats.org/officeDocument/2006/relationships/oleObject" Target="embeddings/oleObject102.bin"/><Relationship Id="rId21" Type="http://schemas.openxmlformats.org/officeDocument/2006/relationships/oleObject" Target="embeddings/oleObject5.bin"/><Relationship Id="rId209" Type="http://schemas.openxmlformats.org/officeDocument/2006/relationships/image" Target="media/image97.wmf"/><Relationship Id="rId208" Type="http://schemas.openxmlformats.org/officeDocument/2006/relationships/oleObject" Target="embeddings/oleObject101.bin"/><Relationship Id="rId207" Type="http://schemas.openxmlformats.org/officeDocument/2006/relationships/image" Target="media/image96.wmf"/><Relationship Id="rId206" Type="http://schemas.openxmlformats.org/officeDocument/2006/relationships/oleObject" Target="embeddings/oleObject100.bin"/><Relationship Id="rId205" Type="http://schemas.openxmlformats.org/officeDocument/2006/relationships/image" Target="media/image95.wmf"/><Relationship Id="rId204" Type="http://schemas.openxmlformats.org/officeDocument/2006/relationships/oleObject" Target="embeddings/oleObject99.bin"/><Relationship Id="rId203" Type="http://schemas.openxmlformats.org/officeDocument/2006/relationships/oleObject" Target="embeddings/oleObject98.bin"/><Relationship Id="rId202" Type="http://schemas.openxmlformats.org/officeDocument/2006/relationships/image" Target="media/image94.wmf"/><Relationship Id="rId201" Type="http://schemas.openxmlformats.org/officeDocument/2006/relationships/oleObject" Target="embeddings/oleObject97.bin"/><Relationship Id="rId200" Type="http://schemas.openxmlformats.org/officeDocument/2006/relationships/image" Target="media/image93.wmf"/><Relationship Id="rId20" Type="http://schemas.openxmlformats.org/officeDocument/2006/relationships/image" Target="media/image5.png"/><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2.wmf"/><Relationship Id="rId197" Type="http://schemas.openxmlformats.org/officeDocument/2006/relationships/oleObject" Target="embeddings/oleObject95.bin"/><Relationship Id="rId196" Type="http://schemas.openxmlformats.org/officeDocument/2006/relationships/image" Target="media/image91.wmf"/><Relationship Id="rId195" Type="http://schemas.openxmlformats.org/officeDocument/2006/relationships/oleObject" Target="embeddings/oleObject94.bin"/><Relationship Id="rId194" Type="http://schemas.openxmlformats.org/officeDocument/2006/relationships/image" Target="media/image90.wmf"/><Relationship Id="rId193" Type="http://schemas.openxmlformats.org/officeDocument/2006/relationships/oleObject" Target="embeddings/oleObject93.bin"/><Relationship Id="rId192" Type="http://schemas.openxmlformats.org/officeDocument/2006/relationships/image" Target="media/image89.wmf"/><Relationship Id="rId191" Type="http://schemas.openxmlformats.org/officeDocument/2006/relationships/oleObject" Target="embeddings/oleObject92.bin"/><Relationship Id="rId190" Type="http://schemas.openxmlformats.org/officeDocument/2006/relationships/image" Target="media/image88.wmf"/><Relationship Id="rId19" Type="http://schemas.openxmlformats.org/officeDocument/2006/relationships/image" Target="media/image4.wmf"/><Relationship Id="rId189" Type="http://schemas.openxmlformats.org/officeDocument/2006/relationships/oleObject" Target="embeddings/oleObject91.bin"/><Relationship Id="rId188" Type="http://schemas.openxmlformats.org/officeDocument/2006/relationships/image" Target="media/image87.wmf"/><Relationship Id="rId187" Type="http://schemas.openxmlformats.org/officeDocument/2006/relationships/oleObject" Target="embeddings/oleObject90.bin"/><Relationship Id="rId186" Type="http://schemas.openxmlformats.org/officeDocument/2006/relationships/image" Target="media/image86.wmf"/><Relationship Id="rId185" Type="http://schemas.openxmlformats.org/officeDocument/2006/relationships/oleObject" Target="embeddings/oleObject89.bin"/><Relationship Id="rId184" Type="http://schemas.openxmlformats.org/officeDocument/2006/relationships/image" Target="media/image85.wmf"/><Relationship Id="rId183" Type="http://schemas.openxmlformats.org/officeDocument/2006/relationships/oleObject" Target="embeddings/oleObject88.bin"/><Relationship Id="rId182" Type="http://schemas.openxmlformats.org/officeDocument/2006/relationships/oleObject" Target="embeddings/oleObject87.bin"/><Relationship Id="rId181" Type="http://schemas.openxmlformats.org/officeDocument/2006/relationships/image" Target="media/image84.wmf"/><Relationship Id="rId180" Type="http://schemas.openxmlformats.org/officeDocument/2006/relationships/oleObject" Target="embeddings/oleObject86.bin"/><Relationship Id="rId18" Type="http://schemas.openxmlformats.org/officeDocument/2006/relationships/oleObject" Target="embeddings/oleObject4.bin"/><Relationship Id="rId179" Type="http://schemas.openxmlformats.org/officeDocument/2006/relationships/image" Target="media/image83.wmf"/><Relationship Id="rId178" Type="http://schemas.openxmlformats.org/officeDocument/2006/relationships/oleObject" Target="embeddings/oleObject85.bin"/><Relationship Id="rId177" Type="http://schemas.openxmlformats.org/officeDocument/2006/relationships/image" Target="media/image82.wmf"/><Relationship Id="rId176" Type="http://schemas.openxmlformats.org/officeDocument/2006/relationships/oleObject" Target="embeddings/oleObject84.bin"/><Relationship Id="rId175" Type="http://schemas.openxmlformats.org/officeDocument/2006/relationships/image" Target="media/image81.png"/><Relationship Id="rId174" Type="http://schemas.openxmlformats.org/officeDocument/2006/relationships/image" Target="media/image80.png"/><Relationship Id="rId173" Type="http://schemas.openxmlformats.org/officeDocument/2006/relationships/image" Target="media/image79.wmf"/><Relationship Id="rId172" Type="http://schemas.openxmlformats.org/officeDocument/2006/relationships/oleObject" Target="embeddings/oleObject83.bin"/><Relationship Id="rId171" Type="http://schemas.openxmlformats.org/officeDocument/2006/relationships/image" Target="media/image78.wmf"/><Relationship Id="rId170" Type="http://schemas.openxmlformats.org/officeDocument/2006/relationships/oleObject" Target="embeddings/oleObject82.bin"/><Relationship Id="rId17" Type="http://schemas.openxmlformats.org/officeDocument/2006/relationships/image" Target="media/image3.wmf"/><Relationship Id="rId169" Type="http://schemas.openxmlformats.org/officeDocument/2006/relationships/image" Target="media/image77.wmf"/><Relationship Id="rId168" Type="http://schemas.openxmlformats.org/officeDocument/2006/relationships/oleObject" Target="embeddings/oleObject81.bin"/><Relationship Id="rId167" Type="http://schemas.openxmlformats.org/officeDocument/2006/relationships/image" Target="media/image76.wmf"/><Relationship Id="rId166" Type="http://schemas.openxmlformats.org/officeDocument/2006/relationships/oleObject" Target="embeddings/oleObject80.bin"/><Relationship Id="rId165" Type="http://schemas.openxmlformats.org/officeDocument/2006/relationships/image" Target="media/image75.wmf"/><Relationship Id="rId164" Type="http://schemas.openxmlformats.org/officeDocument/2006/relationships/oleObject" Target="embeddings/oleObject79.bin"/><Relationship Id="rId163" Type="http://schemas.openxmlformats.org/officeDocument/2006/relationships/image" Target="media/image74.wmf"/><Relationship Id="rId162" Type="http://schemas.openxmlformats.org/officeDocument/2006/relationships/oleObject" Target="embeddings/oleObject78.bin"/><Relationship Id="rId161" Type="http://schemas.openxmlformats.org/officeDocument/2006/relationships/image" Target="media/image73.wmf"/><Relationship Id="rId160" Type="http://schemas.openxmlformats.org/officeDocument/2006/relationships/oleObject" Target="embeddings/oleObject77.bin"/><Relationship Id="rId16" Type="http://schemas.openxmlformats.org/officeDocument/2006/relationships/oleObject" Target="embeddings/oleObject3.bin"/><Relationship Id="rId159" Type="http://schemas.openxmlformats.org/officeDocument/2006/relationships/image" Target="media/image72.wmf"/><Relationship Id="rId158" Type="http://schemas.openxmlformats.org/officeDocument/2006/relationships/oleObject" Target="embeddings/oleObject76.bin"/><Relationship Id="rId157" Type="http://schemas.openxmlformats.org/officeDocument/2006/relationships/image" Target="media/image71.wmf"/><Relationship Id="rId156" Type="http://schemas.openxmlformats.org/officeDocument/2006/relationships/oleObject" Target="embeddings/oleObject75.bin"/><Relationship Id="rId155" Type="http://schemas.openxmlformats.org/officeDocument/2006/relationships/image" Target="media/image70.wmf"/><Relationship Id="rId154" Type="http://schemas.openxmlformats.org/officeDocument/2006/relationships/oleObject" Target="embeddings/oleObject74.bin"/><Relationship Id="rId153" Type="http://schemas.openxmlformats.org/officeDocument/2006/relationships/image" Target="media/image69.wmf"/><Relationship Id="rId152" Type="http://schemas.openxmlformats.org/officeDocument/2006/relationships/oleObject" Target="embeddings/oleObject73.bin"/><Relationship Id="rId151" Type="http://schemas.openxmlformats.org/officeDocument/2006/relationships/image" Target="media/image68.wmf"/><Relationship Id="rId150" Type="http://schemas.openxmlformats.org/officeDocument/2006/relationships/oleObject" Target="embeddings/oleObject72.bin"/><Relationship Id="rId15" Type="http://schemas.openxmlformats.org/officeDocument/2006/relationships/image" Target="media/image2.wmf"/><Relationship Id="rId149" Type="http://schemas.openxmlformats.org/officeDocument/2006/relationships/image" Target="media/image67.wmf"/><Relationship Id="rId148" Type="http://schemas.openxmlformats.org/officeDocument/2006/relationships/oleObject" Target="embeddings/oleObject71.bin"/><Relationship Id="rId147" Type="http://schemas.openxmlformats.org/officeDocument/2006/relationships/image" Target="media/image66.wmf"/><Relationship Id="rId146" Type="http://schemas.openxmlformats.org/officeDocument/2006/relationships/oleObject" Target="embeddings/oleObject70.bin"/><Relationship Id="rId145" Type="http://schemas.openxmlformats.org/officeDocument/2006/relationships/image" Target="media/image65.wmf"/><Relationship Id="rId144" Type="http://schemas.openxmlformats.org/officeDocument/2006/relationships/oleObject" Target="embeddings/oleObject69.bin"/><Relationship Id="rId143" Type="http://schemas.openxmlformats.org/officeDocument/2006/relationships/image" Target="media/image64.wmf"/><Relationship Id="rId142" Type="http://schemas.openxmlformats.org/officeDocument/2006/relationships/oleObject" Target="embeddings/oleObject68.bin"/><Relationship Id="rId141" Type="http://schemas.openxmlformats.org/officeDocument/2006/relationships/image" Target="media/image63.wmf"/><Relationship Id="rId140" Type="http://schemas.openxmlformats.org/officeDocument/2006/relationships/oleObject" Target="embeddings/oleObject67.bin"/><Relationship Id="rId14" Type="http://schemas.openxmlformats.org/officeDocument/2006/relationships/oleObject" Target="embeddings/oleObject2.bin"/><Relationship Id="rId139" Type="http://schemas.openxmlformats.org/officeDocument/2006/relationships/image" Target="media/image62.wmf"/><Relationship Id="rId138" Type="http://schemas.openxmlformats.org/officeDocument/2006/relationships/oleObject" Target="embeddings/oleObject66.bin"/><Relationship Id="rId137" Type="http://schemas.openxmlformats.org/officeDocument/2006/relationships/image" Target="media/image61.wmf"/><Relationship Id="rId136" Type="http://schemas.openxmlformats.org/officeDocument/2006/relationships/oleObject" Target="embeddings/oleObject65.bin"/><Relationship Id="rId135" Type="http://schemas.openxmlformats.org/officeDocument/2006/relationships/image" Target="media/image60.wmf"/><Relationship Id="rId134" Type="http://schemas.openxmlformats.org/officeDocument/2006/relationships/oleObject" Target="embeddings/oleObject64.bin"/><Relationship Id="rId133" Type="http://schemas.openxmlformats.org/officeDocument/2006/relationships/image" Target="media/image59.wmf"/><Relationship Id="rId132" Type="http://schemas.openxmlformats.org/officeDocument/2006/relationships/oleObject" Target="embeddings/oleObject63.bin"/><Relationship Id="rId131" Type="http://schemas.openxmlformats.org/officeDocument/2006/relationships/image" Target="media/image58.wmf"/><Relationship Id="rId130" Type="http://schemas.openxmlformats.org/officeDocument/2006/relationships/oleObject" Target="embeddings/oleObject62.bin"/><Relationship Id="rId13" Type="http://schemas.openxmlformats.org/officeDocument/2006/relationships/image" Target="media/image1.wmf"/><Relationship Id="rId129" Type="http://schemas.openxmlformats.org/officeDocument/2006/relationships/image" Target="media/image57.wmf"/><Relationship Id="rId128" Type="http://schemas.openxmlformats.org/officeDocument/2006/relationships/oleObject" Target="embeddings/oleObject61.bin"/><Relationship Id="rId127" Type="http://schemas.openxmlformats.org/officeDocument/2006/relationships/image" Target="media/image56.wmf"/><Relationship Id="rId126" Type="http://schemas.openxmlformats.org/officeDocument/2006/relationships/oleObject" Target="embeddings/oleObject60.bin"/><Relationship Id="rId125" Type="http://schemas.openxmlformats.org/officeDocument/2006/relationships/image" Target="media/image55.wmf"/><Relationship Id="rId124" Type="http://schemas.openxmlformats.org/officeDocument/2006/relationships/oleObject" Target="embeddings/oleObject59.bin"/><Relationship Id="rId123" Type="http://schemas.openxmlformats.org/officeDocument/2006/relationships/image" Target="media/image54.wmf"/><Relationship Id="rId122" Type="http://schemas.openxmlformats.org/officeDocument/2006/relationships/oleObject" Target="embeddings/oleObject58.bin"/><Relationship Id="rId121" Type="http://schemas.openxmlformats.org/officeDocument/2006/relationships/image" Target="media/image53.wmf"/><Relationship Id="rId120" Type="http://schemas.openxmlformats.org/officeDocument/2006/relationships/oleObject" Target="embeddings/oleObject57.bin"/><Relationship Id="rId12" Type="http://schemas.openxmlformats.org/officeDocument/2006/relationships/oleObject" Target="embeddings/oleObject1.bin"/><Relationship Id="rId119" Type="http://schemas.openxmlformats.org/officeDocument/2006/relationships/oleObject" Target="embeddings/oleObject56.bin"/><Relationship Id="rId118" Type="http://schemas.openxmlformats.org/officeDocument/2006/relationships/oleObject" Target="embeddings/oleObject55.bin"/><Relationship Id="rId117" Type="http://schemas.openxmlformats.org/officeDocument/2006/relationships/image" Target="media/image52.png"/><Relationship Id="rId116" Type="http://schemas.openxmlformats.org/officeDocument/2006/relationships/image" Target="media/image51.png"/><Relationship Id="rId115" Type="http://schemas.openxmlformats.org/officeDocument/2006/relationships/image" Target="media/image50.png"/><Relationship Id="rId114" Type="http://schemas.openxmlformats.org/officeDocument/2006/relationships/image" Target="media/image49.wmf"/><Relationship Id="rId113" Type="http://schemas.openxmlformats.org/officeDocument/2006/relationships/oleObject" Target="embeddings/oleObject54.bin"/><Relationship Id="rId112" Type="http://schemas.openxmlformats.org/officeDocument/2006/relationships/image" Target="media/image48.wmf"/><Relationship Id="rId111" Type="http://schemas.openxmlformats.org/officeDocument/2006/relationships/oleObject" Target="embeddings/oleObject53.bin"/><Relationship Id="rId110" Type="http://schemas.openxmlformats.org/officeDocument/2006/relationships/image" Target="media/image47.wmf"/><Relationship Id="rId11" Type="http://schemas.openxmlformats.org/officeDocument/2006/relationships/theme" Target="theme/theme1.xml"/><Relationship Id="rId109" Type="http://schemas.openxmlformats.org/officeDocument/2006/relationships/oleObject" Target="embeddings/oleObject52.bin"/><Relationship Id="rId108" Type="http://schemas.openxmlformats.org/officeDocument/2006/relationships/image" Target="media/image46.wmf"/><Relationship Id="rId107" Type="http://schemas.openxmlformats.org/officeDocument/2006/relationships/oleObject" Target="embeddings/oleObject51.bin"/><Relationship Id="rId106" Type="http://schemas.openxmlformats.org/officeDocument/2006/relationships/image" Target="media/image45.wmf"/><Relationship Id="rId105" Type="http://schemas.openxmlformats.org/officeDocument/2006/relationships/oleObject" Target="embeddings/oleObject50.bin"/><Relationship Id="rId104" Type="http://schemas.openxmlformats.org/officeDocument/2006/relationships/image" Target="media/image44.wmf"/><Relationship Id="rId103" Type="http://schemas.openxmlformats.org/officeDocument/2006/relationships/oleObject" Target="embeddings/oleObject49.bin"/><Relationship Id="rId102" Type="http://schemas.openxmlformats.org/officeDocument/2006/relationships/image" Target="media/image43.wmf"/><Relationship Id="rId101" Type="http://schemas.openxmlformats.org/officeDocument/2006/relationships/oleObject" Target="embeddings/oleObject48.bin"/><Relationship Id="rId100" Type="http://schemas.openxmlformats.org/officeDocument/2006/relationships/image" Target="media/image42.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3DBBD-209F-4CCD-9868-8E3D4BFEF4A8}">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20</Pages>
  <Words>2228</Words>
  <Characters>2477</Characters>
  <Lines>123</Lines>
  <Paragraphs>34</Paragraphs>
  <TotalTime>0</TotalTime>
  <ScaleCrop>false</ScaleCrop>
  <LinksUpToDate>false</LinksUpToDate>
  <CharactersWithSpaces>2542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2023-02-04T01:02:00Z</dcterms:created>
  <dc:creator>方 耀华</dc:creator>
  <cp:lastModifiedBy>庭</cp:lastModifiedBy>
  <dcterms:modified xsi:type="dcterms:W3CDTF">2025-01-13T07:19:05Z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6C7CA50372C24DD4810DEAAFA71257CB</vt:lpwstr>
  </property>
  <property fmtid="{D5CDD505-2E9C-101B-9397-08002B2CF9AE}" pid="4" name="MTWinEqns">
    <vt:bool>true</vt:bool>
  </property>
  <property fmtid="{D5CDD505-2E9C-101B-9397-08002B2CF9AE}" pid="5" name="KSOTemplateDocerSaveRecord">
    <vt:lpwstr>eyJoZGlkIjoiY2QzODNkMzZiOTQ3NGI4ZjIyM2FlNmMyMmNmYjc5OTQiLCJ1c2VySWQiOiI2NDUxMTc3MTAifQ==</vt:lpwstr>
  </property>
</Properties>
</file>
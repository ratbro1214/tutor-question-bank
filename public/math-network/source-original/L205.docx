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仿宋" w:hAnsi="仿宋" w:eastAsia="仿宋" w:cs="Times New Roman"/>
          <w:sz w:val="28"/>
          <w:szCs w:val="28"/>
        </w:rPr>
      </w:pPr>
      <w:r>
        <w:rPr>
          <w:rFonts w:hint="eastAsia" w:ascii="仿宋" w:hAnsi="仿宋" w:eastAsia="仿宋" w:cs="Times New Roman"/>
          <w:sz w:val="28"/>
          <w:szCs w:val="28"/>
        </w:rPr>
        <w:t>第06课时</w:t>
      </w:r>
    </w:p>
    <w:p>
      <w:pPr>
        <w:spacing w:line="312" w:lineRule="auto"/>
        <w:jc w:val="center"/>
        <w:rPr>
          <w:rFonts w:ascii="仿宋" w:hAnsi="仿宋" w:eastAsia="仿宋" w:cs="Times New Roman"/>
          <w:sz w:val="28"/>
          <w:szCs w:val="28"/>
        </w:rPr>
      </w:pPr>
      <w:r>
        <w:rPr>
          <w:rFonts w:hint="eastAsia" w:ascii="仿宋" w:hAnsi="仿宋" w:eastAsia="仿宋" w:cs="Times New Roman"/>
          <w:sz w:val="28"/>
          <w:szCs w:val="28"/>
        </w:rPr>
        <w:t>6.3 组合（1）</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是上教版普通高中教科书数学选择性必修第二册第六章第三节组合的第一课时．在前一节内容中，学生学习了一种基本的计数模型：排列．在此基础上本节课介绍另一种基本的计数模型：组合．通过生活和数学中的实例，类比排列的定义得到组合的定义，并理解排列与组合的联系与区别．</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E-BX9-PK748522-Identity-H"/>
          <w:kern w:val="0"/>
          <w:sz w:val="24"/>
          <w:szCs w:val="24"/>
        </w:rPr>
        <w:t>通过本节课的学习，</w:t>
      </w:r>
      <w:r>
        <w:rPr>
          <w:rFonts w:hint="eastAsia" w:ascii="Times New Roman" w:hAnsi="Times New Roman" w:eastAsia="仿宋" w:cs="Times New Roman"/>
          <w:sz w:val="24"/>
          <w:szCs w:val="24"/>
        </w:rPr>
        <w:t>为学习“组合数的计算”和“组合数的性质”作铺垫</w:t>
      </w:r>
      <w:r>
        <w:rPr>
          <w:rFonts w:hint="eastAsia" w:ascii="Times New Roman" w:hAnsi="Times New Roman" w:eastAsia="仿宋" w:cs="E-BX9-PK748522-Identity-H"/>
          <w:kern w:val="0"/>
          <w:sz w:val="24"/>
          <w:szCs w:val="24"/>
        </w:rPr>
        <w:t>，也为后续二项式定理、概率理论的学习奠定基础，同时为解决生活中的实际问题提供理论依据，促进数学</w:t>
      </w:r>
      <w:r>
        <w:rPr>
          <w:rFonts w:hint="eastAsia" w:ascii="Times New Roman" w:hAnsi="Times New Roman" w:eastAsia="仿宋" w:cs="Times New Roman"/>
          <w:sz w:val="24"/>
          <w:szCs w:val="24"/>
        </w:rPr>
        <w:t>与现实世界的有效融通．</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【教学目标设置】</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1．通过实例，类比排列的定义得到并理解组合的定义，发展数学抽象素养．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2．明晰排列与组合的联系与区别，对于实际的计数问题，会根据问题的本质属性判断是排列问题还是组合问题．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3．会用枚举法写出计数问题中的所有排列、组合，体会数学在现实生活中的广泛应用．</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【教学重点及学习难点】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组合的定义，排列与组合的联系与区别．</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会区分排列问题和组合问题．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【教学过程设计】</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（环节一）创设情境 引入课题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在前几节课中，我们学习了一种基本的计数模型：排列．</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今天我们来学习另一种基本的计数模型：组合．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首先让我们一起回顾排列的定义：从</w:t>
      </w:r>
      <w:r>
        <w:rPr>
          <w:rFonts w:hint="eastAsia" w:ascii="Times New Roman" w:hAnsi="Times New Roman" w:eastAsia="仿宋" w:cs="Times New Roman"/>
          <w:position w:val="-6"/>
          <w:sz w:val="24"/>
          <w:szCs w:val="24"/>
        </w:rPr>
        <w:object>
          <v:shape id="_x0000_i1025" o:spt="75" type="#_x0000_t75" style="height:11.25pt;width:9.75pt;" o:ole="t" filled="f" o:preferrelative="t" stroked="f" coordsize="21600,21600">
            <v:path/>
            <v:fill on="f" focussize="0,0"/>
            <v:stroke on="f" joinstyle="miter"/>
            <v:imagedata r:id="rId5" o:title=""/>
            <o:lock v:ext="edit" aspectratio="f"/>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个互不相同的元素中，取出</w:t>
      </w:r>
      <w:r>
        <w:rPr>
          <w:rFonts w:ascii="Times New Roman" w:hAnsi="Times New Roman" w:eastAsia="仿宋" w:cs="Times New Roman"/>
          <w:position w:val="-6"/>
          <w:sz w:val="24"/>
          <w:szCs w:val="24"/>
        </w:rPr>
        <w:object>
          <v:shape id="_x0000_i1026" o:spt="75" type="#_x0000_t75" style="height:9.75pt;width:12.75pt;" o:ole="t" filled="f" o:preferrelative="t" stroked="f" coordsize="21600,21600">
            <v:path/>
            <v:fill on="f" focussize="0,0"/>
            <v:stroke on="f" joinstyle="miter"/>
            <v:imagedata r:id="rId7" o:title=""/>
            <o:lock v:ext="edit" aspectratio="f"/>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27" o:spt="75" type="#_x0000_t75" style="height:12.75pt;width:32.25pt;" o:ole="t" filled="f" o:preferrelative="t" stroked="f" coordsize="21600,21600">
            <v:path/>
            <v:fill on="f" focussize="0,0"/>
            <v:stroke on="f" joinstyle="miter"/>
            <v:imagedata r:id="rId9" o:title=""/>
            <o:lock v:ext="edit" aspectratio="f"/>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sz w:val="24"/>
          <w:szCs w:val="24"/>
        </w:rPr>
        <w:t>）个不同元素按照一定的顺序排成一列，叫做从</w:t>
      </w:r>
      <w:r>
        <w:rPr>
          <w:rFonts w:hint="eastAsia" w:ascii="Times New Roman" w:hAnsi="Times New Roman" w:eastAsia="仿宋" w:cs="Times New Roman"/>
          <w:position w:val="-6"/>
          <w:sz w:val="24"/>
          <w:szCs w:val="24"/>
        </w:rPr>
        <w:object>
          <v:shape id="_x0000_i1028" o:spt="75" type="#_x0000_t75" style="height:11.25pt;width:9.75pt;" o:ole="t" filled="f" o:preferrelative="t" stroked="f" coordsize="21600,21600">
            <v:path/>
            <v:fill on="f" focussize="0,0"/>
            <v:stroke on="f" joinstyle="miter"/>
            <v:imagedata r:id="rId5" o:title=""/>
            <o:lock v:ext="edit" aspectratio="f"/>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sz w:val="24"/>
          <w:szCs w:val="24"/>
        </w:rPr>
        <w:t>个元素中取出</w:t>
      </w:r>
      <w:r>
        <w:rPr>
          <w:rFonts w:ascii="Times New Roman" w:hAnsi="Times New Roman" w:eastAsia="仿宋" w:cs="Times New Roman"/>
          <w:position w:val="-6"/>
          <w:sz w:val="24"/>
          <w:szCs w:val="24"/>
        </w:rPr>
        <w:object>
          <v:shape id="_x0000_i1029" o:spt="75" type="#_x0000_t75" style="height:9.75pt;width:12.75pt;" o:ole="t" filled="f" o:preferrelative="t" stroked="f" coordsize="21600,21600">
            <v:path/>
            <v:fill on="f" focussize="0,0"/>
            <v:stroke on="f" joinstyle="miter"/>
            <v:imagedata r:id="rId7" o:title=""/>
            <o:lock v:ext="edit" aspectratio="f"/>
            <w10:wrap type="none"/>
            <w10:anchorlock/>
          </v:shape>
          <o:OLEObject Type="Embed" ProgID="Equation.DSMT4" ShapeID="_x0000_i1029" DrawAspect="Content" ObjectID="_1468075729" r:id="rId11">
            <o:LockedField>false</o:LockedField>
          </o:OLEObject>
        </w:object>
      </w:r>
      <w:r>
        <w:rPr>
          <w:rFonts w:hint="eastAsia" w:ascii="Times New Roman" w:hAnsi="Times New Roman" w:eastAsia="仿宋" w:cs="Times New Roman"/>
          <w:sz w:val="24"/>
          <w:szCs w:val="24"/>
        </w:rPr>
        <w:t>个元素的一个排列．</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教材排列第一课时中有这样一个问题．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从甲、乙、丙3名学生中，每次任选2名，一名担任正班长，另一名担任副班长．</w:t>
      </w:r>
      <w:ins w:id="0" w:author="余光辉" w:date="2024-04-15T16:47:00Z">
        <w:r>
          <w:rPr>
            <w:rFonts w:hint="eastAsia" w:ascii="Times New Roman" w:hAnsi="Times New Roman" w:eastAsia="仿宋" w:cs="Times New Roman"/>
            <w:sz w:val="24"/>
            <w:szCs w:val="24"/>
          </w:rPr>
          <w:t>共</w:t>
        </w:r>
      </w:ins>
      <w:r>
        <w:rPr>
          <w:rFonts w:hint="eastAsia" w:ascii="Times New Roman" w:hAnsi="Times New Roman" w:eastAsia="仿宋" w:cs="Times New Roman"/>
          <w:sz w:val="24"/>
          <w:szCs w:val="24"/>
        </w:rPr>
        <w:t>有多少种不同的选法？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这个问题是从3个互不相同的元素中任取2个，并按一定的顺序排列，求一共有多少种不同的排列方法，经过前几节课的学习，我们知道这是排列问题．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我们将这个问题做一点变化．</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[引例1]从甲、乙、丙3名学生中任选2名组成小队，共有多少种不同的选法？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这个问题还是排列问题吗？它与教材第44页上的问题区别是什么呢？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w:t>
      </w:r>
      <w:ins w:id="1" w:author="xu" w:date="2024-04-24T14:43:00Z">
        <w:r>
          <w:rPr>
            <w:rFonts w:hint="eastAsia" w:ascii="Times New Roman" w:hAnsi="Times New Roman" w:eastAsia="仿宋" w:cs="Times New Roman"/>
            <w:sz w:val="24"/>
            <w:szCs w:val="24"/>
          </w:rPr>
          <w:t xml:space="preserve"> </w:t>
        </w:r>
      </w:ins>
      <w:r>
        <w:rPr>
          <w:rFonts w:hint="eastAsia" w:ascii="Times New Roman" w:hAnsi="Times New Roman" w:eastAsia="仿宋" w:cs="Times New Roman"/>
          <w:sz w:val="24"/>
          <w:szCs w:val="24"/>
        </w:rPr>
        <w:t>引例1中没有“一名担任正班长，另一名担任副班长”这一条件．而是“组成小队”，说明从3个互不相同的元素中任取2个之后，并不需要按顺序排列，所以它不是排列问题．</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[引例2]上海是一座拥有文化底蕴和众多历史古迹</w:t>
      </w:r>
      <w:r>
        <w:rPr>
          <w:rFonts w:ascii="Times New Roman" w:hAnsi="Times New Roman" w:eastAsia="仿宋" w:cs="Times New Roman"/>
          <w:sz w:val="24"/>
          <w:szCs w:val="24"/>
        </w:rPr>
        <w:t>的城市</w:t>
      </w:r>
      <w:r>
        <w:rPr>
          <w:rFonts w:hint="eastAsia" w:ascii="Times New Roman" w:hAnsi="Times New Roman" w:eastAsia="仿宋" w:cs="Times New Roman"/>
          <w:sz w:val="24"/>
          <w:szCs w:val="24"/>
        </w:rPr>
        <w:t>．小唐同学想从中华艺术宫、中共一大会址、上海戏剧院、城隍庙四个地方中任选两地在某一天参观游览．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（1）若小唐在这一天上午、下午各参观游览一个地方，则共有多少种不同的参观游览的走法？</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）若不计小唐在这一天参观</w:t>
      </w:r>
      <w:r>
        <w:rPr>
          <w:rFonts w:hint="eastAsia" w:ascii="Times New Roman" w:hAnsi="Times New Roman" w:eastAsia="仿宋" w:cs="Times New Roman"/>
          <w:sz w:val="24"/>
          <w:szCs w:val="24"/>
        </w:rPr>
        <w:t>游览</w:t>
      </w:r>
      <w:r>
        <w:rPr>
          <w:rFonts w:ascii="Times New Roman" w:hAnsi="Times New Roman" w:eastAsia="仿宋" w:cs="Times New Roman"/>
          <w:sz w:val="24"/>
          <w:szCs w:val="24"/>
        </w:rPr>
        <w:t>的次序，则共有多少种不同的</w:t>
      </w:r>
      <w:r>
        <w:rPr>
          <w:rFonts w:hint="eastAsia" w:ascii="Times New Roman" w:hAnsi="Times New Roman" w:eastAsia="仿宋" w:cs="Times New Roman"/>
          <w:sz w:val="24"/>
          <w:szCs w:val="24"/>
        </w:rPr>
        <w:t>走</w:t>
      </w:r>
      <w:r>
        <w:rPr>
          <w:rFonts w:ascii="Times New Roman" w:hAnsi="Times New Roman" w:eastAsia="仿宋" w:cs="Times New Roman"/>
          <w:sz w:val="24"/>
          <w:szCs w:val="24"/>
        </w:rPr>
        <w:t>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引例2中的两个问题是排列问题吗？</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w:t>
      </w:r>
      <w:ins w:id="2" w:author="xu" w:date="2024-04-24T14:43:00Z">
        <w:r>
          <w:rPr>
            <w:rFonts w:hint="eastAsia" w:ascii="Times New Roman" w:hAnsi="Times New Roman" w:eastAsia="仿宋" w:cs="Times New Roman"/>
            <w:sz w:val="24"/>
            <w:szCs w:val="24"/>
          </w:rPr>
          <w:t xml:space="preserve"> </w:t>
        </w:r>
      </w:ins>
      <w:r>
        <w:rPr>
          <w:rFonts w:hint="eastAsia" w:ascii="Times New Roman" w:hAnsi="Times New Roman" w:eastAsia="仿宋" w:cs="Times New Roman"/>
          <w:sz w:val="24"/>
          <w:szCs w:val="24"/>
        </w:rPr>
        <w:t>第1小题是从4个不同的地方任选2个，然后再分配上午、下午的游览顺序，将具体背景舍去，即从4个互不相同的元素中任取2个，再按顺序排列，所以这是一个排列问题．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第2小题从四个地方中选出两地之后，“</w:t>
      </w:r>
      <w:r>
        <w:rPr>
          <w:rFonts w:ascii="Times New Roman" w:hAnsi="Times New Roman" w:eastAsia="仿宋" w:cs="Times New Roman"/>
          <w:sz w:val="24"/>
          <w:szCs w:val="24"/>
        </w:rPr>
        <w:t>不计小唐在这一天参观</w:t>
      </w:r>
      <w:r>
        <w:rPr>
          <w:rFonts w:hint="eastAsia" w:ascii="Times New Roman" w:hAnsi="Times New Roman" w:eastAsia="仿宋" w:cs="Times New Roman"/>
          <w:sz w:val="24"/>
          <w:szCs w:val="24"/>
        </w:rPr>
        <w:t>游览</w:t>
      </w:r>
      <w:r>
        <w:rPr>
          <w:rFonts w:ascii="Times New Roman" w:hAnsi="Times New Roman" w:eastAsia="仿宋" w:cs="Times New Roman"/>
          <w:sz w:val="24"/>
          <w:szCs w:val="24"/>
        </w:rPr>
        <w:t>的次序</w:t>
      </w:r>
      <w:r>
        <w:rPr>
          <w:rFonts w:hint="eastAsia" w:ascii="Times New Roman" w:hAnsi="Times New Roman" w:eastAsia="仿宋" w:cs="Times New Roman"/>
          <w:sz w:val="24"/>
          <w:szCs w:val="24"/>
        </w:rPr>
        <w:t>”这一条件说明从4个互不相同的元素中任取2个，并不需要按顺序排列．所以它不是一个排列问题．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观察引例1和引例2的第2小题，它们有一个共同特点：从</w:t>
      </w:r>
      <w:r>
        <w:rPr>
          <w:rFonts w:hint="eastAsia" w:ascii="Times New Roman" w:hAnsi="Times New Roman" w:eastAsia="仿宋" w:cs="Times New Roman"/>
          <w:position w:val="-6"/>
          <w:sz w:val="24"/>
          <w:szCs w:val="24"/>
        </w:rPr>
        <w:object>
          <v:shape id="_x0000_i1030" o:spt="75" type="#_x0000_t75" style="height:11.25pt;width:9.75pt;" o:ole="t" filled="f" o:preferrelative="t" stroked="f" coordsize="21600,21600">
            <v:path/>
            <v:fill on="f" focussize="0,0"/>
            <v:stroke on="f" joinstyle="miter"/>
            <v:imagedata r:id="rId5" o:title=""/>
            <o:lock v:ext="edit" aspectratio="f"/>
            <w10:wrap type="none"/>
            <w10:anchorlock/>
          </v:shape>
          <o:OLEObject Type="Embed" ProgID="Equation.DSMT4" ShapeID="_x0000_i1030" DrawAspect="Content" ObjectID="_1468075730" r:id="rId12">
            <o:LockedField>false</o:LockedField>
          </o:OLEObject>
        </w:object>
      </w:r>
      <w:r>
        <w:rPr>
          <w:rFonts w:hint="eastAsia" w:ascii="Times New Roman" w:hAnsi="Times New Roman" w:eastAsia="仿宋" w:cs="Times New Roman"/>
          <w:sz w:val="24"/>
          <w:szCs w:val="24"/>
        </w:rPr>
        <w:t>个互不相同的元素中任取</w:t>
      </w:r>
      <w:r>
        <w:rPr>
          <w:rFonts w:ascii="Times New Roman" w:hAnsi="Times New Roman" w:eastAsia="仿宋" w:cs="Times New Roman"/>
          <w:position w:val="-6"/>
          <w:sz w:val="24"/>
          <w:szCs w:val="24"/>
        </w:rPr>
        <w:object>
          <v:shape id="_x0000_i1031" o:spt="75" type="#_x0000_t75" style="height:9.75pt;width:12.75pt;" o:ole="t" filled="f" o:preferrelative="t" stroked="f" coordsize="21600,21600">
            <v:path/>
            <v:fill on="f" focussize="0,0"/>
            <v:stroke on="f" joinstyle="miter"/>
            <v:imagedata r:id="rId7" o:title=""/>
            <o:lock v:ext="edit" aspectratio="f"/>
            <w10:wrap type="none"/>
            <w10:anchorlock/>
          </v:shape>
          <o:OLEObject Type="Embed" ProgID="Equation.DSMT4" ShapeID="_x0000_i1031" DrawAspect="Content" ObjectID="_1468075731" r:id="rId13">
            <o:LockedField>false</o:LockedField>
          </o:OLEObject>
        </w:object>
      </w:r>
      <w:r>
        <w:rPr>
          <w:rFonts w:hint="eastAsia" w:ascii="Times New Roman" w:hAnsi="Times New Roman" w:eastAsia="仿宋" w:cs="Times New Roman"/>
          <w:sz w:val="24"/>
          <w:szCs w:val="24"/>
        </w:rPr>
        <w:t>个元素，并不需要按顺序排列，而是将取出的这</w:t>
      </w:r>
      <w:r>
        <w:rPr>
          <w:rFonts w:ascii="Times New Roman" w:hAnsi="Times New Roman" w:eastAsia="仿宋" w:cs="Times New Roman"/>
          <w:position w:val="-6"/>
          <w:sz w:val="24"/>
          <w:szCs w:val="24"/>
        </w:rPr>
        <w:object>
          <v:shape id="_x0000_i1032" o:spt="75" type="#_x0000_t75" style="height:9.75pt;width:12.75pt;" o:ole="t" filled="f" o:preferrelative="t" stroked="f" coordsize="21600,21600">
            <v:path/>
            <v:fill on="f" focussize="0,0"/>
            <v:stroke on="f" joinstyle="miter"/>
            <v:imagedata r:id="rId7" o:title=""/>
            <o:lock v:ext="edit" aspectratio="f"/>
            <w10:wrap type="none"/>
            <w10:anchorlock/>
          </v:shape>
          <o:OLEObject Type="Embed" ProgID="Equation.DSMT4" ShapeID="_x0000_i1032" DrawAspect="Content" ObjectID="_1468075732" r:id="rId14">
            <o:LockedField>false</o:LockedField>
          </o:OLEObject>
        </w:object>
      </w:r>
      <w:r>
        <w:rPr>
          <w:rFonts w:hint="eastAsia" w:ascii="Times New Roman" w:hAnsi="Times New Roman" w:eastAsia="仿宋" w:cs="Times New Roman"/>
          <w:sz w:val="24"/>
          <w:szCs w:val="24"/>
        </w:rPr>
        <w:t>个元素组成一组，求一共有多少个不同的组．这就是今天所要研究的组合问题．</w:t>
      </w:r>
    </w:p>
    <w:p>
      <w:pPr>
        <w:pStyle w:val="21"/>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通过知识复习，回忆前面所学知识，通过引例学习，观察共同特点，引出今天要研究的组合问题</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
          <w:bCs/>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（环节二）形成概念 理解辨析</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组合的定义</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[问题1]类比排列的定义，如何定义组合？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从</w:t>
      </w:r>
      <w:r>
        <w:rPr>
          <w:rFonts w:hint="eastAsia" w:ascii="Times New Roman" w:hAnsi="Times New Roman" w:eastAsia="仿宋" w:cs="Times New Roman"/>
          <w:position w:val="-6"/>
          <w:sz w:val="24"/>
          <w:szCs w:val="24"/>
        </w:rPr>
        <w:object>
          <v:shape id="_x0000_i1033" o:spt="75" type="#_x0000_t75" style="height:11.25pt;width:9.75pt;" o:ole="t" filled="f" o:preferrelative="t" stroked="f" coordsize="21600,21600">
            <v:path/>
            <v:fill on="f" focussize="0,0"/>
            <v:stroke on="f" joinstyle="miter"/>
            <v:imagedata r:id="rId5" o:title=""/>
            <o:lock v:ext="edit" aspectratio="f"/>
            <w10:wrap type="none"/>
            <w10:anchorlock/>
          </v:shape>
          <o:OLEObject Type="Embed" ProgID="Equation.DSMT4" ShapeID="_x0000_i1033" DrawAspect="Content" ObjectID="_1468075733" r:id="rId15">
            <o:LockedField>false</o:LockedField>
          </o:OLEObject>
        </w:object>
      </w:r>
      <w:r>
        <w:rPr>
          <w:rFonts w:hint="eastAsia" w:ascii="Times New Roman" w:hAnsi="Times New Roman" w:eastAsia="仿宋" w:cs="Times New Roman"/>
          <w:sz w:val="24"/>
          <w:szCs w:val="24"/>
        </w:rPr>
        <w:t>个互不相同的元素中，取出</w:t>
      </w:r>
      <w:r>
        <w:rPr>
          <w:rFonts w:ascii="Times New Roman" w:hAnsi="Times New Roman" w:eastAsia="仿宋" w:cs="Times New Roman"/>
          <w:position w:val="-6"/>
          <w:sz w:val="24"/>
          <w:szCs w:val="24"/>
        </w:rPr>
        <w:object>
          <v:shape id="_x0000_i1034" o:spt="75" type="#_x0000_t75" style="height:9.75pt;width:12.75pt;" o:ole="t" filled="f" o:preferrelative="t" stroked="f" coordsize="21600,21600">
            <v:path/>
            <v:fill on="f" focussize="0,0"/>
            <v:stroke on="f" joinstyle="miter"/>
            <v:imagedata r:id="rId7" o:title=""/>
            <o:lock v:ext="edit" aspectratio="f"/>
            <w10:wrap type="none"/>
            <w10:anchorlock/>
          </v:shape>
          <o:OLEObject Type="Embed" ProgID="Equation.DSMT4" ShapeID="_x0000_i1034" DrawAspect="Content" ObjectID="_1468075734" r:id="rId1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35" o:spt="75" type="#_x0000_t75" style="height:14.25pt;width:35.25pt;" o:ole="t" filled="f" o:preferrelative="t" stroked="f" coordsize="21600,21600">
            <v:path/>
            <v:fill on="f" focussize="0,0"/>
            <v:stroke on="f" joinstyle="miter"/>
            <v:imagedata r:id="rId18" o:title=""/>
            <o:lock v:ext="edit" aspectratio="f"/>
            <w10:wrap type="none"/>
            <w10:anchorlock/>
          </v:shape>
          <o:OLEObject Type="Embed" ProgID="Equation.DSMT4" ShapeID="_x0000_i1035" DrawAspect="Content" ObjectID="_1468075735" r:id="rId17">
            <o:LockedField>false</o:LockedField>
          </o:OLEObject>
        </w:object>
      </w:r>
      <w:r>
        <w:rPr>
          <w:rFonts w:hint="eastAsia" w:ascii="Times New Roman" w:hAnsi="Times New Roman" w:eastAsia="仿宋" w:cs="Times New Roman"/>
          <w:sz w:val="24"/>
          <w:szCs w:val="24"/>
        </w:rPr>
        <w:t>）个不同元素作为一组，叫做从</w:t>
      </w:r>
      <w:r>
        <w:rPr>
          <w:rFonts w:hint="eastAsia" w:ascii="Times New Roman" w:hAnsi="Times New Roman" w:eastAsia="仿宋" w:cs="Times New Roman"/>
          <w:position w:val="-6"/>
          <w:sz w:val="24"/>
          <w:szCs w:val="24"/>
        </w:rPr>
        <w:object>
          <v:shape id="_x0000_i1036" o:spt="75" type="#_x0000_t75" style="height:11.25pt;width:9.75pt;" o:ole="t" filled="f" o:preferrelative="t" stroked="f" coordsize="21600,21600">
            <v:path/>
            <v:fill on="f" focussize="0,0"/>
            <v:stroke on="f" joinstyle="miter"/>
            <v:imagedata r:id="rId5" o:title=""/>
            <o:lock v:ext="edit" aspectratio="f"/>
            <w10:wrap type="none"/>
            <w10:anchorlock/>
          </v:shape>
          <o:OLEObject Type="Embed" ProgID="Equation.DSMT4" ShapeID="_x0000_i1036" DrawAspect="Content" ObjectID="_1468075736" r:id="rId19">
            <o:LockedField>false</o:LockedField>
          </o:OLEObject>
        </w:object>
      </w:r>
      <w:r>
        <w:rPr>
          <w:rFonts w:hint="eastAsia" w:ascii="Times New Roman" w:hAnsi="Times New Roman" w:eastAsia="仿宋" w:cs="Times New Roman"/>
          <w:sz w:val="24"/>
          <w:szCs w:val="24"/>
        </w:rPr>
        <w:t>个元素中取出</w:t>
      </w:r>
      <w:r>
        <w:rPr>
          <w:rFonts w:ascii="Times New Roman" w:hAnsi="Times New Roman" w:eastAsia="仿宋" w:cs="Times New Roman"/>
          <w:position w:val="-6"/>
          <w:sz w:val="24"/>
          <w:szCs w:val="24"/>
        </w:rPr>
        <w:object>
          <v:shape id="_x0000_i1037" o:spt="75" type="#_x0000_t75" style="height:9.75pt;width:12.75pt;" o:ole="t" filled="f" o:preferrelative="t" stroked="f" coordsize="21600,21600">
            <v:path/>
            <v:fill on="f" focussize="0,0"/>
            <v:stroke on="f" joinstyle="miter"/>
            <v:imagedata r:id="rId7" o:title=""/>
            <o:lock v:ext="edit" aspectratio="f"/>
            <w10:wrap type="none"/>
            <w10:anchorlock/>
          </v:shape>
          <o:OLEObject Type="Embed" ProgID="Equation.DSMT4" ShapeID="_x0000_i1037" DrawAspect="Content" ObjectID="_1468075737" r:id="rId20">
            <o:LockedField>false</o:LockedField>
          </o:OLEObject>
        </w:object>
      </w:r>
      <w:r>
        <w:rPr>
          <w:rFonts w:hint="eastAsia" w:ascii="Times New Roman" w:hAnsi="Times New Roman" w:eastAsia="仿宋" w:cs="Times New Roman"/>
          <w:sz w:val="24"/>
          <w:szCs w:val="24"/>
        </w:rPr>
        <w:t>个元素的一个组合．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[问题2]排列和组合的联系与区别是什么呢？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从排列与组合的定义可以知道，两者都是从</w:t>
      </w:r>
      <w:r>
        <w:rPr>
          <w:rFonts w:hint="eastAsia" w:ascii="Times New Roman" w:hAnsi="Times New Roman" w:eastAsia="仿宋" w:cs="Times New Roman"/>
          <w:position w:val="-6"/>
          <w:sz w:val="24"/>
          <w:szCs w:val="24"/>
        </w:rPr>
        <w:object>
          <v:shape id="_x0000_i1038" o:spt="75" type="#_x0000_t75" style="height:11.25pt;width:9.75pt;" o:ole="t" filled="f" o:preferrelative="t" stroked="f" coordsize="21600,21600">
            <v:path/>
            <v:fill on="f" focussize="0,0"/>
            <v:stroke on="f" joinstyle="miter"/>
            <v:imagedata r:id="rId5" o:title=""/>
            <o:lock v:ext="edit" aspectratio="f"/>
            <w10:wrap type="none"/>
            <w10:anchorlock/>
          </v:shape>
          <o:OLEObject Type="Embed" ProgID="Equation.DSMT4" ShapeID="_x0000_i1038" DrawAspect="Content" ObjectID="_1468075738" r:id="rId21">
            <o:LockedField>false</o:LockedField>
          </o:OLEObject>
        </w:object>
      </w:r>
      <w:r>
        <w:rPr>
          <w:rFonts w:hint="eastAsia" w:ascii="Times New Roman" w:hAnsi="Times New Roman" w:eastAsia="仿宋" w:cs="Times New Roman"/>
          <w:sz w:val="24"/>
          <w:szCs w:val="24"/>
        </w:rPr>
        <w:t>个互不相同的元素中，取出</w:t>
      </w:r>
      <w:r>
        <w:rPr>
          <w:rFonts w:ascii="Times New Roman" w:hAnsi="Times New Roman" w:eastAsia="仿宋" w:cs="Times New Roman"/>
          <w:position w:val="-6"/>
          <w:sz w:val="24"/>
          <w:szCs w:val="24"/>
        </w:rPr>
        <w:object>
          <v:shape id="_x0000_i1039" o:spt="75" type="#_x0000_t75" style="height:9.75pt;width:12.75pt;" o:ole="t" filled="f" o:preferrelative="t" stroked="f" coordsize="21600,21600">
            <v:path/>
            <v:fill on="f" focussize="0,0"/>
            <v:stroke on="f" joinstyle="miter"/>
            <v:imagedata r:id="rId7" o:title=""/>
            <o:lock v:ext="edit" aspectratio="f"/>
            <w10:wrap type="none"/>
            <w10:anchorlock/>
          </v:shape>
          <o:OLEObject Type="Embed" ProgID="Equation.DSMT4" ShapeID="_x0000_i1039" DrawAspect="Content" ObjectID="_1468075739" r:id="rId2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40" o:spt="75" type="#_x0000_t75" style="height:14.25pt;width:35.25pt;" o:ole="t" filled="f" o:preferrelative="t" stroked="f" coordsize="21600,21600">
            <v:path/>
            <v:fill on="f" focussize="0,0"/>
            <v:stroke on="f" joinstyle="miter"/>
            <v:imagedata r:id="rId24" o:title=""/>
            <o:lock v:ext="edit" aspectratio="f"/>
            <w10:wrap type="none"/>
            <w10:anchorlock/>
          </v:shape>
          <o:OLEObject Type="Embed" ProgID="Equation.DSMT4" ShapeID="_x0000_i1040" DrawAspect="Content" ObjectID="_1468075740" r:id="rId23">
            <o:LockedField>false</o:LockedField>
          </o:OLEObject>
        </w:object>
      </w:r>
      <w:r>
        <w:rPr>
          <w:rFonts w:hint="eastAsia" w:ascii="Times New Roman" w:hAnsi="Times New Roman" w:eastAsia="仿宋" w:cs="Times New Roman"/>
          <w:sz w:val="24"/>
          <w:szCs w:val="24"/>
        </w:rPr>
        <w:t>）个不同元素，这是它们的共同点．而两者的区别在于排列需要将这</w:t>
      </w:r>
      <w:r>
        <w:rPr>
          <w:rFonts w:ascii="Times New Roman" w:hAnsi="Times New Roman" w:eastAsia="仿宋" w:cs="Times New Roman"/>
          <w:position w:val="-6"/>
          <w:sz w:val="24"/>
          <w:szCs w:val="24"/>
        </w:rPr>
        <w:object>
          <v:shape id="_x0000_i1041" o:spt="75" type="#_x0000_t75" style="height:9.75pt;width:12.75pt;" o:ole="t" filled="f" o:preferrelative="t" stroked="f" coordsize="21600,21600">
            <v:path/>
            <v:fill on="f" focussize="0,0"/>
            <v:stroke on="f" joinstyle="miter"/>
            <v:imagedata r:id="rId7" o:title=""/>
            <o:lock v:ext="edit" aspectratio="f"/>
            <w10:wrap type="none"/>
            <w10:anchorlock/>
          </v:shape>
          <o:OLEObject Type="Embed" ProgID="Equation.DSMT4" ShapeID="_x0000_i1041" DrawAspect="Content" ObjectID="_1468075741" r:id="rId25">
            <o:LockedField>false</o:LockedField>
          </o:OLEObject>
        </w:object>
      </w:r>
      <w:r>
        <w:rPr>
          <w:rFonts w:hint="eastAsia" w:ascii="Times New Roman" w:hAnsi="Times New Roman" w:eastAsia="仿宋" w:cs="Times New Roman"/>
          <w:sz w:val="24"/>
          <w:szCs w:val="24"/>
        </w:rPr>
        <w:t>个元素按照一定的顺序排成一列，而组合并不需要将这</w:t>
      </w:r>
      <w:r>
        <w:rPr>
          <w:rFonts w:ascii="Times New Roman" w:hAnsi="Times New Roman" w:eastAsia="仿宋" w:cs="Times New Roman"/>
          <w:position w:val="-6"/>
          <w:sz w:val="24"/>
          <w:szCs w:val="24"/>
        </w:rPr>
        <w:object>
          <v:shape id="_x0000_i1042" o:spt="75" type="#_x0000_t75" style="height:9.75pt;width:12.75pt;" o:ole="t" filled="f" o:preferrelative="t" stroked="f" coordsize="21600,21600">
            <v:path/>
            <v:fill on="f" focussize="0,0"/>
            <v:stroke on="f" joinstyle="miter"/>
            <v:imagedata r:id="rId7" o:title=""/>
            <o:lock v:ext="edit" aspectratio="f"/>
            <w10:wrap type="none"/>
            <w10:anchorlock/>
          </v:shape>
          <o:OLEObject Type="Embed" ProgID="Equation.DSMT4" ShapeID="_x0000_i1042" DrawAspect="Content" ObjectID="_1468075742" r:id="rId26">
            <o:LockedField>false</o:LockedField>
          </o:OLEObject>
        </w:object>
      </w:r>
      <w:r>
        <w:rPr>
          <w:rFonts w:hint="eastAsia" w:ascii="Times New Roman" w:hAnsi="Times New Roman" w:eastAsia="仿宋" w:cs="Times New Roman"/>
          <w:sz w:val="24"/>
          <w:szCs w:val="24"/>
        </w:rPr>
        <w:t>个元素按照一定的顺序排成一列，即不管怎样的顺序都看作是同一组．可见排列与元素的顺序有关，组合与元素的顺序无关．</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在排列一节中，我们已经知道这一个问题的所有排列共有6个，分别是甲乙、乙甲、甲丙、丙甲、乙丙、丙乙．</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那么，引例1所有组合有几个？分别是什么？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[问题3]引例1的所有组合有几个？分别是什么？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引例1中，要确定几种不同的选法，就是要求从3个互不相同的元素中取出2个不同元素的所有组合的个数．如果两个组合中的元素完全相同，不管元素的顺序如何，这两个组合都是相同的组合；而只有当两个组合中的元素不完全相同时，这两个组合才是不同的组合．所以，“甲乙”与“乙甲”是不同的排列，但它们是相同的组合，类似地，“甲丙”与“丙甲”是不同的排列，但它们是相同的组合，“乙丙”与“丙乙”是不同的排列，但它们是相同的组合，而“甲乙”、“甲丙”、“乙丙”是不同的组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所以引例2的所有组合有3个，分别是：甲乙、丙甲、乙丙．</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[问题4]引例2第2小题的所有组合有几个？分别是什么？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引例2第2小题的所有组合有6个，分别是以下这些：</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中华艺术宫，中共一大会址</w:t>
            </w:r>
          </w:p>
        </w:tc>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中华艺术宫，上海戏剧院</w:t>
            </w:r>
          </w:p>
        </w:tc>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中华艺术宫，城隍庙</w:t>
            </w:r>
          </w:p>
        </w:tc>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中共一大会址，上海戏剧院</w:t>
            </w:r>
          </w:p>
        </w:tc>
        <w:tc>
          <w:tcPr>
            <w:tcW w:w="1421"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中共一大会址，城隍庙</w:t>
            </w:r>
          </w:p>
        </w:tc>
        <w:tc>
          <w:tcPr>
            <w:tcW w:w="1421"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上海戏剧院，城隍庙</w:t>
            </w:r>
          </w:p>
        </w:tc>
      </w:tr>
    </w:tbl>
    <w:p>
      <w:pPr>
        <w:spacing w:line="312" w:lineRule="auto"/>
        <w:ind w:firstLine="480"/>
        <w:jc w:val="left"/>
        <w:rPr>
          <w:rFonts w:ascii="Times New Roman" w:hAnsi="Times New Roman" w:eastAsia="仿宋" w:cs="Times New Roman"/>
          <w:sz w:val="24"/>
          <w:szCs w:val="24"/>
        </w:rPr>
      </w:pP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[问题5]你还能想到哪些组合问题？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我觉得在日常生活中也有很多组合问题．比如现在上海的高考政策，我们要从思想政治、历史、地理、物理、化学和生物学6个科目中任选3科作为高中学业等级性考试科目，那么一共有多少种选考方式呢？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这个问题是从6个不同的元素中任取3个元素作为一组，并不需要按顺序排列，所以我觉得是个组合问题．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很好，你想到了对同学们非常重要的高中学业等级性考试科目选科问题，并且分析的很有道理．那你能说出所有可能的选考方式吗？</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有如下这些可能的选考方式：</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思想政治，历史，</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地理</w:t>
            </w:r>
          </w:p>
        </w:tc>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思想政治，历史，</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物理</w:t>
            </w:r>
          </w:p>
        </w:tc>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思想政治，历史，</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化学</w:t>
            </w:r>
          </w:p>
        </w:tc>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思想政治，历史，</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生物学</w:t>
            </w:r>
          </w:p>
        </w:tc>
        <w:tc>
          <w:tcPr>
            <w:tcW w:w="1421"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思想政治，地理，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物理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思想政治，地理，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化学</w:t>
            </w:r>
          </w:p>
        </w:tc>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思想政治，地理，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生物学</w:t>
            </w:r>
          </w:p>
        </w:tc>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思想政治，物理，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化学</w:t>
            </w:r>
          </w:p>
        </w:tc>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思想政治，物理，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生物学</w:t>
            </w:r>
          </w:p>
        </w:tc>
        <w:tc>
          <w:tcPr>
            <w:tcW w:w="1421"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思想政治，化学，</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生物学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历史，</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地理，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物理</w:t>
            </w:r>
          </w:p>
        </w:tc>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历史，</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地理，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化学</w:t>
            </w:r>
          </w:p>
        </w:tc>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历史，</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地理，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生物学</w:t>
            </w:r>
          </w:p>
        </w:tc>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历史，</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物理，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化学</w:t>
            </w:r>
          </w:p>
        </w:tc>
        <w:tc>
          <w:tcPr>
            <w:tcW w:w="1421"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历史，</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物理，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生物学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历史，</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化学，</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生物学</w:t>
            </w:r>
          </w:p>
        </w:tc>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地理，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物理，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化学</w:t>
            </w:r>
          </w:p>
        </w:tc>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地理，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物理，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生物学</w:t>
            </w:r>
          </w:p>
        </w:tc>
        <w:tc>
          <w:tcPr>
            <w:tcW w:w="1420"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地理，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化学，</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生物学</w:t>
            </w:r>
          </w:p>
        </w:tc>
        <w:tc>
          <w:tcPr>
            <w:tcW w:w="1421"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物理，</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化学，</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生物学</w:t>
            </w:r>
          </w:p>
        </w:tc>
      </w:tr>
    </w:tbl>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很好，通过枚举这个问题的所有组合，我们发现一共有20种情况．</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还能想到哪些组合问题吗？</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我想到了有关数学知识的一个问题：</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平面内有</w:t>
      </w:r>
      <w:r>
        <w:rPr>
          <w:rFonts w:ascii="Times New Roman" w:hAnsi="Times New Roman" w:eastAsia="仿宋" w:cs="Times New Roman"/>
          <w:position w:val="-4"/>
          <w:sz w:val="24"/>
          <w:szCs w:val="24"/>
        </w:rPr>
        <w:object>
          <v:shape id="_x0000_i1043" o:spt="75" type="#_x0000_t75" style="height:12.75pt;width:12.75pt;" o:ole="t" filled="f" o:preferrelative="t" stroked="f" coordsize="21600,21600">
            <v:path/>
            <v:fill on="f" focussize="0,0"/>
            <v:stroke on="f" joinstyle="miter"/>
            <v:imagedata r:id="rId28" o:title=""/>
            <o:lock v:ext="edit" aspectratio="f"/>
            <w10:wrap type="none"/>
            <w10:anchorlock/>
          </v:shape>
          <o:OLEObject Type="Embed" ProgID="Equation.DSMT4" ShapeID="_x0000_i1043" DrawAspect="Content" ObjectID="_1468075743" r:id="rId2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044" o:spt="75" type="#_x0000_t75" style="height:12.75pt;width:12.75pt;" o:ole="t" filled="f" o:preferrelative="t" stroked="f" coordsize="21600,21600">
            <v:path/>
            <v:fill on="f" focussize="0,0"/>
            <v:stroke on="f" joinstyle="miter"/>
            <v:imagedata r:id="rId30" o:title=""/>
            <o:lock v:ext="edit" aspectratio="f"/>
            <w10:wrap type="none"/>
            <w10:anchorlock/>
          </v:shape>
          <o:OLEObject Type="Embed" ProgID="Equation.DSMT4" ShapeID="_x0000_i1044" DrawAspect="Content" ObjectID="_1468075744" r:id="rId2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45" o:spt="75" type="#_x0000_t75" style="height:14.25pt;width:12.75pt;" o:ole="t" filled="f" o:preferrelative="t" stroked="f" coordsize="21600,21600">
            <v:path/>
            <v:fill on="f" focussize="0,0"/>
            <v:stroke on="f" joinstyle="miter"/>
            <v:imagedata r:id="rId32" o:title=""/>
            <o:lock v:ext="edit" aspectratio="f"/>
            <w10:wrap type="none"/>
            <w10:anchorlock/>
          </v:shape>
          <o:OLEObject Type="Embed" ProgID="Equation.DSMT4" ShapeID="_x0000_i1045" DrawAspect="Content" ObjectID="_1468075745" r:id="rId3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046" o:spt="75" type="#_x0000_t75" style="height:12.75pt;width:12.75pt;" o:ole="t" filled="f" o:preferrelative="t" stroked="f" coordsize="21600,21600">
            <v:path/>
            <v:fill on="f" focussize="0,0"/>
            <v:stroke on="f" joinstyle="miter"/>
            <v:imagedata r:id="rId34" o:title=""/>
            <o:lock v:ext="edit" aspectratio="f"/>
            <w10:wrap type="none"/>
            <w10:anchorlock/>
          </v:shape>
          <o:OLEObject Type="Embed" ProgID="Equation.DSMT4" ShapeID="_x0000_i1046" DrawAspect="Content" ObjectID="_1468075746" r:id="rId33">
            <o:LockedField>false</o:LockedField>
          </o:OLEObject>
        </w:object>
      </w:r>
      <w:r>
        <w:rPr>
          <w:rFonts w:hint="eastAsia" w:ascii="Times New Roman" w:hAnsi="Times New Roman" w:eastAsia="仿宋" w:cs="Times New Roman"/>
          <w:sz w:val="24"/>
          <w:szCs w:val="24"/>
        </w:rPr>
        <w:t>共4个不同的点，以其中2个点为端点的线段共有多少条？</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表示</w:t>
      </w:r>
      <w:r>
        <w:rPr>
          <w:rFonts w:ascii="Times New Roman" w:hAnsi="Times New Roman" w:eastAsia="仿宋" w:cs="Times New Roman"/>
          <w:sz w:val="24"/>
          <w:szCs w:val="24"/>
        </w:rPr>
        <w:t>线段的字母是无序的</w:t>
      </w:r>
      <w:r>
        <w:rPr>
          <w:rFonts w:hint="eastAsia" w:ascii="Times New Roman" w:hAnsi="Times New Roman" w:eastAsia="仿宋" w:cs="Times New Roman"/>
          <w:sz w:val="24"/>
          <w:szCs w:val="24"/>
        </w:rPr>
        <w:t>，比如线段</w:t>
      </w:r>
      <w:r>
        <w:rPr>
          <w:rFonts w:ascii="Times New Roman" w:hAnsi="Times New Roman" w:eastAsia="仿宋" w:cs="Times New Roman"/>
          <w:position w:val="-4"/>
          <w:sz w:val="24"/>
          <w:szCs w:val="24"/>
        </w:rPr>
        <w:object>
          <v:shape id="_x0000_i1047" o:spt="75" type="#_x0000_t75" style="height:12.75pt;width:20.25pt;" o:ole="t" filled="f" o:preferrelative="t" stroked="f" coordsize="21600,21600">
            <v:path/>
            <v:fill on="f" focussize="0,0"/>
            <v:stroke on="f" joinstyle="miter"/>
            <v:imagedata r:id="rId36" o:title=""/>
            <o:lock v:ext="edit" aspectratio="f"/>
            <w10:wrap type="none"/>
            <w10:anchorlock/>
          </v:shape>
          <o:OLEObject Type="Embed" ProgID="Equation.DSMT4" ShapeID="_x0000_i1047" DrawAspect="Content" ObjectID="_1468075747" r:id="rId35">
            <o:LockedField>false</o:LockedField>
          </o:OLEObject>
        </w:object>
      </w:r>
      <w:r>
        <w:rPr>
          <w:rFonts w:hint="eastAsia" w:ascii="Times New Roman" w:hAnsi="Times New Roman" w:eastAsia="仿宋" w:cs="Times New Roman"/>
          <w:sz w:val="24"/>
          <w:szCs w:val="24"/>
        </w:rPr>
        <w:t>与线段</w:t>
      </w:r>
      <w:r>
        <w:rPr>
          <w:rFonts w:ascii="Times New Roman" w:hAnsi="Times New Roman" w:eastAsia="仿宋" w:cs="Times New Roman"/>
          <w:position w:val="-4"/>
          <w:sz w:val="24"/>
          <w:szCs w:val="24"/>
        </w:rPr>
        <w:object>
          <v:shape id="_x0000_i1048" o:spt="75" type="#_x0000_t75" style="height:12.75pt;width:19.5pt;" o:ole="t" filled="f" o:preferrelative="t" stroked="f" coordsize="21600,21600">
            <v:path/>
            <v:fill on="f" focussize="0,0"/>
            <v:stroke on="f" joinstyle="miter"/>
            <v:imagedata r:id="rId38" o:title=""/>
            <o:lock v:ext="edit" aspectratio="f"/>
            <w10:wrap type="none"/>
            <w10:anchorlock/>
          </v:shape>
          <o:OLEObject Type="Embed" ProgID="Equation.DSMT4" ShapeID="_x0000_i1048" DrawAspect="Content" ObjectID="_1468075748" r:id="rId37">
            <o:LockedField>false</o:LockedField>
          </o:OLEObject>
        </w:object>
      </w:r>
      <w:r>
        <w:rPr>
          <w:rFonts w:hint="eastAsia" w:ascii="Times New Roman" w:hAnsi="Times New Roman" w:eastAsia="仿宋" w:cs="Times New Roman"/>
          <w:sz w:val="24"/>
          <w:szCs w:val="24"/>
        </w:rPr>
        <w:t>表示同一条线段，所以这个问题即为从4个不同的元素中任取2个元素之后，不管怎样的顺序都看作是同一组，所以我觉得这是一个组合问题．</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请你说一说这个问题中满足条件的线段共有多少条呢？</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我觉得线段共有6条：</w:t>
      </w:r>
      <w:r>
        <w:rPr>
          <w:rFonts w:ascii="Times New Roman" w:hAnsi="Times New Roman" w:eastAsia="仿宋" w:cs="Times New Roman"/>
          <w:position w:val="-4"/>
          <w:sz w:val="24"/>
          <w:szCs w:val="24"/>
        </w:rPr>
        <w:object>
          <v:shape id="_x0000_i1049" o:spt="75" type="#_x0000_t75" style="height:12.75pt;width:20.25pt;" o:ole="t" filled="f" o:preferrelative="t" stroked="f" coordsize="21600,21600">
            <v:path/>
            <v:fill on="f" focussize="0,0"/>
            <v:stroke on="f" joinstyle="miter"/>
            <v:imagedata r:id="rId36" o:title=""/>
            <o:lock v:ext="edit" aspectratio="f"/>
            <w10:wrap type="none"/>
            <w10:anchorlock/>
          </v:shape>
          <o:OLEObject Type="Embed" ProgID="Equation.DSMT4" ShapeID="_x0000_i1049" DrawAspect="Content" ObjectID="_1468075749" r:id="rId3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50" o:spt="75" type="#_x0000_t75" style="height:14.25pt;width:21.75pt;" o:ole="t" filled="f" o:preferrelative="t" stroked="f" coordsize="21600,21600">
            <v:path/>
            <v:fill on="f" focussize="0,0"/>
            <v:stroke on="f" joinstyle="miter"/>
            <v:imagedata r:id="rId41" o:title=""/>
            <o:lock v:ext="edit" aspectratio="f"/>
            <w10:wrap type="none"/>
            <w10:anchorlock/>
          </v:shape>
          <o:OLEObject Type="Embed" ProgID="Equation.DSMT4" ShapeID="_x0000_i1050" DrawAspect="Content" ObjectID="_1468075750" r:id="rId4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051" o:spt="75" type="#_x0000_t75" style="height:12.75pt;width:21.75pt;" o:ole="t" filled="f" o:preferrelative="t" stroked="f" coordsize="21600,21600">
            <v:path/>
            <v:fill on="f" focussize="0,0"/>
            <v:stroke on="f" joinstyle="miter"/>
            <v:imagedata r:id="rId43" o:title=""/>
            <o:lock v:ext="edit" aspectratio="f"/>
            <w10:wrap type="none"/>
            <w10:anchorlock/>
          </v:shape>
          <o:OLEObject Type="Embed" ProgID="Equation.DSMT4" ShapeID="_x0000_i1051" DrawAspect="Content" ObjectID="_1468075751" r:id="rId4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52" o:spt="75" type="#_x0000_t75" style="height:14.25pt;width:20.25pt;" o:ole="t" filled="f" o:preferrelative="t" stroked="f" coordsize="21600,21600">
            <v:path/>
            <v:fill on="f" focussize="0,0"/>
            <v:stroke on="f" joinstyle="miter"/>
            <v:imagedata r:id="rId45" o:title=""/>
            <o:lock v:ext="edit" aspectratio="f"/>
            <w10:wrap type="none"/>
            <w10:anchorlock/>
          </v:shape>
          <o:OLEObject Type="Embed" ProgID="Equation.DSMT4" ShapeID="_x0000_i1052" DrawAspect="Content" ObjectID="_1468075752" r:id="rId4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053" o:spt="75" type="#_x0000_t75" style="height:12.75pt;width:20.25pt;" o:ole="t" filled="f" o:preferrelative="t" stroked="f" coordsize="21600,21600">
            <v:path/>
            <v:fill on="f" focussize="0,0"/>
            <v:stroke on="f" joinstyle="miter"/>
            <v:imagedata r:id="rId47" o:title=""/>
            <o:lock v:ext="edit" aspectratio="f"/>
            <w10:wrap type="none"/>
            <w10:anchorlock/>
          </v:shape>
          <o:OLEObject Type="Embed" ProgID="Equation.DSMT4" ShapeID="_x0000_i1053" DrawAspect="Content" ObjectID="_1468075753" r:id="rId4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54" o:spt="75" type="#_x0000_t75" style="height:14.25pt;width:20.25pt;" o:ole="t" filled="f" o:preferrelative="t" stroked="f" coordsize="21600,21600">
            <v:path/>
            <v:fill on="f" focussize="0,0"/>
            <v:stroke on="f" joinstyle="miter"/>
            <v:imagedata r:id="rId49" o:title=""/>
            <o:lock v:ext="edit" aspectratio="f"/>
            <w10:wrap type="none"/>
            <w10:anchorlock/>
          </v:shape>
          <o:OLEObject Type="Embed" ProgID="Equation.DSMT4" ShapeID="_x0000_i1054" DrawAspect="Content" ObjectID="_1468075754" r:id="rId48">
            <o:LockedField>false</o:LockedField>
          </o:OLEObject>
        </w:object>
      </w:r>
      <w:r>
        <w:rPr>
          <w:rFonts w:hint="eastAsia" w:ascii="Times New Roman" w:hAnsi="Times New Roman" w:eastAsia="仿宋" w:cs="Times New Roman"/>
          <w:sz w:val="24"/>
          <w:szCs w:val="24"/>
        </w:rPr>
        <w:t>．</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另外，由这个组合问题出发，我还想到了一个排列问题：</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平面内有</w:t>
      </w:r>
      <w:r>
        <w:rPr>
          <w:rFonts w:ascii="Times New Roman" w:hAnsi="Times New Roman" w:eastAsia="仿宋" w:cs="Times New Roman"/>
          <w:position w:val="-4"/>
          <w:sz w:val="24"/>
          <w:szCs w:val="24"/>
        </w:rPr>
        <w:object>
          <v:shape id="_x0000_i1055" o:spt="75" type="#_x0000_t75" style="height:12.75pt;width:12.75pt;" o:ole="t" filled="f" o:preferrelative="t" stroked="f" coordsize="21600,21600">
            <v:path/>
            <v:fill on="f" focussize="0,0"/>
            <v:stroke on="f" joinstyle="miter"/>
            <v:imagedata r:id="rId51" o:title=""/>
            <o:lock v:ext="edit" aspectratio="f"/>
            <w10:wrap type="none"/>
            <w10:anchorlock/>
          </v:shape>
          <o:OLEObject Type="Embed" ProgID="Equation.DSMT4" ShapeID="_x0000_i1055" DrawAspect="Content" ObjectID="_1468075755" r:id="rId5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056" o:spt="75" type="#_x0000_t75" style="height:12.75pt;width:12.75pt;" o:ole="t" filled="f" o:preferrelative="t" stroked="f" coordsize="21600,21600">
            <v:path/>
            <v:fill on="f" focussize="0,0"/>
            <v:stroke on="f" joinstyle="miter"/>
            <v:imagedata r:id="rId30" o:title=""/>
            <o:lock v:ext="edit" aspectratio="f"/>
            <w10:wrap type="none"/>
            <w10:anchorlock/>
          </v:shape>
          <o:OLEObject Type="Embed" ProgID="Equation.DSMT4" ShapeID="_x0000_i1056" DrawAspect="Content" ObjectID="_1468075756" r:id="rId5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57" o:spt="75" type="#_x0000_t75" style="height:14.25pt;width:12.75pt;" o:ole="t" filled="f" o:preferrelative="t" stroked="f" coordsize="21600,21600">
            <v:path/>
            <v:fill on="f" focussize="0,0"/>
            <v:stroke on="f" joinstyle="miter"/>
            <v:imagedata r:id="rId32" o:title=""/>
            <o:lock v:ext="edit" aspectratio="f"/>
            <w10:wrap type="none"/>
            <w10:anchorlock/>
          </v:shape>
          <o:OLEObject Type="Embed" ProgID="Equation.DSMT4" ShapeID="_x0000_i1057" DrawAspect="Content" ObjectID="_1468075757" r:id="rId5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058" o:spt="75" type="#_x0000_t75" style="height:12.75pt;width:12.75pt;" o:ole="t" filled="f" o:preferrelative="t" stroked="f" coordsize="21600,21600">
            <v:path/>
            <v:fill on="f" focussize="0,0"/>
            <v:stroke on="f" joinstyle="miter"/>
            <v:imagedata r:id="rId34" o:title=""/>
            <o:lock v:ext="edit" aspectratio="f"/>
            <w10:wrap type="none"/>
            <w10:anchorlock/>
          </v:shape>
          <o:OLEObject Type="Embed" ProgID="Equation.DSMT4" ShapeID="_x0000_i1058" DrawAspect="Content" ObjectID="_1468075758" r:id="rId54">
            <o:LockedField>false</o:LockedField>
          </o:OLEObject>
        </w:object>
      </w:r>
      <w:r>
        <w:rPr>
          <w:rFonts w:hint="eastAsia" w:ascii="Times New Roman" w:hAnsi="Times New Roman" w:eastAsia="仿宋" w:cs="Times New Roman"/>
          <w:sz w:val="24"/>
          <w:szCs w:val="24"/>
        </w:rPr>
        <w:t>共4个不同的点，且任意两点所连成的线段长度各不相等，那么以其中2个点分别为起点和终点的向量共有多少个？</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这个问题从4个不同的点中任取2个点，比如取出的2个点为</w:t>
      </w:r>
      <w:r>
        <w:rPr>
          <w:rFonts w:ascii="Times New Roman" w:hAnsi="Times New Roman" w:eastAsia="仿宋" w:cs="Times New Roman"/>
          <w:position w:val="-4"/>
          <w:sz w:val="24"/>
          <w:szCs w:val="24"/>
        </w:rPr>
        <w:object>
          <v:shape id="_x0000_i1059" o:spt="75" type="#_x0000_t75" style="height:12.75pt;width:12.75pt;" o:ole="t" filled="f" o:preferrelative="t" stroked="f" coordsize="21600,21600">
            <v:path/>
            <v:fill on="f" focussize="0,0"/>
            <v:stroke on="f" joinstyle="miter"/>
            <v:imagedata r:id="rId28" o:title=""/>
            <o:lock v:ext="edit" aspectratio="f"/>
            <w10:wrap type="none"/>
            <w10:anchorlock/>
          </v:shape>
          <o:OLEObject Type="Embed" ProgID="Equation.DSMT4" ShapeID="_x0000_i1059" DrawAspect="Content" ObjectID="_1468075759" r:id="rId5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060" o:spt="75" type="#_x0000_t75" style="height:12.75pt;width:12.75pt;" o:ole="t" filled="f" o:preferrelative="t" stroked="f" coordsize="21600,21600">
            <v:path/>
            <v:fill on="f" focussize="0,0"/>
            <v:stroke on="f" joinstyle="miter"/>
            <v:imagedata r:id="rId30" o:title=""/>
            <o:lock v:ext="edit" aspectratio="f"/>
            <w10:wrap type="none"/>
            <w10:anchorlock/>
          </v:shape>
          <o:OLEObject Type="Embed" ProgID="Equation.DSMT4" ShapeID="_x0000_i1060" DrawAspect="Content" ObjectID="_1468075760" r:id="rId56">
            <o:LockedField>false</o:LockedField>
          </o:OLEObject>
        </w:object>
      </w:r>
      <w:r>
        <w:rPr>
          <w:rFonts w:hint="eastAsia" w:ascii="Times New Roman" w:hAnsi="Times New Roman" w:eastAsia="仿宋" w:cs="Times New Roman"/>
          <w:sz w:val="24"/>
          <w:szCs w:val="24"/>
        </w:rPr>
        <w:t>，由于向量</w:t>
      </w:r>
      <w:r>
        <w:rPr>
          <w:rFonts w:ascii="Times New Roman" w:hAnsi="Times New Roman" w:eastAsia="仿宋" w:cs="Times New Roman"/>
          <w:position w:val="-4"/>
          <w:sz w:val="24"/>
          <w:szCs w:val="24"/>
        </w:rPr>
        <w:object>
          <v:shape id="_x0000_i1061" o:spt="75" type="#_x0000_t75" style="height:16.5pt;width:20.25pt;" o:ole="t" filled="f" o:preferrelative="t" stroked="f" coordsize="21600,21600">
            <v:path/>
            <v:fill on="f" focussize="0,0"/>
            <v:stroke on="f" joinstyle="miter"/>
            <v:imagedata r:id="rId58" o:title=""/>
            <o:lock v:ext="edit" aspectratio="f"/>
            <w10:wrap type="none"/>
            <w10:anchorlock/>
          </v:shape>
          <o:OLEObject Type="Embed" ProgID="Equation.DSMT4" ShapeID="_x0000_i1061" DrawAspect="Content" ObjectID="_1468075761" r:id="rId57">
            <o:LockedField>false</o:LockedField>
          </o:OLEObject>
        </w:object>
      </w:r>
      <w:r>
        <w:rPr>
          <w:rFonts w:hint="eastAsia" w:ascii="Times New Roman" w:hAnsi="Times New Roman" w:eastAsia="仿宋" w:cs="Times New Roman"/>
          <w:sz w:val="24"/>
          <w:szCs w:val="24"/>
        </w:rPr>
        <w:t>和向量</w:t>
      </w:r>
      <w:r>
        <w:rPr>
          <w:rFonts w:ascii="Times New Roman" w:hAnsi="Times New Roman" w:eastAsia="仿宋" w:cs="Times New Roman"/>
          <w:position w:val="-4"/>
          <w:sz w:val="24"/>
          <w:szCs w:val="24"/>
        </w:rPr>
        <w:object>
          <v:shape id="_x0000_i1062" o:spt="75" type="#_x0000_t75" style="height:16.5pt;width:19.5pt;" o:ole="t" filled="f" o:preferrelative="t" stroked="f" coordsize="21600,21600">
            <v:path/>
            <v:fill on="f" focussize="0,0"/>
            <v:stroke on="f" joinstyle="miter"/>
            <v:imagedata r:id="rId60" o:title=""/>
            <o:lock v:ext="edit" aspectratio="f"/>
            <w10:wrap type="none"/>
            <w10:anchorlock/>
          </v:shape>
          <o:OLEObject Type="Embed" ProgID="Equation.DSMT4" ShapeID="_x0000_i1062" DrawAspect="Content" ObjectID="_1468075762" r:id="rId59">
            <o:LockedField>false</o:LockedField>
          </o:OLEObject>
        </w:object>
      </w:r>
      <w:r>
        <w:rPr>
          <w:rFonts w:hint="eastAsia" w:ascii="Times New Roman" w:hAnsi="Times New Roman" w:eastAsia="仿宋" w:cs="Times New Roman"/>
          <w:sz w:val="24"/>
          <w:szCs w:val="24"/>
        </w:rPr>
        <w:t>表示两个不同的向量，所以这两个点哪个作为起点，哪个作为终点是不同的两种情况．于是这个问题即为从4个不同的元素中任取2个元素，再按顺序排列，所以它是一个排列问题．</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通过这位同学想到的这两个问题，我们能更好地感受到组合与排列问题的区别．</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另外请同学们结合向量的有关知识，课后思考一下，为什么刚才这位同学要在这个问题中加上“任意两点所连成的线段长度各不相等”这一限制条件？</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[思考]在这个问题中为什么要加上“任意两点所连成的线段长度各不相等”这一限制条件？</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我还想到了一个问题．比如从我们班32名同学中选出5名同学参加座谈会，有多少种不同的选法？我觉得这是一个组合问题．</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很好．你举的这个例子是从32个互不相同的元素中任取5个不同的元素，但并不需要按顺序排列，所以这是一个组合问题．</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那么在这个问题中，满足要求的不同的选法共有多少种呢？</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我们发现若通过枚举，情况较多．等我们学习了下一节课之后，就可以很好地解决这个问题了．</w:t>
      </w:r>
    </w:p>
    <w:p>
      <w:pPr>
        <w:spacing w:line="312" w:lineRule="auto"/>
        <w:ind w:firstLine="480"/>
        <w:jc w:val="left"/>
        <w:rPr>
          <w:rFonts w:ascii="Times New Roman" w:hAnsi="Times New Roman" w:eastAsia="仿宋" w:cs="Times New Roman"/>
          <w:sz w:val="24"/>
          <w:szCs w:val="24"/>
        </w:rPr>
      </w:pP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我们已经学习了两种基本的计数模型：排列和组合，刚才同学们通过积极思考，也发现了很多日常生活以及数学知识中的排列、组合问题．同学们要特别注意排列与组合的区别，排列与元素的顺序有关，组合与元素的顺序无关．</w:t>
      </w:r>
    </w:p>
    <w:p>
      <w:pPr>
        <w:pStyle w:val="21"/>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通过观察日常生活和数学知识中的排列、组合问题，明晰排列与组合的联系与区别．</w:t>
      </w:r>
    </w:p>
    <w:p>
      <w:pPr>
        <w:spacing w:line="312" w:lineRule="auto"/>
        <w:ind w:firstLine="480" w:firstLineChars="200"/>
        <w:jc w:val="left"/>
        <w:rPr>
          <w:rFonts w:ascii="Times New Roman" w:hAnsi="Times New Roman" w:eastAsia="仿宋" w:cs="Times New Roman"/>
          <w:sz w:val="24"/>
          <w:szCs w:val="24"/>
        </w:rPr>
      </w:pPr>
    </w:p>
    <w:p>
      <w:pPr>
        <w:spacing w:line="312" w:lineRule="auto"/>
        <w:ind w:left="420" w:leftChars="200"/>
        <w:rPr>
          <w:rFonts w:ascii="Times New Roman" w:hAnsi="Times New Roman" w:eastAsia="仿宋"/>
          <w:sz w:val="24"/>
          <w:szCs w:val="24"/>
        </w:rPr>
      </w:pPr>
      <w:r>
        <w:rPr>
          <w:rFonts w:hint="eastAsia" w:ascii="Times New Roman" w:hAnsi="Times New Roman" w:eastAsia="仿宋" w:cs="Times New Roman"/>
          <w:sz w:val="24"/>
          <w:szCs w:val="24"/>
        </w:rPr>
        <w:t>（环节三）例题讲解 巩固新知</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例1 判断下列问题分别是排列问题还是组合问题：</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（1）从10名学生中任选5名去参观一个展览，求有多少种不同的选法；</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（2）从1、2、3、4、5这5个数字中，每次任取2个不同的数作为一个点的坐标，求所有不同点的个数；</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（3）一个袋子中装有八张分别写有1、2、3、5、10、16、32、50的卡片．从此袋中任取两张卡片，问这两张卡片上的数相加所得到的不同结果有多少种；</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（4）有四本不同的书要分别送给四个人，每人一本，问一共有多少种不同的送法．</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（1）从10名学生中任选5名去参观一个展览，求有多少种不同的选法；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分析（1）</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你觉得这是一个什么问题呢？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生：这个问题是从10个互不相同的元素中，任取5个不同元素，并不需要按顺序排列，所以它是一个组合问题．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很好，取出元素之后并不需要按顺序排列，所以它是一个组合问题．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（1）组合问题．</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分析（2） 这个问题是从5个互不相同的元素中，任取2个不同元素，“作为一个点的坐标”这一条件说明要将取出的这2个不同元素按照一定的顺序排成一列，所以它是一个排列问题．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（2）排列问题．</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[问题6]从1、2、3、4、5这5个数字中，每次任取2个不同的数组成一个集合，求所有不同集合的个数．这是排列问题还是组合问题？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这个问题是从5个互不相同的数字中，任取2个不同数组成一个集合，我们知道集合的元素具有无序性．比如取出的数为4、5，那么集合</w:t>
      </w:r>
      <w:r>
        <w:rPr>
          <w:rFonts w:ascii="Times New Roman" w:hAnsi="Times New Roman" w:eastAsia="仿宋" w:cs="Times New Roman"/>
          <w:position w:val="-14"/>
          <w:sz w:val="24"/>
          <w:szCs w:val="24"/>
        </w:rPr>
        <w:object>
          <v:shape id="_x0000_i1063" o:spt="75" type="#_x0000_t75" style="height:20.25pt;width:28.5pt;" o:ole="t" filled="f" o:preferrelative="t" stroked="f" coordsize="21600,21600">
            <v:path/>
            <v:fill on="f" focussize="0,0"/>
            <v:stroke on="f" joinstyle="miter"/>
            <v:imagedata r:id="rId62" o:title=""/>
            <o:lock v:ext="edit" aspectratio="f"/>
            <w10:wrap type="none"/>
            <w10:anchorlock/>
          </v:shape>
          <o:OLEObject Type="Embed" ProgID="Equation.DSMT4" ShapeID="_x0000_i1063" DrawAspect="Content" ObjectID="_1468075763" r:id="rId61">
            <o:LockedField>false</o:LockedField>
          </o:OLEObject>
        </w:object>
      </w:r>
      <w:r>
        <w:rPr>
          <w:rFonts w:hint="eastAsia" w:ascii="Times New Roman" w:hAnsi="Times New Roman" w:eastAsia="仿宋" w:cs="Times New Roman"/>
          <w:sz w:val="24"/>
          <w:szCs w:val="24"/>
        </w:rPr>
        <w:t>与集合</w:t>
      </w:r>
      <w:r>
        <w:rPr>
          <w:rFonts w:ascii="Times New Roman" w:hAnsi="Times New Roman" w:eastAsia="仿宋" w:cs="Times New Roman"/>
          <w:position w:val="-14"/>
          <w:sz w:val="24"/>
          <w:szCs w:val="24"/>
        </w:rPr>
        <w:object>
          <v:shape id="_x0000_i1064" o:spt="75" type="#_x0000_t75" style="height:20.25pt;width:28.5pt;" o:ole="t" filled="f" o:preferrelative="t" stroked="f" coordsize="21600,21600">
            <v:path/>
            <v:fill on="f" focussize="0,0"/>
            <v:stroke on="f" joinstyle="miter"/>
            <v:imagedata r:id="rId64" o:title=""/>
            <o:lock v:ext="edit" aspectratio="f"/>
            <w10:wrap type="none"/>
            <w10:anchorlock/>
          </v:shape>
          <o:OLEObject Type="Embed" ProgID="Equation.DSMT4" ShapeID="_x0000_i1064" DrawAspect="Content" ObjectID="_1468075764" r:id="rId63">
            <o:LockedField>false</o:LockedField>
          </o:OLEObject>
        </w:object>
      </w:r>
      <w:r>
        <w:rPr>
          <w:rFonts w:hint="eastAsia" w:ascii="Times New Roman" w:hAnsi="Times New Roman" w:eastAsia="仿宋" w:cs="Times New Roman"/>
          <w:sz w:val="24"/>
          <w:szCs w:val="24"/>
        </w:rPr>
        <w:t>是同一个集合．所以这个问题即为从5个互不相同的元素中，任取2个不同元素作为一组，并不需要按顺序排列，所以它是一个组合问题．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你分析的很好，集合中的元素具有无序性，所以这个问题是一个组合问题．</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再来看第3小题．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分析（3） 在这个问题中，我们可以发现从袋子中任取两张卡片之后，将这两张卡片上的数相加所得的和没有重复，且与这两张卡片上数的顺序并没有关系，比如取到的两张卡片上的数为16和32，那么</w:t>
      </w:r>
      <w:r>
        <w:rPr>
          <w:rFonts w:ascii="Times New Roman" w:hAnsi="Times New Roman" w:eastAsia="仿宋" w:cs="Times New Roman"/>
          <w:position w:val="-6"/>
          <w:sz w:val="24"/>
          <w:szCs w:val="24"/>
        </w:rPr>
        <w:object>
          <v:shape id="_x0000_i1065" o:spt="75" type="#_x0000_t75" style="height:14.25pt;width:60.75pt;" o:ole="t" filled="f" o:preferrelative="t" stroked="f" coordsize="21600,21600">
            <v:path/>
            <v:fill on="f" focussize="0,0"/>
            <v:stroke on="f" joinstyle="miter"/>
            <v:imagedata r:id="rId66" o:title=""/>
            <o:lock v:ext="edit" aspectratio="f"/>
            <w10:wrap type="none"/>
            <w10:anchorlock/>
          </v:shape>
          <o:OLEObject Type="Embed" ProgID="Equation.DSMT4" ShapeID="_x0000_i1065" DrawAspect="Content" ObjectID="_1468075765" r:id="rId6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6" o:spt="75" type="#_x0000_t75" style="height:14.25pt;width:60.75pt;" o:ole="t" filled="f" o:preferrelative="t" stroked="f" coordsize="21600,21600">
            <v:path/>
            <v:fill on="f" focussize="0,0"/>
            <v:stroke on="f" joinstyle="miter"/>
            <v:imagedata r:id="rId68" o:title=""/>
            <o:lock v:ext="edit" aspectratio="f"/>
            <w10:wrap type="none"/>
            <w10:anchorlock/>
          </v:shape>
          <o:OLEObject Type="Embed" ProgID="Equation.DSMT4" ShapeID="_x0000_i1066" DrawAspect="Content" ObjectID="_1468075766" r:id="rId67">
            <o:LockedField>false</o:LockedField>
          </o:OLEObject>
        </w:object>
      </w:r>
      <w:r>
        <w:rPr>
          <w:rFonts w:hint="eastAsia" w:ascii="Times New Roman" w:hAnsi="Times New Roman" w:eastAsia="仿宋" w:cs="Times New Roman"/>
          <w:sz w:val="24"/>
          <w:szCs w:val="24"/>
        </w:rPr>
        <w:t>，即取出的这两个数，不管顺序如何都看作是同一组，所以它是一个组合问题．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（3）组合问题．</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我们再来看第4小题．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 （4）这个问题我们可以看成先将四本不同的书全部取出，再将四个人从左到右依次排列，于是将这4本书分别送给4个人的过程可以看成将这4本书按照一定的顺序排成一列，所以它是一个排列问题．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（4）排列问题．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此题旨在明确“排列”和“组合”的区别，关键在于判断：从</w:t>
      </w:r>
      <w:r>
        <w:rPr>
          <w:rFonts w:hint="eastAsia" w:ascii="Times New Roman" w:hAnsi="Times New Roman" w:eastAsia="仿宋" w:cs="Times New Roman"/>
          <w:position w:val="-6"/>
          <w:sz w:val="24"/>
          <w:szCs w:val="24"/>
        </w:rPr>
        <w:object>
          <v:shape id="_x0000_i1067" o:spt="75" type="#_x0000_t75" style="height:11.25pt;width:9.75pt;" o:ole="t" filled="f" o:preferrelative="t" stroked="f" coordsize="21600,21600">
            <v:path/>
            <v:fill on="f" focussize="0,0"/>
            <v:stroke on="f" joinstyle="miter"/>
            <v:imagedata r:id="rId5" o:title=""/>
            <o:lock v:ext="edit" aspectratio="f"/>
            <w10:wrap type="none"/>
            <w10:anchorlock/>
          </v:shape>
          <o:OLEObject Type="Embed" ProgID="Equation.DSMT4" ShapeID="_x0000_i1067" DrawAspect="Content" ObjectID="_1468075767" r:id="rId69">
            <o:LockedField>false</o:LockedField>
          </o:OLEObject>
        </w:object>
      </w:r>
      <w:r>
        <w:rPr>
          <w:rFonts w:hint="eastAsia" w:ascii="Times New Roman" w:hAnsi="Times New Roman" w:eastAsia="仿宋" w:cs="Times New Roman"/>
          <w:sz w:val="24"/>
          <w:szCs w:val="24"/>
        </w:rPr>
        <w:t>个互不相同的元素中，取出</w:t>
      </w:r>
      <w:r>
        <w:rPr>
          <w:rFonts w:ascii="Times New Roman" w:hAnsi="Times New Roman" w:eastAsia="仿宋" w:cs="Times New Roman"/>
          <w:position w:val="-6"/>
          <w:sz w:val="24"/>
          <w:szCs w:val="24"/>
        </w:rPr>
        <w:object>
          <v:shape id="_x0000_i1068" o:spt="75" type="#_x0000_t75" style="height:9.75pt;width:12.75pt;" o:ole="t" filled="f" o:preferrelative="t" stroked="f" coordsize="21600,21600">
            <v:path/>
            <v:fill on="f" focussize="0,0"/>
            <v:stroke on="f" joinstyle="miter"/>
            <v:imagedata r:id="rId7" o:title=""/>
            <o:lock v:ext="edit" aspectratio="f"/>
            <w10:wrap type="none"/>
            <w10:anchorlock/>
          </v:shape>
          <o:OLEObject Type="Embed" ProgID="Equation.DSMT4" ShapeID="_x0000_i1068" DrawAspect="Content" ObjectID="_1468075768" r:id="rId7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9" o:spt="75" type="#_x0000_t75" style="height:14.25pt;width:35.25pt;" o:ole="t" filled="f" o:preferrelative="t" stroked="f" coordsize="21600,21600">
            <v:path/>
            <v:fill on="f" focussize="0,0"/>
            <v:stroke on="f" joinstyle="miter"/>
            <v:imagedata r:id="rId72" o:title=""/>
            <o:lock v:ext="edit" aspectratio="f"/>
            <w10:wrap type="none"/>
            <w10:anchorlock/>
          </v:shape>
          <o:OLEObject Type="Embed" ProgID="Equation.DSMT4" ShapeID="_x0000_i1069" DrawAspect="Content" ObjectID="_1468075769" r:id="rId71">
            <o:LockedField>false</o:LockedField>
          </o:OLEObject>
        </w:object>
      </w:r>
      <w:r>
        <w:rPr>
          <w:rFonts w:hint="eastAsia" w:ascii="Times New Roman" w:hAnsi="Times New Roman" w:eastAsia="仿宋" w:cs="Times New Roman"/>
          <w:sz w:val="24"/>
          <w:szCs w:val="24"/>
        </w:rPr>
        <w:t>）个不同元素之后，是否需要按顺序排列．若需要按顺序排列，即为排列问题；若不需要按顺序排列，则为组合问题．</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例2 甲、乙、丙、丁4支篮球队举行单循环赛（即任意两支球队都要比赛一场）．</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（1）写出每场比赛的两支球队；</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（2）写出冠亚军的所有可能情况．</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 （1）甲、乙、丙、丁4支篮球队举行单循环赛，即任意两支球队都要比赛一场，所以这个问题是从4个互不相同的元素中，任取2个不同元素，比如取出的是甲、乙两支篮球队，甲与乙比赛和乙与甲比赛视为同一种情况，即取出的两个元素不需要按顺序排列，所以这是一个组合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（1）这是一个组合问题，将两支球队的组合用一个集合表示，共有6个组合：{甲，乙}、{甲，丙}、{甲，丁}、{乙，丙}、{乙，丁}、{丙，丁}．</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（2）写出冠亚军的所有可能情况．</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 （2）因为要分冠亚军，所以从4支篮球队中任取2支后，需要按顺序进行排列，比如取出的是甲、乙两队，那么甲是冠军、乙是亚军和乙是冠军、甲是亚军是两种不同的情况，所以这是一个排列问题．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（2）这是一个排列问题，即从4支球队中任意选取2支，按照冠军和亚军顺序排列，共有12种排列方式，（符号（甲，乙）表示“甲是冠军，乙是亚军”）：</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（甲，乙）、（甲，丙）、（甲，丁）、（乙，丙）、（乙，丁）、</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（乙，甲）、（丙，丁）、（丙，甲）、（丙，乙）、（丁，甲）、</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（丁，乙）、（丁，丙）．</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2要求利用枚举法写出所有的情况．第1小问要求写出“每场比赛的两支球队”，这是一个组合问题；第2小问要求写出“冠亚军的所有可能情况”，这是一个排列问题．我们要注意：对于实际的计数问题，要根据问题的本质属性判断是“排列问题”还是“组合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通过例题学会枚举法写出计数问题中的所有排列、组合，体会数学在现实生活中的广泛应用．</w:t>
      </w:r>
    </w:p>
    <w:p>
      <w:pPr>
        <w:spacing w:line="312" w:lineRule="auto"/>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（环节四）课堂练习 迁移应用</w:t>
      </w:r>
    </w:p>
    <w:p>
      <w:pPr>
        <w:adjustRightInd w:val="0"/>
        <w:snapToGrid w:val="0"/>
        <w:spacing w:line="312" w:lineRule="auto"/>
        <w:ind w:firstLine="480" w:firstLineChars="200"/>
        <w:jc w:val="left"/>
        <w:rPr>
          <w:rFonts w:ascii="Times New Roman" w:hAnsi="Times New Roman" w:eastAsia="仿宋" w:cs="Times New Roman"/>
          <w:snapToGrid w:val="0"/>
          <w:color w:val="000000"/>
          <w:sz w:val="24"/>
          <w:szCs w:val="24"/>
        </w:rPr>
      </w:pPr>
      <w:bookmarkStart w:id="0" w:name="_Hlk46071011"/>
      <w:r>
        <w:rPr>
          <w:rFonts w:hint="eastAsia" w:ascii="Times New Roman" w:hAnsi="Times New Roman" w:eastAsia="仿宋" w:cs="Times New Roman"/>
          <w:snapToGrid w:val="0"/>
          <w:color w:val="000000"/>
          <w:sz w:val="24"/>
          <w:szCs w:val="24"/>
        </w:rPr>
        <w:t>课堂练习：</w:t>
      </w:r>
    </w:p>
    <w:p>
      <w:pPr>
        <w:numPr>
          <w:ilvl w:val="0"/>
          <w:numId w:val="1"/>
        </w:numPr>
        <w:adjustRightInd w:val="0"/>
        <w:snapToGrid w:val="0"/>
        <w:spacing w:line="312" w:lineRule="auto"/>
        <w:ind w:firstLine="480" w:firstLineChars="200"/>
        <w:jc w:val="left"/>
        <w:rPr>
          <w:rFonts w:ascii="Times New Roman" w:hAnsi="Times New Roman" w:eastAsia="仿宋" w:cs="Times New Roman"/>
          <w:snapToGrid w:val="0"/>
          <w:color w:val="000000"/>
          <w:sz w:val="24"/>
          <w:szCs w:val="24"/>
        </w:rPr>
      </w:pPr>
      <w:r>
        <w:rPr>
          <w:rFonts w:hint="eastAsia" w:ascii="Times New Roman" w:hAnsi="Times New Roman" w:eastAsia="仿宋" w:cs="Times New Roman"/>
          <w:snapToGrid w:val="0"/>
          <w:color w:val="000000"/>
          <w:sz w:val="24"/>
          <w:szCs w:val="24"/>
        </w:rPr>
        <w:t>（1）写出从</w:t>
      </w:r>
      <w:r>
        <w:rPr>
          <w:rFonts w:ascii="Times New Roman" w:hAnsi="Times New Roman" w:eastAsia="仿宋"/>
          <w:snapToGrid w:val="0"/>
          <w:color w:val="000000"/>
          <w:position w:val="-6"/>
          <w:sz w:val="24"/>
          <w:szCs w:val="24"/>
        </w:rPr>
        <w:object>
          <v:shape id="_x0000_i1070" o:spt="75" type="#_x0000_t75" style="height:11.25pt;width:9.75pt;" o:ole="t" filled="f" o:preferrelative="t" stroked="f" coordsize="21600,21600">
            <v:path/>
            <v:fill on="f" focussize="0,0"/>
            <v:stroke on="f" joinstyle="miter"/>
            <v:imagedata r:id="rId74" o:title=""/>
            <o:lock v:ext="edit" aspectratio="t"/>
            <w10:wrap type="none"/>
            <w10:anchorlock/>
          </v:shape>
          <o:OLEObject Type="Embed" ProgID="Equation.DSMT4" ShapeID="_x0000_i1070" DrawAspect="Content" ObjectID="_1468075770" r:id="rId73">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snapToGrid w:val="0"/>
          <w:color w:val="000000"/>
          <w:position w:val="-6"/>
          <w:sz w:val="24"/>
          <w:szCs w:val="24"/>
        </w:rPr>
        <w:object>
          <v:shape id="_x0000_i1071" o:spt="75" type="#_x0000_t75" style="height:15pt;width:9.75pt;" o:ole="t" filled="f" o:preferrelative="t" stroked="f" coordsize="21600,21600">
            <v:path/>
            <v:fill on="f" focussize="0,0"/>
            <v:stroke on="f" joinstyle="miter"/>
            <v:imagedata r:id="rId76" o:title=""/>
            <o:lock v:ext="edit" aspectratio="t"/>
            <w10:wrap type="none"/>
            <w10:anchorlock/>
          </v:shape>
          <o:OLEObject Type="Embed" ProgID="Equation.DSMT4" ShapeID="_x0000_i1071" DrawAspect="Content" ObjectID="_1468075771" r:id="rId75">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snapToGrid w:val="0"/>
          <w:color w:val="000000"/>
          <w:position w:val="-6"/>
          <w:sz w:val="24"/>
          <w:szCs w:val="24"/>
        </w:rPr>
        <w:object>
          <v:shape id="_x0000_i1072" o:spt="75" type="#_x0000_t75" style="height:11.25pt;width:8.25pt;" o:ole="t" filled="f" o:preferrelative="t" stroked="f" coordsize="21600,21600">
            <v:path/>
            <v:fill on="f" focussize="0,0"/>
            <v:stroke on="f" joinstyle="miter"/>
            <v:imagedata r:id="rId78" o:title=""/>
            <o:lock v:ext="edit" aspectratio="t"/>
            <w10:wrap type="none"/>
            <w10:anchorlock/>
          </v:shape>
          <o:OLEObject Type="Embed" ProgID="Equation.DSMT4" ShapeID="_x0000_i1072" DrawAspect="Content" ObjectID="_1468075772" r:id="rId77">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snapToGrid w:val="0"/>
          <w:color w:val="000000"/>
          <w:position w:val="-6"/>
          <w:sz w:val="24"/>
          <w:szCs w:val="24"/>
        </w:rPr>
        <w:object>
          <v:shape id="_x0000_i1073" o:spt="75" type="#_x0000_t75" style="height:15pt;width:11.25pt;" o:ole="t" filled="f" o:preferrelative="t" stroked="f" coordsize="21600,21600">
            <v:path/>
            <v:fill on="f" focussize="0,0"/>
            <v:stroke on="f" joinstyle="miter"/>
            <v:imagedata r:id="rId80" o:title=""/>
            <o:lock v:ext="edit" aspectratio="t"/>
            <w10:wrap type="none"/>
            <w10:anchorlock/>
          </v:shape>
          <o:OLEObject Type="Embed" ProgID="Equation.DSMT4" ShapeID="_x0000_i1073" DrawAspect="Content" ObjectID="_1468075773" r:id="rId79">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snapToGrid w:val="0"/>
          <w:color w:val="000000"/>
          <w:position w:val="-6"/>
          <w:sz w:val="24"/>
          <w:szCs w:val="24"/>
        </w:rPr>
        <w:object>
          <v:shape id="_x0000_i1074" o:spt="75" type="#_x0000_t75" style="height:11.25pt;width:8.25pt;" o:ole="t" filled="f" o:preferrelative="t" stroked="f" coordsize="21600,21600">
            <v:path/>
            <v:fill on="f" focussize="0,0"/>
            <v:stroke on="f" joinstyle="miter"/>
            <v:imagedata r:id="rId82" o:title=""/>
            <o:lock v:ext="edit" aspectratio="t"/>
            <w10:wrap type="none"/>
            <w10:anchorlock/>
          </v:shape>
          <o:OLEObject Type="Embed" ProgID="Equation.DSMT4" ShapeID="_x0000_i1074" DrawAspect="Content" ObjectID="_1468075774" r:id="rId81">
            <o:LockedField>false</o:LockedField>
          </o:OLEObject>
        </w:object>
      </w:r>
      <w:r>
        <w:rPr>
          <w:rFonts w:hint="eastAsia" w:ascii="Times New Roman" w:hAnsi="Times New Roman" w:eastAsia="仿宋" w:cs="Times New Roman"/>
          <w:snapToGrid w:val="0"/>
          <w:color w:val="000000"/>
          <w:sz w:val="24"/>
          <w:szCs w:val="24"/>
        </w:rPr>
        <w:t>五个元素中任取两个不同元素的所有组合；</w:t>
      </w:r>
    </w:p>
    <w:p>
      <w:pPr>
        <w:adjustRightInd w:val="0"/>
        <w:snapToGrid w:val="0"/>
        <w:spacing w:line="312" w:lineRule="auto"/>
        <w:ind w:firstLine="480" w:firstLineChars="200"/>
        <w:jc w:val="left"/>
        <w:rPr>
          <w:rFonts w:ascii="Times New Roman" w:hAnsi="Times New Roman" w:eastAsia="仿宋" w:cs="Times New Roman"/>
          <w:snapToGrid w:val="0"/>
          <w:color w:val="000000"/>
          <w:sz w:val="24"/>
          <w:szCs w:val="24"/>
        </w:rPr>
      </w:pPr>
      <w:r>
        <w:rPr>
          <w:rFonts w:hint="eastAsia" w:ascii="Times New Roman" w:hAnsi="Times New Roman" w:eastAsia="仿宋" w:cs="Times New Roman"/>
          <w:snapToGrid w:val="0"/>
          <w:color w:val="000000"/>
          <w:sz w:val="24"/>
          <w:szCs w:val="24"/>
        </w:rPr>
        <w:t>（2）写出从</w:t>
      </w:r>
      <w:r>
        <w:rPr>
          <w:rFonts w:ascii="Times New Roman" w:hAnsi="Times New Roman" w:eastAsia="仿宋"/>
          <w:snapToGrid w:val="0"/>
          <w:color w:val="000000"/>
          <w:position w:val="-6"/>
          <w:sz w:val="24"/>
          <w:szCs w:val="24"/>
        </w:rPr>
        <w:object>
          <v:shape id="_x0000_i1075" o:spt="75" type="#_x0000_t75" style="height:11.25pt;width:9.75pt;" o:ole="t" filled="f" o:preferrelative="t" stroked="f" coordsize="21600,21600">
            <v:path/>
            <v:fill on="f" focussize="0,0"/>
            <v:stroke on="f" joinstyle="miter"/>
            <v:imagedata r:id="rId74" o:title=""/>
            <o:lock v:ext="edit" aspectratio="t"/>
            <w10:wrap type="none"/>
            <w10:anchorlock/>
          </v:shape>
          <o:OLEObject Type="Embed" ProgID="Equation.DSMT4" ShapeID="_x0000_i1075" DrawAspect="Content" ObjectID="_1468075775" r:id="rId83">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snapToGrid w:val="0"/>
          <w:color w:val="000000"/>
          <w:position w:val="-6"/>
          <w:sz w:val="24"/>
          <w:szCs w:val="24"/>
        </w:rPr>
        <w:object>
          <v:shape id="_x0000_i1076" o:spt="75" type="#_x0000_t75" style="height:15pt;width:9.75pt;" o:ole="t" filled="f" o:preferrelative="t" stroked="f" coordsize="21600,21600">
            <v:path/>
            <v:fill on="f" focussize="0,0"/>
            <v:stroke on="f" joinstyle="miter"/>
            <v:imagedata r:id="rId76" o:title=""/>
            <o:lock v:ext="edit" aspectratio="t"/>
            <w10:wrap type="none"/>
            <w10:anchorlock/>
          </v:shape>
          <o:OLEObject Type="Embed" ProgID="Equation.DSMT4" ShapeID="_x0000_i1076" DrawAspect="Content" ObjectID="_1468075776" r:id="rId84">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snapToGrid w:val="0"/>
          <w:color w:val="000000"/>
          <w:position w:val="-6"/>
          <w:sz w:val="24"/>
          <w:szCs w:val="24"/>
        </w:rPr>
        <w:object>
          <v:shape id="_x0000_i1077" o:spt="75" type="#_x0000_t75" style="height:11.25pt;width:8.25pt;" o:ole="t" filled="f" o:preferrelative="t" stroked="f" coordsize="21600,21600">
            <v:path/>
            <v:fill on="f" focussize="0,0"/>
            <v:stroke on="f" joinstyle="miter"/>
            <v:imagedata r:id="rId78" o:title=""/>
            <o:lock v:ext="edit" aspectratio="t"/>
            <w10:wrap type="none"/>
            <w10:anchorlock/>
          </v:shape>
          <o:OLEObject Type="Embed" ProgID="Equation.DSMT4" ShapeID="_x0000_i1077" DrawAspect="Content" ObjectID="_1468075777" r:id="rId85">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snapToGrid w:val="0"/>
          <w:color w:val="000000"/>
          <w:position w:val="-6"/>
          <w:sz w:val="24"/>
          <w:szCs w:val="24"/>
        </w:rPr>
        <w:object>
          <v:shape id="_x0000_i1078" o:spt="75" type="#_x0000_t75" style="height:15pt;width:11.25pt;" o:ole="t" filled="f" o:preferrelative="t" stroked="f" coordsize="21600,21600">
            <v:path/>
            <v:fill on="f" focussize="0,0"/>
            <v:stroke on="f" joinstyle="miter"/>
            <v:imagedata r:id="rId80" o:title=""/>
            <o:lock v:ext="edit" aspectratio="t"/>
            <w10:wrap type="none"/>
            <w10:anchorlock/>
          </v:shape>
          <o:OLEObject Type="Embed" ProgID="Equation.DSMT4" ShapeID="_x0000_i1078" DrawAspect="Content" ObjectID="_1468075778" r:id="rId86">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snapToGrid w:val="0"/>
          <w:color w:val="000000"/>
          <w:position w:val="-6"/>
          <w:sz w:val="24"/>
          <w:szCs w:val="24"/>
        </w:rPr>
        <w:object>
          <v:shape id="_x0000_i1079" o:spt="75" type="#_x0000_t75" style="height:11.25pt;width:8.25pt;" o:ole="t" filled="f" o:preferrelative="t" stroked="f" coordsize="21600,21600">
            <v:path/>
            <v:fill on="f" focussize="0,0"/>
            <v:stroke on="f" joinstyle="miter"/>
            <v:imagedata r:id="rId82" o:title=""/>
            <o:lock v:ext="edit" aspectratio="t"/>
            <w10:wrap type="none"/>
            <w10:anchorlock/>
          </v:shape>
          <o:OLEObject Type="Embed" ProgID="Equation.DSMT4" ShapeID="_x0000_i1079" DrawAspect="Content" ObjectID="_1468075779" r:id="rId87">
            <o:LockedField>false</o:LockedField>
          </o:OLEObject>
        </w:object>
      </w:r>
      <w:r>
        <w:rPr>
          <w:rFonts w:hint="eastAsia" w:ascii="Times New Roman" w:hAnsi="Times New Roman" w:eastAsia="仿宋" w:cs="Times New Roman"/>
          <w:snapToGrid w:val="0"/>
          <w:color w:val="000000"/>
          <w:sz w:val="24"/>
          <w:szCs w:val="24"/>
        </w:rPr>
        <w:t>五个元素中任取两个不同元素的所有排列．</w:t>
      </w:r>
    </w:p>
    <w:p>
      <w:pPr>
        <w:numPr>
          <w:ilvl w:val="0"/>
          <w:numId w:val="1"/>
        </w:numPr>
        <w:adjustRightInd w:val="0"/>
        <w:snapToGrid w:val="0"/>
        <w:spacing w:line="312" w:lineRule="auto"/>
        <w:ind w:firstLine="480" w:firstLineChars="200"/>
        <w:jc w:val="left"/>
        <w:rPr>
          <w:rFonts w:ascii="Times New Roman" w:hAnsi="Times New Roman" w:eastAsia="仿宋" w:cs="Times New Roman"/>
          <w:snapToGrid w:val="0"/>
          <w:color w:val="000000"/>
          <w:sz w:val="24"/>
          <w:szCs w:val="24"/>
        </w:rPr>
      </w:pPr>
      <w:r>
        <w:rPr>
          <w:rFonts w:hint="eastAsia" w:ascii="Times New Roman" w:hAnsi="Times New Roman" w:eastAsia="仿宋" w:cs="Times New Roman"/>
          <w:snapToGrid w:val="0"/>
          <w:color w:val="000000"/>
          <w:sz w:val="24"/>
          <w:szCs w:val="24"/>
        </w:rPr>
        <w:t>平面上的6个点</w:t>
      </w:r>
      <w:r>
        <w:rPr>
          <w:rFonts w:ascii="Times New Roman" w:hAnsi="Times New Roman" w:eastAsia="仿宋" w:cs="Times New Roman"/>
          <w:position w:val="-4"/>
          <w:sz w:val="24"/>
          <w:szCs w:val="24"/>
        </w:rPr>
        <w:object>
          <v:shape id="_x0000_i1080" o:spt="75" type="#_x0000_t75" style="height:12.75pt;width:12.75pt;" o:ole="t" filled="f" o:preferrelative="t" stroked="f" coordsize="21600,21600">
            <v:path/>
            <v:fill on="f" focussize="0,0"/>
            <v:stroke on="f" joinstyle="miter"/>
            <v:imagedata r:id="rId51" o:title=""/>
            <o:lock v:ext="edit" aspectratio="f"/>
            <w10:wrap type="none"/>
            <w10:anchorlock/>
          </v:shape>
          <o:OLEObject Type="Embed" ProgID="Equation.DSMT4" ShapeID="_x0000_i1080" DrawAspect="Content" ObjectID="_1468075780" r:id="rId88">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position w:val="-4"/>
          <w:sz w:val="24"/>
          <w:szCs w:val="24"/>
        </w:rPr>
        <w:object>
          <v:shape id="_x0000_i1081" o:spt="75" type="#_x0000_t75" style="height:12.75pt;width:12.75pt;" o:ole="t" filled="f" o:preferrelative="t" stroked="f" coordsize="21600,21600">
            <v:path/>
            <v:fill on="f" focussize="0,0"/>
            <v:stroke on="f" joinstyle="miter"/>
            <v:imagedata r:id="rId90" o:title=""/>
            <o:lock v:ext="edit" aspectratio="f"/>
            <w10:wrap type="none"/>
            <w10:anchorlock/>
          </v:shape>
          <o:OLEObject Type="Embed" ProgID="Equation.DSMT4" ShapeID="_x0000_i1081" DrawAspect="Content" ObjectID="_1468075781" r:id="rId89">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position w:val="-6"/>
          <w:sz w:val="24"/>
          <w:szCs w:val="24"/>
        </w:rPr>
        <w:object>
          <v:shape id="_x0000_i1082" o:spt="75" type="#_x0000_t75" style="height:14.25pt;width:12.75pt;" o:ole="t" filled="f" o:preferrelative="t" stroked="f" coordsize="21600,21600">
            <v:path/>
            <v:fill on="f" focussize="0,0"/>
            <v:stroke on="f" joinstyle="miter"/>
            <v:imagedata r:id="rId92" o:title=""/>
            <o:lock v:ext="edit" aspectratio="f"/>
            <w10:wrap type="none"/>
            <w10:anchorlock/>
          </v:shape>
          <o:OLEObject Type="Embed" ProgID="Equation.DSMT4" ShapeID="_x0000_i1082" DrawAspect="Content" ObjectID="_1468075782" r:id="rId91">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position w:val="-4"/>
          <w:sz w:val="24"/>
          <w:szCs w:val="24"/>
        </w:rPr>
        <w:object>
          <v:shape id="_x0000_i1083" o:spt="75" type="#_x0000_t75" style="height:12.75pt;width:14.25pt;" o:ole="t" filled="f" o:preferrelative="t" stroked="f" coordsize="21600,21600">
            <v:path/>
            <v:fill on="f" focussize="0,0"/>
            <v:stroke on="f" joinstyle="miter"/>
            <v:imagedata r:id="rId94" o:title=""/>
            <o:lock v:ext="edit" aspectratio="f"/>
            <w10:wrap type="none"/>
            <w10:anchorlock/>
          </v:shape>
          <o:OLEObject Type="Embed" ProgID="Equation.DSMT4" ShapeID="_x0000_i1083" DrawAspect="Content" ObjectID="_1468075783" r:id="rId93">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position w:val="-4"/>
          <w:sz w:val="24"/>
          <w:szCs w:val="24"/>
        </w:rPr>
        <w:object>
          <v:shape id="_x0000_i1084" o:spt="75" type="#_x0000_t75" style="height:12.75pt;width:12.75pt;" o:ole="t" filled="f" o:preferrelative="t" stroked="f" coordsize="21600,21600">
            <v:path/>
            <v:fill on="f" focussize="0,0"/>
            <v:stroke on="f" joinstyle="miter"/>
            <v:imagedata r:id="rId96" o:title=""/>
            <o:lock v:ext="edit" aspectratio="f"/>
            <w10:wrap type="none"/>
            <w10:anchorlock/>
          </v:shape>
          <o:OLEObject Type="Embed" ProgID="Equation.DSMT4" ShapeID="_x0000_i1084" DrawAspect="Content" ObjectID="_1468075784" r:id="rId95">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position w:val="-4"/>
          <w:sz w:val="24"/>
          <w:szCs w:val="24"/>
        </w:rPr>
        <w:object>
          <v:shape id="_x0000_i1085" o:spt="75" type="#_x0000_t75" style="height:12.75pt;width:14.25pt;" o:ole="t" filled="f" o:preferrelative="t" stroked="f" coordsize="21600,21600">
            <v:path/>
            <v:fill on="f" focussize="0,0"/>
            <v:stroke on="f" joinstyle="miter"/>
            <v:imagedata r:id="rId98" o:title=""/>
            <o:lock v:ext="edit" aspectratio="f"/>
            <w10:wrap type="none"/>
            <w10:anchorlock/>
          </v:shape>
          <o:OLEObject Type="Embed" ProgID="Equation.DSMT4" ShapeID="_x0000_i1085" DrawAspect="Content" ObjectID="_1468075785" r:id="rId97">
            <o:LockedField>false</o:LockedField>
          </o:OLEObject>
        </w:object>
      </w:r>
      <w:r>
        <w:rPr>
          <w:rFonts w:hint="eastAsia" w:ascii="Times New Roman" w:hAnsi="Times New Roman" w:eastAsia="仿宋" w:cs="Times New Roman"/>
          <w:snapToGrid w:val="0"/>
          <w:color w:val="000000"/>
          <w:sz w:val="24"/>
          <w:szCs w:val="24"/>
        </w:rPr>
        <w:t>中的任意3个点都不在同一条直线上，写出所有以其中3个点为顶点的三角形.</w:t>
      </w:r>
    </w:p>
    <w:p>
      <w:pPr>
        <w:spacing w:line="312" w:lineRule="auto"/>
        <w:ind w:firstLine="420"/>
        <w:rPr>
          <w:rFonts w:ascii="Times New Roman" w:hAnsi="Times New Roman" w:eastAsia="仿宋" w:cs="Times New Roman"/>
          <w:sz w:val="24"/>
          <w:szCs w:val="24"/>
        </w:rPr>
      </w:pP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课堂练习答案</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1</w:t>
      </w:r>
      <w:r>
        <w:rPr>
          <w:rFonts w:hint="eastAsia" w:ascii="Times New Roman" w:hAnsi="Times New Roman" w:eastAsia="仿宋" w:cs="Times New Roman"/>
          <w:sz w:val="24"/>
          <w:szCs w:val="24"/>
        </w:rPr>
        <w:t>．（1）</w:t>
      </w:r>
      <w:r>
        <w:rPr>
          <w:rFonts w:hint="eastAsia" w:ascii="Times New Roman" w:hAnsi="Times New Roman" w:eastAsia="仿宋" w:cs="Times New Roman"/>
          <w:position w:val="-14"/>
          <w:sz w:val="24"/>
          <w:szCs w:val="24"/>
        </w:rPr>
        <w:object>
          <v:shape id="_x0000_i1086" o:spt="75" type="#_x0000_t75" style="height:20.25pt;width:30pt;" o:ole="t" filled="f" o:preferrelative="t" stroked="f" coordsize="21600,21600">
            <v:path/>
            <v:fill on="f" focussize="0,0"/>
            <v:stroke on="f" joinstyle="miter"/>
            <v:imagedata r:id="rId100" o:title=""/>
            <o:lock v:ext="edit" aspectratio="f"/>
            <w10:wrap type="none"/>
            <w10:anchorlock/>
          </v:shape>
          <o:OLEObject Type="Embed" ProgID="Equation.DSMT4" ShapeID="_x0000_i1086" DrawAspect="Content" ObjectID="_1468075786" r:id="rId9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4"/>
          <w:sz w:val="24"/>
          <w:szCs w:val="24"/>
        </w:rPr>
        <w:object>
          <v:shape id="_x0000_i1087" o:spt="75" type="#_x0000_t75" style="height:20.25pt;width:28.5pt;" o:ole="t" filled="f" o:preferrelative="t" stroked="f" coordsize="21600,21600">
            <v:path/>
            <v:fill on="f" focussize="0,0"/>
            <v:stroke on="f" joinstyle="miter"/>
            <v:imagedata r:id="rId102" o:title=""/>
            <o:lock v:ext="edit" aspectratio="f"/>
            <w10:wrap type="none"/>
            <w10:anchorlock/>
          </v:shape>
          <o:OLEObject Type="Embed" ProgID="Equation.DSMT4" ShapeID="_x0000_i1087" DrawAspect="Content" ObjectID="_1468075787" r:id="rId10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4"/>
          <w:sz w:val="24"/>
          <w:szCs w:val="24"/>
        </w:rPr>
        <w:object>
          <v:shape id="_x0000_i1088" o:spt="75" type="#_x0000_t75" style="height:20.25pt;width:32.25pt;" o:ole="t" filled="f" o:preferrelative="t" stroked="f" coordsize="21600,21600">
            <v:path/>
            <v:fill on="f" focussize="0,0"/>
            <v:stroke on="f" joinstyle="miter"/>
            <v:imagedata r:id="rId104" o:title=""/>
            <o:lock v:ext="edit" aspectratio="f"/>
            <w10:wrap type="none"/>
            <w10:anchorlock/>
          </v:shape>
          <o:OLEObject Type="Embed" ProgID="Equation.DSMT4" ShapeID="_x0000_i1088" DrawAspect="Content" ObjectID="_1468075788" r:id="rId10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4"/>
          <w:sz w:val="24"/>
          <w:szCs w:val="24"/>
        </w:rPr>
        <w:object>
          <v:shape id="_x0000_i1089" o:spt="75" type="#_x0000_t75" style="height:20.25pt;width:28.5pt;" o:ole="t" filled="f" o:preferrelative="t" stroked="f" coordsize="21600,21600">
            <v:path/>
            <v:fill on="f" focussize="0,0"/>
            <v:stroke on="f" joinstyle="miter"/>
            <v:imagedata r:id="rId106" o:title=""/>
            <o:lock v:ext="edit" aspectratio="f"/>
            <w10:wrap type="none"/>
            <w10:anchorlock/>
          </v:shape>
          <o:OLEObject Type="Embed" ProgID="Equation.DSMT4" ShapeID="_x0000_i1089" DrawAspect="Content" ObjectID="_1468075789" r:id="rId10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4"/>
          <w:sz w:val="24"/>
          <w:szCs w:val="24"/>
        </w:rPr>
        <w:object>
          <v:shape id="_x0000_i1090" o:spt="75" type="#_x0000_t75" style="height:20.25pt;width:28.5pt;" o:ole="t" filled="f" o:preferrelative="t" stroked="f" coordsize="21600,21600">
            <v:path/>
            <v:fill on="f" focussize="0,0"/>
            <v:stroke on="f" joinstyle="miter"/>
            <v:imagedata r:id="rId108" o:title=""/>
            <o:lock v:ext="edit" aspectratio="f"/>
            <w10:wrap type="none"/>
            <w10:anchorlock/>
          </v:shape>
          <o:OLEObject Type="Embed" ProgID="Equation.DSMT4" ShapeID="_x0000_i1090" DrawAspect="Content" ObjectID="_1468075790" r:id="rId10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4"/>
          <w:sz w:val="24"/>
          <w:szCs w:val="24"/>
        </w:rPr>
        <w:object>
          <v:shape id="_x0000_i1091" o:spt="75" type="#_x0000_t75" style="height:20.25pt;width:32.25pt;" o:ole="t" filled="f" o:preferrelative="t" stroked="f" coordsize="21600,21600">
            <v:path/>
            <v:fill on="f" focussize="0,0"/>
            <v:stroke on="f" joinstyle="miter"/>
            <v:imagedata r:id="rId110" o:title=""/>
            <o:lock v:ext="edit" aspectratio="f"/>
            <w10:wrap type="none"/>
            <w10:anchorlock/>
          </v:shape>
          <o:OLEObject Type="Embed" ProgID="Equation.DSMT4" ShapeID="_x0000_i1091" DrawAspect="Content" ObjectID="_1468075791" r:id="rId10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4"/>
          <w:sz w:val="24"/>
          <w:szCs w:val="24"/>
        </w:rPr>
        <w:object>
          <v:shape id="_x0000_i1092" o:spt="75" type="#_x0000_t75" style="height:20.25pt;width:28.5pt;" o:ole="t" filled="f" o:preferrelative="t" stroked="f" coordsize="21600,21600">
            <v:path/>
            <v:fill on="f" focussize="0,0"/>
            <v:stroke on="f" joinstyle="miter"/>
            <v:imagedata r:id="rId112" o:title=""/>
            <o:lock v:ext="edit" aspectratio="f"/>
            <w10:wrap type="none"/>
            <w10:anchorlock/>
          </v:shape>
          <o:OLEObject Type="Embed" ProgID="Equation.DSMT4" ShapeID="_x0000_i1092" DrawAspect="Content" ObjectID="_1468075792" r:id="rId11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4"/>
          <w:sz w:val="24"/>
          <w:szCs w:val="24"/>
        </w:rPr>
        <w:object>
          <v:shape id="_x0000_i1093" o:spt="75" type="#_x0000_t75" style="height:20.25pt;width:30pt;" o:ole="t" filled="f" o:preferrelative="t" stroked="f" coordsize="21600,21600">
            <v:path/>
            <v:fill on="f" focussize="0,0"/>
            <v:stroke on="f" joinstyle="miter"/>
            <v:imagedata r:id="rId114" o:title=""/>
            <o:lock v:ext="edit" aspectratio="f"/>
            <w10:wrap type="none"/>
            <w10:anchorlock/>
          </v:shape>
          <o:OLEObject Type="Embed" ProgID="Equation.DSMT4" ShapeID="_x0000_i1093" DrawAspect="Content" ObjectID="_1468075793" r:id="rId11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4"/>
          <w:sz w:val="24"/>
          <w:szCs w:val="24"/>
        </w:rPr>
        <w:object>
          <v:shape id="_x0000_i1094" o:spt="75" type="#_x0000_t75" style="height:20.25pt;width:28.5pt;" o:ole="t" filled="f" o:preferrelative="t" stroked="f" coordsize="21600,21600">
            <v:path/>
            <v:fill on="f" focussize="0,0"/>
            <v:stroke on="f" joinstyle="miter"/>
            <v:imagedata r:id="rId116" o:title=""/>
            <o:lock v:ext="edit" aspectratio="f"/>
            <w10:wrap type="none"/>
            <w10:anchorlock/>
          </v:shape>
          <o:OLEObject Type="Embed" ProgID="Equation.DSMT4" ShapeID="_x0000_i1094" DrawAspect="Content" ObjectID="_1468075794" r:id="rId11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4"/>
          <w:sz w:val="24"/>
          <w:szCs w:val="24"/>
        </w:rPr>
        <w:object>
          <v:shape id="_x0000_i1095" o:spt="75" type="#_x0000_t75" style="height:20.25pt;width:30pt;" o:ole="t" filled="f" o:preferrelative="t" stroked="f" coordsize="21600,21600">
            <v:path/>
            <v:fill on="f" focussize="0,0"/>
            <v:stroke on="f" joinstyle="miter"/>
            <v:imagedata r:id="rId118" o:title=""/>
            <o:lock v:ext="edit" aspectratio="f"/>
            <w10:wrap type="none"/>
            <w10:anchorlock/>
          </v:shape>
          <o:OLEObject Type="Embed" ProgID="Equation.DSMT4" ShapeID="_x0000_i1095" DrawAspect="Content" ObjectID="_1468075795" r:id="rId11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position w:val="-6"/>
          <w:sz w:val="24"/>
          <w:szCs w:val="24"/>
        </w:rPr>
        <w:object>
          <v:shape id="_x0000_i1096" o:spt="75" type="#_x0000_t75" style="height:14.25pt;width:16.5pt;" o:ole="t" filled="f" o:preferrelative="t" stroked="f" coordsize="21600,21600">
            <v:path/>
            <v:fill on="f" focussize="0,0"/>
            <v:stroke on="f" joinstyle="miter"/>
            <v:imagedata r:id="rId120" o:title=""/>
            <o:lock v:ext="edit" aspectratio="f"/>
            <w10:wrap type="none"/>
            <w10:anchorlock/>
          </v:shape>
          <o:OLEObject Type="Embed" ProgID="Equation.DSMT4" ShapeID="_x0000_i1096" DrawAspect="Content" ObjectID="_1468075796" r:id="rId11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097" o:spt="75" type="#_x0000_t75" style="height:14.25pt;width:16.5pt;" o:ole="t" filled="f" o:preferrelative="t" stroked="f" coordsize="21600,21600">
            <v:path/>
            <v:fill on="f" focussize="0,0"/>
            <v:stroke on="f" joinstyle="miter"/>
            <v:imagedata r:id="rId122" o:title=""/>
            <o:lock v:ext="edit" aspectratio="f"/>
            <w10:wrap type="none"/>
            <w10:anchorlock/>
          </v:shape>
          <o:OLEObject Type="Embed" ProgID="Equation.DSMT4" ShapeID="_x0000_i1097" DrawAspect="Content" ObjectID="_1468075797" r:id="rId12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098" o:spt="75" type="#_x0000_t75" style="height:11.25pt;width:15.75pt;" o:ole="t" filled="f" o:preferrelative="t" stroked="f" coordsize="21600,21600">
            <v:path/>
            <v:fill on="f" focussize="0,0"/>
            <v:stroke on="f" joinstyle="miter"/>
            <v:imagedata r:id="rId124" o:title=""/>
            <o:lock v:ext="edit" aspectratio="f"/>
            <w10:wrap type="none"/>
            <w10:anchorlock/>
          </v:shape>
          <o:OLEObject Type="Embed" ProgID="Equation.DSMT4" ShapeID="_x0000_i1098" DrawAspect="Content" ObjectID="_1468075798" r:id="rId12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099" o:spt="75" type="#_x0000_t75" style="height:11.25pt;width:15.75pt;" o:ole="t" filled="f" o:preferrelative="t" stroked="f" coordsize="21600,21600">
            <v:path/>
            <v:fill on="f" focussize="0,0"/>
            <v:stroke on="f" joinstyle="miter"/>
            <v:imagedata r:id="rId126" o:title=""/>
            <o:lock v:ext="edit" aspectratio="f"/>
            <w10:wrap type="none"/>
            <w10:anchorlock/>
          </v:shape>
          <o:OLEObject Type="Embed" ProgID="Equation.DSMT4" ShapeID="_x0000_i1099" DrawAspect="Content" ObjectID="_1468075799" r:id="rId12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00" o:spt="75" type="#_x0000_t75" style="height:14.25pt;width:16.5pt;" o:ole="t" filled="f" o:preferrelative="t" stroked="f" coordsize="21600,21600">
            <v:path/>
            <v:fill on="f" focussize="0,0"/>
            <v:stroke on="f" joinstyle="miter"/>
            <v:imagedata r:id="rId128" o:title=""/>
            <o:lock v:ext="edit" aspectratio="f"/>
            <w10:wrap type="none"/>
            <w10:anchorlock/>
          </v:shape>
          <o:OLEObject Type="Embed" ProgID="Equation.DSMT4" ShapeID="_x0000_i1100" DrawAspect="Content" ObjectID="_1468075800" r:id="rId12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01" o:spt="75" type="#_x0000_t75" style="height:14.25pt;width:16.5pt;" o:ole="t" filled="f" o:preferrelative="t" stroked="f" coordsize="21600,21600">
            <v:path/>
            <v:fill on="f" focussize="0,0"/>
            <v:stroke on="f" joinstyle="miter"/>
            <v:imagedata r:id="rId130" o:title=""/>
            <o:lock v:ext="edit" aspectratio="f"/>
            <w10:wrap type="none"/>
            <w10:anchorlock/>
          </v:shape>
          <o:OLEObject Type="Embed" ProgID="Equation.DSMT4" ShapeID="_x0000_i1101" DrawAspect="Content" ObjectID="_1468075801" r:id="rId12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02" o:spt="75" type="#_x0000_t75" style="height:11.25pt;width:15.75pt;" o:ole="t" filled="f" o:preferrelative="t" stroked="f" coordsize="21600,21600">
            <v:path/>
            <v:fill on="f" focussize="0,0"/>
            <v:stroke on="f" joinstyle="miter"/>
            <v:imagedata r:id="rId132" o:title=""/>
            <o:lock v:ext="edit" aspectratio="f"/>
            <w10:wrap type="none"/>
            <w10:anchorlock/>
          </v:shape>
          <o:OLEObject Type="Embed" ProgID="Equation.DSMT4" ShapeID="_x0000_i1102" DrawAspect="Content" ObjectID="_1468075802" r:id="rId13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03" o:spt="75" type="#_x0000_t75" style="height:11.25pt;width:15.75pt;" o:ole="t" filled="f" o:preferrelative="t" stroked="f" coordsize="21600,21600">
            <v:path/>
            <v:fill on="f" focussize="0,0"/>
            <v:stroke on="f" joinstyle="miter"/>
            <v:imagedata r:id="rId134" o:title=""/>
            <o:lock v:ext="edit" aspectratio="f"/>
            <w10:wrap type="none"/>
            <w10:anchorlock/>
          </v:shape>
          <o:OLEObject Type="Embed" ProgID="Equation.DSMT4" ShapeID="_x0000_i1103" DrawAspect="Content" ObjectID="_1468075803" r:id="rId13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04" o:spt="75" type="#_x0000_t75" style="height:14.25pt;width:15.75pt;" o:ole="t" filled="f" o:preferrelative="t" stroked="f" coordsize="21600,21600">
            <v:path/>
            <v:fill on="f" focussize="0,0"/>
            <v:stroke on="f" joinstyle="miter"/>
            <v:imagedata r:id="rId136" o:title=""/>
            <o:lock v:ext="edit" aspectratio="f"/>
            <w10:wrap type="none"/>
            <w10:anchorlock/>
          </v:shape>
          <o:OLEObject Type="Embed" ProgID="Equation.DSMT4" ShapeID="_x0000_i1104" DrawAspect="Content" ObjectID="_1468075804" r:id="rId13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05" o:spt="75" type="#_x0000_t75" style="height:14.25pt;width:15.75pt;" o:ole="t" filled="f" o:preferrelative="t" stroked="f" coordsize="21600,21600">
            <v:path/>
            <v:fill on="f" focussize="0,0"/>
            <v:stroke on="f" joinstyle="miter"/>
            <v:imagedata r:id="rId138" o:title=""/>
            <o:lock v:ext="edit" aspectratio="f"/>
            <w10:wrap type="none"/>
            <w10:anchorlock/>
          </v:shape>
          <o:OLEObject Type="Embed" ProgID="Equation.DSMT4" ShapeID="_x0000_i1105" DrawAspect="Content" ObjectID="_1468075805" r:id="rId13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06" o:spt="75" type="#_x0000_t75" style="height:14.25pt;width:16.5pt;" o:ole="t" filled="f" o:preferrelative="t" stroked="f" coordsize="21600,21600">
            <v:path/>
            <v:fill on="f" focussize="0,0"/>
            <v:stroke on="f" joinstyle="miter"/>
            <v:imagedata r:id="rId140" o:title=""/>
            <o:lock v:ext="edit" aspectratio="f"/>
            <w10:wrap type="none"/>
            <w10:anchorlock/>
          </v:shape>
          <o:OLEObject Type="Embed" ProgID="Equation.DSMT4" ShapeID="_x0000_i1106" DrawAspect="Content" ObjectID="_1468075806" r:id="rId13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07" o:spt="75" type="#_x0000_t75" style="height:14.25pt;width:16.5pt;" o:ole="t" filled="f" o:preferrelative="t" stroked="f" coordsize="21600,21600">
            <v:path/>
            <v:fill on="f" focussize="0,0"/>
            <v:stroke on="f" joinstyle="miter"/>
            <v:imagedata r:id="rId142" o:title=""/>
            <o:lock v:ext="edit" aspectratio="f"/>
            <w10:wrap type="none"/>
            <w10:anchorlock/>
          </v:shape>
          <o:OLEObject Type="Embed" ProgID="Equation.DSMT4" ShapeID="_x0000_i1107" DrawAspect="Content" ObjectID="_1468075807" r:id="rId14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08" o:spt="75" type="#_x0000_t75" style="height:14.25pt;width:15.75pt;" o:ole="t" filled="f" o:preferrelative="t" stroked="f" coordsize="21600,21600">
            <v:path/>
            <v:fill on="f" focussize="0,0"/>
            <v:stroke on="f" joinstyle="miter"/>
            <v:imagedata r:id="rId144" o:title=""/>
            <o:lock v:ext="edit" aspectratio="f"/>
            <w10:wrap type="none"/>
            <w10:anchorlock/>
          </v:shape>
          <o:OLEObject Type="Embed" ProgID="Equation.DSMT4" ShapeID="_x0000_i1108" DrawAspect="Content" ObjectID="_1468075808" r:id="rId14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09" o:spt="75" type="#_x0000_t75" style="height:14.25pt;width:15.75pt;" o:ole="t" filled="f" o:preferrelative="t" stroked="f" coordsize="21600,21600">
            <v:path/>
            <v:fill on="f" focussize="0,0"/>
            <v:stroke on="f" joinstyle="miter"/>
            <v:imagedata r:id="rId146" o:title=""/>
            <o:lock v:ext="edit" aspectratio="f"/>
            <w10:wrap type="none"/>
            <w10:anchorlock/>
          </v:shape>
          <o:OLEObject Type="Embed" ProgID="Equation.DSMT4" ShapeID="_x0000_i1109" DrawAspect="Content" ObjectID="_1468075809" r:id="rId14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10" o:spt="75" type="#_x0000_t75" style="height:14.25pt;width:16.5pt;" o:ole="t" filled="f" o:preferrelative="t" stroked="f" coordsize="21600,21600">
            <v:path/>
            <v:fill on="f" focussize="0,0"/>
            <v:stroke on="f" joinstyle="miter"/>
            <v:imagedata r:id="rId148" o:title=""/>
            <o:lock v:ext="edit" aspectratio="f"/>
            <w10:wrap type="none"/>
            <w10:anchorlock/>
          </v:shape>
          <o:OLEObject Type="Embed" ProgID="Equation.DSMT4" ShapeID="_x0000_i1110" DrawAspect="Content" ObjectID="_1468075810" r:id="rId14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11" o:spt="75" type="#_x0000_t75" style="height:14.25pt;width:15.75pt;" o:ole="t" filled="f" o:preferrelative="t" stroked="f" coordsize="21600,21600">
            <v:path/>
            <v:fill on="f" focussize="0,0"/>
            <v:stroke on="f" joinstyle="miter"/>
            <v:imagedata r:id="rId150" o:title=""/>
            <o:lock v:ext="edit" aspectratio="f"/>
            <w10:wrap type="none"/>
            <w10:anchorlock/>
          </v:shape>
          <o:OLEObject Type="Embed" ProgID="Equation.DSMT4" ShapeID="_x0000_i1111" DrawAspect="Content" ObjectID="_1468075811" r:id="rId14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12" o:spt="75" type="#_x0000_t75" style="height:11.25pt;width:12.75pt;" o:ole="t" filled="f" o:preferrelative="t" stroked="f" coordsize="21600,21600">
            <v:path/>
            <v:fill on="f" focussize="0,0"/>
            <v:stroke on="f" joinstyle="miter"/>
            <v:imagedata r:id="rId152" o:title=""/>
            <o:lock v:ext="edit" aspectratio="f"/>
            <w10:wrap type="none"/>
            <w10:anchorlock/>
          </v:shape>
          <o:OLEObject Type="Embed" ProgID="Equation.DSMT4" ShapeID="_x0000_i1112" DrawAspect="Content" ObjectID="_1468075812" r:id="rId15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13" o:spt="75" type="#_x0000_t75" style="height:11.25pt;width:12.75pt;" o:ole="t" filled="f" o:preferrelative="t" stroked="f" coordsize="21600,21600">
            <v:path/>
            <v:fill on="f" focussize="0,0"/>
            <v:stroke on="f" joinstyle="miter"/>
            <v:imagedata r:id="rId154" o:title=""/>
            <o:lock v:ext="edit" aspectratio="f"/>
            <w10:wrap type="none"/>
            <w10:anchorlock/>
          </v:shape>
          <o:OLEObject Type="Embed" ProgID="Equation.DSMT4" ShapeID="_x0000_i1113" DrawAspect="Content" ObjectID="_1468075813" r:id="rId15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14" o:spt="75" type="#_x0000_t75" style="height:14.25pt;width:15.75pt;" o:ole="t" filled="f" o:preferrelative="t" stroked="f" coordsize="21600,21600">
            <v:path/>
            <v:fill on="f" focussize="0,0"/>
            <v:stroke on="f" joinstyle="miter"/>
            <v:imagedata r:id="rId156" o:title=""/>
            <o:lock v:ext="edit" aspectratio="f"/>
            <w10:wrap type="none"/>
            <w10:anchorlock/>
          </v:shape>
          <o:OLEObject Type="Embed" ProgID="Equation.DSMT4" ShapeID="_x0000_i1114" DrawAspect="Content" ObjectID="_1468075814" r:id="rId15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15" o:spt="75" type="#_x0000_t75" style="height:14.25pt;width:16.5pt;" o:ole="t" filled="f" o:preferrelative="t" stroked="f" coordsize="21600,21600">
            <v:path/>
            <v:fill on="f" focussize="0,0"/>
            <v:stroke on="f" joinstyle="miter"/>
            <v:imagedata r:id="rId158" o:title=""/>
            <o:lock v:ext="edit" aspectratio="f"/>
            <w10:wrap type="none"/>
            <w10:anchorlock/>
          </v:shape>
          <o:OLEObject Type="Embed" ProgID="Equation.DSMT4" ShapeID="_x0000_i1115" DrawAspect="Content" ObjectID="_1468075815" r:id="rId15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Times New Roman" w:hAnsi="Times New Roman" w:eastAsia="仿宋"/>
          <w:sz w:val="24"/>
          <w:szCs w:val="24"/>
        </w:rPr>
        <w:t>△</w:t>
      </w:r>
      <w:r>
        <w:rPr>
          <w:rFonts w:hint="eastAsia" w:ascii="Times New Roman" w:hAnsi="Times New Roman" w:eastAsia="仿宋" w:cs="Times New Roman"/>
          <w:position w:val="-6"/>
          <w:sz w:val="24"/>
          <w:szCs w:val="24"/>
        </w:rPr>
        <w:object>
          <v:shape id="_x0000_i1116" o:spt="75" type="#_x0000_t75" style="height:14.25pt;width:29.25pt;" o:ole="t" filled="f" o:preferrelative="t" stroked="f" coordsize="21600,21600">
            <v:path/>
            <v:fill on="f" focussize="0,0"/>
            <v:stroke on="f" joinstyle="miter"/>
            <v:imagedata r:id="rId160" o:title=""/>
            <o:lock v:ext="edit" aspectratio="f"/>
            <w10:wrap type="none"/>
            <w10:anchorlock/>
          </v:shape>
          <o:OLEObject Type="Embed" ProgID="Equation.DSMT4" ShapeID="_x0000_i1116" DrawAspect="Content" ObjectID="_1468075816" r:id="rId15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4"/>
          <w:sz w:val="24"/>
          <w:szCs w:val="24"/>
        </w:rPr>
        <w:object>
          <v:shape id="_x0000_i1117" o:spt="75" type="#_x0000_t75" style="height:12.75pt;width:29.25pt;" o:ole="t" filled="f" o:preferrelative="t" stroked="f" coordsize="21600,21600">
            <v:path/>
            <v:fill on="f" focussize="0,0"/>
            <v:stroke on="f" joinstyle="miter"/>
            <v:imagedata r:id="rId162" o:title=""/>
            <o:lock v:ext="edit" aspectratio="f"/>
            <w10:wrap type="none"/>
            <w10:anchorlock/>
          </v:shape>
          <o:OLEObject Type="Embed" ProgID="Equation.DSMT4" ShapeID="_x0000_i1117" DrawAspect="Content" ObjectID="_1468075817" r:id="rId16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4"/>
          <w:sz w:val="24"/>
          <w:szCs w:val="24"/>
        </w:rPr>
        <w:object>
          <v:shape id="_x0000_i1118" o:spt="75" type="#_x0000_t75" style="height:12.75pt;width:27pt;" o:ole="t" filled="f" o:preferrelative="t" stroked="f" coordsize="21600,21600">
            <v:path/>
            <v:fill on="f" focussize="0,0"/>
            <v:stroke on="f" joinstyle="miter"/>
            <v:imagedata r:id="rId164" o:title=""/>
            <o:lock v:ext="edit" aspectratio="f"/>
            <w10:wrap type="none"/>
            <w10:anchorlock/>
          </v:shape>
          <o:OLEObject Type="Embed" ProgID="Equation.DSMT4" ShapeID="_x0000_i1118" DrawAspect="Content" ObjectID="_1468075818" r:id="rId16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4"/>
          <w:sz w:val="24"/>
          <w:szCs w:val="24"/>
        </w:rPr>
        <w:object>
          <v:shape id="_x0000_i1119" o:spt="75" type="#_x0000_t75" style="height:12.75pt;width:29.25pt;" o:ole="t" filled="f" o:preferrelative="t" stroked="f" coordsize="21600,21600">
            <v:path/>
            <v:fill on="f" focussize="0,0"/>
            <v:stroke on="f" joinstyle="miter"/>
            <v:imagedata r:id="rId166" o:title=""/>
            <o:lock v:ext="edit" aspectratio="f"/>
            <w10:wrap type="none"/>
            <w10:anchorlock/>
          </v:shape>
          <o:OLEObject Type="Embed" ProgID="Equation.DSMT4" ShapeID="_x0000_i1119" DrawAspect="Content" ObjectID="_1468075819" r:id="rId16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6"/>
          <w:sz w:val="24"/>
          <w:szCs w:val="24"/>
        </w:rPr>
        <w:object>
          <v:shape id="_x0000_i1120" o:spt="75" type="#_x0000_t75" style="height:14.25pt;width:29.25pt;" o:ole="t" filled="f" o:preferrelative="t" stroked="f" coordsize="21600,21600">
            <v:path/>
            <v:fill on="f" focussize="0,0"/>
            <v:stroke on="f" joinstyle="miter"/>
            <v:imagedata r:id="rId168" o:title=""/>
            <o:lock v:ext="edit" aspectratio="f"/>
            <w10:wrap type="none"/>
            <w10:anchorlock/>
          </v:shape>
          <o:OLEObject Type="Embed" ProgID="Equation.DSMT4" ShapeID="_x0000_i1120" DrawAspect="Content" ObjectID="_1468075820" r:id="rId16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6"/>
          <w:sz w:val="24"/>
          <w:szCs w:val="24"/>
        </w:rPr>
        <w:object>
          <v:shape id="_x0000_i1121" o:spt="75" type="#_x0000_t75" style="height:14.25pt;width:29.25pt;" o:ole="t" filled="f" o:preferrelative="t" stroked="f" coordsize="21600,21600">
            <v:path/>
            <v:fill on="f" focussize="0,0"/>
            <v:stroke on="f" joinstyle="miter"/>
            <v:imagedata r:id="rId170" o:title=""/>
            <o:lock v:ext="edit" aspectratio="f"/>
            <w10:wrap type="none"/>
            <w10:anchorlock/>
          </v:shape>
          <o:OLEObject Type="Embed" ProgID="Equation.DSMT4" ShapeID="_x0000_i1121" DrawAspect="Content" ObjectID="_1468075821" r:id="rId16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6"/>
          <w:sz w:val="24"/>
          <w:szCs w:val="24"/>
        </w:rPr>
        <w:object>
          <v:shape id="_x0000_i1122" o:spt="75" type="#_x0000_t75" style="height:14.25pt;width:29.25pt;" o:ole="t" filled="f" o:preferrelative="t" stroked="f" coordsize="21600,21600">
            <v:path/>
            <v:fill on="f" focussize="0,0"/>
            <v:stroke on="f" joinstyle="miter"/>
            <v:imagedata r:id="rId172" o:title=""/>
            <o:lock v:ext="edit" aspectratio="f"/>
            <w10:wrap type="none"/>
            <w10:anchorlock/>
          </v:shape>
          <o:OLEObject Type="Embed" ProgID="Equation.DSMT4" ShapeID="_x0000_i1122" DrawAspect="Content" ObjectID="_1468075822" r:id="rId171">
            <o:LockedField>false</o:LockedField>
          </o:OLEObject>
        </w:object>
      </w:r>
      <w:r>
        <w:rPr>
          <w:rFonts w:hint="eastAsia" w:ascii="Times New Roman" w:hAnsi="Times New Roman" w:eastAsia="仿宋" w:cs="Times New Roman"/>
          <w:sz w:val="24"/>
          <w:szCs w:val="24"/>
        </w:rPr>
        <w:t>，</w:t>
      </w:r>
    </w:p>
    <w:p>
      <w:pPr>
        <w:spacing w:line="312" w:lineRule="auto"/>
        <w:rPr>
          <w:rFonts w:ascii="Times New Roman" w:hAnsi="Times New Roman" w:eastAsia="仿宋" w:cs="Times New Roman"/>
          <w:position w:val="-12"/>
          <w:sz w:val="24"/>
          <w:szCs w:val="24"/>
        </w:rPr>
      </w:pPr>
      <w:r>
        <w:rPr>
          <w:rFonts w:hint="eastAsia" w:ascii="Times New Roman" w:hAnsi="Times New Roman" w:eastAsia="仿宋"/>
          <w:sz w:val="24"/>
          <w:szCs w:val="24"/>
        </w:rPr>
        <w:t>△</w:t>
      </w:r>
      <w:r>
        <w:rPr>
          <w:rFonts w:hint="eastAsia" w:ascii="Times New Roman" w:hAnsi="Times New Roman" w:eastAsia="仿宋" w:cs="Times New Roman"/>
          <w:position w:val="-4"/>
          <w:sz w:val="24"/>
          <w:szCs w:val="24"/>
        </w:rPr>
        <w:object>
          <v:shape id="_x0000_i1123" o:spt="75" type="#_x0000_t75" style="height:12.75pt;width:29.25pt;" o:ole="t" filled="f" o:preferrelative="t" stroked="f" coordsize="21600,21600">
            <v:path/>
            <v:fill on="f" focussize="0,0"/>
            <v:stroke on="f" joinstyle="miter"/>
            <v:imagedata r:id="rId174" o:title=""/>
            <o:lock v:ext="edit" aspectratio="f"/>
            <w10:wrap type="none"/>
            <w10:anchorlock/>
          </v:shape>
          <o:OLEObject Type="Embed" ProgID="Equation.DSMT4" ShapeID="_x0000_i1123" DrawAspect="Content" ObjectID="_1468075823" r:id="rId17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4"/>
          <w:sz w:val="24"/>
          <w:szCs w:val="24"/>
        </w:rPr>
        <w:object>
          <v:shape id="_x0000_i1124" o:spt="75" type="#_x0000_t75" style="height:12.75pt;width:29.25pt;" o:ole="t" filled="f" o:preferrelative="t" stroked="f" coordsize="21600,21600">
            <v:path/>
            <v:fill on="f" focussize="0,0"/>
            <v:stroke on="f" joinstyle="miter"/>
            <v:imagedata r:id="rId176" o:title=""/>
            <o:lock v:ext="edit" aspectratio="f"/>
            <w10:wrap type="none"/>
            <w10:anchorlock/>
          </v:shape>
          <o:OLEObject Type="Embed" ProgID="Equation.DSMT4" ShapeID="_x0000_i1124" DrawAspect="Content" ObjectID="_1468075824" r:id="rId17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4"/>
          <w:sz w:val="24"/>
          <w:szCs w:val="24"/>
        </w:rPr>
        <w:object>
          <v:shape id="_x0000_i1125" o:spt="75" type="#_x0000_t75" style="height:12.75pt;width:29.25pt;" o:ole="t" filled="f" o:preferrelative="t" stroked="f" coordsize="21600,21600">
            <v:path/>
            <v:fill on="f" focussize="0,0"/>
            <v:stroke on="f" joinstyle="miter"/>
            <v:imagedata r:id="rId178" o:title=""/>
            <o:lock v:ext="edit" aspectratio="f"/>
            <w10:wrap type="none"/>
            <w10:anchorlock/>
          </v:shape>
          <o:OLEObject Type="Embed" ProgID="Equation.DSMT4" ShapeID="_x0000_i1125" DrawAspect="Content" ObjectID="_1468075825" r:id="rId17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6"/>
          <w:sz w:val="24"/>
          <w:szCs w:val="24"/>
        </w:rPr>
        <w:object>
          <v:shape id="_x0000_i1126" o:spt="75" type="#_x0000_t75" style="height:14.25pt;width:29.25pt;" o:ole="t" filled="f" o:preferrelative="t" stroked="f" coordsize="21600,21600">
            <v:path/>
            <v:fill on="f" focussize="0,0"/>
            <v:stroke on="f" joinstyle="miter"/>
            <v:imagedata r:id="rId180" o:title=""/>
            <o:lock v:ext="edit" aspectratio="f"/>
            <w10:wrap type="none"/>
            <w10:anchorlock/>
          </v:shape>
          <o:OLEObject Type="Embed" ProgID="Equation.DSMT4" ShapeID="_x0000_i1126" DrawAspect="Content" ObjectID="_1468075826" r:id="rId17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6"/>
          <w:sz w:val="24"/>
          <w:szCs w:val="24"/>
        </w:rPr>
        <w:object>
          <v:shape id="_x0000_i1127" o:spt="75" type="#_x0000_t75" style="height:14.25pt;width:29.25pt;" o:ole="t" filled="f" o:preferrelative="t" stroked="f" coordsize="21600,21600">
            <v:path/>
            <v:fill on="f" focussize="0,0"/>
            <v:stroke on="f" joinstyle="miter"/>
            <v:imagedata r:id="rId182" o:title=""/>
            <o:lock v:ext="edit" aspectratio="f"/>
            <w10:wrap type="none"/>
            <w10:anchorlock/>
          </v:shape>
          <o:OLEObject Type="Embed" ProgID="Equation.DSMT4" ShapeID="_x0000_i1127" DrawAspect="Content" ObjectID="_1468075827" r:id="rId18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6"/>
          <w:sz w:val="24"/>
          <w:szCs w:val="24"/>
        </w:rPr>
        <w:object>
          <v:shape id="_x0000_i1128" o:spt="75" type="#_x0000_t75" style="height:14.25pt;width:29.25pt;" o:ole="t" filled="f" o:preferrelative="t" stroked="f" coordsize="21600,21600">
            <v:path/>
            <v:fill on="f" focussize="0,0"/>
            <v:stroke on="f" joinstyle="miter"/>
            <v:imagedata r:id="rId184" o:title=""/>
            <o:lock v:ext="edit" aspectratio="f"/>
            <w10:wrap type="none"/>
            <w10:anchorlock/>
          </v:shape>
          <o:OLEObject Type="Embed" ProgID="Equation.DSMT4" ShapeID="_x0000_i1128" DrawAspect="Content" ObjectID="_1468075828" r:id="rId18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4"/>
          <w:sz w:val="24"/>
          <w:szCs w:val="24"/>
        </w:rPr>
        <w:object>
          <v:shape id="_x0000_i1129" o:spt="75" type="#_x0000_t75" style="height:12.75pt;width:29.25pt;" o:ole="t" filled="f" o:preferrelative="t" stroked="f" coordsize="21600,21600">
            <v:path/>
            <v:fill on="f" focussize="0,0"/>
            <v:stroke on="f" joinstyle="miter"/>
            <v:imagedata r:id="rId186" o:title=""/>
            <o:lock v:ext="edit" aspectratio="f"/>
            <w10:wrap type="none"/>
            <w10:anchorlock/>
          </v:shape>
          <o:OLEObject Type="Embed" ProgID="Equation.DSMT4" ShapeID="_x0000_i1129" DrawAspect="Content" ObjectID="_1468075829" r:id="rId18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4"/>
          <w:sz w:val="24"/>
          <w:szCs w:val="24"/>
        </w:rPr>
        <w:object>
          <v:shape id="_x0000_i1130" o:spt="75" type="#_x0000_t75" style="height:12.75pt;width:29.25pt;" o:ole="t" filled="f" o:preferrelative="t" stroked="f" coordsize="21600,21600">
            <v:path/>
            <v:fill on="f" focussize="0,0"/>
            <v:stroke on="f" joinstyle="miter"/>
            <v:imagedata r:id="rId188" o:title=""/>
            <o:lock v:ext="edit" aspectratio="f"/>
            <w10:wrap type="none"/>
            <w10:anchorlock/>
          </v:shape>
          <o:OLEObject Type="Embed" ProgID="Equation.DSMT4" ShapeID="_x0000_i1130" DrawAspect="Content" ObjectID="_1468075830" r:id="rId18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4"/>
          <w:sz w:val="24"/>
          <w:szCs w:val="24"/>
        </w:rPr>
        <w:object>
          <v:shape id="_x0000_i1131" o:spt="75" type="#_x0000_t75" style="height:12.75pt;width:27pt;" o:ole="t" filled="f" o:preferrelative="t" stroked="f" coordsize="21600,21600">
            <v:path/>
            <v:fill on="f" focussize="0,0"/>
            <v:stroke on="f" joinstyle="miter"/>
            <v:imagedata r:id="rId190" o:title=""/>
            <o:lock v:ext="edit" aspectratio="f"/>
            <w10:wrap type="none"/>
            <w10:anchorlock/>
          </v:shape>
          <o:OLEObject Type="Embed" ProgID="Equation.DSMT4" ShapeID="_x0000_i1131" DrawAspect="Content" ObjectID="_1468075831" r:id="rId18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6"/>
          <w:sz w:val="24"/>
          <w:szCs w:val="24"/>
        </w:rPr>
        <w:object>
          <v:shape id="_x0000_i1132" o:spt="75" type="#_x0000_t75" style="height:14.25pt;width:29.25pt;" o:ole="t" filled="f" o:preferrelative="t" stroked="f" coordsize="21600,21600">
            <v:path/>
            <v:fill on="f" focussize="0,0"/>
            <v:stroke on="f" joinstyle="miter"/>
            <v:imagedata r:id="rId192" o:title=""/>
            <o:lock v:ext="edit" aspectratio="f"/>
            <w10:wrap type="none"/>
            <w10:anchorlock/>
          </v:shape>
          <o:OLEObject Type="Embed" ProgID="Equation.DSMT4" ShapeID="_x0000_i1132" DrawAspect="Content" ObjectID="_1468075832" r:id="rId19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6"/>
          <w:sz w:val="24"/>
          <w:szCs w:val="24"/>
        </w:rPr>
        <w:object>
          <v:shape id="_x0000_i1133" o:spt="75" type="#_x0000_t75" style="height:14.25pt;width:29.25pt;" o:ole="t" filled="f" o:preferrelative="t" stroked="f" coordsize="21600,21600">
            <v:path/>
            <v:fill on="f" focussize="0,0"/>
            <v:stroke on="f" joinstyle="miter"/>
            <v:imagedata r:id="rId194" o:title=""/>
            <o:lock v:ext="edit" aspectratio="f"/>
            <w10:wrap type="none"/>
            <w10:anchorlock/>
          </v:shape>
          <o:OLEObject Type="Embed" ProgID="Equation.DSMT4" ShapeID="_x0000_i1133" DrawAspect="Content" ObjectID="_1468075833" r:id="rId19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6"/>
          <w:sz w:val="24"/>
          <w:szCs w:val="24"/>
        </w:rPr>
        <w:object>
          <v:shape id="_x0000_i1134" o:spt="75" type="#_x0000_t75" style="height:14.25pt;width:27pt;" o:ole="t" filled="f" o:preferrelative="t" stroked="f" coordsize="21600,21600">
            <v:path/>
            <v:fill on="f" focussize="0,0"/>
            <v:stroke on="f" joinstyle="miter"/>
            <v:imagedata r:id="rId196" o:title=""/>
            <o:lock v:ext="edit" aspectratio="f"/>
            <w10:wrap type="none"/>
            <w10:anchorlock/>
          </v:shape>
          <o:OLEObject Type="Embed" ProgID="Equation.DSMT4" ShapeID="_x0000_i1134" DrawAspect="Content" ObjectID="_1468075834" r:id="rId19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w:t>
      </w:r>
      <w:r>
        <w:rPr>
          <w:rFonts w:hint="eastAsia" w:ascii="Times New Roman" w:hAnsi="Times New Roman" w:eastAsia="仿宋" w:cs="Times New Roman"/>
          <w:position w:val="-4"/>
          <w:sz w:val="24"/>
          <w:szCs w:val="24"/>
        </w:rPr>
        <w:object>
          <v:shape id="_x0000_i1135" o:spt="75" type="#_x0000_t75" style="height:12.75pt;width:29.25pt;" o:ole="t" filled="f" o:preferrelative="t" stroked="f" coordsize="21600,21600">
            <v:path/>
            <v:fill on="f" focussize="0,0"/>
            <v:stroke on="f" joinstyle="miter"/>
            <v:imagedata r:id="rId198" o:title=""/>
            <o:lock v:ext="edit" aspectratio="f"/>
            <w10:wrap type="none"/>
            <w10:anchorlock/>
          </v:shape>
          <o:OLEObject Type="Embed" ProgID="Equation.DSMT4" ShapeID="_x0000_i1135" DrawAspect="Content" ObjectID="_1468075835" r:id="rId19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通过课堂练习，巩固本节课所学的知识与方法，</w:t>
      </w:r>
      <w:r>
        <w:rPr>
          <w:rFonts w:hint="eastAsia" w:ascii="Times New Roman" w:hAnsi="Times New Roman" w:eastAsia="仿宋" w:cs="Times New Roman"/>
          <w:sz w:val="24"/>
          <w:szCs w:val="24"/>
        </w:rPr>
        <w:t>会区分排列和组合的区别，会用枚举法写出排列和组合的情况</w: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p>
    <w:bookmarkEnd w:id="0"/>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环节五</w:t>
      </w:r>
      <w:r>
        <w:rPr>
          <w:rFonts w:ascii="Times New Roman" w:hAnsi="Times New Roman" w:eastAsia="仿宋" w:cs="Times New Roman"/>
          <w:sz w:val="24"/>
          <w:szCs w:val="24"/>
        </w:rPr>
        <w:t>）课堂小结</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布置作业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回顾本节课所学的内容，我们借助实例，类比排列的定义得到组合的定义．随后通过结合具体生活和数学中的问题，加以分析，掌握了区分排列问题和组合问题的关键，进一步体会到排列与组合的联系与区别．在本节课的学习过程中我们感悟到了类比，从特殊到一般的数学思想方法，提升了数学抽象、逻辑推理等核心素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知识：组合、组合与排列的区别与联系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思想方法：类比、特殊到一般</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核心素养：数学抽象、逻辑推理</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1．判断下列问题分别是排列问题还是组合问题：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（1）从6名班委中选出3名作为发言代表，共有多少种不同的选法？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（2）从6名班委中选出3名分别担任第一、二、三组的发言代表，共有多少种不同的方案？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2．判断下列问题分别是排列问题还是组合问题：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（1）某校新成立舞蹈社团，共招收了12名学生，每两人互送一份礼物，共送了多少份礼物？</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（2）某校新成立舞蹈社团，共招收了12名学生，每两人互握一次手，共握了多少次手？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3．有4个质数2，3，5，11．</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（1）从这4个数中任取2个相加，可以得到多少个不同的和？</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（2）从这4个数中任取2个相减，可以得到多少个不同的差？</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4．从</w:t>
      </w:r>
      <w:r>
        <w:rPr>
          <w:rFonts w:ascii="Times New Roman" w:hAnsi="Times New Roman" w:eastAsia="仿宋" w:cs="Times New Roman"/>
          <w:position w:val="-6"/>
          <w:sz w:val="24"/>
          <w:szCs w:val="24"/>
        </w:rPr>
        <w:object>
          <v:shape id="_x0000_i1136" o:spt="75" type="#_x0000_t75" style="height:12.75pt;width:9.75pt;" o:ole="t" filled="f" o:preferrelative="t" stroked="f" coordsize="21600,21600">
            <v:path/>
            <v:fill on="f" focussize="0,0"/>
            <v:stroke on="f" joinstyle="miter"/>
            <v:imagedata r:id="rId200" o:title=""/>
            <o:lock v:ext="edit" aspectratio="f"/>
            <w10:wrap type="none"/>
            <w10:anchorlock/>
          </v:shape>
          <o:OLEObject Type="Embed" ProgID="Equation.DSMT4" ShapeID="_x0000_i1136" DrawAspect="Content" ObjectID="_1468075836" r:id="rId19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37" o:spt="75" type="#_x0000_t75" style="height:14.25pt;width:9.75pt;" o:ole="t" filled="f" o:preferrelative="t" stroked="f" coordsize="21600,21600">
            <v:path/>
            <v:fill on="f" focussize="0,0"/>
            <v:stroke on="f" joinstyle="miter"/>
            <v:imagedata r:id="rId202" o:title=""/>
            <o:lock v:ext="edit" aspectratio="f"/>
            <w10:wrap type="none"/>
            <w10:anchorlock/>
          </v:shape>
          <o:OLEObject Type="Embed" ProgID="Equation.DSMT4" ShapeID="_x0000_i1137" DrawAspect="Content" ObjectID="_1468075837" r:id="rId20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38" o:spt="75" type="#_x0000_t75" style="height:12.75pt;width:9.75pt;" o:ole="t" filled="f" o:preferrelative="t" stroked="f" coordsize="21600,21600">
            <v:path/>
            <v:fill on="f" focussize="0,0"/>
            <v:stroke on="f" joinstyle="miter"/>
            <v:imagedata r:id="rId204" o:title=""/>
            <o:lock v:ext="edit" aspectratio="f"/>
            <w10:wrap type="none"/>
            <w10:anchorlock/>
          </v:shape>
          <o:OLEObject Type="Embed" ProgID="Equation.DSMT4" ShapeID="_x0000_i1138" DrawAspect="Content" ObjectID="_1468075838" r:id="rId20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39" o:spt="75" type="#_x0000_t75" style="height:14.25pt;width:11.25pt;" o:ole="t" filled="f" o:preferrelative="t" stroked="f" coordsize="21600,21600">
            <v:path/>
            <v:fill on="f" focussize="0,0"/>
            <v:stroke on="f" joinstyle="miter"/>
            <v:imagedata r:id="rId206" o:title=""/>
            <o:lock v:ext="edit" aspectratio="f"/>
            <w10:wrap type="none"/>
            <w10:anchorlock/>
          </v:shape>
          <o:OLEObject Type="Embed" ProgID="Equation.DSMT4" ShapeID="_x0000_i1139" DrawAspect="Content" ObjectID="_1468075839" r:id="rId205">
            <o:LockedField>false</o:LockedField>
          </o:OLEObject>
        </w:object>
      </w:r>
      <w:r>
        <w:rPr>
          <w:rFonts w:hint="eastAsia" w:ascii="Times New Roman" w:hAnsi="Times New Roman" w:eastAsia="仿宋" w:cs="Times New Roman"/>
          <w:sz w:val="24"/>
          <w:szCs w:val="24"/>
        </w:rPr>
        <w:t>这4个字母中，取出3个组成一组，共有多少种不同的取法？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5．已知某个圆上有5个不同的点</w:t>
      </w:r>
      <w:r>
        <w:rPr>
          <w:rFonts w:ascii="Times New Roman" w:hAnsi="Times New Roman" w:eastAsia="仿宋" w:cs="Times New Roman"/>
          <w:position w:val="-4"/>
          <w:sz w:val="24"/>
          <w:szCs w:val="24"/>
        </w:rPr>
        <w:object>
          <v:shape id="_x0000_i1140" o:spt="75" type="#_x0000_t75" style="height:12.75pt;width:12.75pt;" o:ole="t" filled="f" o:preferrelative="t" stroked="f" coordsize="21600,21600">
            <v:path/>
            <v:fill on="f" focussize="0,0"/>
            <v:stroke on="f" joinstyle="miter"/>
            <v:imagedata r:id="rId28" o:title=""/>
            <o:lock v:ext="edit" aspectratio="f"/>
            <w10:wrap type="none"/>
            <w10:anchorlock/>
          </v:shape>
          <o:OLEObject Type="Embed" ProgID="Equation.DSMT4" ShapeID="_x0000_i1140" DrawAspect="Content" ObjectID="_1468075840" r:id="rId20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41" o:spt="75" type="#_x0000_t75" style="height:12.75pt;width:12.75pt;" o:ole="t" filled="f" o:preferrelative="t" stroked="f" coordsize="21600,21600">
            <v:path/>
            <v:fill on="f" focussize="0,0"/>
            <v:stroke on="f" joinstyle="miter"/>
            <v:imagedata r:id="rId30" o:title=""/>
            <o:lock v:ext="edit" aspectratio="f"/>
            <w10:wrap type="none"/>
            <w10:anchorlock/>
          </v:shape>
          <o:OLEObject Type="Embed" ProgID="Equation.DSMT4" ShapeID="_x0000_i1141" DrawAspect="Content" ObjectID="_1468075841" r:id="rId20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42" o:spt="75" type="#_x0000_t75" style="height:14.25pt;width:12.75pt;" o:ole="t" filled="f" o:preferrelative="t" stroked="f" coordsize="21600,21600">
            <v:path/>
            <v:fill on="f" focussize="0,0"/>
            <v:stroke on="f" joinstyle="miter"/>
            <v:imagedata r:id="rId32" o:title=""/>
            <o:lock v:ext="edit" aspectratio="f"/>
            <w10:wrap type="none"/>
            <w10:anchorlock/>
          </v:shape>
          <o:OLEObject Type="Embed" ProgID="Equation.DSMT4" ShapeID="_x0000_i1142" DrawAspect="Content" ObjectID="_1468075842" r:id="rId20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43" o:spt="75" type="#_x0000_t75" style="height:12.75pt;width:12.75pt;" o:ole="t" filled="f" o:preferrelative="t" stroked="f" coordsize="21600,21600">
            <v:path/>
            <v:fill on="f" focussize="0,0"/>
            <v:stroke on="f" joinstyle="miter"/>
            <v:imagedata r:id="rId34" o:title=""/>
            <o:lock v:ext="edit" aspectratio="f"/>
            <w10:wrap type="none"/>
            <w10:anchorlock/>
          </v:shape>
          <o:OLEObject Type="Embed" ProgID="Equation.DSMT4" ShapeID="_x0000_i1143" DrawAspect="Content" ObjectID="_1468075843" r:id="rId21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44" o:spt="75" type="#_x0000_t75" style="height:12.75pt;width:12.75pt;" o:ole="t" filled="f" o:preferrelative="t" stroked="f" coordsize="21600,21600">
            <v:path/>
            <v:fill on="f" focussize="0,0"/>
            <v:stroke on="f" joinstyle="miter"/>
            <v:imagedata r:id="rId212" o:title=""/>
            <o:lock v:ext="edit" aspectratio="f"/>
            <w10:wrap type="none"/>
            <w10:anchorlock/>
          </v:shape>
          <o:OLEObject Type="Embed" ProgID="Equation.DSMT4" ShapeID="_x0000_i1144" DrawAspect="Content" ObjectID="_1468075844" r:id="rId211">
            <o:LockedField>false</o:LockedField>
          </o:OLEObject>
        </w:object>
      </w:r>
      <w:r>
        <w:rPr>
          <w:rFonts w:hint="eastAsia" w:ascii="Times New Roman" w:hAnsi="Times New Roman" w:eastAsia="仿宋" w:cs="Times New Roman"/>
          <w:sz w:val="24"/>
          <w:szCs w:val="24"/>
        </w:rPr>
        <w:t>，以其中2个点为端点的线段共有多少条？</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pStyle w:val="3"/>
        <w:tabs>
          <w:tab w:val="left" w:pos="3402"/>
        </w:tabs>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查阅相关资料，了解排列、组合相关内容的发展，以及了解历史上或者生活中有关排列、组合的故事，谈谈自己的感悟体会，写一篇500字左右的小作文．</w:t>
      </w:r>
    </w:p>
    <w:p>
      <w:pPr>
        <w:pStyle w:val="3"/>
        <w:tabs>
          <w:tab w:val="left" w:pos="3402"/>
        </w:tabs>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（提示：例如可以结合“杨辉三角”、“田忌赛马”的故事、沈括在《梦溪笔谈》中关于围棋布局的讨论等等．）</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pStyle w:val="3"/>
        <w:tabs>
          <w:tab w:val="left" w:pos="3402"/>
        </w:tabs>
        <w:snapToGrid w:val="0"/>
        <w:spacing w:line="312" w:lineRule="auto"/>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环节六</w:t>
      </w:r>
      <w:r>
        <w:rPr>
          <w:rFonts w:ascii="Times New Roman" w:hAnsi="Times New Roman" w:eastAsia="仿宋" w:cs="Times New Roman"/>
          <w:sz w:val="24"/>
          <w:szCs w:val="24"/>
        </w:rPr>
        <w:t>）</w:t>
      </w:r>
      <w:r>
        <w:rPr>
          <w:rFonts w:hint="eastAsia" w:ascii="Times New Roman" w:hAnsi="Times New Roman" w:eastAsia="仿宋" w:cs="Times New Roman"/>
          <w:sz w:val="24"/>
          <w:szCs w:val="24"/>
        </w:rPr>
        <w:t>结束语</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普朗克曾说“思考可以构成一座桥，让我们通向新知识．”在今天的学习中，我们通过思考与比较，由排列的定义探究得到了组合的定义，并掌握了两者之间的联系与区别．数学知识的发展离不开思考，希望同学们在学习的过程中会从既有知识出发，探究新概念、新方法，感悟其中的联系与区别，让学习中的每一步都落在坚实的基础上．</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[设计意图]融入学科德育，让学生了解学习组合的重要性</w:t>
      </w:r>
      <w:r>
        <w:rPr>
          <w:rFonts w:hint="eastAsia" w:ascii="Times New Roman" w:hAnsi="Times New Roman" w:eastAsia="仿宋" w:cs="宋体"/>
          <w:kern w:val="0"/>
          <w:sz w:val="24"/>
          <w:szCs w:val="24"/>
        </w:rPr>
        <w:t>．</w:t>
      </w:r>
    </w:p>
    <w:p>
      <w:pPr>
        <w:spacing w:line="312" w:lineRule="auto"/>
        <w:rPr>
          <w:rFonts w:ascii="Times New Roman" w:hAnsi="Times New Roman" w:eastAsia="仿宋" w:cs="Times New Roman"/>
          <w:sz w:val="24"/>
          <w:szCs w:val="24"/>
        </w:rPr>
      </w:pPr>
      <w:bookmarkStart w:id="1" w:name="_Hlk46822467"/>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r>
        <w:rPr>
          <w:rFonts w:hint="eastAsia" w:ascii="Times New Roman" w:hAnsi="Times New Roman" w:eastAsia="仿宋" w:cs="Times New Roman"/>
          <w:sz w:val="24"/>
          <w:szCs w:val="24"/>
        </w:rPr>
        <w:t>参考</w:t>
      </w:r>
      <w:r>
        <w:rPr>
          <w:rFonts w:ascii="Times New Roman" w:hAnsi="Times New Roman" w:eastAsia="仿宋" w:cs="Times New Roman"/>
          <w:sz w:val="24"/>
          <w:szCs w:val="24"/>
        </w:rPr>
        <w:t>答案</w:t>
      </w:r>
      <w:r>
        <w:rPr>
          <w:rFonts w:hint="eastAsia" w:ascii="Times New Roman" w:hAnsi="Times New Roman" w:eastAsia="仿宋" w:cs="Times New Roman"/>
          <w:sz w:val="24"/>
          <w:szCs w:val="24"/>
        </w:rPr>
        <w:t>：</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[基础练习]</w:t>
      </w:r>
      <w:bookmarkEnd w:id="1"/>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1</w:t>
      </w:r>
      <w:r>
        <w:rPr>
          <w:rFonts w:hint="eastAsia" w:ascii="Times New Roman" w:hAnsi="Times New Roman" w:eastAsia="仿宋" w:cs="Times New Roman"/>
          <w:sz w:val="24"/>
          <w:szCs w:val="24"/>
        </w:rPr>
        <w:t>．（1）组合问题．（2）排列问题．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2．（1）排列问题．（2）组合问题．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3．（1）可以得到5，7，13，8，14，16共6个不同的和．（2）可以得到</w:t>
      </w:r>
      <w:r>
        <w:rPr>
          <w:rFonts w:ascii="Times New Roman" w:hAnsi="Times New Roman" w:eastAsia="仿宋" w:cs="Times New Roman"/>
          <w:position w:val="-4"/>
          <w:sz w:val="24"/>
          <w:szCs w:val="24"/>
        </w:rPr>
        <w:object>
          <v:shape id="_x0000_i1145" o:spt="75" type="#_x0000_t75" style="height:13.5pt;width:15.75pt;" o:ole="t" filled="f" o:preferrelative="t" stroked="f" coordsize="21600,21600">
            <v:path/>
            <v:fill on="f" focussize="0,0"/>
            <v:stroke on="f" joinstyle="miter"/>
            <v:imagedata r:id="rId214" o:title=""/>
            <o:lock v:ext="edit" aspectratio="f"/>
            <w10:wrap type="none"/>
            <w10:anchorlock/>
          </v:shape>
          <o:OLEObject Type="Embed" ProgID="Equation.DSMT4" ShapeID="_x0000_i1145" DrawAspect="Content" ObjectID="_1468075845" r:id="rId21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46" o:spt="75" type="#_x0000_t75" style="height:13.5pt;width:15.75pt;" o:ole="t" filled="f" o:preferrelative="t" stroked="f" coordsize="21600,21600">
            <v:path/>
            <v:fill on="f" focussize="0,0"/>
            <v:stroke on="f" joinstyle="miter"/>
            <v:imagedata r:id="rId216" o:title=""/>
            <o:lock v:ext="edit" aspectratio="t"/>
            <w10:wrap type="none"/>
            <w10:anchorlock/>
          </v:shape>
          <o:OLEObject Type="Embed" ProgID="Equation.DSMT4" ShapeID="_x0000_i1146" DrawAspect="Content" ObjectID="_1468075846" r:id="rId21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47" o:spt="75" type="#_x0000_t75" style="height:13.5pt;width:15.75pt;" o:ole="t" filled="f" o:preferrelative="t" stroked="f" coordsize="21600,21600">
            <v:path/>
            <v:fill on="f" focussize="0,0"/>
            <v:stroke on="f" joinstyle="miter"/>
            <v:imagedata r:id="rId218" o:title=""/>
            <o:lock v:ext="edit" aspectratio="t"/>
            <w10:wrap type="none"/>
            <w10:anchorlock/>
          </v:shape>
          <o:OLEObject Type="Embed" ProgID="Equation.DSMT4" ShapeID="_x0000_i1147" DrawAspect="Content" ObjectID="_1468075847" r:id="rId21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48" o:spt="75" type="#_x0000_t75" style="height:12.75pt;width:15.75pt;" o:ole="t" filled="f" o:preferrelative="t" stroked="f" coordsize="21600,21600">
            <v:path/>
            <v:fill on="f" focussize="0,0"/>
            <v:stroke on="f" joinstyle="miter"/>
            <v:imagedata r:id="rId220" o:title=""/>
            <o:lock v:ext="edit" aspectratio="t"/>
            <w10:wrap type="none"/>
            <w10:anchorlock/>
          </v:shape>
          <o:OLEObject Type="Embed" ProgID="Equation.DSMT4" ShapeID="_x0000_i1148" DrawAspect="Content" ObjectID="_1468075848" r:id="rId21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49" o:spt="75" type="#_x0000_t75" style="height:13.5pt;width:15.75pt;" o:ole="t" filled="f" o:preferrelative="t" stroked="f" coordsize="21600,21600">
            <v:path/>
            <v:fill on="f" focussize="0,0"/>
            <v:stroke on="f" joinstyle="miter"/>
            <v:imagedata r:id="rId222" o:title=""/>
            <o:lock v:ext="edit" aspectratio="t"/>
            <w10:wrap type="none"/>
            <w10:anchorlock/>
          </v:shape>
          <o:OLEObject Type="Embed" ProgID="Equation.DSMT4" ShapeID="_x0000_i1149" DrawAspect="Content" ObjectID="_1468075849" r:id="rId22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50" o:spt="75" type="#_x0000_t75" style="height:13.5pt;width:15.75pt;" o:ole="t" filled="f" o:preferrelative="t" stroked="f" coordsize="21600,21600">
            <v:path/>
            <v:fill on="f" focussize="0,0"/>
            <v:stroke on="f" joinstyle="miter"/>
            <v:imagedata r:id="rId224" o:title=""/>
            <o:lock v:ext="edit" aspectratio="t"/>
            <w10:wrap type="none"/>
            <w10:anchorlock/>
          </v:shape>
          <o:OLEObject Type="Embed" ProgID="Equation.DSMT4" ShapeID="_x0000_i1150" DrawAspect="Content" ObjectID="_1468075850" r:id="rId223">
            <o:LockedField>false</o:LockedField>
          </o:OLEObject>
        </w:object>
      </w:r>
      <w:r>
        <w:rPr>
          <w:rFonts w:hint="eastAsia" w:ascii="Times New Roman" w:hAnsi="Times New Roman" w:eastAsia="仿宋" w:cs="Times New Roman"/>
          <w:sz w:val="24"/>
          <w:szCs w:val="24"/>
        </w:rPr>
        <w:t>，1，3，9，2，8，6共12个不同的差．</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4．所有的取法为</w:t>
      </w:r>
      <w:r>
        <w:rPr>
          <w:rFonts w:hint="eastAsia" w:ascii="Times New Roman" w:hAnsi="Times New Roman" w:eastAsia="仿宋" w:cs="Times New Roman"/>
          <w:position w:val="-6"/>
          <w:sz w:val="24"/>
          <w:szCs w:val="24"/>
        </w:rPr>
        <w:object>
          <v:shape id="_x0000_i1151" o:spt="75" type="#_x0000_t75" style="height:14.25pt;width:20.25pt;" o:ole="t" filled="f" o:preferrelative="t" stroked="f" coordsize="21600,21600">
            <v:path/>
            <v:fill on="f" focussize="0,0"/>
            <v:stroke on="f" joinstyle="miter"/>
            <v:imagedata r:id="rId226" o:title=""/>
            <o:lock v:ext="edit" aspectratio="f"/>
            <w10:wrap type="none"/>
            <w10:anchorlock/>
          </v:shape>
          <o:OLEObject Type="Embed" ProgID="Equation.DSMT4" ShapeID="_x0000_i1151" DrawAspect="Content" ObjectID="_1468075851" r:id="rId22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52" o:spt="75" type="#_x0000_t75" style="height:14.25pt;width:23.25pt;" o:ole="t" filled="f" o:preferrelative="t" stroked="f" coordsize="21600,21600">
            <v:path/>
            <v:fill on="f" focussize="0,0"/>
            <v:stroke on="f" joinstyle="miter"/>
            <v:imagedata r:id="rId228" o:title=""/>
            <o:lock v:ext="edit" aspectratio="f"/>
            <w10:wrap type="none"/>
            <w10:anchorlock/>
          </v:shape>
          <o:OLEObject Type="Embed" ProgID="Equation.DSMT4" ShapeID="_x0000_i1152" DrawAspect="Content" ObjectID="_1468075852" r:id="rId22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53" o:spt="75" type="#_x0000_t75" style="height:14.25pt;width:21.75pt;" o:ole="t" filled="f" o:preferrelative="t" stroked="f" coordsize="21600,21600">
            <v:path/>
            <v:fill on="f" focussize="0,0"/>
            <v:stroke on="f" joinstyle="miter"/>
            <v:imagedata r:id="rId230" o:title=""/>
            <o:lock v:ext="edit" aspectratio="f"/>
            <w10:wrap type="none"/>
            <w10:anchorlock/>
          </v:shape>
          <o:OLEObject Type="Embed" ProgID="Equation.DSMT4" ShapeID="_x0000_i1153" DrawAspect="Content" ObjectID="_1468075853" r:id="rId22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54" o:spt="75" type="#_x0000_t75" style="height:14.25pt;width:21.75pt;" o:ole="t" filled="f" o:preferrelative="t" stroked="f" coordsize="21600,21600">
            <v:path/>
            <v:fill on="f" focussize="0,0"/>
            <v:stroke on="f" joinstyle="miter"/>
            <v:imagedata r:id="rId232" o:title=""/>
            <o:lock v:ext="edit" aspectratio="f"/>
            <w10:wrap type="none"/>
            <w10:anchorlock/>
          </v:shape>
          <o:OLEObject Type="Embed" ProgID="Equation.DSMT4" ShapeID="_x0000_i1154" DrawAspect="Content" ObjectID="_1468075854" r:id="rId231">
            <o:LockedField>false</o:LockedField>
          </o:OLEObject>
        </w:object>
      </w:r>
      <w:r>
        <w:rPr>
          <w:rFonts w:hint="eastAsia" w:ascii="Times New Roman" w:hAnsi="Times New Roman" w:eastAsia="仿宋" w:cs="Times New Roman"/>
          <w:sz w:val="24"/>
          <w:szCs w:val="24"/>
        </w:rPr>
        <w:t>，共有4种不同的取法．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5．所有线段为</w:t>
      </w:r>
      <w:r>
        <w:rPr>
          <w:rFonts w:ascii="Times New Roman" w:hAnsi="Times New Roman" w:eastAsia="仿宋" w:cs="Times New Roman"/>
          <w:position w:val="-4"/>
          <w:sz w:val="24"/>
          <w:szCs w:val="24"/>
        </w:rPr>
        <w:object>
          <v:shape id="_x0000_i1155" o:spt="75" type="#_x0000_t75" style="height:13.5pt;width:21.75pt;" o:ole="t" filled="f" o:preferrelative="t" stroked="f" coordsize="21600,21600">
            <v:path/>
            <v:fill on="f" focussize="0,0"/>
            <v:stroke on="f" joinstyle="miter"/>
            <v:imagedata r:id="rId234" o:title=""/>
            <o:lock v:ext="edit" aspectratio="f"/>
            <w10:wrap type="none"/>
            <w10:anchorlock/>
          </v:shape>
          <o:OLEObject Type="Embed" ProgID="Equation.DSMT4" ShapeID="_x0000_i1155" DrawAspect="Content" ObjectID="_1468075855" r:id="rId23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56" o:spt="75" type="#_x0000_t75" style="height:13.5pt;width:21.75pt;" o:ole="t" filled="f" o:preferrelative="t" stroked="f" coordsize="21600,21600">
            <v:path/>
            <v:fill on="f" focussize="0,0"/>
            <v:stroke on="f" joinstyle="miter"/>
            <v:imagedata r:id="rId236" o:title=""/>
            <o:lock v:ext="edit" aspectratio="f"/>
            <w10:wrap type="none"/>
            <w10:anchorlock/>
          </v:shape>
          <o:OLEObject Type="Embed" ProgID="Equation.DSMT4" ShapeID="_x0000_i1156" DrawAspect="Content" ObjectID="_1468075856" r:id="rId23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57" o:spt="75" type="#_x0000_t75" style="height:13.5pt;width:21.75pt;" o:ole="t" filled="f" o:preferrelative="t" stroked="f" coordsize="21600,21600">
            <v:path/>
            <v:fill on="f" focussize="0,0"/>
            <v:stroke on="f" joinstyle="miter"/>
            <v:imagedata r:id="rId238" o:title=""/>
            <o:lock v:ext="edit" aspectratio="f"/>
            <w10:wrap type="none"/>
            <w10:anchorlock/>
          </v:shape>
          <o:OLEObject Type="Embed" ProgID="Equation.DSMT4" ShapeID="_x0000_i1157" DrawAspect="Content" ObjectID="_1468075857" r:id="rId23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58" o:spt="75" type="#_x0000_t75" style="height:13.5pt;width:21.75pt;" o:ole="t" filled="f" o:preferrelative="t" stroked="f" coordsize="21600,21600">
            <v:path/>
            <v:fill on="f" focussize="0,0"/>
            <v:stroke on="f" joinstyle="miter"/>
            <v:imagedata r:id="rId240" o:title=""/>
            <o:lock v:ext="edit" aspectratio="f"/>
            <w10:wrap type="none"/>
            <w10:anchorlock/>
          </v:shape>
          <o:OLEObject Type="Embed" ProgID="Equation.DSMT4" ShapeID="_x0000_i1158" DrawAspect="Content" ObjectID="_1468075858" r:id="rId23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59" o:spt="75" type="#_x0000_t75" style="height:13.5pt;width:21.75pt;" o:ole="t" filled="f" o:preferrelative="t" stroked="f" coordsize="21600,21600">
            <v:path/>
            <v:fill on="f" focussize="0,0"/>
            <v:stroke on="f" joinstyle="miter"/>
            <v:imagedata r:id="rId242" o:title=""/>
            <o:lock v:ext="edit" aspectratio="f"/>
            <w10:wrap type="none"/>
            <w10:anchorlock/>
          </v:shape>
          <o:OLEObject Type="Embed" ProgID="Equation.DSMT4" ShapeID="_x0000_i1159" DrawAspect="Content" ObjectID="_1468075859" r:id="rId24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60" o:spt="75" type="#_x0000_t75" style="height:13.5pt;width:21.75pt;" o:ole="t" filled="f" o:preferrelative="t" stroked="f" coordsize="21600,21600">
            <v:path/>
            <v:fill on="f" focussize="0,0"/>
            <v:stroke on="f" joinstyle="miter"/>
            <v:imagedata r:id="rId244" o:title=""/>
            <o:lock v:ext="edit" aspectratio="f"/>
            <w10:wrap type="none"/>
            <w10:anchorlock/>
          </v:shape>
          <o:OLEObject Type="Embed" ProgID="Equation.DSMT4" ShapeID="_x0000_i1160" DrawAspect="Content" ObjectID="_1468075860" r:id="rId24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61" o:spt="75" type="#_x0000_t75" style="height:13.5pt;width:18.75pt;" o:ole="t" filled="f" o:preferrelative="t" stroked="f" coordsize="21600,21600">
            <v:path/>
            <v:fill on="f" focussize="0,0"/>
            <v:stroke on="f" joinstyle="miter"/>
            <v:imagedata r:id="rId246" o:title=""/>
            <o:lock v:ext="edit" aspectratio="f"/>
            <w10:wrap type="none"/>
            <w10:anchorlock/>
          </v:shape>
          <o:OLEObject Type="Embed" ProgID="Equation.DSMT4" ShapeID="_x0000_i1161" DrawAspect="Content" ObjectID="_1468075861" r:id="rId24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62" o:spt="75" type="#_x0000_t75" style="height:13.5pt;width:21.75pt;" o:ole="t" filled="f" o:preferrelative="t" stroked="f" coordsize="21600,21600">
            <v:path/>
            <v:fill on="f" focussize="0,0"/>
            <v:stroke on="f" joinstyle="miter"/>
            <v:imagedata r:id="rId248" o:title=""/>
            <o:lock v:ext="edit" aspectratio="f"/>
            <w10:wrap type="none"/>
            <w10:anchorlock/>
          </v:shape>
          <o:OLEObject Type="Embed" ProgID="Equation.DSMT4" ShapeID="_x0000_i1162" DrawAspect="Content" ObjectID="_1468075862" r:id="rId24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63" o:spt="75" type="#_x0000_t75" style="height:13.5pt;width:18.75pt;" o:ole="t" filled="f" o:preferrelative="t" stroked="f" coordsize="21600,21600">
            <v:path/>
            <v:fill on="f" focussize="0,0"/>
            <v:stroke on="f" joinstyle="miter"/>
            <v:imagedata r:id="rId250" o:title=""/>
            <o:lock v:ext="edit" aspectratio="f"/>
            <w10:wrap type="none"/>
            <w10:anchorlock/>
          </v:shape>
          <o:OLEObject Type="Embed" ProgID="Equation.DSMT4" ShapeID="_x0000_i1163" DrawAspect="Content" ObjectID="_1468075863" r:id="rId24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64" o:spt="75" type="#_x0000_t75" style="height:13.5pt;width:21.75pt;" o:ole="t" filled="f" o:preferrelative="t" stroked="f" coordsize="21600,21600">
            <v:path/>
            <v:fill on="f" focussize="0,0"/>
            <v:stroke on="f" joinstyle="miter"/>
            <v:imagedata r:id="rId252" o:title=""/>
            <o:lock v:ext="edit" aspectratio="f"/>
            <w10:wrap type="none"/>
            <w10:anchorlock/>
          </v:shape>
          <o:OLEObject Type="Embed" ProgID="Equation.DSMT4" ShapeID="_x0000_i1164" DrawAspect="Content" ObjectID="_1468075864" r:id="rId251">
            <o:LockedField>false</o:LockedField>
          </o:OLEObject>
        </w:object>
      </w:r>
      <w:r>
        <w:rPr>
          <w:rFonts w:ascii="Times New Roman" w:hAnsi="Times New Roman" w:eastAsia="仿宋" w:cs="Times New Roman"/>
          <w:sz w:val="24"/>
          <w:szCs w:val="24"/>
        </w:rPr>
        <w:t>，共有</w:t>
      </w:r>
      <w:r>
        <w:rPr>
          <w:rFonts w:hint="eastAsia" w:ascii="Times New Roman" w:hAnsi="Times New Roman" w:eastAsia="仿宋" w:cs="Times New Roman"/>
          <w:sz w:val="24"/>
          <w:szCs w:val="24"/>
        </w:rPr>
        <w:t>10条线段．</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spacing w:line="312" w:lineRule="auto"/>
        <w:ind w:firstLine="480" w:firstLineChars="200"/>
        <w:rPr>
          <w:ins w:id="3" w:author="未知" w:date="2024-08-06T15:21:53Z"/>
          <w:rFonts w:hint="eastAsia" w:ascii="Times New Roman" w:hAnsi="Times New Roman" w:eastAsia="仿宋" w:cs="Times New Roman"/>
          <w:sz w:val="24"/>
          <w:szCs w:val="24"/>
        </w:rPr>
      </w:pPr>
      <w:r>
        <w:rPr>
          <w:rFonts w:hint="eastAsia" w:ascii="Times New Roman" w:hAnsi="Times New Roman" w:eastAsia="仿宋" w:cs="Times New Roman"/>
          <w:sz w:val="24"/>
          <w:szCs w:val="24"/>
        </w:rPr>
        <w:t>提示：例如可以结合“杨辉三角”的发展、“田忌赛马”的故事、沈括在《梦溪笔谈》中关于围棋布局的讨论等，谈谈自己的感悟体会，撰写小作文．</w:t>
      </w:r>
    </w:p>
    <w:p>
      <w:pPr>
        <w:keepNext w:val="0"/>
        <w:keepLines w:val="0"/>
        <w:widowControl/>
        <w:suppressLineNumbers w:val="0"/>
        <w:snapToGrid w:val="0"/>
        <w:spacing w:before="0" w:beforeAutospacing="0" w:after="0" w:afterAutospacing="0" w:line="312" w:lineRule="auto"/>
        <w:ind w:left="0" w:right="0" w:firstLine="480" w:firstLineChars="200"/>
        <w:jc w:val="right"/>
        <w:rPr>
          <w:ins w:id="4" w:author="未知" w:date="2024-08-06T15:21:59Z"/>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ins w:id="5" w:author="未知" w:date="2024-08-06T15:21:59Z"/>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ins w:id="6" w:author="未知" w:date="2024-08-06T15:22:00Z"/>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ins w:id="7" w:author="未知" w:date="2024-08-06T15:22:00Z"/>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ins w:id="8" w:author="未知" w:date="2024-08-06T15:21:56Z"/>
          <w:rFonts w:hint="eastAsia" w:ascii="宋体" w:hAnsi="宋体" w:eastAsia="宋体" w:cs="Times New Roman"/>
          <w:kern w:val="2"/>
          <w:sz w:val="24"/>
          <w:szCs w:val="24"/>
        </w:rPr>
      </w:pPr>
      <w:ins w:id="9" w:author="未知" w:date="2024-08-06T15:21:56Z">
        <w:bookmarkStart w:id="2" w:name="_GoBack"/>
        <w:bookmarkEnd w:id="2"/>
        <w:r>
          <w:rPr>
            <w:rFonts w:hint="eastAsia" w:ascii="宋体" w:hAnsi="宋体" w:eastAsia="宋体" w:cs="宋体"/>
            <w:kern w:val="2"/>
            <w:sz w:val="24"/>
            <w:szCs w:val="24"/>
            <w:lang w:val="en-US" w:eastAsia="zh-CN" w:bidi="ar"/>
          </w:rPr>
          <w:t>上海市基础教育数字化转型项目组(高中数学)</w:t>
        </w:r>
      </w:ins>
    </w:p>
    <w:p>
      <w:pPr>
        <w:keepNext w:val="0"/>
        <w:keepLines w:val="0"/>
        <w:widowControl/>
        <w:suppressLineNumbers w:val="0"/>
        <w:snapToGrid w:val="0"/>
        <w:spacing w:before="0" w:beforeAutospacing="0" w:after="0" w:afterAutospacing="0" w:line="312" w:lineRule="auto"/>
        <w:ind w:left="0" w:right="0" w:firstLine="480" w:firstLineChars="200"/>
        <w:jc w:val="right"/>
        <w:rPr>
          <w:ins w:id="10" w:author="未知" w:date="2024-08-06T15:21:56Z"/>
          <w:rFonts w:hint="eastAsia" w:ascii="宋体" w:hAnsi="宋体" w:eastAsia="宋体" w:cs="Times New Roman"/>
          <w:kern w:val="2"/>
          <w:sz w:val="24"/>
          <w:szCs w:val="24"/>
        </w:rPr>
      </w:pPr>
      <w:ins w:id="11" w:author="未知" w:date="2024-08-06T15:21:56Z">
        <w:r>
          <w:rPr>
            <w:rFonts w:hint="eastAsia" w:ascii="宋体" w:hAnsi="宋体" w:eastAsia="宋体" w:cs="宋体"/>
            <w:kern w:val="2"/>
            <w:sz w:val="24"/>
            <w:szCs w:val="24"/>
            <w:lang w:val="en-US" w:eastAsia="zh-CN" w:bidi="ar"/>
          </w:rPr>
          <w:t>制作时间:2024年</w:t>
        </w:r>
      </w:ins>
    </w:p>
    <w:p>
      <w:pPr>
        <w:spacing w:line="312" w:lineRule="auto"/>
        <w:ind w:firstLine="480" w:firstLineChars="200"/>
        <w:rPr>
          <w:rFonts w:hint="eastAsia" w:ascii="Times New Roman" w:hAnsi="Times New Roman" w:eastAsia="仿宋" w:cs="Times New Roman"/>
          <w:sz w:val="24"/>
          <w:szCs w:val="24"/>
          <w:woUserID w:val="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仿宋">
    <w:altName w:val="汉仪仿宋KW"/>
    <w:panose1 w:val="02010609060101010101"/>
    <w:charset w:val="86"/>
    <w:family w:val="modern"/>
    <w:pitch w:val="default"/>
    <w:sig w:usb0="00000000" w:usb1="00000000" w:usb2="00000016" w:usb3="00000000" w:csb0="00040001" w:csb1="00000000"/>
  </w:font>
  <w:font w:name="E-BX9-PK748522-Identity-H">
    <w:altName w:val="汉仪中黑KW"/>
    <w:panose1 w:val="00000000000000000000"/>
    <w:charset w:val="86"/>
    <w:family w:val="auto"/>
    <w:pitch w:val="default"/>
    <w:sig w:usb0="00000000" w:usb1="00000000" w:usb2="00000010" w:usb3="00000000" w:csb0="00040000"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0CF2B8"/>
    <w:multiLevelType w:val="singleLevel"/>
    <w:tmpl w:val="7D0CF2B8"/>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余光辉">
    <w15:presenceInfo w15:providerId="None" w15:userId="余光辉"/>
  </w15:person>
  <w15:person w15:author="xu">
    <w15:presenceInfo w15:providerId="None" w15:userId="xu"/>
  </w15:person>
  <w15:person w15:author="未知">
    <w15:presenceInfo w15:providerId="None" w15:userId="未知"/>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jE3NWI0Mzg3OTcxNzVjODQ2NGQ5ZjBkODY4ZDk5Y2QifQ=="/>
  </w:docVars>
  <w:rsids>
    <w:rsidRoot w:val="0004098F"/>
    <w:rsid w:val="0004098F"/>
    <w:rsid w:val="00044F97"/>
    <w:rsid w:val="00060D91"/>
    <w:rsid w:val="00071DEA"/>
    <w:rsid w:val="00091A5E"/>
    <w:rsid w:val="000A062C"/>
    <w:rsid w:val="000A5AFF"/>
    <w:rsid w:val="000C5DE8"/>
    <w:rsid w:val="000E440F"/>
    <w:rsid w:val="000E76EE"/>
    <w:rsid w:val="000F59F6"/>
    <w:rsid w:val="00104AE5"/>
    <w:rsid w:val="00105BCD"/>
    <w:rsid w:val="00110C07"/>
    <w:rsid w:val="00113E2D"/>
    <w:rsid w:val="00121719"/>
    <w:rsid w:val="001317DE"/>
    <w:rsid w:val="0014691A"/>
    <w:rsid w:val="00147531"/>
    <w:rsid w:val="00156E48"/>
    <w:rsid w:val="0016153A"/>
    <w:rsid w:val="00164189"/>
    <w:rsid w:val="0016621C"/>
    <w:rsid w:val="001844E9"/>
    <w:rsid w:val="001B1C56"/>
    <w:rsid w:val="001B28E0"/>
    <w:rsid w:val="001B7E17"/>
    <w:rsid w:val="001C7EA8"/>
    <w:rsid w:val="001E408A"/>
    <w:rsid w:val="001F3251"/>
    <w:rsid w:val="00200C9D"/>
    <w:rsid w:val="00227180"/>
    <w:rsid w:val="0022771E"/>
    <w:rsid w:val="00236F0A"/>
    <w:rsid w:val="00240807"/>
    <w:rsid w:val="002565C4"/>
    <w:rsid w:val="0027416D"/>
    <w:rsid w:val="00280790"/>
    <w:rsid w:val="00286626"/>
    <w:rsid w:val="002A1A5C"/>
    <w:rsid w:val="002A5436"/>
    <w:rsid w:val="002C047F"/>
    <w:rsid w:val="002D02FE"/>
    <w:rsid w:val="002D695C"/>
    <w:rsid w:val="002F1089"/>
    <w:rsid w:val="002F338B"/>
    <w:rsid w:val="0030500D"/>
    <w:rsid w:val="003210D2"/>
    <w:rsid w:val="00321F76"/>
    <w:rsid w:val="0032464F"/>
    <w:rsid w:val="00351766"/>
    <w:rsid w:val="00356EA7"/>
    <w:rsid w:val="00357607"/>
    <w:rsid w:val="003660FE"/>
    <w:rsid w:val="00390838"/>
    <w:rsid w:val="0039142B"/>
    <w:rsid w:val="003B13A5"/>
    <w:rsid w:val="003D2A26"/>
    <w:rsid w:val="003F46A7"/>
    <w:rsid w:val="00414511"/>
    <w:rsid w:val="00432E15"/>
    <w:rsid w:val="0044050D"/>
    <w:rsid w:val="00454C06"/>
    <w:rsid w:val="00461E16"/>
    <w:rsid w:val="00472E67"/>
    <w:rsid w:val="00473BF0"/>
    <w:rsid w:val="00482B8B"/>
    <w:rsid w:val="00493B5D"/>
    <w:rsid w:val="004C0F97"/>
    <w:rsid w:val="004F3277"/>
    <w:rsid w:val="004F6661"/>
    <w:rsid w:val="005708FA"/>
    <w:rsid w:val="00576558"/>
    <w:rsid w:val="00576F3E"/>
    <w:rsid w:val="0058102D"/>
    <w:rsid w:val="005B1A53"/>
    <w:rsid w:val="005B6A19"/>
    <w:rsid w:val="005E1F51"/>
    <w:rsid w:val="00600550"/>
    <w:rsid w:val="00614359"/>
    <w:rsid w:val="00615928"/>
    <w:rsid w:val="00616DE8"/>
    <w:rsid w:val="0064248B"/>
    <w:rsid w:val="00650A7B"/>
    <w:rsid w:val="00654CB7"/>
    <w:rsid w:val="00671037"/>
    <w:rsid w:val="0069560A"/>
    <w:rsid w:val="006D790E"/>
    <w:rsid w:val="006E1B23"/>
    <w:rsid w:val="00705BE2"/>
    <w:rsid w:val="00706133"/>
    <w:rsid w:val="00710F3F"/>
    <w:rsid w:val="0073250A"/>
    <w:rsid w:val="007515EF"/>
    <w:rsid w:val="007532E9"/>
    <w:rsid w:val="007535A6"/>
    <w:rsid w:val="0075599A"/>
    <w:rsid w:val="0077479B"/>
    <w:rsid w:val="00774A7D"/>
    <w:rsid w:val="00775F78"/>
    <w:rsid w:val="00791831"/>
    <w:rsid w:val="00797BCF"/>
    <w:rsid w:val="007B01E2"/>
    <w:rsid w:val="007B71B5"/>
    <w:rsid w:val="007F7831"/>
    <w:rsid w:val="008058A2"/>
    <w:rsid w:val="008235D4"/>
    <w:rsid w:val="00876A17"/>
    <w:rsid w:val="008B34DC"/>
    <w:rsid w:val="008C441C"/>
    <w:rsid w:val="008C4B7A"/>
    <w:rsid w:val="008D4305"/>
    <w:rsid w:val="008F414F"/>
    <w:rsid w:val="00941123"/>
    <w:rsid w:val="009617BA"/>
    <w:rsid w:val="009662C6"/>
    <w:rsid w:val="009777A2"/>
    <w:rsid w:val="0097794B"/>
    <w:rsid w:val="00977F2E"/>
    <w:rsid w:val="009926FA"/>
    <w:rsid w:val="009B12C1"/>
    <w:rsid w:val="009C3779"/>
    <w:rsid w:val="009D3276"/>
    <w:rsid w:val="009D79BA"/>
    <w:rsid w:val="009E27EA"/>
    <w:rsid w:val="009E5E96"/>
    <w:rsid w:val="009F2151"/>
    <w:rsid w:val="00A0579F"/>
    <w:rsid w:val="00A33FBE"/>
    <w:rsid w:val="00A36D94"/>
    <w:rsid w:val="00A44B61"/>
    <w:rsid w:val="00A50EEB"/>
    <w:rsid w:val="00A538EC"/>
    <w:rsid w:val="00A727E5"/>
    <w:rsid w:val="00A75A24"/>
    <w:rsid w:val="00A80888"/>
    <w:rsid w:val="00A94A1E"/>
    <w:rsid w:val="00A97DCA"/>
    <w:rsid w:val="00AC0548"/>
    <w:rsid w:val="00AD71BA"/>
    <w:rsid w:val="00AE027D"/>
    <w:rsid w:val="00AE398D"/>
    <w:rsid w:val="00AF5665"/>
    <w:rsid w:val="00B07E4A"/>
    <w:rsid w:val="00B42870"/>
    <w:rsid w:val="00B803E7"/>
    <w:rsid w:val="00B81017"/>
    <w:rsid w:val="00B958FA"/>
    <w:rsid w:val="00B95E81"/>
    <w:rsid w:val="00BD33C3"/>
    <w:rsid w:val="00BF6A2C"/>
    <w:rsid w:val="00C02533"/>
    <w:rsid w:val="00C15BFF"/>
    <w:rsid w:val="00C20AA2"/>
    <w:rsid w:val="00C35FDF"/>
    <w:rsid w:val="00C552CD"/>
    <w:rsid w:val="00C55D2B"/>
    <w:rsid w:val="00C55EB0"/>
    <w:rsid w:val="00C67891"/>
    <w:rsid w:val="00C73DBB"/>
    <w:rsid w:val="00C74E4A"/>
    <w:rsid w:val="00C84048"/>
    <w:rsid w:val="00CD11F7"/>
    <w:rsid w:val="00CD14C0"/>
    <w:rsid w:val="00CD4D6C"/>
    <w:rsid w:val="00CE590F"/>
    <w:rsid w:val="00D2027C"/>
    <w:rsid w:val="00D30FB7"/>
    <w:rsid w:val="00D46B56"/>
    <w:rsid w:val="00D60B15"/>
    <w:rsid w:val="00D70039"/>
    <w:rsid w:val="00D8153B"/>
    <w:rsid w:val="00D8676D"/>
    <w:rsid w:val="00D96251"/>
    <w:rsid w:val="00DE071F"/>
    <w:rsid w:val="00DE61A5"/>
    <w:rsid w:val="00DE7BB7"/>
    <w:rsid w:val="00DF4B0B"/>
    <w:rsid w:val="00DF5FF3"/>
    <w:rsid w:val="00E468DD"/>
    <w:rsid w:val="00E47261"/>
    <w:rsid w:val="00E50213"/>
    <w:rsid w:val="00E80A6C"/>
    <w:rsid w:val="00E82D24"/>
    <w:rsid w:val="00E83FA0"/>
    <w:rsid w:val="00E87AB0"/>
    <w:rsid w:val="00EB0D27"/>
    <w:rsid w:val="00EB41EB"/>
    <w:rsid w:val="00EB72D8"/>
    <w:rsid w:val="00EC1C7E"/>
    <w:rsid w:val="00EC5C9C"/>
    <w:rsid w:val="00EC758F"/>
    <w:rsid w:val="00ED67CC"/>
    <w:rsid w:val="00EF52C4"/>
    <w:rsid w:val="00F02FF7"/>
    <w:rsid w:val="00F066DA"/>
    <w:rsid w:val="00F238E6"/>
    <w:rsid w:val="00F3474E"/>
    <w:rsid w:val="00F4328D"/>
    <w:rsid w:val="00F46B02"/>
    <w:rsid w:val="00F630D0"/>
    <w:rsid w:val="00F74CD5"/>
    <w:rsid w:val="00F754DC"/>
    <w:rsid w:val="00F83A74"/>
    <w:rsid w:val="00F93565"/>
    <w:rsid w:val="00FC38F1"/>
    <w:rsid w:val="00FD164F"/>
    <w:rsid w:val="015A5A4F"/>
    <w:rsid w:val="01873EDE"/>
    <w:rsid w:val="019639B6"/>
    <w:rsid w:val="019B3634"/>
    <w:rsid w:val="01B273E5"/>
    <w:rsid w:val="01C97D3E"/>
    <w:rsid w:val="026F5A64"/>
    <w:rsid w:val="02C91FE4"/>
    <w:rsid w:val="02F50276"/>
    <w:rsid w:val="02FD011E"/>
    <w:rsid w:val="031A587E"/>
    <w:rsid w:val="0337483B"/>
    <w:rsid w:val="033C10BD"/>
    <w:rsid w:val="037D626F"/>
    <w:rsid w:val="037F1939"/>
    <w:rsid w:val="03B045A5"/>
    <w:rsid w:val="03B510E0"/>
    <w:rsid w:val="03BA5A39"/>
    <w:rsid w:val="03DB7B8A"/>
    <w:rsid w:val="03DE34A1"/>
    <w:rsid w:val="04046B9C"/>
    <w:rsid w:val="04AA4E00"/>
    <w:rsid w:val="050D5518"/>
    <w:rsid w:val="05172A55"/>
    <w:rsid w:val="053C5586"/>
    <w:rsid w:val="05735F84"/>
    <w:rsid w:val="05A91AEA"/>
    <w:rsid w:val="05AA54FE"/>
    <w:rsid w:val="05B47033"/>
    <w:rsid w:val="05B87044"/>
    <w:rsid w:val="05F42CDB"/>
    <w:rsid w:val="05FB0930"/>
    <w:rsid w:val="063705FB"/>
    <w:rsid w:val="06423E06"/>
    <w:rsid w:val="065A36E5"/>
    <w:rsid w:val="06890E45"/>
    <w:rsid w:val="069E6CD0"/>
    <w:rsid w:val="06EB5D12"/>
    <w:rsid w:val="0713259E"/>
    <w:rsid w:val="071630FC"/>
    <w:rsid w:val="075077F2"/>
    <w:rsid w:val="07C9641F"/>
    <w:rsid w:val="07F94CE2"/>
    <w:rsid w:val="07FD5195"/>
    <w:rsid w:val="080C788F"/>
    <w:rsid w:val="08134B7B"/>
    <w:rsid w:val="08145C16"/>
    <w:rsid w:val="083F66B0"/>
    <w:rsid w:val="08530789"/>
    <w:rsid w:val="088406CD"/>
    <w:rsid w:val="08E06D0C"/>
    <w:rsid w:val="091D0905"/>
    <w:rsid w:val="098B4408"/>
    <w:rsid w:val="09C13C06"/>
    <w:rsid w:val="09C42D1A"/>
    <w:rsid w:val="0A1A0020"/>
    <w:rsid w:val="0A2E005E"/>
    <w:rsid w:val="0A723FDC"/>
    <w:rsid w:val="0A89275D"/>
    <w:rsid w:val="0A97617E"/>
    <w:rsid w:val="0AA2090D"/>
    <w:rsid w:val="0ABA4178"/>
    <w:rsid w:val="0AE50757"/>
    <w:rsid w:val="0B0D1B45"/>
    <w:rsid w:val="0B257041"/>
    <w:rsid w:val="0B754EF6"/>
    <w:rsid w:val="0BAD1DE1"/>
    <w:rsid w:val="0BD444E1"/>
    <w:rsid w:val="0C14470F"/>
    <w:rsid w:val="0C2E3CA5"/>
    <w:rsid w:val="0CA93A51"/>
    <w:rsid w:val="0CAD3D99"/>
    <w:rsid w:val="0CCC6E04"/>
    <w:rsid w:val="0D457C38"/>
    <w:rsid w:val="0D531264"/>
    <w:rsid w:val="0D800F95"/>
    <w:rsid w:val="0D9B6892"/>
    <w:rsid w:val="0DD17C28"/>
    <w:rsid w:val="0E835AE1"/>
    <w:rsid w:val="0EA03778"/>
    <w:rsid w:val="0EB43F87"/>
    <w:rsid w:val="0FBC2F63"/>
    <w:rsid w:val="0FE71A74"/>
    <w:rsid w:val="103F3A0E"/>
    <w:rsid w:val="10740FCB"/>
    <w:rsid w:val="108B3535"/>
    <w:rsid w:val="10AD1220"/>
    <w:rsid w:val="1105332F"/>
    <w:rsid w:val="116910C2"/>
    <w:rsid w:val="11907005"/>
    <w:rsid w:val="11A45530"/>
    <w:rsid w:val="11C41561"/>
    <w:rsid w:val="11CF795F"/>
    <w:rsid w:val="11E11C04"/>
    <w:rsid w:val="11EF50F4"/>
    <w:rsid w:val="11F9027C"/>
    <w:rsid w:val="12035EE0"/>
    <w:rsid w:val="120716EE"/>
    <w:rsid w:val="12552B70"/>
    <w:rsid w:val="130449C8"/>
    <w:rsid w:val="132C2D9D"/>
    <w:rsid w:val="13BB52DD"/>
    <w:rsid w:val="13E711C9"/>
    <w:rsid w:val="13FA41EA"/>
    <w:rsid w:val="1420579A"/>
    <w:rsid w:val="142A038A"/>
    <w:rsid w:val="143712B2"/>
    <w:rsid w:val="14517E2F"/>
    <w:rsid w:val="14A40BB1"/>
    <w:rsid w:val="14CA6000"/>
    <w:rsid w:val="14DA53CA"/>
    <w:rsid w:val="14E16C71"/>
    <w:rsid w:val="14F17F7B"/>
    <w:rsid w:val="14FB7260"/>
    <w:rsid w:val="158E33FE"/>
    <w:rsid w:val="15A81512"/>
    <w:rsid w:val="15BB60B4"/>
    <w:rsid w:val="161A08B6"/>
    <w:rsid w:val="16240882"/>
    <w:rsid w:val="164C577D"/>
    <w:rsid w:val="169A4BCF"/>
    <w:rsid w:val="16A933C3"/>
    <w:rsid w:val="16B13DEA"/>
    <w:rsid w:val="16CA2CBA"/>
    <w:rsid w:val="16D15681"/>
    <w:rsid w:val="173C121E"/>
    <w:rsid w:val="17B720A2"/>
    <w:rsid w:val="17CB3A34"/>
    <w:rsid w:val="18543842"/>
    <w:rsid w:val="18A40D9E"/>
    <w:rsid w:val="18D131FE"/>
    <w:rsid w:val="19006FC8"/>
    <w:rsid w:val="19033F35"/>
    <w:rsid w:val="190340CF"/>
    <w:rsid w:val="19606588"/>
    <w:rsid w:val="19624934"/>
    <w:rsid w:val="199B041F"/>
    <w:rsid w:val="19B61F06"/>
    <w:rsid w:val="19D80CA4"/>
    <w:rsid w:val="19DB6CCC"/>
    <w:rsid w:val="19EE1117"/>
    <w:rsid w:val="1A074A00"/>
    <w:rsid w:val="1A1F5268"/>
    <w:rsid w:val="1A61406D"/>
    <w:rsid w:val="1A991679"/>
    <w:rsid w:val="1ADD427E"/>
    <w:rsid w:val="1AE71BB1"/>
    <w:rsid w:val="1AFA5E2F"/>
    <w:rsid w:val="1B0A6652"/>
    <w:rsid w:val="1B2462D8"/>
    <w:rsid w:val="1B513FE5"/>
    <w:rsid w:val="1B8C3BEF"/>
    <w:rsid w:val="1B924A1C"/>
    <w:rsid w:val="1BB80D65"/>
    <w:rsid w:val="1BBE1065"/>
    <w:rsid w:val="1BD03912"/>
    <w:rsid w:val="1C2E74BE"/>
    <w:rsid w:val="1C49223B"/>
    <w:rsid w:val="1CAA652C"/>
    <w:rsid w:val="1CD7558D"/>
    <w:rsid w:val="1D355D53"/>
    <w:rsid w:val="1D4D0079"/>
    <w:rsid w:val="1D554FFF"/>
    <w:rsid w:val="1D5B119C"/>
    <w:rsid w:val="1D667EB6"/>
    <w:rsid w:val="1D9621E5"/>
    <w:rsid w:val="1E4476E7"/>
    <w:rsid w:val="1E6B4338"/>
    <w:rsid w:val="1E8F40C9"/>
    <w:rsid w:val="1E955F35"/>
    <w:rsid w:val="1EAF2B06"/>
    <w:rsid w:val="1EDA17E8"/>
    <w:rsid w:val="1EEB0DC8"/>
    <w:rsid w:val="1F082F38"/>
    <w:rsid w:val="1F206E94"/>
    <w:rsid w:val="1F532B88"/>
    <w:rsid w:val="1F6833B2"/>
    <w:rsid w:val="1F6B03EF"/>
    <w:rsid w:val="1FC17F58"/>
    <w:rsid w:val="201352A1"/>
    <w:rsid w:val="204828A6"/>
    <w:rsid w:val="205942F9"/>
    <w:rsid w:val="20770BA3"/>
    <w:rsid w:val="20813A43"/>
    <w:rsid w:val="20865FCC"/>
    <w:rsid w:val="20922391"/>
    <w:rsid w:val="20BD1D14"/>
    <w:rsid w:val="20C41E02"/>
    <w:rsid w:val="21165A84"/>
    <w:rsid w:val="213C25B0"/>
    <w:rsid w:val="21514134"/>
    <w:rsid w:val="216502B7"/>
    <w:rsid w:val="21700144"/>
    <w:rsid w:val="21994C9C"/>
    <w:rsid w:val="21A23716"/>
    <w:rsid w:val="21E441EA"/>
    <w:rsid w:val="21EA7CBC"/>
    <w:rsid w:val="22220563"/>
    <w:rsid w:val="22437A0A"/>
    <w:rsid w:val="2265586D"/>
    <w:rsid w:val="227E7968"/>
    <w:rsid w:val="22E64F31"/>
    <w:rsid w:val="23052647"/>
    <w:rsid w:val="230E4129"/>
    <w:rsid w:val="2327204F"/>
    <w:rsid w:val="23401CE8"/>
    <w:rsid w:val="23457CF8"/>
    <w:rsid w:val="23840CBF"/>
    <w:rsid w:val="23907785"/>
    <w:rsid w:val="23C10708"/>
    <w:rsid w:val="23D959C4"/>
    <w:rsid w:val="23FE2DF9"/>
    <w:rsid w:val="243320CC"/>
    <w:rsid w:val="24660FD2"/>
    <w:rsid w:val="24883305"/>
    <w:rsid w:val="24CB1911"/>
    <w:rsid w:val="24CC4953"/>
    <w:rsid w:val="24E10B6B"/>
    <w:rsid w:val="25275B8C"/>
    <w:rsid w:val="25A5292D"/>
    <w:rsid w:val="25CE073D"/>
    <w:rsid w:val="261206FC"/>
    <w:rsid w:val="26363FEF"/>
    <w:rsid w:val="26AE1735"/>
    <w:rsid w:val="26F42B1B"/>
    <w:rsid w:val="27CE43A9"/>
    <w:rsid w:val="27D02FA4"/>
    <w:rsid w:val="27E624C9"/>
    <w:rsid w:val="27F91B96"/>
    <w:rsid w:val="280B02D1"/>
    <w:rsid w:val="286755CD"/>
    <w:rsid w:val="286D6C38"/>
    <w:rsid w:val="287C425F"/>
    <w:rsid w:val="28904538"/>
    <w:rsid w:val="2905608A"/>
    <w:rsid w:val="292805FD"/>
    <w:rsid w:val="296C49FA"/>
    <w:rsid w:val="29E66CA7"/>
    <w:rsid w:val="2A1C7EC9"/>
    <w:rsid w:val="2A3D2A4F"/>
    <w:rsid w:val="2A42605E"/>
    <w:rsid w:val="2A5E76BB"/>
    <w:rsid w:val="2A746381"/>
    <w:rsid w:val="2A781FD5"/>
    <w:rsid w:val="2AB70C30"/>
    <w:rsid w:val="2AC26DAF"/>
    <w:rsid w:val="2ACB7A5C"/>
    <w:rsid w:val="2ACD1B99"/>
    <w:rsid w:val="2B091E89"/>
    <w:rsid w:val="2B0D6D6A"/>
    <w:rsid w:val="2B8C12C1"/>
    <w:rsid w:val="2BA1757A"/>
    <w:rsid w:val="2BC31857"/>
    <w:rsid w:val="2BEE3C90"/>
    <w:rsid w:val="2BF40AD9"/>
    <w:rsid w:val="2C0A42AA"/>
    <w:rsid w:val="2C14473F"/>
    <w:rsid w:val="2C1770EE"/>
    <w:rsid w:val="2C395F24"/>
    <w:rsid w:val="2C446996"/>
    <w:rsid w:val="2C564223"/>
    <w:rsid w:val="2C9A17C6"/>
    <w:rsid w:val="2CA06CFB"/>
    <w:rsid w:val="2CAF739C"/>
    <w:rsid w:val="2D0A7F39"/>
    <w:rsid w:val="2D1D6744"/>
    <w:rsid w:val="2D422BCF"/>
    <w:rsid w:val="2D4B38B1"/>
    <w:rsid w:val="2D524D21"/>
    <w:rsid w:val="2D76755A"/>
    <w:rsid w:val="2D7B28E4"/>
    <w:rsid w:val="2D857BFE"/>
    <w:rsid w:val="2DA5026E"/>
    <w:rsid w:val="2DAE56FC"/>
    <w:rsid w:val="2DBA4727"/>
    <w:rsid w:val="2E5E7855"/>
    <w:rsid w:val="2E916CDE"/>
    <w:rsid w:val="2EEB490F"/>
    <w:rsid w:val="2F301FFE"/>
    <w:rsid w:val="2F303E92"/>
    <w:rsid w:val="2F717784"/>
    <w:rsid w:val="2F817F93"/>
    <w:rsid w:val="2F874697"/>
    <w:rsid w:val="2F8B31DF"/>
    <w:rsid w:val="2FC85EF4"/>
    <w:rsid w:val="2FCD0B88"/>
    <w:rsid w:val="2FE463D4"/>
    <w:rsid w:val="30282BFD"/>
    <w:rsid w:val="30672844"/>
    <w:rsid w:val="306F73B9"/>
    <w:rsid w:val="30766577"/>
    <w:rsid w:val="3091177B"/>
    <w:rsid w:val="30B826E0"/>
    <w:rsid w:val="313E223C"/>
    <w:rsid w:val="314026B7"/>
    <w:rsid w:val="318841D1"/>
    <w:rsid w:val="31893FED"/>
    <w:rsid w:val="318E7D82"/>
    <w:rsid w:val="31963FFE"/>
    <w:rsid w:val="31CE6D40"/>
    <w:rsid w:val="32CA666F"/>
    <w:rsid w:val="32F147D8"/>
    <w:rsid w:val="33154745"/>
    <w:rsid w:val="338D35D4"/>
    <w:rsid w:val="3395269F"/>
    <w:rsid w:val="33B33DEB"/>
    <w:rsid w:val="33EC77A8"/>
    <w:rsid w:val="340E495D"/>
    <w:rsid w:val="34357A61"/>
    <w:rsid w:val="347B0F20"/>
    <w:rsid w:val="34BD6EEC"/>
    <w:rsid w:val="34E277BE"/>
    <w:rsid w:val="352771F1"/>
    <w:rsid w:val="35686FA5"/>
    <w:rsid w:val="35895FE4"/>
    <w:rsid w:val="35D5635D"/>
    <w:rsid w:val="35D56D97"/>
    <w:rsid w:val="35D95EFE"/>
    <w:rsid w:val="36412CAB"/>
    <w:rsid w:val="36512055"/>
    <w:rsid w:val="36680A7C"/>
    <w:rsid w:val="367E009B"/>
    <w:rsid w:val="36A50C60"/>
    <w:rsid w:val="36F91770"/>
    <w:rsid w:val="370439CA"/>
    <w:rsid w:val="370630B2"/>
    <w:rsid w:val="372D2946"/>
    <w:rsid w:val="3733113C"/>
    <w:rsid w:val="379D53EB"/>
    <w:rsid w:val="379D57EB"/>
    <w:rsid w:val="37AF2E56"/>
    <w:rsid w:val="37B25315"/>
    <w:rsid w:val="37E1280B"/>
    <w:rsid w:val="38060BFB"/>
    <w:rsid w:val="38172CDE"/>
    <w:rsid w:val="381B0FC8"/>
    <w:rsid w:val="38384F12"/>
    <w:rsid w:val="38800DE5"/>
    <w:rsid w:val="3887017F"/>
    <w:rsid w:val="390C308A"/>
    <w:rsid w:val="390D46A7"/>
    <w:rsid w:val="39466714"/>
    <w:rsid w:val="3958490F"/>
    <w:rsid w:val="395D1286"/>
    <w:rsid w:val="396345AD"/>
    <w:rsid w:val="39846181"/>
    <w:rsid w:val="39976D46"/>
    <w:rsid w:val="39BC52E8"/>
    <w:rsid w:val="39D74E69"/>
    <w:rsid w:val="39FB6D8E"/>
    <w:rsid w:val="3A232306"/>
    <w:rsid w:val="3A8F7251"/>
    <w:rsid w:val="3A984C53"/>
    <w:rsid w:val="3ABF3856"/>
    <w:rsid w:val="3B1C4A56"/>
    <w:rsid w:val="3B250980"/>
    <w:rsid w:val="3BD9248D"/>
    <w:rsid w:val="3C0B71D3"/>
    <w:rsid w:val="3C266A16"/>
    <w:rsid w:val="3C2854E9"/>
    <w:rsid w:val="3C43474D"/>
    <w:rsid w:val="3C496096"/>
    <w:rsid w:val="3C6D1526"/>
    <w:rsid w:val="3CA51E2B"/>
    <w:rsid w:val="3CB4718E"/>
    <w:rsid w:val="3CB515CB"/>
    <w:rsid w:val="3CD00D49"/>
    <w:rsid w:val="3CDC4C59"/>
    <w:rsid w:val="3D1E5031"/>
    <w:rsid w:val="3D2D1A34"/>
    <w:rsid w:val="3D6146EF"/>
    <w:rsid w:val="3D9C3182"/>
    <w:rsid w:val="3DAF04D1"/>
    <w:rsid w:val="3DD928C7"/>
    <w:rsid w:val="3E08379B"/>
    <w:rsid w:val="3E550FDB"/>
    <w:rsid w:val="3E774122"/>
    <w:rsid w:val="3E777966"/>
    <w:rsid w:val="3F1757EC"/>
    <w:rsid w:val="3F386216"/>
    <w:rsid w:val="3F4038BA"/>
    <w:rsid w:val="3F7C433F"/>
    <w:rsid w:val="3FED14C3"/>
    <w:rsid w:val="4097387F"/>
    <w:rsid w:val="41D21883"/>
    <w:rsid w:val="41F13874"/>
    <w:rsid w:val="420B46DE"/>
    <w:rsid w:val="422449A5"/>
    <w:rsid w:val="424A4AFB"/>
    <w:rsid w:val="429E0954"/>
    <w:rsid w:val="42BA5138"/>
    <w:rsid w:val="42EA0255"/>
    <w:rsid w:val="432B3B11"/>
    <w:rsid w:val="433365C3"/>
    <w:rsid w:val="43547DA1"/>
    <w:rsid w:val="43903A3B"/>
    <w:rsid w:val="43BE0D5A"/>
    <w:rsid w:val="44A83C25"/>
    <w:rsid w:val="44CF418F"/>
    <w:rsid w:val="44FD25EB"/>
    <w:rsid w:val="453E6641"/>
    <w:rsid w:val="456E4FA5"/>
    <w:rsid w:val="45712BB7"/>
    <w:rsid w:val="457F33C0"/>
    <w:rsid w:val="4580164A"/>
    <w:rsid w:val="458D1173"/>
    <w:rsid w:val="458D460F"/>
    <w:rsid w:val="459119DC"/>
    <w:rsid w:val="4591794A"/>
    <w:rsid w:val="45955E66"/>
    <w:rsid w:val="459A14B8"/>
    <w:rsid w:val="45AA4720"/>
    <w:rsid w:val="45B240F8"/>
    <w:rsid w:val="45E1452C"/>
    <w:rsid w:val="46015F5A"/>
    <w:rsid w:val="460909D2"/>
    <w:rsid w:val="463B55F8"/>
    <w:rsid w:val="4650374E"/>
    <w:rsid w:val="4660532F"/>
    <w:rsid w:val="46744178"/>
    <w:rsid w:val="467A1559"/>
    <w:rsid w:val="46803363"/>
    <w:rsid w:val="46A055D1"/>
    <w:rsid w:val="46B41A3B"/>
    <w:rsid w:val="46C04255"/>
    <w:rsid w:val="46DD6474"/>
    <w:rsid w:val="46FF12B0"/>
    <w:rsid w:val="470152B5"/>
    <w:rsid w:val="47270E2B"/>
    <w:rsid w:val="472937A3"/>
    <w:rsid w:val="47360629"/>
    <w:rsid w:val="47381CF9"/>
    <w:rsid w:val="474C1E68"/>
    <w:rsid w:val="47555E00"/>
    <w:rsid w:val="476742F6"/>
    <w:rsid w:val="4774401C"/>
    <w:rsid w:val="477B4A09"/>
    <w:rsid w:val="477F61D9"/>
    <w:rsid w:val="47B63463"/>
    <w:rsid w:val="47BA46A9"/>
    <w:rsid w:val="482243B3"/>
    <w:rsid w:val="48473F9A"/>
    <w:rsid w:val="48A44149"/>
    <w:rsid w:val="48AF25E5"/>
    <w:rsid w:val="48CA3CB9"/>
    <w:rsid w:val="48DC2CB8"/>
    <w:rsid w:val="48F237E0"/>
    <w:rsid w:val="48F722D3"/>
    <w:rsid w:val="49053581"/>
    <w:rsid w:val="49220FB1"/>
    <w:rsid w:val="49327D3B"/>
    <w:rsid w:val="494E0559"/>
    <w:rsid w:val="49576FE0"/>
    <w:rsid w:val="497B4AB1"/>
    <w:rsid w:val="49A848F1"/>
    <w:rsid w:val="49F904C5"/>
    <w:rsid w:val="49FE0CDA"/>
    <w:rsid w:val="4A554754"/>
    <w:rsid w:val="4A8F1D4F"/>
    <w:rsid w:val="4AA46865"/>
    <w:rsid w:val="4AB679A0"/>
    <w:rsid w:val="4AD75174"/>
    <w:rsid w:val="4ADC24D6"/>
    <w:rsid w:val="4B057C3A"/>
    <w:rsid w:val="4B441B24"/>
    <w:rsid w:val="4B680F28"/>
    <w:rsid w:val="4B69093B"/>
    <w:rsid w:val="4BA05EDE"/>
    <w:rsid w:val="4BD56D10"/>
    <w:rsid w:val="4BDE4925"/>
    <w:rsid w:val="4C027EB3"/>
    <w:rsid w:val="4C172E84"/>
    <w:rsid w:val="4C7718D3"/>
    <w:rsid w:val="4C7D6AC0"/>
    <w:rsid w:val="4C9B32D4"/>
    <w:rsid w:val="4CC758C7"/>
    <w:rsid w:val="4CD6003B"/>
    <w:rsid w:val="4CF52CD1"/>
    <w:rsid w:val="4D315F21"/>
    <w:rsid w:val="4D356517"/>
    <w:rsid w:val="4D4A1647"/>
    <w:rsid w:val="4D880821"/>
    <w:rsid w:val="4DBB776C"/>
    <w:rsid w:val="4E04319D"/>
    <w:rsid w:val="4E0D453F"/>
    <w:rsid w:val="4E232A28"/>
    <w:rsid w:val="4E2353CB"/>
    <w:rsid w:val="4E39211D"/>
    <w:rsid w:val="4E6373C4"/>
    <w:rsid w:val="4E926DBE"/>
    <w:rsid w:val="4EAA710F"/>
    <w:rsid w:val="4EBB32D6"/>
    <w:rsid w:val="4EBB40D4"/>
    <w:rsid w:val="4F05707C"/>
    <w:rsid w:val="4F0A689B"/>
    <w:rsid w:val="4F18181C"/>
    <w:rsid w:val="4F624D9C"/>
    <w:rsid w:val="4F893EF2"/>
    <w:rsid w:val="4F974EAB"/>
    <w:rsid w:val="4FAB1741"/>
    <w:rsid w:val="4FCD644E"/>
    <w:rsid w:val="50205441"/>
    <w:rsid w:val="502F719E"/>
    <w:rsid w:val="50A1074F"/>
    <w:rsid w:val="50CE0A71"/>
    <w:rsid w:val="50D06A86"/>
    <w:rsid w:val="50E02D97"/>
    <w:rsid w:val="51134608"/>
    <w:rsid w:val="51420258"/>
    <w:rsid w:val="51C615D4"/>
    <w:rsid w:val="51D2080C"/>
    <w:rsid w:val="51FA4ADF"/>
    <w:rsid w:val="51FF0165"/>
    <w:rsid w:val="522321F7"/>
    <w:rsid w:val="5224454D"/>
    <w:rsid w:val="522F41C9"/>
    <w:rsid w:val="523F47CA"/>
    <w:rsid w:val="52466271"/>
    <w:rsid w:val="526247AF"/>
    <w:rsid w:val="528264DF"/>
    <w:rsid w:val="52B2461C"/>
    <w:rsid w:val="52B62A36"/>
    <w:rsid w:val="52C74C95"/>
    <w:rsid w:val="52E346FA"/>
    <w:rsid w:val="53071D97"/>
    <w:rsid w:val="53282D9E"/>
    <w:rsid w:val="53563C96"/>
    <w:rsid w:val="537141F4"/>
    <w:rsid w:val="537254D7"/>
    <w:rsid w:val="539A13DD"/>
    <w:rsid w:val="54134D1B"/>
    <w:rsid w:val="54965444"/>
    <w:rsid w:val="54B6573C"/>
    <w:rsid w:val="54E770B0"/>
    <w:rsid w:val="55451E5B"/>
    <w:rsid w:val="555B1498"/>
    <w:rsid w:val="555C000E"/>
    <w:rsid w:val="55AA79CD"/>
    <w:rsid w:val="55EA264B"/>
    <w:rsid w:val="5610276F"/>
    <w:rsid w:val="5625790B"/>
    <w:rsid w:val="56547658"/>
    <w:rsid w:val="56892DB5"/>
    <w:rsid w:val="570B058E"/>
    <w:rsid w:val="572D203D"/>
    <w:rsid w:val="57571AE2"/>
    <w:rsid w:val="577D4656"/>
    <w:rsid w:val="57D418A8"/>
    <w:rsid w:val="57D439C9"/>
    <w:rsid w:val="57DA1854"/>
    <w:rsid w:val="580550AE"/>
    <w:rsid w:val="586C5BC0"/>
    <w:rsid w:val="58881352"/>
    <w:rsid w:val="58E44556"/>
    <w:rsid w:val="59052307"/>
    <w:rsid w:val="590B09EC"/>
    <w:rsid w:val="596B4A8E"/>
    <w:rsid w:val="5995050C"/>
    <w:rsid w:val="59AB2C14"/>
    <w:rsid w:val="5A1A0C63"/>
    <w:rsid w:val="5A666369"/>
    <w:rsid w:val="5A85645E"/>
    <w:rsid w:val="5A8A1A34"/>
    <w:rsid w:val="5AAA22D8"/>
    <w:rsid w:val="5ABB5821"/>
    <w:rsid w:val="5AF66036"/>
    <w:rsid w:val="5AFB2EB5"/>
    <w:rsid w:val="5B1960BE"/>
    <w:rsid w:val="5B82422D"/>
    <w:rsid w:val="5BCF02DA"/>
    <w:rsid w:val="5C1C06EE"/>
    <w:rsid w:val="5C212718"/>
    <w:rsid w:val="5C3D6808"/>
    <w:rsid w:val="5C7C3366"/>
    <w:rsid w:val="5CA60AD2"/>
    <w:rsid w:val="5CAA2F5E"/>
    <w:rsid w:val="5CF928E9"/>
    <w:rsid w:val="5D327B27"/>
    <w:rsid w:val="5D5205F4"/>
    <w:rsid w:val="5D71643A"/>
    <w:rsid w:val="5DEB36CB"/>
    <w:rsid w:val="5DF14DC7"/>
    <w:rsid w:val="5DFA32E2"/>
    <w:rsid w:val="5E162713"/>
    <w:rsid w:val="5E2B2DB2"/>
    <w:rsid w:val="5E6416A4"/>
    <w:rsid w:val="5E7C58D1"/>
    <w:rsid w:val="5E7E5541"/>
    <w:rsid w:val="5EA061DB"/>
    <w:rsid w:val="5EB676B6"/>
    <w:rsid w:val="5F351D28"/>
    <w:rsid w:val="603D5F95"/>
    <w:rsid w:val="60600016"/>
    <w:rsid w:val="60691882"/>
    <w:rsid w:val="60901913"/>
    <w:rsid w:val="60CC5EA3"/>
    <w:rsid w:val="60D254A7"/>
    <w:rsid w:val="60DA29A7"/>
    <w:rsid w:val="60DD58C3"/>
    <w:rsid w:val="610207E5"/>
    <w:rsid w:val="61567FD7"/>
    <w:rsid w:val="61584F9E"/>
    <w:rsid w:val="61745A95"/>
    <w:rsid w:val="617F7563"/>
    <w:rsid w:val="61C85FE7"/>
    <w:rsid w:val="61F74E31"/>
    <w:rsid w:val="625700BD"/>
    <w:rsid w:val="62593EAD"/>
    <w:rsid w:val="6261098D"/>
    <w:rsid w:val="628B40E5"/>
    <w:rsid w:val="628D6F7D"/>
    <w:rsid w:val="62A44FC8"/>
    <w:rsid w:val="62DB04E5"/>
    <w:rsid w:val="62E12626"/>
    <w:rsid w:val="632900CE"/>
    <w:rsid w:val="63811D54"/>
    <w:rsid w:val="638E7CD4"/>
    <w:rsid w:val="63956D4A"/>
    <w:rsid w:val="63BD22FD"/>
    <w:rsid w:val="63C14C5E"/>
    <w:rsid w:val="63C908F6"/>
    <w:rsid w:val="63E42F12"/>
    <w:rsid w:val="64AA7CF9"/>
    <w:rsid w:val="64B63769"/>
    <w:rsid w:val="65053844"/>
    <w:rsid w:val="65360AA4"/>
    <w:rsid w:val="65422C88"/>
    <w:rsid w:val="65482930"/>
    <w:rsid w:val="656A4EA2"/>
    <w:rsid w:val="65896375"/>
    <w:rsid w:val="65A06EBA"/>
    <w:rsid w:val="65C05C19"/>
    <w:rsid w:val="65D91E46"/>
    <w:rsid w:val="65E41BD1"/>
    <w:rsid w:val="65FE0EE5"/>
    <w:rsid w:val="6621125D"/>
    <w:rsid w:val="662F6AF7"/>
    <w:rsid w:val="665526B2"/>
    <w:rsid w:val="665F5E2C"/>
    <w:rsid w:val="66672052"/>
    <w:rsid w:val="666D2B53"/>
    <w:rsid w:val="66762B92"/>
    <w:rsid w:val="669A6CD0"/>
    <w:rsid w:val="66BC07DA"/>
    <w:rsid w:val="66CC4C71"/>
    <w:rsid w:val="67087B42"/>
    <w:rsid w:val="671033CF"/>
    <w:rsid w:val="673242A5"/>
    <w:rsid w:val="67367361"/>
    <w:rsid w:val="674E1532"/>
    <w:rsid w:val="67B8614D"/>
    <w:rsid w:val="67DD65A9"/>
    <w:rsid w:val="67E12A0F"/>
    <w:rsid w:val="67E82C1D"/>
    <w:rsid w:val="67ED1E33"/>
    <w:rsid w:val="67F716E2"/>
    <w:rsid w:val="67F841AD"/>
    <w:rsid w:val="67F9777D"/>
    <w:rsid w:val="680A0381"/>
    <w:rsid w:val="68125E2F"/>
    <w:rsid w:val="6829061A"/>
    <w:rsid w:val="685346FB"/>
    <w:rsid w:val="685E5D8B"/>
    <w:rsid w:val="68BF2AF4"/>
    <w:rsid w:val="68F85D9F"/>
    <w:rsid w:val="69626F33"/>
    <w:rsid w:val="698737C0"/>
    <w:rsid w:val="69BB323C"/>
    <w:rsid w:val="6A04123E"/>
    <w:rsid w:val="6A095063"/>
    <w:rsid w:val="6A0C586B"/>
    <w:rsid w:val="6A273E45"/>
    <w:rsid w:val="6A823764"/>
    <w:rsid w:val="6AB74805"/>
    <w:rsid w:val="6B2C357F"/>
    <w:rsid w:val="6B3F136B"/>
    <w:rsid w:val="6B4E76BD"/>
    <w:rsid w:val="6B6B1012"/>
    <w:rsid w:val="6B6C27F1"/>
    <w:rsid w:val="6BAA55D6"/>
    <w:rsid w:val="6CD801A8"/>
    <w:rsid w:val="6CFFB4C2"/>
    <w:rsid w:val="6D434EB4"/>
    <w:rsid w:val="6D453A29"/>
    <w:rsid w:val="6D492AD9"/>
    <w:rsid w:val="6D4A2C62"/>
    <w:rsid w:val="6D6B5962"/>
    <w:rsid w:val="6D73295D"/>
    <w:rsid w:val="6D7E0249"/>
    <w:rsid w:val="6D8D3C55"/>
    <w:rsid w:val="6DA00AD4"/>
    <w:rsid w:val="6DAC3BE5"/>
    <w:rsid w:val="6DC74381"/>
    <w:rsid w:val="6DF81A3E"/>
    <w:rsid w:val="6EB45752"/>
    <w:rsid w:val="6EF874F8"/>
    <w:rsid w:val="6F107EEA"/>
    <w:rsid w:val="6F131098"/>
    <w:rsid w:val="6F1521B4"/>
    <w:rsid w:val="6FB10A05"/>
    <w:rsid w:val="6FBF60F7"/>
    <w:rsid w:val="6FE617DD"/>
    <w:rsid w:val="6FEF5C1B"/>
    <w:rsid w:val="70205DE0"/>
    <w:rsid w:val="702D4738"/>
    <w:rsid w:val="70335570"/>
    <w:rsid w:val="704E0041"/>
    <w:rsid w:val="704F2201"/>
    <w:rsid w:val="70851155"/>
    <w:rsid w:val="708D6553"/>
    <w:rsid w:val="70B3173E"/>
    <w:rsid w:val="70DD5FC9"/>
    <w:rsid w:val="70E96BE9"/>
    <w:rsid w:val="71350ACA"/>
    <w:rsid w:val="713518A3"/>
    <w:rsid w:val="713A1AED"/>
    <w:rsid w:val="71442DC6"/>
    <w:rsid w:val="71532A4D"/>
    <w:rsid w:val="71570DDD"/>
    <w:rsid w:val="71734D9C"/>
    <w:rsid w:val="7188064D"/>
    <w:rsid w:val="71A507B3"/>
    <w:rsid w:val="71C85A23"/>
    <w:rsid w:val="72002760"/>
    <w:rsid w:val="720D2951"/>
    <w:rsid w:val="72260692"/>
    <w:rsid w:val="722B0B2E"/>
    <w:rsid w:val="72866458"/>
    <w:rsid w:val="72940DB5"/>
    <w:rsid w:val="72D82F0E"/>
    <w:rsid w:val="72E06467"/>
    <w:rsid w:val="731D07E1"/>
    <w:rsid w:val="734628D9"/>
    <w:rsid w:val="737F0B92"/>
    <w:rsid w:val="738B06D4"/>
    <w:rsid w:val="739D1408"/>
    <w:rsid w:val="73CF5584"/>
    <w:rsid w:val="73FD0819"/>
    <w:rsid w:val="7454026A"/>
    <w:rsid w:val="747C1C9F"/>
    <w:rsid w:val="7483355E"/>
    <w:rsid w:val="74977B0B"/>
    <w:rsid w:val="74A13B9A"/>
    <w:rsid w:val="74E17B8D"/>
    <w:rsid w:val="75032E70"/>
    <w:rsid w:val="753748D1"/>
    <w:rsid w:val="757925BF"/>
    <w:rsid w:val="757D2ED7"/>
    <w:rsid w:val="759A2C3C"/>
    <w:rsid w:val="75A10BBD"/>
    <w:rsid w:val="75D95850"/>
    <w:rsid w:val="75DA35A8"/>
    <w:rsid w:val="75F60329"/>
    <w:rsid w:val="76447885"/>
    <w:rsid w:val="76536E39"/>
    <w:rsid w:val="76781F8A"/>
    <w:rsid w:val="767A44A1"/>
    <w:rsid w:val="76A92265"/>
    <w:rsid w:val="76B83248"/>
    <w:rsid w:val="770A36FE"/>
    <w:rsid w:val="770D7A13"/>
    <w:rsid w:val="77586656"/>
    <w:rsid w:val="77860D3A"/>
    <w:rsid w:val="778D1697"/>
    <w:rsid w:val="7795223C"/>
    <w:rsid w:val="779C055E"/>
    <w:rsid w:val="780B38F4"/>
    <w:rsid w:val="780B6151"/>
    <w:rsid w:val="783224B9"/>
    <w:rsid w:val="783530CE"/>
    <w:rsid w:val="784728A8"/>
    <w:rsid w:val="78515A97"/>
    <w:rsid w:val="7855436F"/>
    <w:rsid w:val="787436B3"/>
    <w:rsid w:val="78BB5D84"/>
    <w:rsid w:val="78C05963"/>
    <w:rsid w:val="78CB7537"/>
    <w:rsid w:val="78F44317"/>
    <w:rsid w:val="793056A7"/>
    <w:rsid w:val="79577BC4"/>
    <w:rsid w:val="796A14E5"/>
    <w:rsid w:val="79780045"/>
    <w:rsid w:val="799219B8"/>
    <w:rsid w:val="79DB5C8B"/>
    <w:rsid w:val="7A021DD0"/>
    <w:rsid w:val="7A6262A3"/>
    <w:rsid w:val="7A716556"/>
    <w:rsid w:val="7AB060D3"/>
    <w:rsid w:val="7ACE4970"/>
    <w:rsid w:val="7B02692A"/>
    <w:rsid w:val="7B9C33A4"/>
    <w:rsid w:val="7BDB3E58"/>
    <w:rsid w:val="7C064132"/>
    <w:rsid w:val="7C121A3E"/>
    <w:rsid w:val="7C2C6A8E"/>
    <w:rsid w:val="7C6677AD"/>
    <w:rsid w:val="7C7D43AC"/>
    <w:rsid w:val="7C8B1620"/>
    <w:rsid w:val="7CA975FA"/>
    <w:rsid w:val="7CB06FD5"/>
    <w:rsid w:val="7CC222D5"/>
    <w:rsid w:val="7CFF7836"/>
    <w:rsid w:val="7D00039E"/>
    <w:rsid w:val="7D36524B"/>
    <w:rsid w:val="7D3E71C5"/>
    <w:rsid w:val="7D406FF0"/>
    <w:rsid w:val="7D671AEC"/>
    <w:rsid w:val="7D8B2E44"/>
    <w:rsid w:val="7DAA039A"/>
    <w:rsid w:val="7DAE2AB6"/>
    <w:rsid w:val="7DBA7443"/>
    <w:rsid w:val="7DD12644"/>
    <w:rsid w:val="7DE96A3C"/>
    <w:rsid w:val="7E0A0C93"/>
    <w:rsid w:val="7E1F16A3"/>
    <w:rsid w:val="7E543AB5"/>
    <w:rsid w:val="7E61087A"/>
    <w:rsid w:val="7E683801"/>
    <w:rsid w:val="7E855D04"/>
    <w:rsid w:val="7E8B0731"/>
    <w:rsid w:val="7E9A4EA1"/>
    <w:rsid w:val="7EA01C89"/>
    <w:rsid w:val="7EAB0C91"/>
    <w:rsid w:val="7ED71E7C"/>
    <w:rsid w:val="7EE344B2"/>
    <w:rsid w:val="7EE63866"/>
    <w:rsid w:val="7F155FB6"/>
    <w:rsid w:val="7F3835FE"/>
    <w:rsid w:val="7FA01C56"/>
    <w:rsid w:val="7FAA7E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unhideWhenUsed/>
    <w:qFormat/>
    <w:uiPriority w:val="99"/>
    <w:pPr>
      <w:jc w:val="left"/>
    </w:pPr>
  </w:style>
  <w:style w:type="paragraph" w:styleId="3">
    <w:name w:val="Plain Text"/>
    <w:basedOn w:val="1"/>
    <w:qFormat/>
    <w:uiPriority w:val="0"/>
    <w:rPr>
      <w:rFonts w:ascii="宋体" w:hAnsi="Courier New" w:cs="Courier New"/>
      <w:szCs w:val="21"/>
    </w:rPr>
  </w:style>
  <w:style w:type="paragraph" w:styleId="4">
    <w:name w:val="Balloon Text"/>
    <w:basedOn w:val="1"/>
    <w:link w:val="20"/>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Autospacing="1" w:afterAutospacing="1"/>
      <w:jc w:val="left"/>
    </w:pPr>
    <w:rPr>
      <w:rFonts w:cs="Times New Roman"/>
      <w:kern w:val="0"/>
      <w:sz w:val="24"/>
    </w:rPr>
  </w:style>
  <w:style w:type="paragraph" w:styleId="8">
    <w:name w:val="annotation subject"/>
    <w:basedOn w:val="2"/>
    <w:next w:val="2"/>
    <w:link w:val="19"/>
    <w:unhideWhenUsed/>
    <w:qFormat/>
    <w:uiPriority w:val="99"/>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22"/>
    <w:rPr>
      <w:b/>
    </w:rPr>
  </w:style>
  <w:style w:type="character" w:styleId="13">
    <w:name w:val="Emphasis"/>
    <w:basedOn w:val="11"/>
    <w:qFormat/>
    <w:uiPriority w:val="20"/>
    <w:rPr>
      <w:i/>
    </w:rPr>
  </w:style>
  <w:style w:type="character" w:styleId="14">
    <w:name w:val="annotation reference"/>
    <w:basedOn w:val="11"/>
    <w:unhideWhenUsed/>
    <w:qFormat/>
    <w:uiPriority w:val="99"/>
    <w:rPr>
      <w:sz w:val="21"/>
      <w:szCs w:val="21"/>
    </w:rPr>
  </w:style>
  <w:style w:type="paragraph" w:customStyle="1" w:styleId="15">
    <w:name w:val="列表段落1"/>
    <w:basedOn w:val="1"/>
    <w:qFormat/>
    <w:uiPriority w:val="34"/>
    <w:pPr>
      <w:ind w:firstLine="420" w:firstLineChars="200"/>
    </w:pPr>
  </w:style>
  <w:style w:type="character" w:customStyle="1" w:styleId="16">
    <w:name w:val="页眉 Char"/>
    <w:basedOn w:val="11"/>
    <w:link w:val="6"/>
    <w:qFormat/>
    <w:uiPriority w:val="99"/>
    <w:rPr>
      <w:sz w:val="18"/>
      <w:szCs w:val="18"/>
    </w:rPr>
  </w:style>
  <w:style w:type="character" w:customStyle="1" w:styleId="17">
    <w:name w:val="页脚 Char"/>
    <w:basedOn w:val="11"/>
    <w:link w:val="5"/>
    <w:qFormat/>
    <w:uiPriority w:val="99"/>
    <w:rPr>
      <w:sz w:val="18"/>
      <w:szCs w:val="18"/>
    </w:rPr>
  </w:style>
  <w:style w:type="character" w:customStyle="1" w:styleId="18">
    <w:name w:val="批注文字 Char"/>
    <w:basedOn w:val="11"/>
    <w:link w:val="2"/>
    <w:qFormat/>
    <w:uiPriority w:val="99"/>
  </w:style>
  <w:style w:type="character" w:customStyle="1" w:styleId="19">
    <w:name w:val="批注主题 Char"/>
    <w:basedOn w:val="18"/>
    <w:link w:val="8"/>
    <w:semiHidden/>
    <w:qFormat/>
    <w:uiPriority w:val="99"/>
    <w:rPr>
      <w:b/>
      <w:bCs/>
    </w:rPr>
  </w:style>
  <w:style w:type="character" w:customStyle="1" w:styleId="20">
    <w:name w:val="批注框文本 Char"/>
    <w:basedOn w:val="11"/>
    <w:link w:val="4"/>
    <w:semiHidden/>
    <w:qFormat/>
    <w:uiPriority w:val="99"/>
    <w:rPr>
      <w:sz w:val="18"/>
      <w:szCs w:val="18"/>
    </w:rPr>
  </w:style>
  <w:style w:type="paragraph" w:styleId="21">
    <w:name w:val="List Paragraph"/>
    <w:basedOn w:val="1"/>
    <w:qFormat/>
    <w:uiPriority w:val="99"/>
    <w:pPr>
      <w:ind w:firstLine="420" w:firstLineChars="200"/>
    </w:pPr>
  </w:style>
  <w:style w:type="paragraph" w:customStyle="1" w:styleId="22">
    <w:name w:val="Body text|1"/>
    <w:basedOn w:val="1"/>
    <w:qFormat/>
    <w:uiPriority w:val="0"/>
    <w:pPr>
      <w:spacing w:line="322" w:lineRule="auto"/>
    </w:pPr>
    <w:rPr>
      <w:rFonts w:ascii="宋体" w:hAnsi="宋体" w:eastAsia="宋体" w:cs="宋体"/>
      <w:sz w:val="20"/>
      <w:szCs w:val="20"/>
      <w:lang w:val="zh-TW" w:eastAsia="zh-TW" w:bidi="zh-TW"/>
    </w:rPr>
  </w:style>
  <w:style w:type="paragraph" w:customStyle="1" w:styleId="23">
    <w:name w:val="Picture caption|1"/>
    <w:basedOn w:val="1"/>
    <w:qFormat/>
    <w:uiPriority w:val="0"/>
    <w:pPr>
      <w:spacing w:line="189" w:lineRule="exact"/>
      <w:ind w:firstLine="300"/>
    </w:pPr>
    <w:rPr>
      <w:rFonts w:ascii="宋体" w:hAnsi="宋体" w:eastAsia="宋体" w:cs="宋体"/>
      <w:color w:val="535E71"/>
      <w:sz w:val="13"/>
      <w:szCs w:val="13"/>
      <w:lang w:val="zh-TW" w:eastAsia="zh-TW" w:bidi="zh-TW"/>
    </w:rPr>
  </w:style>
  <w:style w:type="paragraph" w:customStyle="1" w:styleId="24">
    <w:name w:val="Other|1"/>
    <w:basedOn w:val="1"/>
    <w:qFormat/>
    <w:uiPriority w:val="0"/>
    <w:pPr>
      <w:spacing w:line="322" w:lineRule="auto"/>
    </w:pPr>
    <w:rPr>
      <w:rFonts w:ascii="宋体" w:hAnsi="宋体" w:eastAsia="宋体" w:cs="宋体"/>
      <w:sz w:val="20"/>
      <w:szCs w:val="20"/>
      <w:lang w:val="zh-TW" w:eastAsia="zh-TW" w:bidi="zh-TW"/>
    </w:rPr>
  </w:style>
  <w:style w:type="paragraph" w:customStyle="1" w:styleId="25">
    <w:name w:val="Body text|2"/>
    <w:basedOn w:val="1"/>
    <w:qFormat/>
    <w:uiPriority w:val="0"/>
    <w:pPr>
      <w:spacing w:line="189" w:lineRule="exact"/>
      <w:ind w:left="260" w:firstLine="300"/>
    </w:pPr>
    <w:rPr>
      <w:rFonts w:ascii="宋体" w:hAnsi="宋体" w:eastAsia="宋体" w:cs="宋体"/>
      <w:color w:val="535E71"/>
      <w:sz w:val="13"/>
      <w:szCs w:val="13"/>
      <w:lang w:val="zh-TW" w:eastAsia="zh-TW" w:bidi="zh-TW"/>
    </w:rPr>
  </w:style>
  <w:style w:type="paragraph" w:customStyle="1" w:styleId="26">
    <w:name w:val="修订1"/>
    <w:hidden/>
    <w:semiHidden/>
    <w:qFormat/>
    <w:uiPriority w:val="99"/>
    <w:rPr>
      <w:rFonts w:asciiTheme="minorHAnsi" w:hAnsiTheme="minorHAnsi" w:eastAsiaTheme="minorEastAsia" w:cstheme="minorBidi"/>
      <w:kern w:val="2"/>
      <w:sz w:val="21"/>
      <w:szCs w:val="22"/>
      <w:lang w:val="en-US" w:eastAsia="zh-CN" w:bidi="ar-SA"/>
    </w:rPr>
  </w:style>
  <w:style w:type="table" w:customStyle="1" w:styleId="27">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8">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2.bin"/><Relationship Id="rId98" Type="http://schemas.openxmlformats.org/officeDocument/2006/relationships/image" Target="media/image34.wmf"/><Relationship Id="rId97" Type="http://schemas.openxmlformats.org/officeDocument/2006/relationships/oleObject" Target="embeddings/oleObject61.bin"/><Relationship Id="rId96" Type="http://schemas.openxmlformats.org/officeDocument/2006/relationships/image" Target="media/image33.wmf"/><Relationship Id="rId95" Type="http://schemas.openxmlformats.org/officeDocument/2006/relationships/oleObject" Target="embeddings/oleObject60.bin"/><Relationship Id="rId94" Type="http://schemas.openxmlformats.org/officeDocument/2006/relationships/image" Target="media/image32.wmf"/><Relationship Id="rId93" Type="http://schemas.openxmlformats.org/officeDocument/2006/relationships/oleObject" Target="embeddings/oleObject59.bin"/><Relationship Id="rId92" Type="http://schemas.openxmlformats.org/officeDocument/2006/relationships/image" Target="media/image31.wmf"/><Relationship Id="rId91" Type="http://schemas.openxmlformats.org/officeDocument/2006/relationships/oleObject" Target="embeddings/oleObject58.bin"/><Relationship Id="rId90" Type="http://schemas.openxmlformats.org/officeDocument/2006/relationships/image" Target="media/image30.wmf"/><Relationship Id="rId9" Type="http://schemas.openxmlformats.org/officeDocument/2006/relationships/image" Target="media/image3.wmf"/><Relationship Id="rId89" Type="http://schemas.openxmlformats.org/officeDocument/2006/relationships/oleObject" Target="embeddings/oleObject57.bin"/><Relationship Id="rId88" Type="http://schemas.openxmlformats.org/officeDocument/2006/relationships/oleObject" Target="embeddings/oleObject56.bin"/><Relationship Id="rId87" Type="http://schemas.openxmlformats.org/officeDocument/2006/relationships/oleObject" Target="embeddings/oleObject55.bin"/><Relationship Id="rId86" Type="http://schemas.openxmlformats.org/officeDocument/2006/relationships/oleObject" Target="embeddings/oleObject54.bin"/><Relationship Id="rId85" Type="http://schemas.openxmlformats.org/officeDocument/2006/relationships/oleObject" Target="embeddings/oleObject53.bin"/><Relationship Id="rId84" Type="http://schemas.openxmlformats.org/officeDocument/2006/relationships/oleObject" Target="embeddings/oleObject52.bin"/><Relationship Id="rId83" Type="http://schemas.openxmlformats.org/officeDocument/2006/relationships/oleObject" Target="embeddings/oleObject51.bin"/><Relationship Id="rId82" Type="http://schemas.openxmlformats.org/officeDocument/2006/relationships/image" Target="media/image29.wmf"/><Relationship Id="rId81" Type="http://schemas.openxmlformats.org/officeDocument/2006/relationships/oleObject" Target="embeddings/oleObject50.bin"/><Relationship Id="rId80" Type="http://schemas.openxmlformats.org/officeDocument/2006/relationships/image" Target="media/image28.wmf"/><Relationship Id="rId8" Type="http://schemas.openxmlformats.org/officeDocument/2006/relationships/oleObject" Target="embeddings/oleObject3.bin"/><Relationship Id="rId79" Type="http://schemas.openxmlformats.org/officeDocument/2006/relationships/oleObject" Target="embeddings/oleObject49.bin"/><Relationship Id="rId78" Type="http://schemas.openxmlformats.org/officeDocument/2006/relationships/image" Target="media/image27.wmf"/><Relationship Id="rId77" Type="http://schemas.openxmlformats.org/officeDocument/2006/relationships/oleObject" Target="embeddings/oleObject48.bin"/><Relationship Id="rId76" Type="http://schemas.openxmlformats.org/officeDocument/2006/relationships/image" Target="media/image26.wmf"/><Relationship Id="rId75" Type="http://schemas.openxmlformats.org/officeDocument/2006/relationships/oleObject" Target="embeddings/oleObject47.bin"/><Relationship Id="rId74" Type="http://schemas.openxmlformats.org/officeDocument/2006/relationships/image" Target="media/image25.wmf"/><Relationship Id="rId73" Type="http://schemas.openxmlformats.org/officeDocument/2006/relationships/oleObject" Target="embeddings/oleObject46.bin"/><Relationship Id="rId72" Type="http://schemas.openxmlformats.org/officeDocument/2006/relationships/image" Target="media/image24.wmf"/><Relationship Id="rId71" Type="http://schemas.openxmlformats.org/officeDocument/2006/relationships/oleObject" Target="embeddings/oleObject45.bin"/><Relationship Id="rId70" Type="http://schemas.openxmlformats.org/officeDocument/2006/relationships/oleObject" Target="embeddings/oleObject44.bin"/><Relationship Id="rId7" Type="http://schemas.openxmlformats.org/officeDocument/2006/relationships/image" Target="media/image2.wmf"/><Relationship Id="rId69" Type="http://schemas.openxmlformats.org/officeDocument/2006/relationships/oleObject" Target="embeddings/oleObject43.bin"/><Relationship Id="rId68" Type="http://schemas.openxmlformats.org/officeDocument/2006/relationships/image" Target="media/image23.wmf"/><Relationship Id="rId67" Type="http://schemas.openxmlformats.org/officeDocument/2006/relationships/oleObject" Target="embeddings/oleObject42.bin"/><Relationship Id="rId66" Type="http://schemas.openxmlformats.org/officeDocument/2006/relationships/image" Target="media/image22.wmf"/><Relationship Id="rId65" Type="http://schemas.openxmlformats.org/officeDocument/2006/relationships/oleObject" Target="embeddings/oleObject41.bin"/><Relationship Id="rId64" Type="http://schemas.openxmlformats.org/officeDocument/2006/relationships/image" Target="media/image21.wmf"/><Relationship Id="rId63" Type="http://schemas.openxmlformats.org/officeDocument/2006/relationships/oleObject" Target="embeddings/oleObject40.bin"/><Relationship Id="rId62" Type="http://schemas.openxmlformats.org/officeDocument/2006/relationships/image" Target="media/image20.wmf"/><Relationship Id="rId61" Type="http://schemas.openxmlformats.org/officeDocument/2006/relationships/oleObject" Target="embeddings/oleObject39.bin"/><Relationship Id="rId60" Type="http://schemas.openxmlformats.org/officeDocument/2006/relationships/image" Target="media/image19.wmf"/><Relationship Id="rId6" Type="http://schemas.openxmlformats.org/officeDocument/2006/relationships/oleObject" Target="embeddings/oleObject2.bin"/><Relationship Id="rId59" Type="http://schemas.openxmlformats.org/officeDocument/2006/relationships/oleObject" Target="embeddings/oleObject38.bin"/><Relationship Id="rId58" Type="http://schemas.openxmlformats.org/officeDocument/2006/relationships/image" Target="media/image18.wmf"/><Relationship Id="rId57" Type="http://schemas.openxmlformats.org/officeDocument/2006/relationships/oleObject" Target="embeddings/oleObject37.bin"/><Relationship Id="rId56" Type="http://schemas.openxmlformats.org/officeDocument/2006/relationships/oleObject" Target="embeddings/oleObject36.bin"/><Relationship Id="rId55" Type="http://schemas.openxmlformats.org/officeDocument/2006/relationships/oleObject" Target="embeddings/oleObject35.bin"/><Relationship Id="rId54" Type="http://schemas.openxmlformats.org/officeDocument/2006/relationships/oleObject" Target="embeddings/oleObject34.bin"/><Relationship Id="rId53" Type="http://schemas.openxmlformats.org/officeDocument/2006/relationships/oleObject" Target="embeddings/oleObject33.bin"/><Relationship Id="rId52" Type="http://schemas.openxmlformats.org/officeDocument/2006/relationships/oleObject" Target="embeddings/oleObject32.bin"/><Relationship Id="rId51" Type="http://schemas.openxmlformats.org/officeDocument/2006/relationships/image" Target="media/image17.wmf"/><Relationship Id="rId50" Type="http://schemas.openxmlformats.org/officeDocument/2006/relationships/oleObject" Target="embeddings/oleObject31.bin"/><Relationship Id="rId5" Type="http://schemas.openxmlformats.org/officeDocument/2006/relationships/image" Target="media/image1.wmf"/><Relationship Id="rId49" Type="http://schemas.openxmlformats.org/officeDocument/2006/relationships/image" Target="media/image16.wmf"/><Relationship Id="rId48" Type="http://schemas.openxmlformats.org/officeDocument/2006/relationships/oleObject" Target="embeddings/oleObject30.bin"/><Relationship Id="rId47" Type="http://schemas.openxmlformats.org/officeDocument/2006/relationships/image" Target="media/image15.wmf"/><Relationship Id="rId46" Type="http://schemas.openxmlformats.org/officeDocument/2006/relationships/oleObject" Target="embeddings/oleObject29.bin"/><Relationship Id="rId45" Type="http://schemas.openxmlformats.org/officeDocument/2006/relationships/image" Target="media/image14.wmf"/><Relationship Id="rId44" Type="http://schemas.openxmlformats.org/officeDocument/2006/relationships/oleObject" Target="embeddings/oleObject28.bin"/><Relationship Id="rId43" Type="http://schemas.openxmlformats.org/officeDocument/2006/relationships/image" Target="media/image13.wmf"/><Relationship Id="rId42" Type="http://schemas.openxmlformats.org/officeDocument/2006/relationships/oleObject" Target="embeddings/oleObject27.bin"/><Relationship Id="rId41" Type="http://schemas.openxmlformats.org/officeDocument/2006/relationships/image" Target="media/image12.wmf"/><Relationship Id="rId40" Type="http://schemas.openxmlformats.org/officeDocument/2006/relationships/oleObject" Target="embeddings/oleObject26.bin"/><Relationship Id="rId4" Type="http://schemas.openxmlformats.org/officeDocument/2006/relationships/oleObject" Target="embeddings/oleObject1.bin"/><Relationship Id="rId39" Type="http://schemas.openxmlformats.org/officeDocument/2006/relationships/oleObject" Target="embeddings/oleObject25.bin"/><Relationship Id="rId38" Type="http://schemas.openxmlformats.org/officeDocument/2006/relationships/image" Target="media/image11.wmf"/><Relationship Id="rId37" Type="http://schemas.openxmlformats.org/officeDocument/2006/relationships/oleObject" Target="embeddings/oleObject24.bin"/><Relationship Id="rId36" Type="http://schemas.openxmlformats.org/officeDocument/2006/relationships/image" Target="media/image10.wmf"/><Relationship Id="rId35" Type="http://schemas.openxmlformats.org/officeDocument/2006/relationships/oleObject" Target="embeddings/oleObject23.bin"/><Relationship Id="rId34" Type="http://schemas.openxmlformats.org/officeDocument/2006/relationships/image" Target="media/image9.wmf"/><Relationship Id="rId33" Type="http://schemas.openxmlformats.org/officeDocument/2006/relationships/oleObject" Target="embeddings/oleObject22.bin"/><Relationship Id="rId32" Type="http://schemas.openxmlformats.org/officeDocument/2006/relationships/image" Target="media/image8.wmf"/><Relationship Id="rId31" Type="http://schemas.openxmlformats.org/officeDocument/2006/relationships/oleObject" Target="embeddings/oleObject21.bin"/><Relationship Id="rId30" Type="http://schemas.openxmlformats.org/officeDocument/2006/relationships/image" Target="media/image7.wmf"/><Relationship Id="rId3" Type="http://schemas.openxmlformats.org/officeDocument/2006/relationships/theme" Target="theme/theme1.xml"/><Relationship Id="rId29" Type="http://schemas.openxmlformats.org/officeDocument/2006/relationships/oleObject" Target="embeddings/oleObject20.bin"/><Relationship Id="rId28" Type="http://schemas.openxmlformats.org/officeDocument/2006/relationships/image" Target="media/image6.wmf"/><Relationship Id="rId27" Type="http://schemas.openxmlformats.org/officeDocument/2006/relationships/oleObject" Target="embeddings/oleObject19.bin"/><Relationship Id="rId26" Type="http://schemas.openxmlformats.org/officeDocument/2006/relationships/oleObject" Target="embeddings/oleObject18.bin"/><Relationship Id="rId256" Type="http://schemas.microsoft.com/office/2011/relationships/people" Target="people.xml"/><Relationship Id="rId255" Type="http://schemas.openxmlformats.org/officeDocument/2006/relationships/fontTable" Target="fontTable.xml"/><Relationship Id="rId254" Type="http://schemas.openxmlformats.org/officeDocument/2006/relationships/customXml" Target="../customXml/item1.xml"/><Relationship Id="rId253" Type="http://schemas.openxmlformats.org/officeDocument/2006/relationships/numbering" Target="numbering.xml"/><Relationship Id="rId252" Type="http://schemas.openxmlformats.org/officeDocument/2006/relationships/image" Target="media/image109.wmf"/><Relationship Id="rId251" Type="http://schemas.openxmlformats.org/officeDocument/2006/relationships/oleObject" Target="embeddings/oleObject140.bin"/><Relationship Id="rId250" Type="http://schemas.openxmlformats.org/officeDocument/2006/relationships/image" Target="media/image108.wmf"/><Relationship Id="rId25" Type="http://schemas.openxmlformats.org/officeDocument/2006/relationships/oleObject" Target="embeddings/oleObject17.bin"/><Relationship Id="rId249" Type="http://schemas.openxmlformats.org/officeDocument/2006/relationships/oleObject" Target="embeddings/oleObject139.bin"/><Relationship Id="rId248" Type="http://schemas.openxmlformats.org/officeDocument/2006/relationships/image" Target="media/image107.wmf"/><Relationship Id="rId247" Type="http://schemas.openxmlformats.org/officeDocument/2006/relationships/oleObject" Target="embeddings/oleObject138.bin"/><Relationship Id="rId246" Type="http://schemas.openxmlformats.org/officeDocument/2006/relationships/image" Target="media/image106.wmf"/><Relationship Id="rId245" Type="http://schemas.openxmlformats.org/officeDocument/2006/relationships/oleObject" Target="embeddings/oleObject137.bin"/><Relationship Id="rId244" Type="http://schemas.openxmlformats.org/officeDocument/2006/relationships/image" Target="media/image105.wmf"/><Relationship Id="rId243" Type="http://schemas.openxmlformats.org/officeDocument/2006/relationships/oleObject" Target="embeddings/oleObject136.bin"/><Relationship Id="rId242" Type="http://schemas.openxmlformats.org/officeDocument/2006/relationships/image" Target="media/image104.wmf"/><Relationship Id="rId241" Type="http://schemas.openxmlformats.org/officeDocument/2006/relationships/oleObject" Target="embeddings/oleObject135.bin"/><Relationship Id="rId240" Type="http://schemas.openxmlformats.org/officeDocument/2006/relationships/image" Target="media/image103.wmf"/><Relationship Id="rId24" Type="http://schemas.openxmlformats.org/officeDocument/2006/relationships/image" Target="media/image5.wmf"/><Relationship Id="rId239" Type="http://schemas.openxmlformats.org/officeDocument/2006/relationships/oleObject" Target="embeddings/oleObject134.bin"/><Relationship Id="rId238" Type="http://schemas.openxmlformats.org/officeDocument/2006/relationships/image" Target="media/image102.wmf"/><Relationship Id="rId237" Type="http://schemas.openxmlformats.org/officeDocument/2006/relationships/oleObject" Target="embeddings/oleObject133.bin"/><Relationship Id="rId236" Type="http://schemas.openxmlformats.org/officeDocument/2006/relationships/image" Target="media/image101.wmf"/><Relationship Id="rId235" Type="http://schemas.openxmlformats.org/officeDocument/2006/relationships/oleObject" Target="embeddings/oleObject132.bin"/><Relationship Id="rId234" Type="http://schemas.openxmlformats.org/officeDocument/2006/relationships/image" Target="media/image100.wmf"/><Relationship Id="rId233" Type="http://schemas.openxmlformats.org/officeDocument/2006/relationships/oleObject" Target="embeddings/oleObject131.bin"/><Relationship Id="rId232" Type="http://schemas.openxmlformats.org/officeDocument/2006/relationships/image" Target="media/image99.wmf"/><Relationship Id="rId231" Type="http://schemas.openxmlformats.org/officeDocument/2006/relationships/oleObject" Target="embeddings/oleObject130.bin"/><Relationship Id="rId230" Type="http://schemas.openxmlformats.org/officeDocument/2006/relationships/image" Target="media/image98.wmf"/><Relationship Id="rId23" Type="http://schemas.openxmlformats.org/officeDocument/2006/relationships/oleObject" Target="embeddings/oleObject16.bin"/><Relationship Id="rId229" Type="http://schemas.openxmlformats.org/officeDocument/2006/relationships/oleObject" Target="embeddings/oleObject129.bin"/><Relationship Id="rId228" Type="http://schemas.openxmlformats.org/officeDocument/2006/relationships/image" Target="media/image97.wmf"/><Relationship Id="rId227" Type="http://schemas.openxmlformats.org/officeDocument/2006/relationships/oleObject" Target="embeddings/oleObject128.bin"/><Relationship Id="rId226" Type="http://schemas.openxmlformats.org/officeDocument/2006/relationships/image" Target="media/image96.wmf"/><Relationship Id="rId225" Type="http://schemas.openxmlformats.org/officeDocument/2006/relationships/oleObject" Target="embeddings/oleObject127.bin"/><Relationship Id="rId224" Type="http://schemas.openxmlformats.org/officeDocument/2006/relationships/image" Target="media/image95.wmf"/><Relationship Id="rId223" Type="http://schemas.openxmlformats.org/officeDocument/2006/relationships/oleObject" Target="embeddings/oleObject126.bin"/><Relationship Id="rId222" Type="http://schemas.openxmlformats.org/officeDocument/2006/relationships/image" Target="media/image94.wmf"/><Relationship Id="rId221" Type="http://schemas.openxmlformats.org/officeDocument/2006/relationships/oleObject" Target="embeddings/oleObject125.bin"/><Relationship Id="rId220" Type="http://schemas.openxmlformats.org/officeDocument/2006/relationships/image" Target="media/image93.wmf"/><Relationship Id="rId22" Type="http://schemas.openxmlformats.org/officeDocument/2006/relationships/oleObject" Target="embeddings/oleObject15.bin"/><Relationship Id="rId219" Type="http://schemas.openxmlformats.org/officeDocument/2006/relationships/oleObject" Target="embeddings/oleObject124.bin"/><Relationship Id="rId218" Type="http://schemas.openxmlformats.org/officeDocument/2006/relationships/image" Target="media/image92.wmf"/><Relationship Id="rId217" Type="http://schemas.openxmlformats.org/officeDocument/2006/relationships/oleObject" Target="embeddings/oleObject123.bin"/><Relationship Id="rId216" Type="http://schemas.openxmlformats.org/officeDocument/2006/relationships/image" Target="media/image91.wmf"/><Relationship Id="rId215" Type="http://schemas.openxmlformats.org/officeDocument/2006/relationships/oleObject" Target="embeddings/oleObject122.bin"/><Relationship Id="rId214" Type="http://schemas.openxmlformats.org/officeDocument/2006/relationships/image" Target="media/image90.wmf"/><Relationship Id="rId213" Type="http://schemas.openxmlformats.org/officeDocument/2006/relationships/oleObject" Target="embeddings/oleObject121.bin"/><Relationship Id="rId212" Type="http://schemas.openxmlformats.org/officeDocument/2006/relationships/image" Target="media/image89.wmf"/><Relationship Id="rId211" Type="http://schemas.openxmlformats.org/officeDocument/2006/relationships/oleObject" Target="embeddings/oleObject120.bin"/><Relationship Id="rId210" Type="http://schemas.openxmlformats.org/officeDocument/2006/relationships/oleObject" Target="embeddings/oleObject119.bin"/><Relationship Id="rId21" Type="http://schemas.openxmlformats.org/officeDocument/2006/relationships/oleObject" Target="embeddings/oleObject14.bin"/><Relationship Id="rId209" Type="http://schemas.openxmlformats.org/officeDocument/2006/relationships/oleObject" Target="embeddings/oleObject118.bin"/><Relationship Id="rId208" Type="http://schemas.openxmlformats.org/officeDocument/2006/relationships/oleObject" Target="embeddings/oleObject117.bin"/><Relationship Id="rId207" Type="http://schemas.openxmlformats.org/officeDocument/2006/relationships/oleObject" Target="embeddings/oleObject116.bin"/><Relationship Id="rId206" Type="http://schemas.openxmlformats.org/officeDocument/2006/relationships/image" Target="media/image88.wmf"/><Relationship Id="rId205" Type="http://schemas.openxmlformats.org/officeDocument/2006/relationships/oleObject" Target="embeddings/oleObject115.bin"/><Relationship Id="rId204" Type="http://schemas.openxmlformats.org/officeDocument/2006/relationships/image" Target="media/image87.wmf"/><Relationship Id="rId203" Type="http://schemas.openxmlformats.org/officeDocument/2006/relationships/oleObject" Target="embeddings/oleObject114.bin"/><Relationship Id="rId202" Type="http://schemas.openxmlformats.org/officeDocument/2006/relationships/image" Target="media/image86.wmf"/><Relationship Id="rId201" Type="http://schemas.openxmlformats.org/officeDocument/2006/relationships/oleObject" Target="embeddings/oleObject113.bin"/><Relationship Id="rId200" Type="http://schemas.openxmlformats.org/officeDocument/2006/relationships/image" Target="media/image85.wmf"/><Relationship Id="rId20" Type="http://schemas.openxmlformats.org/officeDocument/2006/relationships/oleObject" Target="embeddings/oleObject13.bin"/><Relationship Id="rId2" Type="http://schemas.openxmlformats.org/officeDocument/2006/relationships/settings" Target="settings.xml"/><Relationship Id="rId199" Type="http://schemas.openxmlformats.org/officeDocument/2006/relationships/oleObject" Target="embeddings/oleObject112.bin"/><Relationship Id="rId198" Type="http://schemas.openxmlformats.org/officeDocument/2006/relationships/image" Target="media/image84.wmf"/><Relationship Id="rId197" Type="http://schemas.openxmlformats.org/officeDocument/2006/relationships/oleObject" Target="embeddings/oleObject111.bin"/><Relationship Id="rId196" Type="http://schemas.openxmlformats.org/officeDocument/2006/relationships/image" Target="media/image83.wmf"/><Relationship Id="rId195" Type="http://schemas.openxmlformats.org/officeDocument/2006/relationships/oleObject" Target="embeddings/oleObject110.bin"/><Relationship Id="rId194" Type="http://schemas.openxmlformats.org/officeDocument/2006/relationships/image" Target="media/image82.wmf"/><Relationship Id="rId193" Type="http://schemas.openxmlformats.org/officeDocument/2006/relationships/oleObject" Target="embeddings/oleObject109.bin"/><Relationship Id="rId192" Type="http://schemas.openxmlformats.org/officeDocument/2006/relationships/image" Target="media/image81.wmf"/><Relationship Id="rId191" Type="http://schemas.openxmlformats.org/officeDocument/2006/relationships/oleObject" Target="embeddings/oleObject108.bin"/><Relationship Id="rId190" Type="http://schemas.openxmlformats.org/officeDocument/2006/relationships/image" Target="media/image80.wmf"/><Relationship Id="rId19" Type="http://schemas.openxmlformats.org/officeDocument/2006/relationships/oleObject" Target="embeddings/oleObject12.bin"/><Relationship Id="rId189" Type="http://schemas.openxmlformats.org/officeDocument/2006/relationships/oleObject" Target="embeddings/oleObject107.bin"/><Relationship Id="rId188" Type="http://schemas.openxmlformats.org/officeDocument/2006/relationships/image" Target="media/image79.wmf"/><Relationship Id="rId187" Type="http://schemas.openxmlformats.org/officeDocument/2006/relationships/oleObject" Target="embeddings/oleObject106.bin"/><Relationship Id="rId186" Type="http://schemas.openxmlformats.org/officeDocument/2006/relationships/image" Target="media/image78.wmf"/><Relationship Id="rId185" Type="http://schemas.openxmlformats.org/officeDocument/2006/relationships/oleObject" Target="embeddings/oleObject105.bin"/><Relationship Id="rId184" Type="http://schemas.openxmlformats.org/officeDocument/2006/relationships/image" Target="media/image77.wmf"/><Relationship Id="rId183" Type="http://schemas.openxmlformats.org/officeDocument/2006/relationships/oleObject" Target="embeddings/oleObject104.bin"/><Relationship Id="rId182" Type="http://schemas.openxmlformats.org/officeDocument/2006/relationships/image" Target="media/image76.wmf"/><Relationship Id="rId181" Type="http://schemas.openxmlformats.org/officeDocument/2006/relationships/oleObject" Target="embeddings/oleObject103.bin"/><Relationship Id="rId180" Type="http://schemas.openxmlformats.org/officeDocument/2006/relationships/image" Target="media/image75.wmf"/><Relationship Id="rId18" Type="http://schemas.openxmlformats.org/officeDocument/2006/relationships/image" Target="media/image4.wmf"/><Relationship Id="rId179" Type="http://schemas.openxmlformats.org/officeDocument/2006/relationships/oleObject" Target="embeddings/oleObject102.bin"/><Relationship Id="rId178" Type="http://schemas.openxmlformats.org/officeDocument/2006/relationships/image" Target="media/image74.wmf"/><Relationship Id="rId177" Type="http://schemas.openxmlformats.org/officeDocument/2006/relationships/oleObject" Target="embeddings/oleObject101.bin"/><Relationship Id="rId176" Type="http://schemas.openxmlformats.org/officeDocument/2006/relationships/image" Target="media/image73.wmf"/><Relationship Id="rId175" Type="http://schemas.openxmlformats.org/officeDocument/2006/relationships/oleObject" Target="embeddings/oleObject100.bin"/><Relationship Id="rId174" Type="http://schemas.openxmlformats.org/officeDocument/2006/relationships/image" Target="media/image72.wmf"/><Relationship Id="rId173" Type="http://schemas.openxmlformats.org/officeDocument/2006/relationships/oleObject" Target="embeddings/oleObject99.bin"/><Relationship Id="rId172" Type="http://schemas.openxmlformats.org/officeDocument/2006/relationships/image" Target="media/image71.wmf"/><Relationship Id="rId171" Type="http://schemas.openxmlformats.org/officeDocument/2006/relationships/oleObject" Target="embeddings/oleObject98.bin"/><Relationship Id="rId170" Type="http://schemas.openxmlformats.org/officeDocument/2006/relationships/image" Target="media/image70.wmf"/><Relationship Id="rId17" Type="http://schemas.openxmlformats.org/officeDocument/2006/relationships/oleObject" Target="embeddings/oleObject11.bin"/><Relationship Id="rId169" Type="http://schemas.openxmlformats.org/officeDocument/2006/relationships/oleObject" Target="embeddings/oleObject97.bin"/><Relationship Id="rId168" Type="http://schemas.openxmlformats.org/officeDocument/2006/relationships/image" Target="media/image69.wmf"/><Relationship Id="rId167" Type="http://schemas.openxmlformats.org/officeDocument/2006/relationships/oleObject" Target="embeddings/oleObject96.bin"/><Relationship Id="rId166" Type="http://schemas.openxmlformats.org/officeDocument/2006/relationships/image" Target="media/image68.wmf"/><Relationship Id="rId165" Type="http://schemas.openxmlformats.org/officeDocument/2006/relationships/oleObject" Target="embeddings/oleObject95.bin"/><Relationship Id="rId164" Type="http://schemas.openxmlformats.org/officeDocument/2006/relationships/image" Target="media/image67.wmf"/><Relationship Id="rId163" Type="http://schemas.openxmlformats.org/officeDocument/2006/relationships/oleObject" Target="embeddings/oleObject94.bin"/><Relationship Id="rId162" Type="http://schemas.openxmlformats.org/officeDocument/2006/relationships/image" Target="media/image66.wmf"/><Relationship Id="rId161" Type="http://schemas.openxmlformats.org/officeDocument/2006/relationships/oleObject" Target="embeddings/oleObject93.bin"/><Relationship Id="rId160" Type="http://schemas.openxmlformats.org/officeDocument/2006/relationships/image" Target="media/image65.wmf"/><Relationship Id="rId16" Type="http://schemas.openxmlformats.org/officeDocument/2006/relationships/oleObject" Target="embeddings/oleObject10.bin"/><Relationship Id="rId159" Type="http://schemas.openxmlformats.org/officeDocument/2006/relationships/oleObject" Target="embeddings/oleObject92.bin"/><Relationship Id="rId158" Type="http://schemas.openxmlformats.org/officeDocument/2006/relationships/image" Target="media/image64.wmf"/><Relationship Id="rId157" Type="http://schemas.openxmlformats.org/officeDocument/2006/relationships/oleObject" Target="embeddings/oleObject91.bin"/><Relationship Id="rId156" Type="http://schemas.openxmlformats.org/officeDocument/2006/relationships/image" Target="media/image63.wmf"/><Relationship Id="rId155" Type="http://schemas.openxmlformats.org/officeDocument/2006/relationships/oleObject" Target="embeddings/oleObject90.bin"/><Relationship Id="rId154" Type="http://schemas.openxmlformats.org/officeDocument/2006/relationships/image" Target="media/image62.wmf"/><Relationship Id="rId153" Type="http://schemas.openxmlformats.org/officeDocument/2006/relationships/oleObject" Target="embeddings/oleObject89.bin"/><Relationship Id="rId152" Type="http://schemas.openxmlformats.org/officeDocument/2006/relationships/image" Target="media/image61.wmf"/><Relationship Id="rId151" Type="http://schemas.openxmlformats.org/officeDocument/2006/relationships/oleObject" Target="embeddings/oleObject88.bin"/><Relationship Id="rId150" Type="http://schemas.openxmlformats.org/officeDocument/2006/relationships/image" Target="media/image60.wmf"/><Relationship Id="rId15" Type="http://schemas.openxmlformats.org/officeDocument/2006/relationships/oleObject" Target="embeddings/oleObject9.bin"/><Relationship Id="rId149" Type="http://schemas.openxmlformats.org/officeDocument/2006/relationships/oleObject" Target="embeddings/oleObject87.bin"/><Relationship Id="rId148" Type="http://schemas.openxmlformats.org/officeDocument/2006/relationships/image" Target="media/image59.wmf"/><Relationship Id="rId147" Type="http://schemas.openxmlformats.org/officeDocument/2006/relationships/oleObject" Target="embeddings/oleObject86.bin"/><Relationship Id="rId146" Type="http://schemas.openxmlformats.org/officeDocument/2006/relationships/image" Target="media/image58.wmf"/><Relationship Id="rId145" Type="http://schemas.openxmlformats.org/officeDocument/2006/relationships/oleObject" Target="embeddings/oleObject85.bin"/><Relationship Id="rId144" Type="http://schemas.openxmlformats.org/officeDocument/2006/relationships/image" Target="media/image57.wmf"/><Relationship Id="rId143" Type="http://schemas.openxmlformats.org/officeDocument/2006/relationships/oleObject" Target="embeddings/oleObject84.bin"/><Relationship Id="rId142" Type="http://schemas.openxmlformats.org/officeDocument/2006/relationships/image" Target="media/image56.wmf"/><Relationship Id="rId141" Type="http://schemas.openxmlformats.org/officeDocument/2006/relationships/oleObject" Target="embeddings/oleObject83.bin"/><Relationship Id="rId140" Type="http://schemas.openxmlformats.org/officeDocument/2006/relationships/image" Target="media/image55.wmf"/><Relationship Id="rId14" Type="http://schemas.openxmlformats.org/officeDocument/2006/relationships/oleObject" Target="embeddings/oleObject8.bin"/><Relationship Id="rId139" Type="http://schemas.openxmlformats.org/officeDocument/2006/relationships/oleObject" Target="embeddings/oleObject82.bin"/><Relationship Id="rId138" Type="http://schemas.openxmlformats.org/officeDocument/2006/relationships/image" Target="media/image54.wmf"/><Relationship Id="rId137" Type="http://schemas.openxmlformats.org/officeDocument/2006/relationships/oleObject" Target="embeddings/oleObject81.bin"/><Relationship Id="rId136" Type="http://schemas.openxmlformats.org/officeDocument/2006/relationships/image" Target="media/image53.wmf"/><Relationship Id="rId135" Type="http://schemas.openxmlformats.org/officeDocument/2006/relationships/oleObject" Target="embeddings/oleObject80.bin"/><Relationship Id="rId134" Type="http://schemas.openxmlformats.org/officeDocument/2006/relationships/image" Target="media/image52.wmf"/><Relationship Id="rId133" Type="http://schemas.openxmlformats.org/officeDocument/2006/relationships/oleObject" Target="embeddings/oleObject79.bin"/><Relationship Id="rId132" Type="http://schemas.openxmlformats.org/officeDocument/2006/relationships/image" Target="media/image51.wmf"/><Relationship Id="rId131" Type="http://schemas.openxmlformats.org/officeDocument/2006/relationships/oleObject" Target="embeddings/oleObject78.bin"/><Relationship Id="rId130" Type="http://schemas.openxmlformats.org/officeDocument/2006/relationships/image" Target="media/image50.wmf"/><Relationship Id="rId13" Type="http://schemas.openxmlformats.org/officeDocument/2006/relationships/oleObject" Target="embeddings/oleObject7.bin"/><Relationship Id="rId129" Type="http://schemas.openxmlformats.org/officeDocument/2006/relationships/oleObject" Target="embeddings/oleObject77.bin"/><Relationship Id="rId128" Type="http://schemas.openxmlformats.org/officeDocument/2006/relationships/image" Target="media/image49.wmf"/><Relationship Id="rId127" Type="http://schemas.openxmlformats.org/officeDocument/2006/relationships/oleObject" Target="embeddings/oleObject76.bin"/><Relationship Id="rId126" Type="http://schemas.openxmlformats.org/officeDocument/2006/relationships/image" Target="media/image48.wmf"/><Relationship Id="rId125" Type="http://schemas.openxmlformats.org/officeDocument/2006/relationships/oleObject" Target="embeddings/oleObject75.bin"/><Relationship Id="rId124" Type="http://schemas.openxmlformats.org/officeDocument/2006/relationships/image" Target="media/image47.wmf"/><Relationship Id="rId123" Type="http://schemas.openxmlformats.org/officeDocument/2006/relationships/oleObject" Target="embeddings/oleObject74.bin"/><Relationship Id="rId122" Type="http://schemas.openxmlformats.org/officeDocument/2006/relationships/image" Target="media/image46.wmf"/><Relationship Id="rId121" Type="http://schemas.openxmlformats.org/officeDocument/2006/relationships/oleObject" Target="embeddings/oleObject73.bin"/><Relationship Id="rId120" Type="http://schemas.openxmlformats.org/officeDocument/2006/relationships/image" Target="media/image45.wmf"/><Relationship Id="rId12" Type="http://schemas.openxmlformats.org/officeDocument/2006/relationships/oleObject" Target="embeddings/oleObject6.bin"/><Relationship Id="rId119" Type="http://schemas.openxmlformats.org/officeDocument/2006/relationships/oleObject" Target="embeddings/oleObject72.bin"/><Relationship Id="rId118" Type="http://schemas.openxmlformats.org/officeDocument/2006/relationships/image" Target="media/image44.wmf"/><Relationship Id="rId117" Type="http://schemas.openxmlformats.org/officeDocument/2006/relationships/oleObject" Target="embeddings/oleObject71.bin"/><Relationship Id="rId116" Type="http://schemas.openxmlformats.org/officeDocument/2006/relationships/image" Target="media/image43.wmf"/><Relationship Id="rId115" Type="http://schemas.openxmlformats.org/officeDocument/2006/relationships/oleObject" Target="embeddings/oleObject70.bin"/><Relationship Id="rId114" Type="http://schemas.openxmlformats.org/officeDocument/2006/relationships/image" Target="media/image42.wmf"/><Relationship Id="rId113" Type="http://schemas.openxmlformats.org/officeDocument/2006/relationships/oleObject" Target="embeddings/oleObject69.bin"/><Relationship Id="rId112" Type="http://schemas.openxmlformats.org/officeDocument/2006/relationships/image" Target="media/image41.wmf"/><Relationship Id="rId111" Type="http://schemas.openxmlformats.org/officeDocument/2006/relationships/oleObject" Target="embeddings/oleObject68.bin"/><Relationship Id="rId110" Type="http://schemas.openxmlformats.org/officeDocument/2006/relationships/image" Target="media/image40.wmf"/><Relationship Id="rId11" Type="http://schemas.openxmlformats.org/officeDocument/2006/relationships/oleObject" Target="embeddings/oleObject5.bin"/><Relationship Id="rId109" Type="http://schemas.openxmlformats.org/officeDocument/2006/relationships/oleObject" Target="embeddings/oleObject67.bin"/><Relationship Id="rId108" Type="http://schemas.openxmlformats.org/officeDocument/2006/relationships/image" Target="media/image39.wmf"/><Relationship Id="rId107" Type="http://schemas.openxmlformats.org/officeDocument/2006/relationships/oleObject" Target="embeddings/oleObject66.bin"/><Relationship Id="rId106" Type="http://schemas.openxmlformats.org/officeDocument/2006/relationships/image" Target="media/image38.wmf"/><Relationship Id="rId105" Type="http://schemas.openxmlformats.org/officeDocument/2006/relationships/oleObject" Target="embeddings/oleObject65.bin"/><Relationship Id="rId104" Type="http://schemas.openxmlformats.org/officeDocument/2006/relationships/image" Target="media/image37.wmf"/><Relationship Id="rId103" Type="http://schemas.openxmlformats.org/officeDocument/2006/relationships/oleObject" Target="embeddings/oleObject64.bin"/><Relationship Id="rId102" Type="http://schemas.openxmlformats.org/officeDocument/2006/relationships/image" Target="media/image36.wmf"/><Relationship Id="rId101" Type="http://schemas.openxmlformats.org/officeDocument/2006/relationships/oleObject" Target="embeddings/oleObject63.bin"/><Relationship Id="rId100" Type="http://schemas.openxmlformats.org/officeDocument/2006/relationships/image" Target="media/image35.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58148-6581-4768-AEEF-F547E93E5B6F}">
  <ds:schemaRefs/>
</ds:datastoreItem>
</file>

<file path=docProps/app.xml><?xml version="1.0" encoding="utf-8"?>
<Properties xmlns="http://schemas.openxmlformats.org/officeDocument/2006/extended-properties" xmlns:vt="http://schemas.openxmlformats.org/officeDocument/2006/docPropsVTypes">
  <Company>Fclassroom</Company>
  <Pages>1</Pages>
  <Words>1706</Words>
  <Characters>9728</Characters>
  <Lines>1</Lines>
  <Paragraphs>1</Paragraphs>
  <TotalTime>19</TotalTime>
  <ScaleCrop>false</ScaleCrop>
  <LinksUpToDate>false</LinksUpToDate>
  <CharactersWithSpaces>11412</CharactersWithSpaces>
  <Application>WPS Office WWO_base_provider_20240411032018-30b678f5e6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2024-04-21T10:34:00Z</dcterms:created>
  <dc:creator>孟艳丹</dc:creator>
  <cp:lastModifiedBy>圆心</cp:lastModifiedBy>
  <cp:lastPrinted>2022-03-03T18:14:00Z</cp:lastPrinted>
  <dcterms:modified xsi:type="dcterms:W3CDTF">2024-08-06T15:22:02Z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2052-0.0.0.0</vt:lpwstr>
  </property>
  <property fmtid="{D5CDD505-2E9C-101B-9397-08002B2CF9AE}" pid="9" name="ICV">
    <vt:lpwstr>C36BE8F89D2B40438472827A102AECA7</vt:lpwstr>
  </property>
</Properties>
</file>
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2C6E2" w14:textId="77777777" w:rsidR="0071577D" w:rsidRPr="00ED545C" w:rsidRDefault="0071577D" w:rsidP="00ED545C">
      <w:pPr>
        <w:spacing w:line="312" w:lineRule="auto"/>
        <w:jc w:val="center"/>
        <w:rPr>
          <w:rFonts w:ascii="仿宋" w:eastAsia="仿宋" w:hAnsi="仿宋"/>
          <w:snapToGrid w:val="0"/>
          <w:kern w:val="0"/>
          <w:sz w:val="28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8"/>
          <w:szCs w:val="24"/>
        </w:rPr>
        <w:t>简单几何体单元复习</w:t>
      </w:r>
    </w:p>
    <w:p w14:paraId="6CA4BBAB" w14:textId="77777777" w:rsidR="0071577D" w:rsidRPr="00ED545C" w:rsidRDefault="0071577D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bCs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【教学内容分析】</w:t>
      </w:r>
    </w:p>
    <w:p w14:paraId="06C07ACC" w14:textId="665FFC58" w:rsidR="00C649BE" w:rsidRPr="00ED545C" w:rsidRDefault="0071577D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本节课是上教版普通高中教科书数学必修第三册第11</w:t>
      </w:r>
      <w:proofErr w:type="gramStart"/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章简单</w:t>
      </w:r>
      <w:proofErr w:type="gramEnd"/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几何体的复习与小结．本章内容分四小节：柱体、锥体、多面体和旋转体、球．学生先学习了柱体的相关概念、性质以及体积和表面积，在此基础上，类比柱体的研究思路，学习了锥体的相关概念、性质以及体积和表面积；在对前两节内容总结和概括的基础上，学习了多面体和旋转体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相关知识；最后又以同样的思路研究了球的相关概念、性质以及体积和表面积．在学习过程中，从简单到复杂、由特殊到一般、空间问题平面化等数学思想贯穿始终，归纳、类比、迁移等思维方法多次循环，直观想象、逻辑推理等素养全面渗透．本节课将进一步引导学生从整体的视角回顾所学知识，明确研究思路，体会思想方法，形成认知结构，提高主动运用相关知识和思想方法解决问题的意识，在潜移默化中进一步发展空间观念，提高逻辑演绎能力．</w:t>
      </w:r>
    </w:p>
    <w:p w14:paraId="21339856" w14:textId="42785703" w:rsidR="00C649BE" w:rsidRPr="00ED545C" w:rsidRDefault="00C07B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本节</w:t>
      </w:r>
      <w:proofErr w:type="gramStart"/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课</w:t>
      </w:r>
      <w:r w:rsidR="00C14028" w:rsidRPr="00ED545C">
        <w:rPr>
          <w:rFonts w:ascii="仿宋" w:eastAsia="仿宋" w:hAnsi="仿宋"/>
          <w:snapToGrid w:val="0"/>
          <w:kern w:val="0"/>
          <w:sz w:val="24"/>
          <w:szCs w:val="24"/>
        </w:rPr>
        <w:t>通过</w:t>
      </w:r>
      <w:proofErr w:type="gramEnd"/>
      <w:r w:rsidR="00C14028" w:rsidRPr="00ED545C">
        <w:rPr>
          <w:rFonts w:ascii="仿宋" w:eastAsia="仿宋" w:hAnsi="仿宋"/>
          <w:snapToGrid w:val="0"/>
          <w:kern w:val="0"/>
          <w:sz w:val="24"/>
          <w:szCs w:val="24"/>
        </w:rPr>
        <w:t>对知识的回顾与梳理，理解本章的研究思路，明确常用的数学思想方法，形成较为系统的认知结构．通过对简单几何体中易错概念的辨析，更加准确的理解概念，发展直观想象素养．在问题解决过程中，养成良好的审题、分析、运算、表达、反思等解题习惯，发展数学运算素养．</w:t>
      </w:r>
    </w:p>
    <w:p w14:paraId="5290CF03" w14:textId="77777777" w:rsidR="001B41E7" w:rsidRPr="00ED545C" w:rsidRDefault="001B41E7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</w:p>
    <w:p w14:paraId="5367E5DF" w14:textId="77777777" w:rsidR="0071577D" w:rsidRPr="00ED545C" w:rsidRDefault="0071577D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bCs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【教学目标设置】</w:t>
      </w:r>
    </w:p>
    <w:p w14:paraId="53EA728E" w14:textId="77777777" w:rsidR="00C649BE" w:rsidRPr="00ED545C" w:rsidRDefault="00C649BE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color w:val="000000" w:themeColor="text1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1．</w:t>
      </w:r>
      <w:r w:rsidRPr="00ED545C">
        <w:rPr>
          <w:rFonts w:ascii="仿宋" w:eastAsia="仿宋" w:hAnsi="仿宋" w:hint="eastAsia"/>
          <w:snapToGrid w:val="0"/>
          <w:color w:val="000000" w:themeColor="text1"/>
          <w:kern w:val="0"/>
          <w:sz w:val="24"/>
          <w:szCs w:val="24"/>
        </w:rPr>
        <w:t>通过对简单几何体的概念、特征及其体积公式、表面积公式的复习，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形成较为系统的知识结构．</w:t>
      </w:r>
    </w:p>
    <w:p w14:paraId="6439838E" w14:textId="77777777" w:rsidR="00C649BE" w:rsidRPr="00ED545C" w:rsidRDefault="00C649BE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iCs/>
          <w:snapToGrid w:val="0"/>
          <w:color w:val="000000" w:themeColor="text1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2．</w:t>
      </w:r>
      <w:r w:rsidRPr="00ED545C">
        <w:rPr>
          <w:rFonts w:ascii="仿宋" w:eastAsia="仿宋" w:hAnsi="仿宋" w:hint="eastAsia"/>
          <w:snapToGrid w:val="0"/>
          <w:color w:val="000000" w:themeColor="text1"/>
          <w:kern w:val="0"/>
          <w:sz w:val="24"/>
          <w:szCs w:val="24"/>
        </w:rPr>
        <w:t>会运用简单几何体的基本性质与度量关系解决数学问题与实际问题，</w:t>
      </w:r>
      <w:r w:rsidRPr="00ED545C">
        <w:rPr>
          <w:rFonts w:ascii="仿宋" w:eastAsia="仿宋" w:hAnsi="仿宋"/>
          <w:iCs/>
          <w:snapToGrid w:val="0"/>
          <w:color w:val="000000" w:themeColor="text1"/>
          <w:kern w:val="0"/>
          <w:sz w:val="24"/>
          <w:szCs w:val="24"/>
        </w:rPr>
        <w:t>发展</w:t>
      </w:r>
      <w:r w:rsidRPr="00ED545C">
        <w:rPr>
          <w:rFonts w:ascii="仿宋" w:eastAsia="仿宋" w:hAnsi="仿宋"/>
          <w:snapToGrid w:val="0"/>
          <w:color w:val="000000" w:themeColor="text1"/>
          <w:kern w:val="0"/>
          <w:sz w:val="24"/>
          <w:szCs w:val="24"/>
        </w:rPr>
        <w:t>直观想象</w:t>
      </w:r>
      <w:r w:rsidRPr="00ED545C">
        <w:rPr>
          <w:rFonts w:ascii="仿宋" w:eastAsia="仿宋" w:hAnsi="仿宋" w:hint="eastAsia"/>
          <w:snapToGrid w:val="0"/>
          <w:color w:val="000000" w:themeColor="text1"/>
          <w:kern w:val="0"/>
          <w:sz w:val="24"/>
          <w:szCs w:val="24"/>
        </w:rPr>
        <w:t>、</w:t>
      </w:r>
      <w:r w:rsidRPr="00ED545C">
        <w:rPr>
          <w:rFonts w:ascii="仿宋" w:eastAsia="仿宋" w:hAnsi="仿宋"/>
          <w:snapToGrid w:val="0"/>
          <w:color w:val="000000" w:themeColor="text1"/>
          <w:kern w:val="0"/>
          <w:sz w:val="24"/>
          <w:szCs w:val="24"/>
        </w:rPr>
        <w:t>逻辑推理素养．</w:t>
      </w:r>
    </w:p>
    <w:p w14:paraId="3E8FA804" w14:textId="5E24E139" w:rsidR="0071577D" w:rsidRPr="00ED545C" w:rsidRDefault="0071577D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</w:p>
    <w:p w14:paraId="282D83B0" w14:textId="77777777" w:rsidR="0071577D" w:rsidRPr="00ED545C" w:rsidRDefault="0071577D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bCs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【教学重点及学习难点】</w:t>
      </w:r>
    </w:p>
    <w:p w14:paraId="7521AF6E" w14:textId="77777777" w:rsidR="0071577D" w:rsidRPr="00ED545C" w:rsidRDefault="0071577D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教学重点：几何体的相关概念、体积和表面积公式、割补法．</w:t>
      </w:r>
    </w:p>
    <w:p w14:paraId="28540D84" w14:textId="77777777" w:rsidR="0071577D" w:rsidRPr="00ED545C" w:rsidRDefault="0071577D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学习难点：题目的准确理解与知识的综合运用．</w:t>
      </w:r>
    </w:p>
    <w:p w14:paraId="3B9752DA" w14:textId="77777777" w:rsidR="009B6875" w:rsidRPr="00ED545C" w:rsidRDefault="009B6875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bCs/>
          <w:snapToGrid w:val="0"/>
          <w:kern w:val="0"/>
          <w:sz w:val="24"/>
          <w:szCs w:val="24"/>
        </w:rPr>
      </w:pPr>
    </w:p>
    <w:p w14:paraId="37523D21" w14:textId="77777777" w:rsidR="0071577D" w:rsidRPr="00ED545C" w:rsidRDefault="0071577D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bCs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【教学过程设计】</w:t>
      </w:r>
    </w:p>
    <w:p w14:paraId="68FFDCD9" w14:textId="77777777" w:rsidR="0071577D" w:rsidRPr="00ED545C" w:rsidRDefault="0071577D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bCs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（</w:t>
      </w:r>
      <w:r w:rsidR="00411EC6" w:rsidRPr="00ED545C">
        <w:rPr>
          <w:rFonts w:ascii="仿宋" w:eastAsia="仿宋" w:hAnsi="仿宋" w:hint="eastAsia"/>
          <w:b/>
          <w:bCs/>
          <w:snapToGrid w:val="0"/>
          <w:kern w:val="0"/>
          <w:sz w:val="24"/>
          <w:szCs w:val="24"/>
        </w:rPr>
        <w:t>环节</w:t>
      </w: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一）知识梳理 形成体系</w:t>
      </w:r>
    </w:p>
    <w:p w14:paraId="3AC86413" w14:textId="0B474B2F" w:rsidR="0071577D" w:rsidRPr="00ED545C" w:rsidRDefault="0071577D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各位同学，大家好．本节课，我们将对第11</w:t>
      </w:r>
      <w:proofErr w:type="gramStart"/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章简单</w:t>
      </w:r>
      <w:proofErr w:type="gramEnd"/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几何体进行复习与小结．首先，我们来回顾本章所学的知识．</w:t>
      </w:r>
    </w:p>
    <w:p w14:paraId="34B3EE51" w14:textId="02EE8098" w:rsidR="00911027" w:rsidRPr="00ED545C" w:rsidRDefault="00911027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snapToGrid w:val="0"/>
          <w:kern w:val="0"/>
          <w:sz w:val="24"/>
          <w:szCs w:val="24"/>
        </w:rPr>
        <w:t>[问题1]</w:t>
      </w:r>
      <w:r w:rsidR="00282513">
        <w:rPr>
          <w:rFonts w:ascii="仿宋" w:eastAsia="仿宋" w:hAnsi="仿宋"/>
          <w:b/>
          <w:snapToGrid w:val="0"/>
          <w:kern w:val="0"/>
          <w:sz w:val="24"/>
          <w:szCs w:val="24"/>
        </w:rPr>
        <w:t xml:space="preserve"> 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在本单元中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学习了哪些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几何体？对于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这些几何体是按照怎样的思路展开研究的？</w:t>
      </w:r>
    </w:p>
    <w:p w14:paraId="75CA62DA" w14:textId="77777777" w:rsidR="0071577D" w:rsidRPr="00ED545C" w:rsidRDefault="00624AF6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lastRenderedPageBreak/>
        <w:t>在简单几何体这一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单元中，我们依次学习了柱体、锥体、</w:t>
      </w:r>
      <w:proofErr w:type="gramStart"/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台体和</w:t>
      </w:r>
      <w:proofErr w:type="gramEnd"/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球体，其中柱体和锥体可以</w:t>
      </w:r>
      <w:proofErr w:type="gramStart"/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看作台体</w:t>
      </w:r>
      <w:proofErr w:type="gramEnd"/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的极端情形．</w:t>
      </w:r>
      <w:r w:rsidR="004B63D3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我们学过的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棱柱和圆柱</w:t>
      </w:r>
      <w:r w:rsidR="004B63D3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都是柱体，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棱锥和圆锥</w:t>
      </w:r>
      <w:r w:rsidR="004B63D3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都是锥体，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棱台和圆台</w:t>
      </w:r>
      <w:proofErr w:type="gramStart"/>
      <w:r w:rsidR="004B63D3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都是台体</w:t>
      </w:r>
      <w:proofErr w:type="gramEnd"/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．棱柱、棱锥、棱台都是多面体，圆柱、圆锥、圆台、球都是</w:t>
      </w:r>
      <w:r w:rsidR="0086241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旋转体．对于柱体、锥体和球体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71577D" w:rsidRPr="00ED545C">
        <w:rPr>
          <w:rFonts w:ascii="仿宋" w:eastAsia="仿宋" w:hAnsi="仿宋"/>
          <w:snapToGrid w:val="0"/>
          <w:kern w:val="0"/>
          <w:sz w:val="24"/>
          <w:szCs w:val="24"/>
        </w:rPr>
        <w:t>都是按照概念——性质——度量（</w:t>
      </w:r>
      <w:r w:rsidR="00A357A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先</w:t>
      </w:r>
      <w:r w:rsidR="0071577D" w:rsidRPr="00ED545C">
        <w:rPr>
          <w:rFonts w:ascii="仿宋" w:eastAsia="仿宋" w:hAnsi="仿宋"/>
          <w:snapToGrid w:val="0"/>
          <w:kern w:val="0"/>
          <w:sz w:val="24"/>
          <w:szCs w:val="24"/>
        </w:rPr>
        <w:t>体积</w:t>
      </w:r>
      <w:r w:rsidR="00A357A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后</w:t>
      </w:r>
      <w:r w:rsidR="0071577D" w:rsidRPr="00ED545C">
        <w:rPr>
          <w:rFonts w:ascii="仿宋" w:eastAsia="仿宋" w:hAnsi="仿宋"/>
          <w:snapToGrid w:val="0"/>
          <w:kern w:val="0"/>
          <w:sz w:val="24"/>
          <w:szCs w:val="24"/>
        </w:rPr>
        <w:t>表面积）这一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思路</w:t>
      </w:r>
      <w:r w:rsidR="0071577D" w:rsidRPr="00ED545C">
        <w:rPr>
          <w:rFonts w:ascii="仿宋" w:eastAsia="仿宋" w:hAnsi="仿宋"/>
          <w:snapToGrid w:val="0"/>
          <w:kern w:val="0"/>
          <w:sz w:val="24"/>
          <w:szCs w:val="24"/>
        </w:rPr>
        <w:t>展开研究的．</w:t>
      </w:r>
    </w:p>
    <w:p w14:paraId="703F45B2" w14:textId="77777777" w:rsidR="00C649BE" w:rsidRPr="00ED545C" w:rsidRDefault="00C649BE" w:rsidP="00ED545C">
      <w:pPr>
        <w:spacing w:line="312" w:lineRule="auto"/>
        <w:jc w:val="center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drawing>
          <wp:inline distT="0" distB="0" distL="0" distR="0" wp14:anchorId="7E311294" wp14:editId="3BA2A5FC">
            <wp:extent cx="4971600" cy="20736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600" cy="20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4DF78" w14:textId="2E33F5F7" w:rsidR="0071577D" w:rsidRPr="00ED545C" w:rsidRDefault="0071577D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snapToGrid w:val="0"/>
          <w:kern w:val="0"/>
          <w:sz w:val="24"/>
          <w:szCs w:val="24"/>
        </w:rPr>
        <w:t>[问题2]</w:t>
      </w:r>
      <w:r w:rsidR="00282513">
        <w:rPr>
          <w:rFonts w:ascii="仿宋" w:eastAsia="仿宋" w:hAnsi="仿宋"/>
          <w:b/>
          <w:snapToGrid w:val="0"/>
          <w:kern w:val="0"/>
          <w:sz w:val="24"/>
          <w:szCs w:val="24"/>
        </w:rPr>
        <w:t xml:space="preserve"> 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请你说说以下各几何体的概念以及它们之间的关系：</w:t>
      </w:r>
      <w:r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①</w:t>
      </w:r>
      <w:r w:rsidR="00E23BC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四棱柱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；</w:t>
      </w:r>
      <w:r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②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直四棱柱；</w:t>
      </w:r>
      <w:r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③</w:t>
      </w:r>
      <w:r w:rsidR="00071263" w:rsidRPr="00ED545C">
        <w:rPr>
          <w:rFonts w:ascii="仿宋" w:eastAsia="仿宋" w:hAnsi="仿宋"/>
          <w:snapToGrid w:val="0"/>
          <w:kern w:val="0"/>
          <w:sz w:val="24"/>
          <w:szCs w:val="24"/>
        </w:rPr>
        <w:t>长方体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；</w:t>
      </w:r>
      <w:r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④</w:t>
      </w:r>
      <w:r w:rsidR="00071263" w:rsidRPr="00ED545C">
        <w:rPr>
          <w:rFonts w:ascii="仿宋" w:eastAsia="仿宋" w:hAnsi="仿宋"/>
          <w:snapToGrid w:val="0"/>
          <w:kern w:val="0"/>
          <w:sz w:val="24"/>
          <w:szCs w:val="24"/>
        </w:rPr>
        <w:t>正四棱柱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；</w:t>
      </w:r>
      <w:r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⑤</w:t>
      </w:r>
      <w:r w:rsidR="00071263" w:rsidRPr="00ED545C">
        <w:rPr>
          <w:rFonts w:ascii="仿宋" w:eastAsia="仿宋" w:hAnsi="仿宋"/>
          <w:snapToGrid w:val="0"/>
          <w:kern w:val="0"/>
          <w:sz w:val="24"/>
          <w:szCs w:val="24"/>
        </w:rPr>
        <w:t>正方体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6C2DD12A" w14:textId="20BB9FA1" w:rsidR="0071577D" w:rsidRPr="00ED545C" w:rsidRDefault="00A357A8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四棱柱: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底面是四边形的棱柱是四棱柱．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直四棱柱:</w:t>
      </w:r>
      <w:proofErr w:type="gramStart"/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侧棱垂直</w:t>
      </w:r>
      <w:proofErr w:type="gramEnd"/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于底面的四棱柱叫做直四棱柱．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长方体: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底面是矩形的直棱柱叫做长方体</w:t>
      </w:r>
      <w:r w:rsidR="003826E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4B63D3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此时这个棱柱自然是四棱柱</w: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正四棱柱: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底面是正方形的直棱柱叫做正四棱柱</w:t>
      </w:r>
      <w:r w:rsidR="003826E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4B63D3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此时底面自然是长方形，所以这个棱柱也就一定是长方体了</w: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正方体:</w:t>
      </w:r>
      <w:proofErr w:type="gramStart"/>
      <w:r w:rsidR="00953DD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侧棱与</w:t>
      </w:r>
      <w:proofErr w:type="gramEnd"/>
      <w:r w:rsidR="00953DD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底面边长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相等的</w:t>
      </w:r>
      <w:r w:rsidR="00953DD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正四棱柱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叫做正方体．</w:t>
      </w:r>
    </w:p>
    <w:p w14:paraId="34BE188B" w14:textId="77777777" w:rsidR="00DE6B85" w:rsidRPr="00ED545C" w:rsidRDefault="00DE6B8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具体关系如下：</w:t>
      </w:r>
    </w:p>
    <w:p w14:paraId="7BC04FB4" w14:textId="77777777" w:rsidR="00DE6B85" w:rsidRPr="00ED545C" w:rsidRDefault="00C649BE" w:rsidP="00ED545C">
      <w:pPr>
        <w:spacing w:line="312" w:lineRule="auto"/>
        <w:jc w:val="center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drawing>
          <wp:inline distT="0" distB="0" distL="0" distR="0" wp14:anchorId="69C695E0" wp14:editId="0270B0B5">
            <wp:extent cx="3236400" cy="20088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400" cy="20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B796A" w14:textId="1E34BA67" w:rsidR="0071577D" w:rsidRPr="00ED545C" w:rsidRDefault="0071577D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snapToGrid w:val="0"/>
          <w:kern w:val="0"/>
          <w:sz w:val="24"/>
          <w:szCs w:val="24"/>
        </w:rPr>
        <w:t>[问题3]</w:t>
      </w:r>
      <w:r w:rsidR="0042296B" w:rsidRPr="00ED545C">
        <w:rPr>
          <w:rFonts w:ascii="仿宋" w:eastAsia="仿宋" w:hAnsi="仿宋"/>
          <w:b/>
          <w:snapToGrid w:val="0"/>
          <w:kern w:val="0"/>
          <w:sz w:val="24"/>
          <w:szCs w:val="24"/>
        </w:rPr>
        <w:t xml:space="preserve"> 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柱体、锥体和球的体积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公式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分别是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什么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？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这些公式是如何推导的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？</w:t>
      </w:r>
    </w:p>
    <w:p w14:paraId="0DBDCE0C" w14:textId="0F81E5F9" w:rsidR="0071577D" w:rsidRPr="00ED545C" w:rsidRDefault="00005063" w:rsidP="00ED545C">
      <w:pPr>
        <w:spacing w:line="312" w:lineRule="auto"/>
        <w:ind w:firstLineChars="200" w:firstLine="42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005063">
        <w:rPr>
          <w:position w:val="-14"/>
        </w:rPr>
        <w:object w:dxaOrig="880" w:dyaOrig="380" w14:anchorId="63C309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pt;height:19pt" o:ole="">
            <v:imagedata r:id="rId8" o:title=""/>
          </v:shape>
          <o:OLEObject Type="Embed" ProgID="Equation.DSMT4" ShapeID="_x0000_i1025" DrawAspect="Content" ObjectID="_1760541895" r:id="rId9"/>
        </w:objec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Pr="00005063">
        <w:rPr>
          <w:position w:val="-24"/>
        </w:rPr>
        <w:object w:dxaOrig="1100" w:dyaOrig="620" w14:anchorId="51AE9B23">
          <v:shape id="_x0000_i1026" type="#_x0000_t75" style="width:55pt;height:31pt" o:ole="">
            <v:imagedata r:id="rId10" o:title=""/>
          </v:shape>
          <o:OLEObject Type="Embed" ProgID="Equation.DSMT4" ShapeID="_x0000_i1026" DrawAspect="Content" ObjectID="_1760541896" r:id="rId11"/>
        </w:objec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Pr="00005063">
        <w:rPr>
          <w:position w:val="-24"/>
        </w:rPr>
        <w:object w:dxaOrig="1080" w:dyaOrig="620" w14:anchorId="4C7979DF">
          <v:shape id="_x0000_i1027" type="#_x0000_t75" style="width:53.5pt;height:31pt" o:ole="">
            <v:imagedata r:id="rId12" o:title=""/>
          </v:shape>
          <o:OLEObject Type="Embed" ProgID="Equation.DSMT4" ShapeID="_x0000_i1027" DrawAspect="Content" ObjectID="_1760541897" r:id="rId13"/>
        </w:object>
      </w:r>
      <w:r w:rsidR="00077E5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我们从长方体体积公式出发，</w:t>
      </w:r>
      <w:r w:rsidR="004E18B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通过一</w:t>
      </w:r>
      <w:r w:rsidR="00077E5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般化，得到了</w:t>
      </w:r>
      <w:r w:rsidR="00B0349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柱体的体积公式；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将锥体</w:t>
      </w:r>
      <w:r w:rsidR="00E464B3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进行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补形，利用其和柱体体积的关系，推出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lastRenderedPageBreak/>
        <w:t>了锥体的体积公式</w:t>
      </w:r>
      <w:r w:rsidR="00E919A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；</w:t>
      </w:r>
      <w:r w:rsidR="00077E5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关于球体的体积，我们是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通过构造几何</w:t>
      </w:r>
      <w:r w:rsidR="00077E5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体，借助圆柱和圆锥的体积进行</w:t>
      </w:r>
      <w:proofErr w:type="gramStart"/>
      <w:r w:rsidR="00077E5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割补得到</w:t>
      </w:r>
      <w:proofErr w:type="gramEnd"/>
      <w:r w:rsidR="00077E5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</w:t>
      </w:r>
      <w:r w:rsidR="0071577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="00BF5D5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在体积公式的推导过程中，祖暅原理贯穿始终．</w:t>
      </w:r>
    </w:p>
    <w:p w14:paraId="4596639F" w14:textId="77777777" w:rsidR="0071577D" w:rsidRPr="00ED545C" w:rsidRDefault="00000000" w:rsidP="00ED545C">
      <w:pPr>
        <w:spacing w:line="312" w:lineRule="auto"/>
        <w:jc w:val="center"/>
        <w:rPr>
          <w:rFonts w:ascii="仿宋" w:eastAsia="仿宋" w:hAnsi="仿宋"/>
          <w:snapToGrid w:val="0"/>
          <w:kern w:val="0"/>
          <w:sz w:val="24"/>
          <w:szCs w:val="24"/>
        </w:rPr>
      </w:pPr>
      <w:r>
        <w:rPr>
          <w:rFonts w:ascii="仿宋" w:eastAsia="仿宋" w:hAnsi="仿宋"/>
          <w:noProof/>
          <w:snapToGrid w:val="0"/>
          <w:kern w:val="0"/>
          <w:sz w:val="24"/>
          <w:szCs w:val="24"/>
        </w:rPr>
      </w:r>
      <w:r>
        <w:rPr>
          <w:rFonts w:ascii="仿宋" w:eastAsia="仿宋" w:hAnsi="仿宋"/>
          <w:noProof/>
          <w:snapToGrid w:val="0"/>
          <w:kern w:val="0"/>
          <w:sz w:val="24"/>
          <w:szCs w:val="24"/>
        </w:rPr>
        <w:pict w14:anchorId="03E26BCC">
          <v:group id="组合 3" o:spid="_x0000_s3659" style="width:290pt;height:112pt;mso-position-horizontal-relative:char;mso-position-vertical-relative:line" coordsize="36830,14224">
            <v:group id="组合 59" o:spid="_x0000_s3663" style="position:absolute;width:36830;height:14224" coordorigin=",1047" coordsize="36830,14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<v:group id="组合 100030" o:spid="_x0000_s3667" style="position:absolute;top:1047;width:36830;height:14224" coordorigin=",1270" coordsize="37147,14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5" o:spid="_x0000_s3686" type="#_x0000_t202" style="position:absolute;left:8050;top:2349;width:5525;height:260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" fillcolor="window" stroked="f" strokeweight=".5pt">
                  <v:textbox>
                    <w:txbxContent>
                      <w:p w14:paraId="4A9017C9" w14:textId="77777777" w:rsidR="00282513" w:rsidRPr="003E639F" w:rsidRDefault="00282513" w:rsidP="0071577D">
                        <w:pPr>
                          <w:rPr>
                            <w:rFonts w:ascii="宋体" w:eastAsia="宋体" w:hAnsi="宋体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eastAsia="宋体" w:hAnsi="宋体" w:hint="eastAsia"/>
                            <w:b/>
                            <w:sz w:val="18"/>
                            <w:szCs w:val="18"/>
                          </w:rPr>
                          <w:t>一般化</w:t>
                        </w:r>
                      </w:p>
                    </w:txbxContent>
                  </v:textbox>
                </v:shape>
                <v:group id="组合 100028" o:spid="_x0000_s3668" style="position:absolute;top:1270;width:37147;height:14224" coordsize="37147,14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">
                  <v:group id="组合 100027" o:spid="_x0000_s3678" style="position:absolute;width:37147;height:14224" coordsize="37147,14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">
                    <v:rect id="矩形 99991" o:spid="_x0000_s3685" style="position:absolute;width:37147;height:14224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" filled="f" strokecolor="#2f528f" strokeweight="1pt">
                      <v:stroke dashstyle="3 1"/>
                      <v:textbox>
                        <w:txbxContent>
                          <w:p w14:paraId="522E08CC" w14:textId="77777777" w:rsidR="00282513" w:rsidRDefault="00282513"/>
                        </w:txbxContent>
                      </v:textbox>
                    </v:rect>
                    <v:group id="组合 100026" o:spid="_x0000_s3679" style="position:absolute;left:20023;top:1079;width:16031;height:5778" coordorigin="147" coordsize="16030,5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">
                      <v:roundrect id="圆角矩形 43" o:spid="_x0000_s3684" style="position:absolute;left:8318;width:7860;height:4102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" filled="f" strokecolor="#2f528f" strokeweight="1pt">
                        <v:stroke joinstyle="miter"/>
                        <v:textbox inset="2mm,0,,0">
                          <w:txbxContent>
                            <w:p w14:paraId="6DC886D6" w14:textId="77777777" w:rsidR="00282513" w:rsidRDefault="00282513" w:rsidP="009B6875">
                              <w:pPr>
                                <w:jc w:val="center"/>
                              </w:pPr>
                              <w:r w:rsidRPr="009B6875">
                                <w:rPr>
                                  <w:noProof/>
                                </w:rPr>
                                <w:drawing>
                                  <wp:inline distT="0" distB="0" distL="0" distR="0" wp14:anchorId="4DB6A027" wp14:editId="722AE33D">
                                    <wp:extent cx="543560" cy="304017"/>
                                    <wp:effectExtent l="0" t="0" r="0" b="1270"/>
                                    <wp:docPr id="7" name="图片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6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3560" cy="30401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oundrect>
                      <v:group id="组合 100012" o:spid="_x0000_s3680" style="position:absolute;left:4737;top:-463;width:1651;height:10831;rotation:-90" coordorigin="5099,63" coordsize="3409,4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">
                        <v:line id="直接连接符 100013" o:spid="_x0000_s3683" style="position:absolute;rotation:90;visibility:visible" from="2934,2419" to="7531,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" strokecolor="#4472c4" strokeweight=".5pt">
                          <v:stroke joinstyle="miter"/>
                        </v:line>
                        <v:line id="直接连接符 100014" o:spid="_x0000_s3682" style="position:absolute;rotation:-90;flip:y;visibility:visible" from="6804,-1642" to="6804,1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" strokecolor="#4472c4" strokeweight=".5pt">
                          <v:stroke joinstyle="miter"/>
                        </v:line>
                        <v:line id="直接连接符 100015" o:spid="_x0000_s3681" style="position:absolute;rotation:-90;flip:y;visibility:visible" from="6804,2930" to="6804,6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" strokecolor="#4472c4" strokeweight=".5pt">
                          <v:stroke joinstyle="miter"/>
                        </v:line>
                      </v:group>
                    </v:group>
                  </v:group>
                  <v:group id="组合 100025" o:spid="_x0000_s3669" style="position:absolute;left:190;top:1079;width:21640;height:10984" coordsize="21639,10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">
                    <v:group id="组合 100024" o:spid="_x0000_s3673" style="position:absolute;width:21639;height:4229" coordsize="21639,4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">
                      <v:roundrect id="圆角矩形 34" o:spid="_x0000_s3676" style="position:absolute;left:13779;width:7860;height:4102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" filled="f" strokecolor="#2f528f" strokeweight="1pt">
                        <v:stroke joinstyle="miter"/>
                        <v:textbox inset=",0">
                          <w:txbxContent>
                            <w:p w14:paraId="5F61DC18" w14:textId="077D116B" w:rsidR="00282513" w:rsidRDefault="00282513" w:rsidP="009B6875">
                              <w:pPr>
                                <w:jc w:val="center"/>
                              </w:pPr>
                              <w:r w:rsidRPr="00005063">
                                <w:rPr>
                                  <w:position w:val="-14"/>
                                </w:rPr>
                                <w:object w:dxaOrig="880" w:dyaOrig="380" w14:anchorId="4CDD0FFA">
                                  <v:shape id="_x0000_i1029" type="#_x0000_t75" style="width:44pt;height:19pt" o:ole="">
                                    <v:imagedata r:id="rId15" o:title=""/>
                                  </v:shape>
                                  <o:OLEObject Type="Embed" ProgID="Equation.DSMT4" ShapeID="_x0000_i1029" DrawAspect="Content" ObjectID="_1760542134" r:id="rId16"/>
                                </w:object>
                              </w:r>
                            </w:p>
                          </w:txbxContent>
                        </v:textbox>
                      </v:roundrect>
                      <v:roundrect id="圆角矩形 36" o:spid="_x0000_s3674" style="position:absolute;top:127;width:7860;height:4102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" filled="f" strokecolor="#2f528f" strokeweight="1pt">
                        <v:stroke joinstyle="miter"/>
                        <v:textbox inset="2mm,0">
                          <w:txbxContent>
                            <w:p w14:paraId="2BC19DA9" w14:textId="0EB23BB6" w:rsidR="00282513" w:rsidRDefault="00282513" w:rsidP="00DE6B85">
                              <w:pPr>
                                <w:jc w:val="center"/>
                              </w:pPr>
                              <w:r w:rsidRPr="00005063">
                                <w:rPr>
                                  <w:position w:val="-14"/>
                                </w:rPr>
                                <w:object w:dxaOrig="1020" w:dyaOrig="380" w14:anchorId="000CD8AD">
                                  <v:shape id="_x0000_i1031" type="#_x0000_t75" style="width:51pt;height:19pt" o:ole="">
                                    <v:imagedata r:id="rId17" o:title=""/>
                                  </v:shape>
                                  <o:OLEObject Type="Embed" ProgID="Equation.DSMT4" ShapeID="_x0000_i1031" DrawAspect="Content" ObjectID="_1760542135" r:id="rId18"/>
                                </w:object>
                              </w:r>
                            </w:p>
                          </w:txbxContent>
                        </v:textbox>
                      </v:roundrect>
                    </v:group>
                    <v:group id="组合 100021" o:spid="_x0000_s3670" style="position:absolute;left:955;top:6661;width:11748;height:4323" coordorigin="295,-5451" coordsize="7706,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">
                      <v:shape id="文本框 100022" o:spid="_x0000_s3672" type="#_x0000_t202" style="position:absolute;left:295;top:-5451;width:7706;height:49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" fillcolor="window" stroked="f" strokeweight=".5pt">
                        <v:textbox>
                          <w:txbxContent>
                            <w:p w14:paraId="10619B0D" w14:textId="77777777" w:rsidR="00282513" w:rsidRPr="001B41E7" w:rsidRDefault="00282513" w:rsidP="001B41E7">
                              <w:pPr>
                                <w:spacing w:beforeLines="50" w:before="120"/>
                                <w:rPr>
                                  <w:rFonts w:ascii="仿宋" w:eastAsia="仿宋" w:hAnsi="仿宋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1B41E7">
                                <w:rPr>
                                  <w:rFonts w:ascii="仿宋" w:eastAsia="仿宋" w:hAnsi="仿宋" w:hint="eastAsia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祖暅原理</w:t>
                              </w:r>
                            </w:p>
                          </w:txbxContent>
                        </v:textbox>
                      </v:shape>
                      <v:roundrect id="圆角矩形 100023" o:spid="_x0000_s3671" style="position:absolute;left:295;top:-4204;width:5969;height:4064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" filled="f" strokecolor="#2f528f" strokeweight="1pt">
                        <v:stroke joinstyle="miter"/>
                        <v:textbox>
                          <w:txbxContent>
                            <w:p w14:paraId="0E608302" w14:textId="77777777" w:rsidR="00282513" w:rsidRDefault="00282513"/>
                          </w:txbxContent>
                        </v:textbox>
                      </v:roundrect>
                    </v:group>
                  </v:group>
                </v:group>
              </v:group>
              <v:shape id="文本框 1977939650" o:spid="_x0000_s3666" type="#_x0000_t202" style="position:absolute;left:23299;top:5039;width:4318;height:26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" fillcolor="window" stroked="f" strokeweight=".5pt">
                <v:textbox>
                  <w:txbxContent>
                    <w:p w14:paraId="2EA6457C" w14:textId="77777777" w:rsidR="00282513" w:rsidRPr="003E639F" w:rsidRDefault="00282513" w:rsidP="00C4110D">
                      <w:pPr>
                        <w:rPr>
                          <w:rFonts w:ascii="宋体" w:eastAsia="宋体" w:hAnsi="宋体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宋体" w:eastAsia="宋体" w:hAnsi="宋体" w:hint="eastAsia"/>
                          <w:b/>
                          <w:sz w:val="18"/>
                          <w:szCs w:val="18"/>
                        </w:rPr>
                        <w:t>割补</w:t>
                      </w:r>
                    </w:p>
                  </w:txbxContent>
                </v:textbox>
              </v:shape>
              <v:roundrect id="圆角矩形 100020" o:spid="_x0000_s3664" style="position:absolute;left:21643;top:9523;width:7855;height:4096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" filled="f" strokecolor="#2f528f" strokeweight="1pt">
                <v:stroke joinstyle="miter"/>
                <v:path arrowok="t"/>
                <v:textbox inset=",0,,0">
                  <w:txbxContent>
                    <w:p w14:paraId="783AC95F" w14:textId="14DC8228" w:rsidR="00282513" w:rsidRDefault="00282513" w:rsidP="009B6875">
                      <w:pPr>
                        <w:jc w:val="center"/>
                      </w:pPr>
                      <w:r w:rsidRPr="00005063">
                        <w:rPr>
                          <w:position w:val="-24"/>
                        </w:rPr>
                        <w:object w:dxaOrig="1080" w:dyaOrig="620" w14:anchorId="2AA87616">
                          <v:shape id="_x0000_i1033" type="#_x0000_t75" style="width:53.5pt;height:31pt" o:ole="">
                            <v:imagedata r:id="rId19" o:title=""/>
                          </v:shape>
                          <o:OLEObject Type="Embed" ProgID="Equation.DSMT4" ShapeID="_x0000_i1033" DrawAspect="Content" ObjectID="_1760542136" r:id="rId20"/>
                        </w:object>
                      </w:r>
                    </w:p>
                  </w:txbxContent>
                </v:textbox>
              </v:roundrect>
            </v:group>
            <v:line id="直接连接符 1977939649" o:spid="_x0000_s3662" style="position:absolute;visibility:visible" from="21699,3070" to="27795,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" strokecolor="#5b9bd5 [3204]" strokeweight="1pt">
              <v:stroke joinstyle="miter"/>
              <o:lock v:ext="edit" shapetype="f"/>
            </v:line>
            <v:line id="直接连接符 1977939651" o:spid="_x0000_s3661" style="position:absolute;visibility:visible" from="7779,3343" to="1382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" strokecolor="#5b9bd5 [3204]" strokeweight="1pt">
              <v:stroke joinstyle="miter"/>
              <o:lock v:ext="edit" shapetype="f"/>
            </v:line>
            <v:line id="直接连接符 1977939655" o:spid="_x0000_s3660" style="position:absolute;visibility:visible" from="25180,6755" to="25180,8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" strokecolor="#5b9bd5 [3204]" strokeweight="1pt">
              <v:stroke joinstyle="miter"/>
              <o:lock v:ext="edit" shapetype="f"/>
            </v:line>
            <w10:anchorlock/>
          </v:group>
        </w:pict>
      </w:r>
    </w:p>
    <w:p w14:paraId="71830BC7" w14:textId="217C3D1E" w:rsidR="003749D1" w:rsidRPr="00ED545C" w:rsidRDefault="003749D1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snapToGrid w:val="0"/>
          <w:kern w:val="0"/>
          <w:sz w:val="24"/>
          <w:szCs w:val="24"/>
        </w:rPr>
        <w:t>[问题</w:t>
      </w:r>
      <w:r w:rsidRPr="00ED545C">
        <w:rPr>
          <w:rFonts w:ascii="仿宋" w:eastAsia="仿宋" w:hAnsi="仿宋" w:hint="eastAsia"/>
          <w:b/>
          <w:snapToGrid w:val="0"/>
          <w:kern w:val="0"/>
          <w:sz w:val="24"/>
          <w:szCs w:val="24"/>
        </w:rPr>
        <w:t>４</w:t>
      </w:r>
      <w:r w:rsidRPr="00ED545C">
        <w:rPr>
          <w:rFonts w:ascii="仿宋" w:eastAsia="仿宋" w:hAnsi="仿宋"/>
          <w:b/>
          <w:snapToGrid w:val="0"/>
          <w:kern w:val="0"/>
          <w:sz w:val="24"/>
          <w:szCs w:val="24"/>
        </w:rPr>
        <w:t>]</w:t>
      </w:r>
      <w:r w:rsidR="00282513">
        <w:rPr>
          <w:rFonts w:ascii="仿宋" w:eastAsia="仿宋" w:hAnsi="仿宋"/>
          <w:b/>
          <w:snapToGrid w:val="0"/>
          <w:kern w:val="0"/>
          <w:sz w:val="24"/>
          <w:szCs w:val="24"/>
        </w:rPr>
        <w:t xml:space="preserve"> </w:t>
      </w:r>
      <w:r w:rsidR="00F1745C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直棱</w:t>
      </w:r>
      <w:r w:rsidR="00F1745C" w:rsidRPr="00ED545C">
        <w:rPr>
          <w:rFonts w:ascii="仿宋" w:eastAsia="仿宋" w:hAnsi="仿宋"/>
          <w:snapToGrid w:val="0"/>
          <w:kern w:val="0"/>
          <w:sz w:val="24"/>
          <w:szCs w:val="24"/>
        </w:rPr>
        <w:t>柱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、</w:t>
      </w:r>
      <w:r w:rsidR="00F1745C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圆柱、正棱锥、圆锥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和球的表面积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公式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分别是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什么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？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这些公式是如何得到的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？</w:t>
      </w:r>
    </w:p>
    <w:p w14:paraId="4B67BE17" w14:textId="1BD2E04F" w:rsidR="003749D1" w:rsidRPr="00ED545C" w:rsidRDefault="00F1745C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直棱柱、圆柱</w:t>
      </w:r>
      <w:r w:rsidR="00E919A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</w:t>
      </w:r>
      <w:r w:rsidR="003749D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表面积为其</w:t>
      </w:r>
      <w:r w:rsidR="00E464B3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两个底面的面积与侧面积</w:t>
      </w:r>
      <w:r w:rsidR="003749D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之和，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正棱锥、圆锥</w:t>
      </w:r>
      <w:r w:rsidR="00E919A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的表面积为其</w:t>
      </w:r>
      <w:r w:rsidR="00E464B3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底面积与侧面积</w:t>
      </w:r>
      <w:r w:rsidR="00E919A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之和，</w:t>
      </w:r>
      <w:r w:rsidR="00E464B3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球的表面积</w:t>
      </w:r>
      <w:r w:rsidR="003749D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为</w:t>
      </w:r>
      <w:r w:rsidR="00005063" w:rsidRPr="00005063">
        <w:rPr>
          <w:position w:val="-14"/>
        </w:rPr>
        <w:object w:dxaOrig="999" w:dyaOrig="400" w14:anchorId="7067AF39">
          <v:shape id="_x0000_i1035" type="#_x0000_t75" style="width:50pt;height:20.5pt" o:ole="">
            <v:imagedata r:id="rId21" o:title=""/>
          </v:shape>
          <o:OLEObject Type="Embed" ProgID="Equation.DSMT4" ShapeID="_x0000_i1035" DrawAspect="Content" ObjectID="_1760541898" r:id="rId22"/>
        </w:object>
      </w:r>
      <w:r w:rsidR="003749D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．关于柱体和锥体</w:t>
      </w:r>
      <w:r w:rsidR="00051652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的侧面积，我们都是通过侧面展开的方法，将空间问题</w:t>
      </w:r>
      <w:r w:rsidR="00754D1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平面</w:t>
      </w:r>
      <w:r w:rsidR="00051652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化</w:t>
      </w:r>
      <w:r w:rsidR="00ED5A4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解决的，类似地，</w:t>
      </w:r>
      <w:r w:rsidR="003E12C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也</w:t>
      </w:r>
      <w:r w:rsidR="00ED5A4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可以求出台体的</w:t>
      </w:r>
      <w:r w:rsidR="003E12C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表</w:t>
      </w:r>
      <w:r w:rsidR="00754D1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面积；关于球的表面积公式，我们</w:t>
      </w:r>
      <w:r w:rsidR="003749D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进行了直观解释</w:t>
      </w:r>
      <w:r w:rsidR="00754D1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65F4484D" w14:textId="58760284" w:rsidR="003749D1" w:rsidRPr="00ED545C" w:rsidRDefault="00A766CE" w:rsidP="00ED545C">
      <w:pPr>
        <w:spacing w:line="312" w:lineRule="auto"/>
        <w:jc w:val="center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drawing>
          <wp:inline distT="0" distB="0" distL="0" distR="0" wp14:anchorId="0DE917E2" wp14:editId="400F807C">
            <wp:extent cx="4251600" cy="160200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600" cy="16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AAE8" w14:textId="2653E9F8" w:rsidR="00BE6BBF" w:rsidRPr="00ED545C" w:rsidRDefault="00BB70B2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bCs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同学们！在本章，我们从对简单几何体的整体观察入手，形成了简单几何体的概念，认</w:t>
      </w:r>
      <w:r w:rsidR="00152DCE"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识了这些几何体的结构特征，学习了这些几何体的体积和表面积的计算．</w:t>
      </w:r>
      <w:r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在上一章，</w:t>
      </w:r>
      <w:r w:rsidR="00B70FBE"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我们还学习了空间点、线、面的位置关系，接下来，我们就可以在不同的几何体中考查相关的点、线</w:t>
      </w:r>
      <w:r w:rsidR="00152DCE"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、</w:t>
      </w:r>
      <w:r w:rsidR="00B70FBE"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面的位置关系了</w:t>
      </w:r>
      <w:r w:rsidR="00152DCE"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．</w:t>
      </w:r>
    </w:p>
    <w:p w14:paraId="18068BD0" w14:textId="0EE668BA" w:rsidR="009E560B" w:rsidRPr="00ED545C" w:rsidRDefault="00411EC6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bCs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[设计意图</w:t>
      </w:r>
      <w:r w:rsidRPr="00ED545C">
        <w:rPr>
          <w:rFonts w:ascii="仿宋" w:eastAsia="仿宋" w:hAnsi="仿宋"/>
          <w:bCs/>
          <w:snapToGrid w:val="0"/>
          <w:kern w:val="0"/>
          <w:sz w:val="24"/>
          <w:szCs w:val="24"/>
        </w:rPr>
        <w:t>]</w:t>
      </w:r>
      <w:r w:rsidR="0042296B" w:rsidRPr="00ED545C">
        <w:rPr>
          <w:rFonts w:ascii="仿宋" w:eastAsia="仿宋" w:hAnsi="仿宋"/>
          <w:bCs/>
          <w:snapToGrid w:val="0"/>
          <w:kern w:val="0"/>
          <w:sz w:val="24"/>
          <w:szCs w:val="24"/>
        </w:rPr>
        <w:t xml:space="preserve"> </w:t>
      </w:r>
      <w:r w:rsidR="009E560B"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通过对简单几何体概念、性质、度量公式、不同几何体之间关系的复习，进一步探究不同</w:t>
      </w:r>
      <w:r w:rsidR="009E560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几何体</w:t>
      </w:r>
      <w:r w:rsidR="00944F31"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中的</w:t>
      </w:r>
      <w:r w:rsidR="009E560B"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点、线、面的位置关系</w:t>
      </w:r>
      <w:r w:rsidR="009E560B" w:rsidRPr="00ED545C">
        <w:rPr>
          <w:rFonts w:ascii="仿宋" w:eastAsia="仿宋" w:hAnsi="仿宋"/>
          <w:bCs/>
          <w:snapToGrid w:val="0"/>
          <w:kern w:val="0"/>
          <w:sz w:val="24"/>
          <w:szCs w:val="24"/>
        </w:rPr>
        <w:t>．</w:t>
      </w:r>
    </w:p>
    <w:p w14:paraId="4E2E7ACF" w14:textId="77777777" w:rsidR="00944F31" w:rsidRPr="00ED545C" w:rsidRDefault="00944F31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bCs/>
          <w:snapToGrid w:val="0"/>
          <w:kern w:val="0"/>
          <w:sz w:val="24"/>
          <w:szCs w:val="24"/>
        </w:rPr>
      </w:pPr>
    </w:p>
    <w:p w14:paraId="682A45A4" w14:textId="77777777" w:rsidR="00CF6028" w:rsidRPr="00ED545C" w:rsidRDefault="00CF6028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（</w:t>
      </w:r>
      <w:r w:rsidR="00411EC6" w:rsidRPr="00ED545C">
        <w:rPr>
          <w:rFonts w:ascii="仿宋" w:eastAsia="仿宋" w:hAnsi="仿宋" w:hint="eastAsia"/>
          <w:b/>
          <w:bCs/>
          <w:snapToGrid w:val="0"/>
          <w:kern w:val="0"/>
          <w:sz w:val="24"/>
          <w:szCs w:val="24"/>
        </w:rPr>
        <w:t>环节</w:t>
      </w: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二）例题讲解 应用巩固</w:t>
      </w:r>
    </w:p>
    <w:p w14:paraId="38BE9ABE" w14:textId="56E59405" w:rsidR="00852C25" w:rsidRPr="00ED545C" w:rsidRDefault="004E18B7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例１</w:t>
      </w:r>
      <w:r w:rsidR="00A4213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 xml:space="preserve"> </w:t>
      </w:r>
      <w:r w:rsidR="00852C2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如图，</w:t>
      </w:r>
      <w:proofErr w:type="gramStart"/>
      <w:r w:rsidR="00852C2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在斜三棱柱</w:t>
      </w:r>
      <w:proofErr w:type="gramEnd"/>
      <w:r w:rsidR="00005063" w:rsidRPr="00005063">
        <w:rPr>
          <w:position w:val="-12"/>
        </w:rPr>
        <w:object w:dxaOrig="1380" w:dyaOrig="360" w14:anchorId="57B09687">
          <v:shape id="_x0000_i1036" type="#_x0000_t75" style="width:68.5pt;height:18.5pt" o:ole="">
            <v:imagedata r:id="rId24" o:title=""/>
          </v:shape>
          <o:OLEObject Type="Embed" ProgID="Equation.DSMT4" ShapeID="_x0000_i1036" DrawAspect="Content" ObjectID="_1760541899" r:id="rId25"/>
        </w:object>
      </w:r>
      <w:r w:rsidR="00852C2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中，</w:t>
      </w:r>
      <w:r w:rsidR="00005063" w:rsidRPr="00005063">
        <w:rPr>
          <w:position w:val="-24"/>
        </w:rPr>
        <w:object w:dxaOrig="2060" w:dyaOrig="620" w14:anchorId="5EE43D65">
          <v:shape id="_x0000_i1037" type="#_x0000_t75" style="width:103pt;height:31pt" o:ole="">
            <v:imagedata r:id="rId26" o:title=""/>
          </v:shape>
          <o:OLEObject Type="Embed" ProgID="Equation.DSMT4" ShapeID="_x0000_i1037" DrawAspect="Content" ObjectID="_1760541900" r:id="rId27"/>
        </w:object>
      </w:r>
      <w:r w:rsidR="00852C2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24"/>
        </w:rPr>
        <w:object w:dxaOrig="1160" w:dyaOrig="620" w14:anchorId="7D29CAE8">
          <v:shape id="_x0000_i1038" type="#_x0000_t75" style="width:58.5pt;height:31pt" o:ole="">
            <v:imagedata r:id="rId28" o:title=""/>
          </v:shape>
          <o:OLEObject Type="Embed" ProgID="Equation.DSMT4" ShapeID="_x0000_i1038" DrawAspect="Content" ObjectID="_1760541901" r:id="rId29"/>
        </w:object>
      </w:r>
      <w:r w:rsidR="00852C2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proofErr w:type="gramStart"/>
      <w:r w:rsidR="00852C2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侧棱</w:t>
      </w:r>
      <w:proofErr w:type="gramEnd"/>
      <w:r w:rsidR="00282513" w:rsidRPr="00005063">
        <w:rPr>
          <w:position w:val="-12"/>
        </w:rPr>
        <w:object w:dxaOrig="420" w:dyaOrig="360" w14:anchorId="205AC5C6">
          <v:shape id="_x0000_i1039" type="#_x0000_t75" style="width:21pt;height:18.5pt;mso-position-vertical:absolute" o:ole="">
            <v:imagedata r:id="rId30" o:title=""/>
            <o:lock v:ext="edit" aspectratio="f"/>
          </v:shape>
          <o:OLEObject Type="Embed" ProgID="Equation.DSMT4" ShapeID="_x0000_i1039" DrawAspect="Content" ObjectID="_1760541902" r:id="rId31"/>
        </w:object>
      </w:r>
      <w:r w:rsidR="00852C2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与底面所成的角为</w:t>
      </w:r>
      <w:r w:rsidR="00005063" w:rsidRPr="00005063">
        <w:rPr>
          <w:position w:val="-24"/>
        </w:rPr>
        <w:object w:dxaOrig="240" w:dyaOrig="620" w14:anchorId="1985CA20">
          <v:shape id="_x0000_i1040" type="#_x0000_t75" style="width:12.5pt;height:31pt" o:ole="">
            <v:imagedata r:id="rId32" o:title=""/>
          </v:shape>
          <o:OLEObject Type="Embed" ProgID="Equation.DSMT4" ShapeID="_x0000_i1040" DrawAspect="Content" ObjectID="_1760541903" r:id="rId33"/>
        </w:object>
      </w:r>
      <w:r w:rsidR="00852C2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12"/>
        </w:rPr>
        <w:object w:dxaOrig="1080" w:dyaOrig="400" w14:anchorId="79510007">
          <v:shape id="_x0000_i1041" type="#_x0000_t75" style="width:53.5pt;height:20.5pt" o:ole="">
            <v:imagedata r:id="rId34" o:title=""/>
          </v:shape>
          <o:OLEObject Type="Embed" ProgID="Equation.DSMT4" ShapeID="_x0000_i1041" DrawAspect="Content" ObjectID="_1760541904" r:id="rId35"/>
        </w:object>
      </w:r>
      <w:r w:rsidR="00852C2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6"/>
        </w:rPr>
        <w:object w:dxaOrig="760" w:dyaOrig="279" w14:anchorId="15D71418">
          <v:shape id="_x0000_i1042" type="#_x0000_t75" style="width:38pt;height:13.5pt" o:ole="">
            <v:imagedata r:id="rId36" o:title=""/>
          </v:shape>
          <o:OLEObject Type="Embed" ProgID="Equation.DSMT4" ShapeID="_x0000_i1042" DrawAspect="Content" ObjectID="_1760541905" r:id="rId37"/>
        </w:object>
      </w:r>
      <w:r w:rsidR="0042296B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proofErr w:type="gramStart"/>
      <w:r w:rsidR="00852C2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求斜三</w:t>
      </w:r>
      <w:proofErr w:type="gramEnd"/>
      <w:r w:rsidR="00852C2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棱柱</w:t>
      </w:r>
      <w:r w:rsidR="00005063" w:rsidRPr="00005063">
        <w:rPr>
          <w:position w:val="-12"/>
        </w:rPr>
        <w:object w:dxaOrig="1380" w:dyaOrig="360" w14:anchorId="34F358C3">
          <v:shape id="_x0000_i1043" type="#_x0000_t75" style="width:68.5pt;height:18.5pt" o:ole="">
            <v:imagedata r:id="rId38" o:title=""/>
          </v:shape>
          <o:OLEObject Type="Embed" ProgID="Equation.DSMT4" ShapeID="_x0000_i1043" DrawAspect="Content" ObjectID="_1760541906" r:id="rId39"/>
        </w:object>
      </w:r>
      <w:r w:rsidR="00852C2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的体积</w:t>
      </w:r>
      <w:r w:rsidR="00005063" w:rsidRPr="00005063">
        <w:rPr>
          <w:position w:val="-6"/>
        </w:rPr>
        <w:object w:dxaOrig="240" w:dyaOrig="279" w14:anchorId="16F33816">
          <v:shape id="_x0000_i1044" type="#_x0000_t75" style="width:12.5pt;height:13.5pt" o:ole="">
            <v:imagedata r:id="rId40" o:title=""/>
          </v:shape>
          <o:OLEObject Type="Embed" ProgID="Equation.DSMT4" ShapeID="_x0000_i1044" DrawAspect="Content" ObjectID="_1760541907" r:id="rId41"/>
        </w:objec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03432FA9" w14:textId="762B917A" w:rsidR="004E25CF" w:rsidRPr="00ED545C" w:rsidRDefault="00CF6028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分析</w:t>
      </w:r>
      <w:r w:rsidR="0042296B" w:rsidRPr="00ED545C">
        <w:rPr>
          <w:rFonts w:ascii="仿宋" w:eastAsia="仿宋" w:hAnsi="仿宋"/>
          <w:snapToGrid w:val="0"/>
          <w:kern w:val="0"/>
          <w:sz w:val="24"/>
          <w:szCs w:val="24"/>
        </w:rPr>
        <w:t xml:space="preserve"> </w:t>
      </w:r>
      <w:r w:rsidR="009D3A5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要求斜三棱柱的体积，</w:t>
      </w:r>
      <w:r w:rsidR="007918E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只要</w:t>
      </w:r>
      <w:r w:rsidR="009D3A5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求出其</w:t>
      </w:r>
      <w:r w:rsidR="007918E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一个底面的面</w:t>
      </w:r>
      <w:r w:rsidR="009D3A5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积和高</w:t>
      </w:r>
      <w:r w:rsidR="007918E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即可</w:t>
      </w:r>
      <w:r w:rsidR="00051652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="009D3A5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对于</w:t>
      </w:r>
      <w:r w:rsidR="007918E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底</w:t>
      </w:r>
      <w:r w:rsidR="007918E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lastRenderedPageBreak/>
        <w:t>面积,在</w:t>
      </w:r>
      <w:r w:rsidR="00005063" w:rsidRPr="00005063">
        <w:rPr>
          <w:position w:val="-6"/>
        </w:rPr>
        <w:object w:dxaOrig="780" w:dyaOrig="300" w14:anchorId="234674AB">
          <v:shape id="_x0000_i1045" type="#_x0000_t75" style="width:38.5pt;height:15pt" o:ole="">
            <v:imagedata r:id="rId42" o:title=""/>
          </v:shape>
          <o:OLEObject Type="Embed" ProgID="Equation.DSMT4" ShapeID="_x0000_i1045" DrawAspect="Content" ObjectID="_1760541908" r:id="rId43"/>
        </w:object>
      </w:r>
      <w:r w:rsidR="007918E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中</w:t>
      </w:r>
      <w:r w:rsidR="009D3A5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，由于</w:t>
      </w:r>
      <w:r w:rsidR="00005063" w:rsidRPr="00005063">
        <w:rPr>
          <w:position w:val="-24"/>
        </w:rPr>
        <w:object w:dxaOrig="1120" w:dyaOrig="620" w14:anchorId="644D839F">
          <v:shape id="_x0000_i1046" type="#_x0000_t75" style="width:55.5pt;height:31pt" o:ole="">
            <v:imagedata r:id="rId44" o:title=""/>
          </v:shape>
          <o:OLEObject Type="Embed" ProgID="Equation.DSMT4" ShapeID="_x0000_i1046" DrawAspect="Content" ObjectID="_1760541909" r:id="rId45"/>
        </w:object>
      </w:r>
      <w:r w:rsidR="009D3A5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6"/>
        </w:rPr>
        <w:object w:dxaOrig="760" w:dyaOrig="279" w14:anchorId="0B44ED96">
          <v:shape id="_x0000_i1047" type="#_x0000_t75" style="width:38pt;height:13.5pt" o:ole="">
            <v:imagedata r:id="rId46" o:title=""/>
          </v:shape>
          <o:OLEObject Type="Embed" ProgID="Equation.DSMT4" ShapeID="_x0000_i1047" DrawAspect="Content" ObjectID="_1760541910" r:id="rId47"/>
        </w:object>
      </w:r>
      <w:r w:rsidR="009D3A5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，因此</w:t>
      </w:r>
      <w:r w:rsidR="007918E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只要求出另一条边即可</w:t>
      </w:r>
      <w:r w:rsidR="003E12C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得到其面积</w:t>
      </w:r>
      <w:r w:rsidR="008E5D0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；</w:t>
      </w:r>
      <w:proofErr w:type="gramStart"/>
      <w:r w:rsidR="00EA040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该斜三</w:t>
      </w:r>
      <w:proofErr w:type="gramEnd"/>
      <w:r w:rsidR="00EA040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棱柱的高可</w:t>
      </w:r>
      <w:r w:rsidR="008E5D0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由</w:t>
      </w:r>
      <w:r w:rsidR="00005063" w:rsidRPr="00005063">
        <w:rPr>
          <w:position w:val="-12"/>
        </w:rPr>
        <w:object w:dxaOrig="420" w:dyaOrig="360" w14:anchorId="28F8B3AC">
          <v:shape id="_x0000_i1048" type="#_x0000_t75" style="width:21pt;height:18.5pt" o:ole="">
            <v:imagedata r:id="rId48" o:title=""/>
          </v:shape>
          <o:OLEObject Type="Embed" ProgID="Equation.DSMT4" ShapeID="_x0000_i1048" DrawAspect="Content" ObjectID="_1760541911" r:id="rId49"/>
        </w:object>
      </w:r>
      <w:r w:rsidR="00EA040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及所给线面</w:t>
      </w:r>
      <w:proofErr w:type="gramStart"/>
      <w:r w:rsidR="00EA040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角大小</w:t>
      </w:r>
      <w:proofErr w:type="gramEnd"/>
      <w:r w:rsidR="008E5D0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求出</w:t>
      </w:r>
      <w:r w:rsidR="004E25C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="00EA040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解答过程如下：</w:t>
      </w:r>
    </w:p>
    <w:p w14:paraId="36A5051B" w14:textId="6C8AD640" w:rsidR="007C5A66" w:rsidRPr="00ED545C" w:rsidRDefault="007C5A66" w:rsidP="00ED545C">
      <w:pPr>
        <w:spacing w:line="312" w:lineRule="auto"/>
        <w:jc w:val="righ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drawing>
          <wp:inline distT="0" distB="0" distL="0" distR="0" wp14:anchorId="5FA13A07" wp14:editId="3C7E3439">
            <wp:extent cx="1792800" cy="1767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92800" cy="17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288E" w14:textId="29D22F65" w:rsidR="00986411" w:rsidRPr="00ED545C" w:rsidRDefault="00852C2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解</w:t>
      </w:r>
      <w:r w:rsidR="00CF6028" w:rsidRPr="00ED545C">
        <w:rPr>
          <w:rFonts w:ascii="仿宋" w:eastAsia="仿宋" w:hAnsi="仿宋"/>
          <w:snapToGrid w:val="0"/>
          <w:kern w:val="0"/>
          <w:sz w:val="24"/>
          <w:szCs w:val="24"/>
        </w:rPr>
        <w:t xml:space="preserve"> </w:t>
      </w:r>
      <w:r w:rsidR="00C25C2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在</w:t>
      </w:r>
      <w:r w:rsidR="00005063" w:rsidRPr="00005063">
        <w:rPr>
          <w:position w:val="-12"/>
        </w:rPr>
        <w:object w:dxaOrig="1060" w:dyaOrig="360" w14:anchorId="5A98EB0A">
          <v:shape id="_x0000_i1049" type="#_x0000_t75" style="width:53pt;height:18.5pt" o:ole="">
            <v:imagedata r:id="rId51" o:title=""/>
          </v:shape>
          <o:OLEObject Type="Embed" ProgID="Equation.DSMT4" ShapeID="_x0000_i1049" DrawAspect="Content" ObjectID="_1760541912" r:id="rId52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中，</w:t>
      </w:r>
      <w:r w:rsidR="00005063" w:rsidRPr="00005063">
        <w:rPr>
          <w:position w:val="-24"/>
        </w:rPr>
        <w:object w:dxaOrig="3700" w:dyaOrig="680" w14:anchorId="27EAAF67">
          <v:shape id="_x0000_i1050" type="#_x0000_t75" style="width:185pt;height:34pt" o:ole="">
            <v:imagedata r:id="rId53" o:title=""/>
          </v:shape>
          <o:OLEObject Type="Embed" ProgID="Equation.DSMT4" ShapeID="_x0000_i1050" DrawAspect="Content" ObjectID="_1760541913" r:id="rId54"/>
        </w:objec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5988B856" w14:textId="40A48C17" w:rsidR="00852C25" w:rsidRPr="00ED545C" w:rsidRDefault="00986411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又因为</w:t>
      </w:r>
      <w:r w:rsidR="00005063" w:rsidRPr="00005063">
        <w:rPr>
          <w:position w:val="-6"/>
        </w:rPr>
        <w:object w:dxaOrig="760" w:dyaOrig="279" w14:anchorId="32919E2D">
          <v:shape id="_x0000_i1051" type="#_x0000_t75" style="width:38pt;height:13.5pt" o:ole="">
            <v:imagedata r:id="rId55" o:title=""/>
          </v:shape>
          <o:OLEObject Type="Embed" ProgID="Equation.DSMT4" ShapeID="_x0000_i1051" DrawAspect="Content" ObjectID="_1760541914" r:id="rId56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24"/>
        </w:rPr>
        <w:object w:dxaOrig="1120" w:dyaOrig="620" w14:anchorId="199B550B">
          <v:shape id="_x0000_i1052" type="#_x0000_t75" style="width:55.5pt;height:31pt" o:ole="">
            <v:imagedata r:id="rId57" o:title=""/>
          </v:shape>
          <o:OLEObject Type="Embed" ProgID="Equation.DSMT4" ShapeID="_x0000_i1052" DrawAspect="Content" ObjectID="_1760541915" r:id="rId58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，所以</w:t>
      </w:r>
      <w:r w:rsidR="00005063" w:rsidRPr="00005063">
        <w:rPr>
          <w:position w:val="-24"/>
        </w:rPr>
        <w:object w:dxaOrig="2000" w:dyaOrig="620" w14:anchorId="4761959C">
          <v:shape id="_x0000_i1053" type="#_x0000_t75" style="width:100.5pt;height:31pt" o:ole="">
            <v:imagedata r:id="rId59" o:title=""/>
          </v:shape>
          <o:OLEObject Type="Embed" ProgID="Equation.DSMT4" ShapeID="_x0000_i1053" DrawAspect="Content" ObjectID="_1760541916" r:id="rId60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6D14A989" w14:textId="0CC60304" w:rsidR="00852C25" w:rsidRPr="00ED545C" w:rsidRDefault="00852C2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作</w:t>
      </w:r>
      <w:r w:rsidR="00005063" w:rsidRPr="00005063">
        <w:rPr>
          <w:position w:val="-12"/>
        </w:rPr>
        <w:object w:dxaOrig="700" w:dyaOrig="360" w14:anchorId="69B2AF98">
          <v:shape id="_x0000_i1054" type="#_x0000_t75" style="width:35.5pt;height:18.5pt" o:ole="">
            <v:imagedata r:id="rId61" o:title=""/>
          </v:shape>
          <o:OLEObject Type="Embed" ProgID="Equation.DSMT4" ShapeID="_x0000_i1054" DrawAspect="Content" ObjectID="_1760541917" r:id="rId62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平面</w:t>
      </w:r>
      <w:r w:rsidR="00005063" w:rsidRPr="00005063">
        <w:rPr>
          <w:position w:val="-6"/>
        </w:rPr>
        <w:object w:dxaOrig="560" w:dyaOrig="279" w14:anchorId="05AB0770">
          <v:shape id="_x0000_i1055" type="#_x0000_t75" style="width:28pt;height:13.5pt" o:ole="">
            <v:imagedata r:id="rId63" o:title=""/>
          </v:shape>
          <o:OLEObject Type="Embed" ProgID="Equation.DSMT4" ShapeID="_x0000_i1055" DrawAspect="Content" ObjectID="_1760541918" r:id="rId64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，垂足为</w:t>
      </w:r>
      <w:r w:rsidR="00005063" w:rsidRPr="00025957">
        <w:rPr>
          <w:position w:val="-4"/>
        </w:rPr>
        <w:object w:dxaOrig="279" w:dyaOrig="260" w14:anchorId="26023F7C">
          <v:shape id="_x0000_i1056" type="#_x0000_t75" style="width:13.5pt;height:13pt" o:ole="">
            <v:imagedata r:id="rId65" o:title=""/>
          </v:shape>
          <o:OLEObject Type="Embed" ProgID="Equation.DSMT4" ShapeID="_x0000_i1056" DrawAspect="Content" ObjectID="_1760541919" r:id="rId66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，则</w:t>
      </w:r>
      <w:r w:rsidR="00005063" w:rsidRPr="00005063">
        <w:rPr>
          <w:position w:val="-12"/>
        </w:rPr>
        <w:object w:dxaOrig="800" w:dyaOrig="360" w14:anchorId="5BEE2E96">
          <v:shape id="_x0000_i1057" type="#_x0000_t75" style="width:40pt;height:18.5pt" o:ole="">
            <v:imagedata r:id="rId67" o:title=""/>
          </v:shape>
          <o:OLEObject Type="Embed" ProgID="Equation.DSMT4" ShapeID="_x0000_i1057" DrawAspect="Content" ObjectID="_1760541920" r:id="rId68"/>
        </w:object>
      </w:r>
      <w:r w:rsidR="00DD23C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为直线</w:t>
      </w:r>
      <w:r w:rsidR="00005063" w:rsidRPr="00005063">
        <w:rPr>
          <w:position w:val="-12"/>
        </w:rPr>
        <w:object w:dxaOrig="420" w:dyaOrig="360" w14:anchorId="59D8BA22">
          <v:shape id="_x0000_i1058" type="#_x0000_t75" style="width:21pt;height:18.5pt" o:ole="">
            <v:imagedata r:id="rId69" o:title=""/>
          </v:shape>
          <o:OLEObject Type="Embed" ProgID="Equation.DSMT4" ShapeID="_x0000_i1058" DrawAspect="Content" ObjectID="_1760541921" r:id="rId70"/>
        </w:object>
      </w:r>
      <w:r w:rsidR="00DD23C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与底面所成的角，即</w:t>
      </w:r>
      <w:r w:rsidR="00005063" w:rsidRPr="00005063">
        <w:rPr>
          <w:position w:val="-24"/>
        </w:rPr>
        <w:object w:dxaOrig="1160" w:dyaOrig="620" w14:anchorId="336C316D">
          <v:shape id="_x0000_i1059" type="#_x0000_t75" style="width:58.5pt;height:31pt" o:ole="">
            <v:imagedata r:id="rId71" o:title=""/>
          </v:shape>
          <o:OLEObject Type="Embed" ProgID="Equation.DSMT4" ShapeID="_x0000_i1059" DrawAspect="Content" ObjectID="_1760541922" r:id="rId72"/>
        </w:object>
      </w:r>
      <w:r w:rsidR="0054687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4CB8D4FF" w14:textId="1F7C26D5" w:rsidR="00EA6FC0" w:rsidRPr="00ED545C" w:rsidRDefault="00852C2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在</w:t>
      </w:r>
      <w:r w:rsidR="00005063" w:rsidRPr="00005063">
        <w:rPr>
          <w:position w:val="-12"/>
        </w:rPr>
        <w:object w:dxaOrig="1100" w:dyaOrig="360" w14:anchorId="56287F2A">
          <v:shape id="_x0000_i1060" type="#_x0000_t75" style="width:55pt;height:18.5pt" o:ole="">
            <v:imagedata r:id="rId73" o:title=""/>
          </v:shape>
          <o:OLEObject Type="Embed" ProgID="Equation.DSMT4" ShapeID="_x0000_i1060" DrawAspect="Content" ObjectID="_1760541923" r:id="rId74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中，</w:t>
      </w:r>
      <w:r w:rsidR="00005063" w:rsidRPr="00005063">
        <w:rPr>
          <w:position w:val="-24"/>
        </w:rPr>
        <w:object w:dxaOrig="5120" w:dyaOrig="680" w14:anchorId="42BB6902">
          <v:shape id="_x0000_i1061" type="#_x0000_t75" style="width:256pt;height:34pt" o:ole="">
            <v:imagedata r:id="rId75" o:title=""/>
          </v:shape>
          <o:OLEObject Type="Embed" ProgID="Equation.DSMT4" ShapeID="_x0000_i1061" DrawAspect="Content" ObjectID="_1760541924" r:id="rId76"/>
        </w:objec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69D00796" w14:textId="10D3F2B0" w:rsidR="00852C25" w:rsidRPr="00ED545C" w:rsidRDefault="00EA6FC0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所以</w:t>
      </w:r>
      <w:r w:rsidR="00005063" w:rsidRPr="00005063">
        <w:rPr>
          <w:position w:val="-12"/>
        </w:rPr>
        <w:object w:dxaOrig="2780" w:dyaOrig="360" w14:anchorId="07CBD128">
          <v:shape id="_x0000_i1062" type="#_x0000_t75" style="width:139.5pt;height:18.5pt" o:ole="">
            <v:imagedata r:id="rId77" o:title=""/>
          </v:shape>
          <o:OLEObject Type="Embed" ProgID="Equation.DSMT4" ShapeID="_x0000_i1062" DrawAspect="Content" ObjectID="_1760541925" r:id="rId78"/>
        </w:objec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6CBFF43C" w14:textId="59B4539D" w:rsidR="003749D1" w:rsidRPr="00ED545C" w:rsidRDefault="003749D1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例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２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 xml:space="preserve"> 如图，圆锥</w:t>
      </w:r>
      <w:r w:rsidR="00005063" w:rsidRPr="00005063">
        <w:rPr>
          <w:position w:val="-6"/>
        </w:rPr>
        <w:object w:dxaOrig="620" w:dyaOrig="279" w14:anchorId="529D57AB">
          <v:shape id="_x0000_i1063" type="#_x0000_t75" style="width:31pt;height:13.5pt" o:ole="">
            <v:imagedata r:id="rId79" o:title=""/>
          </v:shape>
          <o:OLEObject Type="Embed" ProgID="Equation.DSMT4" ShapeID="_x0000_i1063" DrawAspect="Content" ObjectID="_1760541926" r:id="rId80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的底面直径和高均是</w:t>
      </w:r>
      <w:r w:rsidR="00005063" w:rsidRPr="00005063">
        <w:rPr>
          <w:position w:val="-6"/>
        </w:rPr>
        <w:object w:dxaOrig="200" w:dyaOrig="220" w14:anchorId="02DEC897">
          <v:shape id="_x0000_i1064" type="#_x0000_t75" style="width:10pt;height:11.5pt" o:ole="">
            <v:imagedata r:id="rId81" o:title=""/>
          </v:shape>
          <o:OLEObject Type="Embed" ProgID="Equation.DSMT4" ShapeID="_x0000_i1064" DrawAspect="Content" ObjectID="_1760541927" r:id="rId82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，过</w:t>
      </w:r>
      <w:r w:rsidR="00005063" w:rsidRPr="00005063">
        <w:rPr>
          <w:position w:val="-6"/>
        </w:rPr>
        <w:object w:dxaOrig="400" w:dyaOrig="279" w14:anchorId="7E281A81">
          <v:shape id="_x0000_i1065" type="#_x0000_t75" style="width:20.5pt;height:13.5pt" o:ole="">
            <v:imagedata r:id="rId83" o:title=""/>
          </v:shape>
          <o:OLEObject Type="Embed" ProgID="Equation.DSMT4" ShapeID="_x0000_i1065" DrawAspect="Content" ObjectID="_1760541928" r:id="rId84"/>
        </w:object>
      </w:r>
      <w:r w:rsidR="006A177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的中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点</w:t>
      </w:r>
      <w:r w:rsidR="00005063" w:rsidRPr="00005063">
        <w:rPr>
          <w:position w:val="-6"/>
        </w:rPr>
        <w:object w:dxaOrig="300" w:dyaOrig="279" w14:anchorId="194E3DC1">
          <v:shape id="_x0000_i1066" type="#_x0000_t75" style="width:15pt;height:13.5pt" o:ole="">
            <v:imagedata r:id="rId85" o:title=""/>
          </v:shape>
          <o:OLEObject Type="Embed" ProgID="Equation.DSMT4" ShapeID="_x0000_i1066" DrawAspect="Content" ObjectID="_1760541929" r:id="rId86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作平行于底面的截面，以该截面为底面挖去一个圆柱</w:t>
      </w:r>
      <w:r w:rsidR="006A177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，求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剩下几何体的体积和表面积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1B098D79" w14:textId="57551F5B" w:rsidR="003749D1" w:rsidRPr="00ED545C" w:rsidRDefault="00CF6028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 xml:space="preserve">分析 </w:t>
      </w:r>
      <w:r w:rsidR="007918E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我们先来求</w:t>
      </w:r>
      <w:r w:rsidR="00431376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该</w:t>
      </w:r>
      <w:r w:rsidR="003749D1" w:rsidRPr="00ED545C">
        <w:rPr>
          <w:rFonts w:ascii="仿宋" w:eastAsia="仿宋" w:hAnsi="仿宋"/>
          <w:snapToGrid w:val="0"/>
          <w:kern w:val="0"/>
          <w:sz w:val="24"/>
          <w:szCs w:val="24"/>
        </w:rPr>
        <w:t>几何体的体积</w: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="00946CC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由题意,所求</w:t>
      </w:r>
      <w:r w:rsidR="00946CCB" w:rsidRPr="00ED545C">
        <w:rPr>
          <w:rFonts w:ascii="仿宋" w:eastAsia="仿宋" w:hAnsi="仿宋"/>
          <w:snapToGrid w:val="0"/>
          <w:kern w:val="0"/>
          <w:sz w:val="24"/>
          <w:szCs w:val="24"/>
        </w:rPr>
        <w:t>几何体的体积</w:t>
      </w:r>
      <w:r w:rsidR="003749D1" w:rsidRPr="00ED545C">
        <w:rPr>
          <w:rFonts w:ascii="仿宋" w:eastAsia="仿宋" w:hAnsi="仿宋"/>
          <w:snapToGrid w:val="0"/>
          <w:kern w:val="0"/>
          <w:sz w:val="24"/>
          <w:szCs w:val="24"/>
        </w:rPr>
        <w:t>等于圆锥的体积减去圆柱的体积，</w:t>
      </w:r>
      <w:r w:rsidR="00946CC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因此</w:t>
      </w:r>
      <w:r w:rsidR="003E62E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946CC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只要分别求出圆锥和圆柱的体积</w:t>
      </w:r>
      <w:r w:rsidR="00864EB6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后相减</w:t>
      </w:r>
      <w:r w:rsidR="00946CC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即可</w: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20C1B3ED" w14:textId="77777777" w:rsidR="003E62E9" w:rsidRPr="00ED545C" w:rsidRDefault="003E62E9" w:rsidP="00ED545C">
      <w:pPr>
        <w:spacing w:line="312" w:lineRule="auto"/>
        <w:ind w:firstLineChars="200" w:firstLine="480"/>
        <w:jc w:val="center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drawing>
          <wp:inline distT="0" distB="0" distL="0" distR="0" wp14:anchorId="5E95AD88" wp14:editId="2F2F118D">
            <wp:extent cx="1424940" cy="1800225"/>
            <wp:effectExtent l="0" t="0" r="0" b="0"/>
            <wp:docPr id="6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1"/>
                    <pic:cNvPicPr>
                      <a:picLocks noChangeAspect="1"/>
                    </pic:cNvPicPr>
                  </pic:nvPicPr>
                  <pic:blipFill rotWithShape="1">
                    <a:blip r:embed="rId8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8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18" t="1746" r="15335"/>
                    <a:stretch/>
                  </pic:blipFill>
                  <pic:spPr>
                    <a:xfrm>
                      <a:off x="0" y="0"/>
                      <a:ext cx="14249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0F2E" w14:textId="0E56F129" w:rsidR="006A1770" w:rsidRPr="00ED545C" w:rsidRDefault="003749D1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解</w:t>
      </w:r>
      <w:r w:rsidR="00C25C2A" w:rsidRPr="00ED545C">
        <w:rPr>
          <w:rFonts w:ascii="仿宋" w:eastAsia="仿宋" w:hAnsi="仿宋"/>
          <w:snapToGrid w:val="0"/>
          <w:kern w:val="0"/>
          <w:sz w:val="24"/>
          <w:szCs w:val="24"/>
        </w:rPr>
        <w:t xml:space="preserve"> </w:t>
      </w:r>
      <w:r w:rsidR="006A1770" w:rsidRPr="00ED545C">
        <w:rPr>
          <w:rFonts w:ascii="仿宋" w:eastAsia="仿宋" w:hAnsi="仿宋"/>
          <w:snapToGrid w:val="0"/>
          <w:kern w:val="0"/>
          <w:sz w:val="24"/>
          <w:szCs w:val="24"/>
        </w:rPr>
        <w:t>设圆柱的底面半径为</w:t>
      </w:r>
      <w:r w:rsidR="00005063" w:rsidRPr="00025957">
        <w:rPr>
          <w:position w:val="-4"/>
        </w:rPr>
        <w:object w:dxaOrig="180" w:dyaOrig="200" w14:anchorId="09B3BEDD">
          <v:shape id="_x0000_i1067" type="#_x0000_t75" style="width:9pt;height:10pt" o:ole="">
            <v:imagedata r:id="rId89" o:title=""/>
          </v:shape>
          <o:OLEObject Type="Embed" ProgID="Equation.DSMT4" ShapeID="_x0000_i1067" DrawAspect="Content" ObjectID="_1760541930" r:id="rId90"/>
        </w:object>
      </w:r>
      <w:r w:rsidR="006A1770" w:rsidRPr="00ED545C">
        <w:rPr>
          <w:rFonts w:ascii="仿宋" w:eastAsia="仿宋" w:hAnsi="仿宋"/>
          <w:snapToGrid w:val="0"/>
          <w:kern w:val="0"/>
          <w:sz w:val="24"/>
          <w:szCs w:val="24"/>
        </w:rPr>
        <w:t>，由三角形中位线定理可知，</w:t>
      </w:r>
      <w:r w:rsidR="00005063" w:rsidRPr="00005063">
        <w:rPr>
          <w:position w:val="-24"/>
        </w:rPr>
        <w:object w:dxaOrig="580" w:dyaOrig="620" w14:anchorId="795A932E">
          <v:shape id="_x0000_i1068" type="#_x0000_t75" style="width:28.5pt;height:31pt" o:ole="">
            <v:imagedata r:id="rId91" o:title=""/>
          </v:shape>
          <o:OLEObject Type="Embed" ProgID="Equation.DSMT4" ShapeID="_x0000_i1068" DrawAspect="Content" ObjectID="_1760541931" r:id="rId92"/>
        </w:object>
      </w:r>
      <w:r w:rsidR="006A1770" w:rsidRPr="00ED545C">
        <w:rPr>
          <w:rFonts w:ascii="仿宋" w:eastAsia="仿宋" w:hAnsi="仿宋"/>
          <w:snapToGrid w:val="0"/>
          <w:kern w:val="0"/>
          <w:sz w:val="24"/>
          <w:szCs w:val="24"/>
        </w:rPr>
        <w:t>，圆柱</w:t>
      </w:r>
      <w:r w:rsidR="006A177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的高</w:t>
      </w:r>
      <w:r w:rsidR="00005063" w:rsidRPr="00005063">
        <w:rPr>
          <w:position w:val="-24"/>
        </w:rPr>
        <w:object w:dxaOrig="880" w:dyaOrig="620" w14:anchorId="47EEA520">
          <v:shape id="_x0000_i1069" type="#_x0000_t75" style="width:44pt;height:31pt" o:ole="">
            <v:imagedata r:id="rId93" o:title=""/>
          </v:shape>
          <o:OLEObject Type="Embed" ProgID="Equation.DSMT4" ShapeID="_x0000_i1069" DrawAspect="Content" ObjectID="_1760541932" r:id="rId94"/>
        </w:object>
      </w:r>
      <w:r w:rsidR="006A1770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proofErr w:type="gramStart"/>
      <w:r w:rsidR="006A177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故圆</w:t>
      </w:r>
      <w:proofErr w:type="gramEnd"/>
      <w:r w:rsidR="006A177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柱的体积为</w:t>
      </w:r>
      <w:r w:rsidR="00005063" w:rsidRPr="00005063">
        <w:rPr>
          <w:position w:val="-28"/>
        </w:rPr>
        <w:object w:dxaOrig="2120" w:dyaOrig="740" w14:anchorId="65FEC092">
          <v:shape id="_x0000_i1070" type="#_x0000_t75" style="width:106pt;height:36.5pt" o:ole="">
            <v:imagedata r:id="rId95" o:title=""/>
          </v:shape>
          <o:OLEObject Type="Embed" ProgID="Equation.DSMT4" ShapeID="_x0000_i1070" DrawAspect="Content" ObjectID="_1760541933" r:id="rId96"/>
        </w:object>
      </w:r>
      <w:r w:rsidR="006A177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03A448B5" w14:textId="694EB826" w:rsidR="003749D1" w:rsidRPr="00ED545C" w:rsidRDefault="006A1770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lastRenderedPageBreak/>
        <w:t>又因为</w:t>
      </w:r>
      <w:r w:rsidR="003749D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圆锥的体积为</w:t>
      </w:r>
      <w:r w:rsidR="00005063" w:rsidRPr="00005063">
        <w:rPr>
          <w:position w:val="-24"/>
        </w:rPr>
        <w:object w:dxaOrig="1740" w:dyaOrig="660" w14:anchorId="68282194">
          <v:shape id="_x0000_i1071" type="#_x0000_t75" style="width:87pt;height:33.5pt" o:ole="">
            <v:imagedata r:id="rId97" o:title=""/>
          </v:shape>
          <o:OLEObject Type="Embed" ProgID="Equation.DSMT4" ShapeID="_x0000_i1071" DrawAspect="Content" ObjectID="_1760541934" r:id="rId98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</w:p>
    <w:p w14:paraId="5085F7EF" w14:textId="1C2394E1" w:rsidR="006A1770" w:rsidRPr="00ED545C" w:rsidRDefault="006A1770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所以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圆锥挖去圆柱剩下几何体的体积</w:t>
      </w:r>
      <w:r w:rsidR="00156FD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为</w:t>
      </w:r>
      <w:r w:rsidR="00005063" w:rsidRPr="00005063">
        <w:rPr>
          <w:position w:val="-24"/>
        </w:rPr>
        <w:object w:dxaOrig="2820" w:dyaOrig="620" w14:anchorId="2F0C68FD">
          <v:shape id="_x0000_i1072" type="#_x0000_t75" style="width:140.5pt;height:31pt" o:ole="">
            <v:imagedata r:id="rId99" o:title=""/>
          </v:shape>
          <o:OLEObject Type="Embed" ProgID="Equation.DSMT4" ShapeID="_x0000_i1072" DrawAspect="Content" ObjectID="_1760541935" r:id="rId100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3E855DCC" w14:textId="21FD5F76" w:rsidR="00946CCB" w:rsidRPr="00ED545C" w:rsidRDefault="00864EB6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下面</w:t>
      </w:r>
      <w:r w:rsidR="00B12B5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来求</w:t>
      </w:r>
      <w:r w:rsidR="00431376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该</w:t>
      </w:r>
      <w:r w:rsidR="00946CC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几何体的表面积</w: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="00B12B5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该几何体的表面由以下四个部分构成:圆锥的侧面、圆锥的底面去掉圆柱的下底面、圆柱的上底面、圆柱的侧面</w: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="00B12B5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因此该几何体的表面积</w:t>
      </w:r>
      <w:r w:rsidR="00946CC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应为</w:t>
      </w:r>
      <w:r w:rsidR="00946CCB" w:rsidRPr="00ED545C">
        <w:rPr>
          <w:rFonts w:ascii="仿宋" w:eastAsia="仿宋" w:hAnsi="仿宋"/>
          <w:snapToGrid w:val="0"/>
          <w:kern w:val="0"/>
          <w:sz w:val="24"/>
          <w:szCs w:val="24"/>
        </w:rPr>
        <w:t>圆锥的表面积加上圆柱的侧面积</w:t>
      </w:r>
      <w:r w:rsidR="00946CC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1D6C2A03" w14:textId="37E76D59" w:rsidR="00156FDA" w:rsidRPr="00ED545C" w:rsidRDefault="00F27DF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解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 xml:space="preserve"> </w:t>
      </w:r>
      <w:r w:rsidR="00156FD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圆柱的侧面积为</w:t>
      </w:r>
      <w:r w:rsidR="00005063" w:rsidRPr="00005063">
        <w:rPr>
          <w:position w:val="-24"/>
        </w:rPr>
        <w:object w:dxaOrig="1660" w:dyaOrig="660" w14:anchorId="54E8F6C0">
          <v:shape id="_x0000_i1073" type="#_x0000_t75" style="width:83.5pt;height:33.5pt" o:ole="">
            <v:imagedata r:id="rId101" o:title=""/>
          </v:shape>
          <o:OLEObject Type="Embed" ProgID="Equation.DSMT4" ShapeID="_x0000_i1073" DrawAspect="Content" ObjectID="_1760541936" r:id="rId102"/>
        </w:object>
      </w:r>
      <w:r w:rsidR="00156FD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="003E3007" w:rsidRPr="00ED545C" w:rsidDel="003E3007">
        <w:rPr>
          <w:rFonts w:ascii="仿宋" w:eastAsia="仿宋" w:hAnsi="仿宋" w:hint="eastAsia"/>
          <w:snapToGrid w:val="0"/>
          <w:kern w:val="0"/>
          <w:sz w:val="24"/>
          <w:szCs w:val="24"/>
        </w:rPr>
        <w:t xml:space="preserve"> </w:t>
      </w:r>
    </w:p>
    <w:p w14:paraId="599472D4" w14:textId="25D30F1E" w:rsidR="00AC6AA6" w:rsidRPr="00ED545C" w:rsidRDefault="00156FDA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因为</w:t>
      </w:r>
      <w:r w:rsidR="006A1770" w:rsidRPr="00ED545C">
        <w:rPr>
          <w:rFonts w:ascii="仿宋" w:eastAsia="仿宋" w:hAnsi="仿宋"/>
          <w:snapToGrid w:val="0"/>
          <w:kern w:val="0"/>
          <w:sz w:val="24"/>
          <w:szCs w:val="24"/>
        </w:rPr>
        <w:t>圆锥的母线长</w:t>
      </w:r>
      <w:r w:rsidR="00005063" w:rsidRPr="00005063">
        <w:rPr>
          <w:position w:val="-26"/>
        </w:rPr>
        <w:object w:dxaOrig="2000" w:dyaOrig="720" w14:anchorId="1D25A510">
          <v:shape id="_x0000_i1074" type="#_x0000_t75" style="width:100.5pt;height:36pt" o:ole="">
            <v:imagedata r:id="rId103" o:title=""/>
          </v:shape>
          <o:OLEObject Type="Embed" ProgID="Equation.DSMT4" ShapeID="_x0000_i1074" DrawAspect="Content" ObjectID="_1760541937" r:id="rId104"/>
        </w:object>
      </w:r>
      <w:r w:rsidR="002F304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3749D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所以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圆锥的</w:t>
      </w:r>
      <w:r w:rsidR="003749D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侧面积为</w:t>
      </w:r>
      <w:r w:rsidR="00005063" w:rsidRPr="00005063">
        <w:rPr>
          <w:position w:val="-24"/>
        </w:rPr>
        <w:object w:dxaOrig="1939" w:dyaOrig="680" w14:anchorId="74945FB0">
          <v:shape id="_x0000_i1075" type="#_x0000_t75" style="width:97pt;height:34pt" o:ole="">
            <v:imagedata r:id="rId105" o:title=""/>
          </v:shape>
          <o:OLEObject Type="Embed" ProgID="Equation.DSMT4" ShapeID="_x0000_i1075" DrawAspect="Content" ObjectID="_1760541938" r:id="rId106"/>
        </w:object>
      </w:r>
      <w:r w:rsidR="003749D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2F0622A2" w14:textId="1A48E4E9" w:rsidR="003749D1" w:rsidRPr="00ED545C" w:rsidRDefault="003749D1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又因为圆锥的底面积为</w:t>
      </w:r>
      <w:r w:rsidR="00005063" w:rsidRPr="00005063">
        <w:rPr>
          <w:position w:val="-24"/>
        </w:rPr>
        <w:object w:dxaOrig="460" w:dyaOrig="660" w14:anchorId="7E4962E4">
          <v:shape id="_x0000_i1076" type="#_x0000_t75" style="width:23pt;height:33.5pt" o:ole="">
            <v:imagedata r:id="rId107" o:title=""/>
          </v:shape>
          <o:OLEObject Type="Embed" ProgID="Equation.DSMT4" ShapeID="_x0000_i1076" DrawAspect="Content" ObjectID="_1760541939" r:id="rId108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，所以圆锥的表面积为</w:t>
      </w:r>
      <w:r w:rsidR="00005063" w:rsidRPr="00005063">
        <w:rPr>
          <w:position w:val="-24"/>
        </w:rPr>
        <w:object w:dxaOrig="1060" w:dyaOrig="680" w14:anchorId="0F6BBD18">
          <v:shape id="_x0000_i1077" type="#_x0000_t75" style="width:53pt;height:34pt" o:ole="">
            <v:imagedata r:id="rId109" o:title=""/>
          </v:shape>
          <o:OLEObject Type="Embed" ProgID="Equation.DSMT4" ShapeID="_x0000_i1077" DrawAspect="Content" ObjectID="_1760541940" r:id="rId110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196B5EBF" w14:textId="6B746437" w:rsidR="00014B6C" w:rsidRPr="00ED545C" w:rsidRDefault="00156FDA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所以</w:t>
      </w:r>
      <w:r w:rsidR="00ED5A45" w:rsidRPr="00ED545C">
        <w:rPr>
          <w:rFonts w:ascii="仿宋" w:eastAsia="仿宋" w:hAnsi="仿宋"/>
          <w:snapToGrid w:val="0"/>
          <w:kern w:val="0"/>
          <w:sz w:val="24"/>
          <w:szCs w:val="24"/>
        </w:rPr>
        <w:t>圆锥挖去圆柱剩下几何体的表面积</w:t>
      </w:r>
      <w:r w:rsidR="00ED5A4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为</w:t>
      </w:r>
      <w:r w:rsidR="00005063" w:rsidRPr="00005063">
        <w:rPr>
          <w:position w:val="-24"/>
        </w:rPr>
        <w:object w:dxaOrig="3480" w:dyaOrig="680" w14:anchorId="16CC39CE">
          <v:shape id="_x0000_i1078" type="#_x0000_t75" style="width:174pt;height:34pt" o:ole="">
            <v:imagedata r:id="rId111" o:title=""/>
          </v:shape>
          <o:OLEObject Type="Embed" ProgID="Equation.DSMT4" ShapeID="_x0000_i1078" DrawAspect="Content" ObjectID="_1760541941" r:id="rId112"/>
        </w:object>
      </w:r>
      <w:r w:rsidR="003749D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471E7A36" w14:textId="4CDB4802" w:rsidR="00C910B7" w:rsidRPr="00ED545C" w:rsidRDefault="00122271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例3</w:t>
      </w:r>
      <w:r w:rsidR="003E62E9"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 xml:space="preserve"> </w:t>
      </w:r>
      <w:r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如图，</w:t>
      </w:r>
      <w:r w:rsidR="004235E5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三棱锥</w:t>
      </w:r>
      <w:r w:rsidR="00005063" w:rsidRPr="00005063">
        <w:rPr>
          <w:position w:val="-10"/>
        </w:rPr>
        <w:object w:dxaOrig="980" w:dyaOrig="320" w14:anchorId="72A426C1">
          <v:shape id="_x0000_i1079" type="#_x0000_t75" style="width:49pt;height:16.5pt" o:ole="">
            <v:imagedata r:id="rId113" o:title=""/>
          </v:shape>
          <o:OLEObject Type="Embed" ProgID="Equation.DSMT4" ShapeID="_x0000_i1079" DrawAspect="Content" ObjectID="_1760541942" r:id="rId114"/>
        </w:objec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中，</w:t>
      </w:r>
      <w:r w:rsidR="00005063" w:rsidRPr="00005063">
        <w:rPr>
          <w:position w:val="-10"/>
        </w:rPr>
        <w:object w:dxaOrig="1080" w:dyaOrig="320" w14:anchorId="29917EDC">
          <v:shape id="_x0000_i1080" type="#_x0000_t75" style="width:53.5pt;height:16.5pt" o:ole="">
            <v:imagedata r:id="rId115" o:title=""/>
          </v:shape>
          <o:OLEObject Type="Embed" ProgID="Equation.DSMT4" ShapeID="_x0000_i1080" DrawAspect="Content" ObjectID="_1760541943" r:id="rId116"/>
        </w:object>
      </w:r>
      <w:r w:rsidR="003E62E9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6"/>
        </w:rPr>
        <w:object w:dxaOrig="1120" w:dyaOrig="279" w14:anchorId="24AA3627">
          <v:shape id="_x0000_i1081" type="#_x0000_t75" style="width:55.5pt;height:13.5pt" o:ole="">
            <v:imagedata r:id="rId117" o:title=""/>
          </v:shape>
          <o:OLEObject Type="Embed" ProgID="Equation.DSMT4" ShapeID="_x0000_i1081" DrawAspect="Content" ObjectID="_1760541944" r:id="rId118"/>
        </w:object>
      </w:r>
      <w:r w:rsidR="003D49EC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10"/>
        </w:rPr>
        <w:object w:dxaOrig="1080" w:dyaOrig="320" w14:anchorId="6DDE9FD3">
          <v:shape id="_x0000_i1082" type="#_x0000_t75" style="width:53.5pt;height:16.5pt" o:ole="">
            <v:imagedata r:id="rId119" o:title=""/>
          </v:shape>
          <o:OLEObject Type="Embed" ProgID="Equation.DSMT4" ShapeID="_x0000_i1082" DrawAspect="Content" ObjectID="_1760541945" r:id="rId120"/>
        </w:object>
      </w:r>
      <w:r w:rsidR="0042296B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525399" w:rsidRPr="00ED545C">
        <w:rPr>
          <w:rFonts w:ascii="仿宋" w:eastAsia="仿宋" w:hAnsi="仿宋"/>
          <w:snapToGrid w:val="0"/>
          <w:kern w:val="0"/>
          <w:sz w:val="24"/>
          <w:szCs w:val="24"/>
        </w:rPr>
        <w:t xml:space="preserve"> </w:t>
      </w:r>
      <w:r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若</w:t>
      </w:r>
      <w:r w:rsidR="00005063" w:rsidRPr="00005063">
        <w:rPr>
          <w:position w:val="-10"/>
        </w:rPr>
        <w:object w:dxaOrig="1380" w:dyaOrig="320" w14:anchorId="39C7F5EF">
          <v:shape id="_x0000_i1083" type="#_x0000_t75" style="width:68.5pt;height:16.5pt" o:ole="">
            <v:imagedata r:id="rId121" o:title=""/>
          </v:shape>
          <o:OLEObject Type="Embed" ProgID="Equation.DSMT4" ShapeID="_x0000_i1083" DrawAspect="Content" ObjectID="_1760541946" r:id="rId122"/>
        </w:object>
      </w:r>
      <w:r w:rsidR="003E62E9"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，</w:t>
      </w:r>
      <w:r w:rsidR="00E367F2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二面角</w:t>
      </w:r>
      <w:r w:rsidR="00005063" w:rsidRPr="00005063">
        <w:rPr>
          <w:position w:val="-10"/>
        </w:rPr>
        <w:object w:dxaOrig="1260" w:dyaOrig="320" w14:anchorId="3D825CBD">
          <v:shape id="_x0000_i1084" type="#_x0000_t75" style="width:63pt;height:16.5pt" o:ole="">
            <v:imagedata r:id="rId123" o:title=""/>
          </v:shape>
          <o:OLEObject Type="Embed" ProgID="Equation.DSMT4" ShapeID="_x0000_i1084" DrawAspect="Content" ObjectID="_1760541947" r:id="rId124"/>
        </w:object>
      </w:r>
      <w:r w:rsidR="00E57D3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的大小为</w:t>
      </w:r>
      <w:r w:rsidR="00005063" w:rsidRPr="00005063">
        <w:rPr>
          <w:position w:val="-24"/>
        </w:rPr>
        <w:object w:dxaOrig="240" w:dyaOrig="620" w14:anchorId="02D9E945">
          <v:shape id="_x0000_i1085" type="#_x0000_t75" style="width:12.5pt;height:31pt" o:ole="">
            <v:imagedata r:id="rId125" o:title=""/>
          </v:shape>
          <o:OLEObject Type="Embed" ProgID="Equation.DSMT4" ShapeID="_x0000_i1085" DrawAspect="Content" ObjectID="_1760541948" r:id="rId126"/>
        </w:object>
      </w:r>
      <w:r w:rsidR="00E57D3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，求</w:t>
      </w:r>
      <w:r w:rsidR="00C910B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：</w:t>
      </w:r>
    </w:p>
    <w:p w14:paraId="52D5EC1E" w14:textId="77777777" w:rsidR="003E62E9" w:rsidRPr="00ED545C" w:rsidRDefault="003E62E9" w:rsidP="00ED545C">
      <w:pPr>
        <w:spacing w:line="312" w:lineRule="auto"/>
        <w:ind w:firstLine="420"/>
        <w:jc w:val="right"/>
        <w:rPr>
          <w:rFonts w:ascii="仿宋" w:eastAsia="仿宋" w:hAnsi="仿宋" w:cs="宋体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drawing>
          <wp:inline distT="0" distB="0" distL="0" distR="0" wp14:anchorId="475E0DB9" wp14:editId="2ABBB246">
            <wp:extent cx="1117600" cy="1060450"/>
            <wp:effectExtent l="0" t="0" r="0" b="0"/>
            <wp:docPr id="215256065" name="图片 215256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45A0" w14:textId="1A28349D" w:rsidR="00122271" w:rsidRPr="00ED545C" w:rsidRDefault="00C910B7" w:rsidP="00ED545C">
      <w:pPr>
        <w:spacing w:line="312" w:lineRule="auto"/>
        <w:ind w:firstLineChars="200" w:firstLine="480"/>
        <w:jc w:val="left"/>
        <w:rPr>
          <w:rFonts w:ascii="仿宋" w:eastAsia="仿宋" w:hAnsi="仿宋" w:cs="宋体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（1）</w:t>
      </w:r>
      <w:r w:rsidR="00E367F2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三棱锥</w:t>
      </w:r>
      <w:r w:rsidR="00005063" w:rsidRPr="00005063">
        <w:rPr>
          <w:position w:val="-10"/>
        </w:rPr>
        <w:object w:dxaOrig="980" w:dyaOrig="320" w14:anchorId="20C6D1B5">
          <v:shape id="_x0000_i1086" type="#_x0000_t75" style="width:49pt;height:16.5pt" o:ole="">
            <v:imagedata r:id="rId128" o:title=""/>
          </v:shape>
          <o:OLEObject Type="Embed" ProgID="Equation.DSMT4" ShapeID="_x0000_i1086" DrawAspect="Content" ObjectID="_1760541949" r:id="rId129"/>
        </w:object>
      </w:r>
      <w:r w:rsidR="00E57D37"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的体积</w: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；</w:t>
      </w:r>
    </w:p>
    <w:p w14:paraId="6AD30D6C" w14:textId="5D5E6116" w:rsidR="00C910B7" w:rsidRPr="00ED545C" w:rsidRDefault="00C910B7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（2）点</w:t>
      </w:r>
      <w:r w:rsidR="00005063" w:rsidRPr="00025957">
        <w:rPr>
          <w:position w:val="-4"/>
        </w:rPr>
        <w:object w:dxaOrig="320" w:dyaOrig="260" w14:anchorId="10389930">
          <v:shape id="_x0000_i1087" type="#_x0000_t75" style="width:16.5pt;height:13pt" o:ole="">
            <v:imagedata r:id="rId130" o:title=""/>
          </v:shape>
          <o:OLEObject Type="Embed" ProgID="Equation.DSMT4" ShapeID="_x0000_i1087" DrawAspect="Content" ObjectID="_1760541950" r:id="rId131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到平面</w:t>
      </w:r>
      <w:r w:rsidR="00005063" w:rsidRPr="00005063">
        <w:rPr>
          <w:position w:val="-10"/>
        </w:rPr>
        <w:object w:dxaOrig="560" w:dyaOrig="320" w14:anchorId="311A91B0">
          <v:shape id="_x0000_i1088" type="#_x0000_t75" style="width:28pt;height:16.5pt" o:ole="">
            <v:imagedata r:id="rId132" o:title=""/>
          </v:shape>
          <o:OLEObject Type="Embed" ProgID="Equation.DSMT4" ShapeID="_x0000_i1088" DrawAspect="Content" ObjectID="_1760541951" r:id="rId133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的距离．</w:t>
      </w:r>
    </w:p>
    <w:p w14:paraId="3DB6E3A4" w14:textId="6DD2E7E6" w:rsidR="00C72A2F" w:rsidRPr="00ED545C" w:rsidRDefault="00CF6028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 xml:space="preserve">分析 </w:t>
      </w:r>
      <w:r w:rsidR="0019144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对于</w:t>
      </w:r>
      <w:r w:rsidR="008E3FA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第</w:t>
      </w:r>
      <w:r w:rsidR="003E62E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（1）</w:t>
      </w:r>
      <w:r w:rsidR="008E3FA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小题</w:t>
      </w:r>
      <w:r w:rsidR="0019144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E367F2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三棱锥</w:t>
      </w:r>
      <w:r w:rsidR="00005063" w:rsidRPr="00005063">
        <w:rPr>
          <w:position w:val="-10"/>
        </w:rPr>
        <w:object w:dxaOrig="980" w:dyaOrig="320" w14:anchorId="50A7DAFB">
          <v:shape id="_x0000_i1089" type="#_x0000_t75" style="width:49pt;height:16.5pt" o:ole="">
            <v:imagedata r:id="rId134" o:title=""/>
          </v:shape>
          <o:OLEObject Type="Embed" ProgID="Equation.DSMT4" ShapeID="_x0000_i1089" DrawAspect="Content" ObjectID="_1760541952" r:id="rId135"/>
        </w:object>
      </w:r>
      <w:r w:rsidR="00864EB6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</w:t>
      </w:r>
      <w:r w:rsidR="0019144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底面</w:t>
      </w:r>
      <w:r w:rsidR="00005063" w:rsidRPr="00005063">
        <w:rPr>
          <w:position w:val="-10"/>
        </w:rPr>
        <w:object w:dxaOrig="840" w:dyaOrig="340" w14:anchorId="5ADB22D7">
          <v:shape id="_x0000_i1090" type="#_x0000_t75" style="width:42pt;height:17pt" o:ole="">
            <v:imagedata r:id="rId136" o:title=""/>
          </v:shape>
          <o:OLEObject Type="Embed" ProgID="Equation.DSMT4" ShapeID="_x0000_i1090" DrawAspect="Content" ObjectID="_1760541953" r:id="rId137"/>
        </w:object>
      </w:r>
      <w:r w:rsidR="0019144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是一个直角三角形，其面积为</w:t>
      </w:r>
      <w:r w:rsidR="00005063" w:rsidRPr="00005063">
        <w:rPr>
          <w:position w:val="-24"/>
        </w:rPr>
        <w:object w:dxaOrig="240" w:dyaOrig="620" w14:anchorId="46D1EB59">
          <v:shape id="_x0000_i1091" type="#_x0000_t75" style="width:12.5pt;height:31pt" o:ole="">
            <v:imagedata r:id="rId138" o:title=""/>
          </v:shape>
          <o:OLEObject Type="Embed" ProgID="Equation.DSMT4" ShapeID="_x0000_i1091" DrawAspect="Content" ObjectID="_1760541954" r:id="rId139"/>
        </w:object>
      </w:r>
      <w:r w:rsidR="0019144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；</w:t>
      </w:r>
      <w:r w:rsidR="005849F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由</w:t>
      </w:r>
      <w:r w:rsidR="0019144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条件容易证明，</w:t>
      </w:r>
      <w:r w:rsidR="00305AD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线段</w:t>
      </w:r>
      <w:r w:rsidR="00005063" w:rsidRPr="00025957">
        <w:rPr>
          <w:position w:val="-4"/>
        </w:rPr>
        <w:object w:dxaOrig="460" w:dyaOrig="260" w14:anchorId="6859363B">
          <v:shape id="_x0000_i1092" type="#_x0000_t75" style="width:23pt;height:13pt" o:ole="">
            <v:imagedata r:id="rId140" o:title=""/>
          </v:shape>
          <o:OLEObject Type="Embed" ProgID="Equation.DSMT4" ShapeID="_x0000_i1092" DrawAspect="Content" ObjectID="_1760541955" r:id="rId141"/>
        </w:object>
      </w:r>
      <w:r w:rsidR="00305AD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的长度即为它的高</w: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2C47EAB6" w14:textId="39B25E4C" w:rsidR="00305AD8" w:rsidRPr="00ED545C" w:rsidRDefault="009D21F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解</w:t>
      </w:r>
      <w:r w:rsidR="003E62E9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 xml:space="preserve"> </w:t>
      </w:r>
      <w:r w:rsidR="005B0339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（1）</w: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因为</w:t>
      </w:r>
      <w:r w:rsidR="00005063" w:rsidRPr="00005063">
        <w:rPr>
          <w:position w:val="-10"/>
        </w:rPr>
        <w:object w:dxaOrig="1080" w:dyaOrig="320" w14:anchorId="6F5B3631">
          <v:shape id="_x0000_i1093" type="#_x0000_t75" style="width:53.5pt;height:16.5pt" o:ole="">
            <v:imagedata r:id="rId142" o:title=""/>
          </v:shape>
          <o:OLEObject Type="Embed" ProgID="Equation.DSMT4" ShapeID="_x0000_i1093" DrawAspect="Content" ObjectID="_1760541956" r:id="rId143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6"/>
        </w:rPr>
        <w:object w:dxaOrig="1120" w:dyaOrig="279" w14:anchorId="075564E3">
          <v:shape id="_x0000_i1094" type="#_x0000_t75" style="width:55.5pt;height:13.5pt" o:ole="">
            <v:imagedata r:id="rId144" o:title=""/>
          </v:shape>
          <o:OLEObject Type="Embed" ProgID="Equation.DSMT4" ShapeID="_x0000_i1094" DrawAspect="Content" ObjectID="_1760541957" r:id="rId145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10"/>
        </w:rPr>
        <w:object w:dxaOrig="1480" w:dyaOrig="320" w14:anchorId="1AB6A149">
          <v:shape id="_x0000_i1095" type="#_x0000_t75" style="width:74pt;height:16.5pt" o:ole="">
            <v:imagedata r:id="rId146" o:title=""/>
          </v:shape>
          <o:OLEObject Type="Embed" ProgID="Equation.DSMT4" ShapeID="_x0000_i1095" DrawAspect="Content" ObjectID="_1760541958" r:id="rId147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，所以</w:t>
      </w:r>
      <w:r w:rsidR="00005063" w:rsidRPr="00025957">
        <w:rPr>
          <w:position w:val="-4"/>
        </w:rPr>
        <w:object w:dxaOrig="680" w:dyaOrig="260" w14:anchorId="638F2A2E">
          <v:shape id="_x0000_i1096" type="#_x0000_t75" style="width:34pt;height:13pt" o:ole="">
            <v:imagedata r:id="rId148" o:title=""/>
          </v:shape>
          <o:OLEObject Type="Embed" ProgID="Equation.DSMT4" ShapeID="_x0000_i1096" DrawAspect="Content" ObjectID="_1760541959" r:id="rId149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平面</w:t>
      </w:r>
      <w:r w:rsidR="00005063" w:rsidRPr="00005063">
        <w:rPr>
          <w:position w:val="-10"/>
        </w:rPr>
        <w:object w:dxaOrig="620" w:dyaOrig="320" w14:anchorId="1F02A788">
          <v:shape id="_x0000_i1097" type="#_x0000_t75" style="width:31pt;height:16.5pt" o:ole="">
            <v:imagedata r:id="rId150" o:title=""/>
          </v:shape>
          <o:OLEObject Type="Embed" ProgID="Equation.DSMT4" ShapeID="_x0000_i1097" DrawAspect="Content" ObjectID="_1760541960" r:id="rId151"/>
        </w:object>
      </w:r>
      <w:r w:rsidR="000E798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5E0423AE" w14:textId="6751087A" w:rsidR="000E798B" w:rsidRPr="00ED545C" w:rsidRDefault="000E798B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又因为</w:t>
      </w:r>
      <w:r w:rsidR="00005063" w:rsidRPr="00005063">
        <w:rPr>
          <w:position w:val="-10"/>
        </w:rPr>
        <w:object w:dxaOrig="1080" w:dyaOrig="320" w14:anchorId="3BEF411B">
          <v:shape id="_x0000_i1098" type="#_x0000_t75" style="width:53.5pt;height:16.5pt" o:ole="">
            <v:imagedata r:id="rId152" o:title=""/>
          </v:shape>
          <o:OLEObject Type="Embed" ProgID="Equation.DSMT4" ShapeID="_x0000_i1098" DrawAspect="Content" ObjectID="_1760541961" r:id="rId153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，由三垂线定理知，</w:t>
      </w:r>
      <w:r w:rsidR="00005063" w:rsidRPr="00005063">
        <w:rPr>
          <w:position w:val="-10"/>
        </w:rPr>
        <w:object w:dxaOrig="1040" w:dyaOrig="320" w14:anchorId="291F6CC3">
          <v:shape id="_x0000_i1099" type="#_x0000_t75" style="width:51.5pt;height:16.5pt" o:ole="">
            <v:imagedata r:id="rId154" o:title=""/>
          </v:shape>
          <o:OLEObject Type="Embed" ProgID="Equation.DSMT4" ShapeID="_x0000_i1099" DrawAspect="Content" ObjectID="_1760541962" r:id="rId155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，所以</w:t>
      </w:r>
      <w:r w:rsidR="00005063" w:rsidRPr="00005063">
        <w:rPr>
          <w:position w:val="-6"/>
        </w:rPr>
        <w:object w:dxaOrig="800" w:dyaOrig="279" w14:anchorId="15CA6EA2">
          <v:shape id="_x0000_i1100" type="#_x0000_t75" style="width:40pt;height:13.5pt" o:ole="">
            <v:imagedata r:id="rId156" o:title=""/>
          </v:shape>
          <o:OLEObject Type="Embed" ProgID="Equation.DSMT4" ShapeID="_x0000_i1100" DrawAspect="Content" ObjectID="_1760541963" r:id="rId157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即为</w: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二面角</w:t>
      </w:r>
      <w:r w:rsidR="00005063" w:rsidRPr="00005063">
        <w:rPr>
          <w:position w:val="-10"/>
        </w:rPr>
        <w:object w:dxaOrig="1260" w:dyaOrig="320" w14:anchorId="4CD76C0A">
          <v:shape id="_x0000_i1101" type="#_x0000_t75" style="width:63pt;height:16.5pt" o:ole="">
            <v:imagedata r:id="rId158" o:title=""/>
          </v:shape>
          <o:OLEObject Type="Embed" ProgID="Equation.DSMT4" ShapeID="_x0000_i1101" DrawAspect="Content" ObjectID="_1760541964" r:id="rId159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的平面角，故</w:t>
      </w:r>
      <w:r w:rsidR="00005063" w:rsidRPr="00005063">
        <w:rPr>
          <w:position w:val="-24"/>
        </w:rPr>
        <w:object w:dxaOrig="1219" w:dyaOrig="620" w14:anchorId="198BE0D9">
          <v:shape id="_x0000_i1102" type="#_x0000_t75" style="width:60.5pt;height:31pt" o:ole="">
            <v:imagedata r:id="rId160" o:title=""/>
          </v:shape>
          <o:OLEObject Type="Embed" ProgID="Equation.DSMT4" ShapeID="_x0000_i1102" DrawAspect="Content" ObjectID="_1760541965" r:id="rId161"/>
        </w:object>
      </w:r>
      <w:r w:rsidR="00611DB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5FD9A2B3" w14:textId="1026B27C" w:rsidR="00611DB9" w:rsidRPr="00ED545C" w:rsidRDefault="00611DB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在</w:t>
      </w:r>
      <w:r w:rsidR="00005063" w:rsidRPr="00005063">
        <w:rPr>
          <w:position w:val="-6"/>
        </w:rPr>
        <w:object w:dxaOrig="1080" w:dyaOrig="300" w14:anchorId="665E3E4F">
          <v:shape id="_x0000_i1103" type="#_x0000_t75" style="width:53.5pt;height:15pt" o:ole="">
            <v:imagedata r:id="rId162" o:title=""/>
          </v:shape>
          <o:OLEObject Type="Embed" ProgID="Equation.DSMT4" ShapeID="_x0000_i1103" DrawAspect="Content" ObjectID="_1760541966" r:id="rId163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中，由</w:t>
      </w:r>
      <w:r w:rsidR="00005063" w:rsidRPr="00005063">
        <w:rPr>
          <w:position w:val="-6"/>
        </w:rPr>
        <w:object w:dxaOrig="780" w:dyaOrig="279" w14:anchorId="2F227CA7">
          <v:shape id="_x0000_i1104" type="#_x0000_t75" style="width:38.5pt;height:13.5pt" o:ole="">
            <v:imagedata r:id="rId164" o:title=""/>
          </v:shape>
          <o:OLEObject Type="Embed" ProgID="Equation.DSMT4" ShapeID="_x0000_i1104" DrawAspect="Content" ObjectID="_1760541967" r:id="rId165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24"/>
        </w:rPr>
        <w:object w:dxaOrig="1219" w:dyaOrig="620" w14:anchorId="43062D0C">
          <v:shape id="_x0000_i1105" type="#_x0000_t75" style="width:60.5pt;height:31pt" o:ole="">
            <v:imagedata r:id="rId166" o:title=""/>
          </v:shape>
          <o:OLEObject Type="Embed" ProgID="Equation.DSMT4" ShapeID="_x0000_i1105" DrawAspect="Content" ObjectID="_1760541968" r:id="rId167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，得</w:t>
      </w:r>
      <w:r w:rsidR="00005063" w:rsidRPr="00025957">
        <w:rPr>
          <w:position w:val="-4"/>
        </w:rPr>
        <w:object w:dxaOrig="780" w:dyaOrig="260" w14:anchorId="5C8FFCAD">
          <v:shape id="_x0000_i1106" type="#_x0000_t75" style="width:38.5pt;height:13pt" o:ole="">
            <v:imagedata r:id="rId168" o:title=""/>
          </v:shape>
          <o:OLEObject Type="Embed" ProgID="Equation.DSMT4" ShapeID="_x0000_i1106" DrawAspect="Content" ObjectID="_1760541969" r:id="rId169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3B439AB9" w14:textId="3243809D" w:rsidR="00611DB9" w:rsidRPr="00ED545C" w:rsidRDefault="00611DB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lastRenderedPageBreak/>
        <w:t>又因为</w:t>
      </w:r>
      <w:r w:rsidR="00005063" w:rsidRPr="00005063">
        <w:rPr>
          <w:position w:val="-24"/>
        </w:rPr>
        <w:object w:dxaOrig="1080" w:dyaOrig="620" w14:anchorId="279317B0">
          <v:shape id="_x0000_i1107" type="#_x0000_t75" style="width:53.5pt;height:31pt" o:ole="">
            <v:imagedata r:id="rId170" o:title=""/>
          </v:shape>
          <o:OLEObject Type="Embed" ProgID="Equation.DSMT4" ShapeID="_x0000_i1107" DrawAspect="Content" ObjectID="_1760541970" r:id="rId171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，所以</w: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三棱锥</w:t>
      </w:r>
      <w:r w:rsidR="00005063" w:rsidRPr="00005063">
        <w:rPr>
          <w:position w:val="-10"/>
        </w:rPr>
        <w:object w:dxaOrig="980" w:dyaOrig="320" w14:anchorId="66F0DC96">
          <v:shape id="_x0000_i1108" type="#_x0000_t75" style="width:49pt;height:16.5pt" o:ole="">
            <v:imagedata r:id="rId172" o:title=""/>
          </v:shape>
          <o:OLEObject Type="Embed" ProgID="Equation.DSMT4" ShapeID="_x0000_i1108" DrawAspect="Content" ObjectID="_1760541971" r:id="rId173"/>
        </w:object>
      </w:r>
      <w:r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的体积</w: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为</w:t>
      </w:r>
      <w:r w:rsidR="00005063" w:rsidRPr="00005063">
        <w:rPr>
          <w:position w:val="-24"/>
        </w:rPr>
        <w:object w:dxaOrig="220" w:dyaOrig="620" w14:anchorId="6CE4AFFF">
          <v:shape id="_x0000_i1109" type="#_x0000_t75" style="width:11.5pt;height:31pt" o:ole="">
            <v:imagedata r:id="rId174" o:title=""/>
          </v:shape>
          <o:OLEObject Type="Embed" ProgID="Equation.DSMT4" ShapeID="_x0000_i1109" DrawAspect="Content" ObjectID="_1760541972" r:id="rId175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2B93820D" w14:textId="49DA408C" w:rsidR="003A40F5" w:rsidRPr="00ED545C" w:rsidRDefault="003A40F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对于第（2）小题</w:t>
      </w:r>
      <w:r w:rsidR="003E62E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我们可以直接找到过</w: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点</w:t>
      </w:r>
      <w:r w:rsidR="00005063" w:rsidRPr="00025957">
        <w:rPr>
          <w:position w:val="-4"/>
        </w:rPr>
        <w:object w:dxaOrig="320" w:dyaOrig="260" w14:anchorId="4EDDD2B5">
          <v:shape id="_x0000_i1110" type="#_x0000_t75" style="width:16.5pt;height:13pt" o:ole="">
            <v:imagedata r:id="rId176" o:title=""/>
          </v:shape>
          <o:OLEObject Type="Embed" ProgID="Equation.DSMT4" ShapeID="_x0000_i1110" DrawAspect="Content" ObjectID="_1760541973" r:id="rId177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与平面</w:t>
      </w:r>
      <w:r w:rsidR="00005063" w:rsidRPr="00005063">
        <w:rPr>
          <w:position w:val="-10"/>
        </w:rPr>
        <w:object w:dxaOrig="560" w:dyaOrig="320" w14:anchorId="4F0E3567">
          <v:shape id="_x0000_i1111" type="#_x0000_t75" style="width:28pt;height:16.5pt" o:ole="">
            <v:imagedata r:id="rId178" o:title=""/>
          </v:shape>
          <o:OLEObject Type="Embed" ProgID="Equation.DSMT4" ShapeID="_x0000_i1111" DrawAspect="Content" ObjectID="_1760541974" r:id="rId179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垂直的直线</w:t>
      </w:r>
      <w:r w:rsidR="003E62E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进而求解</w: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54F0F434" w14:textId="244D4234" w:rsidR="003A40F5" w:rsidRPr="00ED545C" w:rsidRDefault="00E44A2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（2）</w:t>
      </w:r>
      <w:r w:rsidR="003A40F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解法</w:t>
      </w:r>
      <w:proofErr w:type="gramStart"/>
      <w:r w:rsidR="003A40F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一</w:t>
      </w:r>
      <w:proofErr w:type="gramEnd"/>
      <w:r w:rsidR="003E62E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 xml:space="preserve"> </w:t>
      </w:r>
      <w:r w:rsidR="003A40F5" w:rsidRPr="00ED545C">
        <w:rPr>
          <w:rFonts w:ascii="仿宋" w:eastAsia="仿宋" w:hAnsi="仿宋"/>
          <w:snapToGrid w:val="0"/>
          <w:kern w:val="0"/>
          <w:sz w:val="24"/>
          <w:szCs w:val="24"/>
        </w:rPr>
        <w:t>取</w:t>
      </w:r>
      <w:r w:rsidR="00005063" w:rsidRPr="00005063">
        <w:rPr>
          <w:position w:val="-6"/>
        </w:rPr>
        <w:object w:dxaOrig="420" w:dyaOrig="279" w14:anchorId="1F030799">
          <v:shape id="_x0000_i1112" type="#_x0000_t75" style="width:21pt;height:13.5pt" o:ole="">
            <v:imagedata r:id="rId180" o:title=""/>
          </v:shape>
          <o:OLEObject Type="Embed" ProgID="Equation.DSMT4" ShapeID="_x0000_i1112" DrawAspect="Content" ObjectID="_1760541975" r:id="rId181"/>
        </w:object>
      </w:r>
      <w:r w:rsidR="003A40F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的中点</w:t>
      </w:r>
      <w:r w:rsidR="00005063" w:rsidRPr="00025957">
        <w:rPr>
          <w:position w:val="-4"/>
        </w:rPr>
        <w:object w:dxaOrig="240" w:dyaOrig="260" w14:anchorId="380FF74E">
          <v:shape id="_x0000_i1113" type="#_x0000_t75" style="width:12.5pt;height:13pt" o:ole="">
            <v:imagedata r:id="rId182" o:title=""/>
          </v:shape>
          <o:OLEObject Type="Embed" ProgID="Equation.DSMT4" ShapeID="_x0000_i1113" DrawAspect="Content" ObjectID="_1760541976" r:id="rId183"/>
        </w:object>
      </w:r>
      <w:r w:rsidR="003A40F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，联结</w:t>
      </w:r>
      <w:r w:rsidR="00005063" w:rsidRPr="00025957">
        <w:rPr>
          <w:position w:val="-4"/>
        </w:rPr>
        <w:object w:dxaOrig="440" w:dyaOrig="260" w14:anchorId="772BFFE0">
          <v:shape id="_x0000_i1114" type="#_x0000_t75" style="width:22pt;height:13pt" o:ole="">
            <v:imagedata r:id="rId184" o:title=""/>
          </v:shape>
          <o:OLEObject Type="Embed" ProgID="Equation.DSMT4" ShapeID="_x0000_i1114" DrawAspect="Content" ObjectID="_1760541977" r:id="rId185"/>
        </w:object>
      </w:r>
      <w:r w:rsidR="003A40F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3AD553AB" w14:textId="00DBD6D6" w:rsidR="003A40F5" w:rsidRPr="00ED545C" w:rsidRDefault="003A40F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因为</w:t>
      </w:r>
      <w:r w:rsidR="00005063" w:rsidRPr="00005063">
        <w:rPr>
          <w:position w:val="-10"/>
        </w:rPr>
        <w:object w:dxaOrig="1080" w:dyaOrig="320" w14:anchorId="7058D201">
          <v:shape id="_x0000_i1115" type="#_x0000_t75" style="width:53.5pt;height:16.5pt" o:ole="">
            <v:imagedata r:id="rId186" o:title=""/>
          </v:shape>
          <o:OLEObject Type="Embed" ProgID="Equation.DSMT4" ShapeID="_x0000_i1115" DrawAspect="Content" ObjectID="_1760541978" r:id="rId187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10"/>
        </w:rPr>
        <w:object w:dxaOrig="1080" w:dyaOrig="320" w14:anchorId="3C591752">
          <v:shape id="_x0000_i1116" type="#_x0000_t75" style="width:53.5pt;height:16.5pt" o:ole="">
            <v:imagedata r:id="rId188" o:title=""/>
          </v:shape>
          <o:OLEObject Type="Embed" ProgID="Equation.DSMT4" ShapeID="_x0000_i1116" DrawAspect="Content" ObjectID="_1760541979" r:id="rId189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8"/>
        </w:rPr>
        <w:object w:dxaOrig="1579" w:dyaOrig="300" w14:anchorId="2B25BBCC">
          <v:shape id="_x0000_i1117" type="#_x0000_t75" style="width:79pt;height:15pt" o:ole="">
            <v:imagedata r:id="rId190" o:title=""/>
          </v:shape>
          <o:OLEObject Type="Embed" ProgID="Equation.DSMT4" ShapeID="_x0000_i1117" DrawAspect="Content" ObjectID="_1760541980" r:id="rId191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，所以</w:t>
      </w:r>
      <w:r w:rsidR="00005063" w:rsidRPr="00005063">
        <w:rPr>
          <w:position w:val="-10"/>
        </w:rPr>
        <w:object w:dxaOrig="639" w:dyaOrig="320" w14:anchorId="6C482B5E">
          <v:shape id="_x0000_i1118" type="#_x0000_t75" style="width:32pt;height:16.5pt" o:ole="">
            <v:imagedata r:id="rId192" o:title=""/>
          </v:shape>
          <o:OLEObject Type="Embed" ProgID="Equation.DSMT4" ShapeID="_x0000_i1118" DrawAspect="Content" ObjectID="_1760541981" r:id="rId193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平面</w:t>
      </w:r>
      <w:r w:rsidR="00005063" w:rsidRPr="00005063">
        <w:rPr>
          <w:position w:val="-6"/>
        </w:rPr>
        <w:object w:dxaOrig="620" w:dyaOrig="279" w14:anchorId="7AA7E4F6">
          <v:shape id="_x0000_i1119" type="#_x0000_t75" style="width:31pt;height:13.5pt" o:ole="">
            <v:imagedata r:id="rId194" o:title=""/>
          </v:shape>
          <o:OLEObject Type="Embed" ProgID="Equation.DSMT4" ShapeID="_x0000_i1119" DrawAspect="Content" ObjectID="_1760541982" r:id="rId195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24F7ACBA" w14:textId="142C57F3" w:rsidR="003A40F5" w:rsidRPr="00ED545C" w:rsidRDefault="003A40F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因为</w:t>
      </w:r>
      <w:r w:rsidR="00005063" w:rsidRPr="00025957">
        <w:rPr>
          <w:position w:val="-4"/>
        </w:rPr>
        <w:object w:dxaOrig="660" w:dyaOrig="260" w14:anchorId="25B6A068">
          <v:shape id="_x0000_i1120" type="#_x0000_t75" style="width:33.5pt;height:13pt" o:ole="">
            <v:imagedata r:id="rId196" o:title=""/>
          </v:shape>
          <o:OLEObject Type="Embed" ProgID="Equation.DSMT4" ShapeID="_x0000_i1120" DrawAspect="Content" ObjectID="_1760541983" r:id="rId197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平面</w:t>
      </w:r>
      <w:r w:rsidR="00005063" w:rsidRPr="00005063">
        <w:rPr>
          <w:position w:val="-6"/>
        </w:rPr>
        <w:object w:dxaOrig="620" w:dyaOrig="279" w14:anchorId="262D53CD">
          <v:shape id="_x0000_i1121" type="#_x0000_t75" style="width:31pt;height:13.5pt" o:ole="">
            <v:imagedata r:id="rId198" o:title=""/>
          </v:shape>
          <o:OLEObject Type="Embed" ProgID="Equation.DSMT4" ShapeID="_x0000_i1121" DrawAspect="Content" ObjectID="_1760541984" r:id="rId199"/>
        </w:object>
      </w:r>
      <w:r w:rsidR="003E62E9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故</w:t>
      </w:r>
      <w:r w:rsidR="00005063" w:rsidRPr="00005063">
        <w:rPr>
          <w:position w:val="-10"/>
        </w:rPr>
        <w:object w:dxaOrig="1060" w:dyaOrig="320" w14:anchorId="6572D0A4">
          <v:shape id="_x0000_i1122" type="#_x0000_t75" style="width:53pt;height:16.5pt" o:ole="">
            <v:imagedata r:id="rId200" o:title=""/>
          </v:shape>
          <o:OLEObject Type="Embed" ProgID="Equation.DSMT4" ShapeID="_x0000_i1122" DrawAspect="Content" ObjectID="_1760541985" r:id="rId201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4CAA1ABC" w14:textId="5338FF40" w:rsidR="003A40F5" w:rsidRPr="00ED545C" w:rsidRDefault="003A40F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在</w:t>
      </w:r>
      <w:r w:rsidR="00005063" w:rsidRPr="00005063">
        <w:rPr>
          <w:position w:val="-6"/>
        </w:rPr>
        <w:object w:dxaOrig="1080" w:dyaOrig="300" w14:anchorId="4DFFDA3B">
          <v:shape id="_x0000_i1123" type="#_x0000_t75" style="width:53.5pt;height:15pt" o:ole="">
            <v:imagedata r:id="rId202" o:title=""/>
          </v:shape>
          <o:OLEObject Type="Embed" ProgID="Equation.DSMT4" ShapeID="_x0000_i1123" DrawAspect="Content" ObjectID="_1760541986" r:id="rId203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中，由</w:t>
      </w:r>
      <w:r w:rsidR="00005063" w:rsidRPr="00005063">
        <w:rPr>
          <w:position w:val="-6"/>
        </w:rPr>
        <w:object w:dxaOrig="1420" w:dyaOrig="279" w14:anchorId="3F3E4640">
          <v:shape id="_x0000_i1124" type="#_x0000_t75" style="width:70.5pt;height:13.5pt" o:ole="">
            <v:imagedata r:id="rId204" o:title=""/>
          </v:shape>
          <o:OLEObject Type="Embed" ProgID="Equation.DSMT4" ShapeID="_x0000_i1124" DrawAspect="Content" ObjectID="_1760541987" r:id="rId205"/>
        </w:object>
      </w:r>
      <w:r w:rsidR="003E62E9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可得</w:t>
      </w:r>
      <w:r w:rsidR="00005063" w:rsidRPr="00005063">
        <w:rPr>
          <w:position w:val="-6"/>
        </w:rPr>
        <w:object w:dxaOrig="1040" w:dyaOrig="279" w14:anchorId="66D0D95A">
          <v:shape id="_x0000_i1125" type="#_x0000_t75" style="width:51.5pt;height:13.5pt" o:ole="">
            <v:imagedata r:id="rId206" o:title=""/>
          </v:shape>
          <o:OLEObject Type="Embed" ProgID="Equation.DSMT4" ShapeID="_x0000_i1125" DrawAspect="Content" ObjectID="_1760541988" r:id="rId207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，从而</w:t>
      </w:r>
      <w:r w:rsidR="00005063" w:rsidRPr="00025957">
        <w:rPr>
          <w:position w:val="-4"/>
        </w:rPr>
        <w:object w:dxaOrig="660" w:dyaOrig="260" w14:anchorId="0BED337A">
          <v:shape id="_x0000_i1126" type="#_x0000_t75" style="width:33.5pt;height:13pt" o:ole="">
            <v:imagedata r:id="rId208" o:title=""/>
          </v:shape>
          <o:OLEObject Type="Embed" ProgID="Equation.DSMT4" ShapeID="_x0000_i1126" DrawAspect="Content" ObjectID="_1760541989" r:id="rId209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平面</w:t>
      </w:r>
      <w:r w:rsidR="00005063" w:rsidRPr="00005063">
        <w:rPr>
          <w:position w:val="-10"/>
        </w:rPr>
        <w:object w:dxaOrig="560" w:dyaOrig="320" w14:anchorId="5762B8BF">
          <v:shape id="_x0000_i1127" type="#_x0000_t75" style="width:28pt;height:16.5pt" o:ole="">
            <v:imagedata r:id="rId210" o:title=""/>
          </v:shape>
          <o:OLEObject Type="Embed" ProgID="Equation.DSMT4" ShapeID="_x0000_i1127" DrawAspect="Content" ObjectID="_1760541990" r:id="rId211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34D07CDB" w14:textId="6A387164" w:rsidR="003A40F5" w:rsidRPr="00ED545C" w:rsidRDefault="003A40F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又因为</w:t>
      </w:r>
      <w:r w:rsidR="00005063" w:rsidRPr="00005063">
        <w:rPr>
          <w:position w:val="-24"/>
        </w:rPr>
        <w:object w:dxaOrig="1020" w:dyaOrig="680" w14:anchorId="22CC1280">
          <v:shape id="_x0000_i1128" type="#_x0000_t75" style="width:51pt;height:34pt" o:ole="">
            <v:imagedata r:id="rId212" o:title=""/>
          </v:shape>
          <o:OLEObject Type="Embed" ProgID="Equation.DSMT4" ShapeID="_x0000_i1128" DrawAspect="Content" ObjectID="_1760541991" r:id="rId213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所以点</w:t>
      </w:r>
      <w:r w:rsidR="00005063" w:rsidRPr="00025957">
        <w:rPr>
          <w:position w:val="-4"/>
        </w:rPr>
        <w:object w:dxaOrig="320" w:dyaOrig="260" w14:anchorId="4A9221C5">
          <v:shape id="_x0000_i1129" type="#_x0000_t75" style="width:16.5pt;height:13pt" o:ole="">
            <v:imagedata r:id="rId214" o:title=""/>
          </v:shape>
          <o:OLEObject Type="Embed" ProgID="Equation.DSMT4" ShapeID="_x0000_i1129" DrawAspect="Content" ObjectID="_1760541992" r:id="rId215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到平面</w:t>
      </w:r>
      <w:r w:rsidR="00005063" w:rsidRPr="00005063">
        <w:rPr>
          <w:position w:val="-10"/>
        </w:rPr>
        <w:object w:dxaOrig="560" w:dyaOrig="320" w14:anchorId="2A4D1486">
          <v:shape id="_x0000_i1130" type="#_x0000_t75" style="width:28pt;height:16.5pt" o:ole="">
            <v:imagedata r:id="rId216" o:title=""/>
          </v:shape>
          <o:OLEObject Type="Embed" ProgID="Equation.DSMT4" ShapeID="_x0000_i1130" DrawAspect="Content" ObjectID="_1760541993" r:id="rId217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的距离为</w:t>
      </w:r>
      <w:r w:rsidR="00005063" w:rsidRPr="00005063">
        <w:rPr>
          <w:position w:val="-24"/>
        </w:rPr>
        <w:object w:dxaOrig="420" w:dyaOrig="680" w14:anchorId="3AFEEFAA">
          <v:shape id="_x0000_i1131" type="#_x0000_t75" style="width:21pt;height:34pt" o:ole="">
            <v:imagedata r:id="rId218" o:title=""/>
          </v:shape>
          <o:OLEObject Type="Embed" ProgID="Equation.DSMT4" ShapeID="_x0000_i1131" DrawAspect="Content" ObjectID="_1760541994" r:id="rId219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3D52C03D" w14:textId="18F56AE2" w:rsidR="005849FB" w:rsidRPr="00ED545C" w:rsidRDefault="003A40F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当然，在该</w:t>
      </w:r>
      <w:r w:rsidR="005849F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小题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中，</w:t>
      </w:r>
      <w:r w:rsidR="005849FB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点</w:t>
      </w:r>
      <w:r w:rsidR="00005063" w:rsidRPr="00025957">
        <w:rPr>
          <w:position w:val="-4"/>
        </w:rPr>
        <w:object w:dxaOrig="320" w:dyaOrig="260" w14:anchorId="1912BEC9">
          <v:shape id="_x0000_i1132" type="#_x0000_t75" style="width:16.5pt;height:13pt" o:ole="">
            <v:imagedata r:id="rId220" o:title=""/>
          </v:shape>
          <o:OLEObject Type="Embed" ProgID="Equation.DSMT4" ShapeID="_x0000_i1132" DrawAspect="Content" ObjectID="_1760541995" r:id="rId221"/>
        </w:object>
      </w:r>
      <w:r w:rsidR="005849F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到平面</w:t>
      </w:r>
      <w:r w:rsidR="00005063" w:rsidRPr="00005063">
        <w:rPr>
          <w:position w:val="-10"/>
        </w:rPr>
        <w:object w:dxaOrig="560" w:dyaOrig="320" w14:anchorId="5ECE7194">
          <v:shape id="_x0000_i1133" type="#_x0000_t75" style="width:28pt;height:16.5pt" o:ole="">
            <v:imagedata r:id="rId222" o:title=""/>
          </v:shape>
          <o:OLEObject Type="Embed" ProgID="Equation.DSMT4" ShapeID="_x0000_i1133" DrawAspect="Content" ObjectID="_1760541996" r:id="rId223"/>
        </w:object>
      </w:r>
      <w:r w:rsidR="005849F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的距离</w:t>
      </w:r>
      <w:r w:rsidR="00ED041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还</w:t>
      </w:r>
      <w:r w:rsidR="005849F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可</w:t>
      </w:r>
      <w:r w:rsidR="00ED041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以</w:t>
      </w:r>
      <w:r w:rsidR="005849F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看作三棱锥</w:t>
      </w:r>
      <w:r w:rsidR="00005063" w:rsidRPr="00005063">
        <w:rPr>
          <w:position w:val="-10"/>
        </w:rPr>
        <w:object w:dxaOrig="1020" w:dyaOrig="320" w14:anchorId="3885BEE8">
          <v:shape id="_x0000_i1134" type="#_x0000_t75" style="width:51pt;height:16.5pt" o:ole="">
            <v:imagedata r:id="rId224" o:title=""/>
          </v:shape>
          <o:OLEObject Type="Embed" ProgID="Equation.DSMT4" ShapeID="_x0000_i1134" DrawAspect="Content" ObjectID="_1760541997" r:id="rId225"/>
        </w:object>
      </w:r>
      <w:r w:rsidR="00ED041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的高</w: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若将</w: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点</w:t>
      </w:r>
      <w:r w:rsidR="00005063" w:rsidRPr="00025957">
        <w:rPr>
          <w:position w:val="-4"/>
        </w:rPr>
        <w:object w:dxaOrig="240" w:dyaOrig="260" w14:anchorId="6C3D61DF">
          <v:shape id="_x0000_i1135" type="#_x0000_t75" style="width:12.5pt;height:13pt" o:ole="">
            <v:imagedata r:id="rId226" o:title=""/>
          </v:shape>
          <o:OLEObject Type="Embed" ProgID="Equation.DSMT4" ShapeID="_x0000_i1135" DrawAspect="Content" ObjectID="_1760541998" r:id="rId227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作为顶点，</w:t>
      </w:r>
      <w:r w:rsidR="00ED041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则</w:t>
      </w:r>
      <w:r w:rsidR="00A16C3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由第（1）小题可知，</w:t>
      </w:r>
      <w:r w:rsidR="00ED041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三棱锥</w:t>
      </w:r>
      <w:r w:rsidR="00005063" w:rsidRPr="00005063">
        <w:rPr>
          <w:position w:val="-10"/>
        </w:rPr>
        <w:object w:dxaOrig="980" w:dyaOrig="320" w14:anchorId="28D81F82">
          <v:shape id="_x0000_i1136" type="#_x0000_t75" style="width:49pt;height:16.5pt" o:ole="">
            <v:imagedata r:id="rId228" o:title=""/>
          </v:shape>
          <o:OLEObject Type="Embed" ProgID="Equation.DSMT4" ShapeID="_x0000_i1136" DrawAspect="Content" ObjectID="_1760541999" r:id="rId229"/>
        </w:object>
      </w:r>
      <w:r w:rsidR="00ED041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的体积为</w:t>
      </w:r>
      <w:r w:rsidR="00005063" w:rsidRPr="00005063">
        <w:rPr>
          <w:position w:val="-24"/>
        </w:rPr>
        <w:object w:dxaOrig="220" w:dyaOrig="620" w14:anchorId="4E4C0B54">
          <v:shape id="_x0000_i1137" type="#_x0000_t75" style="width:11.5pt;height:31pt" o:ole="">
            <v:imagedata r:id="rId230" o:title=""/>
          </v:shape>
          <o:OLEObject Type="Embed" ProgID="Equation.DSMT4" ShapeID="_x0000_i1137" DrawAspect="Content" ObjectID="_1760542000" r:id="rId231"/>
        </w:object>
      </w:r>
      <w:r w:rsidR="00ED041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，可以利用三棱锥</w:t>
      </w:r>
      <w:r w:rsidR="00005063" w:rsidRPr="00005063">
        <w:rPr>
          <w:position w:val="-10"/>
        </w:rPr>
        <w:object w:dxaOrig="1020" w:dyaOrig="320" w14:anchorId="6B6A390E">
          <v:shape id="_x0000_i1138" type="#_x0000_t75" style="width:51pt;height:16.5pt" o:ole="">
            <v:imagedata r:id="rId232" o:title=""/>
          </v:shape>
          <o:OLEObject Type="Embed" ProgID="Equation.DSMT4" ShapeID="_x0000_i1138" DrawAspect="Content" ObjectID="_1760542001" r:id="rId233"/>
        </w:object>
      </w:r>
      <w:r w:rsidR="00ED041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的体积等于三棱锥</w:t>
      </w:r>
      <w:r w:rsidR="00005063" w:rsidRPr="00005063">
        <w:rPr>
          <w:position w:val="-10"/>
        </w:rPr>
        <w:object w:dxaOrig="980" w:dyaOrig="320" w14:anchorId="4B4DC5F8">
          <v:shape id="_x0000_i1139" type="#_x0000_t75" style="width:49pt;height:16.5pt" o:ole="">
            <v:imagedata r:id="rId234" o:title=""/>
          </v:shape>
          <o:OLEObject Type="Embed" ProgID="Equation.DSMT4" ShapeID="_x0000_i1139" DrawAspect="Content" ObjectID="_1760542002" r:id="rId235"/>
        </w:object>
      </w:r>
      <w:r w:rsidR="00ED041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的体积建立等量关系，从而解决问题</w:t>
      </w:r>
      <w:r w:rsidR="005849F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2AA5C678" w14:textId="02014871" w:rsidR="004E6000" w:rsidRPr="00ED545C" w:rsidRDefault="00CF6028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解法二</w:t>
      </w:r>
      <w:r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 xml:space="preserve"> </w:t>
      </w:r>
      <w:r w:rsidR="004E600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在</w:t>
      </w:r>
      <w:r w:rsidR="00005063" w:rsidRPr="00005063">
        <w:rPr>
          <w:position w:val="-6"/>
        </w:rPr>
        <w:object w:dxaOrig="1080" w:dyaOrig="300" w14:anchorId="1E7A5703">
          <v:shape id="_x0000_i1140" type="#_x0000_t75" style="width:53.5pt;height:15pt" o:ole="">
            <v:imagedata r:id="rId236" o:title=""/>
          </v:shape>
          <o:OLEObject Type="Embed" ProgID="Equation.DSMT4" ShapeID="_x0000_i1140" DrawAspect="Content" ObjectID="_1760542003" r:id="rId237"/>
        </w:object>
      </w:r>
      <w:r w:rsidR="004E600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中，由</w:t>
      </w:r>
      <w:r w:rsidR="00005063" w:rsidRPr="00005063">
        <w:rPr>
          <w:position w:val="-6"/>
        </w:rPr>
        <w:object w:dxaOrig="780" w:dyaOrig="279" w14:anchorId="1F2C11A5">
          <v:shape id="_x0000_i1141" type="#_x0000_t75" style="width:38.5pt;height:13.5pt" o:ole="">
            <v:imagedata r:id="rId238" o:title=""/>
          </v:shape>
          <o:OLEObject Type="Embed" ProgID="Equation.DSMT4" ShapeID="_x0000_i1141" DrawAspect="Content" ObjectID="_1760542004" r:id="rId239"/>
        </w:object>
      </w:r>
      <w:r w:rsidR="004E600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24"/>
        </w:rPr>
        <w:object w:dxaOrig="1219" w:dyaOrig="620" w14:anchorId="6A05B22C">
          <v:shape id="_x0000_i1142" type="#_x0000_t75" style="width:60.5pt;height:31pt" o:ole="">
            <v:imagedata r:id="rId240" o:title=""/>
          </v:shape>
          <o:OLEObject Type="Embed" ProgID="Equation.DSMT4" ShapeID="_x0000_i1142" DrawAspect="Content" ObjectID="_1760542005" r:id="rId241"/>
        </w:object>
      </w:r>
      <w:r w:rsidR="004E600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，得</w:t>
      </w:r>
      <w:r w:rsidR="00005063" w:rsidRPr="00005063">
        <w:rPr>
          <w:position w:val="-6"/>
        </w:rPr>
        <w:object w:dxaOrig="960" w:dyaOrig="340" w14:anchorId="279E5E63">
          <v:shape id="_x0000_i1143" type="#_x0000_t75" style="width:48pt;height:17pt" o:ole="">
            <v:imagedata r:id="rId242" o:title=""/>
          </v:shape>
          <o:OLEObject Type="Embed" ProgID="Equation.DSMT4" ShapeID="_x0000_i1143" DrawAspect="Content" ObjectID="_1760542006" r:id="rId243"/>
        </w:object>
      </w:r>
      <w:r w:rsidR="004E600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34BBA90F" w14:textId="60E87C70" w:rsidR="004E6000" w:rsidRPr="00ED545C" w:rsidRDefault="00FE5AFE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又因为</w:t>
      </w:r>
      <w:r w:rsidR="00005063" w:rsidRPr="00005063">
        <w:rPr>
          <w:position w:val="-10"/>
        </w:rPr>
        <w:object w:dxaOrig="1040" w:dyaOrig="320" w14:anchorId="1D8CCFDA">
          <v:shape id="_x0000_i1144" type="#_x0000_t75" style="width:51.5pt;height:16.5pt" o:ole="">
            <v:imagedata r:id="rId244" o:title=""/>
          </v:shape>
          <o:OLEObject Type="Embed" ProgID="Equation.DSMT4" ShapeID="_x0000_i1144" DrawAspect="Content" ObjectID="_1760542007" r:id="rId245"/>
        </w:object>
      </w:r>
      <w:r w:rsidR="004E600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10"/>
        </w:rPr>
        <w:object w:dxaOrig="740" w:dyaOrig="320" w14:anchorId="20347824">
          <v:shape id="_x0000_i1145" type="#_x0000_t75" style="width:36.5pt;height:16.5pt" o:ole="">
            <v:imagedata r:id="rId246" o:title=""/>
          </v:shape>
          <o:OLEObject Type="Embed" ProgID="Equation.DSMT4" ShapeID="_x0000_i1145" DrawAspect="Content" ObjectID="_1760542008" r:id="rId247"/>
        </w:object>
      </w:r>
      <w:r w:rsidR="004E600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所以</w:t>
      </w:r>
      <w:r w:rsidR="00005063" w:rsidRPr="00005063">
        <w:rPr>
          <w:position w:val="-24"/>
        </w:rPr>
        <w:object w:dxaOrig="1219" w:dyaOrig="680" w14:anchorId="6C4BD646">
          <v:shape id="_x0000_i1146" type="#_x0000_t75" style="width:60.5pt;height:34pt" o:ole="">
            <v:imagedata r:id="rId248" o:title=""/>
          </v:shape>
          <o:OLEObject Type="Embed" ProgID="Equation.DSMT4" ShapeID="_x0000_i1146" DrawAspect="Content" ObjectID="_1760542009" r:id="rId249"/>
        </w:object>
      </w:r>
      <w:r w:rsidR="0042296B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．</w:t>
      </w:r>
    </w:p>
    <w:p w14:paraId="1E517885" w14:textId="72E3E8BF" w:rsidR="004E6000" w:rsidRPr="00ED545C" w:rsidRDefault="004E6000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设点</w:t>
      </w:r>
      <w:r w:rsidR="00005063" w:rsidRPr="00025957">
        <w:rPr>
          <w:position w:val="-4"/>
        </w:rPr>
        <w:object w:dxaOrig="320" w:dyaOrig="260" w14:anchorId="2E8771BF">
          <v:shape id="_x0000_i1147" type="#_x0000_t75" style="width:16.5pt;height:13pt" o:ole="">
            <v:imagedata r:id="rId250" o:title=""/>
          </v:shape>
          <o:OLEObject Type="Embed" ProgID="Equation.DSMT4" ShapeID="_x0000_i1147" DrawAspect="Content" ObjectID="_1760542010" r:id="rId251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到平面</w:t>
      </w:r>
      <w:r w:rsidR="00005063" w:rsidRPr="00005063">
        <w:rPr>
          <w:position w:val="-10"/>
        </w:rPr>
        <w:object w:dxaOrig="560" w:dyaOrig="320" w14:anchorId="5411ACEC">
          <v:shape id="_x0000_i1148" type="#_x0000_t75" style="width:28pt;height:16.5pt" o:ole="">
            <v:imagedata r:id="rId252" o:title=""/>
          </v:shape>
          <o:OLEObject Type="Embed" ProgID="Equation.DSMT4" ShapeID="_x0000_i1148" DrawAspect="Content" ObjectID="_1760542011" r:id="rId253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的距离为</w:t>
      </w:r>
      <w:r w:rsidR="00005063" w:rsidRPr="00005063">
        <w:rPr>
          <w:position w:val="-6"/>
        </w:rPr>
        <w:object w:dxaOrig="220" w:dyaOrig="279" w14:anchorId="6C95E8CD">
          <v:shape id="_x0000_i1149" type="#_x0000_t75" style="width:11.5pt;height:13.5pt" o:ole="">
            <v:imagedata r:id="rId254" o:title=""/>
          </v:shape>
          <o:OLEObject Type="Embed" ProgID="Equation.DSMT4" ShapeID="_x0000_i1149" DrawAspect="Content" ObjectID="_1760542012" r:id="rId255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，则</w:t>
      </w:r>
    </w:p>
    <w:p w14:paraId="36895883" w14:textId="7AEF299F" w:rsidR="004E6000" w:rsidRPr="00ED545C" w:rsidRDefault="00005063" w:rsidP="00ED545C">
      <w:pPr>
        <w:spacing w:line="312" w:lineRule="auto"/>
        <w:ind w:firstLineChars="200" w:firstLine="420"/>
        <w:jc w:val="left"/>
        <w:rPr>
          <w:rFonts w:ascii="仿宋" w:eastAsia="仿宋" w:hAnsi="仿宋" w:cs="宋体"/>
          <w:snapToGrid w:val="0"/>
          <w:kern w:val="0"/>
          <w:sz w:val="24"/>
          <w:szCs w:val="24"/>
        </w:rPr>
      </w:pPr>
      <w:r w:rsidRPr="00005063">
        <w:rPr>
          <w:position w:val="-24"/>
        </w:rPr>
        <w:object w:dxaOrig="3680" w:dyaOrig="680" w14:anchorId="5186E2BC">
          <v:shape id="_x0000_i1150" type="#_x0000_t75" style="width:184pt;height:34pt" o:ole="">
            <v:imagedata r:id="rId256" o:title=""/>
          </v:shape>
          <o:OLEObject Type="Embed" ProgID="Equation.DSMT4" ShapeID="_x0000_i1150" DrawAspect="Content" ObjectID="_1760542013" r:id="rId257"/>
        </w:object>
      </w:r>
      <w:r w:rsidR="004E600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，即</w:t>
      </w:r>
      <w:r w:rsidRPr="00005063">
        <w:rPr>
          <w:position w:val="-24"/>
        </w:rPr>
        <w:object w:dxaOrig="980" w:dyaOrig="680" w14:anchorId="2A349AE5">
          <v:shape id="_x0000_i1151" type="#_x0000_t75" style="width:49pt;height:34pt" o:ole="">
            <v:imagedata r:id="rId258" o:title=""/>
          </v:shape>
          <o:OLEObject Type="Embed" ProgID="Equation.DSMT4" ShapeID="_x0000_i1151" DrawAspect="Content" ObjectID="_1760542014" r:id="rId259"/>
        </w:object>
      </w:r>
      <w:r w:rsidR="004E600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，所以</w:t>
      </w:r>
      <w:r w:rsidRPr="00005063">
        <w:rPr>
          <w:position w:val="-24"/>
        </w:rPr>
        <w:object w:dxaOrig="800" w:dyaOrig="680" w14:anchorId="5E64F273">
          <v:shape id="_x0000_i1152" type="#_x0000_t75" style="width:40pt;height:34pt" o:ole="">
            <v:imagedata r:id="rId260" o:title=""/>
          </v:shape>
          <o:OLEObject Type="Embed" ProgID="Equation.DSMT4" ShapeID="_x0000_i1152" DrawAspect="Content" ObjectID="_1760542015" r:id="rId261"/>
        </w:object>
      </w:r>
      <w:r w:rsidR="004E600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4E157D65" w14:textId="00D022F5" w:rsidR="004E6000" w:rsidRPr="00ED545C" w:rsidRDefault="004E6000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所以点</w:t>
      </w:r>
      <w:r w:rsidR="00005063" w:rsidRPr="00025957">
        <w:rPr>
          <w:position w:val="-4"/>
        </w:rPr>
        <w:object w:dxaOrig="320" w:dyaOrig="260" w14:anchorId="7323C14C">
          <v:shape id="_x0000_i1153" type="#_x0000_t75" style="width:16.5pt;height:13pt" o:ole="">
            <v:imagedata r:id="rId262" o:title=""/>
          </v:shape>
          <o:OLEObject Type="Embed" ProgID="Equation.DSMT4" ShapeID="_x0000_i1153" DrawAspect="Content" ObjectID="_1760542016" r:id="rId263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到平面</w:t>
      </w:r>
      <w:r w:rsidR="00005063" w:rsidRPr="00005063">
        <w:rPr>
          <w:position w:val="-10"/>
        </w:rPr>
        <w:object w:dxaOrig="560" w:dyaOrig="320" w14:anchorId="23504AC8">
          <v:shape id="_x0000_i1154" type="#_x0000_t75" style="width:28pt;height:16.5pt" o:ole="">
            <v:imagedata r:id="rId264" o:title=""/>
          </v:shape>
          <o:OLEObject Type="Embed" ProgID="Equation.DSMT4" ShapeID="_x0000_i1154" DrawAspect="Content" ObjectID="_1760542017" r:id="rId265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的距离为</w:t>
      </w:r>
      <w:r w:rsidR="00005063" w:rsidRPr="00005063">
        <w:rPr>
          <w:position w:val="-24"/>
        </w:rPr>
        <w:object w:dxaOrig="420" w:dyaOrig="680" w14:anchorId="39E4B85A">
          <v:shape id="_x0000_i1155" type="#_x0000_t75" style="width:21pt;height:34pt" o:ole="">
            <v:imagedata r:id="rId266" o:title=""/>
          </v:shape>
          <o:OLEObject Type="Embed" ProgID="Equation.DSMT4" ShapeID="_x0000_i1155" DrawAspect="Content" ObjectID="_1760542018" r:id="rId267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2978636F" w14:textId="39B7D583" w:rsidR="00853464" w:rsidRPr="00ED545C" w:rsidRDefault="00DC52FB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下面</w:t>
      </w:r>
      <w:r w:rsidR="003E62E9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，</w:t>
      </w:r>
      <w:r w:rsidR="00041564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我们</w: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看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这样</w: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一个问题</w:t>
      </w:r>
      <w:r w:rsidR="00BA7840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：</w:t>
      </w:r>
      <w:r w:rsidR="002F313D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如图，上题</w:t>
      </w:r>
      <w:r w:rsidR="003E72C3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中，</w:t>
      </w:r>
      <w:r w:rsidR="004C21A2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若</w:t>
      </w:r>
      <w:r w:rsidR="002F313D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点</w:t>
      </w:r>
      <w:r w:rsidR="00005063" w:rsidRPr="00025957">
        <w:rPr>
          <w:position w:val="-4"/>
        </w:rPr>
        <w:object w:dxaOrig="240" w:dyaOrig="260" w14:anchorId="467AC1B4">
          <v:shape id="_x0000_i1156" type="#_x0000_t75" style="width:12.5pt;height:13pt" o:ole="">
            <v:imagedata r:id="rId268" o:title=""/>
          </v:shape>
          <o:OLEObject Type="Embed" ProgID="Equation.DSMT4" ShapeID="_x0000_i1156" DrawAspect="Content" ObjectID="_1760542019" r:id="rId269"/>
        </w:object>
      </w:r>
      <w:r w:rsidR="002F313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为棱</w:t>
      </w:r>
      <w:r w:rsidR="00005063" w:rsidRPr="00005063">
        <w:rPr>
          <w:position w:val="-6"/>
        </w:rPr>
        <w:object w:dxaOrig="420" w:dyaOrig="279" w14:anchorId="52DC5E2E">
          <v:shape id="_x0000_i1157" type="#_x0000_t75" style="width:21pt;height:13.5pt" o:ole="">
            <v:imagedata r:id="rId270" o:title=""/>
          </v:shape>
          <o:OLEObject Type="Embed" ProgID="Equation.DSMT4" ShapeID="_x0000_i1157" DrawAspect="Content" ObjectID="_1760542020" r:id="rId271"/>
        </w:object>
      </w:r>
      <w:r w:rsidR="002F313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的中点，</w:t>
      </w:r>
      <w:r w:rsidR="00853464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点</w:t>
      </w:r>
      <w:r w:rsidR="00005063" w:rsidRPr="00025957">
        <w:rPr>
          <w:position w:val="-4"/>
        </w:rPr>
        <w:object w:dxaOrig="260" w:dyaOrig="260" w14:anchorId="6531D4FD">
          <v:shape id="_x0000_i1158" type="#_x0000_t75" style="width:13pt;height:13pt" o:ole="">
            <v:imagedata r:id="rId272" o:title=""/>
          </v:shape>
          <o:OLEObject Type="Embed" ProgID="Equation.DSMT4" ShapeID="_x0000_i1158" DrawAspect="Content" ObjectID="_1760542021" r:id="rId273"/>
        </w:object>
      </w:r>
      <w:r w:rsidR="0085346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为棱</w:t>
      </w:r>
      <w:r w:rsidR="00005063" w:rsidRPr="00005063">
        <w:rPr>
          <w:position w:val="-10"/>
        </w:rPr>
        <w:object w:dxaOrig="400" w:dyaOrig="320" w14:anchorId="70C21955">
          <v:shape id="_x0000_i1159" type="#_x0000_t75" style="width:20.5pt;height:16.5pt" o:ole="">
            <v:imagedata r:id="rId274" o:title=""/>
          </v:shape>
          <o:OLEObject Type="Embed" ProgID="Equation.DSMT4" ShapeID="_x0000_i1159" DrawAspect="Content" ObjectID="_1760542022" r:id="rId275"/>
        </w:object>
      </w:r>
      <w:r w:rsidR="0085346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的中点，</w:t>
      </w:r>
      <w:r w:rsidR="004C21A2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那么</w:t>
      </w:r>
      <w:r w:rsidR="00853464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三棱锥</w:t>
      </w:r>
      <w:r w:rsidR="00005063" w:rsidRPr="00005063">
        <w:rPr>
          <w:position w:val="-6"/>
        </w:rPr>
        <w:object w:dxaOrig="1020" w:dyaOrig="279" w14:anchorId="48F39654">
          <v:shape id="_x0000_i1160" type="#_x0000_t75" style="width:51pt;height:13.5pt" o:ole="">
            <v:imagedata r:id="rId276" o:title=""/>
          </v:shape>
          <o:OLEObject Type="Embed" ProgID="Equation.DSMT4" ShapeID="_x0000_i1160" DrawAspect="Content" ObjectID="_1760542023" r:id="rId277"/>
        </w:object>
      </w:r>
      <w:r w:rsidR="0085346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的体积</w:t>
      </w:r>
      <w:r w:rsidR="004C21A2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是多少？</w:t>
      </w:r>
    </w:p>
    <w:p w14:paraId="0303B86D" w14:textId="05EF9BC8" w:rsidR="001E387D" w:rsidRPr="00ED545C" w:rsidRDefault="001E387D" w:rsidP="00ED545C">
      <w:pPr>
        <w:spacing w:line="312" w:lineRule="auto"/>
        <w:ind w:firstLine="480"/>
        <w:jc w:val="righ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drawing>
          <wp:inline distT="0" distB="0" distL="0" distR="0" wp14:anchorId="0B3F4966" wp14:editId="346DF740">
            <wp:extent cx="1198800" cy="1116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1988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67B4" w14:textId="616F3C23" w:rsidR="00DC52FB" w:rsidRPr="00ED545C" w:rsidRDefault="00DC52FB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该问题可以如何解决</w:t>
      </w:r>
      <w:r w:rsidR="00282513">
        <w:rPr>
          <w:rFonts w:ascii="仿宋" w:eastAsia="仿宋" w:hAnsi="仿宋" w:hint="eastAsia"/>
          <w:snapToGrid w:val="0"/>
          <w:kern w:val="0"/>
          <w:sz w:val="24"/>
          <w:szCs w:val="24"/>
        </w:rPr>
        <w:t>？</w:t>
      </w:r>
    </w:p>
    <w:p w14:paraId="211617B8" w14:textId="5625CC67" w:rsidR="004C3D78" w:rsidRPr="00ED545C" w:rsidRDefault="004C21A2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生</w:t>
      </w:r>
      <w:r w:rsidR="003F23C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 xml:space="preserve"> </w:t>
      </w:r>
      <w:r w:rsidR="004C3D7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由第（2）小题知，</w:t>
      </w:r>
      <w:r w:rsidR="004C3D78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点</w:t>
      </w:r>
      <w:r w:rsidR="00005063" w:rsidRPr="00025957">
        <w:rPr>
          <w:position w:val="-4"/>
        </w:rPr>
        <w:object w:dxaOrig="320" w:dyaOrig="260" w14:anchorId="39AD3456">
          <v:shape id="_x0000_i1161" type="#_x0000_t75" style="width:16.5pt;height:13pt" o:ole="">
            <v:imagedata r:id="rId279" o:title=""/>
          </v:shape>
          <o:OLEObject Type="Embed" ProgID="Equation.DSMT4" ShapeID="_x0000_i1161" DrawAspect="Content" ObjectID="_1760542024" r:id="rId280"/>
        </w:object>
      </w:r>
      <w:r w:rsidR="004C3D7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到平面</w:t>
      </w:r>
      <w:r w:rsidR="00005063" w:rsidRPr="00005063">
        <w:rPr>
          <w:position w:val="-6"/>
        </w:rPr>
        <w:object w:dxaOrig="560" w:dyaOrig="279" w14:anchorId="7024C92F">
          <v:shape id="_x0000_i1162" type="#_x0000_t75" style="width:28pt;height:13.5pt" o:ole="">
            <v:imagedata r:id="rId281" o:title=""/>
          </v:shape>
          <o:OLEObject Type="Embed" ProgID="Equation.DSMT4" ShapeID="_x0000_i1162" DrawAspect="Content" ObjectID="_1760542025" r:id="rId282"/>
        </w:object>
      </w:r>
      <w:r w:rsidR="004C3D7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的距离为</w:t>
      </w:r>
      <w:r w:rsidR="00005063" w:rsidRPr="00005063">
        <w:rPr>
          <w:position w:val="-24"/>
        </w:rPr>
        <w:object w:dxaOrig="420" w:dyaOrig="680" w14:anchorId="41BA6A3B">
          <v:shape id="_x0000_i1163" type="#_x0000_t75" style="width:21pt;height:34pt" o:ole="">
            <v:imagedata r:id="rId283" o:title=""/>
          </v:shape>
          <o:OLEObject Type="Embed" ProgID="Equation.DSMT4" ShapeID="_x0000_i1163" DrawAspect="Content" ObjectID="_1760542026" r:id="rId284"/>
        </w:object>
      </w:r>
      <w:r w:rsidR="004C3D7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．而</w:t>
      </w:r>
      <w:r w:rsidR="00005063" w:rsidRPr="00005063">
        <w:rPr>
          <w:position w:val="-6"/>
        </w:rPr>
        <w:object w:dxaOrig="780" w:dyaOrig="300" w14:anchorId="1B0EC9C2">
          <v:shape id="_x0000_i1164" type="#_x0000_t75" style="width:38.5pt;height:15pt" o:ole="">
            <v:imagedata r:id="rId285" o:title=""/>
          </v:shape>
          <o:OLEObject Type="Embed" ProgID="Equation.DSMT4" ShapeID="_x0000_i1164" DrawAspect="Content" ObjectID="_1760542027" r:id="rId286"/>
        </w:object>
      </w:r>
      <w:r w:rsidR="0073555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的面积是</w:t>
      </w:r>
      <w:r w:rsidR="00005063" w:rsidRPr="00005063">
        <w:rPr>
          <w:position w:val="-10"/>
        </w:rPr>
        <w:object w:dxaOrig="800" w:dyaOrig="340" w14:anchorId="5FC08C76">
          <v:shape id="_x0000_i1165" type="#_x0000_t75" style="width:40pt;height:17pt" o:ole="">
            <v:imagedata r:id="rId287" o:title=""/>
          </v:shape>
          <o:OLEObject Type="Embed" ProgID="Equation.DSMT4" ShapeID="_x0000_i1165" DrawAspect="Content" ObjectID="_1760542028" r:id="rId288"/>
        </w:object>
      </w:r>
      <w:r w:rsidR="004C3D7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面积的</w:t>
      </w:r>
      <w:r w:rsidR="00005063" w:rsidRPr="00005063">
        <w:rPr>
          <w:position w:val="-24"/>
        </w:rPr>
        <w:object w:dxaOrig="240" w:dyaOrig="620" w14:anchorId="55F8C3EF">
          <v:shape id="_x0000_i1166" type="#_x0000_t75" style="width:12.5pt;height:31pt" o:ole="">
            <v:imagedata r:id="rId289" o:title=""/>
          </v:shape>
          <o:OLEObject Type="Embed" ProgID="Equation.DSMT4" ShapeID="_x0000_i1166" DrawAspect="Content" ObjectID="_1760542029" r:id="rId290"/>
        </w:object>
      </w:r>
      <w:r w:rsidR="004C3D7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，即</w:t>
      </w:r>
      <w:r w:rsidR="00005063" w:rsidRPr="00005063">
        <w:rPr>
          <w:position w:val="-24"/>
        </w:rPr>
        <w:object w:dxaOrig="420" w:dyaOrig="680" w14:anchorId="3921E68D">
          <v:shape id="_x0000_i1167" type="#_x0000_t75" style="width:21pt;height:34pt" o:ole="">
            <v:imagedata r:id="rId291" o:title=""/>
          </v:shape>
          <o:OLEObject Type="Embed" ProgID="Equation.DSMT4" ShapeID="_x0000_i1167" DrawAspect="Content" ObjectID="_1760542030" r:id="rId292"/>
        </w:object>
      </w:r>
      <w:r w:rsidR="003E62E9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D7703C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所以</w:t>
      </w:r>
      <w:r w:rsidR="0073555A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三棱锥</w:t>
      </w:r>
      <w:r w:rsidR="00005063" w:rsidRPr="00005063">
        <w:rPr>
          <w:position w:val="-6"/>
        </w:rPr>
        <w:object w:dxaOrig="1020" w:dyaOrig="279" w14:anchorId="7871C16D">
          <v:shape id="_x0000_i1168" type="#_x0000_t75" style="width:51pt;height:13.5pt" o:ole="">
            <v:imagedata r:id="rId293" o:title=""/>
          </v:shape>
          <o:OLEObject Type="Embed" ProgID="Equation.DSMT4" ShapeID="_x0000_i1168" DrawAspect="Content" ObjectID="_1760542031" r:id="rId294"/>
        </w:object>
      </w:r>
      <w:r w:rsidR="0073555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的体积</w:t>
      </w:r>
      <w:r w:rsidR="00005063" w:rsidRPr="00005063">
        <w:rPr>
          <w:position w:val="-24"/>
        </w:rPr>
        <w:object w:dxaOrig="620" w:dyaOrig="620" w14:anchorId="4CCBE15F">
          <v:shape id="_x0000_i1169" type="#_x0000_t75" style="width:31pt;height:31pt" o:ole="">
            <v:imagedata r:id="rId295" o:title=""/>
          </v:shape>
          <o:OLEObject Type="Embed" ProgID="Equation.DSMT4" ShapeID="_x0000_i1169" DrawAspect="Content" ObjectID="_1760542032" r:id="rId296"/>
        </w:object>
      </w:r>
      <w:r w:rsidR="00D7703C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5B582F83" w14:textId="77777777" w:rsidR="001E387D" w:rsidRPr="00ED545C" w:rsidRDefault="001E387D" w:rsidP="00ED545C">
      <w:pPr>
        <w:spacing w:line="312" w:lineRule="auto"/>
        <w:ind w:firstLine="480"/>
        <w:jc w:val="righ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drawing>
          <wp:inline distT="0" distB="0" distL="0" distR="0" wp14:anchorId="422276D0" wp14:editId="4E5DF2E1">
            <wp:extent cx="1206000" cy="11232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206000" cy="11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B194" w14:textId="537C1C58" w:rsidR="00D7703C" w:rsidRPr="00ED545C" w:rsidRDefault="00D21D3F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好！你直接</w: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利用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了第（２）小题的结论．</w:t>
      </w:r>
      <w:r w:rsidR="00D7703C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 xml:space="preserve">还有其它思路吗？ </w:t>
      </w:r>
    </w:p>
    <w:p w14:paraId="67E15C65" w14:textId="2E927CBC" w:rsidR="00853464" w:rsidRPr="00ED545C" w:rsidRDefault="00D7703C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生</w:t>
      </w:r>
      <w:r w:rsidR="003F23C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 xml:space="preserve"> 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可以转换顶点．</w:t>
      </w:r>
      <w:r w:rsidR="00823CB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若</w:t>
      </w:r>
      <w:r w:rsidR="006723B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将点</w:t>
      </w:r>
      <w:r w:rsidR="00005063" w:rsidRPr="00025957">
        <w:rPr>
          <w:position w:val="-4"/>
        </w:rPr>
        <w:object w:dxaOrig="260" w:dyaOrig="260" w14:anchorId="13C6C4F3">
          <v:shape id="_x0000_i1170" type="#_x0000_t75" style="width:13pt;height:13pt" o:ole="">
            <v:imagedata r:id="rId298" o:title=""/>
          </v:shape>
          <o:OLEObject Type="Embed" ProgID="Equation.DSMT4" ShapeID="_x0000_i1170" DrawAspect="Content" ObjectID="_1760542033" r:id="rId299"/>
        </w:object>
      </w:r>
      <w:r w:rsidR="006723B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看作所求三棱锥的顶点，</w:t>
      </w:r>
      <w:r w:rsidR="0073555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因为</w:t>
      </w:r>
      <w:r w:rsidR="00D21D3F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点</w:t>
      </w:r>
      <w:r w:rsidR="00005063" w:rsidRPr="00025957">
        <w:rPr>
          <w:position w:val="-4"/>
        </w:rPr>
        <w:object w:dxaOrig="260" w:dyaOrig="260" w14:anchorId="4A103B46">
          <v:shape id="_x0000_i1171" type="#_x0000_t75" style="width:13pt;height:13pt" o:ole="">
            <v:imagedata r:id="rId300" o:title=""/>
          </v:shape>
          <o:OLEObject Type="Embed" ProgID="Equation.DSMT4" ShapeID="_x0000_i1171" DrawAspect="Content" ObjectID="_1760542034" r:id="rId301"/>
        </w:object>
      </w:r>
      <w:r w:rsidR="00D21D3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为棱</w:t>
      </w:r>
      <w:r w:rsidR="00005063" w:rsidRPr="00005063">
        <w:rPr>
          <w:position w:val="-10"/>
        </w:rPr>
        <w:object w:dxaOrig="400" w:dyaOrig="320" w14:anchorId="6C15EB3E">
          <v:shape id="_x0000_i1172" type="#_x0000_t75" style="width:20.5pt;height:16.5pt" o:ole="">
            <v:imagedata r:id="rId302" o:title=""/>
          </v:shape>
          <o:OLEObject Type="Embed" ProgID="Equation.DSMT4" ShapeID="_x0000_i1172" DrawAspect="Content" ObjectID="_1760542035" r:id="rId303"/>
        </w:object>
      </w:r>
      <w:r w:rsidR="00D21D3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的中点，</w:t>
      </w:r>
      <w:r w:rsidR="0073555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所以</w:t>
      </w:r>
      <w:r w:rsidR="00823CB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点</w:t>
      </w:r>
      <w:r w:rsidR="00005063" w:rsidRPr="00025957">
        <w:rPr>
          <w:position w:val="-4"/>
        </w:rPr>
        <w:object w:dxaOrig="260" w:dyaOrig="260" w14:anchorId="1232325C">
          <v:shape id="_x0000_i1173" type="#_x0000_t75" style="width:13pt;height:13pt" o:ole="">
            <v:imagedata r:id="rId304" o:title=""/>
          </v:shape>
          <o:OLEObject Type="Embed" ProgID="Equation.DSMT4" ShapeID="_x0000_i1173" DrawAspect="Content" ObjectID="_1760542036" r:id="rId305"/>
        </w:object>
      </w:r>
      <w:r w:rsidR="00823CB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到平面</w:t>
      </w:r>
      <w:r w:rsidR="00005063" w:rsidRPr="00005063">
        <w:rPr>
          <w:position w:val="-6"/>
        </w:rPr>
        <w:object w:dxaOrig="620" w:dyaOrig="279" w14:anchorId="6775E184">
          <v:shape id="_x0000_i1174" type="#_x0000_t75" style="width:31pt;height:13.5pt" o:ole="">
            <v:imagedata r:id="rId306" o:title=""/>
          </v:shape>
          <o:OLEObject Type="Embed" ProgID="Equation.DSMT4" ShapeID="_x0000_i1174" DrawAspect="Content" ObjectID="_1760542037" r:id="rId307"/>
        </w:object>
      </w:r>
      <w:r w:rsidR="0004156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的距离</w:t>
      </w:r>
      <w:r w:rsidR="00823CB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等于点</w:t>
      </w:r>
      <w:r w:rsidR="00005063" w:rsidRPr="00005063">
        <w:rPr>
          <w:position w:val="-10"/>
        </w:rPr>
        <w:object w:dxaOrig="240" w:dyaOrig="320" w14:anchorId="2193E56F">
          <v:shape id="_x0000_i1175" type="#_x0000_t75" style="width:12.5pt;height:16.5pt" o:ole="">
            <v:imagedata r:id="rId308" o:title=""/>
          </v:shape>
          <o:OLEObject Type="Embed" ProgID="Equation.DSMT4" ShapeID="_x0000_i1175" DrawAspect="Content" ObjectID="_1760542038" r:id="rId309"/>
        </w:object>
      </w:r>
      <w:r w:rsidR="00823CB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到平面</w:t>
      </w:r>
      <w:r w:rsidR="00005063" w:rsidRPr="00005063">
        <w:rPr>
          <w:position w:val="-6"/>
        </w:rPr>
        <w:object w:dxaOrig="620" w:dyaOrig="279" w14:anchorId="697651E0">
          <v:shape id="_x0000_i1176" type="#_x0000_t75" style="width:31pt;height:13.5pt" o:ole="">
            <v:imagedata r:id="rId310" o:title=""/>
          </v:shape>
          <o:OLEObject Type="Embed" ProgID="Equation.DSMT4" ShapeID="_x0000_i1176" DrawAspect="Content" ObjectID="_1760542039" r:id="rId311"/>
        </w:object>
      </w:r>
      <w:r w:rsidR="00823CB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距离的一半，</w:t>
      </w:r>
      <w:r w:rsidR="00CD5E6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而</w:t>
      </w:r>
      <w:r w:rsidR="00005063" w:rsidRPr="00005063">
        <w:rPr>
          <w:position w:val="-6"/>
        </w:rPr>
        <w:object w:dxaOrig="840" w:dyaOrig="300" w14:anchorId="33A74B24">
          <v:shape id="_x0000_i1177" type="#_x0000_t75" style="width:42pt;height:15pt" o:ole="">
            <v:imagedata r:id="rId312" o:title=""/>
          </v:shape>
          <o:OLEObject Type="Embed" ProgID="Equation.DSMT4" ShapeID="_x0000_i1177" DrawAspect="Content" ObjectID="_1760542040" r:id="rId313"/>
        </w:object>
      </w:r>
      <w:r w:rsidR="00CD5E6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的面积为</w:t>
      </w:r>
      <w:r w:rsidR="00005063" w:rsidRPr="00005063">
        <w:rPr>
          <w:position w:val="-6"/>
        </w:rPr>
        <w:object w:dxaOrig="840" w:dyaOrig="300" w14:anchorId="068C8560">
          <v:shape id="_x0000_i1178" type="#_x0000_t75" style="width:42pt;height:15pt" o:ole="">
            <v:imagedata r:id="rId314" o:title=""/>
          </v:shape>
          <o:OLEObject Type="Embed" ProgID="Equation.DSMT4" ShapeID="_x0000_i1178" DrawAspect="Content" ObjectID="_1760542041" r:id="rId315"/>
        </w:object>
      </w:r>
      <w:r w:rsidR="00CD5E6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面积的</w:t>
      </w:r>
      <w:r w:rsidR="00005063" w:rsidRPr="00005063">
        <w:rPr>
          <w:position w:val="-24"/>
        </w:rPr>
        <w:object w:dxaOrig="240" w:dyaOrig="620" w14:anchorId="434D5DEE">
          <v:shape id="_x0000_i1179" type="#_x0000_t75" style="width:12.5pt;height:31pt" o:ole="">
            <v:imagedata r:id="rId316" o:title=""/>
          </v:shape>
          <o:OLEObject Type="Embed" ProgID="Equation.DSMT4" ShapeID="_x0000_i1179" DrawAspect="Content" ObjectID="_1760542042" r:id="rId317"/>
        </w:object>
      </w:r>
      <w:r w:rsidR="00CD5E6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2653CC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所以</w:t>
      </w:r>
      <w:r w:rsidR="00853464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三棱锥</w:t>
      </w:r>
      <w:r w:rsidR="00005063" w:rsidRPr="00005063">
        <w:rPr>
          <w:position w:val="-6"/>
        </w:rPr>
        <w:object w:dxaOrig="999" w:dyaOrig="279" w14:anchorId="114F758E">
          <v:shape id="_x0000_i1180" type="#_x0000_t75" style="width:50pt;height:13.5pt" o:ole="">
            <v:imagedata r:id="rId318" o:title=""/>
          </v:shape>
          <o:OLEObject Type="Embed" ProgID="Equation.DSMT4" ShapeID="_x0000_i1180" DrawAspect="Content" ObjectID="_1760542043" r:id="rId319"/>
        </w:object>
      </w:r>
      <w:r w:rsidR="004C21A2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的体积</w:t>
      </w:r>
      <w:r w:rsidR="00823CB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为</w:t>
      </w:r>
      <w:r w:rsidR="00823CBD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三棱锥</w:t>
      </w:r>
      <w:r w:rsidR="00005063" w:rsidRPr="00005063">
        <w:rPr>
          <w:position w:val="-10"/>
        </w:rPr>
        <w:object w:dxaOrig="980" w:dyaOrig="320" w14:anchorId="0735BB8F">
          <v:shape id="_x0000_i1181" type="#_x0000_t75" style="width:49pt;height:16.5pt" o:ole="">
            <v:imagedata r:id="rId320" o:title=""/>
          </v:shape>
          <o:OLEObject Type="Embed" ProgID="Equation.DSMT4" ShapeID="_x0000_i1181" DrawAspect="Content" ObjectID="_1760542044" r:id="rId321"/>
        </w:object>
      </w:r>
      <w:r w:rsidR="00823CBD"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体积</w:t>
      </w:r>
      <w:r w:rsidR="00823CBD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的</w:t>
      </w:r>
      <w:r w:rsidR="00005063" w:rsidRPr="00005063">
        <w:rPr>
          <w:position w:val="-24"/>
        </w:rPr>
        <w:object w:dxaOrig="240" w:dyaOrig="620" w14:anchorId="4768C9F4">
          <v:shape id="_x0000_i1182" type="#_x0000_t75" style="width:12.5pt;height:31pt" o:ole="">
            <v:imagedata r:id="rId322" o:title=""/>
          </v:shape>
          <o:OLEObject Type="Embed" ProgID="Equation.DSMT4" ShapeID="_x0000_i1182" DrawAspect="Content" ObjectID="_1760542045" r:id="rId323"/>
        </w:object>
      </w:r>
      <w:r w:rsidR="00823CBD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，即</w:t>
      </w:r>
      <w:r w:rsidR="00005063" w:rsidRPr="00005063">
        <w:rPr>
          <w:position w:val="-24"/>
        </w:rPr>
        <w:object w:dxaOrig="360" w:dyaOrig="620" w14:anchorId="28E2E5DA">
          <v:shape id="_x0000_i1183" type="#_x0000_t75" style="width:18.5pt;height:31pt" o:ole="">
            <v:imagedata r:id="rId324" o:title=""/>
          </v:shape>
          <o:OLEObject Type="Embed" ProgID="Equation.DSMT4" ShapeID="_x0000_i1183" DrawAspect="Content" ObjectID="_1760542046" r:id="rId325"/>
        </w:object>
      </w:r>
      <w:r w:rsidR="004C21A2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4BA28288" w14:textId="77777777" w:rsidR="00610DDC" w:rsidRPr="00ED545C" w:rsidRDefault="00BE231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非常好！</w:t>
      </w:r>
      <w:r w:rsidR="00610DDC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由于三棱锥的任意一个面都可以作为底面，因此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在求三棱锥的体积时，</w:t>
      </w:r>
      <w:r w:rsidR="00610DDC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转换顶点是一种非常常用的方法．</w:t>
      </w:r>
    </w:p>
    <w:p w14:paraId="34766E34" w14:textId="28ED6097" w:rsidR="00CD5E6F" w:rsidRPr="00ED545C" w:rsidRDefault="00BE231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另外</w:t>
      </w:r>
      <w:r w:rsidR="00F04CA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，求多面体的体积，还有一</w:t>
      </w:r>
      <w:r w:rsidR="00D21D3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种常用的方法，也就是割补法．比如，在该问题中，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也可以</w:t>
      </w:r>
      <w:r w:rsidR="002F304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这样计算</w:t>
      </w:r>
      <w:r w:rsidR="002F3044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三棱锥</w:t>
      </w:r>
      <w:r w:rsidR="00005063" w:rsidRPr="00005063">
        <w:rPr>
          <w:position w:val="-6"/>
        </w:rPr>
        <w:object w:dxaOrig="1020" w:dyaOrig="279" w14:anchorId="4FF1A62A">
          <v:shape id="_x0000_i1184" type="#_x0000_t75" style="width:51pt;height:13.5pt" o:ole="">
            <v:imagedata r:id="rId326" o:title=""/>
          </v:shape>
          <o:OLEObject Type="Embed" ProgID="Equation.DSMT4" ShapeID="_x0000_i1184" DrawAspect="Content" ObjectID="_1760542047" r:id="rId327"/>
        </w:object>
      </w:r>
      <w:r w:rsidR="002F304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的体积</w:t>
      </w:r>
      <w:r w:rsidR="00F04CA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：</w:t>
      </w:r>
    </w:p>
    <w:p w14:paraId="3E6E8FB7" w14:textId="705A1E7C" w:rsidR="00A16C3A" w:rsidRPr="00ED545C" w:rsidRDefault="00005063" w:rsidP="00ED545C">
      <w:pPr>
        <w:spacing w:line="312" w:lineRule="auto"/>
        <w:ind w:firstLineChars="200" w:firstLine="42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005063">
        <w:rPr>
          <w:position w:val="-14"/>
        </w:rPr>
        <w:object w:dxaOrig="3280" w:dyaOrig="380" w14:anchorId="6A4ADF35">
          <v:shape id="_x0000_i1185" type="#_x0000_t75" style="width:163.5pt;height:19pt" o:ole="">
            <v:imagedata r:id="rId328" o:title=""/>
          </v:shape>
          <o:OLEObject Type="Embed" ProgID="Equation.DSMT4" ShapeID="_x0000_i1185" DrawAspect="Content" ObjectID="_1760542048" r:id="rId329"/>
        </w:object>
      </w:r>
      <w:r w:rsidR="00B1563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，这种做法大家可以课后完成</w: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328C3C9E" w14:textId="017D6943" w:rsidR="00823CBD" w:rsidRPr="00ED545C" w:rsidRDefault="00BE231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当然，割补法</w:t>
      </w:r>
      <w:r w:rsidR="007D7293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在解答本题时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并</w:t>
      </w:r>
      <w:r w:rsidR="007D7293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没有明显的优势，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它对于求一些不规则的几何体的体积往往很有优势．因此，我们</w:t>
      </w:r>
      <w:r w:rsidR="007D7293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在</w:t>
      </w:r>
      <w:r w:rsidR="00D94BB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解题时，要注意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从多角度思考，寻找</w:t>
      </w:r>
      <w:r w:rsidR="00D94BB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最适合的方法</w:t>
      </w:r>
      <w:r w:rsidR="008C543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48FE4AC5" w14:textId="77777777" w:rsidR="007F7BDD" w:rsidRPr="00ED545C" w:rsidRDefault="00594D9E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通过</w:t>
      </w:r>
      <w:r w:rsidR="0090743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例3</w:t>
      </w:r>
      <w:r w:rsidR="00D21D3F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，我们复习了求三棱锥体积的常见方法</w:t>
      </w:r>
      <w:r w:rsidR="007F7BD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及点到平面</w:t>
      </w:r>
      <w:r w:rsidR="00D94BBA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距离</w:t>
      </w:r>
      <w:r w:rsidR="007F7BD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的求法</w:t>
      </w:r>
      <w:r w:rsidR="001E0E1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="00EE6F96" w:rsidRPr="00ED545C">
        <w:rPr>
          <w:rFonts w:ascii="仿宋" w:eastAsia="仿宋" w:hAnsi="仿宋"/>
          <w:snapToGrid w:val="0"/>
          <w:kern w:val="0"/>
          <w:sz w:val="24"/>
          <w:szCs w:val="24"/>
        </w:rPr>
        <w:t xml:space="preserve"> </w:t>
      </w:r>
    </w:p>
    <w:p w14:paraId="5E874B72" w14:textId="4D0D2F1E" w:rsidR="00411EC6" w:rsidRPr="00ED545C" w:rsidRDefault="00411EC6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[设计意图</w:t>
      </w:r>
      <w:r w:rsidRPr="00ED545C">
        <w:rPr>
          <w:rFonts w:ascii="仿宋" w:eastAsia="仿宋" w:hAnsi="仿宋"/>
          <w:bCs/>
          <w:snapToGrid w:val="0"/>
          <w:kern w:val="0"/>
          <w:sz w:val="24"/>
          <w:szCs w:val="24"/>
        </w:rPr>
        <w:t>]</w:t>
      </w:r>
      <w:r w:rsidR="00944F3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通过对例1、2、3的探究，经历不同几何体体积和表面积求</w:t>
      </w:r>
      <w:r w:rsidR="00E1741D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解</w:t>
      </w:r>
      <w:r w:rsidR="00944F3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的过程，体会割补法，等积变形等常见方法，感受不同问题之间的相互转化．</w:t>
      </w:r>
    </w:p>
    <w:p w14:paraId="07663321" w14:textId="77777777" w:rsidR="00911663" w:rsidRPr="00ED545C" w:rsidRDefault="00911663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</w:p>
    <w:p w14:paraId="76C41CE0" w14:textId="77777777" w:rsidR="009D3574" w:rsidRPr="00ED545C" w:rsidRDefault="009D3574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bCs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（</w:t>
      </w:r>
      <w:r w:rsidR="00411EC6" w:rsidRPr="00ED545C">
        <w:rPr>
          <w:rFonts w:ascii="仿宋" w:eastAsia="仿宋" w:hAnsi="仿宋" w:hint="eastAsia"/>
          <w:b/>
          <w:bCs/>
          <w:snapToGrid w:val="0"/>
          <w:kern w:val="0"/>
          <w:sz w:val="24"/>
          <w:szCs w:val="24"/>
        </w:rPr>
        <w:t>环节</w:t>
      </w: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三）课堂练习 迁移应用</w:t>
      </w:r>
    </w:p>
    <w:p w14:paraId="76D8A77D" w14:textId="1556DC1D" w:rsidR="00DF2A17" w:rsidRPr="00ED545C" w:rsidRDefault="00D634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bookmarkStart w:id="0" w:name="_Hlk46071011"/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1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判断下列命题是否正确，并说明理由：</w:t>
      </w:r>
    </w:p>
    <w:p w14:paraId="709E53E1" w14:textId="77777777" w:rsidR="00DF2A17" w:rsidRPr="00ED545C" w:rsidRDefault="00DF2A17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（1）以直角三角形的一直角边为轴旋转所形成的旋转体是圆锥；</w:t>
      </w:r>
    </w:p>
    <w:p w14:paraId="0504C71E" w14:textId="77777777" w:rsidR="00DF2A17" w:rsidRPr="00ED545C" w:rsidRDefault="00DF2A17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（2）以直角梯形的一腰为轴旋转所形成的旋转体是圆台；</w:t>
      </w:r>
    </w:p>
    <w:p w14:paraId="23577E6D" w14:textId="77777777" w:rsidR="00DF2A17" w:rsidRPr="00ED545C" w:rsidRDefault="00DF2A17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（3）圆柱、圆锥、圆台都有两个底面；</w:t>
      </w:r>
    </w:p>
    <w:p w14:paraId="6E99DBBC" w14:textId="77777777" w:rsidR="00DF2A17" w:rsidRPr="00ED545C" w:rsidRDefault="00DF2A17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（4）圆锥的侧面展开图为扇形，这个扇形所在圆的半径等于圆锥底面圆的半径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1F8FA7B8" w14:textId="100413D2" w:rsidR="00DF2A17" w:rsidRPr="00ED545C" w:rsidRDefault="00D634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2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过圆锥高的三等分点分别作平行于底面的截面，求它们把圆锥侧面分成的三部分面积之比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65221163" w14:textId="3A78143F" w:rsidR="00DF2A17" w:rsidRPr="00ED545C" w:rsidRDefault="00D634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lastRenderedPageBreak/>
        <w:t>3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在棱长为</w:t>
      </w:r>
      <w:r w:rsidR="00005063" w:rsidRPr="00025957">
        <w:rPr>
          <w:position w:val="-4"/>
        </w:rPr>
        <w:object w:dxaOrig="139" w:dyaOrig="260" w14:anchorId="7A5F8A62">
          <v:shape id="_x0000_i1186" type="#_x0000_t75" style="width:7pt;height:13pt" o:ole="">
            <v:imagedata r:id="rId330" o:title=""/>
          </v:shape>
          <o:OLEObject Type="Embed" ProgID="Equation.DSMT4" ShapeID="_x0000_i1186" DrawAspect="Content" ObjectID="_1760542049" r:id="rId331"/>
        </w:object>
      </w:r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的正方体上，用过同一顶点的三条</w:t>
      </w:r>
      <w:proofErr w:type="gramStart"/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棱</w:t>
      </w:r>
      <w:proofErr w:type="gramEnd"/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中点的平面</w:t>
      </w:r>
      <w:proofErr w:type="gramStart"/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分别截该正方体</w:t>
      </w:r>
      <w:proofErr w:type="gramEnd"/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，截去</w:t>
      </w:r>
      <w:r w:rsidR="00005063" w:rsidRPr="00005063">
        <w:rPr>
          <w:position w:val="-6"/>
        </w:rPr>
        <w:object w:dxaOrig="180" w:dyaOrig="279" w14:anchorId="118E6763">
          <v:shape id="_x0000_i1187" type="#_x0000_t75" style="width:9pt;height:13.5pt" o:ole="">
            <v:imagedata r:id="rId332" o:title=""/>
          </v:shape>
          <o:OLEObject Type="Embed" ProgID="Equation.DSMT4" ShapeID="_x0000_i1187" DrawAspect="Content" ObjectID="_1760542050" r:id="rId333"/>
        </w:object>
      </w:r>
      <w:proofErr w:type="gramStart"/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个</w:t>
      </w:r>
      <w:proofErr w:type="gramEnd"/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三棱锥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求剩下的几何体的体积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6701F11B" w14:textId="5E35497B" w:rsidR="00DF2A17" w:rsidRPr="00ED545C" w:rsidRDefault="00D634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Cs/>
          <w:snapToGrid w:val="0"/>
          <w:kern w:val="0"/>
          <w:sz w:val="24"/>
          <w:szCs w:val="24"/>
        </w:rPr>
        <w:t>4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已知长方体一个顶点上的三条棱长分别是</w:t>
      </w:r>
      <w:r w:rsidR="00005063" w:rsidRPr="00005063">
        <w:rPr>
          <w:position w:val="-6"/>
        </w:rPr>
        <w:object w:dxaOrig="180" w:dyaOrig="279" w14:anchorId="32228B3D">
          <v:shape id="_x0000_i1188" type="#_x0000_t75" style="width:9pt;height:13.5pt" o:ole="">
            <v:imagedata r:id="rId334" o:title=""/>
          </v:shape>
          <o:OLEObject Type="Embed" ProgID="Equation.DSMT4" ShapeID="_x0000_i1188" DrawAspect="Content" ObjectID="_1760542051" r:id="rId335"/>
        </w:object>
      </w:r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、</w:t>
      </w:r>
      <w:r w:rsidR="00005063" w:rsidRPr="00025957">
        <w:rPr>
          <w:position w:val="-4"/>
        </w:rPr>
        <w:object w:dxaOrig="200" w:dyaOrig="260" w14:anchorId="29B6C361">
          <v:shape id="_x0000_i1189" type="#_x0000_t75" style="width:10pt;height:13pt" o:ole="">
            <v:imagedata r:id="rId336" o:title=""/>
          </v:shape>
          <o:OLEObject Type="Embed" ProgID="Equation.DSMT4" ShapeID="_x0000_i1189" DrawAspect="Content" ObjectID="_1760542052" r:id="rId337"/>
        </w:object>
      </w:r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、</w:t>
      </w:r>
      <w:r w:rsidR="00005063" w:rsidRPr="00005063">
        <w:rPr>
          <w:position w:val="-6"/>
        </w:rPr>
        <w:object w:dxaOrig="180" w:dyaOrig="279" w14:anchorId="6E81EB28">
          <v:shape id="_x0000_i1190" type="#_x0000_t75" style="width:9pt;height:13.5pt" o:ole="">
            <v:imagedata r:id="rId338" o:title=""/>
          </v:shape>
          <o:OLEObject Type="Embed" ProgID="Equation.DSMT4" ShapeID="_x0000_i1190" DrawAspect="Content" ObjectID="_1760542053" r:id="rId339"/>
        </w:object>
      </w:r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，且它的</w:t>
      </w:r>
      <w:r w:rsidR="00005063" w:rsidRPr="00005063">
        <w:rPr>
          <w:position w:val="-6"/>
        </w:rPr>
        <w:object w:dxaOrig="180" w:dyaOrig="279" w14:anchorId="6B7F8278">
          <v:shape id="_x0000_i1191" type="#_x0000_t75" style="width:9pt;height:13.5pt" o:ole="">
            <v:imagedata r:id="rId340" o:title=""/>
          </v:shape>
          <o:OLEObject Type="Embed" ProgID="Equation.DSMT4" ShapeID="_x0000_i1191" DrawAspect="Content" ObjectID="_1760542054" r:id="rId341"/>
        </w:object>
      </w:r>
      <w:proofErr w:type="gramStart"/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个</w:t>
      </w:r>
      <w:proofErr w:type="gramEnd"/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顶点都在同一球面上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求这个球的表面积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168B18FD" w14:textId="73948D9C" w:rsidR="00DF2A17" w:rsidRPr="00ED545C" w:rsidRDefault="00D634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5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DF2A1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在等边圆柱（底面直径等于高的圆柱）、球、正方体的体积相等的情况下，讨论它们的表面积的大小关系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bookmarkEnd w:id="0"/>
    <w:p w14:paraId="714A6292" w14:textId="77777777" w:rsidR="00411EC6" w:rsidRPr="00ED545C" w:rsidRDefault="00411EC6" w:rsidP="00ED545C">
      <w:pPr>
        <w:spacing w:line="312" w:lineRule="auto"/>
        <w:ind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课堂练习答案</w:t>
      </w:r>
    </w:p>
    <w:p w14:paraId="1E817B83" w14:textId="752CAC0A" w:rsidR="00411EC6" w:rsidRPr="00ED545C" w:rsidRDefault="00D634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cs="Arial"/>
          <w:snapToGrid w:val="0"/>
          <w:kern w:val="0"/>
          <w:sz w:val="24"/>
          <w:szCs w:val="24"/>
        </w:rPr>
        <w:t>1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DF2A17" w:rsidRPr="00ED545C">
        <w:rPr>
          <w:rFonts w:ascii="仿宋" w:eastAsia="仿宋" w:hAnsi="仿宋" w:cs="Arial" w:hint="eastAsia"/>
          <w:snapToGrid w:val="0"/>
          <w:kern w:val="0"/>
          <w:sz w:val="24"/>
          <w:szCs w:val="24"/>
        </w:rPr>
        <w:t>（1）正确</w:t>
      </w:r>
      <w:r w:rsidR="00537E74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DF2A17" w:rsidRPr="00ED545C">
        <w:rPr>
          <w:rFonts w:ascii="仿宋" w:eastAsia="仿宋" w:hAnsi="仿宋" w:cs="Arial" w:hint="eastAsia"/>
          <w:snapToGrid w:val="0"/>
          <w:kern w:val="0"/>
          <w:sz w:val="24"/>
          <w:szCs w:val="24"/>
        </w:rPr>
        <w:t>（2）</w:t>
      </w:r>
      <w:r w:rsidR="00537E74" w:rsidRPr="00ED545C">
        <w:rPr>
          <w:rFonts w:ascii="仿宋" w:eastAsia="仿宋" w:hAnsi="仿宋" w:cs="Arial" w:hint="eastAsia"/>
          <w:snapToGrid w:val="0"/>
          <w:kern w:val="0"/>
          <w:sz w:val="24"/>
          <w:szCs w:val="24"/>
        </w:rPr>
        <w:t>错误</w:t>
      </w:r>
      <w:r w:rsidR="00537E74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DF2A17" w:rsidRPr="00ED545C">
        <w:rPr>
          <w:rFonts w:ascii="仿宋" w:eastAsia="仿宋" w:hAnsi="仿宋" w:cs="Arial" w:hint="eastAsia"/>
          <w:snapToGrid w:val="0"/>
          <w:kern w:val="0"/>
          <w:sz w:val="24"/>
          <w:szCs w:val="24"/>
        </w:rPr>
        <w:t>（3）</w:t>
      </w:r>
      <w:r w:rsidR="00537E74" w:rsidRPr="00ED545C">
        <w:rPr>
          <w:rFonts w:ascii="仿宋" w:eastAsia="仿宋" w:hAnsi="仿宋" w:cs="Arial" w:hint="eastAsia"/>
          <w:snapToGrid w:val="0"/>
          <w:kern w:val="0"/>
          <w:sz w:val="24"/>
          <w:szCs w:val="24"/>
        </w:rPr>
        <w:t>错误</w:t>
      </w:r>
      <w:r w:rsidR="00537E74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DF2A17" w:rsidRPr="00ED545C">
        <w:rPr>
          <w:rFonts w:ascii="仿宋" w:eastAsia="仿宋" w:hAnsi="仿宋" w:cs="Arial" w:hint="eastAsia"/>
          <w:snapToGrid w:val="0"/>
          <w:kern w:val="0"/>
          <w:sz w:val="24"/>
          <w:szCs w:val="24"/>
        </w:rPr>
        <w:t>（4）</w:t>
      </w:r>
      <w:r w:rsidR="00537E74" w:rsidRPr="00ED545C">
        <w:rPr>
          <w:rFonts w:ascii="仿宋" w:eastAsia="仿宋" w:hAnsi="仿宋" w:cs="Arial" w:hint="eastAsia"/>
          <w:snapToGrid w:val="0"/>
          <w:kern w:val="0"/>
          <w:sz w:val="24"/>
          <w:szCs w:val="24"/>
        </w:rPr>
        <w:t>错误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686C21F6" w14:textId="56436F03" w:rsidR="00DF2A17" w:rsidRPr="00ED545C" w:rsidRDefault="00D634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2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005063" w:rsidRPr="00005063">
        <w:rPr>
          <w:position w:val="-6"/>
        </w:rPr>
        <w:object w:dxaOrig="639" w:dyaOrig="279" w14:anchorId="21504ED1">
          <v:shape id="_x0000_i1192" type="#_x0000_t75" style="width:32pt;height:13.5pt" o:ole="">
            <v:imagedata r:id="rId342" o:title=""/>
          </v:shape>
          <o:OLEObject Type="Embed" ProgID="Equation.DSMT4" ShapeID="_x0000_i1192" DrawAspect="Content" ObjectID="_1760542055" r:id="rId343"/>
        </w:object>
      </w:r>
      <w:r w:rsidR="00DF2A17" w:rsidRPr="00ED545C">
        <w:rPr>
          <w:rFonts w:ascii="仿宋" w:eastAsia="仿宋" w:hAnsi="仿宋" w:cs="Arial"/>
          <w:snapToGrid w:val="0"/>
          <w:kern w:val="0"/>
          <w:sz w:val="24"/>
          <w:szCs w:val="24"/>
        </w:rPr>
        <w:t>．</w:t>
      </w:r>
    </w:p>
    <w:p w14:paraId="175FBE40" w14:textId="7E186464" w:rsidR="00DF2A17" w:rsidRPr="00ED545C" w:rsidRDefault="00D634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3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005063" w:rsidRPr="00005063">
        <w:rPr>
          <w:position w:val="-24"/>
        </w:rPr>
        <w:object w:dxaOrig="220" w:dyaOrig="620" w14:anchorId="6A988C77">
          <v:shape id="_x0000_i1193" type="#_x0000_t75" style="width:11.5pt;height:31pt" o:ole="">
            <v:imagedata r:id="rId344" o:title=""/>
          </v:shape>
          <o:OLEObject Type="Embed" ProgID="Equation.DSMT4" ShapeID="_x0000_i1193" DrawAspect="Content" ObjectID="_1760542056" r:id="rId345"/>
        </w:object>
      </w:r>
      <w:r w:rsidR="00DF2A17" w:rsidRPr="00ED545C">
        <w:rPr>
          <w:rFonts w:ascii="仿宋" w:eastAsia="仿宋" w:hAnsi="仿宋" w:cs="Arial"/>
          <w:snapToGrid w:val="0"/>
          <w:kern w:val="0"/>
          <w:sz w:val="24"/>
          <w:szCs w:val="24"/>
        </w:rPr>
        <w:t>．</w:t>
      </w:r>
    </w:p>
    <w:p w14:paraId="4F125598" w14:textId="18A5A279" w:rsidR="00DF2A17" w:rsidRPr="00ED545C" w:rsidRDefault="00D634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4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005063" w:rsidRPr="00005063">
        <w:rPr>
          <w:position w:val="-6"/>
        </w:rPr>
        <w:object w:dxaOrig="440" w:dyaOrig="279" w14:anchorId="7169987E">
          <v:shape id="_x0000_i1194" type="#_x0000_t75" style="width:22pt;height:13.5pt" o:ole="">
            <v:imagedata r:id="rId346" o:title=""/>
          </v:shape>
          <o:OLEObject Type="Embed" ProgID="Equation.DSMT4" ShapeID="_x0000_i1194" DrawAspect="Content" ObjectID="_1760542057" r:id="rId347"/>
        </w:object>
      </w:r>
      <w:r w:rsidR="00DF2A17" w:rsidRPr="00ED545C">
        <w:rPr>
          <w:rFonts w:ascii="仿宋" w:eastAsia="仿宋" w:hAnsi="仿宋" w:cs="Arial"/>
          <w:snapToGrid w:val="0"/>
          <w:kern w:val="0"/>
          <w:sz w:val="24"/>
          <w:szCs w:val="24"/>
        </w:rPr>
        <w:t>．</w:t>
      </w:r>
    </w:p>
    <w:p w14:paraId="4D7623CE" w14:textId="4DB63165" w:rsidR="00411EC6" w:rsidRPr="00ED545C" w:rsidRDefault="00D634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5</w:t>
      </w:r>
      <w:r w:rsidR="00DF2A17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005063" w:rsidRPr="00005063">
        <w:rPr>
          <w:position w:val="-14"/>
        </w:rPr>
        <w:object w:dxaOrig="1800" w:dyaOrig="380" w14:anchorId="13C0CE2C">
          <v:shape id="_x0000_i1195" type="#_x0000_t75" style="width:90.5pt;height:19pt" o:ole="">
            <v:imagedata r:id="rId348" o:title=""/>
          </v:shape>
          <o:OLEObject Type="Embed" ProgID="Equation.DSMT4" ShapeID="_x0000_i1195" DrawAspect="Content" ObjectID="_1760542058" r:id="rId349"/>
        </w:object>
      </w:r>
      <w:r w:rsidR="00DF2A17" w:rsidRPr="00ED545C">
        <w:rPr>
          <w:rFonts w:ascii="仿宋" w:eastAsia="仿宋" w:hAnsi="仿宋" w:cs="Arial"/>
          <w:snapToGrid w:val="0"/>
          <w:kern w:val="0"/>
          <w:sz w:val="24"/>
          <w:szCs w:val="24"/>
        </w:rPr>
        <w:t>．</w:t>
      </w:r>
    </w:p>
    <w:p w14:paraId="48487C6A" w14:textId="5EA96019" w:rsidR="00944F31" w:rsidRPr="00ED545C" w:rsidRDefault="00411EC6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[设计意图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]</w:t>
      </w:r>
      <w:r w:rsidR="0070160C" w:rsidRPr="00ED545C">
        <w:rPr>
          <w:rFonts w:ascii="仿宋" w:eastAsia="仿宋" w:hAnsi="仿宋"/>
          <w:snapToGrid w:val="0"/>
          <w:kern w:val="0"/>
          <w:sz w:val="24"/>
          <w:szCs w:val="24"/>
        </w:rPr>
        <w:t xml:space="preserve"> </w:t>
      </w:r>
      <w:r w:rsidR="00944F3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通过对复习题的探究，掌握常见几何体的概念、性质、体积与表面积计算公式，并能运用这些公式灵活的解决实际问题</w:t>
      </w:r>
      <w:r w:rsidR="00944F31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56BC5E5F" w14:textId="77777777" w:rsidR="00864109" w:rsidRPr="00ED545C" w:rsidRDefault="0086410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</w:p>
    <w:p w14:paraId="1FD9BB89" w14:textId="77777777" w:rsidR="009D3574" w:rsidRPr="00ED545C" w:rsidRDefault="009D3574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bCs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（</w:t>
      </w:r>
      <w:r w:rsidR="00411EC6" w:rsidRPr="00ED545C">
        <w:rPr>
          <w:rFonts w:ascii="仿宋" w:eastAsia="仿宋" w:hAnsi="仿宋" w:hint="eastAsia"/>
          <w:b/>
          <w:bCs/>
          <w:snapToGrid w:val="0"/>
          <w:kern w:val="0"/>
          <w:sz w:val="24"/>
          <w:szCs w:val="24"/>
        </w:rPr>
        <w:t>环节</w:t>
      </w: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四）课堂小结 布置作业</w:t>
      </w:r>
    </w:p>
    <w:p w14:paraId="7EFC461D" w14:textId="08C610EC" w:rsidR="009D3574" w:rsidRPr="00ED545C" w:rsidRDefault="009D3574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bCs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课堂小结</w:t>
      </w:r>
    </w:p>
    <w:p w14:paraId="2F1AD473" w14:textId="7EC34129" w:rsidR="009D3574" w:rsidRPr="00ED545C" w:rsidRDefault="009D357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回顾本节课，</w:t>
      </w:r>
      <w:r w:rsidR="00A93F17" w:rsidRPr="00ED545C">
        <w:rPr>
          <w:rFonts w:ascii="仿宋" w:eastAsia="仿宋" w:hAnsi="仿宋"/>
          <w:snapToGrid w:val="0"/>
          <w:kern w:val="0"/>
          <w:sz w:val="24"/>
          <w:szCs w:val="24"/>
        </w:rPr>
        <w:t>我们</w:t>
      </w:r>
      <w:r w:rsidR="00B9336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首先梳理了简单几何体单元的知识体系</w:t>
      </w:r>
      <w:r w:rsidR="003E62E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B9336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提炼了简单几何体的研究思路</w:t>
      </w:r>
      <w:r w:rsidR="003E62E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1D1BB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并</w:t>
      </w:r>
      <w:r w:rsidR="00B9336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对简单几何体体积和表面积公式</w:t>
      </w:r>
      <w:r w:rsidR="001D1BB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及其获得过程进行了回顾</w: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="001D1BB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然后</w:t>
      </w:r>
      <w:r w:rsidR="003E62E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1C7E0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以</w:t>
      </w:r>
      <w:r w:rsidR="001D1BB1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求</w:t>
      </w:r>
      <w:r w:rsidR="00B04C3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不同</w:t>
      </w:r>
      <w:r w:rsidR="001D1BB1" w:rsidRPr="00ED545C">
        <w:rPr>
          <w:rFonts w:ascii="仿宋" w:eastAsia="仿宋" w:hAnsi="仿宋"/>
          <w:snapToGrid w:val="0"/>
          <w:kern w:val="0"/>
          <w:sz w:val="24"/>
          <w:szCs w:val="24"/>
        </w:rPr>
        <w:t>几何体</w:t>
      </w:r>
      <w:r w:rsidR="00B04C30" w:rsidRPr="00ED545C">
        <w:rPr>
          <w:rFonts w:ascii="仿宋" w:eastAsia="仿宋" w:hAnsi="仿宋"/>
          <w:snapToGrid w:val="0"/>
          <w:kern w:val="0"/>
          <w:sz w:val="24"/>
          <w:szCs w:val="24"/>
        </w:rPr>
        <w:t>体积和表面积</w:t>
      </w:r>
      <w:r w:rsidR="001C7E0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为线索</w:t>
      </w:r>
      <w:r w:rsidR="004953AE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1C7E0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结合与三棱锥体积有关的问题</w:t>
      </w:r>
      <w:r w:rsidR="003E62E9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1C7E0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复习了</w:t>
      </w:r>
      <w:r w:rsidR="00B04C3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割补法、等体积</w:t>
      </w:r>
      <w:r w:rsidR="00EE6F96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转化</w:t>
      </w:r>
      <w:r w:rsidR="00B04C3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等</w:t>
      </w:r>
      <w:r w:rsidR="00B04C30" w:rsidRPr="00ED545C">
        <w:rPr>
          <w:rFonts w:ascii="仿宋" w:eastAsia="仿宋" w:hAnsi="仿宋"/>
          <w:snapToGrid w:val="0"/>
          <w:kern w:val="0"/>
          <w:sz w:val="24"/>
          <w:szCs w:val="24"/>
        </w:rPr>
        <w:t>一些典型的</w:t>
      </w:r>
      <w:r w:rsidR="00B04C3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方法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1C7E0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同时</w:t>
      </w:r>
      <w:r w:rsidR="00B04C30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将立体几何中</w:t>
      </w:r>
      <w:r w:rsidR="001C7E08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求距离、求角</w:t>
      </w:r>
      <w:r w:rsidR="004953AE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等相关问题融入其中．</w:t>
      </w:r>
      <w:r w:rsidR="00DF0B7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希望</w:t>
      </w:r>
      <w:r w:rsidR="004953AE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通过本节课的学习，</w:t>
      </w:r>
      <w:r w:rsidR="00DF0B7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能进一步</w:t>
      </w:r>
      <w:r w:rsidR="00DF0B74" w:rsidRPr="00ED545C">
        <w:rPr>
          <w:rFonts w:ascii="仿宋" w:eastAsia="仿宋" w:hAnsi="仿宋"/>
          <w:snapToGrid w:val="0"/>
          <w:kern w:val="0"/>
          <w:sz w:val="24"/>
          <w:szCs w:val="24"/>
        </w:rPr>
        <w:t>提升</w:t>
      </w:r>
      <w:r w:rsidR="00DF0B7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同学们的</w:t>
      </w:r>
      <w:r w:rsidR="00B04C30" w:rsidRPr="00ED545C">
        <w:rPr>
          <w:rFonts w:ascii="仿宋" w:eastAsia="仿宋" w:hAnsi="仿宋"/>
          <w:snapToGrid w:val="0"/>
          <w:kern w:val="0"/>
          <w:sz w:val="24"/>
          <w:szCs w:val="24"/>
        </w:rPr>
        <w:t>直观想象、</w:t>
      </w:r>
      <w:r w:rsidR="00DF0B74" w:rsidRPr="00ED545C">
        <w:rPr>
          <w:rFonts w:ascii="仿宋" w:eastAsia="仿宋" w:hAnsi="仿宋"/>
          <w:snapToGrid w:val="0"/>
          <w:kern w:val="0"/>
          <w:sz w:val="24"/>
          <w:szCs w:val="24"/>
        </w:rPr>
        <w:t>数学运算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素养．</w:t>
      </w:r>
    </w:p>
    <w:p w14:paraId="62F29200" w14:textId="77777777" w:rsidR="009D3574" w:rsidRPr="00ED545C" w:rsidRDefault="009D3574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bCs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bCs/>
          <w:snapToGrid w:val="0"/>
          <w:kern w:val="0"/>
          <w:sz w:val="24"/>
          <w:szCs w:val="24"/>
        </w:rPr>
        <w:t>课后作业</w:t>
      </w:r>
    </w:p>
    <w:p w14:paraId="0ED7EE2F" w14:textId="77777777" w:rsidR="009D3574" w:rsidRPr="00ED545C" w:rsidRDefault="009D357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[基础练习]</w:t>
      </w:r>
    </w:p>
    <w:p w14:paraId="3C54EB26" w14:textId="187EC395" w:rsidR="00A44DCD" w:rsidRPr="00ED545C" w:rsidRDefault="00D634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1</w: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．已知一个圆锥的侧面展开图恰是一个半圆．用通过圆锥的轴的平面截此圆锥</w:t>
      </w:r>
      <w:r w:rsidR="003E62E9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求截面三角形的顶角．</w:t>
      </w:r>
    </w:p>
    <w:p w14:paraId="20CDEF24" w14:textId="686F1E0A" w:rsidR="009D3574" w:rsidRPr="00ED545C" w:rsidRDefault="00D634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2</w: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．如图</w:t>
      </w:r>
      <w:r w:rsidR="003E62E9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在三棱柱</w:t>
      </w:r>
      <w:proofErr w:type="gramStart"/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的侧棱</w:t>
      </w:r>
      <w:proofErr w:type="gramEnd"/>
      <w:r w:rsidR="00005063" w:rsidRPr="00005063">
        <w:rPr>
          <w:position w:val="-12"/>
        </w:rPr>
        <w:object w:dxaOrig="440" w:dyaOrig="360" w14:anchorId="7685BF59">
          <v:shape id="_x0000_i1196" type="#_x0000_t75" style="width:22pt;height:18.5pt" o:ole="">
            <v:imagedata r:id="rId350" o:title=""/>
          </v:shape>
          <o:OLEObject Type="Embed" ProgID="Equation.DSMT4" ShapeID="_x0000_i1196" DrawAspect="Content" ObjectID="_1760542059" r:id="rId351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和</w:t>
      </w:r>
      <w:r w:rsidR="00005063" w:rsidRPr="00005063">
        <w:rPr>
          <w:position w:val="-12"/>
        </w:rPr>
        <w:object w:dxaOrig="440" w:dyaOrig="360" w14:anchorId="3E001446">
          <v:shape id="_x0000_i1197" type="#_x0000_t75" style="width:22pt;height:18.5pt" o:ole="">
            <v:imagedata r:id="rId352" o:title=""/>
          </v:shape>
          <o:OLEObject Type="Embed" ProgID="Equation.DSMT4" ShapeID="_x0000_i1197" DrawAspect="Content" ObjectID="_1760542060" r:id="rId353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上分别取</w:t>
      </w:r>
      <w:r w:rsidR="00005063" w:rsidRPr="00025957">
        <w:rPr>
          <w:position w:val="-4"/>
        </w:rPr>
        <w:object w:dxaOrig="240" w:dyaOrig="260" w14:anchorId="3E81CD79">
          <v:shape id="_x0000_i1198" type="#_x0000_t75" style="width:12.5pt;height:13pt" o:ole="">
            <v:imagedata r:id="rId354" o:title=""/>
          </v:shape>
          <o:OLEObject Type="Embed" ProgID="Equation.DSMT4" ShapeID="_x0000_i1198" DrawAspect="Content" ObjectID="_1760542061" r:id="rId355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、</w:t>
      </w:r>
      <w:r w:rsidR="00005063" w:rsidRPr="00005063">
        <w:rPr>
          <w:position w:val="-10"/>
        </w:rPr>
        <w:object w:dxaOrig="240" w:dyaOrig="320" w14:anchorId="7FC6E111">
          <v:shape id="_x0000_i1199" type="#_x0000_t75" style="width:12.5pt;height:16.5pt" o:ole="">
            <v:imagedata r:id="rId356" o:title=""/>
          </v:shape>
          <o:OLEObject Type="Embed" ProgID="Equation.DSMT4" ShapeID="_x0000_i1199" DrawAspect="Content" ObjectID="_1760542062" r:id="rId357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两点，使</w:t>
      </w:r>
      <w:r w:rsidR="00005063" w:rsidRPr="00005063">
        <w:rPr>
          <w:position w:val="-10"/>
        </w:rPr>
        <w:object w:dxaOrig="400" w:dyaOrig="320" w14:anchorId="65F023B5">
          <v:shape id="_x0000_i1200" type="#_x0000_t75" style="width:20.5pt;height:16.5pt" o:ole="">
            <v:imagedata r:id="rId358" o:title=""/>
          </v:shape>
          <o:OLEObject Type="Embed" ProgID="Equation.DSMT4" ShapeID="_x0000_i1200" DrawAspect="Content" ObjectID="_1760542063" r:id="rId359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平分侧面</w:t>
      </w:r>
      <w:r w:rsidR="00005063" w:rsidRPr="00005063">
        <w:rPr>
          <w:position w:val="-12"/>
        </w:rPr>
        <w:object w:dxaOrig="780" w:dyaOrig="360" w14:anchorId="75A6ABDA">
          <v:shape id="_x0000_i1201" type="#_x0000_t75" style="width:38.5pt;height:18.5pt" o:ole="">
            <v:imagedata r:id="rId360" o:title=""/>
          </v:shape>
          <o:OLEObject Type="Embed" ProgID="Equation.DSMT4" ShapeID="_x0000_i1201" DrawAspect="Content" ObjectID="_1760542064" r:id="rId361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的面积．求平面</w:t>
      </w:r>
      <w:r w:rsidR="00005063" w:rsidRPr="00005063">
        <w:rPr>
          <w:position w:val="-10"/>
        </w:rPr>
        <w:object w:dxaOrig="580" w:dyaOrig="320" w14:anchorId="4CF89FE3">
          <v:shape id="_x0000_i1202" type="#_x0000_t75" style="width:28.5pt;height:16.5pt" o:ole="">
            <v:imagedata r:id="rId362" o:title=""/>
          </v:shape>
          <o:OLEObject Type="Embed" ProgID="Equation.DSMT4" ShapeID="_x0000_i1202" DrawAspect="Content" ObjectID="_1760542065" r:id="rId363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把棱柱所分成的两部分的体积之比．</w:t>
      </w:r>
    </w:p>
    <w:p w14:paraId="40596ADD" w14:textId="7AABFF76" w:rsidR="00AC6AA6" w:rsidRPr="00ED545C" w:rsidRDefault="00282513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lastRenderedPageBreak/>
        <w:drawing>
          <wp:inline distT="0" distB="0" distL="0" distR="0" wp14:anchorId="3374596A" wp14:editId="1197019D">
            <wp:extent cx="1187450" cy="1216025"/>
            <wp:effectExtent l="0" t="0" r="0" b="0"/>
            <wp:docPr id="4" name="图片 11" descr="D:\！aaa\空中课堂\必修三教材图片\p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 descr="D:\！aaa\空中课堂\必修三教材图片\page8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87" t="48759" r="11148" b="36728"/>
                    <a:stretch/>
                  </pic:blipFill>
                  <pic:spPr bwMode="auto">
                    <a:xfrm>
                      <a:off x="0" y="0"/>
                      <a:ext cx="118745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BBC8B" w14:textId="473FB9C6" w:rsidR="00AC6AA6" w:rsidRPr="00ED545C" w:rsidRDefault="00D63459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3</w: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．已知</w:t>
      </w:r>
      <w:proofErr w:type="gramStart"/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用通过</w:t>
      </w:r>
      <w:proofErr w:type="gramEnd"/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圆锥的轴的平面去截一个圆锥</w:t>
      </w:r>
      <w:r w:rsidR="003E62E9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得到的截面是面积为</w:t>
      </w:r>
      <w:r w:rsidR="00282513" w:rsidRPr="00282513">
        <w:rPr>
          <w:position w:val="-10"/>
        </w:rPr>
        <w:object w:dxaOrig="900" w:dyaOrig="380" w14:anchorId="6B6BFD91">
          <v:shape id="_x0000_i1203" type="#_x0000_t75" style="width:45pt;height:19pt" o:ole="">
            <v:imagedata r:id="rId365" o:title=""/>
          </v:shape>
          <o:OLEObject Type="Embed" ProgID="Equation.DSMT4" ShapeID="_x0000_i1203" DrawAspect="Content" ObjectID="_1760542066" r:id="rId366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的正三角形．求此圆锥内接球的半径．</w:t>
      </w:r>
    </w:p>
    <w:p w14:paraId="6B2B0BC6" w14:textId="60816D93" w:rsidR="008E3D64" w:rsidRPr="00ED545C" w:rsidRDefault="009D357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4．若棱锥的高为</w:t>
      </w:r>
      <w:r w:rsidR="00282513" w:rsidRPr="00282513">
        <w:rPr>
          <w:position w:val="-6"/>
        </w:rPr>
        <w:object w:dxaOrig="279" w:dyaOrig="279" w14:anchorId="595CE05C">
          <v:shape id="_x0000_i1204" type="#_x0000_t75" style="width:13.5pt;height:13.5pt" o:ole="">
            <v:imagedata r:id="rId367" o:title=""/>
          </v:shape>
          <o:OLEObject Type="Embed" ProgID="Equation.DSMT4" ShapeID="_x0000_i1204" DrawAspect="Content" ObjectID="_1760542067" r:id="rId368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，底面积为</w:t>
      </w:r>
      <w:r w:rsidR="00282513" w:rsidRPr="00282513">
        <w:rPr>
          <w:position w:val="-6"/>
        </w:rPr>
        <w:object w:dxaOrig="440" w:dyaOrig="279" w14:anchorId="2560D223">
          <v:shape id="_x0000_i1205" type="#_x0000_t75" style="width:22pt;height:13.5pt" o:ole="">
            <v:imagedata r:id="rId369" o:title=""/>
          </v:shape>
          <o:OLEObject Type="Embed" ProgID="Equation.DSMT4" ShapeID="_x0000_i1205" DrawAspect="Content" ObjectID="_1760542068" r:id="rId370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，平行于底面的截面面积为</w:t>
      </w:r>
      <w:r w:rsidR="00282513" w:rsidRPr="00282513">
        <w:rPr>
          <w:position w:val="-6"/>
        </w:rPr>
        <w:object w:dxaOrig="300" w:dyaOrig="279" w14:anchorId="51D213F5">
          <v:shape id="_x0000_i1206" type="#_x0000_t75" style="width:15pt;height:13.5pt" o:ole="">
            <v:imagedata r:id="rId371" o:title=""/>
          </v:shape>
          <o:OLEObject Type="Embed" ProgID="Equation.DSMT4" ShapeID="_x0000_i1206" DrawAspect="Content" ObjectID="_1760542069" r:id="rId372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，求该截面与棱锥底面之间的距离．</w:t>
      </w:r>
    </w:p>
    <w:p w14:paraId="6D6F9F11" w14:textId="617D662B" w:rsidR="009D3574" w:rsidRPr="00ED545C" w:rsidRDefault="00A44DCD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5</w: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．如图，已知点</w:t>
      </w:r>
      <w:r w:rsidR="00005063" w:rsidRPr="00025957">
        <w:rPr>
          <w:position w:val="-4"/>
        </w:rPr>
        <w:object w:dxaOrig="240" w:dyaOrig="260" w14:anchorId="2EC7F653">
          <v:shape id="_x0000_i1207" type="#_x0000_t75" style="width:12.5pt;height:13pt" o:ole="">
            <v:imagedata r:id="rId373" o:title=""/>
          </v:shape>
          <o:OLEObject Type="Embed" ProgID="Equation.DSMT4" ShapeID="_x0000_i1207" DrawAspect="Content" ObjectID="_1760542070" r:id="rId374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在圆柱</w:t>
      </w:r>
      <w:r w:rsidR="00005063" w:rsidRPr="00005063">
        <w:rPr>
          <w:position w:val="-12"/>
        </w:rPr>
        <w:object w:dxaOrig="460" w:dyaOrig="360" w14:anchorId="48B7C8FF">
          <v:shape id="_x0000_i1208" type="#_x0000_t75" style="width:23pt;height:18.5pt" o:ole="">
            <v:imagedata r:id="rId375" o:title=""/>
          </v:shape>
          <o:OLEObject Type="Embed" ProgID="Equation.DSMT4" ShapeID="_x0000_i1208" DrawAspect="Content" ObjectID="_1760542071" r:id="rId376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的底面圆</w:t>
      </w:r>
      <w:r w:rsidR="00005063" w:rsidRPr="00005063">
        <w:rPr>
          <w:position w:val="-6"/>
        </w:rPr>
        <w:object w:dxaOrig="240" w:dyaOrig="279" w14:anchorId="4AF799E8">
          <v:shape id="_x0000_i1209" type="#_x0000_t75" style="width:12.5pt;height:13.5pt" o:ole="">
            <v:imagedata r:id="rId377" o:title=""/>
          </v:shape>
          <o:OLEObject Type="Embed" ProgID="Equation.DSMT4" ShapeID="_x0000_i1209" DrawAspect="Content" ObjectID="_1760542072" r:id="rId378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的圆周上，</w:t>
      </w:r>
      <w:r w:rsidR="00005063" w:rsidRPr="00025957">
        <w:rPr>
          <w:position w:val="-4"/>
        </w:rPr>
        <w:object w:dxaOrig="400" w:dyaOrig="260" w14:anchorId="7D973903">
          <v:shape id="_x0000_i1210" type="#_x0000_t75" style="width:20.5pt;height:13pt" o:ole="">
            <v:imagedata r:id="rId379" o:title=""/>
          </v:shape>
          <o:OLEObject Type="Embed" ProgID="Equation.DSMT4" ShapeID="_x0000_i1210" DrawAspect="Content" ObjectID="_1760542073" r:id="rId380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为圆</w:t>
      </w:r>
      <w:r w:rsidR="00005063" w:rsidRPr="00005063">
        <w:rPr>
          <w:position w:val="-6"/>
        </w:rPr>
        <w:object w:dxaOrig="240" w:dyaOrig="279" w14:anchorId="1EC95AF2">
          <v:shape id="_x0000_i1211" type="#_x0000_t75" style="width:12.5pt;height:13.5pt" o:ole="">
            <v:imagedata r:id="rId381" o:title=""/>
          </v:shape>
          <o:OLEObject Type="Embed" ProgID="Equation.DSMT4" ShapeID="_x0000_i1211" DrawAspect="Content" ObjectID="_1760542074" r:id="rId382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的直径，圆柱的表面积为</w:t>
      </w:r>
      <w:r w:rsidR="00005063" w:rsidRPr="00005063">
        <w:rPr>
          <w:position w:val="-6"/>
        </w:rPr>
        <w:object w:dxaOrig="440" w:dyaOrig="279" w14:anchorId="0B72FEFD">
          <v:shape id="_x0000_i1212" type="#_x0000_t75" style="width:22pt;height:13.5pt" o:ole="">
            <v:imagedata r:id="rId383" o:title=""/>
          </v:shape>
          <o:OLEObject Type="Embed" ProgID="Equation.DSMT4" ShapeID="_x0000_i1212" DrawAspect="Content" ObjectID="_1760542075" r:id="rId384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6"/>
        </w:rPr>
        <w:object w:dxaOrig="740" w:dyaOrig="279" w14:anchorId="5E16C650">
          <v:shape id="_x0000_i1213" type="#_x0000_t75" style="width:36.5pt;height:13.5pt" o:ole="">
            <v:imagedata r:id="rId385" o:title=""/>
          </v:shape>
          <o:OLEObject Type="Embed" ProgID="Equation.DSMT4" ShapeID="_x0000_i1213" DrawAspect="Content" ObjectID="_1760542076" r:id="rId386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282513" w:rsidRPr="00005063">
        <w:rPr>
          <w:position w:val="-6"/>
        </w:rPr>
        <w:object w:dxaOrig="1400" w:dyaOrig="279" w14:anchorId="07E882B6">
          <v:shape id="_x0000_i1214" type="#_x0000_t75" style="width:70pt;height:13.5pt" o:ole="">
            <v:imagedata r:id="rId387" o:title=""/>
          </v:shape>
          <o:OLEObject Type="Embed" ProgID="Equation.DSMT4" ShapeID="_x0000_i1214" DrawAspect="Content" ObjectID="_1760542077" r:id="rId388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14F5C9DE" w14:textId="77777777" w:rsidR="00282513" w:rsidRDefault="00282513" w:rsidP="00282513">
      <w:pPr>
        <w:spacing w:line="312" w:lineRule="auto"/>
        <w:ind w:firstLineChars="200" w:firstLine="480"/>
        <w:jc w:val="center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drawing>
          <wp:inline distT="0" distB="0" distL="0" distR="0" wp14:anchorId="0DEE893B" wp14:editId="652D037D">
            <wp:extent cx="1339850" cy="1247775"/>
            <wp:effectExtent l="0" t="0" r="0" b="0"/>
            <wp:docPr id="22" name="图片 14" descr="D:\！aaa\空中课堂\必修三教材图片\p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D:\！aaa\空中课堂\必修三教材图片\page8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08" t="30305" r="62415" b="56493"/>
                    <a:stretch/>
                  </pic:blipFill>
                  <pic:spPr bwMode="auto">
                    <a:xfrm>
                      <a:off x="0" y="0"/>
                      <a:ext cx="13398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63DFE" w14:textId="396B79E4" w:rsidR="009D3574" w:rsidRPr="00ED545C" w:rsidRDefault="00282513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>
        <w:rPr>
          <w:rFonts w:ascii="仿宋" w:eastAsia="仿宋" w:hAnsi="仿宋" w:hint="eastAsia"/>
          <w:snapToGrid w:val="0"/>
          <w:kern w:val="0"/>
          <w:sz w:val="24"/>
          <w:szCs w:val="24"/>
        </w:rPr>
        <w:t>（</w: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1</w:t>
      </w:r>
      <w:r>
        <w:rPr>
          <w:rFonts w:ascii="仿宋" w:eastAsia="仿宋" w:hAnsi="仿宋" w:hint="eastAsia"/>
          <w:snapToGrid w:val="0"/>
          <w:kern w:val="0"/>
          <w:sz w:val="24"/>
          <w:szCs w:val="24"/>
        </w:rPr>
        <w:t>）</w: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求三棱锥</w:t>
      </w:r>
      <w:r w:rsidR="00005063" w:rsidRPr="00005063">
        <w:rPr>
          <w:position w:val="-12"/>
        </w:rPr>
        <w:object w:dxaOrig="960" w:dyaOrig="360" w14:anchorId="26AAA6F9">
          <v:shape id="_x0000_i1215" type="#_x0000_t75" style="width:48pt;height:18.5pt" o:ole="">
            <v:imagedata r:id="rId390" o:title=""/>
          </v:shape>
          <o:OLEObject Type="Embed" ProgID="Equation.DSMT4" ShapeID="_x0000_i1215" DrawAspect="Content" ObjectID="_1760542078" r:id="rId391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的体积；</w:t>
      </w:r>
    </w:p>
    <w:p w14:paraId="31F52BFD" w14:textId="36763999" w:rsidR="009D3574" w:rsidRPr="00ED545C" w:rsidRDefault="00282513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>
        <w:rPr>
          <w:rFonts w:ascii="仿宋" w:eastAsia="仿宋" w:hAnsi="仿宋" w:hint="eastAsia"/>
          <w:snapToGrid w:val="0"/>
          <w:kern w:val="0"/>
          <w:sz w:val="24"/>
          <w:szCs w:val="24"/>
        </w:rPr>
        <w:t>（2）</w: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求异面直线</w:t>
      </w:r>
      <w:r w:rsidR="00005063" w:rsidRPr="00005063">
        <w:rPr>
          <w:position w:val="-12"/>
        </w:rPr>
        <w:object w:dxaOrig="440" w:dyaOrig="360" w14:anchorId="1D8B46EF">
          <v:shape id="_x0000_i1216" type="#_x0000_t75" style="width:22pt;height:18.5pt" o:ole="">
            <v:imagedata r:id="rId392" o:title=""/>
          </v:shape>
          <o:OLEObject Type="Embed" ProgID="Equation.DSMT4" ShapeID="_x0000_i1216" DrawAspect="Content" ObjectID="_1760542079" r:id="rId393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与</w:t>
      </w:r>
      <w:r w:rsidR="00005063" w:rsidRPr="00025957">
        <w:rPr>
          <w:position w:val="-4"/>
        </w:rPr>
        <w:object w:dxaOrig="400" w:dyaOrig="260" w14:anchorId="2CA755B9">
          <v:shape id="_x0000_i1217" type="#_x0000_t75" style="width:20.5pt;height:13pt" o:ole="">
            <v:imagedata r:id="rId394" o:title=""/>
          </v:shape>
          <o:OLEObject Type="Embed" ProgID="Equation.DSMT4" ShapeID="_x0000_i1217" DrawAspect="Content" ObjectID="_1760542080" r:id="rId395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所成角的大小．</w:t>
      </w:r>
    </w:p>
    <w:p w14:paraId="25A56659" w14:textId="055891BF" w:rsidR="009D3574" w:rsidRPr="00ED545C" w:rsidRDefault="00A44DCD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6</w: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．如图，半球内有一内接正方体（即正方体的一个面在半球的底面圆上，其余顶点在半球面上）．若正方体的棱长为</w:t>
      </w:r>
      <w:r w:rsidR="00005063" w:rsidRPr="00005063">
        <w:rPr>
          <w:position w:val="-8"/>
        </w:rPr>
        <w:object w:dxaOrig="380" w:dyaOrig="360" w14:anchorId="7D6C50BA">
          <v:shape id="_x0000_i1218" type="#_x0000_t75" style="width:19pt;height:18.5pt" o:ole="">
            <v:imagedata r:id="rId396" o:title=""/>
          </v:shape>
          <o:OLEObject Type="Embed" ProgID="Equation.DSMT4" ShapeID="_x0000_i1218" DrawAspect="Content" ObjectID="_1760542081" r:id="rId397"/>
        </w:object>
      </w:r>
      <w:r w:rsidR="009D3574" w:rsidRPr="00ED545C">
        <w:rPr>
          <w:rFonts w:ascii="仿宋" w:eastAsia="仿宋" w:hAnsi="仿宋"/>
          <w:snapToGrid w:val="0"/>
          <w:kern w:val="0"/>
          <w:sz w:val="24"/>
          <w:szCs w:val="24"/>
        </w:rPr>
        <w:t>，求半球的表面积和体积．</w:t>
      </w:r>
    </w:p>
    <w:p w14:paraId="55542B37" w14:textId="31DC01E3" w:rsidR="009D3574" w:rsidRPr="00ED545C" w:rsidRDefault="00282513" w:rsidP="00282513">
      <w:pPr>
        <w:spacing w:line="312" w:lineRule="auto"/>
        <w:ind w:firstLineChars="200" w:firstLine="480"/>
        <w:jc w:val="center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drawing>
          <wp:inline distT="0" distB="0" distL="0" distR="0" wp14:anchorId="0B4D09A3" wp14:editId="707C695C">
            <wp:extent cx="1384300" cy="1000125"/>
            <wp:effectExtent l="0" t="0" r="0" b="0"/>
            <wp:docPr id="23" name="图片 16" descr="D:\！aaa\空中课堂\必修三教材图片\p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D:\！aaa\空中课堂\必修三教材图片\page8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54" t="33994" r="16084" b="56383"/>
                    <a:stretch/>
                  </pic:blipFill>
                  <pic:spPr bwMode="auto">
                    <a:xfrm>
                      <a:off x="0" y="0"/>
                      <a:ext cx="13843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AB061" w14:textId="3DC221C2" w:rsidR="00AC6AA6" w:rsidRPr="00ED545C" w:rsidRDefault="00AC6AA6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</w:p>
    <w:p w14:paraId="4A1D3315" w14:textId="20446D5B" w:rsidR="009D3574" w:rsidRPr="00ED545C" w:rsidRDefault="009D357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[能力拓展]（选做）</w:t>
      </w:r>
    </w:p>
    <w:p w14:paraId="5D3D8F28" w14:textId="36947444" w:rsidR="00F65BCA" w:rsidRPr="00ED545C" w:rsidRDefault="00F65BCA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1</w: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如图，已知正方体</w:t>
      </w:r>
      <w:r w:rsidR="00005063" w:rsidRPr="00005063">
        <w:rPr>
          <w:position w:val="-12"/>
        </w:rPr>
        <w:object w:dxaOrig="1780" w:dyaOrig="360" w14:anchorId="124D4C5F">
          <v:shape id="_x0000_i1219" type="#_x0000_t75" style="width:89pt;height:18.5pt" o:ole="">
            <v:imagedata r:id="rId398" o:title=""/>
          </v:shape>
          <o:OLEObject Type="Embed" ProgID="Equation.DSMT4" ShapeID="_x0000_i1219" DrawAspect="Content" ObjectID="_1760542082" r:id="rId399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的棱长为</w:t>
      </w:r>
      <w:r w:rsidR="00282513" w:rsidRPr="00025957">
        <w:rPr>
          <w:position w:val="-4"/>
        </w:rPr>
        <w:object w:dxaOrig="200" w:dyaOrig="260" w14:anchorId="39865878">
          <v:shape id="_x0000_i1220" type="#_x0000_t75" style="width:10pt;height:13pt" o:ole="">
            <v:imagedata r:id="rId400" o:title=""/>
          </v:shape>
          <o:OLEObject Type="Embed" ProgID="Equation.DSMT4" ShapeID="_x0000_i1220" DrawAspect="Content" ObjectID="_1760542083" r:id="rId401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，长为</w:t>
      </w:r>
      <w:r w:rsidR="00282513" w:rsidRPr="00025957">
        <w:rPr>
          <w:position w:val="-4"/>
        </w:rPr>
        <w:object w:dxaOrig="200" w:dyaOrig="260" w14:anchorId="3616CEDE">
          <v:shape id="_x0000_i1221" type="#_x0000_t75" style="width:10pt;height:13pt" o:ole="">
            <v:imagedata r:id="rId402" o:title=""/>
          </v:shape>
          <o:OLEObject Type="Embed" ProgID="Equation.DSMT4" ShapeID="_x0000_i1221" DrawAspect="Content" ObjectID="_1760542084" r:id="rId403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的线段</w:t>
      </w:r>
      <w:r w:rsidR="00005063" w:rsidRPr="00005063">
        <w:rPr>
          <w:position w:val="-6"/>
        </w:rPr>
        <w:object w:dxaOrig="460" w:dyaOrig="279" w14:anchorId="1A2B55C6">
          <v:shape id="_x0000_i1222" type="#_x0000_t75" style="width:23pt;height:13.5pt" o:ole="">
            <v:imagedata r:id="rId404" o:title=""/>
          </v:shape>
          <o:OLEObject Type="Embed" ProgID="Equation.DSMT4" ShapeID="_x0000_i1222" DrawAspect="Content" ObjectID="_1760542085" r:id="rId405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的一个端点</w:t>
      </w:r>
      <w:r w:rsidR="00005063" w:rsidRPr="00025957">
        <w:rPr>
          <w:position w:val="-4"/>
        </w:rPr>
        <w:object w:dxaOrig="320" w:dyaOrig="260" w14:anchorId="2FA2DD2A">
          <v:shape id="_x0000_i1223" type="#_x0000_t75" style="width:16.5pt;height:13pt" o:ole="">
            <v:imagedata r:id="rId406" o:title=""/>
          </v:shape>
          <o:OLEObject Type="Embed" ProgID="Equation.DSMT4" ShapeID="_x0000_i1223" DrawAspect="Content" ObjectID="_1760542086" r:id="rId407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在棱</w:t>
      </w:r>
      <w:r w:rsidR="00005063" w:rsidRPr="00005063">
        <w:rPr>
          <w:position w:val="-12"/>
        </w:rPr>
        <w:object w:dxaOrig="460" w:dyaOrig="360" w14:anchorId="75A03985">
          <v:shape id="_x0000_i1224" type="#_x0000_t75" style="width:23pt;height:18.5pt" o:ole="">
            <v:imagedata r:id="rId408" o:title=""/>
          </v:shape>
          <o:OLEObject Type="Embed" ProgID="Equation.DSMT4" ShapeID="_x0000_i1224" DrawAspect="Content" ObjectID="_1760542087" r:id="rId409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上运动，点</w:t>
      </w:r>
      <w:r w:rsidRPr="00ED545C">
        <w:rPr>
          <w:rFonts w:ascii="仿宋" w:eastAsia="仿宋" w:hAnsi="仿宋"/>
          <w:i/>
          <w:snapToGrid w:val="0"/>
          <w:kern w:val="0"/>
          <w:sz w:val="24"/>
          <w:szCs w:val="24"/>
        </w:rPr>
        <w:t>N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在正方体的底面</w:t>
      </w:r>
      <w:r w:rsidR="00005063" w:rsidRPr="00005063">
        <w:rPr>
          <w:position w:val="-6"/>
        </w:rPr>
        <w:object w:dxaOrig="720" w:dyaOrig="279" w14:anchorId="79738BE7">
          <v:shape id="_x0000_i1225" type="#_x0000_t75" style="width:36pt;height:13.5pt" o:ole="">
            <v:imagedata r:id="rId410" o:title=""/>
          </v:shape>
          <o:OLEObject Type="Embed" ProgID="Equation.DSMT4" ShapeID="_x0000_i1225" DrawAspect="Content" ObjectID="_1760542088" r:id="rId411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内运动，则</w:t>
      </w:r>
      <w:r w:rsidR="00005063" w:rsidRPr="00005063">
        <w:rPr>
          <w:position w:val="-6"/>
        </w:rPr>
        <w:object w:dxaOrig="460" w:dyaOrig="279" w14:anchorId="32159D64">
          <v:shape id="_x0000_i1226" type="#_x0000_t75" style="width:23pt;height:13.5pt" o:ole="">
            <v:imagedata r:id="rId412" o:title=""/>
          </v:shape>
          <o:OLEObject Type="Embed" ProgID="Equation.DSMT4" ShapeID="_x0000_i1226" DrawAspect="Content" ObjectID="_1760542089" r:id="rId413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的中点</w:t>
      </w:r>
      <w:r w:rsidRPr="00ED545C">
        <w:rPr>
          <w:rFonts w:ascii="仿宋" w:eastAsia="仿宋" w:hAnsi="仿宋"/>
          <w:i/>
          <w:snapToGrid w:val="0"/>
          <w:kern w:val="0"/>
          <w:sz w:val="24"/>
          <w:szCs w:val="24"/>
        </w:rPr>
        <w:t>P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轨迹</w:t>
      </w:r>
      <w:r w:rsidR="00DF60F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与正方体从顶点</w:t>
      </w:r>
      <w:r w:rsidR="00005063" w:rsidRPr="00025957">
        <w:rPr>
          <w:position w:val="-4"/>
        </w:rPr>
        <w:object w:dxaOrig="260" w:dyaOrig="260" w14:anchorId="7F3D53B9">
          <v:shape id="_x0000_i1227" type="#_x0000_t75" style="width:13pt;height:13pt" o:ole="">
            <v:imagedata r:id="rId414" o:title=""/>
          </v:shape>
          <o:OLEObject Type="Embed" ProgID="Equation.DSMT4" ShapeID="_x0000_i1227" DrawAspect="Content" ObjectID="_1760542090" r:id="rId415"/>
        </w:object>
      </w:r>
      <w:r w:rsidR="00DF60F7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出发的三个面所围成的几何体的表面积是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_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______</w:t>
      </w:r>
      <w:r w:rsidR="0042296B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1DA9EC44" w14:textId="0056E5F6" w:rsidR="00A44DCD" w:rsidRPr="00ED545C" w:rsidRDefault="0063278E" w:rsidP="00ED545C">
      <w:pPr>
        <w:spacing w:line="312" w:lineRule="auto"/>
        <w:ind w:firstLineChars="200" w:firstLine="480"/>
        <w:jc w:val="righ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lastRenderedPageBreak/>
        <w:drawing>
          <wp:inline distT="0" distB="0" distL="0" distR="0" wp14:anchorId="20C0CC2F" wp14:editId="1F65FB4C">
            <wp:extent cx="1534160" cy="1433195"/>
            <wp:effectExtent l="0" t="0" r="0" b="0"/>
            <wp:docPr id="1" name="图片 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70365" name=""/>
                    <pic:cNvPicPr>
                      <a:picLocks noChangeAspect="1"/>
                    </pic:cNvPicPr>
                  </pic:nvPicPr>
                  <pic:blipFill rotWithShape="1">
                    <a:blip r:embed="rId4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8" t="4978" r="3342" b="5025"/>
                    <a:stretch/>
                  </pic:blipFill>
                  <pic:spPr bwMode="auto">
                    <a:xfrm>
                      <a:off x="0" y="0"/>
                      <a:ext cx="1534160" cy="1433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AF377" w14:textId="2A06B29D" w:rsidR="00E769E4" w:rsidRPr="00ED545C" w:rsidRDefault="00A35EB1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2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="00E769E4"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如图，</w:t>
      </w:r>
      <w:r w:rsidR="00E769E4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三棱锥</w:t>
      </w:r>
      <w:r w:rsidR="00005063" w:rsidRPr="00005063">
        <w:rPr>
          <w:position w:val="-10"/>
        </w:rPr>
        <w:object w:dxaOrig="980" w:dyaOrig="320" w14:anchorId="6251C149">
          <v:shape id="_x0000_i1228" type="#_x0000_t75" style="width:49pt;height:16.5pt" o:ole="">
            <v:imagedata r:id="rId417" o:title=""/>
          </v:shape>
          <o:OLEObject Type="Embed" ProgID="Equation.DSMT4" ShapeID="_x0000_i1228" DrawAspect="Content" ObjectID="_1760542091" r:id="rId418"/>
        </w:object>
      </w:r>
      <w:r w:rsidR="00E769E4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中，</w:t>
      </w:r>
      <w:r w:rsidR="00005063" w:rsidRPr="00005063">
        <w:rPr>
          <w:position w:val="-10"/>
        </w:rPr>
        <w:object w:dxaOrig="1080" w:dyaOrig="320" w14:anchorId="6DFD717E">
          <v:shape id="_x0000_i1229" type="#_x0000_t75" style="width:53.5pt;height:16.5pt" o:ole="">
            <v:imagedata r:id="rId419" o:title=""/>
          </v:shape>
          <o:OLEObject Type="Embed" ProgID="Equation.DSMT4" ShapeID="_x0000_i1229" DrawAspect="Content" ObjectID="_1760542092" r:id="rId420"/>
        </w:object>
      </w:r>
      <w:r w:rsidR="003E62E9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6"/>
        </w:rPr>
        <w:object w:dxaOrig="1120" w:dyaOrig="279" w14:anchorId="3F1B212B">
          <v:shape id="_x0000_i1230" type="#_x0000_t75" style="width:55.5pt;height:13.5pt" o:ole="">
            <v:imagedata r:id="rId421" o:title=""/>
          </v:shape>
          <o:OLEObject Type="Embed" ProgID="Equation.DSMT4" ShapeID="_x0000_i1230" DrawAspect="Content" ObjectID="_1760542093" r:id="rId422"/>
        </w:object>
      </w:r>
      <w:r w:rsidR="00E769E4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10"/>
        </w:rPr>
        <w:object w:dxaOrig="1080" w:dyaOrig="320" w14:anchorId="747A6E16">
          <v:shape id="_x0000_i1231" type="#_x0000_t75" style="width:53.5pt;height:16.5pt" o:ole="">
            <v:imagedata r:id="rId423" o:title=""/>
          </v:shape>
          <o:OLEObject Type="Embed" ProgID="Equation.DSMT4" ShapeID="_x0000_i1231" DrawAspect="Content" ObjectID="_1760542094" r:id="rId424"/>
        </w:object>
      </w:r>
      <w:r w:rsidR="00E769E4"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，若</w:t>
      </w:r>
      <w:r w:rsidR="00005063" w:rsidRPr="00005063">
        <w:rPr>
          <w:position w:val="-6"/>
        </w:rPr>
        <w:object w:dxaOrig="780" w:dyaOrig="279" w14:anchorId="112FF0F1">
          <v:shape id="_x0000_i1232" type="#_x0000_t75" style="width:38.5pt;height:13.5pt" o:ole="">
            <v:imagedata r:id="rId425" o:title=""/>
          </v:shape>
          <o:OLEObject Type="Embed" ProgID="Equation.DSMT4" ShapeID="_x0000_i1232" DrawAspect="Content" ObjectID="_1760542095" r:id="rId426"/>
        </w:object>
      </w:r>
      <w:r w:rsidR="00E769E4"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10"/>
        </w:rPr>
        <w:object w:dxaOrig="760" w:dyaOrig="320" w14:anchorId="3F0DE7D1">
          <v:shape id="_x0000_i1233" type="#_x0000_t75" style="width:38pt;height:16.5pt" o:ole="">
            <v:imagedata r:id="rId427" o:title=""/>
          </v:shape>
          <o:OLEObject Type="Embed" ProgID="Equation.DSMT4" ShapeID="_x0000_i1233" DrawAspect="Content" ObjectID="_1760542096" r:id="rId428"/>
        </w:object>
      </w:r>
      <w:r w:rsidR="00E769E4"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，</w:t>
      </w:r>
      <w:r w:rsidR="00E769E4"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求三棱锥</w:t>
      </w:r>
      <w:r w:rsidR="00005063" w:rsidRPr="00005063">
        <w:rPr>
          <w:position w:val="-10"/>
        </w:rPr>
        <w:object w:dxaOrig="980" w:dyaOrig="320" w14:anchorId="446DA40B">
          <v:shape id="_x0000_i1234" type="#_x0000_t75" style="width:49pt;height:16.5pt" o:ole="">
            <v:imagedata r:id="rId429" o:title=""/>
          </v:shape>
          <o:OLEObject Type="Embed" ProgID="Equation.DSMT4" ShapeID="_x0000_i1234" DrawAspect="Content" ObjectID="_1760542097" r:id="rId430"/>
        </w:object>
      </w:r>
      <w:r w:rsidR="00E769E4"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体积的最大值</w:t>
      </w:r>
      <w:r w:rsidR="0042296B"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．</w:t>
      </w:r>
      <w:r w:rsidR="00E769E4"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t xml:space="preserve"> </w:t>
      </w:r>
    </w:p>
    <w:p w14:paraId="4C8AF578" w14:textId="155AE3E5" w:rsidR="009D3574" w:rsidRPr="00ED545C" w:rsidRDefault="0063278E" w:rsidP="00ED545C">
      <w:pPr>
        <w:spacing w:line="312" w:lineRule="auto"/>
        <w:jc w:val="righ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noProof/>
          <w:snapToGrid w:val="0"/>
          <w:kern w:val="0"/>
          <w:sz w:val="24"/>
          <w:szCs w:val="24"/>
        </w:rPr>
        <w:drawing>
          <wp:inline distT="0" distB="0" distL="0" distR="0" wp14:anchorId="5AE57539" wp14:editId="2FCEEBEB">
            <wp:extent cx="1117600" cy="1060450"/>
            <wp:effectExtent l="0" t="0" r="0" b="0"/>
            <wp:docPr id="99969" name="图片 999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5BBE3" w14:textId="77777777" w:rsidR="003F23C4" w:rsidRPr="00ED545C" w:rsidRDefault="003F23C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bCs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[设计意图</w:t>
      </w:r>
      <w:r w:rsidRPr="00ED545C">
        <w:rPr>
          <w:rFonts w:ascii="仿宋" w:eastAsia="仿宋" w:hAnsi="仿宋"/>
          <w:bCs/>
          <w:snapToGrid w:val="0"/>
          <w:kern w:val="0"/>
          <w:sz w:val="24"/>
          <w:szCs w:val="24"/>
        </w:rPr>
        <w:t>]</w:t>
      </w:r>
    </w:p>
    <w:p w14:paraId="73959854" w14:textId="2ED34602" w:rsidR="003F23C4" w:rsidRPr="00ED545C" w:rsidRDefault="003F23C4" w:rsidP="00ED545C">
      <w:pPr>
        <w:spacing w:line="312" w:lineRule="auto"/>
        <w:ind w:firstLineChars="200" w:firstLine="480"/>
        <w:jc w:val="left"/>
        <w:rPr>
          <w:rFonts w:ascii="仿宋" w:eastAsia="仿宋" w:hAnsi="仿宋" w:cs="宋体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通过课后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作业</w:t>
      </w:r>
      <w:r w:rsidRPr="00ED545C">
        <w:rPr>
          <w:rFonts w:ascii="仿宋" w:eastAsia="仿宋" w:hAnsi="仿宋" w:cs="宋体" w:hint="eastAsia"/>
          <w:snapToGrid w:val="0"/>
          <w:kern w:val="0"/>
          <w:sz w:val="24"/>
          <w:szCs w:val="24"/>
        </w:rPr>
        <w:t>，系统地复习本章节所学内容</w:t>
      </w:r>
      <w:r w:rsidR="0042296B" w:rsidRPr="00ED545C">
        <w:rPr>
          <w:rFonts w:ascii="仿宋" w:eastAsia="仿宋" w:hAnsi="仿宋" w:cs="宋体"/>
          <w:snapToGrid w:val="0"/>
          <w:kern w:val="0"/>
          <w:sz w:val="24"/>
          <w:szCs w:val="24"/>
        </w:rPr>
        <w:t>．</w:t>
      </w:r>
    </w:p>
    <w:p w14:paraId="4D01B671" w14:textId="77777777" w:rsidR="003F23C4" w:rsidRPr="00ED545C" w:rsidRDefault="003F23C4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snapToGrid w:val="0"/>
          <w:kern w:val="0"/>
          <w:sz w:val="24"/>
          <w:szCs w:val="24"/>
        </w:rPr>
      </w:pPr>
    </w:p>
    <w:p w14:paraId="55C0E47E" w14:textId="77777777" w:rsidR="003F23C4" w:rsidRPr="00ED545C" w:rsidRDefault="003F23C4" w:rsidP="00ED545C">
      <w:pPr>
        <w:spacing w:line="312" w:lineRule="auto"/>
        <w:ind w:firstLineChars="200" w:firstLine="482"/>
        <w:jc w:val="left"/>
        <w:rPr>
          <w:rFonts w:ascii="仿宋" w:eastAsia="仿宋" w:hAnsi="仿宋"/>
          <w:b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b/>
          <w:snapToGrid w:val="0"/>
          <w:kern w:val="0"/>
          <w:sz w:val="24"/>
          <w:szCs w:val="24"/>
        </w:rPr>
        <w:t>（</w:t>
      </w:r>
      <w:r w:rsidRPr="00ED545C">
        <w:rPr>
          <w:rFonts w:ascii="仿宋" w:eastAsia="仿宋" w:hAnsi="仿宋" w:hint="eastAsia"/>
          <w:b/>
          <w:snapToGrid w:val="0"/>
          <w:kern w:val="0"/>
          <w:sz w:val="24"/>
          <w:szCs w:val="24"/>
        </w:rPr>
        <w:t>环节</w:t>
      </w:r>
      <w:r w:rsidRPr="00ED545C">
        <w:rPr>
          <w:rFonts w:ascii="仿宋" w:eastAsia="仿宋" w:hAnsi="仿宋"/>
          <w:b/>
          <w:snapToGrid w:val="0"/>
          <w:kern w:val="0"/>
          <w:sz w:val="24"/>
          <w:szCs w:val="24"/>
        </w:rPr>
        <w:t>五）结束语</w:t>
      </w:r>
    </w:p>
    <w:p w14:paraId="640A8EA3" w14:textId="77777777" w:rsidR="003F23C4" w:rsidRPr="00ED545C" w:rsidRDefault="003F23C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同学们，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诗人杜甫在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《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望岳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》中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说：会当凌绝顶，一览众山小．在刚开始学习新知识时，我们就像开启了一段未知的奇妙旅程，但当这个旅程告一段落时，如果我们及时回顾，那么我们是从哪里来、又到了哪里，甚至我们是怎么走过来的就都变得清晰起来，这就像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复习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的作用，它对于我们发现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知识之间的联系，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形成良好的认知结构有着重要的意义。希望同学们重视复习，重视反思，取得更大进步！同学们，加油！</w:t>
      </w:r>
    </w:p>
    <w:p w14:paraId="040EED64" w14:textId="77777777" w:rsidR="003F23C4" w:rsidRPr="00ED545C" w:rsidRDefault="003F23C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今天的课就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上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到这里，同学们再见．</w:t>
      </w:r>
    </w:p>
    <w:p w14:paraId="4BB5D790" w14:textId="77777777" w:rsidR="003F23C4" w:rsidRPr="00ED545C" w:rsidRDefault="003F23C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bCs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  <w:t>[设计意图</w:t>
      </w:r>
      <w:r w:rsidRPr="00ED545C">
        <w:rPr>
          <w:rFonts w:ascii="仿宋" w:eastAsia="仿宋" w:hAnsi="仿宋"/>
          <w:bCs/>
          <w:snapToGrid w:val="0"/>
          <w:kern w:val="0"/>
          <w:sz w:val="24"/>
          <w:szCs w:val="24"/>
        </w:rPr>
        <w:t>]</w:t>
      </w:r>
    </w:p>
    <w:p w14:paraId="1A1B9F09" w14:textId="544D0499" w:rsidR="003F23C4" w:rsidRPr="00ED545C" w:rsidRDefault="003F23C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将学科核心素养融入所学知识，发现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知识之间的联系，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形成良好的认知结构</w: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29B63D25" w14:textId="77777777" w:rsidR="003B5228" w:rsidRPr="00ED545C" w:rsidRDefault="003B5228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</w:p>
    <w:p w14:paraId="30B0C914" w14:textId="77777777" w:rsidR="00411EC6" w:rsidRPr="00ED545C" w:rsidRDefault="00411EC6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课后作业答案</w:t>
      </w:r>
    </w:p>
    <w:p w14:paraId="091ECF92" w14:textId="77777777" w:rsidR="00411EC6" w:rsidRPr="00ED545C" w:rsidRDefault="00411EC6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[基础练习]</w:t>
      </w:r>
    </w:p>
    <w:p w14:paraId="74D3A048" w14:textId="64B322DC" w:rsidR="007005D2" w:rsidRPr="00ED545C" w:rsidRDefault="008E3D6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1</w:t>
      </w:r>
      <w:r w:rsidR="007005D2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005063" w:rsidRPr="00005063">
        <w:rPr>
          <w:position w:val="-24"/>
        </w:rPr>
        <w:object w:dxaOrig="240" w:dyaOrig="620" w14:anchorId="7B9C830C">
          <v:shape id="_x0000_i1235" type="#_x0000_t75" style="width:12.5pt;height:31pt" o:ole="">
            <v:imagedata r:id="rId431" o:title=""/>
          </v:shape>
          <o:OLEObject Type="Embed" ProgID="Equation.DSMT4" ShapeID="_x0000_i1235" DrawAspect="Content" ObjectID="_1760542098" r:id="rId432"/>
        </w:object>
      </w:r>
      <w:r w:rsidR="007005D2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</w:p>
    <w:p w14:paraId="75B8E2DD" w14:textId="14718FAF" w:rsidR="007005D2" w:rsidRPr="00ED545C" w:rsidRDefault="008E3D6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2</w:t>
      </w:r>
      <w:r w:rsidR="007005D2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005063" w:rsidRPr="00005063">
        <w:rPr>
          <w:position w:val="-6"/>
        </w:rPr>
        <w:object w:dxaOrig="400" w:dyaOrig="279" w14:anchorId="3ACDA6FD">
          <v:shape id="_x0000_i1236" type="#_x0000_t75" style="width:20.5pt;height:13.5pt" o:ole="">
            <v:imagedata r:id="rId433" o:title=""/>
          </v:shape>
          <o:OLEObject Type="Embed" ProgID="Equation.DSMT4" ShapeID="_x0000_i1236" DrawAspect="Content" ObjectID="_1760542099" r:id="rId434"/>
        </w:object>
      </w:r>
      <w:r w:rsidR="007005D2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50E42A1A" w14:textId="68593853" w:rsidR="007005D2" w:rsidRPr="00ED545C" w:rsidRDefault="008E3D6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3</w:t>
      </w:r>
      <w:r w:rsidR="007005D2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005063" w:rsidRPr="00005063">
        <w:rPr>
          <w:position w:val="-10"/>
        </w:rPr>
        <w:object w:dxaOrig="700" w:dyaOrig="380" w14:anchorId="2C2BC4E4">
          <v:shape id="_x0000_i1237" type="#_x0000_t75" style="width:35.5pt;height:19pt" o:ole="">
            <v:imagedata r:id="rId435" o:title=""/>
          </v:shape>
          <o:OLEObject Type="Embed" ProgID="Equation.DSMT4" ShapeID="_x0000_i1237" DrawAspect="Content" ObjectID="_1760542100" r:id="rId436"/>
        </w:object>
      </w:r>
      <w:r w:rsidR="007005D2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16D54101" w14:textId="28F6CF13" w:rsidR="007005D2" w:rsidRPr="00ED545C" w:rsidRDefault="007005D2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4．</w:t>
      </w:r>
      <w:r w:rsidR="00005063" w:rsidRPr="00005063">
        <w:rPr>
          <w:position w:val="-6"/>
        </w:rPr>
        <w:object w:dxaOrig="920" w:dyaOrig="340" w14:anchorId="5B570B2D">
          <v:shape id="_x0000_i1238" type="#_x0000_t75" style="width:45.5pt;height:17pt" o:ole="">
            <v:imagedata r:id="rId437" o:title=""/>
          </v:shape>
          <o:OLEObject Type="Embed" ProgID="Equation.DSMT4" ShapeID="_x0000_i1238" DrawAspect="Content" ObjectID="_1760542101" r:id="rId438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0E2B811C" w14:textId="0334B2DE" w:rsidR="007005D2" w:rsidRPr="00ED545C" w:rsidRDefault="008E3D6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lastRenderedPageBreak/>
        <w:t>5</w:t>
      </w:r>
      <w:r w:rsidR="007005D2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7005D2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（1）</w:t>
      </w:r>
      <w:r w:rsidR="00005063" w:rsidRPr="00005063">
        <w:rPr>
          <w:position w:val="-8"/>
        </w:rPr>
        <w:object w:dxaOrig="480" w:dyaOrig="360" w14:anchorId="219DC9DE">
          <v:shape id="_x0000_i1239" type="#_x0000_t75" style="width:24pt;height:18.5pt" o:ole="">
            <v:imagedata r:id="rId439" o:title=""/>
          </v:shape>
          <o:OLEObject Type="Embed" ProgID="Equation.DSMT4" ShapeID="_x0000_i1239" DrawAspect="Content" ObjectID="_1760542102" r:id="rId440"/>
        </w:object>
      </w:r>
      <w:r w:rsidR="007005D2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7005D2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（2）</w:t>
      </w:r>
      <w:r w:rsidR="00005063" w:rsidRPr="00005063">
        <w:rPr>
          <w:position w:val="-24"/>
        </w:rPr>
        <w:object w:dxaOrig="1160" w:dyaOrig="680" w14:anchorId="7A553A05">
          <v:shape id="_x0000_i1240" type="#_x0000_t75" style="width:58.5pt;height:34pt" o:ole="">
            <v:imagedata r:id="rId441" o:title=""/>
          </v:shape>
          <o:OLEObject Type="Embed" ProgID="Equation.DSMT4" ShapeID="_x0000_i1240" DrawAspect="Content" ObjectID="_1760542103" r:id="rId442"/>
        </w:object>
      </w:r>
      <w:r w:rsidR="007005D2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3604B610" w14:textId="118D6E35" w:rsidR="007005D2" w:rsidRPr="00ED545C" w:rsidRDefault="008E3D64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6</w:t>
      </w:r>
      <w:r w:rsidR="007005D2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005063" w:rsidRPr="00005063">
        <w:rPr>
          <w:position w:val="-14"/>
        </w:rPr>
        <w:object w:dxaOrig="1120" w:dyaOrig="380" w14:anchorId="7F293291">
          <v:shape id="_x0000_i1241" type="#_x0000_t75" style="width:55.5pt;height:19pt" o:ole="">
            <v:imagedata r:id="rId443" o:title=""/>
          </v:shape>
          <o:OLEObject Type="Embed" ProgID="Equation.DSMT4" ShapeID="_x0000_i1241" DrawAspect="Content" ObjectID="_1760542104" r:id="rId444"/>
        </w:object>
      </w:r>
      <w:r w:rsidR="007005D2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14"/>
        </w:rPr>
        <w:object w:dxaOrig="1080" w:dyaOrig="380" w14:anchorId="42DC708B">
          <v:shape id="_x0000_i1242" type="#_x0000_t75" style="width:53.5pt;height:19pt" o:ole="">
            <v:imagedata r:id="rId445" o:title=""/>
          </v:shape>
          <o:OLEObject Type="Embed" ProgID="Equation.DSMT4" ShapeID="_x0000_i1242" DrawAspect="Content" ObjectID="_1760542105" r:id="rId446"/>
        </w:object>
      </w:r>
      <w:r w:rsidR="007005D2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6DC941B3" w14:textId="77777777" w:rsidR="00411EC6" w:rsidRPr="00ED545C" w:rsidRDefault="00411EC6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[能力拓展]（选做）</w:t>
      </w:r>
    </w:p>
    <w:p w14:paraId="5CEA7194" w14:textId="4FD5EC39" w:rsidR="00411EC6" w:rsidRPr="00ED545C" w:rsidRDefault="00411EC6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1</w:t>
      </w:r>
      <w:r w:rsidR="0042296B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．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答案为</w:t>
      </w:r>
      <w:r w:rsidR="00005063" w:rsidRPr="00005063">
        <w:rPr>
          <w:position w:val="-24"/>
        </w:rPr>
        <w:object w:dxaOrig="360" w:dyaOrig="620" w14:anchorId="14243CF8">
          <v:shape id="_x0000_i1243" type="#_x0000_t75" style="width:18.5pt;height:31pt" o:ole="">
            <v:imagedata r:id="rId447" o:title=""/>
          </v:shape>
          <o:OLEObject Type="Embed" ProgID="Equation.DSMT4" ShapeID="_x0000_i1243" DrawAspect="Content" ObjectID="_1760542106" r:id="rId448"/>
        </w:object>
      </w:r>
      <w:r w:rsidR="00DB58E5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653260B0" w14:textId="6231C440" w:rsidR="00DB58E5" w:rsidRPr="00ED545C" w:rsidRDefault="00DB58E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连接</w:t>
      </w:r>
      <w:r w:rsidR="00005063" w:rsidRPr="00005063">
        <w:rPr>
          <w:position w:val="-6"/>
        </w:rPr>
        <w:object w:dxaOrig="440" w:dyaOrig="279" w14:anchorId="58AD3FFA">
          <v:shape id="_x0000_i1244" type="#_x0000_t75" style="width:22pt;height:13.5pt" o:ole="">
            <v:imagedata r:id="rId449" o:title=""/>
          </v:shape>
          <o:OLEObject Type="Embed" ProgID="Equation.DSMT4" ShapeID="_x0000_i1244" DrawAspect="Content" ObjectID="_1760542107" r:id="rId450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005063" w:rsidRPr="00025957">
        <w:rPr>
          <w:position w:val="-4"/>
        </w:rPr>
        <w:object w:dxaOrig="400" w:dyaOrig="260" w14:anchorId="79DABCD0">
          <v:shape id="_x0000_i1245" type="#_x0000_t75" style="width:20.5pt;height:13pt" o:ole="">
            <v:imagedata r:id="rId451" o:title=""/>
          </v:shape>
          <o:OLEObject Type="Embed" ProgID="Equation.DSMT4" ShapeID="_x0000_i1245" DrawAspect="Content" ObjectID="_1760542108" r:id="rId452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</w:p>
    <w:p w14:paraId="58B427F0" w14:textId="21E56914" w:rsidR="00DB58E5" w:rsidRPr="00ED545C" w:rsidRDefault="00005063" w:rsidP="00ED545C">
      <w:pPr>
        <w:spacing w:line="312" w:lineRule="auto"/>
        <w:ind w:firstLineChars="200" w:firstLine="42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005063">
        <w:rPr>
          <w:position w:val="-24"/>
        </w:rPr>
        <w:object w:dxaOrig="1540" w:dyaOrig="620" w14:anchorId="46E27EA7">
          <v:shape id="_x0000_i1246" type="#_x0000_t75" style="width:77pt;height:31pt" o:ole="">
            <v:imagedata r:id="rId453" o:title=""/>
          </v:shape>
          <o:OLEObject Type="Embed" ProgID="Equation.DSMT4" ShapeID="_x0000_i1246" DrawAspect="Content" ObjectID="_1760542109" r:id="rId454"/>
        </w:object>
      </w:r>
      <w:r w:rsidR="00DB58E5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DB58E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点</w:t>
      </w:r>
      <w:r w:rsidRPr="00025957">
        <w:rPr>
          <w:position w:val="-4"/>
        </w:rPr>
        <w:object w:dxaOrig="240" w:dyaOrig="260" w14:anchorId="3975849E">
          <v:shape id="_x0000_i1247" type="#_x0000_t75" style="width:12.5pt;height:13pt" o:ole="">
            <v:imagedata r:id="rId455" o:title=""/>
          </v:shape>
          <o:OLEObject Type="Embed" ProgID="Equation.DSMT4" ShapeID="_x0000_i1247" DrawAspect="Content" ObjectID="_1760542110" r:id="rId456"/>
        </w:object>
      </w:r>
      <w:r w:rsidR="00DB58E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在以</w:t>
      </w:r>
      <w:r w:rsidRPr="00025957">
        <w:rPr>
          <w:position w:val="-4"/>
        </w:rPr>
        <w:object w:dxaOrig="260" w:dyaOrig="260" w14:anchorId="3EC8E4C3">
          <v:shape id="_x0000_i1248" type="#_x0000_t75" style="width:13pt;height:13pt" o:ole="">
            <v:imagedata r:id="rId457" o:title=""/>
          </v:shape>
          <o:OLEObject Type="Embed" ProgID="Equation.DSMT4" ShapeID="_x0000_i1248" DrawAspect="Content" ObjectID="_1760542111" r:id="rId458"/>
        </w:object>
      </w:r>
      <w:r w:rsidR="00DB58E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为球心，</w:t>
      </w:r>
      <w:r w:rsidRPr="00025957">
        <w:rPr>
          <w:position w:val="-4"/>
        </w:rPr>
        <w:object w:dxaOrig="560" w:dyaOrig="260" w14:anchorId="6CDCA8E1">
          <v:shape id="_x0000_i1249" type="#_x0000_t75" style="width:28pt;height:13pt" o:ole="">
            <v:imagedata r:id="rId459" o:title=""/>
          </v:shape>
          <o:OLEObject Type="Embed" ProgID="Equation.DSMT4" ShapeID="_x0000_i1249" DrawAspect="Content" ObjectID="_1760542112" r:id="rId460"/>
        </w:object>
      </w:r>
      <w:r w:rsidR="00DB58E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为半径的球面上，</w:t>
      </w:r>
    </w:p>
    <w:p w14:paraId="126D0086" w14:textId="646BF2AF" w:rsidR="00DB58E5" w:rsidRPr="00ED545C" w:rsidRDefault="00DB58E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点</w:t>
      </w:r>
      <w:r w:rsidR="00005063" w:rsidRPr="00025957">
        <w:rPr>
          <w:position w:val="-4"/>
        </w:rPr>
        <w:object w:dxaOrig="240" w:dyaOrig="260" w14:anchorId="008ED6F9">
          <v:shape id="_x0000_i1250" type="#_x0000_t75" style="width:12.5pt;height:13pt" o:ole="">
            <v:imagedata r:id="rId461" o:title=""/>
          </v:shape>
          <o:OLEObject Type="Embed" ProgID="Equation.DSMT4" ShapeID="_x0000_i1250" DrawAspect="Content" ObjectID="_1760542113" r:id="rId462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的轨迹与正方体从顶点</w:t>
      </w:r>
      <w:r w:rsidR="00005063" w:rsidRPr="00025957">
        <w:rPr>
          <w:position w:val="-4"/>
        </w:rPr>
        <w:object w:dxaOrig="260" w:dyaOrig="260" w14:anchorId="4680E11B">
          <v:shape id="_x0000_i1251" type="#_x0000_t75" style="width:13pt;height:13pt" o:ole="">
            <v:imagedata r:id="rId463" o:title=""/>
          </v:shape>
          <o:OLEObject Type="Embed" ProgID="Equation.DSMT4" ShapeID="_x0000_i1251" DrawAspect="Content" ObjectID="_1760542114" r:id="rId464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出发的三个面所围成的几何体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的表面由四个部分构成，其中一个是八分之一单位球面，其面积</w:t>
      </w:r>
      <w:r w:rsidR="00005063" w:rsidRPr="00005063">
        <w:rPr>
          <w:position w:val="-24"/>
        </w:rPr>
        <w:object w:dxaOrig="1680" w:dyaOrig="620" w14:anchorId="2342A706">
          <v:shape id="_x0000_i1252" type="#_x0000_t75" style="width:84.5pt;height:31pt" o:ole="">
            <v:imagedata r:id="rId465" o:title=""/>
          </v:shape>
          <o:OLEObject Type="Embed" ProgID="Equation.DSMT4" ShapeID="_x0000_i1252" DrawAspect="Content" ObjectID="_1760542115" r:id="rId466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；另三个均是四分之一的单位圆面，其面积之和为</w:t>
      </w:r>
      <w:r w:rsidR="00005063" w:rsidRPr="00005063">
        <w:rPr>
          <w:position w:val="-24"/>
        </w:rPr>
        <w:object w:dxaOrig="1660" w:dyaOrig="620" w14:anchorId="673AA973">
          <v:shape id="_x0000_i1253" type="#_x0000_t75" style="width:83.5pt;height:31pt" o:ole="">
            <v:imagedata r:id="rId467" o:title=""/>
          </v:shape>
          <o:OLEObject Type="Embed" ProgID="Equation.DSMT4" ShapeID="_x0000_i1253" DrawAspect="Content" ObjectID="_1760542116" r:id="rId468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796E6F54" w14:textId="3A85C09A" w:rsidR="00DB58E5" w:rsidRPr="00ED545C" w:rsidRDefault="00DB58E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所以几何体的表面积为</w:t>
      </w:r>
      <w:r w:rsidR="00005063" w:rsidRPr="00005063">
        <w:rPr>
          <w:position w:val="-24"/>
        </w:rPr>
        <w:object w:dxaOrig="1660" w:dyaOrig="620" w14:anchorId="6BEB5930">
          <v:shape id="_x0000_i1254" type="#_x0000_t75" style="width:83.5pt;height:31pt" o:ole="">
            <v:imagedata r:id="rId469" o:title=""/>
          </v:shape>
          <o:OLEObject Type="Embed" ProgID="Equation.DSMT4" ShapeID="_x0000_i1254" DrawAspect="Content" ObjectID="_1760542117" r:id="rId470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2B415AB7" w14:textId="682639F0" w:rsidR="00DB58E5" w:rsidRPr="00ED545C" w:rsidRDefault="00411EC6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2</w:t>
      </w:r>
      <w:r w:rsidR="00DB58E5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  <w:r w:rsidR="00DB58E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设</w:t>
      </w:r>
      <w:r w:rsidR="00005063" w:rsidRPr="00005063">
        <w:rPr>
          <w:position w:val="-10"/>
        </w:rPr>
        <w:object w:dxaOrig="800" w:dyaOrig="320" w14:anchorId="5A47C688">
          <v:shape id="_x0000_i1255" type="#_x0000_t75" style="width:40pt;height:16.5pt" o:ole="">
            <v:imagedata r:id="rId471" o:title=""/>
          </v:shape>
          <o:OLEObject Type="Embed" ProgID="Equation.DSMT4" ShapeID="_x0000_i1255" DrawAspect="Content" ObjectID="_1760542118" r:id="rId472"/>
        </w:object>
      </w:r>
      <w:r w:rsidR="00DB58E5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10"/>
        </w:rPr>
        <w:object w:dxaOrig="800" w:dyaOrig="320" w14:anchorId="5CCA96A0">
          <v:shape id="_x0000_i1256" type="#_x0000_t75" style="width:40pt;height:16.5pt" o:ole="">
            <v:imagedata r:id="rId473" o:title=""/>
          </v:shape>
          <o:OLEObject Type="Embed" ProgID="Equation.DSMT4" ShapeID="_x0000_i1256" DrawAspect="Content" ObjectID="_1760542119" r:id="rId474"/>
        </w:object>
      </w:r>
      <w:r w:rsidR="00DB58E5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DB58E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因为</w:t>
      </w:r>
      <w:r w:rsidR="00005063" w:rsidRPr="00005063">
        <w:rPr>
          <w:position w:val="-10"/>
        </w:rPr>
        <w:object w:dxaOrig="1080" w:dyaOrig="320" w14:anchorId="0812000F">
          <v:shape id="_x0000_i1257" type="#_x0000_t75" style="width:53.5pt;height:16.5pt" o:ole="">
            <v:imagedata r:id="rId475" o:title=""/>
          </v:shape>
          <o:OLEObject Type="Embed" ProgID="Equation.DSMT4" ShapeID="_x0000_i1257" DrawAspect="Content" ObjectID="_1760542120" r:id="rId476"/>
        </w:object>
      </w:r>
      <w:r w:rsidR="00DB58E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，所以</w:t>
      </w:r>
      <w:r w:rsidR="00005063" w:rsidRPr="00005063">
        <w:rPr>
          <w:position w:val="-10"/>
        </w:rPr>
        <w:object w:dxaOrig="2900" w:dyaOrig="420" w14:anchorId="391B0A43">
          <v:shape id="_x0000_i1258" type="#_x0000_t75" style="width:145.5pt;height:21pt" o:ole="">
            <v:imagedata r:id="rId477" o:title=""/>
          </v:shape>
          <o:OLEObject Type="Embed" ProgID="Equation.DSMT4" ShapeID="_x0000_i1258" DrawAspect="Content" ObjectID="_1760542121" r:id="rId478"/>
        </w:object>
      </w:r>
      <w:r w:rsidR="00DB58E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</w:p>
    <w:p w14:paraId="0541E00C" w14:textId="6018CDFB" w:rsidR="00DB58E5" w:rsidRPr="00ED545C" w:rsidRDefault="00DB58E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由</w:t>
      </w:r>
      <w:r w:rsidR="00005063" w:rsidRPr="00005063">
        <w:rPr>
          <w:position w:val="-10"/>
        </w:rPr>
        <w:object w:dxaOrig="1080" w:dyaOrig="320" w14:anchorId="335F7460">
          <v:shape id="_x0000_i1259" type="#_x0000_t75" style="width:53.5pt;height:16.5pt" o:ole="">
            <v:imagedata r:id="rId479" o:title=""/>
          </v:shape>
          <o:OLEObject Type="Embed" ProgID="Equation.DSMT4" ShapeID="_x0000_i1259" DrawAspect="Content" ObjectID="_1760542122" r:id="rId480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6"/>
        </w:rPr>
        <w:object w:dxaOrig="1120" w:dyaOrig="279" w14:anchorId="021960D3">
          <v:shape id="_x0000_i1260" type="#_x0000_t75" style="width:55.5pt;height:13.5pt" o:ole="">
            <v:imagedata r:id="rId481" o:title=""/>
          </v:shape>
          <o:OLEObject Type="Embed" ProgID="Equation.DSMT4" ShapeID="_x0000_i1260" DrawAspect="Content" ObjectID="_1760542123" r:id="rId482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005063" w:rsidRPr="00005063">
        <w:rPr>
          <w:position w:val="-10"/>
        </w:rPr>
        <w:object w:dxaOrig="1460" w:dyaOrig="320" w14:anchorId="1967E0F7">
          <v:shape id="_x0000_i1261" type="#_x0000_t75" style="width:73.5pt;height:16.5pt" o:ole="">
            <v:imagedata r:id="rId483" o:title=""/>
          </v:shape>
          <o:OLEObject Type="Embed" ProgID="Equation.DSMT4" ShapeID="_x0000_i1261" DrawAspect="Content" ObjectID="_1760542124" r:id="rId484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可知</w:t>
      </w:r>
      <w:r w:rsidR="00005063" w:rsidRPr="00025957">
        <w:rPr>
          <w:position w:val="-4"/>
        </w:rPr>
        <w:object w:dxaOrig="680" w:dyaOrig="260" w14:anchorId="34A1347C">
          <v:shape id="_x0000_i1262" type="#_x0000_t75" style="width:34pt;height:13pt" o:ole="">
            <v:imagedata r:id="rId485" o:title=""/>
          </v:shape>
          <o:OLEObject Type="Embed" ProgID="Equation.DSMT4" ShapeID="_x0000_i1262" DrawAspect="Content" ObjectID="_1760542125" r:id="rId486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平面</w:t>
      </w:r>
      <w:r w:rsidR="00005063" w:rsidRPr="00005063">
        <w:rPr>
          <w:position w:val="-10"/>
        </w:rPr>
        <w:object w:dxaOrig="620" w:dyaOrig="320" w14:anchorId="7E5E025C">
          <v:shape id="_x0000_i1263" type="#_x0000_t75" style="width:31pt;height:16.5pt" o:ole="">
            <v:imagedata r:id="rId487" o:title=""/>
          </v:shape>
          <o:OLEObject Type="Embed" ProgID="Equation.DSMT4" ShapeID="_x0000_i1263" DrawAspect="Content" ObjectID="_1760542126" r:id="rId488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</w:p>
    <w:p w14:paraId="4B3CDD5D" w14:textId="0DA92425" w:rsidR="00DB58E5" w:rsidRPr="00ED545C" w:rsidRDefault="00DB58E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所以</w:t>
      </w:r>
      <w:r w:rsidR="00005063" w:rsidRPr="00005063">
        <w:rPr>
          <w:position w:val="-10"/>
        </w:rPr>
        <w:object w:dxaOrig="1120" w:dyaOrig="320" w14:anchorId="03B590F6">
          <v:shape id="_x0000_i1264" type="#_x0000_t75" style="width:55.5pt;height:16.5pt" o:ole="">
            <v:imagedata r:id="rId489" o:title=""/>
          </v:shape>
          <o:OLEObject Type="Embed" ProgID="Equation.DSMT4" ShapeID="_x0000_i1264" DrawAspect="Content" ObjectID="_1760542127" r:id="rId490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所以</w:t>
      </w:r>
      <w:r w:rsidR="00005063" w:rsidRPr="00005063">
        <w:rPr>
          <w:position w:val="-10"/>
        </w:rPr>
        <w:object w:dxaOrig="1880" w:dyaOrig="360" w14:anchorId="594EBF16">
          <v:shape id="_x0000_i1265" type="#_x0000_t75" style="width:93.5pt;height:18.5pt" o:ole="">
            <v:imagedata r:id="rId491" o:title=""/>
          </v:shape>
          <o:OLEObject Type="Embed" ProgID="Equation.DSMT4" ShapeID="_x0000_i1265" DrawAspect="Content" ObjectID="_1760542128" r:id="rId492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可得</w:t>
      </w:r>
      <w:r w:rsidR="00005063" w:rsidRPr="00005063">
        <w:rPr>
          <w:position w:val="-12"/>
        </w:rPr>
        <w:object w:dxaOrig="1760" w:dyaOrig="440" w14:anchorId="326B1828">
          <v:shape id="_x0000_i1266" type="#_x0000_t75" style="width:88.5pt;height:22pt" o:ole="">
            <v:imagedata r:id="rId493" o:title=""/>
          </v:shape>
          <o:OLEObject Type="Embed" ProgID="Equation.DSMT4" ShapeID="_x0000_i1266" DrawAspect="Content" ObjectID="_1760542129" r:id="rId494"/>
        </w:objec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，</w:t>
      </w:r>
    </w:p>
    <w:p w14:paraId="79050AAE" w14:textId="1FA2AAE9" w:rsidR="00DB58E5" w:rsidRPr="00ED545C" w:rsidRDefault="00DB58E5" w:rsidP="00ED545C">
      <w:pPr>
        <w:spacing w:line="312" w:lineRule="auto"/>
        <w:ind w:firstLineChars="200" w:firstLine="48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所以</w:t>
      </w:r>
      <w:r w:rsidR="00005063" w:rsidRPr="00005063">
        <w:rPr>
          <w:position w:val="-10"/>
        </w:rPr>
        <w:object w:dxaOrig="1700" w:dyaOrig="360" w14:anchorId="71CB39C3">
          <v:shape id="_x0000_i1267" type="#_x0000_t75" style="width:85pt;height:18.5pt" o:ole="">
            <v:imagedata r:id="rId495" o:title=""/>
          </v:shape>
          <o:OLEObject Type="Embed" ProgID="Equation.DSMT4" ShapeID="_x0000_i1267" DrawAspect="Content" ObjectID="_1760542130" r:id="rId496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所以</w:t>
      </w:r>
      <w:r w:rsidR="00005063" w:rsidRPr="00005063">
        <w:rPr>
          <w:position w:val="-24"/>
        </w:rPr>
        <w:object w:dxaOrig="700" w:dyaOrig="620" w14:anchorId="3F6C91C4">
          <v:shape id="_x0000_i1268" type="#_x0000_t75" style="width:35.5pt;height:31pt" o:ole="">
            <v:imagedata r:id="rId497" o:title=""/>
          </v:shape>
          <o:OLEObject Type="Embed" ProgID="Equation.DSMT4" ShapeID="_x0000_i1268" DrawAspect="Content" ObjectID="_1760542131" r:id="rId498"/>
        </w:object>
      </w:r>
      <w:r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5FFFFFE2" w14:textId="565880CA" w:rsidR="00411EC6" w:rsidRPr="00ED545C" w:rsidRDefault="00005063" w:rsidP="00ED545C">
      <w:pPr>
        <w:spacing w:line="312" w:lineRule="auto"/>
        <w:ind w:firstLineChars="200" w:firstLine="420"/>
        <w:jc w:val="left"/>
        <w:rPr>
          <w:rFonts w:ascii="仿宋" w:eastAsia="仿宋" w:hAnsi="仿宋"/>
          <w:snapToGrid w:val="0"/>
          <w:kern w:val="0"/>
          <w:sz w:val="24"/>
          <w:szCs w:val="24"/>
        </w:rPr>
      </w:pPr>
      <w:r w:rsidRPr="00005063">
        <w:rPr>
          <w:position w:val="-24"/>
        </w:rPr>
        <w:object w:dxaOrig="3780" w:dyaOrig="620" w14:anchorId="0E629D08">
          <v:shape id="_x0000_i1269" type="#_x0000_t75" style="width:189.5pt;height:31pt" o:ole="">
            <v:imagedata r:id="rId499" o:title=""/>
          </v:shape>
          <o:OLEObject Type="Embed" ProgID="Equation.DSMT4" ShapeID="_x0000_i1269" DrawAspect="Content" ObjectID="_1760542132" r:id="rId500"/>
        </w:object>
      </w:r>
      <w:r w:rsidR="00DB58E5" w:rsidRPr="00ED545C">
        <w:rPr>
          <w:rFonts w:ascii="仿宋" w:eastAsia="仿宋" w:hAnsi="仿宋"/>
          <w:snapToGrid w:val="0"/>
          <w:kern w:val="0"/>
          <w:sz w:val="24"/>
          <w:szCs w:val="24"/>
        </w:rPr>
        <w:t>，</w:t>
      </w:r>
      <w:r w:rsidR="00DB58E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当且仅当</w:t>
      </w:r>
      <w:r w:rsidRPr="00005063">
        <w:rPr>
          <w:position w:val="-24"/>
        </w:rPr>
        <w:object w:dxaOrig="1160" w:dyaOrig="680" w14:anchorId="71415B92">
          <v:shape id="_x0000_i1270" type="#_x0000_t75" style="width:58.5pt;height:34pt" o:ole="">
            <v:imagedata r:id="rId501" o:title=""/>
          </v:shape>
          <o:OLEObject Type="Embed" ProgID="Equation.DSMT4" ShapeID="_x0000_i1270" DrawAspect="Content" ObjectID="_1760542133" r:id="rId502"/>
        </w:object>
      </w:r>
      <w:r w:rsidR="00DB58E5" w:rsidRPr="00ED545C">
        <w:rPr>
          <w:rFonts w:ascii="仿宋" w:eastAsia="仿宋" w:hAnsi="仿宋" w:hint="eastAsia"/>
          <w:snapToGrid w:val="0"/>
          <w:kern w:val="0"/>
          <w:sz w:val="24"/>
          <w:szCs w:val="24"/>
        </w:rPr>
        <w:t>时等号成立</w:t>
      </w:r>
      <w:r w:rsidR="00DB58E5" w:rsidRPr="00ED545C">
        <w:rPr>
          <w:rFonts w:ascii="仿宋" w:eastAsia="仿宋" w:hAnsi="仿宋"/>
          <w:snapToGrid w:val="0"/>
          <w:kern w:val="0"/>
          <w:sz w:val="24"/>
          <w:szCs w:val="24"/>
        </w:rPr>
        <w:t>．</w:t>
      </w:r>
    </w:p>
    <w:p w14:paraId="729D2546" w14:textId="77777777" w:rsidR="00DB58E5" w:rsidRDefault="00DB58E5" w:rsidP="00ED545C">
      <w:pPr>
        <w:spacing w:line="312" w:lineRule="auto"/>
        <w:ind w:firstLineChars="200" w:firstLine="480"/>
        <w:jc w:val="left"/>
        <w:rPr>
          <w:ins w:id="1" w:author="shunhui luo" w:date="2023-11-03T17:35:00Z"/>
          <w:rFonts w:ascii="仿宋" w:eastAsia="仿宋" w:hAnsi="仿宋"/>
          <w:bCs/>
          <w:snapToGrid w:val="0"/>
          <w:kern w:val="0"/>
          <w:sz w:val="24"/>
          <w:szCs w:val="24"/>
        </w:rPr>
      </w:pPr>
    </w:p>
    <w:p w14:paraId="6BC46B3F" w14:textId="77777777" w:rsidR="0076687E" w:rsidRDefault="0076687E" w:rsidP="00ED545C">
      <w:pPr>
        <w:spacing w:line="312" w:lineRule="auto"/>
        <w:ind w:firstLineChars="200" w:firstLine="480"/>
        <w:jc w:val="left"/>
        <w:rPr>
          <w:ins w:id="2" w:author="shunhui luo" w:date="2023-11-03T17:35:00Z"/>
          <w:rFonts w:ascii="仿宋" w:eastAsia="仿宋" w:hAnsi="仿宋"/>
          <w:bCs/>
          <w:snapToGrid w:val="0"/>
          <w:kern w:val="0"/>
          <w:sz w:val="24"/>
          <w:szCs w:val="24"/>
        </w:rPr>
      </w:pPr>
    </w:p>
    <w:p w14:paraId="5DA13149" w14:textId="77777777" w:rsidR="0076687E" w:rsidRDefault="0076687E" w:rsidP="00ED545C">
      <w:pPr>
        <w:spacing w:line="312" w:lineRule="auto"/>
        <w:ind w:firstLineChars="200" w:firstLine="480"/>
        <w:jc w:val="left"/>
        <w:rPr>
          <w:ins w:id="3" w:author="shunhui luo" w:date="2023-11-03T17:35:00Z"/>
          <w:rFonts w:ascii="仿宋" w:eastAsia="仿宋" w:hAnsi="仿宋"/>
          <w:bCs/>
          <w:snapToGrid w:val="0"/>
          <w:kern w:val="0"/>
          <w:sz w:val="24"/>
          <w:szCs w:val="24"/>
        </w:rPr>
      </w:pPr>
    </w:p>
    <w:p w14:paraId="1158A504" w14:textId="77777777" w:rsidR="0076687E" w:rsidRDefault="0076687E" w:rsidP="0076687E">
      <w:pPr>
        <w:spacing w:line="312" w:lineRule="auto"/>
        <w:ind w:firstLineChars="200" w:firstLine="480"/>
        <w:jc w:val="right"/>
        <w:rPr>
          <w:ins w:id="4" w:author="shunhui luo" w:date="2023-11-03T17:35:00Z"/>
          <w:rFonts w:ascii="仿宋" w:eastAsia="仿宋" w:hAnsi="仿宋" w:cs="仿宋"/>
          <w:color w:val="000000" w:themeColor="text1"/>
          <w:sz w:val="24"/>
          <w:szCs w:val="24"/>
        </w:rPr>
      </w:pPr>
      <w:ins w:id="5" w:author="shunhui luo" w:date="2023-11-03T17:35:00Z">
        <w:r>
          <w:rPr>
            <w:rFonts w:ascii="仿宋" w:eastAsia="仿宋" w:hAnsi="仿宋" w:cs="仿宋" w:hint="eastAsia"/>
            <w:color w:val="000000" w:themeColor="text1"/>
            <w:sz w:val="24"/>
            <w:szCs w:val="24"/>
          </w:rPr>
          <w:t>上海市基础教育数字化转型项目组（高中数学）</w:t>
        </w:r>
      </w:ins>
    </w:p>
    <w:p w14:paraId="10BF42BA" w14:textId="77777777" w:rsidR="0076687E" w:rsidRDefault="0076687E" w:rsidP="0076687E">
      <w:pPr>
        <w:spacing w:line="312" w:lineRule="auto"/>
        <w:ind w:firstLineChars="200" w:firstLine="480"/>
        <w:jc w:val="right"/>
        <w:rPr>
          <w:ins w:id="6" w:author="shunhui luo" w:date="2023-11-03T17:35:00Z"/>
          <w:rFonts w:ascii="仿宋" w:eastAsia="仿宋" w:hAnsi="仿宋" w:cs="仿宋"/>
          <w:color w:val="000000" w:themeColor="text1"/>
          <w:sz w:val="24"/>
          <w:szCs w:val="24"/>
        </w:rPr>
      </w:pPr>
      <w:ins w:id="7" w:author="shunhui luo" w:date="2023-11-03T17:35:00Z">
        <w:r>
          <w:rPr>
            <w:rFonts w:ascii="仿宋" w:eastAsia="仿宋" w:hAnsi="仿宋" w:cs="仿宋" w:hint="eastAsia"/>
            <w:color w:val="000000" w:themeColor="text1"/>
            <w:sz w:val="24"/>
            <w:szCs w:val="24"/>
          </w:rPr>
          <w:t>制作时间：2023年</w:t>
        </w:r>
      </w:ins>
    </w:p>
    <w:p w14:paraId="1B03FE6C" w14:textId="77777777" w:rsidR="0076687E" w:rsidRPr="00ED545C" w:rsidDel="003F23C4" w:rsidRDefault="0076687E" w:rsidP="00ED545C">
      <w:pPr>
        <w:spacing w:line="312" w:lineRule="auto"/>
        <w:ind w:firstLineChars="200" w:firstLine="480"/>
        <w:jc w:val="left"/>
        <w:rPr>
          <w:rFonts w:ascii="仿宋" w:eastAsia="仿宋" w:hAnsi="仿宋" w:hint="eastAsia"/>
          <w:bCs/>
          <w:snapToGrid w:val="0"/>
          <w:kern w:val="0"/>
          <w:sz w:val="24"/>
          <w:szCs w:val="24"/>
        </w:rPr>
      </w:pPr>
    </w:p>
    <w:sectPr w:rsidR="0076687E" w:rsidRPr="00ED545C" w:rsidDel="003F23C4" w:rsidSect="00911663">
      <w:footerReference w:type="default" r:id="rId503"/>
      <w:pgSz w:w="11906" w:h="16838" w:code="9"/>
      <w:pgMar w:top="1440" w:right="1797" w:bottom="1440" w:left="17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60035" w14:textId="77777777" w:rsidR="00542AF5" w:rsidRDefault="00542AF5" w:rsidP="009B7BEB">
      <w:r>
        <w:separator/>
      </w:r>
    </w:p>
  </w:endnote>
  <w:endnote w:type="continuationSeparator" w:id="0">
    <w:p w14:paraId="49BB4765" w14:textId="77777777" w:rsidR="00542AF5" w:rsidRDefault="00542AF5" w:rsidP="009B7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7684266"/>
      <w:docPartObj>
        <w:docPartGallery w:val="Page Numbers (Bottom of Page)"/>
        <w:docPartUnique/>
      </w:docPartObj>
    </w:sdtPr>
    <w:sdtContent>
      <w:p w14:paraId="109AB4A4" w14:textId="77DC143F" w:rsidR="00282513" w:rsidRDefault="00282513">
        <w:pPr>
          <w:pStyle w:val="a5"/>
          <w:jc w:val="center"/>
        </w:pPr>
        <w:r>
          <w:rPr>
            <w:rFonts w:hint="eastAsia"/>
          </w:rPr>
          <w:t>共</w:t>
        </w:r>
        <w:fldSimple w:instr=" NUMPAGES   \* MERGEFORMAT ">
          <w:r w:rsidR="00363964">
            <w:rPr>
              <w:noProof/>
            </w:rPr>
            <w:t>11</w:t>
          </w:r>
        </w:fldSimple>
        <w:r>
          <w:rPr>
            <w:rFonts w:hint="eastAsia"/>
          </w:rPr>
          <w:t xml:space="preserve">页 </w:t>
        </w:r>
        <w:r>
          <w:t xml:space="preserve"> </w:t>
        </w:r>
        <w:r>
          <w:rPr>
            <w:rFonts w:hint="eastAsia"/>
          </w:rPr>
          <w:t>第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3964" w:rsidRPr="00363964">
          <w:rPr>
            <w:noProof/>
            <w:lang w:val="zh-CN"/>
          </w:rPr>
          <w:t>11</w:t>
        </w:r>
        <w:r>
          <w:rPr>
            <w:noProof/>
            <w:lang w:val="zh-CN"/>
          </w:rPr>
          <w:fldChar w:fldCharType="end"/>
        </w:r>
        <w:r>
          <w:rPr>
            <w:rFonts w:hint="eastAsia"/>
            <w:noProof/>
            <w:lang w:val="zh-CN"/>
          </w:rPr>
          <w:t>页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65576" w14:textId="77777777" w:rsidR="00542AF5" w:rsidRDefault="00542AF5" w:rsidP="009B7BEB">
      <w:r>
        <w:separator/>
      </w:r>
    </w:p>
  </w:footnote>
  <w:footnote w:type="continuationSeparator" w:id="0">
    <w:p w14:paraId="0742529E" w14:textId="77777777" w:rsidR="00542AF5" w:rsidRDefault="00542AF5" w:rsidP="009B7BEB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unhui luo">
    <w15:presenceInfo w15:providerId="Windows Live" w15:userId="cf79044a9a78b6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68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77D"/>
    <w:rsid w:val="00005063"/>
    <w:rsid w:val="000056D1"/>
    <w:rsid w:val="00014195"/>
    <w:rsid w:val="00014B6C"/>
    <w:rsid w:val="00025009"/>
    <w:rsid w:val="0003764D"/>
    <w:rsid w:val="00041564"/>
    <w:rsid w:val="00043CDD"/>
    <w:rsid w:val="00051652"/>
    <w:rsid w:val="00061D45"/>
    <w:rsid w:val="0006491A"/>
    <w:rsid w:val="00071098"/>
    <w:rsid w:val="00071263"/>
    <w:rsid w:val="000739ED"/>
    <w:rsid w:val="00077E55"/>
    <w:rsid w:val="00091428"/>
    <w:rsid w:val="000B032E"/>
    <w:rsid w:val="000B6638"/>
    <w:rsid w:val="000D3CA6"/>
    <w:rsid w:val="000E18E5"/>
    <w:rsid w:val="000E798B"/>
    <w:rsid w:val="00106B61"/>
    <w:rsid w:val="00111EC1"/>
    <w:rsid w:val="00114B5D"/>
    <w:rsid w:val="00122271"/>
    <w:rsid w:val="00124D38"/>
    <w:rsid w:val="00131A42"/>
    <w:rsid w:val="00146DE3"/>
    <w:rsid w:val="00152DCE"/>
    <w:rsid w:val="00154F0E"/>
    <w:rsid w:val="00155A08"/>
    <w:rsid w:val="00156FDA"/>
    <w:rsid w:val="00165A42"/>
    <w:rsid w:val="00180CD0"/>
    <w:rsid w:val="00191445"/>
    <w:rsid w:val="00192B20"/>
    <w:rsid w:val="001979E2"/>
    <w:rsid w:val="001B41E7"/>
    <w:rsid w:val="001C4635"/>
    <w:rsid w:val="001C7E08"/>
    <w:rsid w:val="001D19A7"/>
    <w:rsid w:val="001D1BB1"/>
    <w:rsid w:val="001E0E19"/>
    <w:rsid w:val="001E387D"/>
    <w:rsid w:val="002555E9"/>
    <w:rsid w:val="00263FCE"/>
    <w:rsid w:val="002653CC"/>
    <w:rsid w:val="00282513"/>
    <w:rsid w:val="00287AA8"/>
    <w:rsid w:val="0029348E"/>
    <w:rsid w:val="002B3FC3"/>
    <w:rsid w:val="002B6A88"/>
    <w:rsid w:val="002C35E2"/>
    <w:rsid w:val="002E2589"/>
    <w:rsid w:val="002F3044"/>
    <w:rsid w:val="002F313D"/>
    <w:rsid w:val="002F50BF"/>
    <w:rsid w:val="00305AD8"/>
    <w:rsid w:val="00306145"/>
    <w:rsid w:val="00312B77"/>
    <w:rsid w:val="00322B04"/>
    <w:rsid w:val="00337EC8"/>
    <w:rsid w:val="00362930"/>
    <w:rsid w:val="00363964"/>
    <w:rsid w:val="003749D1"/>
    <w:rsid w:val="003826EA"/>
    <w:rsid w:val="00384C0E"/>
    <w:rsid w:val="003A40F5"/>
    <w:rsid w:val="003B4BD3"/>
    <w:rsid w:val="003B4D68"/>
    <w:rsid w:val="003B5228"/>
    <w:rsid w:val="003C1992"/>
    <w:rsid w:val="003D41E7"/>
    <w:rsid w:val="003D49EC"/>
    <w:rsid w:val="003E12CF"/>
    <w:rsid w:val="003E26F0"/>
    <w:rsid w:val="003E287D"/>
    <w:rsid w:val="003E3007"/>
    <w:rsid w:val="003E62E9"/>
    <w:rsid w:val="003E72C3"/>
    <w:rsid w:val="003F23C4"/>
    <w:rsid w:val="00411EC6"/>
    <w:rsid w:val="0042296B"/>
    <w:rsid w:val="004235E5"/>
    <w:rsid w:val="00431376"/>
    <w:rsid w:val="00431782"/>
    <w:rsid w:val="0043415A"/>
    <w:rsid w:val="004637A3"/>
    <w:rsid w:val="00463AB6"/>
    <w:rsid w:val="004953AE"/>
    <w:rsid w:val="004B63D3"/>
    <w:rsid w:val="004C21A2"/>
    <w:rsid w:val="004C3438"/>
    <w:rsid w:val="004C3D78"/>
    <w:rsid w:val="004C717A"/>
    <w:rsid w:val="004D2BE5"/>
    <w:rsid w:val="004E18B7"/>
    <w:rsid w:val="004E25CF"/>
    <w:rsid w:val="004E6000"/>
    <w:rsid w:val="00513620"/>
    <w:rsid w:val="00525399"/>
    <w:rsid w:val="00533966"/>
    <w:rsid w:val="00535F90"/>
    <w:rsid w:val="00537E74"/>
    <w:rsid w:val="005401CD"/>
    <w:rsid w:val="00542AF5"/>
    <w:rsid w:val="00546870"/>
    <w:rsid w:val="005763E7"/>
    <w:rsid w:val="00581D88"/>
    <w:rsid w:val="00583A41"/>
    <w:rsid w:val="005849FB"/>
    <w:rsid w:val="00594D9E"/>
    <w:rsid w:val="00597146"/>
    <w:rsid w:val="005B0339"/>
    <w:rsid w:val="005F04B5"/>
    <w:rsid w:val="006028A2"/>
    <w:rsid w:val="00610DDC"/>
    <w:rsid w:val="00611DB9"/>
    <w:rsid w:val="00612026"/>
    <w:rsid w:val="00624AF6"/>
    <w:rsid w:val="00630DDA"/>
    <w:rsid w:val="0063278E"/>
    <w:rsid w:val="00643554"/>
    <w:rsid w:val="00645AFF"/>
    <w:rsid w:val="006577CF"/>
    <w:rsid w:val="00671896"/>
    <w:rsid w:val="006723B5"/>
    <w:rsid w:val="00690D81"/>
    <w:rsid w:val="006A1770"/>
    <w:rsid w:val="006A6188"/>
    <w:rsid w:val="006B6F4D"/>
    <w:rsid w:val="006D4083"/>
    <w:rsid w:val="006E3A8A"/>
    <w:rsid w:val="006E6542"/>
    <w:rsid w:val="007005D2"/>
    <w:rsid w:val="0070160C"/>
    <w:rsid w:val="007061C9"/>
    <w:rsid w:val="00706443"/>
    <w:rsid w:val="0071577D"/>
    <w:rsid w:val="007201E0"/>
    <w:rsid w:val="007230EC"/>
    <w:rsid w:val="007247B0"/>
    <w:rsid w:val="007337D9"/>
    <w:rsid w:val="0073555A"/>
    <w:rsid w:val="00746D7B"/>
    <w:rsid w:val="00753895"/>
    <w:rsid w:val="00754D18"/>
    <w:rsid w:val="00763145"/>
    <w:rsid w:val="00765079"/>
    <w:rsid w:val="0076687E"/>
    <w:rsid w:val="007918EF"/>
    <w:rsid w:val="00791BCC"/>
    <w:rsid w:val="007C08C3"/>
    <w:rsid w:val="007C0907"/>
    <w:rsid w:val="007C43E0"/>
    <w:rsid w:val="007C5A66"/>
    <w:rsid w:val="007D7293"/>
    <w:rsid w:val="007F3413"/>
    <w:rsid w:val="007F7BDD"/>
    <w:rsid w:val="007F7C35"/>
    <w:rsid w:val="00823CBD"/>
    <w:rsid w:val="00852097"/>
    <w:rsid w:val="00852C25"/>
    <w:rsid w:val="00853464"/>
    <w:rsid w:val="00862419"/>
    <w:rsid w:val="00864109"/>
    <w:rsid w:val="00864EB6"/>
    <w:rsid w:val="00872A5C"/>
    <w:rsid w:val="00873619"/>
    <w:rsid w:val="00874685"/>
    <w:rsid w:val="008903BE"/>
    <w:rsid w:val="008A6DFA"/>
    <w:rsid w:val="008A7EF5"/>
    <w:rsid w:val="008B43F0"/>
    <w:rsid w:val="008C5438"/>
    <w:rsid w:val="008D4F71"/>
    <w:rsid w:val="008E3D64"/>
    <w:rsid w:val="008E3FA9"/>
    <w:rsid w:val="008E5D07"/>
    <w:rsid w:val="008E706A"/>
    <w:rsid w:val="00907437"/>
    <w:rsid w:val="00911027"/>
    <w:rsid w:val="00911385"/>
    <w:rsid w:val="00911663"/>
    <w:rsid w:val="00944F31"/>
    <w:rsid w:val="00946CCB"/>
    <w:rsid w:val="009510F7"/>
    <w:rsid w:val="00953DDF"/>
    <w:rsid w:val="00963C7D"/>
    <w:rsid w:val="009701FE"/>
    <w:rsid w:val="00986411"/>
    <w:rsid w:val="009933E0"/>
    <w:rsid w:val="00993DE8"/>
    <w:rsid w:val="009B6875"/>
    <w:rsid w:val="009B7BEB"/>
    <w:rsid w:val="009C1BE8"/>
    <w:rsid w:val="009C202A"/>
    <w:rsid w:val="009C7074"/>
    <w:rsid w:val="009D21F4"/>
    <w:rsid w:val="009D3574"/>
    <w:rsid w:val="009D3A5F"/>
    <w:rsid w:val="009E0D8D"/>
    <w:rsid w:val="009E2EA5"/>
    <w:rsid w:val="009E560B"/>
    <w:rsid w:val="009F6AE9"/>
    <w:rsid w:val="00A16C3A"/>
    <w:rsid w:val="00A17F75"/>
    <w:rsid w:val="00A24E82"/>
    <w:rsid w:val="00A357A8"/>
    <w:rsid w:val="00A35EB1"/>
    <w:rsid w:val="00A42137"/>
    <w:rsid w:val="00A44DCD"/>
    <w:rsid w:val="00A5781E"/>
    <w:rsid w:val="00A66023"/>
    <w:rsid w:val="00A766CE"/>
    <w:rsid w:val="00A86B22"/>
    <w:rsid w:val="00A93F17"/>
    <w:rsid w:val="00A9523D"/>
    <w:rsid w:val="00AA02A1"/>
    <w:rsid w:val="00AA2D39"/>
    <w:rsid w:val="00AC365C"/>
    <w:rsid w:val="00AC68BE"/>
    <w:rsid w:val="00AC6AA6"/>
    <w:rsid w:val="00AD08A3"/>
    <w:rsid w:val="00AE106F"/>
    <w:rsid w:val="00AE1687"/>
    <w:rsid w:val="00AE41B3"/>
    <w:rsid w:val="00B0349D"/>
    <w:rsid w:val="00B04C30"/>
    <w:rsid w:val="00B12B57"/>
    <w:rsid w:val="00B15637"/>
    <w:rsid w:val="00B1643B"/>
    <w:rsid w:val="00B21CCD"/>
    <w:rsid w:val="00B223E2"/>
    <w:rsid w:val="00B32D14"/>
    <w:rsid w:val="00B45220"/>
    <w:rsid w:val="00B53BC2"/>
    <w:rsid w:val="00B553C2"/>
    <w:rsid w:val="00B648B5"/>
    <w:rsid w:val="00B70FBE"/>
    <w:rsid w:val="00B91550"/>
    <w:rsid w:val="00B93365"/>
    <w:rsid w:val="00B94687"/>
    <w:rsid w:val="00BA51CC"/>
    <w:rsid w:val="00BA7840"/>
    <w:rsid w:val="00BB09E8"/>
    <w:rsid w:val="00BB696A"/>
    <w:rsid w:val="00BB70B2"/>
    <w:rsid w:val="00BC6C1C"/>
    <w:rsid w:val="00BD2FFC"/>
    <w:rsid w:val="00BD4F1A"/>
    <w:rsid w:val="00BE0782"/>
    <w:rsid w:val="00BE2315"/>
    <w:rsid w:val="00BE6BBF"/>
    <w:rsid w:val="00BE6CED"/>
    <w:rsid w:val="00BF3C21"/>
    <w:rsid w:val="00BF5D59"/>
    <w:rsid w:val="00C056D4"/>
    <w:rsid w:val="00C07B59"/>
    <w:rsid w:val="00C14028"/>
    <w:rsid w:val="00C25C2A"/>
    <w:rsid w:val="00C37530"/>
    <w:rsid w:val="00C4110D"/>
    <w:rsid w:val="00C459F4"/>
    <w:rsid w:val="00C52B03"/>
    <w:rsid w:val="00C649BE"/>
    <w:rsid w:val="00C72A2F"/>
    <w:rsid w:val="00C75C7B"/>
    <w:rsid w:val="00C813B8"/>
    <w:rsid w:val="00C86063"/>
    <w:rsid w:val="00C910B7"/>
    <w:rsid w:val="00CB2030"/>
    <w:rsid w:val="00CC1A7D"/>
    <w:rsid w:val="00CD5E6F"/>
    <w:rsid w:val="00CF6028"/>
    <w:rsid w:val="00D051AA"/>
    <w:rsid w:val="00D13262"/>
    <w:rsid w:val="00D20792"/>
    <w:rsid w:val="00D21D3F"/>
    <w:rsid w:val="00D24832"/>
    <w:rsid w:val="00D459B0"/>
    <w:rsid w:val="00D63459"/>
    <w:rsid w:val="00D7703C"/>
    <w:rsid w:val="00D94BBA"/>
    <w:rsid w:val="00DB58E5"/>
    <w:rsid w:val="00DC52FB"/>
    <w:rsid w:val="00DD23CD"/>
    <w:rsid w:val="00DE6B85"/>
    <w:rsid w:val="00DF0B1F"/>
    <w:rsid w:val="00DF0B74"/>
    <w:rsid w:val="00DF2A17"/>
    <w:rsid w:val="00DF2FD0"/>
    <w:rsid w:val="00DF60F7"/>
    <w:rsid w:val="00E1741D"/>
    <w:rsid w:val="00E21376"/>
    <w:rsid w:val="00E2283A"/>
    <w:rsid w:val="00E23BC4"/>
    <w:rsid w:val="00E25608"/>
    <w:rsid w:val="00E367F2"/>
    <w:rsid w:val="00E404B4"/>
    <w:rsid w:val="00E44A29"/>
    <w:rsid w:val="00E464B3"/>
    <w:rsid w:val="00E56470"/>
    <w:rsid w:val="00E57D37"/>
    <w:rsid w:val="00E769E4"/>
    <w:rsid w:val="00E9107A"/>
    <w:rsid w:val="00E9161F"/>
    <w:rsid w:val="00E919A8"/>
    <w:rsid w:val="00EA040B"/>
    <w:rsid w:val="00EA2538"/>
    <w:rsid w:val="00EA6FC0"/>
    <w:rsid w:val="00EB0596"/>
    <w:rsid w:val="00EC2C6D"/>
    <w:rsid w:val="00EC4BDC"/>
    <w:rsid w:val="00ED0418"/>
    <w:rsid w:val="00ED318C"/>
    <w:rsid w:val="00ED545C"/>
    <w:rsid w:val="00ED5A45"/>
    <w:rsid w:val="00EE6F96"/>
    <w:rsid w:val="00EF7ED1"/>
    <w:rsid w:val="00F04CAB"/>
    <w:rsid w:val="00F12A95"/>
    <w:rsid w:val="00F173A4"/>
    <w:rsid w:val="00F1745C"/>
    <w:rsid w:val="00F25F88"/>
    <w:rsid w:val="00F27DF4"/>
    <w:rsid w:val="00F301B2"/>
    <w:rsid w:val="00F64551"/>
    <w:rsid w:val="00F65BCA"/>
    <w:rsid w:val="00F82383"/>
    <w:rsid w:val="00F85C0A"/>
    <w:rsid w:val="00FA7A70"/>
    <w:rsid w:val="00FB1065"/>
    <w:rsid w:val="00FC0404"/>
    <w:rsid w:val="00FC3ED4"/>
    <w:rsid w:val="00FD345F"/>
    <w:rsid w:val="00FE4972"/>
    <w:rsid w:val="00FE5AFE"/>
    <w:rsid w:val="00FF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7"/>
    <o:shapelayout v:ext="edit">
      <o:idmap v:ext="edit" data="2,3"/>
    </o:shapelayout>
  </w:shapeDefaults>
  <w:decimalSymbol w:val="."/>
  <w:listSeparator w:val=","/>
  <w14:docId w14:val="6B35992A"/>
  <w15:docId w15:val="{AEC0AADB-9EB7-4AB4-82A5-9AAA76FE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028"/>
    <w:pPr>
      <w:widowControl w:val="0"/>
      <w:jc w:val="both"/>
    </w:pPr>
    <w:rPr>
      <w:rFonts w:ascii="等线" w:eastAsia="等线" w:hAnsi="等线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7B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7BEB"/>
    <w:rPr>
      <w:rFonts w:ascii="等线" w:eastAsia="等线" w:hAnsi="等线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7B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7BEB"/>
    <w:rPr>
      <w:rFonts w:ascii="等线" w:eastAsia="等线" w:hAnsi="等线" w:cs="Times New Roman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AE106F"/>
    <w:rPr>
      <w:sz w:val="21"/>
      <w:szCs w:val="21"/>
    </w:rPr>
  </w:style>
  <w:style w:type="paragraph" w:styleId="a8">
    <w:name w:val="annotation text"/>
    <w:basedOn w:val="a"/>
    <w:link w:val="a9"/>
    <w:uiPriority w:val="99"/>
    <w:unhideWhenUsed/>
    <w:rsid w:val="00AE106F"/>
    <w:pPr>
      <w:jc w:val="left"/>
    </w:pPr>
  </w:style>
  <w:style w:type="character" w:customStyle="1" w:styleId="a9">
    <w:name w:val="批注文字 字符"/>
    <w:basedOn w:val="a0"/>
    <w:link w:val="a8"/>
    <w:uiPriority w:val="99"/>
    <w:rsid w:val="00AE106F"/>
    <w:rPr>
      <w:rFonts w:ascii="等线" w:eastAsia="等线" w:hAnsi="等线" w:cs="Times New Roman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E106F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AE106F"/>
    <w:rPr>
      <w:rFonts w:ascii="等线" w:eastAsia="等线" w:hAnsi="等线" w:cs="Times New Roman"/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AE106F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E106F"/>
    <w:rPr>
      <w:rFonts w:ascii="等线" w:eastAsia="等线" w:hAnsi="等线" w:cs="Times New Roman"/>
      <w:sz w:val="18"/>
      <w:szCs w:val="18"/>
    </w:rPr>
  </w:style>
  <w:style w:type="paragraph" w:styleId="ae">
    <w:name w:val="Normal (Web)"/>
    <w:basedOn w:val="a"/>
    <w:uiPriority w:val="99"/>
    <w:unhideWhenUsed/>
    <w:rsid w:val="00DF60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Revision"/>
    <w:hidden/>
    <w:uiPriority w:val="99"/>
    <w:semiHidden/>
    <w:rsid w:val="00537E74"/>
    <w:rPr>
      <w:rFonts w:ascii="等线" w:eastAsia="等线" w:hAnsi="等线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99" Type="http://schemas.openxmlformats.org/officeDocument/2006/relationships/oleObject" Target="embeddings/oleObject142.bin"/><Relationship Id="rId21" Type="http://schemas.openxmlformats.org/officeDocument/2006/relationships/image" Target="media/image10.wmf"/><Relationship Id="rId63" Type="http://schemas.openxmlformats.org/officeDocument/2006/relationships/image" Target="media/image32.wmf"/><Relationship Id="rId159" Type="http://schemas.openxmlformats.org/officeDocument/2006/relationships/oleObject" Target="embeddings/oleObject73.bin"/><Relationship Id="rId324" Type="http://schemas.openxmlformats.org/officeDocument/2006/relationships/image" Target="media/image164.wmf"/><Relationship Id="rId366" Type="http://schemas.openxmlformats.org/officeDocument/2006/relationships/oleObject" Target="embeddings/oleObject175.bin"/><Relationship Id="rId170" Type="http://schemas.openxmlformats.org/officeDocument/2006/relationships/image" Target="media/image86.wmf"/><Relationship Id="rId226" Type="http://schemas.openxmlformats.org/officeDocument/2006/relationships/image" Target="media/image114.wmf"/><Relationship Id="rId433" Type="http://schemas.openxmlformats.org/officeDocument/2006/relationships/image" Target="media/image220.wmf"/><Relationship Id="rId268" Type="http://schemas.openxmlformats.org/officeDocument/2006/relationships/image" Target="media/image135.wmf"/><Relationship Id="rId475" Type="http://schemas.openxmlformats.org/officeDocument/2006/relationships/image" Target="media/image241.wmf"/><Relationship Id="rId32" Type="http://schemas.openxmlformats.org/officeDocument/2006/relationships/image" Target="media/image16.wmf"/><Relationship Id="rId74" Type="http://schemas.openxmlformats.org/officeDocument/2006/relationships/oleObject" Target="embeddings/oleObject32.bin"/><Relationship Id="rId128" Type="http://schemas.openxmlformats.org/officeDocument/2006/relationships/image" Target="media/image65.wmf"/><Relationship Id="rId335" Type="http://schemas.openxmlformats.org/officeDocument/2006/relationships/oleObject" Target="embeddings/oleObject160.bin"/><Relationship Id="rId377" Type="http://schemas.openxmlformats.org/officeDocument/2006/relationships/image" Target="media/image191.wmf"/><Relationship Id="rId500" Type="http://schemas.openxmlformats.org/officeDocument/2006/relationships/oleObject" Target="embeddings/oleObject241.bin"/><Relationship Id="rId5" Type="http://schemas.openxmlformats.org/officeDocument/2006/relationships/endnotes" Target="endnotes.xml"/><Relationship Id="rId181" Type="http://schemas.openxmlformats.org/officeDocument/2006/relationships/oleObject" Target="embeddings/oleObject84.bin"/><Relationship Id="rId237" Type="http://schemas.openxmlformats.org/officeDocument/2006/relationships/oleObject" Target="embeddings/oleObject112.bin"/><Relationship Id="rId402" Type="http://schemas.openxmlformats.org/officeDocument/2006/relationships/image" Target="media/image204.wmf"/><Relationship Id="rId279" Type="http://schemas.openxmlformats.org/officeDocument/2006/relationships/image" Target="media/image141.wmf"/><Relationship Id="rId444" Type="http://schemas.openxmlformats.org/officeDocument/2006/relationships/oleObject" Target="embeddings/oleObject213.bin"/><Relationship Id="rId486" Type="http://schemas.openxmlformats.org/officeDocument/2006/relationships/oleObject" Target="embeddings/oleObject234.bin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3.bin"/><Relationship Id="rId290" Type="http://schemas.openxmlformats.org/officeDocument/2006/relationships/oleObject" Target="embeddings/oleObject138.bin"/><Relationship Id="rId304" Type="http://schemas.openxmlformats.org/officeDocument/2006/relationships/image" Target="media/image154.wmf"/><Relationship Id="rId346" Type="http://schemas.openxmlformats.org/officeDocument/2006/relationships/image" Target="media/image175.wmf"/><Relationship Id="rId388" Type="http://schemas.openxmlformats.org/officeDocument/2006/relationships/oleObject" Target="embeddings/oleObject186.bin"/><Relationship Id="rId85" Type="http://schemas.openxmlformats.org/officeDocument/2006/relationships/image" Target="media/image43.wmf"/><Relationship Id="rId150" Type="http://schemas.openxmlformats.org/officeDocument/2006/relationships/image" Target="media/image76.wmf"/><Relationship Id="rId192" Type="http://schemas.openxmlformats.org/officeDocument/2006/relationships/image" Target="media/image97.wmf"/><Relationship Id="rId206" Type="http://schemas.openxmlformats.org/officeDocument/2006/relationships/image" Target="media/image104.wmf"/><Relationship Id="rId413" Type="http://schemas.openxmlformats.org/officeDocument/2006/relationships/oleObject" Target="embeddings/oleObject198.bin"/><Relationship Id="rId248" Type="http://schemas.openxmlformats.org/officeDocument/2006/relationships/image" Target="media/image125.wmf"/><Relationship Id="rId455" Type="http://schemas.openxmlformats.org/officeDocument/2006/relationships/image" Target="media/image231.wmf"/><Relationship Id="rId497" Type="http://schemas.openxmlformats.org/officeDocument/2006/relationships/image" Target="media/image252.wmf"/><Relationship Id="rId12" Type="http://schemas.openxmlformats.org/officeDocument/2006/relationships/image" Target="media/image5.wmf"/><Relationship Id="rId108" Type="http://schemas.openxmlformats.org/officeDocument/2006/relationships/oleObject" Target="embeddings/oleObject48.bin"/><Relationship Id="rId315" Type="http://schemas.openxmlformats.org/officeDocument/2006/relationships/oleObject" Target="embeddings/oleObject150.bin"/><Relationship Id="rId357" Type="http://schemas.openxmlformats.org/officeDocument/2006/relationships/oleObject" Target="embeddings/oleObject171.bin"/><Relationship Id="rId54" Type="http://schemas.openxmlformats.org/officeDocument/2006/relationships/oleObject" Target="embeddings/oleObject22.bin"/><Relationship Id="rId96" Type="http://schemas.openxmlformats.org/officeDocument/2006/relationships/oleObject" Target="embeddings/oleObject42.bin"/><Relationship Id="rId161" Type="http://schemas.openxmlformats.org/officeDocument/2006/relationships/oleObject" Target="embeddings/oleObject74.bin"/><Relationship Id="rId217" Type="http://schemas.openxmlformats.org/officeDocument/2006/relationships/oleObject" Target="embeddings/oleObject102.bin"/><Relationship Id="rId399" Type="http://schemas.openxmlformats.org/officeDocument/2006/relationships/oleObject" Target="embeddings/oleObject191.bin"/><Relationship Id="rId259" Type="http://schemas.openxmlformats.org/officeDocument/2006/relationships/oleObject" Target="embeddings/oleObject123.bin"/><Relationship Id="rId424" Type="http://schemas.openxmlformats.org/officeDocument/2006/relationships/oleObject" Target="embeddings/oleObject203.bin"/><Relationship Id="rId466" Type="http://schemas.openxmlformats.org/officeDocument/2006/relationships/oleObject" Target="embeddings/oleObject224.bin"/><Relationship Id="rId23" Type="http://schemas.openxmlformats.org/officeDocument/2006/relationships/image" Target="media/image11.png"/><Relationship Id="rId119" Type="http://schemas.openxmlformats.org/officeDocument/2006/relationships/image" Target="media/image60.wmf"/><Relationship Id="rId270" Type="http://schemas.openxmlformats.org/officeDocument/2006/relationships/image" Target="media/image136.wmf"/><Relationship Id="rId326" Type="http://schemas.openxmlformats.org/officeDocument/2006/relationships/image" Target="media/image165.wmf"/><Relationship Id="rId65" Type="http://schemas.openxmlformats.org/officeDocument/2006/relationships/image" Target="media/image33.wmf"/><Relationship Id="rId130" Type="http://schemas.openxmlformats.org/officeDocument/2006/relationships/image" Target="media/image66.wmf"/><Relationship Id="rId368" Type="http://schemas.openxmlformats.org/officeDocument/2006/relationships/oleObject" Target="embeddings/oleObject176.bin"/><Relationship Id="rId172" Type="http://schemas.openxmlformats.org/officeDocument/2006/relationships/image" Target="media/image87.wmf"/><Relationship Id="rId228" Type="http://schemas.openxmlformats.org/officeDocument/2006/relationships/image" Target="media/image115.wmf"/><Relationship Id="rId435" Type="http://schemas.openxmlformats.org/officeDocument/2006/relationships/image" Target="media/image221.wmf"/><Relationship Id="rId477" Type="http://schemas.openxmlformats.org/officeDocument/2006/relationships/image" Target="media/image242.wmf"/><Relationship Id="rId281" Type="http://schemas.openxmlformats.org/officeDocument/2006/relationships/image" Target="media/image142.wmf"/><Relationship Id="rId337" Type="http://schemas.openxmlformats.org/officeDocument/2006/relationships/oleObject" Target="embeddings/oleObject161.bin"/><Relationship Id="rId502" Type="http://schemas.openxmlformats.org/officeDocument/2006/relationships/oleObject" Target="embeddings/oleObject242.bin"/><Relationship Id="rId34" Type="http://schemas.openxmlformats.org/officeDocument/2006/relationships/image" Target="media/image17.wmf"/><Relationship Id="rId76" Type="http://schemas.openxmlformats.org/officeDocument/2006/relationships/oleObject" Target="embeddings/oleObject33.bin"/><Relationship Id="rId141" Type="http://schemas.openxmlformats.org/officeDocument/2006/relationships/oleObject" Target="embeddings/oleObject64.bin"/><Relationship Id="rId379" Type="http://schemas.openxmlformats.org/officeDocument/2006/relationships/image" Target="media/image192.wmf"/><Relationship Id="rId7" Type="http://schemas.openxmlformats.org/officeDocument/2006/relationships/image" Target="media/image2.png"/><Relationship Id="rId183" Type="http://schemas.openxmlformats.org/officeDocument/2006/relationships/oleObject" Target="embeddings/oleObject85.bin"/><Relationship Id="rId239" Type="http://schemas.openxmlformats.org/officeDocument/2006/relationships/oleObject" Target="embeddings/oleObject113.bin"/><Relationship Id="rId390" Type="http://schemas.openxmlformats.org/officeDocument/2006/relationships/image" Target="media/image198.wmf"/><Relationship Id="rId404" Type="http://schemas.openxmlformats.org/officeDocument/2006/relationships/image" Target="media/image205.wmf"/><Relationship Id="rId446" Type="http://schemas.openxmlformats.org/officeDocument/2006/relationships/oleObject" Target="embeddings/oleObject214.bin"/><Relationship Id="rId250" Type="http://schemas.openxmlformats.org/officeDocument/2006/relationships/image" Target="media/image126.wmf"/><Relationship Id="rId292" Type="http://schemas.openxmlformats.org/officeDocument/2006/relationships/oleObject" Target="embeddings/oleObject139.bin"/><Relationship Id="rId306" Type="http://schemas.openxmlformats.org/officeDocument/2006/relationships/image" Target="media/image155.wmf"/><Relationship Id="rId488" Type="http://schemas.openxmlformats.org/officeDocument/2006/relationships/oleObject" Target="embeddings/oleObject235.bin"/><Relationship Id="rId45" Type="http://schemas.openxmlformats.org/officeDocument/2006/relationships/oleObject" Target="embeddings/oleObject18.bin"/><Relationship Id="rId87" Type="http://schemas.openxmlformats.org/officeDocument/2006/relationships/image" Target="media/image44.png"/><Relationship Id="rId110" Type="http://schemas.openxmlformats.org/officeDocument/2006/relationships/oleObject" Target="embeddings/oleObject49.bin"/><Relationship Id="rId348" Type="http://schemas.openxmlformats.org/officeDocument/2006/relationships/image" Target="media/image176.wmf"/><Relationship Id="rId152" Type="http://schemas.openxmlformats.org/officeDocument/2006/relationships/image" Target="media/image77.wmf"/><Relationship Id="rId194" Type="http://schemas.openxmlformats.org/officeDocument/2006/relationships/image" Target="media/image98.wmf"/><Relationship Id="rId208" Type="http://schemas.openxmlformats.org/officeDocument/2006/relationships/image" Target="media/image105.wmf"/><Relationship Id="rId415" Type="http://schemas.openxmlformats.org/officeDocument/2006/relationships/oleObject" Target="embeddings/oleObject199.bin"/><Relationship Id="rId457" Type="http://schemas.openxmlformats.org/officeDocument/2006/relationships/image" Target="media/image232.wmf"/><Relationship Id="rId261" Type="http://schemas.openxmlformats.org/officeDocument/2006/relationships/oleObject" Target="embeddings/oleObject124.bin"/><Relationship Id="rId499" Type="http://schemas.openxmlformats.org/officeDocument/2006/relationships/image" Target="media/image253.wmf"/><Relationship Id="rId14" Type="http://schemas.openxmlformats.org/officeDocument/2006/relationships/image" Target="media/image6.emf"/><Relationship Id="rId56" Type="http://schemas.openxmlformats.org/officeDocument/2006/relationships/oleObject" Target="embeddings/oleObject23.bin"/><Relationship Id="rId317" Type="http://schemas.openxmlformats.org/officeDocument/2006/relationships/oleObject" Target="embeddings/oleObject151.bin"/><Relationship Id="rId359" Type="http://schemas.openxmlformats.org/officeDocument/2006/relationships/oleObject" Target="embeddings/oleObject172.bin"/><Relationship Id="rId98" Type="http://schemas.openxmlformats.org/officeDocument/2006/relationships/oleObject" Target="embeddings/oleObject43.bin"/><Relationship Id="rId121" Type="http://schemas.openxmlformats.org/officeDocument/2006/relationships/image" Target="media/image61.wmf"/><Relationship Id="rId163" Type="http://schemas.openxmlformats.org/officeDocument/2006/relationships/oleObject" Target="embeddings/oleObject75.bin"/><Relationship Id="rId219" Type="http://schemas.openxmlformats.org/officeDocument/2006/relationships/oleObject" Target="embeddings/oleObject103.bin"/><Relationship Id="rId370" Type="http://schemas.openxmlformats.org/officeDocument/2006/relationships/oleObject" Target="embeddings/oleObject177.bin"/><Relationship Id="rId426" Type="http://schemas.openxmlformats.org/officeDocument/2006/relationships/oleObject" Target="embeddings/oleObject204.bin"/><Relationship Id="rId230" Type="http://schemas.openxmlformats.org/officeDocument/2006/relationships/image" Target="media/image116.wmf"/><Relationship Id="rId468" Type="http://schemas.openxmlformats.org/officeDocument/2006/relationships/oleObject" Target="embeddings/oleObject225.bin"/><Relationship Id="rId25" Type="http://schemas.openxmlformats.org/officeDocument/2006/relationships/oleObject" Target="embeddings/oleObject8.bin"/><Relationship Id="rId67" Type="http://schemas.openxmlformats.org/officeDocument/2006/relationships/image" Target="media/image34.wmf"/><Relationship Id="rId272" Type="http://schemas.openxmlformats.org/officeDocument/2006/relationships/image" Target="media/image137.wmf"/><Relationship Id="rId328" Type="http://schemas.openxmlformats.org/officeDocument/2006/relationships/image" Target="media/image166.wmf"/><Relationship Id="rId132" Type="http://schemas.openxmlformats.org/officeDocument/2006/relationships/image" Target="media/image67.wmf"/><Relationship Id="rId174" Type="http://schemas.openxmlformats.org/officeDocument/2006/relationships/image" Target="media/image88.wmf"/><Relationship Id="rId381" Type="http://schemas.openxmlformats.org/officeDocument/2006/relationships/image" Target="media/image193.wmf"/><Relationship Id="rId241" Type="http://schemas.openxmlformats.org/officeDocument/2006/relationships/oleObject" Target="embeddings/oleObject114.bin"/><Relationship Id="rId437" Type="http://schemas.openxmlformats.org/officeDocument/2006/relationships/image" Target="media/image222.wmf"/><Relationship Id="rId479" Type="http://schemas.openxmlformats.org/officeDocument/2006/relationships/image" Target="media/image243.wmf"/><Relationship Id="rId36" Type="http://schemas.openxmlformats.org/officeDocument/2006/relationships/image" Target="media/image18.wmf"/><Relationship Id="rId283" Type="http://schemas.openxmlformats.org/officeDocument/2006/relationships/image" Target="media/image143.wmf"/><Relationship Id="rId339" Type="http://schemas.openxmlformats.org/officeDocument/2006/relationships/oleObject" Target="embeddings/oleObject162.bin"/><Relationship Id="rId490" Type="http://schemas.openxmlformats.org/officeDocument/2006/relationships/oleObject" Target="embeddings/oleObject236.bin"/><Relationship Id="rId504" Type="http://schemas.openxmlformats.org/officeDocument/2006/relationships/fontTable" Target="fontTable.xml"/><Relationship Id="rId78" Type="http://schemas.openxmlformats.org/officeDocument/2006/relationships/oleObject" Target="embeddings/oleObject34.bin"/><Relationship Id="rId101" Type="http://schemas.openxmlformats.org/officeDocument/2006/relationships/image" Target="media/image51.wmf"/><Relationship Id="rId143" Type="http://schemas.openxmlformats.org/officeDocument/2006/relationships/oleObject" Target="embeddings/oleObject65.bin"/><Relationship Id="rId185" Type="http://schemas.openxmlformats.org/officeDocument/2006/relationships/oleObject" Target="embeddings/oleObject86.bin"/><Relationship Id="rId350" Type="http://schemas.openxmlformats.org/officeDocument/2006/relationships/image" Target="media/image177.wmf"/><Relationship Id="rId406" Type="http://schemas.openxmlformats.org/officeDocument/2006/relationships/image" Target="media/image206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6.wmf"/><Relationship Id="rId392" Type="http://schemas.openxmlformats.org/officeDocument/2006/relationships/image" Target="media/image199.wmf"/><Relationship Id="rId448" Type="http://schemas.openxmlformats.org/officeDocument/2006/relationships/oleObject" Target="embeddings/oleObject215.bin"/><Relationship Id="rId252" Type="http://schemas.openxmlformats.org/officeDocument/2006/relationships/image" Target="media/image127.wmf"/><Relationship Id="rId294" Type="http://schemas.openxmlformats.org/officeDocument/2006/relationships/oleObject" Target="embeddings/oleObject140.bin"/><Relationship Id="rId308" Type="http://schemas.openxmlformats.org/officeDocument/2006/relationships/image" Target="media/image156.wmf"/><Relationship Id="rId47" Type="http://schemas.openxmlformats.org/officeDocument/2006/relationships/oleObject" Target="embeddings/oleObject19.bin"/><Relationship Id="rId89" Type="http://schemas.openxmlformats.org/officeDocument/2006/relationships/image" Target="media/image45.wmf"/><Relationship Id="rId112" Type="http://schemas.openxmlformats.org/officeDocument/2006/relationships/oleObject" Target="embeddings/oleObject50.bin"/><Relationship Id="rId154" Type="http://schemas.openxmlformats.org/officeDocument/2006/relationships/image" Target="media/image78.wmf"/><Relationship Id="rId361" Type="http://schemas.openxmlformats.org/officeDocument/2006/relationships/oleObject" Target="embeddings/oleObject173.bin"/><Relationship Id="rId196" Type="http://schemas.openxmlformats.org/officeDocument/2006/relationships/image" Target="media/image99.wmf"/><Relationship Id="rId417" Type="http://schemas.openxmlformats.org/officeDocument/2006/relationships/image" Target="media/image212.wmf"/><Relationship Id="rId459" Type="http://schemas.openxmlformats.org/officeDocument/2006/relationships/image" Target="media/image233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4.bin"/><Relationship Id="rId263" Type="http://schemas.openxmlformats.org/officeDocument/2006/relationships/oleObject" Target="embeddings/oleObject125.bin"/><Relationship Id="rId319" Type="http://schemas.openxmlformats.org/officeDocument/2006/relationships/oleObject" Target="embeddings/oleObject152.bin"/><Relationship Id="rId470" Type="http://schemas.openxmlformats.org/officeDocument/2006/relationships/oleObject" Target="embeddings/oleObject226.bin"/><Relationship Id="rId58" Type="http://schemas.openxmlformats.org/officeDocument/2006/relationships/oleObject" Target="embeddings/oleObject24.bin"/><Relationship Id="rId123" Type="http://schemas.openxmlformats.org/officeDocument/2006/relationships/image" Target="media/image62.wmf"/><Relationship Id="rId330" Type="http://schemas.openxmlformats.org/officeDocument/2006/relationships/image" Target="media/image167.wmf"/><Relationship Id="rId165" Type="http://schemas.openxmlformats.org/officeDocument/2006/relationships/oleObject" Target="embeddings/oleObject76.bin"/><Relationship Id="rId372" Type="http://schemas.openxmlformats.org/officeDocument/2006/relationships/oleObject" Target="embeddings/oleObject178.bin"/><Relationship Id="rId428" Type="http://schemas.openxmlformats.org/officeDocument/2006/relationships/oleObject" Target="embeddings/oleObject205.bin"/><Relationship Id="rId232" Type="http://schemas.openxmlformats.org/officeDocument/2006/relationships/image" Target="media/image117.wmf"/><Relationship Id="rId274" Type="http://schemas.openxmlformats.org/officeDocument/2006/relationships/image" Target="media/image138.wmf"/><Relationship Id="rId481" Type="http://schemas.openxmlformats.org/officeDocument/2006/relationships/image" Target="media/image244.wmf"/><Relationship Id="rId27" Type="http://schemas.openxmlformats.org/officeDocument/2006/relationships/oleObject" Target="embeddings/oleObject9.bin"/><Relationship Id="rId69" Type="http://schemas.openxmlformats.org/officeDocument/2006/relationships/image" Target="media/image35.wmf"/><Relationship Id="rId134" Type="http://schemas.openxmlformats.org/officeDocument/2006/relationships/image" Target="media/image68.wmf"/><Relationship Id="rId80" Type="http://schemas.openxmlformats.org/officeDocument/2006/relationships/oleObject" Target="embeddings/oleObject35.bin"/><Relationship Id="rId176" Type="http://schemas.openxmlformats.org/officeDocument/2006/relationships/image" Target="media/image89.wmf"/><Relationship Id="rId341" Type="http://schemas.openxmlformats.org/officeDocument/2006/relationships/oleObject" Target="embeddings/oleObject163.bin"/><Relationship Id="rId383" Type="http://schemas.openxmlformats.org/officeDocument/2006/relationships/image" Target="media/image194.wmf"/><Relationship Id="rId439" Type="http://schemas.openxmlformats.org/officeDocument/2006/relationships/image" Target="media/image223.wmf"/><Relationship Id="rId201" Type="http://schemas.openxmlformats.org/officeDocument/2006/relationships/oleObject" Target="embeddings/oleObject94.bin"/><Relationship Id="rId243" Type="http://schemas.openxmlformats.org/officeDocument/2006/relationships/oleObject" Target="embeddings/oleObject115.bin"/><Relationship Id="rId285" Type="http://schemas.openxmlformats.org/officeDocument/2006/relationships/image" Target="media/image144.wmf"/><Relationship Id="rId450" Type="http://schemas.openxmlformats.org/officeDocument/2006/relationships/oleObject" Target="embeddings/oleObject216.bin"/><Relationship Id="rId506" Type="http://schemas.openxmlformats.org/officeDocument/2006/relationships/theme" Target="theme/theme1.xml"/><Relationship Id="rId38" Type="http://schemas.openxmlformats.org/officeDocument/2006/relationships/image" Target="media/image19.wmf"/><Relationship Id="rId103" Type="http://schemas.openxmlformats.org/officeDocument/2006/relationships/image" Target="media/image52.wmf"/><Relationship Id="rId310" Type="http://schemas.openxmlformats.org/officeDocument/2006/relationships/image" Target="media/image157.wmf"/><Relationship Id="rId492" Type="http://schemas.openxmlformats.org/officeDocument/2006/relationships/oleObject" Target="embeddings/oleObject237.bin"/><Relationship Id="rId91" Type="http://schemas.openxmlformats.org/officeDocument/2006/relationships/image" Target="media/image46.wmf"/><Relationship Id="rId145" Type="http://schemas.openxmlformats.org/officeDocument/2006/relationships/oleObject" Target="embeddings/oleObject66.bin"/><Relationship Id="rId187" Type="http://schemas.openxmlformats.org/officeDocument/2006/relationships/oleObject" Target="embeddings/oleObject87.bin"/><Relationship Id="rId352" Type="http://schemas.openxmlformats.org/officeDocument/2006/relationships/image" Target="media/image178.wmf"/><Relationship Id="rId394" Type="http://schemas.openxmlformats.org/officeDocument/2006/relationships/image" Target="media/image200.wmf"/><Relationship Id="rId408" Type="http://schemas.openxmlformats.org/officeDocument/2006/relationships/image" Target="media/image207.wmf"/><Relationship Id="rId212" Type="http://schemas.openxmlformats.org/officeDocument/2006/relationships/image" Target="media/image107.wmf"/><Relationship Id="rId254" Type="http://schemas.openxmlformats.org/officeDocument/2006/relationships/image" Target="media/image128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1.bin"/><Relationship Id="rId296" Type="http://schemas.openxmlformats.org/officeDocument/2006/relationships/oleObject" Target="embeddings/oleObject141.bin"/><Relationship Id="rId461" Type="http://schemas.openxmlformats.org/officeDocument/2006/relationships/image" Target="media/image234.wmf"/><Relationship Id="rId60" Type="http://schemas.openxmlformats.org/officeDocument/2006/relationships/oleObject" Target="embeddings/oleObject25.bin"/><Relationship Id="rId156" Type="http://schemas.openxmlformats.org/officeDocument/2006/relationships/image" Target="media/image79.wmf"/><Relationship Id="rId198" Type="http://schemas.openxmlformats.org/officeDocument/2006/relationships/image" Target="media/image100.wmf"/><Relationship Id="rId321" Type="http://schemas.openxmlformats.org/officeDocument/2006/relationships/oleObject" Target="embeddings/oleObject153.bin"/><Relationship Id="rId363" Type="http://schemas.openxmlformats.org/officeDocument/2006/relationships/oleObject" Target="embeddings/oleObject174.bin"/><Relationship Id="rId419" Type="http://schemas.openxmlformats.org/officeDocument/2006/relationships/image" Target="media/image213.wmf"/><Relationship Id="rId223" Type="http://schemas.openxmlformats.org/officeDocument/2006/relationships/oleObject" Target="embeddings/oleObject105.bin"/><Relationship Id="rId430" Type="http://schemas.openxmlformats.org/officeDocument/2006/relationships/oleObject" Target="embeddings/oleObject206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6.bin"/><Relationship Id="rId472" Type="http://schemas.openxmlformats.org/officeDocument/2006/relationships/oleObject" Target="embeddings/oleObject227.bin"/><Relationship Id="rId125" Type="http://schemas.openxmlformats.org/officeDocument/2006/relationships/image" Target="media/image63.wmf"/><Relationship Id="rId167" Type="http://schemas.openxmlformats.org/officeDocument/2006/relationships/oleObject" Target="embeddings/oleObject77.bin"/><Relationship Id="rId332" Type="http://schemas.openxmlformats.org/officeDocument/2006/relationships/image" Target="media/image168.wmf"/><Relationship Id="rId374" Type="http://schemas.openxmlformats.org/officeDocument/2006/relationships/oleObject" Target="embeddings/oleObject179.bin"/><Relationship Id="rId71" Type="http://schemas.openxmlformats.org/officeDocument/2006/relationships/image" Target="media/image36.wmf"/><Relationship Id="rId234" Type="http://schemas.openxmlformats.org/officeDocument/2006/relationships/image" Target="media/image118.wmf"/><Relationship Id="rId2" Type="http://schemas.openxmlformats.org/officeDocument/2006/relationships/settings" Target="settings.xml"/><Relationship Id="rId29" Type="http://schemas.openxmlformats.org/officeDocument/2006/relationships/oleObject" Target="embeddings/oleObject10.bin"/><Relationship Id="rId276" Type="http://schemas.openxmlformats.org/officeDocument/2006/relationships/image" Target="media/image139.wmf"/><Relationship Id="rId441" Type="http://schemas.openxmlformats.org/officeDocument/2006/relationships/image" Target="media/image224.wmf"/><Relationship Id="rId483" Type="http://schemas.openxmlformats.org/officeDocument/2006/relationships/image" Target="media/image245.wmf"/><Relationship Id="rId40" Type="http://schemas.openxmlformats.org/officeDocument/2006/relationships/image" Target="media/image20.wmf"/><Relationship Id="rId136" Type="http://schemas.openxmlformats.org/officeDocument/2006/relationships/image" Target="media/image69.wmf"/><Relationship Id="rId178" Type="http://schemas.openxmlformats.org/officeDocument/2006/relationships/image" Target="media/image90.wmf"/><Relationship Id="rId301" Type="http://schemas.openxmlformats.org/officeDocument/2006/relationships/oleObject" Target="embeddings/oleObject143.bin"/><Relationship Id="rId343" Type="http://schemas.openxmlformats.org/officeDocument/2006/relationships/oleObject" Target="embeddings/oleObject164.bin"/><Relationship Id="rId82" Type="http://schemas.openxmlformats.org/officeDocument/2006/relationships/oleObject" Target="embeddings/oleObject36.bin"/><Relationship Id="rId203" Type="http://schemas.openxmlformats.org/officeDocument/2006/relationships/oleObject" Target="embeddings/oleObject95.bin"/><Relationship Id="rId385" Type="http://schemas.openxmlformats.org/officeDocument/2006/relationships/image" Target="media/image195.wmf"/><Relationship Id="rId245" Type="http://schemas.openxmlformats.org/officeDocument/2006/relationships/oleObject" Target="embeddings/oleObject116.bin"/><Relationship Id="rId287" Type="http://schemas.openxmlformats.org/officeDocument/2006/relationships/image" Target="media/image145.wmf"/><Relationship Id="rId410" Type="http://schemas.openxmlformats.org/officeDocument/2006/relationships/image" Target="media/image208.wmf"/><Relationship Id="rId452" Type="http://schemas.openxmlformats.org/officeDocument/2006/relationships/oleObject" Target="embeddings/oleObject217.bin"/><Relationship Id="rId494" Type="http://schemas.openxmlformats.org/officeDocument/2006/relationships/oleObject" Target="embeddings/oleObject238.bin"/><Relationship Id="rId105" Type="http://schemas.openxmlformats.org/officeDocument/2006/relationships/image" Target="media/image53.wmf"/><Relationship Id="rId147" Type="http://schemas.openxmlformats.org/officeDocument/2006/relationships/oleObject" Target="embeddings/oleObject67.bin"/><Relationship Id="rId312" Type="http://schemas.openxmlformats.org/officeDocument/2006/relationships/image" Target="media/image158.wmf"/><Relationship Id="rId354" Type="http://schemas.openxmlformats.org/officeDocument/2006/relationships/image" Target="media/image179.wmf"/><Relationship Id="rId51" Type="http://schemas.openxmlformats.org/officeDocument/2006/relationships/image" Target="media/image26.wmf"/><Relationship Id="rId93" Type="http://schemas.openxmlformats.org/officeDocument/2006/relationships/image" Target="media/image47.wmf"/><Relationship Id="rId189" Type="http://schemas.openxmlformats.org/officeDocument/2006/relationships/oleObject" Target="embeddings/oleObject88.bin"/><Relationship Id="rId396" Type="http://schemas.openxmlformats.org/officeDocument/2006/relationships/image" Target="media/image201.wmf"/><Relationship Id="rId214" Type="http://schemas.openxmlformats.org/officeDocument/2006/relationships/image" Target="media/image108.wmf"/><Relationship Id="rId256" Type="http://schemas.openxmlformats.org/officeDocument/2006/relationships/image" Target="media/image129.wmf"/><Relationship Id="rId298" Type="http://schemas.openxmlformats.org/officeDocument/2006/relationships/image" Target="media/image151.wmf"/><Relationship Id="rId421" Type="http://schemas.openxmlformats.org/officeDocument/2006/relationships/image" Target="media/image214.wmf"/><Relationship Id="rId463" Type="http://schemas.openxmlformats.org/officeDocument/2006/relationships/image" Target="media/image235.wmf"/><Relationship Id="rId116" Type="http://schemas.openxmlformats.org/officeDocument/2006/relationships/oleObject" Target="embeddings/oleObject52.bin"/><Relationship Id="rId158" Type="http://schemas.openxmlformats.org/officeDocument/2006/relationships/image" Target="media/image80.wmf"/><Relationship Id="rId323" Type="http://schemas.openxmlformats.org/officeDocument/2006/relationships/oleObject" Target="embeddings/oleObject154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6.bin"/><Relationship Id="rId365" Type="http://schemas.openxmlformats.org/officeDocument/2006/relationships/image" Target="media/image185.wmf"/><Relationship Id="rId225" Type="http://schemas.openxmlformats.org/officeDocument/2006/relationships/oleObject" Target="embeddings/oleObject106.bin"/><Relationship Id="rId267" Type="http://schemas.openxmlformats.org/officeDocument/2006/relationships/oleObject" Target="embeddings/oleObject127.bin"/><Relationship Id="rId432" Type="http://schemas.openxmlformats.org/officeDocument/2006/relationships/oleObject" Target="embeddings/oleObject207.bin"/><Relationship Id="rId474" Type="http://schemas.openxmlformats.org/officeDocument/2006/relationships/oleObject" Target="embeddings/oleObject228.bin"/><Relationship Id="rId127" Type="http://schemas.openxmlformats.org/officeDocument/2006/relationships/image" Target="media/image64.png"/><Relationship Id="rId31" Type="http://schemas.openxmlformats.org/officeDocument/2006/relationships/oleObject" Target="embeddings/oleObject11.bin"/><Relationship Id="rId73" Type="http://schemas.openxmlformats.org/officeDocument/2006/relationships/image" Target="media/image37.wmf"/><Relationship Id="rId169" Type="http://schemas.openxmlformats.org/officeDocument/2006/relationships/oleObject" Target="embeddings/oleObject78.bin"/><Relationship Id="rId334" Type="http://schemas.openxmlformats.org/officeDocument/2006/relationships/image" Target="media/image169.wmf"/><Relationship Id="rId376" Type="http://schemas.openxmlformats.org/officeDocument/2006/relationships/oleObject" Target="embeddings/oleObject180.bin"/><Relationship Id="rId4" Type="http://schemas.openxmlformats.org/officeDocument/2006/relationships/footnotes" Target="footnotes.xml"/><Relationship Id="rId180" Type="http://schemas.openxmlformats.org/officeDocument/2006/relationships/image" Target="media/image91.wmf"/><Relationship Id="rId215" Type="http://schemas.openxmlformats.org/officeDocument/2006/relationships/oleObject" Target="embeddings/oleObject101.bin"/><Relationship Id="rId236" Type="http://schemas.openxmlformats.org/officeDocument/2006/relationships/image" Target="media/image119.wmf"/><Relationship Id="rId257" Type="http://schemas.openxmlformats.org/officeDocument/2006/relationships/oleObject" Target="embeddings/oleObject122.bin"/><Relationship Id="rId278" Type="http://schemas.openxmlformats.org/officeDocument/2006/relationships/image" Target="media/image140.png"/><Relationship Id="rId401" Type="http://schemas.openxmlformats.org/officeDocument/2006/relationships/oleObject" Target="embeddings/oleObject192.bin"/><Relationship Id="rId422" Type="http://schemas.openxmlformats.org/officeDocument/2006/relationships/oleObject" Target="embeddings/oleObject202.bin"/><Relationship Id="rId443" Type="http://schemas.openxmlformats.org/officeDocument/2006/relationships/image" Target="media/image225.wmf"/><Relationship Id="rId464" Type="http://schemas.openxmlformats.org/officeDocument/2006/relationships/oleObject" Target="embeddings/oleObject223.bin"/><Relationship Id="rId303" Type="http://schemas.openxmlformats.org/officeDocument/2006/relationships/oleObject" Target="embeddings/oleObject144.bin"/><Relationship Id="rId485" Type="http://schemas.openxmlformats.org/officeDocument/2006/relationships/image" Target="media/image246.wmf"/><Relationship Id="rId42" Type="http://schemas.openxmlformats.org/officeDocument/2006/relationships/image" Target="media/image21.wmf"/><Relationship Id="rId84" Type="http://schemas.openxmlformats.org/officeDocument/2006/relationships/oleObject" Target="embeddings/oleObject37.bin"/><Relationship Id="rId138" Type="http://schemas.openxmlformats.org/officeDocument/2006/relationships/image" Target="media/image70.wmf"/><Relationship Id="rId345" Type="http://schemas.openxmlformats.org/officeDocument/2006/relationships/oleObject" Target="embeddings/oleObject165.bin"/><Relationship Id="rId387" Type="http://schemas.openxmlformats.org/officeDocument/2006/relationships/image" Target="media/image196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47" Type="http://schemas.openxmlformats.org/officeDocument/2006/relationships/oleObject" Target="embeddings/oleObject117.bin"/><Relationship Id="rId412" Type="http://schemas.openxmlformats.org/officeDocument/2006/relationships/image" Target="media/image209.wmf"/><Relationship Id="rId107" Type="http://schemas.openxmlformats.org/officeDocument/2006/relationships/image" Target="media/image54.wmf"/><Relationship Id="rId289" Type="http://schemas.openxmlformats.org/officeDocument/2006/relationships/image" Target="media/image146.wmf"/><Relationship Id="rId454" Type="http://schemas.openxmlformats.org/officeDocument/2006/relationships/oleObject" Target="embeddings/oleObject218.bin"/><Relationship Id="rId496" Type="http://schemas.openxmlformats.org/officeDocument/2006/relationships/oleObject" Target="embeddings/oleObject239.bin"/><Relationship Id="rId11" Type="http://schemas.openxmlformats.org/officeDocument/2006/relationships/oleObject" Target="embeddings/oleObject2.bin"/><Relationship Id="rId53" Type="http://schemas.openxmlformats.org/officeDocument/2006/relationships/image" Target="media/image27.wmf"/><Relationship Id="rId149" Type="http://schemas.openxmlformats.org/officeDocument/2006/relationships/oleObject" Target="embeddings/oleObject68.bin"/><Relationship Id="rId314" Type="http://schemas.openxmlformats.org/officeDocument/2006/relationships/image" Target="media/image159.wmf"/><Relationship Id="rId356" Type="http://schemas.openxmlformats.org/officeDocument/2006/relationships/image" Target="media/image180.wmf"/><Relationship Id="rId398" Type="http://schemas.openxmlformats.org/officeDocument/2006/relationships/image" Target="media/image202.wmf"/><Relationship Id="rId95" Type="http://schemas.openxmlformats.org/officeDocument/2006/relationships/image" Target="media/image48.wmf"/><Relationship Id="rId160" Type="http://schemas.openxmlformats.org/officeDocument/2006/relationships/image" Target="media/image81.wmf"/><Relationship Id="rId216" Type="http://schemas.openxmlformats.org/officeDocument/2006/relationships/image" Target="media/image109.wmf"/><Relationship Id="rId423" Type="http://schemas.openxmlformats.org/officeDocument/2006/relationships/image" Target="media/image215.wmf"/><Relationship Id="rId258" Type="http://schemas.openxmlformats.org/officeDocument/2006/relationships/image" Target="media/image130.wmf"/><Relationship Id="rId465" Type="http://schemas.openxmlformats.org/officeDocument/2006/relationships/image" Target="media/image236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3.bin"/><Relationship Id="rId325" Type="http://schemas.openxmlformats.org/officeDocument/2006/relationships/oleObject" Target="embeddings/oleObject155.bin"/><Relationship Id="rId367" Type="http://schemas.openxmlformats.org/officeDocument/2006/relationships/image" Target="media/image186.wmf"/><Relationship Id="rId171" Type="http://schemas.openxmlformats.org/officeDocument/2006/relationships/oleObject" Target="embeddings/oleObject79.bin"/><Relationship Id="rId227" Type="http://schemas.openxmlformats.org/officeDocument/2006/relationships/oleObject" Target="embeddings/oleObject107.bin"/><Relationship Id="rId269" Type="http://schemas.openxmlformats.org/officeDocument/2006/relationships/oleObject" Target="embeddings/oleObject128.bin"/><Relationship Id="rId434" Type="http://schemas.openxmlformats.org/officeDocument/2006/relationships/oleObject" Target="embeddings/oleObject208.bin"/><Relationship Id="rId476" Type="http://schemas.openxmlformats.org/officeDocument/2006/relationships/oleObject" Target="embeddings/oleObject229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8.bin"/><Relationship Id="rId280" Type="http://schemas.openxmlformats.org/officeDocument/2006/relationships/oleObject" Target="embeddings/oleObject133.bin"/><Relationship Id="rId336" Type="http://schemas.openxmlformats.org/officeDocument/2006/relationships/image" Target="media/image170.wmf"/><Relationship Id="rId501" Type="http://schemas.openxmlformats.org/officeDocument/2006/relationships/image" Target="media/image254.wmf"/><Relationship Id="rId75" Type="http://schemas.openxmlformats.org/officeDocument/2006/relationships/image" Target="media/image38.wmf"/><Relationship Id="rId140" Type="http://schemas.openxmlformats.org/officeDocument/2006/relationships/image" Target="media/image71.wmf"/><Relationship Id="rId182" Type="http://schemas.openxmlformats.org/officeDocument/2006/relationships/image" Target="media/image92.wmf"/><Relationship Id="rId378" Type="http://schemas.openxmlformats.org/officeDocument/2006/relationships/oleObject" Target="embeddings/oleObject181.bin"/><Relationship Id="rId403" Type="http://schemas.openxmlformats.org/officeDocument/2006/relationships/oleObject" Target="embeddings/oleObject193.bin"/><Relationship Id="rId6" Type="http://schemas.openxmlformats.org/officeDocument/2006/relationships/image" Target="media/image1.png"/><Relationship Id="rId238" Type="http://schemas.openxmlformats.org/officeDocument/2006/relationships/image" Target="media/image120.wmf"/><Relationship Id="rId445" Type="http://schemas.openxmlformats.org/officeDocument/2006/relationships/image" Target="media/image226.wmf"/><Relationship Id="rId487" Type="http://schemas.openxmlformats.org/officeDocument/2006/relationships/image" Target="media/image247.wmf"/><Relationship Id="rId291" Type="http://schemas.openxmlformats.org/officeDocument/2006/relationships/image" Target="media/image147.wmf"/><Relationship Id="rId305" Type="http://schemas.openxmlformats.org/officeDocument/2006/relationships/oleObject" Target="embeddings/oleObject145.bin"/><Relationship Id="rId347" Type="http://schemas.openxmlformats.org/officeDocument/2006/relationships/oleObject" Target="embeddings/oleObject166.bin"/><Relationship Id="rId44" Type="http://schemas.openxmlformats.org/officeDocument/2006/relationships/image" Target="media/image22.wmf"/><Relationship Id="rId86" Type="http://schemas.openxmlformats.org/officeDocument/2006/relationships/oleObject" Target="embeddings/oleObject38.bin"/><Relationship Id="rId151" Type="http://schemas.openxmlformats.org/officeDocument/2006/relationships/oleObject" Target="embeddings/oleObject69.bin"/><Relationship Id="rId389" Type="http://schemas.openxmlformats.org/officeDocument/2006/relationships/image" Target="media/image197.png"/><Relationship Id="rId193" Type="http://schemas.openxmlformats.org/officeDocument/2006/relationships/oleObject" Target="embeddings/oleObject90.bin"/><Relationship Id="rId207" Type="http://schemas.openxmlformats.org/officeDocument/2006/relationships/oleObject" Target="embeddings/oleObject97.bin"/><Relationship Id="rId249" Type="http://schemas.openxmlformats.org/officeDocument/2006/relationships/oleObject" Target="embeddings/oleObject118.bin"/><Relationship Id="rId414" Type="http://schemas.openxmlformats.org/officeDocument/2006/relationships/image" Target="media/image210.wmf"/><Relationship Id="rId456" Type="http://schemas.openxmlformats.org/officeDocument/2006/relationships/oleObject" Target="embeddings/oleObject219.bin"/><Relationship Id="rId498" Type="http://schemas.openxmlformats.org/officeDocument/2006/relationships/oleObject" Target="embeddings/oleObject240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5.wmf"/><Relationship Id="rId260" Type="http://schemas.openxmlformats.org/officeDocument/2006/relationships/image" Target="media/image131.wmf"/><Relationship Id="rId316" Type="http://schemas.openxmlformats.org/officeDocument/2006/relationships/image" Target="media/image160.wmf"/><Relationship Id="rId55" Type="http://schemas.openxmlformats.org/officeDocument/2006/relationships/image" Target="media/image28.wmf"/><Relationship Id="rId97" Type="http://schemas.openxmlformats.org/officeDocument/2006/relationships/image" Target="media/image49.wmf"/><Relationship Id="rId120" Type="http://schemas.openxmlformats.org/officeDocument/2006/relationships/oleObject" Target="embeddings/oleObject54.bin"/><Relationship Id="rId358" Type="http://schemas.openxmlformats.org/officeDocument/2006/relationships/image" Target="media/image181.wmf"/><Relationship Id="rId162" Type="http://schemas.openxmlformats.org/officeDocument/2006/relationships/image" Target="media/image82.wmf"/><Relationship Id="rId218" Type="http://schemas.openxmlformats.org/officeDocument/2006/relationships/image" Target="media/image110.wmf"/><Relationship Id="rId425" Type="http://schemas.openxmlformats.org/officeDocument/2006/relationships/image" Target="media/image216.wmf"/><Relationship Id="rId467" Type="http://schemas.openxmlformats.org/officeDocument/2006/relationships/image" Target="media/image237.wmf"/><Relationship Id="rId271" Type="http://schemas.openxmlformats.org/officeDocument/2006/relationships/oleObject" Target="embeddings/oleObject129.bin"/><Relationship Id="rId24" Type="http://schemas.openxmlformats.org/officeDocument/2006/relationships/image" Target="media/image12.wmf"/><Relationship Id="rId66" Type="http://schemas.openxmlformats.org/officeDocument/2006/relationships/oleObject" Target="embeddings/oleObject28.bin"/><Relationship Id="rId131" Type="http://schemas.openxmlformats.org/officeDocument/2006/relationships/oleObject" Target="embeddings/oleObject59.bin"/><Relationship Id="rId327" Type="http://schemas.openxmlformats.org/officeDocument/2006/relationships/oleObject" Target="embeddings/oleObject156.bin"/><Relationship Id="rId369" Type="http://schemas.openxmlformats.org/officeDocument/2006/relationships/image" Target="media/image187.wmf"/><Relationship Id="rId173" Type="http://schemas.openxmlformats.org/officeDocument/2006/relationships/oleObject" Target="embeddings/oleObject80.bin"/><Relationship Id="rId229" Type="http://schemas.openxmlformats.org/officeDocument/2006/relationships/oleObject" Target="embeddings/oleObject108.bin"/><Relationship Id="rId380" Type="http://schemas.openxmlformats.org/officeDocument/2006/relationships/oleObject" Target="embeddings/oleObject182.bin"/><Relationship Id="rId436" Type="http://schemas.openxmlformats.org/officeDocument/2006/relationships/oleObject" Target="embeddings/oleObject209.bin"/><Relationship Id="rId240" Type="http://schemas.openxmlformats.org/officeDocument/2006/relationships/image" Target="media/image121.wmf"/><Relationship Id="rId478" Type="http://schemas.openxmlformats.org/officeDocument/2006/relationships/oleObject" Target="embeddings/oleObject230.bin"/><Relationship Id="rId35" Type="http://schemas.openxmlformats.org/officeDocument/2006/relationships/oleObject" Target="embeddings/oleObject13.bin"/><Relationship Id="rId77" Type="http://schemas.openxmlformats.org/officeDocument/2006/relationships/image" Target="media/image39.wmf"/><Relationship Id="rId100" Type="http://schemas.openxmlformats.org/officeDocument/2006/relationships/oleObject" Target="embeddings/oleObject44.bin"/><Relationship Id="rId282" Type="http://schemas.openxmlformats.org/officeDocument/2006/relationships/oleObject" Target="embeddings/oleObject134.bin"/><Relationship Id="rId338" Type="http://schemas.openxmlformats.org/officeDocument/2006/relationships/image" Target="media/image171.wmf"/><Relationship Id="rId503" Type="http://schemas.openxmlformats.org/officeDocument/2006/relationships/footer" Target="footer1.xml"/><Relationship Id="rId8" Type="http://schemas.openxmlformats.org/officeDocument/2006/relationships/image" Target="media/image3.wmf"/><Relationship Id="rId142" Type="http://schemas.openxmlformats.org/officeDocument/2006/relationships/image" Target="media/image72.wmf"/><Relationship Id="rId184" Type="http://schemas.openxmlformats.org/officeDocument/2006/relationships/image" Target="media/image93.wmf"/><Relationship Id="rId391" Type="http://schemas.openxmlformats.org/officeDocument/2006/relationships/oleObject" Target="embeddings/oleObject187.bin"/><Relationship Id="rId405" Type="http://schemas.openxmlformats.org/officeDocument/2006/relationships/oleObject" Target="embeddings/oleObject194.bin"/><Relationship Id="rId447" Type="http://schemas.openxmlformats.org/officeDocument/2006/relationships/image" Target="media/image227.wmf"/><Relationship Id="rId251" Type="http://schemas.openxmlformats.org/officeDocument/2006/relationships/oleObject" Target="embeddings/oleObject119.bin"/><Relationship Id="rId489" Type="http://schemas.openxmlformats.org/officeDocument/2006/relationships/image" Target="media/image248.wmf"/><Relationship Id="rId46" Type="http://schemas.openxmlformats.org/officeDocument/2006/relationships/image" Target="media/image23.wmf"/><Relationship Id="rId293" Type="http://schemas.openxmlformats.org/officeDocument/2006/relationships/image" Target="media/image148.wmf"/><Relationship Id="rId307" Type="http://schemas.openxmlformats.org/officeDocument/2006/relationships/oleObject" Target="embeddings/oleObject146.bin"/><Relationship Id="rId349" Type="http://schemas.openxmlformats.org/officeDocument/2006/relationships/oleObject" Target="embeddings/oleObject167.bin"/><Relationship Id="rId88" Type="http://schemas.microsoft.com/office/2007/relationships/hdphoto" Target="media/hdphoto1.wdp"/><Relationship Id="rId111" Type="http://schemas.openxmlformats.org/officeDocument/2006/relationships/image" Target="media/image56.wmf"/><Relationship Id="rId153" Type="http://schemas.openxmlformats.org/officeDocument/2006/relationships/oleObject" Target="embeddings/oleObject70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360" Type="http://schemas.openxmlformats.org/officeDocument/2006/relationships/image" Target="media/image182.wmf"/><Relationship Id="rId416" Type="http://schemas.openxmlformats.org/officeDocument/2006/relationships/image" Target="media/image211.png"/><Relationship Id="rId220" Type="http://schemas.openxmlformats.org/officeDocument/2006/relationships/image" Target="media/image111.wmf"/><Relationship Id="rId458" Type="http://schemas.openxmlformats.org/officeDocument/2006/relationships/oleObject" Target="embeddings/oleObject220.bin"/><Relationship Id="rId15" Type="http://schemas.openxmlformats.org/officeDocument/2006/relationships/image" Target="media/image7.wmf"/><Relationship Id="rId57" Type="http://schemas.openxmlformats.org/officeDocument/2006/relationships/image" Target="media/image29.wmf"/><Relationship Id="rId262" Type="http://schemas.openxmlformats.org/officeDocument/2006/relationships/image" Target="media/image132.wmf"/><Relationship Id="rId318" Type="http://schemas.openxmlformats.org/officeDocument/2006/relationships/image" Target="media/image161.wmf"/><Relationship Id="rId99" Type="http://schemas.openxmlformats.org/officeDocument/2006/relationships/image" Target="media/image50.wmf"/><Relationship Id="rId122" Type="http://schemas.openxmlformats.org/officeDocument/2006/relationships/oleObject" Target="embeddings/oleObject55.bin"/><Relationship Id="rId164" Type="http://schemas.openxmlformats.org/officeDocument/2006/relationships/image" Target="media/image83.wmf"/><Relationship Id="rId371" Type="http://schemas.openxmlformats.org/officeDocument/2006/relationships/image" Target="media/image188.wmf"/><Relationship Id="rId427" Type="http://schemas.openxmlformats.org/officeDocument/2006/relationships/image" Target="media/image217.wmf"/><Relationship Id="rId469" Type="http://schemas.openxmlformats.org/officeDocument/2006/relationships/image" Target="media/image238.wmf"/><Relationship Id="rId26" Type="http://schemas.openxmlformats.org/officeDocument/2006/relationships/image" Target="media/image13.wmf"/><Relationship Id="rId231" Type="http://schemas.openxmlformats.org/officeDocument/2006/relationships/oleObject" Target="embeddings/oleObject109.bin"/><Relationship Id="rId273" Type="http://schemas.openxmlformats.org/officeDocument/2006/relationships/oleObject" Target="embeddings/oleObject130.bin"/><Relationship Id="rId329" Type="http://schemas.openxmlformats.org/officeDocument/2006/relationships/oleObject" Target="embeddings/oleObject157.bin"/><Relationship Id="rId480" Type="http://schemas.openxmlformats.org/officeDocument/2006/relationships/oleObject" Target="embeddings/oleObject231.bin"/><Relationship Id="rId68" Type="http://schemas.openxmlformats.org/officeDocument/2006/relationships/oleObject" Target="embeddings/oleObject29.bin"/><Relationship Id="rId133" Type="http://schemas.openxmlformats.org/officeDocument/2006/relationships/oleObject" Target="embeddings/oleObject60.bin"/><Relationship Id="rId175" Type="http://schemas.openxmlformats.org/officeDocument/2006/relationships/oleObject" Target="embeddings/oleObject81.bin"/><Relationship Id="rId340" Type="http://schemas.openxmlformats.org/officeDocument/2006/relationships/image" Target="media/image172.wmf"/><Relationship Id="rId200" Type="http://schemas.openxmlformats.org/officeDocument/2006/relationships/image" Target="media/image101.wmf"/><Relationship Id="rId382" Type="http://schemas.openxmlformats.org/officeDocument/2006/relationships/oleObject" Target="embeddings/oleObject183.bin"/><Relationship Id="rId438" Type="http://schemas.openxmlformats.org/officeDocument/2006/relationships/oleObject" Target="embeddings/oleObject210.bin"/><Relationship Id="rId242" Type="http://schemas.openxmlformats.org/officeDocument/2006/relationships/image" Target="media/image122.wmf"/><Relationship Id="rId284" Type="http://schemas.openxmlformats.org/officeDocument/2006/relationships/oleObject" Target="embeddings/oleObject135.bin"/><Relationship Id="rId491" Type="http://schemas.openxmlformats.org/officeDocument/2006/relationships/image" Target="media/image249.wmf"/><Relationship Id="rId505" Type="http://schemas.microsoft.com/office/2011/relationships/people" Target="people.xml"/><Relationship Id="rId37" Type="http://schemas.openxmlformats.org/officeDocument/2006/relationships/oleObject" Target="embeddings/oleObject14.bin"/><Relationship Id="rId79" Type="http://schemas.openxmlformats.org/officeDocument/2006/relationships/image" Target="media/image40.wmf"/><Relationship Id="rId102" Type="http://schemas.openxmlformats.org/officeDocument/2006/relationships/oleObject" Target="embeddings/oleObject45.bin"/><Relationship Id="rId144" Type="http://schemas.openxmlformats.org/officeDocument/2006/relationships/image" Target="media/image73.wmf"/><Relationship Id="rId90" Type="http://schemas.openxmlformats.org/officeDocument/2006/relationships/oleObject" Target="embeddings/oleObject39.bin"/><Relationship Id="rId186" Type="http://schemas.openxmlformats.org/officeDocument/2006/relationships/image" Target="media/image94.wmf"/><Relationship Id="rId351" Type="http://schemas.openxmlformats.org/officeDocument/2006/relationships/oleObject" Target="embeddings/oleObject168.bin"/><Relationship Id="rId393" Type="http://schemas.openxmlformats.org/officeDocument/2006/relationships/oleObject" Target="embeddings/oleObject188.bin"/><Relationship Id="rId407" Type="http://schemas.openxmlformats.org/officeDocument/2006/relationships/oleObject" Target="embeddings/oleObject195.bin"/><Relationship Id="rId449" Type="http://schemas.openxmlformats.org/officeDocument/2006/relationships/image" Target="media/image228.wmf"/><Relationship Id="rId211" Type="http://schemas.openxmlformats.org/officeDocument/2006/relationships/oleObject" Target="embeddings/oleObject99.bin"/><Relationship Id="rId253" Type="http://schemas.openxmlformats.org/officeDocument/2006/relationships/oleObject" Target="embeddings/oleObject120.bin"/><Relationship Id="rId295" Type="http://schemas.openxmlformats.org/officeDocument/2006/relationships/image" Target="media/image149.wmf"/><Relationship Id="rId309" Type="http://schemas.openxmlformats.org/officeDocument/2006/relationships/oleObject" Target="embeddings/oleObject147.bin"/><Relationship Id="rId460" Type="http://schemas.openxmlformats.org/officeDocument/2006/relationships/oleObject" Target="embeddings/oleObject221.bin"/><Relationship Id="rId48" Type="http://schemas.openxmlformats.org/officeDocument/2006/relationships/image" Target="media/image24.wmf"/><Relationship Id="rId113" Type="http://schemas.openxmlformats.org/officeDocument/2006/relationships/image" Target="media/image57.wmf"/><Relationship Id="rId320" Type="http://schemas.openxmlformats.org/officeDocument/2006/relationships/image" Target="media/image162.wmf"/><Relationship Id="rId155" Type="http://schemas.openxmlformats.org/officeDocument/2006/relationships/oleObject" Target="embeddings/oleObject71.bin"/><Relationship Id="rId197" Type="http://schemas.openxmlformats.org/officeDocument/2006/relationships/oleObject" Target="embeddings/oleObject92.bin"/><Relationship Id="rId362" Type="http://schemas.openxmlformats.org/officeDocument/2006/relationships/image" Target="media/image183.wmf"/><Relationship Id="rId418" Type="http://schemas.openxmlformats.org/officeDocument/2006/relationships/oleObject" Target="embeddings/oleObject200.bin"/><Relationship Id="rId222" Type="http://schemas.openxmlformats.org/officeDocument/2006/relationships/image" Target="media/image112.wmf"/><Relationship Id="rId264" Type="http://schemas.openxmlformats.org/officeDocument/2006/relationships/image" Target="media/image133.wmf"/><Relationship Id="rId471" Type="http://schemas.openxmlformats.org/officeDocument/2006/relationships/image" Target="media/image239.wmf"/><Relationship Id="rId17" Type="http://schemas.openxmlformats.org/officeDocument/2006/relationships/image" Target="media/image8.wmf"/><Relationship Id="rId59" Type="http://schemas.openxmlformats.org/officeDocument/2006/relationships/image" Target="media/image30.wmf"/><Relationship Id="rId124" Type="http://schemas.openxmlformats.org/officeDocument/2006/relationships/oleObject" Target="embeddings/oleObject56.bin"/><Relationship Id="rId70" Type="http://schemas.openxmlformats.org/officeDocument/2006/relationships/oleObject" Target="embeddings/oleObject30.bin"/><Relationship Id="rId166" Type="http://schemas.openxmlformats.org/officeDocument/2006/relationships/image" Target="media/image84.wmf"/><Relationship Id="rId331" Type="http://schemas.openxmlformats.org/officeDocument/2006/relationships/oleObject" Target="embeddings/oleObject158.bin"/><Relationship Id="rId373" Type="http://schemas.openxmlformats.org/officeDocument/2006/relationships/image" Target="media/image189.wmf"/><Relationship Id="rId429" Type="http://schemas.openxmlformats.org/officeDocument/2006/relationships/image" Target="media/image218.wmf"/><Relationship Id="rId1" Type="http://schemas.openxmlformats.org/officeDocument/2006/relationships/styles" Target="styles.xml"/><Relationship Id="rId233" Type="http://schemas.openxmlformats.org/officeDocument/2006/relationships/oleObject" Target="embeddings/oleObject110.bin"/><Relationship Id="rId440" Type="http://schemas.openxmlformats.org/officeDocument/2006/relationships/oleObject" Target="embeddings/oleObject211.bin"/><Relationship Id="rId28" Type="http://schemas.openxmlformats.org/officeDocument/2006/relationships/image" Target="media/image14.wmf"/><Relationship Id="rId275" Type="http://schemas.openxmlformats.org/officeDocument/2006/relationships/oleObject" Target="embeddings/oleObject131.bin"/><Relationship Id="rId300" Type="http://schemas.openxmlformats.org/officeDocument/2006/relationships/image" Target="media/image152.wmf"/><Relationship Id="rId482" Type="http://schemas.openxmlformats.org/officeDocument/2006/relationships/oleObject" Target="embeddings/oleObject232.bin"/><Relationship Id="rId81" Type="http://schemas.openxmlformats.org/officeDocument/2006/relationships/image" Target="media/image41.wmf"/><Relationship Id="rId135" Type="http://schemas.openxmlformats.org/officeDocument/2006/relationships/oleObject" Target="embeddings/oleObject61.bin"/><Relationship Id="rId177" Type="http://schemas.openxmlformats.org/officeDocument/2006/relationships/oleObject" Target="embeddings/oleObject82.bin"/><Relationship Id="rId342" Type="http://schemas.openxmlformats.org/officeDocument/2006/relationships/image" Target="media/image173.wmf"/><Relationship Id="rId384" Type="http://schemas.openxmlformats.org/officeDocument/2006/relationships/oleObject" Target="embeddings/oleObject184.bin"/><Relationship Id="rId202" Type="http://schemas.openxmlformats.org/officeDocument/2006/relationships/image" Target="media/image102.wmf"/><Relationship Id="rId244" Type="http://schemas.openxmlformats.org/officeDocument/2006/relationships/image" Target="media/image123.wmf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36.bin"/><Relationship Id="rId451" Type="http://schemas.openxmlformats.org/officeDocument/2006/relationships/image" Target="media/image229.wmf"/><Relationship Id="rId493" Type="http://schemas.openxmlformats.org/officeDocument/2006/relationships/image" Target="media/image250.wmf"/><Relationship Id="rId50" Type="http://schemas.openxmlformats.org/officeDocument/2006/relationships/image" Target="media/image25.png"/><Relationship Id="rId104" Type="http://schemas.openxmlformats.org/officeDocument/2006/relationships/oleObject" Target="embeddings/oleObject46.bin"/><Relationship Id="rId146" Type="http://schemas.openxmlformats.org/officeDocument/2006/relationships/image" Target="media/image74.wmf"/><Relationship Id="rId188" Type="http://schemas.openxmlformats.org/officeDocument/2006/relationships/image" Target="media/image95.wmf"/><Relationship Id="rId311" Type="http://schemas.openxmlformats.org/officeDocument/2006/relationships/oleObject" Target="embeddings/oleObject148.bin"/><Relationship Id="rId353" Type="http://schemas.openxmlformats.org/officeDocument/2006/relationships/oleObject" Target="embeddings/oleObject169.bin"/><Relationship Id="rId395" Type="http://schemas.openxmlformats.org/officeDocument/2006/relationships/oleObject" Target="embeddings/oleObject189.bin"/><Relationship Id="rId409" Type="http://schemas.openxmlformats.org/officeDocument/2006/relationships/oleObject" Target="embeddings/oleObject196.bin"/><Relationship Id="rId92" Type="http://schemas.openxmlformats.org/officeDocument/2006/relationships/oleObject" Target="embeddings/oleObject40.bin"/><Relationship Id="rId213" Type="http://schemas.openxmlformats.org/officeDocument/2006/relationships/oleObject" Target="embeddings/oleObject100.bin"/><Relationship Id="rId420" Type="http://schemas.openxmlformats.org/officeDocument/2006/relationships/oleObject" Target="embeddings/oleObject201.bin"/><Relationship Id="rId255" Type="http://schemas.openxmlformats.org/officeDocument/2006/relationships/oleObject" Target="embeddings/oleObject121.bin"/><Relationship Id="rId297" Type="http://schemas.openxmlformats.org/officeDocument/2006/relationships/image" Target="media/image150.png"/><Relationship Id="rId462" Type="http://schemas.openxmlformats.org/officeDocument/2006/relationships/oleObject" Target="embeddings/oleObject222.bin"/><Relationship Id="rId115" Type="http://schemas.openxmlformats.org/officeDocument/2006/relationships/image" Target="media/image58.wmf"/><Relationship Id="rId157" Type="http://schemas.openxmlformats.org/officeDocument/2006/relationships/oleObject" Target="embeddings/oleObject72.bin"/><Relationship Id="rId322" Type="http://schemas.openxmlformats.org/officeDocument/2006/relationships/image" Target="media/image163.wmf"/><Relationship Id="rId364" Type="http://schemas.openxmlformats.org/officeDocument/2006/relationships/image" Target="media/image184.png"/><Relationship Id="rId61" Type="http://schemas.openxmlformats.org/officeDocument/2006/relationships/image" Target="media/image31.wmf"/><Relationship Id="rId199" Type="http://schemas.openxmlformats.org/officeDocument/2006/relationships/oleObject" Target="embeddings/oleObject93.bin"/><Relationship Id="rId19" Type="http://schemas.openxmlformats.org/officeDocument/2006/relationships/image" Target="media/image9.wmf"/><Relationship Id="rId224" Type="http://schemas.openxmlformats.org/officeDocument/2006/relationships/image" Target="media/image113.wmf"/><Relationship Id="rId266" Type="http://schemas.openxmlformats.org/officeDocument/2006/relationships/image" Target="media/image134.wmf"/><Relationship Id="rId431" Type="http://schemas.openxmlformats.org/officeDocument/2006/relationships/image" Target="media/image219.wmf"/><Relationship Id="rId473" Type="http://schemas.openxmlformats.org/officeDocument/2006/relationships/image" Target="media/image240.wmf"/><Relationship Id="rId30" Type="http://schemas.openxmlformats.org/officeDocument/2006/relationships/image" Target="media/image15.wmf"/><Relationship Id="rId126" Type="http://schemas.openxmlformats.org/officeDocument/2006/relationships/oleObject" Target="embeddings/oleObject57.bin"/><Relationship Id="rId168" Type="http://schemas.openxmlformats.org/officeDocument/2006/relationships/image" Target="media/image85.wmf"/><Relationship Id="rId333" Type="http://schemas.openxmlformats.org/officeDocument/2006/relationships/oleObject" Target="embeddings/oleObject159.bin"/><Relationship Id="rId72" Type="http://schemas.openxmlformats.org/officeDocument/2006/relationships/oleObject" Target="embeddings/oleObject31.bin"/><Relationship Id="rId375" Type="http://schemas.openxmlformats.org/officeDocument/2006/relationships/image" Target="media/image190.wmf"/><Relationship Id="rId3" Type="http://schemas.openxmlformats.org/officeDocument/2006/relationships/webSettings" Target="webSettings.xml"/><Relationship Id="rId235" Type="http://schemas.openxmlformats.org/officeDocument/2006/relationships/oleObject" Target="embeddings/oleObject111.bin"/><Relationship Id="rId277" Type="http://schemas.openxmlformats.org/officeDocument/2006/relationships/oleObject" Target="embeddings/oleObject132.bin"/><Relationship Id="rId400" Type="http://schemas.openxmlformats.org/officeDocument/2006/relationships/image" Target="media/image203.wmf"/><Relationship Id="rId442" Type="http://schemas.openxmlformats.org/officeDocument/2006/relationships/oleObject" Target="embeddings/oleObject212.bin"/><Relationship Id="rId484" Type="http://schemas.openxmlformats.org/officeDocument/2006/relationships/oleObject" Target="embeddings/oleObject233.bin"/><Relationship Id="rId137" Type="http://schemas.openxmlformats.org/officeDocument/2006/relationships/oleObject" Target="embeddings/oleObject62.bin"/><Relationship Id="rId302" Type="http://schemas.openxmlformats.org/officeDocument/2006/relationships/image" Target="media/image153.wmf"/><Relationship Id="rId344" Type="http://schemas.openxmlformats.org/officeDocument/2006/relationships/image" Target="media/image174.wmf"/><Relationship Id="rId41" Type="http://schemas.openxmlformats.org/officeDocument/2006/relationships/oleObject" Target="embeddings/oleObject16.bin"/><Relationship Id="rId83" Type="http://schemas.openxmlformats.org/officeDocument/2006/relationships/image" Target="media/image42.wmf"/><Relationship Id="rId179" Type="http://schemas.openxmlformats.org/officeDocument/2006/relationships/oleObject" Target="embeddings/oleObject83.bin"/><Relationship Id="rId386" Type="http://schemas.openxmlformats.org/officeDocument/2006/relationships/oleObject" Target="embeddings/oleObject185.bin"/><Relationship Id="rId190" Type="http://schemas.openxmlformats.org/officeDocument/2006/relationships/image" Target="media/image96.wmf"/><Relationship Id="rId204" Type="http://schemas.openxmlformats.org/officeDocument/2006/relationships/image" Target="media/image103.wmf"/><Relationship Id="rId246" Type="http://schemas.openxmlformats.org/officeDocument/2006/relationships/image" Target="media/image124.wmf"/><Relationship Id="rId288" Type="http://schemas.openxmlformats.org/officeDocument/2006/relationships/oleObject" Target="embeddings/oleObject137.bin"/><Relationship Id="rId411" Type="http://schemas.openxmlformats.org/officeDocument/2006/relationships/oleObject" Target="embeddings/oleObject197.bin"/><Relationship Id="rId453" Type="http://schemas.openxmlformats.org/officeDocument/2006/relationships/image" Target="media/image230.wmf"/><Relationship Id="rId106" Type="http://schemas.openxmlformats.org/officeDocument/2006/relationships/oleObject" Target="embeddings/oleObject47.bin"/><Relationship Id="rId313" Type="http://schemas.openxmlformats.org/officeDocument/2006/relationships/oleObject" Target="embeddings/oleObject149.bin"/><Relationship Id="rId495" Type="http://schemas.openxmlformats.org/officeDocument/2006/relationships/image" Target="media/image251.wmf"/><Relationship Id="rId10" Type="http://schemas.openxmlformats.org/officeDocument/2006/relationships/image" Target="media/image4.wmf"/><Relationship Id="rId52" Type="http://schemas.openxmlformats.org/officeDocument/2006/relationships/oleObject" Target="embeddings/oleObject21.bin"/><Relationship Id="rId94" Type="http://schemas.openxmlformats.org/officeDocument/2006/relationships/oleObject" Target="embeddings/oleObject41.bin"/><Relationship Id="rId148" Type="http://schemas.openxmlformats.org/officeDocument/2006/relationships/image" Target="media/image75.wmf"/><Relationship Id="rId355" Type="http://schemas.openxmlformats.org/officeDocument/2006/relationships/oleObject" Target="embeddings/oleObject170.bin"/><Relationship Id="rId397" Type="http://schemas.openxmlformats.org/officeDocument/2006/relationships/oleObject" Target="embeddings/oleObject19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11</Pages>
  <Words>1653</Words>
  <Characters>9424</Characters>
  <Application>Microsoft Office Word</Application>
  <DocSecurity>0</DocSecurity>
  <Lines>78</Lines>
  <Paragraphs>22</Paragraphs>
  <ScaleCrop>false</ScaleCrop>
  <Company>Asus</Company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shunhui luo</cp:lastModifiedBy>
  <cp:revision>55</cp:revision>
  <cp:lastPrinted>2021-08-28T11:48:00Z</cp:lastPrinted>
  <dcterms:created xsi:type="dcterms:W3CDTF">2021-10-07T02:47:00Z</dcterms:created>
  <dcterms:modified xsi:type="dcterms:W3CDTF">2023-11-03T09:35:00Z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
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ind w:firstLine="560" w:firstLineChars="200"/>
        <w:jc w:val="center"/>
        <w:rPr>
          <w:rStyle w:val="14"/>
          <w:rFonts w:ascii="仿宋" w:hAnsi="仿宋" w:eastAsia="仿宋" w:cs="仿宋"/>
          <w:i w:val="0"/>
          <w:color w:val="000000" w:themeColor="text1"/>
          <w:sz w:val="28"/>
          <w:szCs w:val="28"/>
        </w:rPr>
      </w:pPr>
      <w:bookmarkStart w:id="0" w:name="_Hlk75089952"/>
      <w:bookmarkEnd w:id="0"/>
      <w:bookmarkStart w:id="1" w:name="_Hlk61452383"/>
      <w:r>
        <w:rPr>
          <w:rStyle w:val="14"/>
          <w:rFonts w:hint="eastAsia" w:ascii="仿宋" w:hAnsi="仿宋" w:eastAsia="仿宋" w:cs="仿宋"/>
          <w:i w:val="0"/>
          <w:color w:val="000000" w:themeColor="text1"/>
          <w:sz w:val="28"/>
          <w:szCs w:val="28"/>
        </w:rPr>
        <w:t>第</w:t>
      </w:r>
      <w:r>
        <w:rPr>
          <w:rStyle w:val="14"/>
          <w:rFonts w:hint="eastAsia" w:ascii="Times New Roman" w:hAnsi="Times New Roman" w:eastAsia="仿宋" w:cs="Times New Roman"/>
          <w:i w:val="0"/>
          <w:color w:val="000000" w:themeColor="text1"/>
          <w:sz w:val="28"/>
          <w:szCs w:val="28"/>
        </w:rPr>
        <w:t>0</w:t>
      </w:r>
      <w:r>
        <w:rPr>
          <w:rStyle w:val="14"/>
          <w:rFonts w:ascii="Times New Roman" w:hAnsi="Times New Roman" w:eastAsia="仿宋" w:cs="Times New Roman"/>
          <w:i w:val="0"/>
          <w:color w:val="000000" w:themeColor="text1"/>
          <w:sz w:val="28"/>
          <w:szCs w:val="28"/>
        </w:rPr>
        <w:t>4</w:t>
      </w:r>
      <w:r>
        <w:rPr>
          <w:rStyle w:val="14"/>
          <w:rFonts w:hint="eastAsia" w:ascii="仿宋" w:hAnsi="仿宋" w:eastAsia="仿宋" w:cs="仿宋"/>
          <w:i w:val="0"/>
          <w:color w:val="000000" w:themeColor="text1"/>
          <w:sz w:val="28"/>
          <w:szCs w:val="28"/>
        </w:rPr>
        <w:t>课时</w:t>
      </w:r>
    </w:p>
    <w:p>
      <w:pPr>
        <w:tabs>
          <w:tab w:val="left" w:pos="420"/>
        </w:tabs>
        <w:adjustRightInd w:val="0"/>
        <w:snapToGrid w:val="0"/>
        <w:spacing w:line="312" w:lineRule="auto"/>
        <w:ind w:firstLine="560" w:firstLineChars="200"/>
        <w:jc w:val="center"/>
        <w:rPr>
          <w:rStyle w:val="14"/>
          <w:rFonts w:ascii="仿宋" w:hAnsi="仿宋" w:eastAsia="仿宋" w:cs="仿宋"/>
          <w:i w:val="0"/>
          <w:sz w:val="28"/>
          <w:szCs w:val="28"/>
        </w:rPr>
      </w:pPr>
      <w:r>
        <w:rPr>
          <w:rStyle w:val="14"/>
          <w:rFonts w:ascii="Times New Roman" w:hAnsi="Times New Roman" w:eastAsia="仿宋" w:cs="Times New Roman"/>
          <w:i w:val="0"/>
          <w:sz w:val="28"/>
          <w:szCs w:val="28"/>
        </w:rPr>
        <w:t>2</w:t>
      </w:r>
      <w:r>
        <w:rPr>
          <w:rStyle w:val="14"/>
          <w:rFonts w:hint="eastAsia" w:ascii="仿宋" w:hAnsi="仿宋" w:eastAsia="仿宋" w:cs="仿宋"/>
          <w:i w:val="0"/>
          <w:sz w:val="28"/>
          <w:szCs w:val="28"/>
        </w:rPr>
        <w:t>.</w:t>
      </w:r>
      <w:r>
        <w:rPr>
          <w:rStyle w:val="14"/>
          <w:rFonts w:ascii="Times New Roman" w:hAnsi="Times New Roman" w:eastAsia="仿宋" w:cs="Times New Roman"/>
          <w:i w:val="0"/>
          <w:sz w:val="28"/>
          <w:szCs w:val="28"/>
        </w:rPr>
        <w:t>1</w:t>
      </w:r>
      <w:r>
        <w:rPr>
          <w:rStyle w:val="14"/>
          <w:rFonts w:hint="eastAsia" w:ascii="仿宋" w:hAnsi="仿宋" w:eastAsia="仿宋" w:cs="仿宋"/>
          <w:i w:val="0"/>
          <w:sz w:val="28"/>
          <w:szCs w:val="28"/>
        </w:rPr>
        <w:t>圆（</w:t>
      </w:r>
      <w:r>
        <w:rPr>
          <w:rStyle w:val="14"/>
          <w:rFonts w:ascii="Times New Roman" w:hAnsi="Times New Roman" w:eastAsia="仿宋" w:cs="Times New Roman"/>
          <w:i w:val="0"/>
          <w:sz w:val="28"/>
          <w:szCs w:val="28"/>
        </w:rPr>
        <w:t>4</w:t>
      </w:r>
      <w:r>
        <w:rPr>
          <w:rStyle w:val="14"/>
          <w:rFonts w:hint="eastAsia" w:ascii="仿宋" w:hAnsi="仿宋" w:eastAsia="仿宋" w:cs="仿宋"/>
          <w:i w:val="0"/>
          <w:sz w:val="28"/>
          <w:szCs w:val="28"/>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【教学内容分析】</w:t>
      </w:r>
    </w:p>
    <w:p>
      <w:pPr>
        <w:adjustRightInd w:val="0"/>
        <w:snapToGrid w:val="0"/>
        <w:spacing w:line="312" w:lineRule="auto"/>
        <w:ind w:firstLine="480" w:firstLineChars="200"/>
        <w:rPr>
          <w:rFonts w:ascii="仿宋" w:hAnsi="仿宋" w:eastAsia="仿宋" w:cs="仿宋"/>
          <w:color w:val="222222"/>
          <w:kern w:val="0"/>
          <w:sz w:val="24"/>
          <w:szCs w:val="24"/>
        </w:rPr>
      </w:pPr>
      <w:r>
        <w:rPr>
          <w:rFonts w:hint="eastAsia" w:ascii="仿宋" w:hAnsi="仿宋" w:eastAsia="仿宋" w:cs="仿宋"/>
          <w:sz w:val="24"/>
          <w:szCs w:val="24"/>
        </w:rPr>
        <w:t>本节课是上教版普通高中教科书数学选择性必修第一册第二章第一节圆的第四课时．在初中阶段，</w:t>
      </w:r>
      <w:r>
        <w:rPr>
          <w:rFonts w:hint="eastAsia" w:ascii="仿宋" w:hAnsi="仿宋" w:eastAsia="仿宋" w:cs="仿宋"/>
          <w:kern w:val="0"/>
          <w:sz w:val="24"/>
          <w:szCs w:val="24"/>
        </w:rPr>
        <w:t>学生对圆的知识已有相对深入的了解，本节要学习的圆与圆的位置关系在平面几何中就有相应的论述．</w:t>
      </w:r>
      <w:r>
        <w:rPr>
          <w:rFonts w:hint="eastAsia" w:ascii="仿宋" w:hAnsi="仿宋" w:eastAsia="仿宋" w:cs="Times New Roman"/>
          <w:sz w:val="24"/>
          <w:szCs w:val="24"/>
        </w:rPr>
        <w:t>通过日常生活中的事例，学生也能对两个或多个圆之间的位置关系有所体会</w:t>
      </w:r>
      <w:r>
        <w:rPr>
          <w:rFonts w:hint="eastAsia" w:ascii="仿宋" w:hAnsi="仿宋" w:eastAsia="仿宋" w:cs="仿宋"/>
          <w:kern w:val="0"/>
          <w:sz w:val="24"/>
          <w:szCs w:val="24"/>
        </w:rPr>
        <w:t>．</w:t>
      </w:r>
      <w:r>
        <w:rPr>
          <w:rFonts w:hint="eastAsia" w:ascii="仿宋" w:hAnsi="仿宋" w:eastAsia="仿宋" w:cs="仿宋"/>
          <w:color w:val="000000"/>
          <w:kern w:val="0"/>
          <w:sz w:val="24"/>
          <w:szCs w:val="24"/>
        </w:rPr>
        <w:t>这节课</w:t>
      </w:r>
      <w:r>
        <w:rPr>
          <w:rFonts w:hint="eastAsia" w:ascii="仿宋" w:hAnsi="仿宋" w:eastAsia="仿宋" w:cs="仿宋"/>
          <w:color w:val="222222"/>
          <w:kern w:val="0"/>
          <w:sz w:val="24"/>
          <w:szCs w:val="24"/>
        </w:rPr>
        <w:t>在已经掌握直线与圆的位置关系的基础上，进一步研究圆与圆的位置关系．</w:t>
      </w:r>
    </w:p>
    <w:p>
      <w:pPr>
        <w:adjustRightInd w:val="0"/>
        <w:snapToGrid w:val="0"/>
        <w:spacing w:line="312" w:lineRule="auto"/>
        <w:ind w:firstLine="480" w:firstLineChars="200"/>
        <w:rPr>
          <w:rFonts w:ascii="仿宋" w:hAnsi="仿宋" w:eastAsia="仿宋" w:cs="仿宋"/>
          <w:color w:val="222222"/>
          <w:kern w:val="0"/>
          <w:sz w:val="24"/>
          <w:szCs w:val="24"/>
        </w:rPr>
      </w:pPr>
      <w:r>
        <w:rPr>
          <w:rFonts w:hint="eastAsia" w:ascii="仿宋" w:hAnsi="仿宋" w:eastAsia="仿宋" w:cs="仿宋"/>
          <w:color w:val="222222"/>
          <w:kern w:val="0"/>
          <w:sz w:val="24"/>
          <w:szCs w:val="24"/>
        </w:rPr>
        <w:t>借助两个圆的方程，理解两种判断圆与圆位置关系的方法，并能对判定方法和两圆的位置关系进行简单应用，进一步体会化归思想、数形结合思想，提高用代数方法解决几何问题的能力，为以后学习圆锥曲线的知识打下基础．</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【教学目标设置】</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1</w:t>
      </w:r>
      <w:bookmarkStart w:id="2" w:name="_Hlk95673711"/>
      <w:r>
        <w:rPr>
          <w:rFonts w:hint="eastAsia" w:ascii="仿宋" w:hAnsi="仿宋" w:eastAsia="仿宋" w:cs="仿宋"/>
          <w:color w:val="000000" w:themeColor="text1"/>
          <w:sz w:val="24"/>
          <w:szCs w:val="24"/>
        </w:rPr>
        <w:t>．</w:t>
      </w:r>
      <w:r>
        <w:rPr>
          <w:rFonts w:hint="eastAsia" w:ascii="仿宋" w:hAnsi="仿宋" w:eastAsia="仿宋" w:cs="Times New Roman"/>
          <w:sz w:val="24"/>
          <w:szCs w:val="24"/>
        </w:rPr>
        <w:t>经历圆与圆的位置关系的判断方法的探究，感悟几何性质代数化的特</w:t>
      </w:r>
      <w:bookmarkEnd w:id="2"/>
      <w:r>
        <w:rPr>
          <w:rFonts w:hint="eastAsia" w:ascii="仿宋" w:hAnsi="仿宋" w:eastAsia="仿宋" w:cs="Times New Roman"/>
          <w:sz w:val="24"/>
          <w:szCs w:val="24"/>
        </w:rPr>
        <w:t>点</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仿宋"/>
          <w:color w:val="000000" w:themeColor="text1"/>
          <w:sz w:val="24"/>
          <w:szCs w:val="24"/>
        </w:rPr>
        <w:t>．</w:t>
      </w:r>
      <w:r>
        <w:rPr>
          <w:rFonts w:hint="eastAsia" w:ascii="仿宋" w:hAnsi="仿宋" w:eastAsia="仿宋" w:cs="Times New Roman"/>
          <w:sz w:val="24"/>
          <w:szCs w:val="24"/>
        </w:rPr>
        <w:t>在问题情境中，能根据不同的需要选择恰当的方法研究圆与圆的位置关系，进一步体会运用方程研究曲线位置关系的思想方法</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【教学重点与学习难点】</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教学重点：</w:t>
      </w:r>
      <w:r>
        <w:rPr>
          <w:rFonts w:hint="eastAsia" w:ascii="仿宋" w:hAnsi="仿宋" w:eastAsia="仿宋" w:cs="仿宋"/>
          <w:sz w:val="24"/>
          <w:szCs w:val="24"/>
        </w:rPr>
        <w:t>圆与圆的位置关系的判断与应用</w:t>
      </w:r>
      <w:r>
        <w:rPr>
          <w:rFonts w:hint="eastAsia" w:ascii="仿宋" w:hAnsi="仿宋" w:eastAsia="仿宋" w:cs="仿宋"/>
          <w:color w:val="000000" w:themeColor="text1"/>
          <w:sz w:val="24"/>
          <w:szCs w:val="24"/>
        </w:rPr>
        <w:t>．</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学习难点：理解</w:t>
      </w:r>
      <w:r>
        <w:rPr>
          <w:rFonts w:hint="eastAsia" w:ascii="仿宋" w:hAnsi="仿宋" w:eastAsia="仿宋" w:cs="仿宋"/>
          <w:sz w:val="24"/>
          <w:szCs w:val="24"/>
        </w:rPr>
        <w:t>圆与圆的位置关系的判断方法．</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【教学过程设计】</w:t>
      </w:r>
    </w:p>
    <w:p>
      <w:pPr>
        <w:tabs>
          <w:tab w:val="left" w:pos="420"/>
          <w:tab w:val="left" w:pos="2724"/>
        </w:tabs>
        <w:adjustRightInd w:val="0"/>
        <w:snapToGrid w:val="0"/>
        <w:spacing w:line="312" w:lineRule="auto"/>
        <w:ind w:firstLine="480" w:firstLineChars="200"/>
        <w:jc w:val="left"/>
        <w:rPr>
          <w:rFonts w:ascii="仿宋" w:hAnsi="仿宋" w:eastAsia="仿宋" w:cs="仿宋"/>
          <w:b/>
          <w:bCs/>
          <w:color w:val="000000" w:themeColor="text1"/>
          <w:sz w:val="24"/>
          <w:szCs w:val="24"/>
        </w:rPr>
      </w:pPr>
      <w:bookmarkStart w:id="3" w:name="_Hlk92042758"/>
      <w:r>
        <w:rPr>
          <w:rFonts w:hint="eastAsia" w:ascii="仿宋" w:hAnsi="仿宋" w:eastAsia="仿宋" w:cs="仿宋"/>
          <w:b/>
          <w:bCs/>
          <w:color w:val="000000" w:themeColor="text1"/>
          <w:sz w:val="24"/>
          <w:szCs w:val="24"/>
        </w:rPr>
        <w:t>（环节一）创设问题 引入新知</w:t>
      </w:r>
    </w:p>
    <w:bookmarkEnd w:id="3"/>
    <w:p>
      <w:pPr>
        <w:adjustRightInd w:val="0"/>
        <w:snapToGrid w:val="0"/>
        <w:spacing w:line="312" w:lineRule="auto"/>
        <w:ind w:firstLine="480" w:firstLineChars="200"/>
        <w:rPr>
          <w:rFonts w:ascii="仿宋" w:hAnsi="仿宋" w:eastAsia="仿宋" w:cs="仿宋"/>
          <w:color w:val="000000" w:themeColor="text1"/>
          <w:sz w:val="24"/>
          <w:szCs w:val="24"/>
        </w:rPr>
      </w:pPr>
      <w:bookmarkStart w:id="4" w:name="_Hlk32916718"/>
      <w:r>
        <w:rPr>
          <w:rFonts w:hint="eastAsia" w:ascii="仿宋" w:hAnsi="仿宋" w:eastAsia="仿宋" w:cs="仿宋"/>
          <w:color w:val="000000" w:themeColor="text1"/>
          <w:sz w:val="24"/>
          <w:szCs w:val="24"/>
        </w:rPr>
        <w:t>同学们好！今天是圆的第四课时，我们将一起学习圆与圆的位置关系．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圆是常见的平面几何图形．两个或多个圆之间不同位置关系的合理使用，会对装置的功能或艺术品的美感产生不同的作用．如图中的自行车双轮、滚珠轴承、奥运五环、花布图案，都是圆的位置关系应用的实例．</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drawing>
          <wp:inline distT="0" distB="0" distL="0" distR="0">
            <wp:extent cx="3825875" cy="2482850"/>
            <wp:effectExtent l="0" t="0" r="3175" b="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5" cstate="print"/>
                    <a:srcRect l="17767" t="21489" r="38252" b="27767"/>
                    <a:stretch>
                      <a:fillRect/>
                    </a:stretch>
                  </pic:blipFill>
                  <pic:spPr>
                    <a:xfrm>
                      <a:off x="0" y="0"/>
                      <a:ext cx="3832336" cy="2486913"/>
                    </a:xfrm>
                    <a:prstGeom prst="rect">
                      <a:avLst/>
                    </a:prstGeom>
                  </pic:spPr>
                </pic:pic>
              </a:graphicData>
            </a:graphic>
          </wp:inline>
        </w:drawing>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今天这节课我们将讨论两个圆的位置关系，这里的两个圆是指两个不同的圆．</w:t>
      </w:r>
    </w:p>
    <w:p>
      <w:pPr>
        <w:adjustRightInd w:val="0"/>
        <w:snapToGrid w:val="0"/>
        <w:spacing w:line="312" w:lineRule="auto"/>
        <w:ind w:firstLine="480" w:firstLineChars="200"/>
        <w:rPr>
          <w:rFonts w:ascii="仿宋" w:hAnsi="仿宋" w:eastAsia="仿宋" w:cs="仿宋"/>
          <w:sz w:val="24"/>
          <w:szCs w:val="24"/>
        </w:rPr>
      </w:pPr>
      <w:bookmarkStart w:id="5" w:name="_Hlk92041363"/>
      <w:r>
        <w:rPr>
          <w:rFonts w:hint="eastAsia" w:ascii="仿宋" w:hAnsi="仿宋" w:eastAsia="仿宋" w:cs="仿宋"/>
          <w:sz w:val="24"/>
          <w:szCs w:val="24"/>
        </w:rPr>
        <w:t>[问题</w:t>
      </w:r>
      <w:r>
        <w:rPr>
          <w:rFonts w:ascii="Times New Roman" w:hAnsi="Times New Roman" w:eastAsia="仿宋" w:cs="Times New Roman"/>
          <w:sz w:val="24"/>
          <w:szCs w:val="24"/>
        </w:rPr>
        <w:t>1</w:t>
      </w:r>
      <w:r>
        <w:rPr>
          <w:rFonts w:hint="eastAsia" w:ascii="仿宋" w:hAnsi="仿宋" w:eastAsia="仿宋" w:cs="仿宋"/>
          <w:sz w:val="24"/>
          <w:szCs w:val="24"/>
        </w:rPr>
        <w:t>]两个圆的位置关系</w:t>
      </w:r>
      <w:bookmarkEnd w:id="4"/>
      <w:r>
        <w:rPr>
          <w:rFonts w:hint="eastAsia" w:ascii="仿宋" w:hAnsi="仿宋" w:eastAsia="仿宋" w:cs="仿宋"/>
          <w:sz w:val="24"/>
          <w:szCs w:val="24"/>
        </w:rPr>
        <w:t>有几种？</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请同学动手画一画．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图中有两个圆，此时两圆没有公共点，两圆的位置关系是外离；当红色圆向右移动时，此时两圆有一个公共点，位置关系是外切；</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当红色圆再向右移动时，此时两圆有两个公共点，位置关系是相交；</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当红色圆继续向右移动时，此时两圆又只有</w:t>
      </w:r>
      <w:r>
        <w:rPr>
          <w:rFonts w:ascii="Times New Roman" w:hAnsi="Times New Roman" w:eastAsia="仿宋" w:cs="Times New Roman"/>
          <w:sz w:val="24"/>
          <w:szCs w:val="24"/>
        </w:rPr>
        <w:t>1</w:t>
      </w:r>
      <w:r>
        <w:rPr>
          <w:rFonts w:hint="eastAsia" w:ascii="仿宋" w:hAnsi="仿宋" w:eastAsia="仿宋" w:cs="仿宋"/>
          <w:sz w:val="24"/>
          <w:szCs w:val="24"/>
        </w:rPr>
        <w:t>个公共点，但位置关系是内切；</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当红色圆再继续向右移一点时，此时两圆又没有公共点了，位置关系是内含；</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当红色圆还是右移时，此时两圆的位置关系又变成了内切；当红色圆继续右移时，此时</w:t>
      </w:r>
      <w:bookmarkStart w:id="6" w:name="_Hlk94134017"/>
      <w:r>
        <w:rPr>
          <w:rFonts w:hint="eastAsia" w:ascii="仿宋" w:hAnsi="仿宋" w:eastAsia="仿宋" w:cs="仿宋"/>
          <w:sz w:val="24"/>
          <w:szCs w:val="24"/>
        </w:rPr>
        <w:t>位置关系</w:t>
      </w:r>
      <w:bookmarkEnd w:id="6"/>
      <w:r>
        <w:rPr>
          <w:rFonts w:hint="eastAsia" w:ascii="仿宋" w:hAnsi="仿宋" w:eastAsia="仿宋" w:cs="仿宋"/>
          <w:sz w:val="24"/>
          <w:szCs w:val="24"/>
        </w:rPr>
        <w:t>是相交；继续右移红色圆，此时位置关系是外切；继续右移红色圆，此时两圆的位置关系是外离．</w:t>
      </w:r>
    </w:p>
    <w:bookmarkEnd w:id="5"/>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通过观察动画，我们可以看到两个圆有五种位置关系．</w:t>
      </w:r>
    </w:p>
    <w:p>
      <w:pPr>
        <w:adjustRightInd w:val="0"/>
        <w:snapToGrid w:val="0"/>
        <w:spacing w:line="312" w:lineRule="auto"/>
        <w:ind w:firstLine="480" w:firstLineChars="200"/>
        <w:jc w:val="center"/>
        <w:rPr>
          <w:rFonts w:ascii="仿宋" w:hAnsi="仿宋" w:eastAsia="仿宋" w:cs="仿宋"/>
          <w:sz w:val="24"/>
          <w:szCs w:val="24"/>
        </w:rPr>
      </w:pPr>
      <w:bookmarkStart w:id="7" w:name="_Hlk92042114"/>
      <w:r>
        <w:rPr>
          <w:rFonts w:hint="eastAsia" w:ascii="仿宋" w:hAnsi="仿宋" w:eastAsia="仿宋" w:cs="仿宋"/>
          <w:sz w:val="24"/>
          <w:szCs w:val="24"/>
        </w:rPr>
        <w:t>两个不同圆的五种位置关系</w:t>
      </w:r>
    </w:p>
    <w:bookmarkEnd w:id="7"/>
    <w:tbl>
      <w:tblPr>
        <w:tblStyle w:val="11"/>
        <w:tblW w:w="83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247"/>
        <w:gridCol w:w="1418"/>
        <w:gridCol w:w="1417"/>
        <w:gridCol w:w="1559"/>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tcPr>
          <w:p>
            <w:pPr>
              <w:adjustRightInd w:val="0"/>
              <w:snapToGrid w:val="0"/>
              <w:spacing w:line="312" w:lineRule="auto"/>
              <w:jc w:val="center"/>
              <w:rPr>
                <w:rFonts w:ascii="仿宋" w:hAnsi="仿宋" w:eastAsia="仿宋" w:cs="仿宋"/>
                <w:sz w:val="24"/>
                <w:szCs w:val="24"/>
              </w:rPr>
            </w:pPr>
            <w:bookmarkStart w:id="8" w:name="_Hlk35441042"/>
          </w:p>
        </w:tc>
        <w:tc>
          <w:tcPr>
            <w:tcW w:w="1247"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外离</w:t>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外切</w:t>
            </w:r>
          </w:p>
        </w:tc>
        <w:tc>
          <w:tcPr>
            <w:tcW w:w="1417"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相交</w:t>
            </w:r>
          </w:p>
        </w:tc>
        <w:tc>
          <w:tcPr>
            <w:tcW w:w="1559"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内切</w:t>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内含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图示</w:t>
            </w:r>
          </w:p>
        </w:tc>
        <w:tc>
          <w:tcPr>
            <w:tcW w:w="1247"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739140" cy="434340"/>
                  <wp:effectExtent l="0" t="0" r="0" b="3810"/>
                  <wp:docPr id="14" name="图片 1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
                          <pic:cNvPicPr>
                            <a:picLocks noChangeAspect="1" noChangeArrowheads="1"/>
                          </pic:cNvPicPr>
                        </pic:nvPicPr>
                        <pic:blipFill>
                          <a:blip r:embed="rId6" cstate="print">
                            <a:extLst>
                              <a:ext uri="{28A0092B-C50C-407E-A947-70E740481C1C}">
                                <a14:useLocalDpi xmlns:a14="http://schemas.microsoft.com/office/drawing/2010/main" val="0"/>
                              </a:ext>
                            </a:extLst>
                          </a:blip>
                          <a:srcRect l="17027" t="23343" r="59077" b="48615"/>
                          <a:stretch>
                            <a:fillRect/>
                          </a:stretch>
                        </pic:blipFill>
                        <pic:spPr>
                          <a:xfrm>
                            <a:off x="0" y="0"/>
                            <a:ext cx="739140" cy="434340"/>
                          </a:xfrm>
                          <a:prstGeom prst="rect">
                            <a:avLst/>
                          </a:prstGeom>
                          <a:noFill/>
                          <a:ln>
                            <a:noFill/>
                          </a:ln>
                        </pic:spPr>
                      </pic:pic>
                    </a:graphicData>
                  </a:graphic>
                </wp:inline>
              </w:drawing>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746760" cy="548640"/>
                  <wp:effectExtent l="0" t="0" r="0" b="3810"/>
                  <wp:docPr id="13" name="图片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
                          <pic:cNvPicPr>
                            <a:picLocks noChangeAspect="1" noChangeArrowheads="1"/>
                          </pic:cNvPicPr>
                        </pic:nvPicPr>
                        <pic:blipFill>
                          <a:blip r:embed="rId7" cstate="print">
                            <a:extLst>
                              <a:ext uri="{28A0092B-C50C-407E-A947-70E740481C1C}">
                                <a14:useLocalDpi xmlns:a14="http://schemas.microsoft.com/office/drawing/2010/main" val="0"/>
                              </a:ext>
                            </a:extLst>
                          </a:blip>
                          <a:srcRect l="17715" t="23331" r="62393" b="47531"/>
                          <a:stretch>
                            <a:fillRect/>
                          </a:stretch>
                        </pic:blipFill>
                        <pic:spPr>
                          <a:xfrm>
                            <a:off x="0" y="0"/>
                            <a:ext cx="746760" cy="548640"/>
                          </a:xfrm>
                          <a:prstGeom prst="rect">
                            <a:avLst/>
                          </a:prstGeom>
                          <a:noFill/>
                          <a:ln>
                            <a:noFill/>
                          </a:ln>
                          <a:effectLst/>
                        </pic:spPr>
                      </pic:pic>
                    </a:graphicData>
                  </a:graphic>
                </wp:inline>
              </w:drawing>
            </w:r>
          </w:p>
        </w:tc>
        <w:tc>
          <w:tcPr>
            <w:tcW w:w="1417"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815340" cy="624840"/>
                  <wp:effectExtent l="0" t="0" r="0" b="3810"/>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
                          <pic:cNvPicPr>
                            <a:picLocks noChangeAspect="1" noChangeArrowheads="1"/>
                          </pic:cNvPicPr>
                        </pic:nvPicPr>
                        <pic:blipFill>
                          <a:blip r:embed="rId8" cstate="print">
                            <a:extLst>
                              <a:ext uri="{28A0092B-C50C-407E-A947-70E740481C1C}">
                                <a14:useLocalDpi xmlns:a14="http://schemas.microsoft.com/office/drawing/2010/main" val="0"/>
                              </a:ext>
                            </a:extLst>
                          </a:blip>
                          <a:srcRect l="17822" t="22475" r="62393" b="47266"/>
                          <a:stretch>
                            <a:fillRect/>
                          </a:stretch>
                        </pic:blipFill>
                        <pic:spPr>
                          <a:xfrm>
                            <a:off x="0" y="0"/>
                            <a:ext cx="815340" cy="624840"/>
                          </a:xfrm>
                          <a:prstGeom prst="rect">
                            <a:avLst/>
                          </a:prstGeom>
                          <a:noFill/>
                          <a:ln>
                            <a:noFill/>
                          </a:ln>
                          <a:effectLst/>
                        </pic:spPr>
                      </pic:pic>
                    </a:graphicData>
                  </a:graphic>
                </wp:inline>
              </w:drawing>
            </w:r>
          </w:p>
        </w:tc>
        <w:tc>
          <w:tcPr>
            <w:tcW w:w="1559"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739140" cy="617220"/>
                  <wp:effectExtent l="0" t="0" r="0" b="0"/>
                  <wp:docPr id="7" name="图片 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
                          <pic:cNvPicPr>
                            <a:picLocks noChangeAspect="1" noChangeArrowheads="1"/>
                          </pic:cNvPicPr>
                        </pic:nvPicPr>
                        <pic:blipFill>
                          <a:blip r:embed="rId9" cstate="print">
                            <a:extLst>
                              <a:ext uri="{28A0092B-C50C-407E-A947-70E740481C1C}">
                                <a14:useLocalDpi xmlns:a14="http://schemas.microsoft.com/office/drawing/2010/main" val="0"/>
                              </a:ext>
                            </a:extLst>
                          </a:blip>
                          <a:srcRect l="14255" t="21605" r="66402" b="46158"/>
                          <a:stretch>
                            <a:fillRect/>
                          </a:stretch>
                        </pic:blipFill>
                        <pic:spPr>
                          <a:xfrm>
                            <a:off x="0" y="0"/>
                            <a:ext cx="739140" cy="617220"/>
                          </a:xfrm>
                          <a:prstGeom prst="rect">
                            <a:avLst/>
                          </a:prstGeom>
                          <a:noFill/>
                          <a:ln>
                            <a:noFill/>
                          </a:ln>
                          <a:effectLst/>
                        </pic:spPr>
                      </pic:pic>
                    </a:graphicData>
                  </a:graphic>
                </wp:inline>
              </w:drawing>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drawing>
                <wp:inline distT="0" distB="0" distL="0" distR="0">
                  <wp:extent cx="784860" cy="617220"/>
                  <wp:effectExtent l="0" t="0" r="0" b="0"/>
                  <wp:docPr id="2" name="图片 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
                          <pic:cNvPicPr>
                            <a:picLocks noChangeAspect="1" noChangeArrowheads="1"/>
                          </pic:cNvPicPr>
                        </pic:nvPicPr>
                        <pic:blipFill>
                          <a:blip r:embed="rId10" cstate="print">
                            <a:extLst>
                              <a:ext uri="{28A0092B-C50C-407E-A947-70E740481C1C}">
                                <a14:useLocalDpi xmlns:a14="http://schemas.microsoft.com/office/drawing/2010/main" val="0"/>
                              </a:ext>
                            </a:extLst>
                          </a:blip>
                          <a:srcRect l="15770" t="23117" r="65096" b="46989"/>
                          <a:stretch>
                            <a:fillRect/>
                          </a:stretch>
                        </pic:blipFill>
                        <pic:spPr>
                          <a:xfrm>
                            <a:off x="0" y="0"/>
                            <a:ext cx="784860" cy="617220"/>
                          </a:xfrm>
                          <a:prstGeom prst="rect">
                            <a:avLst/>
                          </a:prstGeom>
                          <a:noFill/>
                          <a:ln>
                            <a:noFill/>
                          </a:ln>
                          <a:effectLst/>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shd w:val="clear" w:color="auto" w:fill="auto"/>
          </w:tcPr>
          <w:p>
            <w:pPr>
              <w:adjustRightInd w:val="0"/>
              <w:snapToGrid w:val="0"/>
              <w:spacing w:line="312" w:lineRule="auto"/>
              <w:jc w:val="center"/>
              <w:rPr>
                <w:rFonts w:ascii="仿宋" w:hAnsi="仿宋" w:eastAsia="仿宋" w:cs="仿宋"/>
                <w:sz w:val="24"/>
                <w:szCs w:val="24"/>
              </w:rPr>
            </w:pPr>
            <w:r>
              <w:rPr>
                <w:rFonts w:hint="eastAsia" w:ascii="仿宋" w:hAnsi="仿宋" w:eastAsia="仿宋" w:cs="仿宋"/>
                <w:sz w:val="24"/>
                <w:szCs w:val="24"/>
              </w:rPr>
              <w:t>公共点个数</w:t>
            </w:r>
          </w:p>
        </w:tc>
        <w:tc>
          <w:tcPr>
            <w:tcW w:w="1247" w:type="dxa"/>
            <w:shd w:val="clear" w:color="auto" w:fill="auto"/>
          </w:tcPr>
          <w:p>
            <w:pPr>
              <w:adjustRightInd w:val="0"/>
              <w:snapToGrid w:val="0"/>
              <w:spacing w:line="312" w:lineRule="auto"/>
              <w:jc w:val="center"/>
              <w:rPr>
                <w:rFonts w:ascii="仿宋" w:hAnsi="仿宋" w:eastAsia="仿宋" w:cs="仿宋"/>
                <w:sz w:val="24"/>
                <w:szCs w:val="24"/>
              </w:rPr>
            </w:pPr>
            <w:r>
              <w:rPr>
                <w:rFonts w:ascii="Times New Roman" w:hAnsi="Times New Roman" w:eastAsia="仿宋" w:cs="Times New Roman"/>
                <w:sz w:val="24"/>
                <w:szCs w:val="24"/>
              </w:rPr>
              <w:t>0</w:t>
            </w:r>
            <w:r>
              <w:rPr>
                <w:rFonts w:hint="eastAsia" w:ascii="仿宋" w:hAnsi="仿宋" w:eastAsia="仿宋" w:cs="仿宋"/>
                <w:sz w:val="24"/>
                <w:szCs w:val="24"/>
              </w:rPr>
              <w:t>个</w:t>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个</w:t>
            </w:r>
          </w:p>
        </w:tc>
        <w:tc>
          <w:tcPr>
            <w:tcW w:w="1417" w:type="dxa"/>
            <w:shd w:val="clear" w:color="auto" w:fill="auto"/>
          </w:tcPr>
          <w:p>
            <w:pPr>
              <w:adjustRightInd w:val="0"/>
              <w:snapToGrid w:val="0"/>
              <w:spacing w:line="312" w:lineRule="auto"/>
              <w:jc w:val="center"/>
              <w:rPr>
                <w:rFonts w:ascii="仿宋" w:hAnsi="仿宋" w:eastAsia="仿宋" w:cs="仿宋"/>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个</w:t>
            </w:r>
          </w:p>
        </w:tc>
        <w:tc>
          <w:tcPr>
            <w:tcW w:w="1559" w:type="dxa"/>
            <w:shd w:val="clear" w:color="auto" w:fill="auto"/>
          </w:tcPr>
          <w:p>
            <w:pPr>
              <w:adjustRightInd w:val="0"/>
              <w:snapToGrid w:val="0"/>
              <w:spacing w:line="312" w:lineRule="auto"/>
              <w:jc w:val="center"/>
              <w:rPr>
                <w:rFonts w:ascii="仿宋" w:hAnsi="仿宋" w:eastAsia="仿宋" w:cs="仿宋"/>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个</w:t>
            </w:r>
          </w:p>
        </w:tc>
        <w:tc>
          <w:tcPr>
            <w:tcW w:w="1418" w:type="dxa"/>
            <w:shd w:val="clear" w:color="auto" w:fill="auto"/>
          </w:tcPr>
          <w:p>
            <w:pPr>
              <w:adjustRightInd w:val="0"/>
              <w:snapToGrid w:val="0"/>
              <w:spacing w:line="312" w:lineRule="auto"/>
              <w:jc w:val="center"/>
              <w:rPr>
                <w:rFonts w:ascii="仿宋" w:hAnsi="仿宋" w:eastAsia="仿宋" w:cs="仿宋"/>
                <w:sz w:val="24"/>
                <w:szCs w:val="24"/>
              </w:rPr>
            </w:pPr>
            <w:r>
              <w:rPr>
                <w:rFonts w:ascii="Times New Roman" w:hAnsi="Times New Roman" w:eastAsia="仿宋" w:cs="Times New Roman"/>
                <w:sz w:val="24"/>
                <w:szCs w:val="24"/>
              </w:rPr>
              <w:t>0</w:t>
            </w:r>
            <w:r>
              <w:rPr>
                <w:rFonts w:hint="eastAsia" w:ascii="仿宋" w:hAnsi="仿宋" w:eastAsia="仿宋" w:cs="仿宋"/>
                <w:sz w:val="24"/>
                <w:szCs w:val="24"/>
              </w:rPr>
              <w:t>个</w:t>
            </w:r>
          </w:p>
        </w:tc>
      </w:tr>
      <w:bookmarkEnd w:id="8"/>
    </w:tbl>
    <w:p>
      <w:pPr>
        <w:tabs>
          <w:tab w:val="left" w:pos="420"/>
          <w:tab w:val="left" w:pos="2724"/>
        </w:tabs>
        <w:adjustRightInd w:val="0"/>
        <w:snapToGrid w:val="0"/>
        <w:spacing w:line="312" w:lineRule="auto"/>
        <w:ind w:firstLine="480" w:firstLineChars="200"/>
        <w:jc w:val="left"/>
        <w:rPr>
          <w:rFonts w:ascii="仿宋" w:hAnsi="仿宋" w:eastAsia="仿宋" w:cs="仿宋"/>
          <w:color w:val="000000" w:themeColor="text1"/>
          <w:sz w:val="24"/>
          <w:szCs w:val="24"/>
        </w:rPr>
      </w:pPr>
      <w:bookmarkStart w:id="9" w:name="_Hlk93582790"/>
      <w:r>
        <w:rPr>
          <w:rFonts w:hint="eastAsia" w:ascii="仿宋" w:hAnsi="仿宋" w:eastAsia="仿宋" w:cs="仿宋"/>
          <w:color w:val="000000" w:themeColor="text1"/>
          <w:sz w:val="24"/>
          <w:szCs w:val="24"/>
        </w:rPr>
        <w:t>当两圆外离或内含时，都没有公共点；当两圆外切或内切时，都只有一个公共点，也可以说有两个相同的公共点；当两圆相交时，有两个不同的公共点．</w:t>
      </w:r>
    </w:p>
    <w:p>
      <w:pPr>
        <w:tabs>
          <w:tab w:val="left" w:pos="420"/>
          <w:tab w:val="left" w:pos="2724"/>
        </w:tabs>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[设计意图]通过引入生活中的实例，引导学生回顾并熟悉圆与圆之间的五种位置关系，包括外离、外切、相交、内切和内含．通过动画演示和学生的动手实践，增强学生对这一概念的理解．</w:t>
      </w:r>
    </w:p>
    <w:p>
      <w:pPr>
        <w:tabs>
          <w:tab w:val="left" w:pos="420"/>
          <w:tab w:val="left" w:pos="2724"/>
        </w:tabs>
        <w:adjustRightInd w:val="0"/>
        <w:snapToGrid w:val="0"/>
        <w:spacing w:line="312" w:lineRule="auto"/>
        <w:ind w:firstLine="480" w:firstLineChars="200"/>
        <w:jc w:val="left"/>
        <w:rPr>
          <w:rFonts w:ascii="仿宋" w:hAnsi="仿宋" w:eastAsia="仿宋" w:cs="仿宋"/>
          <w:color w:val="000000" w:themeColor="text1"/>
          <w:sz w:val="24"/>
          <w:szCs w:val="24"/>
        </w:rPr>
      </w:pPr>
    </w:p>
    <w:p>
      <w:pPr>
        <w:tabs>
          <w:tab w:val="left" w:pos="420"/>
          <w:tab w:val="left" w:pos="2724"/>
        </w:tabs>
        <w:adjustRightInd w:val="0"/>
        <w:snapToGrid w:val="0"/>
        <w:spacing w:line="312" w:lineRule="auto"/>
        <w:ind w:firstLine="480" w:firstLineChars="200"/>
        <w:jc w:val="left"/>
        <w:rPr>
          <w:rFonts w:ascii="仿宋" w:hAnsi="仿宋" w:eastAsia="仿宋" w:cs="仿宋"/>
          <w:b/>
          <w:bCs/>
          <w:color w:val="000000" w:themeColor="text1"/>
          <w:sz w:val="24"/>
          <w:szCs w:val="24"/>
        </w:rPr>
      </w:pPr>
      <w:r>
        <w:rPr>
          <w:rFonts w:hint="eastAsia" w:ascii="仿宋" w:hAnsi="仿宋" w:eastAsia="仿宋" w:cs="仿宋"/>
          <w:b/>
          <w:bCs/>
          <w:color w:val="000000" w:themeColor="text1"/>
          <w:sz w:val="24"/>
          <w:szCs w:val="24"/>
        </w:rPr>
        <w:t>（二）迁移问题 探索新知</w:t>
      </w:r>
    </w:p>
    <w:p>
      <w:pPr>
        <w:tabs>
          <w:tab w:val="left" w:pos="420"/>
          <w:tab w:val="left" w:pos="2724"/>
        </w:tabs>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下面让我们来看一道引例．</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color w:val="000000" w:themeColor="text1"/>
          <w:sz w:val="24"/>
          <w:szCs w:val="24"/>
        </w:rPr>
        <w:t>引例</w:t>
      </w:r>
      <w:bookmarkEnd w:id="9"/>
      <w:r>
        <w:rPr>
          <w:rFonts w:hint="eastAsia" w:ascii="仿宋" w:hAnsi="仿宋" w:eastAsia="仿宋" w:cs="仿宋"/>
          <w:color w:val="000000" w:themeColor="text1"/>
          <w:sz w:val="24"/>
          <w:szCs w:val="24"/>
        </w:rPr>
        <w:t xml:space="preserve"> </w:t>
      </w:r>
      <w:r>
        <w:rPr>
          <w:rFonts w:hint="eastAsia" w:ascii="仿宋" w:hAnsi="仿宋" w:eastAsia="仿宋" w:cs="仿宋"/>
          <w:sz w:val="24"/>
          <w:szCs w:val="24"/>
        </w:rPr>
        <w:t>判断圆</w:t>
      </w:r>
      <w:r>
        <w:rPr>
          <w:rFonts w:hint="eastAsia" w:ascii="仿宋" w:hAnsi="仿宋" w:eastAsia="仿宋" w:cs="仿宋"/>
          <w:position w:val="-12"/>
          <w:sz w:val="24"/>
          <w:szCs w:val="24"/>
        </w:rPr>
        <w:object>
          <v:shape id="_x0000_i1025" o:spt="75" type="#_x0000_t75" style="height:19.55pt;width:98.2pt;" o:ole="t" filled="f" o:preferrelative="t" stroked="f" coordsize="21600,21600">
            <v:path/>
            <v:fill on="f" focussize="0,0"/>
            <v:stroke on="f" joinstyle="miter"/>
            <v:imagedata r:id="rId12" o:title=""/>
            <o:lock v:ext="edit" aspectratio="t"/>
            <w10:wrap type="none"/>
            <w10:anchorlock/>
          </v:shape>
          <o:OLEObject Type="Embed" ProgID="Equation.DSMT4" ShapeID="_x0000_i1025" DrawAspect="Content" ObjectID="_1468075725" r:id="rId11">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26" o:spt="75" type="#_x0000_t75" style="height:19.55pt;width:99.05pt;" o:ole="t" filled="f" o:preferrelative="t" stroked="f" coordsize="21600,21600">
            <v:path/>
            <v:fill on="f" focussize="0,0"/>
            <v:stroke on="f" joinstyle="miter"/>
            <v:imagedata r:id="rId14" o:title=""/>
            <o:lock v:ext="edit" aspectratio="t"/>
            <w10:wrap type="none"/>
            <w10:anchorlock/>
          </v:shape>
          <o:OLEObject Type="Embed" ProgID="Equation.DSMT4" ShapeID="_x0000_i1026" DrawAspect="Content" ObjectID="_1468075726" r:id="rId13">
            <o:LockedField>false</o:LockedField>
          </o:OLEObject>
        </w:object>
      </w:r>
      <w:r>
        <w:rPr>
          <w:rFonts w:hint="eastAsia" w:ascii="仿宋" w:hAnsi="仿宋" w:eastAsia="仿宋" w:cs="仿宋"/>
          <w:sz w:val="24"/>
          <w:szCs w:val="24"/>
        </w:rPr>
        <w:t>的位置关系．</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 xml:space="preserve">分析 根据求两条直线交点、求直线与圆的交点的经验，我们可以采用解联立方程组的方法求出两圆的交点坐标，从而判断两个圆的位置关系． </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解法</w:t>
      </w:r>
      <w:r>
        <w:rPr>
          <w:rFonts w:ascii="Times New Roman" w:hAnsi="Times New Roman" w:eastAsia="仿宋" w:cs="Times New Roman"/>
          <w:sz w:val="24"/>
          <w:szCs w:val="24"/>
        </w:rPr>
        <w:t>1</w:t>
      </w:r>
      <w:r>
        <w:rPr>
          <w:rFonts w:hint="eastAsia" w:ascii="仿宋" w:hAnsi="仿宋" w:eastAsia="仿宋" w:cs="仿宋"/>
          <w:sz w:val="24"/>
          <w:szCs w:val="24"/>
        </w:rPr>
        <w:t>联立方程组</w:t>
      </w:r>
      <w:r>
        <w:rPr>
          <w:rFonts w:hint="eastAsia" w:ascii="仿宋" w:hAnsi="仿宋" w:eastAsia="仿宋" w:cs="仿宋"/>
          <w:position w:val="-32"/>
          <w:sz w:val="24"/>
          <w:szCs w:val="24"/>
        </w:rPr>
        <w:object>
          <v:shape id="_x0000_i1027" o:spt="75" type="#_x0000_t75" style="height:37.45pt;width:89.05pt;" o:ole="t" filled="f" o:preferrelative="t" stroked="f" coordsize="21600,21600">
            <v:path/>
            <v:fill on="f" focussize="0,0"/>
            <v:stroke on="f" joinstyle="miter"/>
            <v:imagedata r:id="rId16" o:title=""/>
            <o:lock v:ext="edit" aspectratio="t"/>
            <w10:wrap type="none"/>
            <w10:anchorlock/>
          </v:shape>
          <o:OLEObject Type="Embed" ProgID="Equation.DSMT4" ShapeID="_x0000_i1027" DrawAspect="Content" ObjectID="_1468075727" r:id="rId15">
            <o:LockedField>false</o:LockedField>
          </o:OLEObject>
        </w:object>
      </w:r>
      <w:r>
        <w:rPr>
          <w:rFonts w:hint="eastAsia" w:ascii="仿宋" w:hAnsi="仿宋" w:eastAsia="仿宋" w:cs="仿宋"/>
          <w:sz w:val="24"/>
          <w:szCs w:val="24"/>
        </w:rPr>
        <w:t>将两方程相减并化简，得</w:t>
      </w:r>
      <w:r>
        <w:rPr>
          <w:rFonts w:hint="eastAsia" w:ascii="仿宋" w:hAnsi="仿宋" w:eastAsia="仿宋" w:cs="仿宋"/>
          <w:position w:val="-10"/>
          <w:sz w:val="24"/>
          <w:szCs w:val="24"/>
        </w:rPr>
        <w:object>
          <v:shape id="_x0000_i1028" o:spt="75" type="#_x0000_t75" style="height:15.8pt;width:35.4pt;" o:ole="t" filled="f" o:preferrelative="t" stroked="f" coordsize="21600,21600">
            <v:path/>
            <v:fill on="f" focussize="0,0"/>
            <v:stroke on="f" joinstyle="miter"/>
            <v:imagedata r:id="rId18" o:title=""/>
            <o:lock v:ext="edit" aspectratio="t"/>
            <w10:wrap type="none"/>
            <w10:anchorlock/>
          </v:shape>
          <o:OLEObject Type="Embed" ProgID="Equation.DSMT4" ShapeID="_x0000_i1028" DrawAspect="Content" ObjectID="_1468075728" r:id="rId17">
            <o:LockedField>false</o:LockedField>
          </o:OLEObject>
        </w:object>
      </w:r>
      <w:r>
        <w:rPr>
          <w:rFonts w:hint="eastAsia" w:ascii="仿宋" w:hAnsi="仿宋" w:eastAsia="仿宋" w:cs="仿宋"/>
          <w:sz w:val="24"/>
          <w:szCs w:val="24"/>
        </w:rPr>
        <w:t>．把它代入第一个方程得到</w:t>
      </w:r>
      <w:r>
        <w:rPr>
          <w:rFonts w:hint="eastAsia" w:ascii="仿宋" w:hAnsi="仿宋" w:eastAsia="仿宋" w:cs="仿宋"/>
          <w:position w:val="-10"/>
          <w:sz w:val="24"/>
          <w:szCs w:val="24"/>
        </w:rPr>
        <w:object>
          <v:shape id="_x0000_i1029" o:spt="75" type="#_x0000_t75" style="height:17.9pt;width:63.7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19">
            <o:LockedField>false</o:LockedField>
          </o:OLEObject>
        </w:object>
      </w:r>
      <w:r>
        <w:rPr>
          <w:rFonts w:hint="eastAsia" w:ascii="仿宋" w:hAnsi="仿宋" w:eastAsia="仿宋" w:cs="仿宋"/>
          <w:sz w:val="24"/>
          <w:szCs w:val="24"/>
        </w:rPr>
        <w:t>，解得</w:t>
      </w:r>
      <w:r>
        <w:rPr>
          <w:rFonts w:hint="eastAsia" w:ascii="仿宋" w:hAnsi="仿宋" w:eastAsia="仿宋" w:cs="仿宋"/>
          <w:position w:val="-12"/>
          <w:sz w:val="24"/>
          <w:szCs w:val="24"/>
        </w:rPr>
        <w:object>
          <v:shape id="_x0000_i1030" o:spt="75" type="#_x0000_t75" style="height:17.9pt;width:32.45pt;" o:ole="t" filled="f" o:preferrelative="t" stroked="f" coordsize="21600,21600">
            <v:path/>
            <v:fill on="f" focussize="0,0"/>
            <v:stroke on="f" joinstyle="miter"/>
            <v:imagedata r:id="rId22" o:title=""/>
            <o:lock v:ext="edit" aspectratio="t"/>
            <w10:wrap type="none"/>
            <w10:anchorlock/>
          </v:shape>
          <o:OLEObject Type="Embed" ProgID="Equation.DSMT4" ShapeID="_x0000_i1030" DrawAspect="Content" ObjectID="_1468075730" r:id="rId21">
            <o:LockedField>false</o:LockedField>
          </o:OLEObject>
        </w:object>
      </w:r>
      <w:r>
        <w:rPr>
          <w:rFonts w:hint="eastAsia" w:ascii="仿宋" w:hAnsi="仿宋" w:eastAsia="仿宋" w:cs="仿宋"/>
          <w:sz w:val="24"/>
          <w:szCs w:val="24"/>
        </w:rPr>
        <w:t>，</w:t>
      </w:r>
      <w:r>
        <w:rPr>
          <w:rFonts w:hint="eastAsia" w:ascii="仿宋" w:hAnsi="仿宋" w:eastAsia="仿宋" w:cs="仿宋"/>
          <w:position w:val="-24"/>
          <w:sz w:val="24"/>
          <w:szCs w:val="24"/>
        </w:rPr>
        <w:object>
          <v:shape id="_x0000_i1031" o:spt="75" type="#_x0000_t75" style="height:31.2pt;width:35.4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因为</w:t>
      </w:r>
      <w:r>
        <w:rPr>
          <w:rFonts w:hint="eastAsia" w:ascii="仿宋" w:hAnsi="仿宋" w:eastAsia="仿宋" w:cs="仿宋"/>
          <w:position w:val="-10"/>
          <w:sz w:val="24"/>
          <w:szCs w:val="24"/>
        </w:rPr>
        <w:object>
          <v:shape id="_x0000_i1032" o:spt="75" type="#_x0000_t75" style="height:15.8pt;width:36.6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rFonts w:hint="eastAsia" w:ascii="仿宋" w:hAnsi="仿宋" w:eastAsia="仿宋" w:cs="仿宋"/>
          <w:sz w:val="24"/>
          <w:szCs w:val="24"/>
        </w:rPr>
        <w:t>，从而</w:t>
      </w:r>
      <w:r>
        <w:rPr>
          <w:rFonts w:hint="eastAsia" w:ascii="仿宋" w:hAnsi="仿宋" w:eastAsia="仿宋" w:cs="仿宋"/>
          <w:position w:val="-24"/>
          <w:sz w:val="24"/>
          <w:szCs w:val="24"/>
        </w:rPr>
        <w:object>
          <v:shape id="_x0000_i1033" o:spt="75" type="#_x0000_t75" style="height:31.2pt;width:74.1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所以</w:t>
      </w:r>
      <w:bookmarkStart w:id="10" w:name="_Hlk93584094"/>
      <w:r>
        <w:rPr>
          <w:rFonts w:hint="eastAsia" w:ascii="仿宋" w:hAnsi="仿宋" w:eastAsia="仿宋" w:cs="仿宋"/>
          <w:sz w:val="24"/>
          <w:szCs w:val="24"/>
        </w:rPr>
        <w:t>圆</w:t>
      </w:r>
      <w:r>
        <w:rPr>
          <w:rFonts w:hint="eastAsia" w:ascii="仿宋" w:hAnsi="仿宋" w:eastAsia="仿宋" w:cs="仿宋"/>
          <w:position w:val="-12"/>
          <w:sz w:val="24"/>
          <w:szCs w:val="24"/>
        </w:rPr>
        <w:object>
          <v:shape id="_x0000_i1034"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35"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bookmarkEnd w:id="10"/>
      <w:r>
        <w:rPr>
          <w:rFonts w:hint="eastAsia" w:ascii="仿宋" w:hAnsi="仿宋" w:eastAsia="仿宋" w:cs="仿宋"/>
          <w:sz w:val="24"/>
          <w:szCs w:val="24"/>
        </w:rPr>
        <w:t>相交于两点</w:t>
      </w:r>
      <w:bookmarkStart w:id="11" w:name="_Hlk94138290"/>
      <w:r>
        <w:rPr>
          <w:rFonts w:hint="eastAsia" w:ascii="仿宋" w:hAnsi="仿宋" w:eastAsia="仿宋" w:cs="仿宋"/>
          <w:position w:val="-14"/>
          <w:sz w:val="24"/>
          <w:szCs w:val="24"/>
        </w:rPr>
        <w:object>
          <v:shape id="_x0000_i1036" o:spt="75" type="#_x0000_t75" style="height:20.4pt;width:29.1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bookmarkEnd w:id="11"/>
      <w:r>
        <w:rPr>
          <w:rFonts w:hint="eastAsia" w:ascii="仿宋" w:hAnsi="仿宋" w:eastAsia="仿宋" w:cs="仿宋"/>
          <w:sz w:val="24"/>
          <w:szCs w:val="24"/>
        </w:rPr>
        <w:t>、</w:t>
      </w:r>
      <w:r>
        <w:rPr>
          <w:rFonts w:hint="eastAsia" w:ascii="仿宋" w:hAnsi="仿宋" w:eastAsia="仿宋" w:cs="仿宋"/>
          <w:position w:val="-28"/>
          <w:sz w:val="24"/>
          <w:szCs w:val="24"/>
        </w:rPr>
        <w:object>
          <v:shape id="_x0000_i1037" o:spt="75" type="#_x0000_t75" style="height:33.7pt;width:36.6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hint="eastAsia" w:ascii="仿宋" w:hAnsi="仿宋" w:eastAsia="仿宋" w:cs="仿宋"/>
          <w:sz w:val="24"/>
          <w:szCs w:val="24"/>
        </w:rPr>
        <w:t>．</w:t>
      </w:r>
    </w:p>
    <w:p>
      <w:pPr>
        <w:tabs>
          <w:tab w:val="center" w:pos="4393"/>
        </w:tabs>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从而，圆</w:t>
      </w:r>
      <w:r>
        <w:rPr>
          <w:rFonts w:hint="eastAsia" w:ascii="仿宋" w:hAnsi="仿宋" w:eastAsia="仿宋" w:cs="仿宋"/>
          <w:position w:val="-12"/>
          <w:sz w:val="24"/>
          <w:szCs w:val="24"/>
        </w:rPr>
        <w:object>
          <v:shape id="_x0000_i1038"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37">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39"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8">
            <o:LockedField>false</o:LockedField>
          </o:OLEObject>
        </w:object>
      </w:r>
      <w:r>
        <w:rPr>
          <w:rFonts w:hint="eastAsia" w:ascii="仿宋" w:hAnsi="仿宋" w:eastAsia="仿宋" w:cs="仿宋"/>
          <w:sz w:val="24"/>
          <w:szCs w:val="24"/>
        </w:rPr>
        <w:t>相交．</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回顾引例的解题过程，这里判断两圆相交用到的是解方程思想，那么由特殊情况推广到一般情形，请同学们思考：</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w:t>
      </w:r>
      <w:r>
        <w:rPr>
          <w:rFonts w:ascii="Times New Roman" w:hAnsi="Times New Roman" w:eastAsia="仿宋" w:cs="Times New Roman"/>
          <w:sz w:val="24"/>
          <w:szCs w:val="24"/>
        </w:rPr>
        <w:t>2</w:t>
      </w:r>
      <w:r>
        <w:rPr>
          <w:rFonts w:hint="eastAsia" w:ascii="仿宋" w:hAnsi="仿宋" w:eastAsia="仿宋" w:cs="仿宋"/>
          <w:sz w:val="24"/>
          <w:szCs w:val="24"/>
        </w:rPr>
        <w:t>]</w:t>
      </w:r>
      <w:bookmarkStart w:id="12" w:name="_Hlk94134795"/>
      <w:r>
        <w:rPr>
          <w:rFonts w:hint="eastAsia" w:ascii="仿宋" w:hAnsi="仿宋" w:eastAsia="仿宋" w:cs="仿宋"/>
          <w:sz w:val="24"/>
          <w:szCs w:val="24"/>
        </w:rPr>
        <w:t>给出两个圆的一般方程，</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position w:val="-12"/>
          <w:sz w:val="24"/>
          <w:szCs w:val="24"/>
        </w:rPr>
        <w:object>
          <v:shape id="_x0000_i1040" o:spt="75" type="#_x0000_t75" style="height:19.55pt;width:151.5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rPr>
          <w:rFonts w:hint="eastAsia" w:ascii="仿宋" w:hAnsi="仿宋" w:eastAsia="仿宋" w:cs="仿宋"/>
          <w:sz w:val="24"/>
          <w:szCs w:val="24"/>
        </w:rPr>
        <w:t>,</w:t>
      </w:r>
      <w:r>
        <w:rPr>
          <w:rFonts w:hint="eastAsia" w:ascii="仿宋" w:hAnsi="仿宋" w:eastAsia="仿宋" w:cs="仿宋"/>
          <w:position w:val="-12"/>
          <w:sz w:val="24"/>
          <w:szCs w:val="24"/>
        </w:rPr>
        <w:object>
          <v:shape id="_x0000_i1041" o:spt="75" type="#_x0000_t75" style="height:19.55pt;width:156.05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hint="eastAsia" w:ascii="仿宋" w:hAnsi="仿宋" w:eastAsia="仿宋" w:cs="仿宋"/>
          <w:sz w:val="24"/>
          <w:szCs w:val="24"/>
        </w:rPr>
        <w:t>，</w:t>
      </w:r>
    </w:p>
    <w:bookmarkEnd w:id="12"/>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如何通过解方程法判断两个圆的不同位置关系？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可以像引例一样，联立两个圆的方程，解方程组</w:t>
      </w:r>
      <w:r>
        <w:rPr>
          <w:rFonts w:hint="eastAsia" w:ascii="仿宋" w:hAnsi="仿宋" w:eastAsia="仿宋" w:cs="仿宋"/>
          <w:position w:val="-32"/>
          <w:sz w:val="24"/>
          <w:szCs w:val="24"/>
        </w:rPr>
        <w:object>
          <v:shape id="_x0000_i1042" o:spt="75" type="#_x0000_t75" style="height:37.45pt;width:144.85pt;" o:ole="t" filled="f" o:preferrelative="t" stroked="f" coordsize="21600,21600">
            <v:path/>
            <v:fill on="f" focussize="0,0"/>
            <v:stroke on="f" joinstyle="miter"/>
            <v:imagedata r:id="rId44" o:title=""/>
            <o:lock v:ext="edit" aspectratio="t"/>
            <w10:wrap type="none"/>
            <w10:anchorlock/>
          </v:shape>
          <o:OLEObject Type="Embed" ProgID="Equation.DSMT4" ShapeID="_x0000_i1042" DrawAspect="Content" ObjectID="_1468075742" r:id="rId43">
            <o:LockedField>false</o:LockedField>
          </o:OLEObject>
        </w:objec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）如果方程组有两组不同的解，</w:t>
      </w:r>
      <w:bookmarkStart w:id="13" w:name="_Hlk94135150"/>
      <w:r>
        <w:rPr>
          <w:rFonts w:hint="eastAsia" w:ascii="仿宋" w:hAnsi="仿宋" w:eastAsia="仿宋" w:cs="仿宋"/>
          <w:sz w:val="24"/>
          <w:szCs w:val="24"/>
        </w:rPr>
        <w:t>说明两圆有两个不同的公共点，</w:t>
      </w:r>
      <w:bookmarkEnd w:id="13"/>
      <w:r>
        <w:rPr>
          <w:rFonts w:hint="eastAsia" w:ascii="仿宋" w:hAnsi="仿宋" w:eastAsia="仿宋" w:cs="仿宋"/>
          <w:sz w:val="24"/>
          <w:szCs w:val="24"/>
        </w:rPr>
        <w:t>那么圆</w:t>
      </w:r>
      <w:r>
        <w:rPr>
          <w:rFonts w:hint="eastAsia" w:ascii="仿宋" w:hAnsi="仿宋" w:eastAsia="仿宋"/>
          <w:position w:val="-12"/>
        </w:rPr>
        <w:object>
          <v:shape id="_x0000_i1043" o:spt="75" type="#_x0000_t75" style="height:18.3pt;width:14.15pt;" o:ole="t" filled="f" o:preferrelative="t" stroked="f" coordsize="21600,21600">
            <v:path/>
            <v:fill on="f" focussize="0,0"/>
            <v:stroke on="f" joinstyle="miter"/>
            <v:imagedata r:id="rId46" o:title=""/>
            <o:lock v:ext="edit" aspectratio="t"/>
            <w10:wrap type="none"/>
            <w10:anchorlock/>
          </v:shape>
          <o:OLEObject Type="Embed" ProgID="Equation.DSMT4" ShapeID="_x0000_i1043" DrawAspect="Content" ObjectID="_1468075743" r:id="rId45">
            <o:LockedField>false</o:LockedField>
          </o:OLEObject>
        </w:object>
      </w:r>
      <w:r>
        <w:rPr>
          <w:rFonts w:hint="eastAsia" w:ascii="仿宋" w:hAnsi="仿宋" w:eastAsia="仿宋" w:cs="仿宋"/>
          <w:sz w:val="24"/>
          <w:szCs w:val="24"/>
        </w:rPr>
        <w:t>与圆</w:t>
      </w:r>
      <w:r>
        <w:rPr>
          <w:rFonts w:hint="eastAsia" w:ascii="仿宋" w:hAnsi="仿宋" w:eastAsia="仿宋"/>
          <w:position w:val="-12"/>
        </w:rPr>
        <w:object>
          <v:shape id="_x0000_i1044" o:spt="75" type="#_x0000_t75" style="height:18.3pt;width:15pt;" o:ole="t" filled="f" o:preferrelative="t" stroked="f" coordsize="21600,21600">
            <v:path/>
            <v:fill on="f" focussize="0,0"/>
            <v:stroke on="f" joinstyle="miter"/>
            <v:imagedata r:id="rId48" o:title=""/>
            <o:lock v:ext="edit" aspectratio="t"/>
            <w10:wrap type="none"/>
            <w10:anchorlock/>
          </v:shape>
          <o:OLEObject Type="Embed" ProgID="Equation.DSMT4" ShapeID="_x0000_i1044" DrawAspect="Content" ObjectID="_1468075744" r:id="rId47">
            <o:LockedField>false</o:LockedField>
          </o:OLEObject>
        </w:object>
      </w:r>
      <w:r>
        <w:rPr>
          <w:rFonts w:hint="eastAsia" w:ascii="仿宋" w:hAnsi="仿宋" w:eastAsia="仿宋" w:cs="仿宋"/>
          <w:sz w:val="24"/>
          <w:szCs w:val="24"/>
        </w:rPr>
        <w:t>相交；</w:t>
      </w:r>
    </w:p>
    <w:p>
      <w:pPr>
        <w:adjustRightInd w:val="0"/>
        <w:snapToGrid w:val="0"/>
        <w:spacing w:line="312" w:lineRule="auto"/>
        <w:ind w:firstLine="480" w:firstLineChars="200"/>
        <w:textAlignment w:val="baseline"/>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）如果方程组只有一组解，此时两圆有且只有一个公共点，那么圆</w:t>
      </w:r>
      <w:r>
        <w:rPr>
          <w:rFonts w:hint="eastAsia" w:ascii="仿宋" w:hAnsi="仿宋" w:eastAsia="仿宋" w:cs="仿宋"/>
          <w:position w:val="-12"/>
          <w:sz w:val="24"/>
          <w:szCs w:val="24"/>
        </w:rPr>
        <w:object>
          <v:shape id="_x0000_i1045" o:spt="75" type="#_x0000_t75" style="height:17.9pt;width:14.15pt;" o:ole="t" filled="f" o:preferrelative="t" stroked="f" coordsize="21600,21600">
            <v:path/>
            <v:fill on="f" focussize="0,0"/>
            <v:stroke on="f" joinstyle="miter"/>
            <v:imagedata r:id="rId50" o:title=""/>
            <o:lock v:ext="edit" aspectratio="t"/>
            <w10:wrap type="none"/>
            <w10:anchorlock/>
          </v:shape>
          <o:OLEObject Type="Embed" ProgID="Equation.DSMT4" ShapeID="_x0000_i1045" DrawAspect="Content" ObjectID="_1468075745" r:id="rId49">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46" o:spt="75" type="#_x0000_t75" style="height:17.9pt;width:15pt;" o:ole="t" filled="f" o:preferrelative="t" stroked="f" coordsize="21600,21600">
            <v:path/>
            <v:fill on="f" focussize="0,0"/>
            <v:stroke on="f" joinstyle="miter"/>
            <v:imagedata r:id="rId52" o:title=""/>
            <o:lock v:ext="edit" aspectratio="t"/>
            <w10:wrap type="none"/>
            <w10:anchorlock/>
          </v:shape>
          <o:OLEObject Type="Embed" ProgID="Equation.DSMT4" ShapeID="_x0000_i1046" DrawAspect="Content" ObjectID="_1468075746" r:id="rId51">
            <o:LockedField>false</o:LockedField>
          </o:OLEObject>
        </w:object>
      </w:r>
      <w:r>
        <w:rPr>
          <w:rFonts w:hint="eastAsia" w:ascii="仿宋" w:hAnsi="仿宋" w:eastAsia="仿宋" w:cs="仿宋"/>
          <w:sz w:val="24"/>
          <w:szCs w:val="24"/>
        </w:rPr>
        <w:t>内切或外切；</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3</w:t>
      </w:r>
      <w:r>
        <w:rPr>
          <w:rFonts w:hint="eastAsia" w:ascii="仿宋" w:hAnsi="仿宋" w:eastAsia="仿宋" w:cs="仿宋"/>
          <w:sz w:val="24"/>
          <w:szCs w:val="24"/>
        </w:rPr>
        <w:t>）如果方程组无解，说明两圆没有公共点，那么圆</w:t>
      </w:r>
      <w:r>
        <w:rPr>
          <w:rFonts w:hint="eastAsia" w:ascii="仿宋" w:hAnsi="仿宋" w:eastAsia="仿宋" w:cs="仿宋"/>
          <w:sz w:val="24"/>
          <w:szCs w:val="24"/>
        </w:rPr>
        <w:object>
          <v:shape id="_x0000_i1047" o:spt="75" type="#_x0000_t75" style="height:17.9pt;width:14.1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53">
            <o:LockedField>false</o:LockedField>
          </o:OLEObject>
        </w:object>
      </w:r>
      <w:r>
        <w:rPr>
          <w:rFonts w:hint="eastAsia" w:ascii="仿宋" w:hAnsi="仿宋" w:eastAsia="仿宋" w:cs="仿宋"/>
          <w:sz w:val="24"/>
          <w:szCs w:val="24"/>
        </w:rPr>
        <w:t>与圆</w:t>
      </w:r>
      <w:r>
        <w:rPr>
          <w:rFonts w:hint="eastAsia" w:ascii="仿宋" w:hAnsi="仿宋" w:eastAsia="仿宋" w:cs="仿宋"/>
          <w:sz w:val="24"/>
          <w:szCs w:val="24"/>
        </w:rPr>
        <w:object>
          <v:shape id="_x0000_i1048" o:spt="75" type="#_x0000_t75" style="height:17.9pt;width:1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4">
            <o:LockedField>false</o:LockedField>
          </o:OLEObject>
        </w:object>
      </w:r>
      <w:r>
        <w:rPr>
          <w:rFonts w:hint="eastAsia" w:ascii="仿宋" w:hAnsi="仿宋" w:eastAsia="仿宋" w:cs="仿宋"/>
          <w:sz w:val="24"/>
          <w:szCs w:val="24"/>
        </w:rPr>
        <w:t>内含或外离．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可见，这种方法实质是解方程组，通过讨论解的不同情形来判断圆与圆的位置关系．</w:t>
      </w:r>
    </w:p>
    <w:p>
      <w:pPr>
        <w:tabs>
          <w:tab w:val="center" w:pos="4393"/>
        </w:tabs>
        <w:adjustRightInd w:val="0"/>
        <w:snapToGrid w:val="0"/>
        <w:spacing w:line="312" w:lineRule="auto"/>
        <w:ind w:firstLine="480" w:firstLineChars="200"/>
        <w:jc w:val="left"/>
        <w:rPr>
          <w:rFonts w:ascii="仿宋" w:hAnsi="仿宋" w:eastAsia="仿宋" w:cs="仿宋"/>
          <w:color w:val="222222"/>
          <w:kern w:val="0"/>
          <w:sz w:val="24"/>
          <w:szCs w:val="24"/>
        </w:rPr>
      </w:pPr>
      <w:r>
        <w:rPr>
          <w:rFonts w:hint="eastAsia" w:ascii="仿宋" w:hAnsi="仿宋" w:eastAsia="仿宋" w:cs="仿宋"/>
          <w:sz w:val="24"/>
          <w:szCs w:val="24"/>
        </w:rPr>
        <w:t>请同学们继续思考，引例还有其他判断方法吗？</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回顾初中教材描述，我们知道</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drawing>
          <wp:inline distT="0" distB="0" distL="0" distR="0">
            <wp:extent cx="3662045" cy="1586230"/>
            <wp:effectExtent l="19050" t="0" r="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pic:cNvPicPr>
                      <a:picLocks noChangeAspect="1" noChangeArrowheads="1"/>
                    </pic:cNvPicPr>
                  </pic:nvPicPr>
                  <pic:blipFill>
                    <a:blip r:embed="rId55" cstate="print"/>
                    <a:srcRect/>
                    <a:stretch>
                      <a:fillRect/>
                    </a:stretch>
                  </pic:blipFill>
                  <pic:spPr>
                    <a:xfrm>
                      <a:off x="0" y="0"/>
                      <a:ext cx="3663385" cy="1587124"/>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rPr>
          <w:rFonts w:ascii="仿宋" w:hAnsi="仿宋" w:eastAsia="仿宋" w:cs="仿宋"/>
          <w:sz w:val="24"/>
          <w:szCs w:val="24"/>
        </w:rPr>
      </w:pPr>
      <w:bookmarkStart w:id="14" w:name="_Hlk92046954"/>
      <w:bookmarkStart w:id="15" w:name="_Hlk32920430"/>
      <w:r>
        <w:rPr>
          <w:rFonts w:hint="eastAsia" w:ascii="仿宋" w:hAnsi="仿宋" w:eastAsia="仿宋" w:cs="仿宋"/>
          <w:sz w:val="24"/>
          <w:szCs w:val="24"/>
        </w:rPr>
        <w:t>当两圆外离时，</w:t>
      </w:r>
      <w:r>
        <w:rPr>
          <w:rFonts w:hint="eastAsia" w:ascii="仿宋" w:hAnsi="仿宋" w:eastAsia="仿宋" w:cs="仿宋"/>
          <w:position w:val="-12"/>
          <w:sz w:val="24"/>
          <w:szCs w:val="24"/>
        </w:rPr>
        <w:object>
          <v:shape id="_x0000_i1049" o:spt="75" type="#_x0000_t75" style="height:18.3pt;width:57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int="eastAsia" w:ascii="仿宋" w:hAnsi="仿宋" w:eastAsia="仿宋" w:cs="仿宋"/>
          <w:sz w:val="24"/>
          <w:szCs w:val="24"/>
        </w:rPr>
        <w:t>，反之也成立；当两圆外切时，</w:t>
      </w:r>
      <w:r>
        <w:rPr>
          <w:rFonts w:hint="eastAsia" w:ascii="仿宋" w:hAnsi="仿宋" w:eastAsia="仿宋" w:cs="仿宋"/>
          <w:position w:val="-12"/>
          <w:sz w:val="24"/>
          <w:szCs w:val="24"/>
        </w:rPr>
        <w:object>
          <v:shape id="_x0000_i1050" o:spt="75" type="#_x0000_t75" style="height:18.3pt;width:57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hint="eastAsia" w:ascii="仿宋" w:hAnsi="仿宋" w:eastAsia="仿宋" w:cs="仿宋"/>
          <w:sz w:val="24"/>
          <w:szCs w:val="24"/>
        </w:rPr>
        <w:t>，反之也成立；当两圆相交时，</w:t>
      </w:r>
      <w:r>
        <w:rPr>
          <w:rFonts w:hint="eastAsia" w:ascii="仿宋" w:hAnsi="仿宋" w:eastAsia="仿宋" w:cs="仿宋"/>
          <w:position w:val="-14"/>
          <w:sz w:val="24"/>
          <w:szCs w:val="24"/>
        </w:rPr>
        <w:object>
          <v:shape id="_x0000_i1051" o:spt="75" type="#_x0000_t75" style="height:20.4pt;width:108.6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hint="eastAsia" w:ascii="仿宋" w:hAnsi="仿宋" w:eastAsia="仿宋" w:cs="仿宋"/>
          <w:sz w:val="24"/>
          <w:szCs w:val="24"/>
        </w:rPr>
        <w:t>，反之也成立；当两圆内切时，</w:t>
      </w:r>
      <w:r>
        <w:rPr>
          <w:rFonts w:hint="eastAsia" w:ascii="仿宋" w:hAnsi="仿宋" w:eastAsia="仿宋" w:cs="仿宋"/>
          <w:position w:val="-14"/>
          <w:sz w:val="24"/>
          <w:szCs w:val="24"/>
        </w:rPr>
        <w:object>
          <v:shape id="_x0000_i1052" o:spt="75" type="#_x0000_t75" style="height:20.4pt;width:81.5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hint="eastAsia" w:ascii="仿宋" w:hAnsi="仿宋" w:eastAsia="仿宋" w:cs="仿宋"/>
          <w:sz w:val="24"/>
          <w:szCs w:val="24"/>
        </w:rPr>
        <w:t>，反之也成立；当两圆内含时，</w:t>
      </w:r>
      <w:r>
        <w:rPr>
          <w:rFonts w:hint="eastAsia" w:ascii="仿宋" w:hAnsi="仿宋" w:eastAsia="仿宋" w:cs="仿宋"/>
          <w:position w:val="-14"/>
          <w:sz w:val="24"/>
          <w:szCs w:val="24"/>
        </w:rPr>
        <w:object>
          <v:shape id="_x0000_i1053" o:spt="75" type="#_x0000_t75" style="height:20.4pt;width:81.55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hint="eastAsia" w:ascii="仿宋" w:hAnsi="仿宋" w:eastAsia="仿宋" w:cs="仿宋"/>
          <w:sz w:val="24"/>
          <w:szCs w:val="24"/>
        </w:rPr>
        <w:t>，反之也成立．</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可见，利用“两圆圆心距与半径的关系”也可以判断圆与圆的位置关系．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下面请同学运用第二种方法再来</w:t>
      </w:r>
      <w:bookmarkStart w:id="16" w:name="_Hlk93591333"/>
      <w:r>
        <w:rPr>
          <w:rFonts w:hint="eastAsia" w:ascii="仿宋" w:hAnsi="仿宋" w:eastAsia="仿宋" w:cs="仿宋"/>
          <w:sz w:val="24"/>
          <w:szCs w:val="24"/>
        </w:rPr>
        <w:t>判断一下两圆相交</w:t>
      </w:r>
      <w:bookmarkEnd w:id="16"/>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 法</w:t>
      </w:r>
      <w:r>
        <w:rPr>
          <w:rFonts w:ascii="Times New Roman" w:hAnsi="Times New Roman" w:eastAsia="仿宋" w:cs="Times New Roman"/>
          <w:sz w:val="24"/>
          <w:szCs w:val="24"/>
        </w:rPr>
        <w:t>2</w:t>
      </w:r>
      <w:bookmarkStart w:id="17" w:name="_Hlk93586377"/>
      <w:r>
        <w:rPr>
          <w:rFonts w:hint="eastAsia" w:ascii="仿宋" w:hAnsi="仿宋" w:eastAsia="仿宋" w:cs="仿宋"/>
          <w:sz w:val="24"/>
          <w:szCs w:val="24"/>
        </w:rPr>
        <w:t>把两个方程都化成圆的标准方程：</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12"/>
          <w:sz w:val="24"/>
          <w:szCs w:val="24"/>
        </w:rPr>
        <w:object>
          <v:shape id="_x0000_i1054" o:spt="75" type="#_x0000_t75" style="height:19.55pt;width:96.5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12"/>
          <w:sz w:val="24"/>
          <w:szCs w:val="24"/>
        </w:rPr>
        <w:object>
          <v:shape id="_x0000_i1055" o:spt="75" type="#_x0000_t75" style="height:19.55pt;width:101.95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p>
    <w:bookmarkEnd w:id="17"/>
    <w:p>
      <w:pPr>
        <w:adjustRightInd w:val="0"/>
        <w:snapToGrid w:val="0"/>
        <w:spacing w:line="312" w:lineRule="auto"/>
        <w:ind w:firstLine="480" w:firstLineChars="200"/>
        <w:jc w:val="left"/>
        <w:rPr>
          <w:rFonts w:ascii="仿宋" w:hAnsi="仿宋" w:eastAsia="仿宋" w:cs="仿宋"/>
          <w:sz w:val="24"/>
          <w:szCs w:val="24"/>
        </w:rPr>
      </w:pPr>
      <w:bookmarkStart w:id="18" w:name="_Hlk93586437"/>
      <w:r>
        <w:rPr>
          <w:rFonts w:hint="eastAsia" w:ascii="仿宋" w:hAnsi="仿宋" w:eastAsia="仿宋" w:cs="仿宋"/>
          <w:sz w:val="24"/>
          <w:szCs w:val="24"/>
        </w:rPr>
        <w:t>这两个圆的圆心坐标分别是</w:t>
      </w:r>
      <w:r>
        <w:rPr>
          <w:rFonts w:hint="eastAsia" w:ascii="仿宋" w:hAnsi="仿宋" w:eastAsia="仿宋" w:cs="仿宋"/>
          <w:position w:val="-14"/>
          <w:sz w:val="24"/>
          <w:szCs w:val="24"/>
        </w:rPr>
        <w:object>
          <v:shape id="_x0000_i1056" o:spt="75" type="#_x0000_t75" style="height:20.4pt;width:27.05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hint="eastAsia" w:ascii="仿宋" w:hAnsi="仿宋" w:eastAsia="仿宋" w:cs="仿宋"/>
          <w:sz w:val="24"/>
          <w:szCs w:val="24"/>
        </w:rPr>
        <w:t>与</w:t>
      </w:r>
      <w:r>
        <w:rPr>
          <w:rFonts w:hint="eastAsia" w:ascii="仿宋" w:hAnsi="仿宋" w:eastAsia="仿宋" w:cs="仿宋"/>
          <w:position w:val="-14"/>
          <w:sz w:val="24"/>
          <w:szCs w:val="24"/>
        </w:rPr>
        <w:object>
          <v:shape id="_x0000_i1057" o:spt="75" type="#_x0000_t75" style="height:20.4pt;width:29.15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rFonts w:hint="eastAsia" w:ascii="仿宋" w:hAnsi="仿宋" w:eastAsia="仿宋" w:cs="仿宋"/>
          <w:sz w:val="24"/>
          <w:szCs w:val="24"/>
        </w:rPr>
        <w:t>，从而它们的圆心距是</w:t>
      </w:r>
      <w:r>
        <w:rPr>
          <w:rFonts w:hint="eastAsia" w:ascii="仿宋" w:hAnsi="仿宋" w:eastAsia="仿宋" w:cs="仿宋"/>
          <w:position w:val="-16"/>
          <w:sz w:val="24"/>
          <w:szCs w:val="24"/>
        </w:rPr>
        <w:object>
          <v:shape id="_x0000_i1058" o:spt="75" type="#_x0000_t75" style="height:25.8pt;width:139.4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hint="eastAsia" w:ascii="仿宋" w:hAnsi="仿宋" w:eastAsia="仿宋" w:cs="仿宋"/>
          <w:sz w:val="24"/>
          <w:szCs w:val="24"/>
        </w:rPr>
        <w:t>．</w:t>
      </w:r>
      <w:bookmarkEnd w:id="18"/>
      <w:bookmarkStart w:id="19" w:name="_Hlk93586516"/>
      <w:r>
        <w:rPr>
          <w:rFonts w:hint="eastAsia" w:ascii="仿宋" w:hAnsi="仿宋" w:eastAsia="仿宋" w:cs="仿宋"/>
          <w:sz w:val="24"/>
          <w:szCs w:val="24"/>
        </w:rPr>
        <w:t>两个圆的半径分别是</w:t>
      </w:r>
      <w:r>
        <w:rPr>
          <w:rFonts w:hint="eastAsia" w:ascii="仿宋" w:hAnsi="仿宋" w:eastAsia="仿宋" w:cs="仿宋"/>
          <w:position w:val="-12"/>
          <w:sz w:val="24"/>
          <w:szCs w:val="24"/>
        </w:rPr>
        <w:object>
          <v:shape id="_x0000_i1059" o:spt="75" type="#_x0000_t75" style="height:18.3pt;width:27.05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060" o:spt="75" type="#_x0000_t75" style="height:18.3pt;width:29.95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hint="eastAsia" w:ascii="仿宋" w:hAnsi="仿宋" w:eastAsia="仿宋" w:cs="仿宋"/>
          <w:sz w:val="24"/>
          <w:szCs w:val="24"/>
        </w:rPr>
        <w:t>，从而</w:t>
      </w:r>
      <w:r>
        <w:rPr>
          <w:rFonts w:ascii="仿宋" w:hAnsi="仿宋" w:eastAsia="仿宋" w:cs="仿宋"/>
          <w:position w:val="-14"/>
          <w:sz w:val="24"/>
          <w:szCs w:val="24"/>
        </w:rPr>
        <w:object>
          <v:shape id="_x0000_i1061" o:spt="75" type="#_x0000_t75" style="height:20.4pt;width:49.55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rFonts w:ascii="仿宋" w:hAnsi="仿宋" w:eastAsia="仿宋" w:cs="仿宋"/>
          <w:sz w:val="24"/>
          <w:szCs w:val="24"/>
        </w:rPr>
        <w:t>，</w:t>
      </w:r>
      <w:r>
        <w:rPr>
          <w:rFonts w:hint="eastAsia" w:ascii="仿宋" w:hAnsi="仿宋" w:eastAsia="仿宋" w:cs="仿宋"/>
          <w:position w:val="-12"/>
          <w:sz w:val="24"/>
          <w:szCs w:val="24"/>
        </w:rPr>
        <w:object>
          <v:shape id="_x0000_i1062" o:spt="75" type="#_x0000_t75" style="height:18.3pt;width:47.45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rFonts w:hint="eastAsia" w:ascii="仿宋" w:hAnsi="仿宋" w:eastAsia="仿宋" w:cs="仿宋"/>
          <w:sz w:val="24"/>
          <w:szCs w:val="24"/>
        </w:rPr>
        <w:t>．</w:t>
      </w:r>
    </w:p>
    <w:bookmarkEnd w:id="19"/>
    <w:p>
      <w:pPr>
        <w:adjustRightInd w:val="0"/>
        <w:snapToGrid w:val="0"/>
        <w:spacing w:line="312" w:lineRule="auto"/>
        <w:ind w:firstLine="480" w:firstLineChars="200"/>
        <w:jc w:val="left"/>
        <w:rPr>
          <w:rFonts w:ascii="仿宋" w:hAnsi="仿宋" w:eastAsia="仿宋" w:cs="仿宋"/>
          <w:sz w:val="24"/>
          <w:szCs w:val="24"/>
        </w:rPr>
      </w:pPr>
      <w:bookmarkStart w:id="20" w:name="_Hlk93586575"/>
      <w:r>
        <w:rPr>
          <w:rFonts w:hint="eastAsia" w:ascii="仿宋" w:hAnsi="仿宋" w:eastAsia="仿宋" w:cs="仿宋"/>
          <w:sz w:val="24"/>
          <w:szCs w:val="24"/>
        </w:rPr>
        <w:t>于是</w:t>
      </w:r>
      <w:bookmarkStart w:id="21" w:name="_Hlk93585911"/>
      <w:r>
        <w:rPr>
          <w:rFonts w:hint="eastAsia" w:ascii="仿宋" w:hAnsi="仿宋" w:eastAsia="仿宋" w:cs="仿宋"/>
          <w:position w:val="-14"/>
          <w:sz w:val="24"/>
          <w:szCs w:val="24"/>
        </w:rPr>
        <w:object>
          <v:shape id="_x0000_i1063" o:spt="75" type="#_x0000_t75" style="height:20.4pt;width:89.05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bookmarkEnd w:id="21"/>
      <w:r>
        <w:rPr>
          <w:rFonts w:hint="eastAsia" w:ascii="仿宋" w:hAnsi="仿宋" w:eastAsia="仿宋" w:cs="仿宋"/>
          <w:sz w:val="24"/>
          <w:szCs w:val="24"/>
        </w:rPr>
        <w:t>，所以圆</w:t>
      </w:r>
      <w:r>
        <w:rPr>
          <w:rFonts w:hint="eastAsia" w:ascii="仿宋" w:hAnsi="仿宋" w:eastAsia="仿宋" w:cs="仿宋"/>
          <w:position w:val="-12"/>
          <w:sz w:val="24"/>
          <w:szCs w:val="24"/>
        </w:rPr>
        <w:object>
          <v:shape id="_x0000_i1064"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64" DrawAspect="Content" ObjectID="_1468075764" r:id="rId86">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65"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65" DrawAspect="Content" ObjectID="_1468075765" r:id="rId87">
            <o:LockedField>false</o:LockedField>
          </o:OLEObject>
        </w:object>
      </w:r>
      <w:r>
        <w:rPr>
          <w:rFonts w:hint="eastAsia" w:ascii="仿宋" w:hAnsi="仿宋" w:eastAsia="仿宋" w:cs="仿宋"/>
          <w:sz w:val="24"/>
          <w:szCs w:val="24"/>
        </w:rPr>
        <w:t>相交．</w:t>
      </w:r>
    </w:p>
    <w:bookmarkEnd w:id="14"/>
    <w:bookmarkEnd w:id="20"/>
    <w:p>
      <w:pPr>
        <w:adjustRightInd w:val="0"/>
        <w:snapToGrid w:val="0"/>
        <w:spacing w:line="312" w:lineRule="auto"/>
        <w:ind w:firstLine="480" w:firstLineChars="200"/>
        <w:rPr>
          <w:rFonts w:ascii="仿宋" w:hAnsi="仿宋" w:eastAsia="仿宋" w:cs="仿宋"/>
          <w:sz w:val="24"/>
          <w:szCs w:val="24"/>
        </w:rPr>
      </w:pPr>
      <w:bookmarkStart w:id="22" w:name="_Hlk92047465"/>
      <w:bookmarkStart w:id="23" w:name="_Hlk92047385"/>
      <w:r>
        <w:rPr>
          <w:rFonts w:hint="eastAsia" w:ascii="仿宋" w:hAnsi="仿宋" w:eastAsia="仿宋" w:cs="仿宋"/>
          <w:sz w:val="24"/>
          <w:szCs w:val="24"/>
        </w:rPr>
        <w:t>小结：这里用的方法是化成标准方程后</w:t>
      </w:r>
      <w:bookmarkEnd w:id="22"/>
      <w:bookmarkStart w:id="24" w:name="_Hlk92466594"/>
      <w:r>
        <w:rPr>
          <w:rFonts w:hint="eastAsia" w:ascii="仿宋" w:hAnsi="仿宋" w:eastAsia="仿宋" w:cs="仿宋"/>
          <w:sz w:val="24"/>
          <w:szCs w:val="24"/>
        </w:rPr>
        <w:t>利用两圆圆心距与半径的关系来</w:t>
      </w:r>
      <w:bookmarkEnd w:id="24"/>
      <w:r>
        <w:rPr>
          <w:rFonts w:hint="eastAsia" w:ascii="仿宋" w:hAnsi="仿宋" w:eastAsia="仿宋" w:cs="仿宋"/>
          <w:sz w:val="24"/>
          <w:szCs w:val="24"/>
        </w:rPr>
        <w:t>判断圆与圆的位置关系</w:t>
      </w:r>
      <w:bookmarkEnd w:id="23"/>
      <w:bookmarkStart w:id="25" w:name="_Hlk92047985"/>
      <w:bookmarkStart w:id="26" w:name="_Hlk92047864"/>
      <w:r>
        <w:rPr>
          <w:rFonts w:hint="eastAsia" w:ascii="仿宋" w:hAnsi="仿宋" w:eastAsia="仿宋" w:cs="仿宋"/>
          <w:sz w:val="24"/>
          <w:szCs w:val="24"/>
        </w:rPr>
        <w:t>．</w:t>
      </w:r>
    </w:p>
    <w:bookmarkEnd w:id="15"/>
    <w:bookmarkEnd w:id="25"/>
    <w:bookmarkEnd w:id="26"/>
    <w:p>
      <w:pPr>
        <w:adjustRightInd w:val="0"/>
        <w:snapToGrid w:val="0"/>
        <w:spacing w:line="312" w:lineRule="auto"/>
        <w:ind w:firstLine="480" w:firstLineChars="200"/>
        <w:jc w:val="left"/>
        <w:rPr>
          <w:rFonts w:ascii="仿宋" w:hAnsi="仿宋" w:eastAsia="仿宋" w:cs="仿宋"/>
          <w:sz w:val="24"/>
          <w:szCs w:val="24"/>
        </w:rPr>
      </w:pPr>
      <w:bookmarkStart w:id="27" w:name="_Hlk92467094"/>
      <w:r>
        <w:rPr>
          <w:rFonts w:hint="eastAsia" w:ascii="仿宋" w:hAnsi="仿宋" w:eastAsia="仿宋" w:cs="仿宋"/>
          <w:sz w:val="24"/>
          <w:szCs w:val="24"/>
        </w:rPr>
        <w:t>引例中的两圆是相交关系，所以两圆有公共弦，根据法</w:t>
      </w:r>
      <w:r>
        <w:rPr>
          <w:rFonts w:ascii="Times New Roman" w:hAnsi="Times New Roman" w:eastAsia="仿宋" w:cs="Times New Roman"/>
          <w:sz w:val="24"/>
          <w:szCs w:val="24"/>
        </w:rPr>
        <w:t>1</w:t>
      </w:r>
      <w:r>
        <w:rPr>
          <w:rFonts w:hint="eastAsia" w:ascii="仿宋" w:hAnsi="仿宋" w:eastAsia="仿宋" w:cs="仿宋"/>
          <w:sz w:val="24"/>
          <w:szCs w:val="24"/>
        </w:rPr>
        <w:t>求出的两个公共点的坐标，不难计算，公共弦所在直线方程为</w:t>
      </w:r>
      <w:r>
        <w:rPr>
          <w:rFonts w:hint="eastAsia" w:ascii="仿宋" w:hAnsi="仿宋" w:eastAsia="仿宋" w:cs="仿宋"/>
          <w:position w:val="-10"/>
          <w:sz w:val="24"/>
          <w:szCs w:val="24"/>
        </w:rPr>
        <w:object>
          <v:shape id="_x0000_i1066" o:spt="75" type="#_x0000_t75" style="height:15.8pt;width:35.4pt;" o:ole="t" filled="f" o:preferrelative="t" stroked="f" coordsize="21600,21600">
            <v:path/>
            <v:fill on="f" focussize="0,0"/>
            <v:stroke on="f" joinstyle="miter"/>
            <v:imagedata r:id="rId18" o:title=""/>
            <o:lock v:ext="edit" aspectratio="t"/>
            <w10:wrap type="none"/>
            <w10:anchorlock/>
          </v:shape>
          <o:OLEObject Type="Embed" ProgID="Equation.DSMT4" ShapeID="_x0000_i1066" DrawAspect="Content" ObjectID="_1468075766" r:id="rId88">
            <o:LockedField>false</o:LockedField>
          </o:OLEObject>
        </w:object>
      </w:r>
      <w:r>
        <w:rPr>
          <w:rFonts w:hint="eastAsia" w:ascii="仿宋" w:hAnsi="仿宋" w:eastAsia="仿宋" w:cs="仿宋"/>
          <w:sz w:val="24"/>
          <w:szCs w:val="24"/>
        </w:rPr>
        <w:t>，我们发现两个圆方程相减，化简后得到的正好是公共弦所在直线方程，这是巧合还是必然呢？</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请同学们阅读教材第</w:t>
      </w:r>
      <w:r>
        <w:rPr>
          <w:rFonts w:ascii="Times New Roman" w:hAnsi="Times New Roman" w:eastAsia="仿宋" w:cs="Times New Roman"/>
          <w:sz w:val="24"/>
          <w:szCs w:val="24"/>
        </w:rPr>
        <w:t>40</w:t>
      </w:r>
      <w:r>
        <w:rPr>
          <w:rFonts w:hint="eastAsia" w:ascii="仿宋" w:hAnsi="仿宋" w:eastAsia="仿宋" w:cs="仿宋"/>
          <w:sz w:val="24"/>
          <w:szCs w:val="24"/>
        </w:rPr>
        <w:t>页边注，课后继续思考边注中的两个问题．</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思考给出两个圆的一般方程，</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position w:val="-12"/>
          <w:sz w:val="24"/>
          <w:szCs w:val="24"/>
        </w:rPr>
        <w:object>
          <v:shape id="_x0000_i1067" o:spt="75" type="#_x0000_t75" style="height:19.55pt;width:151.5pt;" o:ole="t" filled="f" o:preferrelative="t" stroked="f" coordsize="21600,21600">
            <v:path/>
            <v:fill on="f" focussize="0,0"/>
            <v:stroke on="f" joinstyle="miter"/>
            <v:imagedata r:id="rId40" o:title=""/>
            <o:lock v:ext="edit" aspectratio="t"/>
            <w10:wrap type="none"/>
            <w10:anchorlock/>
          </v:shape>
          <o:OLEObject Type="Embed" ProgID="Equation.DSMT4" ShapeID="_x0000_i1067" DrawAspect="Content" ObjectID="_1468075767" r:id="rId89">
            <o:LockedField>false</o:LockedField>
          </o:OLEObject>
        </w:object>
      </w:r>
      <w:r>
        <w:rPr>
          <w:rFonts w:hint="eastAsia" w:ascii="仿宋" w:hAnsi="仿宋" w:eastAsia="仿宋" w:cs="仿宋"/>
          <w:sz w:val="24"/>
          <w:szCs w:val="24"/>
        </w:rPr>
        <w:t>,</w:t>
      </w:r>
      <w:r>
        <w:rPr>
          <w:rFonts w:hint="eastAsia" w:ascii="仿宋" w:hAnsi="仿宋" w:eastAsia="仿宋" w:cs="仿宋"/>
          <w:position w:val="-12"/>
          <w:sz w:val="24"/>
          <w:szCs w:val="24"/>
        </w:rPr>
        <w:object>
          <v:shape id="_x0000_i1068" o:spt="75" type="#_x0000_t75" style="height:19.55pt;width:156.05pt;" o:ole="t" filled="f" o:preferrelative="t" stroked="f" coordsize="21600,21600">
            <v:path/>
            <v:fill on="f" focussize="0,0"/>
            <v:stroke on="f" joinstyle="miter"/>
            <v:imagedata r:id="rId42" o:title=""/>
            <o:lock v:ext="edit" aspectratio="t"/>
            <w10:wrap type="none"/>
            <w10:anchorlock/>
          </v:shape>
          <o:OLEObject Type="Embed" ProgID="Equation.DSMT4" ShapeID="_x0000_i1068" DrawAspect="Content" ObjectID="_1468075768" r:id="rId90">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解方程组</w:t>
      </w:r>
      <w:r>
        <w:rPr>
          <w:rFonts w:hint="eastAsia" w:ascii="仿宋" w:hAnsi="仿宋" w:eastAsia="仿宋" w:cs="仿宋"/>
          <w:position w:val="-32"/>
          <w:sz w:val="24"/>
          <w:szCs w:val="24"/>
        </w:rPr>
        <w:object>
          <v:shape id="_x0000_i1069" o:spt="75" type="#_x0000_t75" style="height:37.45pt;width:144.85pt;" o:ole="t" filled="f" o:preferrelative="t" stroked="f" coordsize="21600,21600">
            <v:path/>
            <v:fill on="f" focussize="0,0"/>
            <v:stroke on="f" joinstyle="miter"/>
            <v:imagedata r:id="rId44" o:title=""/>
            <o:lock v:ext="edit" aspectratio="t"/>
            <w10:wrap type="none"/>
            <w10:anchorlock/>
          </v:shape>
          <o:OLEObject Type="Embed" ProgID="Equation.DSMT4" ShapeID="_x0000_i1069" DrawAspect="Content" ObjectID="_1468075769" r:id="rId91">
            <o:LockedField>false</o:LockedField>
          </o:OLEObject>
        </w:objec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两个圆的方程相减得</w:t>
      </w:r>
      <w:r>
        <w:rPr>
          <w:rFonts w:hint="eastAsia" w:ascii="仿宋" w:hAnsi="仿宋" w:eastAsia="仿宋" w:cs="仿宋"/>
          <w:position w:val="-14"/>
          <w:sz w:val="24"/>
          <w:szCs w:val="24"/>
        </w:rPr>
        <w:object>
          <v:shape id="_x0000_i1070" o:spt="75" type="#_x0000_t75" style="height:20.4pt;width:188.95pt;" o:ole="t" filled="f" o:preferrelative="t" stroked="f" coordsize="21600,21600">
            <v:path/>
            <v:fill on="f" focussize="0,0"/>
            <v:stroke on="f" joinstyle="miter"/>
            <v:imagedata r:id="rId93" o:title=""/>
            <o:lock v:ext="edit" aspectratio="t"/>
            <w10:wrap type="none"/>
            <w10:anchorlock/>
          </v:shape>
          <o:OLEObject Type="Embed" ProgID="Equation.DSMT4" ShapeID="_x0000_i1070" DrawAspect="Content" ObjectID="_1468075770" r:id="rId92">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1</w:t>
      </w:r>
      <w:r>
        <w:rPr>
          <w:rFonts w:hint="eastAsia" w:ascii="仿宋" w:hAnsi="仿宋" w:eastAsia="仿宋" w:cs="仿宋"/>
          <w:sz w:val="24"/>
          <w:szCs w:val="24"/>
        </w:rPr>
        <w:t>）当</w:t>
      </w:r>
      <w:r>
        <w:rPr>
          <w:rFonts w:hint="eastAsia" w:ascii="仿宋" w:hAnsi="仿宋" w:eastAsia="仿宋" w:cs="仿宋"/>
          <w:position w:val="-12"/>
          <w:sz w:val="24"/>
          <w:szCs w:val="24"/>
        </w:rPr>
        <w:object>
          <v:shape id="_x0000_i1071" o:spt="75" type="#_x0000_t75" style="height:17.9pt;width:38.7pt;" o:ole="t" filled="f" o:preferrelative="t" stroked="f" coordsize="21600,21600">
            <v:path/>
            <v:fill on="f" focussize="0,0"/>
            <v:stroke on="f" joinstyle="miter"/>
            <v:imagedata r:id="rId95" o:title=""/>
            <o:lock v:ext="edit" aspectratio="t"/>
            <w10:wrap type="none"/>
            <w10:anchorlock/>
          </v:shape>
          <o:OLEObject Type="Embed" ProgID="Equation.DSMT4" ShapeID="_x0000_i1071" DrawAspect="Content" ObjectID="_1468075771" r:id="rId94">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072" o:spt="75" type="#_x0000_t75" style="height:17.9pt;width:37.45pt;" o:ole="t" filled="f" o:preferrelative="t" stroked="f" coordsize="21600,21600">
            <v:path/>
            <v:fill on="f" focussize="0,0"/>
            <v:stroke on="f" joinstyle="miter"/>
            <v:imagedata r:id="rId97" o:title=""/>
            <o:lock v:ext="edit" aspectratio="t"/>
            <w10:wrap type="none"/>
            <w10:anchorlock/>
          </v:shape>
          <o:OLEObject Type="Embed" ProgID="Equation.DSMT4" ShapeID="_x0000_i1072" DrawAspect="Content" ObjectID="_1468075772" r:id="rId96">
            <o:LockedField>false</o:LockedField>
          </o:OLEObject>
        </w:object>
      </w:r>
      <w:r>
        <w:rPr>
          <w:rFonts w:hint="eastAsia" w:ascii="仿宋" w:hAnsi="仿宋" w:eastAsia="仿宋" w:cs="仿宋"/>
          <w:sz w:val="24"/>
          <w:szCs w:val="24"/>
        </w:rPr>
        <w:t>不同时为零时，（*）式方程所表示的直线有什么几何意义？</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w:t>
      </w:r>
      <w:r>
        <w:rPr>
          <w:rFonts w:ascii="Times New Roman" w:hAnsi="Times New Roman" w:eastAsia="仿宋" w:cs="Times New Roman"/>
          <w:sz w:val="24"/>
          <w:szCs w:val="24"/>
        </w:rPr>
        <w:t>2</w:t>
      </w:r>
      <w:r>
        <w:rPr>
          <w:rFonts w:hint="eastAsia" w:ascii="仿宋" w:hAnsi="仿宋" w:eastAsia="仿宋" w:cs="仿宋"/>
          <w:sz w:val="24"/>
          <w:szCs w:val="24"/>
        </w:rPr>
        <w:t>）当</w:t>
      </w:r>
      <w:r>
        <w:rPr>
          <w:rFonts w:hint="eastAsia" w:ascii="仿宋" w:hAnsi="仿宋" w:eastAsia="仿宋" w:cs="仿宋"/>
          <w:position w:val="-12"/>
          <w:sz w:val="24"/>
          <w:szCs w:val="24"/>
        </w:rPr>
        <w:object>
          <v:shape id="_x0000_i1073" o:spt="75" type="#_x0000_t75" style="height:17.9pt;width:38.7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8">
            <o:LockedField>false</o:LockedField>
          </o:OLEObject>
        </w:object>
      </w:r>
      <w:r>
        <w:rPr>
          <w:rFonts w:hint="eastAsia" w:ascii="仿宋" w:hAnsi="仿宋" w:eastAsia="仿宋" w:cs="仿宋"/>
          <w:sz w:val="24"/>
          <w:szCs w:val="24"/>
        </w:rPr>
        <w:t>与</w:t>
      </w:r>
      <w:r>
        <w:rPr>
          <w:rFonts w:hint="eastAsia" w:ascii="仿宋" w:hAnsi="仿宋" w:eastAsia="仿宋" w:cs="仿宋"/>
          <w:position w:val="-12"/>
          <w:sz w:val="24"/>
          <w:szCs w:val="24"/>
        </w:rPr>
        <w:object>
          <v:shape id="_x0000_i1074" o:spt="75" type="#_x0000_t75" style="height:17.9pt;width:37.45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9">
            <o:LockedField>false</o:LockedField>
          </o:OLEObject>
        </w:object>
      </w:r>
      <w:r>
        <w:rPr>
          <w:rFonts w:hint="eastAsia" w:ascii="仿宋" w:hAnsi="仿宋" w:eastAsia="仿宋" w:cs="仿宋"/>
          <w:sz w:val="24"/>
          <w:szCs w:val="24"/>
        </w:rPr>
        <w:t>同时为零时，两圆有什么样的位置关系？</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下面我们来运用一下刚才学到的两种判断圆与圆的位置关系的方法，再体会一下这两种方法各自的特点．</w:t>
      </w:r>
    </w:p>
    <w:bookmarkEnd w:id="27"/>
    <w:p>
      <w:pPr>
        <w:widowControl/>
        <w:shd w:val="clear" w:color="auto" w:fill="FFFFFF"/>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sz w:val="24"/>
          <w:szCs w:val="24"/>
        </w:rPr>
        <w:t>[设计意图]</w:t>
      </w:r>
      <w:r>
        <w:rPr>
          <w:rFonts w:hint="eastAsia" w:ascii="仿宋" w:hAnsi="仿宋" w:eastAsia="仿宋" w:cs="仿宋"/>
          <w:kern w:val="0"/>
          <w:sz w:val="24"/>
          <w:szCs w:val="24"/>
        </w:rPr>
        <w:t>在判断圆与圆的位置关系时，既有几何的方法，通过圆心距与半径的大小关系来判断；又有代数的方法，通过解联立方程组，讨论解的不同情形来判断．在分析引例的过程中使用两种方法，提供了几何思路与代数思路的对照和比较，让学生对问题有更深的体会．</w:t>
      </w:r>
    </w:p>
    <w:p>
      <w:pPr>
        <w:adjustRightInd w:val="0"/>
        <w:snapToGrid w:val="0"/>
        <w:spacing w:line="312" w:lineRule="auto"/>
        <w:ind w:firstLine="480" w:firstLineChars="200"/>
        <w:rPr>
          <w:rFonts w:ascii="仿宋" w:hAnsi="仿宋" w:eastAsia="仿宋" w:cs="仿宋"/>
          <w:b/>
          <w:bCs/>
          <w:color w:val="000000" w:themeColor="text1"/>
          <w:sz w:val="24"/>
          <w:szCs w:val="24"/>
        </w:rPr>
      </w:pPr>
      <w:r>
        <w:rPr>
          <w:rFonts w:hint="eastAsia" w:ascii="仿宋" w:hAnsi="仿宋" w:eastAsia="仿宋" w:cs="仿宋"/>
          <w:b/>
          <w:bCs/>
          <w:color w:val="000000" w:themeColor="text1"/>
          <w:sz w:val="24"/>
          <w:szCs w:val="24"/>
        </w:rPr>
        <w:t>（环节三）例题讲解 提升认知</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1</w:t>
      </w:r>
      <w:r>
        <w:rPr>
          <w:rFonts w:hint="eastAsia" w:ascii="仿宋" w:hAnsi="仿宋" w:eastAsia="仿宋" w:cs="仿宋"/>
          <w:sz w:val="24"/>
          <w:szCs w:val="24"/>
        </w:rPr>
        <w:t>证明圆</w:t>
      </w:r>
      <w:bookmarkStart w:id="28" w:name="_Hlk91323016"/>
      <w:r>
        <w:rPr>
          <w:rFonts w:hint="eastAsia" w:ascii="仿宋" w:hAnsi="仿宋" w:eastAsia="仿宋" w:cs="仿宋"/>
          <w:position w:val="-12"/>
          <w:sz w:val="24"/>
          <w:szCs w:val="24"/>
        </w:rPr>
        <w:object>
          <v:shape id="_x0000_i1075" o:spt="75" type="#_x0000_t75" style="height:19.55pt;width:136.5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bookmarkEnd w:id="28"/>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76" o:spt="75" type="#_x0000_t75" style="height:19.55pt;width:141.9pt;" o:ole="t" filled="f" o:preferrelative="t" stroked="f" coordsize="21600,21600">
            <v:path/>
            <v:fill on="f" focussize="0,0"/>
            <v:stroke on="f" joinstyle="miter"/>
            <v:imagedata r:id="rId103" o:title=""/>
            <o:lock v:ext="edit" aspectratio="t"/>
            <w10:wrap type="none"/>
            <w10:anchorlock/>
          </v:shape>
          <o:OLEObject Type="Embed" ProgID="Equation.DSMT4" ShapeID="_x0000_i1076" DrawAspect="Content" ObjectID="_1468075776" r:id="rId102">
            <o:LockedField>false</o:LockedField>
          </o:OLEObject>
        </w:object>
      </w:r>
      <w:r>
        <w:rPr>
          <w:rFonts w:hint="eastAsia" w:ascii="仿宋" w:hAnsi="仿宋" w:eastAsia="仿宋" w:cs="仿宋"/>
          <w:sz w:val="24"/>
          <w:szCs w:val="24"/>
        </w:rPr>
        <w:t>内切，并求切点坐标．</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分析 此题是圆与圆位置关系的应用．它有两项任务：（</w:t>
      </w:r>
      <w:r>
        <w:rPr>
          <w:rFonts w:ascii="Times New Roman" w:hAnsi="Times New Roman" w:eastAsia="仿宋" w:cs="Times New Roman"/>
          <w:sz w:val="24"/>
          <w:szCs w:val="24"/>
        </w:rPr>
        <w:t>1</w:t>
      </w:r>
      <w:r>
        <w:rPr>
          <w:rFonts w:hint="eastAsia" w:ascii="仿宋" w:hAnsi="仿宋" w:eastAsia="仿宋" w:cs="仿宋"/>
          <w:sz w:val="24"/>
          <w:szCs w:val="24"/>
        </w:rPr>
        <w:t>）证明两圆内切；（</w:t>
      </w:r>
      <w:r>
        <w:rPr>
          <w:rFonts w:ascii="Times New Roman" w:hAnsi="Times New Roman" w:eastAsia="仿宋" w:cs="Times New Roman"/>
          <w:sz w:val="24"/>
          <w:szCs w:val="24"/>
        </w:rPr>
        <w:t>2</w:t>
      </w:r>
      <w:r>
        <w:rPr>
          <w:rFonts w:hint="eastAsia" w:ascii="仿宋" w:hAnsi="仿宋" w:eastAsia="仿宋" w:cs="仿宋"/>
          <w:sz w:val="24"/>
          <w:szCs w:val="24"/>
        </w:rPr>
        <w:t>）求切点坐标．由于两圆的圆心坐标和半径不难求出，可以利用刚才介绍的第二种方法，化方程为圆的标准方程，然后利用“两圆圆心距与半径的关系”证明两圆内切．</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w:t>
      </w:r>
      <w:bookmarkStart w:id="29" w:name="_Hlk93585623"/>
      <w:r>
        <w:rPr>
          <w:rFonts w:hint="eastAsia" w:ascii="仿宋" w:hAnsi="仿宋" w:eastAsia="仿宋" w:cs="仿宋"/>
          <w:sz w:val="24"/>
          <w:szCs w:val="24"/>
        </w:rPr>
        <w:t xml:space="preserve"> 把两个方程都化成圆的标准方程：</w:t>
      </w:r>
    </w:p>
    <w:p>
      <w:pPr>
        <w:adjustRightInd w:val="0"/>
        <w:snapToGrid w:val="0"/>
        <w:spacing w:line="312" w:lineRule="auto"/>
        <w:ind w:firstLine="480" w:firstLineChars="200"/>
        <w:jc w:val="left"/>
        <w:rPr>
          <w:rFonts w:ascii="仿宋" w:hAnsi="仿宋" w:eastAsia="仿宋" w:cs="仿宋"/>
          <w:sz w:val="24"/>
          <w:szCs w:val="24"/>
        </w:rPr>
      </w:pPr>
      <w:bookmarkStart w:id="30" w:name="_Hlk91323054"/>
      <w:r>
        <w:rPr>
          <w:rFonts w:hint="eastAsia" w:ascii="仿宋" w:hAnsi="仿宋" w:eastAsia="仿宋" w:cs="仿宋"/>
          <w:position w:val="-12"/>
          <w:sz w:val="24"/>
          <w:szCs w:val="24"/>
        </w:rPr>
        <w:object>
          <v:shape id="_x0000_i1077" o:spt="75" type="#_x0000_t75" style="height:19.55pt;width:124.45pt;" o:ole="t" filled="f" o:preferrelative="t" stroked="f" coordsize="21600,21600">
            <v:path/>
            <v:fill on="f" focussize="0,0"/>
            <v:stroke on="f" joinstyle="miter"/>
            <v:imagedata r:id="rId105" o:title=""/>
            <o:lock v:ext="edit" aspectratio="t"/>
            <w10:wrap type="none"/>
            <w10:anchorlock/>
          </v:shape>
          <o:OLEObject Type="Embed" ProgID="Equation.DSMT4" ShapeID="_x0000_i1077" DrawAspect="Content" ObjectID="_1468075777" r:id="rId104">
            <o:LockedField>false</o:LockedField>
          </o:OLEObject>
        </w:object>
      </w:r>
      <w:bookmarkEnd w:id="30"/>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position w:val="-12"/>
          <w:sz w:val="24"/>
          <w:szCs w:val="24"/>
        </w:rPr>
        <w:object>
          <v:shape id="_x0000_i1078" o:spt="75" type="#_x0000_t75" style="height:19.55pt;width:126.95pt;" o:ole="t" filled="f" o:preferrelative="t" stroked="f" coordsize="21600,21600">
            <v:path/>
            <v:fill on="f" focussize="0,0"/>
            <v:stroke on="f" joinstyle="miter"/>
            <v:imagedata r:id="rId107" o:title=""/>
            <o:lock v:ext="edit" aspectratio="t"/>
            <w10:wrap type="none"/>
            <w10:anchorlock/>
          </v:shape>
          <o:OLEObject Type="Embed" ProgID="Equation.DSMT4" ShapeID="_x0000_i1078" DrawAspect="Content" ObjectID="_1468075778" r:id="rId106">
            <o:LockedField>false</o:LockedField>
          </o:OLEObject>
        </w:objec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这两个圆的圆心坐标分别是</w:t>
      </w:r>
      <w:r>
        <w:rPr>
          <w:rFonts w:hint="eastAsia" w:ascii="仿宋" w:hAnsi="仿宋" w:eastAsia="仿宋" w:cs="仿宋"/>
          <w:position w:val="-14"/>
          <w:sz w:val="24"/>
          <w:szCs w:val="24"/>
        </w:rPr>
        <w:object>
          <v:shape id="_x0000_i1079" o:spt="75" type="#_x0000_t75" style="height:20.4pt;width:35.4pt;" o:ole="t" filled="f" o:preferrelative="t" stroked="f" coordsize="21600,21600">
            <v:path/>
            <v:fill on="f" focussize="0,0"/>
            <v:stroke on="f" joinstyle="miter"/>
            <v:imagedata r:id="rId109" o:title=""/>
            <o:lock v:ext="edit" aspectratio="t"/>
            <w10:wrap type="none"/>
            <w10:anchorlock/>
          </v:shape>
          <o:OLEObject Type="Embed" ProgID="Equation.DSMT4" ShapeID="_x0000_i1079" DrawAspect="Content" ObjectID="_1468075779" r:id="rId108">
            <o:LockedField>false</o:LockedField>
          </o:OLEObject>
        </w:object>
      </w:r>
      <w:r>
        <w:rPr>
          <w:rFonts w:hint="eastAsia" w:ascii="仿宋" w:hAnsi="仿宋" w:eastAsia="仿宋" w:cs="仿宋"/>
          <w:sz w:val="24"/>
          <w:szCs w:val="24"/>
        </w:rPr>
        <w:t>与</w:t>
      </w:r>
      <w:r>
        <w:rPr>
          <w:rFonts w:hint="eastAsia" w:ascii="仿宋" w:hAnsi="仿宋" w:eastAsia="仿宋" w:cs="仿宋"/>
          <w:position w:val="-14"/>
          <w:sz w:val="24"/>
          <w:szCs w:val="24"/>
        </w:rPr>
        <w:object>
          <v:shape id="_x0000_i1080" o:spt="75" type="#_x0000_t75" style="height:20.4pt;width:35.4pt;" o:ole="t" filled="f" o:preferrelative="t" stroked="f" coordsize="21600,21600">
            <v:path/>
            <v:fill on="f" focussize="0,0"/>
            <v:stroke on="f" joinstyle="miter"/>
            <v:imagedata r:id="rId111" o:title=""/>
            <o:lock v:ext="edit" aspectratio="t"/>
            <w10:wrap type="none"/>
            <w10:anchorlock/>
          </v:shape>
          <o:OLEObject Type="Embed" ProgID="Equation.DSMT4" ShapeID="_x0000_i1080" DrawAspect="Content" ObjectID="_1468075780" r:id="rId110">
            <o:LockedField>false</o:LockedField>
          </o:OLEObject>
        </w:object>
      </w:r>
      <w:r>
        <w:rPr>
          <w:rFonts w:hint="eastAsia" w:ascii="仿宋" w:hAnsi="仿宋" w:eastAsia="仿宋" w:cs="仿宋"/>
          <w:sz w:val="24"/>
          <w:szCs w:val="24"/>
        </w:rPr>
        <w:t>，从而它们的圆心距是</w:t>
      </w:r>
      <w:r>
        <w:rPr>
          <w:rFonts w:hint="eastAsia" w:ascii="仿宋" w:hAnsi="仿宋" w:eastAsia="仿宋" w:cs="仿宋"/>
          <w:position w:val="-16"/>
          <w:sz w:val="24"/>
          <w:szCs w:val="24"/>
        </w:rPr>
        <w:object>
          <v:shape id="_x0000_i1081" o:spt="75" type="#_x0000_t75" style="height:25.8pt;width:149.4pt;" o:ole="t" filled="f" o:preferrelative="t" stroked="f" coordsize="21600,21600">
            <v:path/>
            <v:fill on="f" focussize="0,0"/>
            <v:stroke on="f" joinstyle="miter"/>
            <v:imagedata r:id="rId113" o:title=""/>
            <o:lock v:ext="edit" aspectratio="t"/>
            <w10:wrap type="none"/>
            <w10:anchorlock/>
          </v:shape>
          <o:OLEObject Type="Embed" ProgID="Equation.DSMT4" ShapeID="_x0000_i1081" DrawAspect="Content" ObjectID="_1468075781" r:id="rId112">
            <o:LockedField>false</o:LockedField>
          </o:OLEObject>
        </w:object>
      </w:r>
      <w:r>
        <w:rPr>
          <w:rFonts w:hint="eastAsia" w:ascii="仿宋" w:hAnsi="仿宋" w:eastAsia="仿宋" w:cs="仿宋"/>
          <w:sz w:val="24"/>
          <w:szCs w:val="24"/>
        </w:rPr>
        <w:t>．两个圆的半径分别是</w:t>
      </w:r>
      <w:bookmarkStart w:id="31" w:name="_Hlk91322973"/>
      <w:r>
        <w:rPr>
          <w:rFonts w:hint="eastAsia" w:ascii="仿宋" w:hAnsi="仿宋" w:eastAsia="仿宋" w:cs="仿宋"/>
          <w:position w:val="-12"/>
          <w:sz w:val="24"/>
          <w:szCs w:val="24"/>
        </w:rPr>
        <w:object>
          <v:shape id="_x0000_i1082" o:spt="75" type="#_x0000_t75" style="height:20.4pt;width:44.1pt;" o:ole="t" filled="f" o:preferrelative="t" stroked="f" coordsize="21600,21600">
            <v:path/>
            <v:fill on="f" focussize="0,0"/>
            <v:stroke on="f" joinstyle="miter"/>
            <v:imagedata r:id="rId115" o:title=""/>
            <o:lock v:ext="edit" aspectratio="t"/>
            <w10:wrap type="none"/>
            <w10:anchorlock/>
          </v:shape>
          <o:OLEObject Type="Embed" ProgID="Equation.DSMT4" ShapeID="_x0000_i1082" DrawAspect="Content" ObjectID="_1468075782" r:id="rId114">
            <o:LockedField>false</o:LockedField>
          </o:OLEObject>
        </w:object>
      </w:r>
      <w:bookmarkEnd w:id="31"/>
      <w:r>
        <w:rPr>
          <w:rFonts w:hint="eastAsia" w:ascii="仿宋" w:hAnsi="仿宋" w:eastAsia="仿宋" w:cs="仿宋"/>
          <w:sz w:val="24"/>
          <w:szCs w:val="24"/>
        </w:rPr>
        <w:t>与</w:t>
      </w:r>
      <w:r>
        <w:rPr>
          <w:rFonts w:hint="eastAsia" w:ascii="仿宋" w:hAnsi="仿宋" w:eastAsia="仿宋" w:cs="仿宋"/>
          <w:position w:val="-12"/>
          <w:sz w:val="24"/>
          <w:szCs w:val="24"/>
        </w:rPr>
        <w:object>
          <v:shape id="_x0000_i1083" o:spt="75" type="#_x0000_t75" style="height:20.4pt;width:38.7pt;" o:ole="t" filled="f" o:preferrelative="t" stroked="f" coordsize="21600,21600">
            <v:path/>
            <v:fill on="f" focussize="0,0"/>
            <v:stroke on="f" joinstyle="miter"/>
            <v:imagedata r:id="rId117" o:title=""/>
            <o:lock v:ext="edit" aspectratio="t"/>
            <w10:wrap type="none"/>
            <w10:anchorlock/>
          </v:shape>
          <o:OLEObject Type="Embed" ProgID="Equation.DSMT4" ShapeID="_x0000_i1083" DrawAspect="Content" ObjectID="_1468075783" r:id="rId116">
            <o:LockedField>false</o:LockedField>
          </o:OLEObject>
        </w:object>
      </w:r>
      <w:r>
        <w:rPr>
          <w:rFonts w:hint="eastAsia" w:ascii="仿宋" w:hAnsi="仿宋" w:eastAsia="仿宋" w:cs="仿宋"/>
          <w:sz w:val="24"/>
          <w:szCs w:val="24"/>
        </w:rPr>
        <w:t>．于是</w:t>
      </w:r>
      <w:r>
        <w:rPr>
          <w:rFonts w:hint="eastAsia" w:ascii="仿宋" w:hAnsi="仿宋" w:eastAsia="仿宋" w:cs="仿宋"/>
          <w:position w:val="-14"/>
          <w:sz w:val="24"/>
          <w:szCs w:val="24"/>
        </w:rPr>
        <w:object>
          <v:shape id="_x0000_i1084" o:spt="75" type="#_x0000_t75" style="height:20.4pt;width:52.45pt;" o:ole="t" filled="f" o:preferrelative="t" stroked="f" coordsize="21600,21600">
            <v:path/>
            <v:fill on="f" focussize="0,0"/>
            <v:stroke on="f" joinstyle="miter"/>
            <v:imagedata r:id="rId119" o:title=""/>
            <o:lock v:ext="edit" aspectratio="t"/>
            <w10:wrap type="none"/>
            <w10:anchorlock/>
          </v:shape>
          <o:OLEObject Type="Embed" ProgID="Equation.DSMT4" ShapeID="_x0000_i1084" DrawAspect="Content" ObjectID="_1468075784" r:id="rId118">
            <o:LockedField>false</o:LockedField>
          </o:OLEObject>
        </w:object>
      </w:r>
      <w:r>
        <w:rPr>
          <w:rFonts w:hint="eastAsia" w:ascii="仿宋" w:hAnsi="仿宋" w:eastAsia="仿宋" w:cs="仿宋"/>
          <w:sz w:val="24"/>
          <w:szCs w:val="24"/>
        </w:rPr>
        <w:t>，所以圆</w:t>
      </w:r>
      <w:r>
        <w:rPr>
          <w:rFonts w:hint="eastAsia" w:ascii="仿宋" w:hAnsi="仿宋" w:eastAsia="仿宋" w:cs="仿宋"/>
          <w:position w:val="-12"/>
          <w:sz w:val="24"/>
          <w:szCs w:val="24"/>
        </w:rPr>
        <w:object>
          <v:shape id="_x0000_i1085"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85" DrawAspect="Content" ObjectID="_1468075785" r:id="rId120">
            <o:LockedField>false</o:LockedField>
          </o:OLEObject>
        </w:object>
      </w:r>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86"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86" DrawAspect="Content" ObjectID="_1468075786" r:id="rId121">
            <o:LockedField>false</o:LockedField>
          </o:OLEObject>
        </w:object>
      </w:r>
      <w:r>
        <w:rPr>
          <w:rFonts w:hint="eastAsia" w:ascii="仿宋" w:hAnsi="仿宋" w:eastAsia="仿宋" w:cs="仿宋"/>
          <w:sz w:val="24"/>
          <w:szCs w:val="24"/>
        </w:rPr>
        <w:t>内切．</w:t>
      </w:r>
    </w:p>
    <w:bookmarkEnd w:id="29"/>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把</w:t>
      </w:r>
      <w:bookmarkStart w:id="32" w:name="_Hlk92108235"/>
      <w:r>
        <w:rPr>
          <w:rFonts w:hint="eastAsia" w:ascii="仿宋" w:hAnsi="仿宋" w:eastAsia="仿宋" w:cs="仿宋"/>
          <w:sz w:val="24"/>
          <w:szCs w:val="24"/>
        </w:rPr>
        <w:t>两个圆的方程相减并整理得</w:t>
      </w:r>
      <w:bookmarkEnd w:id="32"/>
      <w:bookmarkStart w:id="33" w:name="_Hlk92052114"/>
      <w:r>
        <w:rPr>
          <w:rFonts w:hint="eastAsia" w:ascii="仿宋" w:hAnsi="仿宋" w:eastAsia="仿宋" w:cs="仿宋"/>
          <w:position w:val="-10"/>
          <w:sz w:val="24"/>
          <w:szCs w:val="24"/>
        </w:rPr>
        <w:object>
          <v:shape id="_x0000_i1087" o:spt="75" type="#_x0000_t75" style="height:15.8pt;width:44.95pt;" o:ole="t" filled="f" o:preferrelative="t" stroked="f" coordsize="21600,21600">
            <v:path/>
            <v:fill on="f" focussize="0,0"/>
            <v:stroke on="f" joinstyle="miter"/>
            <v:imagedata r:id="rId123" o:title=""/>
            <o:lock v:ext="edit" aspectratio="t"/>
            <w10:wrap type="none"/>
            <w10:anchorlock/>
          </v:shape>
          <o:OLEObject Type="Embed" ProgID="Equation.DSMT4" ShapeID="_x0000_i1087" DrawAspect="Content" ObjectID="_1468075787" r:id="rId122">
            <o:LockedField>false</o:LockedField>
          </o:OLEObject>
        </w:object>
      </w:r>
      <w:bookmarkEnd w:id="33"/>
      <w:r>
        <w:rPr>
          <w:rFonts w:hint="eastAsia" w:ascii="仿宋" w:hAnsi="仿宋" w:eastAsia="仿宋" w:cs="仿宋"/>
          <w:sz w:val="24"/>
          <w:szCs w:val="24"/>
        </w:rPr>
        <w:t>．代入圆</w:t>
      </w:r>
      <w:r>
        <w:rPr>
          <w:rFonts w:hint="eastAsia" w:ascii="仿宋" w:hAnsi="仿宋" w:eastAsia="仿宋" w:cs="仿宋"/>
          <w:position w:val="-12"/>
          <w:sz w:val="24"/>
          <w:szCs w:val="24"/>
        </w:rPr>
        <w:object>
          <v:shape id="_x0000_i1088"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88" DrawAspect="Content" ObjectID="_1468075788" r:id="rId124">
            <o:LockedField>false</o:LockedField>
          </o:OLEObject>
        </w:object>
      </w:r>
      <w:r>
        <w:rPr>
          <w:rFonts w:hint="eastAsia" w:ascii="仿宋" w:hAnsi="仿宋" w:eastAsia="仿宋" w:cs="仿宋"/>
          <w:sz w:val="24"/>
          <w:szCs w:val="24"/>
        </w:rPr>
        <w:t>的方程并化简得</w:t>
      </w:r>
      <w:r>
        <w:rPr>
          <w:rFonts w:hint="eastAsia" w:ascii="仿宋" w:hAnsi="仿宋" w:eastAsia="仿宋" w:cs="仿宋"/>
          <w:position w:val="-10"/>
          <w:sz w:val="24"/>
          <w:szCs w:val="24"/>
        </w:rPr>
        <w:object>
          <v:shape id="_x0000_i1089" o:spt="75" type="#_x0000_t75" style="height:17.9pt;width:72pt;" o:ole="t" filled="f" o:preferrelative="t" stroked="f" coordsize="21600,21600">
            <v:path/>
            <v:fill on="f" focussize="0,0"/>
            <v:stroke on="f" joinstyle="miter"/>
            <v:imagedata r:id="rId126" o:title=""/>
            <o:lock v:ext="edit" aspectratio="t"/>
            <w10:wrap type="none"/>
            <w10:anchorlock/>
          </v:shape>
          <o:OLEObject Type="Embed" ProgID="Equation.DSMT4" ShapeID="_x0000_i1089" DrawAspect="Content" ObjectID="_1468075789" r:id="rId125">
            <o:LockedField>false</o:LockedField>
          </o:OLEObject>
        </w:object>
      </w:r>
      <w:r>
        <w:rPr>
          <w:rFonts w:hint="eastAsia" w:ascii="仿宋" w:hAnsi="仿宋" w:eastAsia="仿宋" w:cs="仿宋"/>
          <w:sz w:val="24"/>
          <w:szCs w:val="24"/>
        </w:rPr>
        <w:t>．这个一元二次方程有两个相等的根</w:t>
      </w:r>
      <w:r>
        <w:rPr>
          <w:rFonts w:hint="eastAsia" w:ascii="仿宋" w:hAnsi="仿宋" w:eastAsia="仿宋" w:cs="仿宋"/>
          <w:position w:val="-10"/>
          <w:sz w:val="24"/>
          <w:szCs w:val="24"/>
        </w:rPr>
        <w:object>
          <v:shape id="_x0000_i1090" o:spt="75" type="#_x0000_t75" style="height:15.8pt;width:34.55pt;" o:ole="t" filled="f" o:preferrelative="t" stroked="f" coordsize="21600,21600">
            <v:path/>
            <v:fill on="f" focussize="0,0"/>
            <v:stroke on="f" joinstyle="miter"/>
            <v:imagedata r:id="rId128" o:title=""/>
            <o:lock v:ext="edit" aspectratio="t"/>
            <w10:wrap type="none"/>
            <w10:anchorlock/>
          </v:shape>
          <o:OLEObject Type="Embed" ProgID="Equation.DSMT4" ShapeID="_x0000_i1090" DrawAspect="Content" ObjectID="_1468075790" r:id="rId127">
            <o:LockedField>false</o:LockedField>
          </o:OLEObject>
        </w:object>
      </w:r>
      <w:r>
        <w:rPr>
          <w:rFonts w:hint="eastAsia" w:ascii="仿宋" w:hAnsi="仿宋" w:eastAsia="仿宋" w:cs="仿宋"/>
          <w:sz w:val="24"/>
          <w:szCs w:val="24"/>
        </w:rPr>
        <w:t>，因为</w:t>
      </w:r>
      <w:r>
        <w:rPr>
          <w:rFonts w:hint="eastAsia" w:ascii="仿宋" w:hAnsi="仿宋" w:eastAsia="仿宋" w:cs="仿宋"/>
          <w:position w:val="-10"/>
          <w:sz w:val="24"/>
          <w:szCs w:val="24"/>
        </w:rPr>
        <w:object>
          <v:shape id="_x0000_i1091" o:spt="75" type="#_x0000_t75" style="height:15.8pt;width:44.95pt;" o:ole="t" filled="f" o:preferrelative="t" stroked="f" coordsize="21600,21600">
            <v:path/>
            <v:fill on="f" focussize="0,0"/>
            <v:stroke on="f" joinstyle="miter"/>
            <v:imagedata r:id="rId123" o:title=""/>
            <o:lock v:ext="edit" aspectratio="t"/>
            <w10:wrap type="none"/>
            <w10:anchorlock/>
          </v:shape>
          <o:OLEObject Type="Embed" ProgID="Equation.DSMT4" ShapeID="_x0000_i1091" DrawAspect="Content" ObjectID="_1468075791" r:id="rId129">
            <o:LockedField>false</o:LockedField>
          </o:OLEObject>
        </w:object>
      </w:r>
      <w:r>
        <w:rPr>
          <w:rFonts w:hint="eastAsia" w:ascii="仿宋" w:hAnsi="仿宋" w:eastAsia="仿宋" w:cs="仿宋"/>
          <w:sz w:val="24"/>
          <w:szCs w:val="24"/>
        </w:rPr>
        <w:t>，从而</w:t>
      </w:r>
      <w:r>
        <w:rPr>
          <w:rFonts w:hint="eastAsia" w:ascii="仿宋" w:hAnsi="仿宋" w:eastAsia="仿宋" w:cs="仿宋"/>
          <w:position w:val="-6"/>
          <w:sz w:val="24"/>
          <w:szCs w:val="24"/>
        </w:rPr>
        <w:object>
          <v:shape id="_x0000_i1092" o:spt="75" type="#_x0000_t75" style="height:14.15pt;width:27.9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hint="eastAsia" w:ascii="仿宋" w:hAnsi="仿宋" w:eastAsia="仿宋" w:cs="仿宋"/>
          <w:sz w:val="24"/>
          <w:szCs w:val="24"/>
        </w:rPr>
        <w:t>．得到圆</w:t>
      </w:r>
      <w:bookmarkStart w:id="34" w:name="_Hlk91323149"/>
      <w:r>
        <w:rPr>
          <w:rFonts w:hint="eastAsia" w:ascii="仿宋" w:hAnsi="仿宋" w:eastAsia="仿宋" w:cs="仿宋"/>
          <w:position w:val="-12"/>
          <w:sz w:val="24"/>
          <w:szCs w:val="24"/>
        </w:rPr>
        <w:object>
          <v:shape id="_x0000_i1093" o:spt="75" type="#_x0000_t75" style="height:17.9pt;width:14.15pt;" o:ole="t" filled="f" o:preferrelative="t" stroked="f" coordsize="21600,21600">
            <v:path/>
            <v:fill on="f" focussize="0,0"/>
            <v:stroke on="f" joinstyle="miter"/>
            <v:imagedata r:id="rId30" o:title=""/>
            <o:lock v:ext="edit" aspectratio="t"/>
            <w10:wrap type="none"/>
            <w10:anchorlock/>
          </v:shape>
          <o:OLEObject Type="Embed" ProgID="Equation.DSMT4" ShapeID="_x0000_i1093" DrawAspect="Content" ObjectID="_1468075793" r:id="rId132">
            <o:LockedField>false</o:LockedField>
          </o:OLEObject>
        </w:object>
      </w:r>
      <w:bookmarkEnd w:id="34"/>
      <w:r>
        <w:rPr>
          <w:rFonts w:hint="eastAsia" w:ascii="仿宋" w:hAnsi="仿宋" w:eastAsia="仿宋" w:cs="仿宋"/>
          <w:sz w:val="24"/>
          <w:szCs w:val="24"/>
        </w:rPr>
        <w:t>与圆</w:t>
      </w:r>
      <w:r>
        <w:rPr>
          <w:rFonts w:hint="eastAsia" w:ascii="仿宋" w:hAnsi="仿宋" w:eastAsia="仿宋" w:cs="仿宋"/>
          <w:position w:val="-12"/>
          <w:sz w:val="24"/>
          <w:szCs w:val="24"/>
        </w:rPr>
        <w:object>
          <v:shape id="_x0000_i1094" o:spt="75" type="#_x0000_t75" style="height:17.9pt;width:15pt;" o:ole="t" filled="f" o:preferrelative="t" stroked="f" coordsize="21600,21600">
            <v:path/>
            <v:fill on="f" focussize="0,0"/>
            <v:stroke on="f" joinstyle="miter"/>
            <v:imagedata r:id="rId32" o:title=""/>
            <o:lock v:ext="edit" aspectratio="t"/>
            <w10:wrap type="none"/>
            <w10:anchorlock/>
          </v:shape>
          <o:OLEObject Type="Embed" ProgID="Equation.DSMT4" ShapeID="_x0000_i1094" DrawAspect="Content" ObjectID="_1468075794" r:id="rId133">
            <o:LockedField>false</o:LockedField>
          </o:OLEObject>
        </w:object>
      </w:r>
      <w:r>
        <w:rPr>
          <w:rFonts w:hint="eastAsia" w:ascii="仿宋" w:hAnsi="仿宋" w:eastAsia="仿宋" w:cs="仿宋"/>
          <w:sz w:val="24"/>
          <w:szCs w:val="24"/>
        </w:rPr>
        <w:t>的切点是</w:t>
      </w:r>
      <w:bookmarkStart w:id="35" w:name="_Hlk91322835"/>
      <w:r>
        <w:rPr>
          <w:rFonts w:hint="eastAsia" w:ascii="仿宋" w:hAnsi="仿宋" w:eastAsia="仿宋" w:cs="仿宋"/>
          <w:position w:val="-14"/>
          <w:sz w:val="24"/>
          <w:szCs w:val="24"/>
        </w:rPr>
        <w:object>
          <v:shape id="_x0000_i1095" o:spt="75" type="#_x0000_t75" style="height:20.4pt;width:35.4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bookmarkEnd w:id="35"/>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这样，我们又用“解方程法”求出了切点坐标．同学们可以思考，此题如何用“解方程法”证明两圆内切？</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小结回顾此题的解题过程，判断两个圆的位置关系有两种方法：一是化成标准方程后利用两圆圆心距和半径的关系来判断；二是用解方程法求出公共点坐标后再判断．应该说，两种方法各有利弊，前者能够区分内切与外切、内含与外离．通常较难给出公共点坐标；后者可以给出公共点的坐标，通常较难直接区分内切与外切、内含与外离．实际上，若要进一步区分，还需验证是否存在一个圆心在另一个圆内．因此，判断两个圆的位置关系时应根据需要采用适当的方法，或者两者并用，求出所有需要的信息．</w:t>
      </w:r>
    </w:p>
    <w:p>
      <w:pPr>
        <w:adjustRightInd w:val="0"/>
        <w:snapToGrid w:val="0"/>
        <w:spacing w:line="312" w:lineRule="auto"/>
        <w:ind w:firstLine="480" w:firstLineChars="200"/>
        <w:jc w:val="left"/>
        <w:rPr>
          <w:rFonts w:ascii="仿宋" w:hAnsi="仿宋" w:eastAsia="仿宋" w:cs="仿宋"/>
          <w:sz w:val="24"/>
          <w:szCs w:val="24"/>
        </w:rPr>
      </w:pP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Times New Roman"/>
          <w:sz w:val="24"/>
          <w:szCs w:val="24"/>
        </w:rPr>
        <w:t>2</w:t>
      </w:r>
      <w:bookmarkStart w:id="36" w:name="_Hlk92302861"/>
      <w:r>
        <w:rPr>
          <w:rFonts w:hint="eastAsia" w:ascii="仿宋" w:hAnsi="仿宋" w:eastAsia="仿宋" w:cs="仿宋"/>
          <w:sz w:val="24"/>
          <w:szCs w:val="24"/>
        </w:rPr>
        <w:t>如图，</w:t>
      </w:r>
      <w:bookmarkStart w:id="37" w:name="_Hlk92302796"/>
      <w:r>
        <w:rPr>
          <w:rFonts w:hint="eastAsia" w:ascii="仿宋" w:hAnsi="仿宋" w:eastAsia="仿宋" w:cs="仿宋"/>
          <w:sz w:val="24"/>
          <w:szCs w:val="24"/>
        </w:rPr>
        <w:t>圆</w:t>
      </w:r>
      <w:bookmarkStart w:id="38" w:name="_Hlk91321809"/>
      <w:r>
        <w:rPr>
          <w:rFonts w:hint="eastAsia" w:ascii="仿宋" w:hAnsi="仿宋" w:eastAsia="仿宋" w:cs="仿宋"/>
          <w:position w:val="-12"/>
          <w:sz w:val="24"/>
          <w:szCs w:val="24"/>
        </w:rPr>
        <w:object>
          <v:shape id="_x0000_i1096" o:spt="75" type="#_x0000_t75" style="height:17.9pt;width:14.15pt;" o:ole="t" filled="f" o:preferrelative="t" stroked="f" coordsize="21600,21600">
            <v:path/>
            <v:fill on="f" focussize="0,0"/>
            <v:stroke on="f" joinstyle="miter"/>
            <v:imagedata r:id="rId137" o:title=""/>
            <o:lock v:ext="edit" aspectratio="t"/>
            <w10:wrap type="none"/>
            <w10:anchorlock/>
          </v:shape>
          <o:OLEObject Type="Embed" ProgID="Equation.DSMT4" ShapeID="_x0000_i1096" DrawAspect="Content" ObjectID="_1468075796" r:id="rId136">
            <o:LockedField>false</o:LockedField>
          </o:OLEObject>
        </w:object>
      </w:r>
      <w:bookmarkEnd w:id="38"/>
      <w:r>
        <w:rPr>
          <w:rFonts w:hint="eastAsia" w:ascii="仿宋" w:hAnsi="仿宋" w:eastAsia="仿宋" w:cs="仿宋"/>
          <w:sz w:val="24"/>
          <w:szCs w:val="24"/>
        </w:rPr>
        <w:t>与圆</w:t>
      </w:r>
      <w:bookmarkStart w:id="39" w:name="_Hlk91321888"/>
      <w:r>
        <w:rPr>
          <w:rFonts w:hint="eastAsia" w:ascii="仿宋" w:hAnsi="仿宋" w:eastAsia="仿宋" w:cs="仿宋"/>
          <w:position w:val="-12"/>
          <w:sz w:val="24"/>
          <w:szCs w:val="24"/>
        </w:rPr>
        <w:object>
          <v:shape id="_x0000_i1097" o:spt="75" type="#_x0000_t75" style="height:17.9pt;width:15pt;" o:ole="t" filled="f" o:preferrelative="t" stroked="f" coordsize="21600,21600">
            <v:path/>
            <v:fill on="f" focussize="0,0"/>
            <v:stroke on="f" joinstyle="miter"/>
            <v:imagedata r:id="rId139" o:title=""/>
            <o:lock v:ext="edit" aspectratio="t"/>
            <w10:wrap type="none"/>
            <w10:anchorlock/>
          </v:shape>
          <o:OLEObject Type="Embed" ProgID="Equation.DSMT4" ShapeID="_x0000_i1097" DrawAspect="Content" ObjectID="_1468075797" r:id="rId138">
            <o:LockedField>false</o:LockedField>
          </o:OLEObject>
        </w:object>
      </w:r>
      <w:bookmarkEnd w:id="39"/>
      <w:r>
        <w:rPr>
          <w:rFonts w:hint="eastAsia" w:ascii="仿宋" w:hAnsi="仿宋" w:eastAsia="仿宋" w:cs="仿宋"/>
          <w:sz w:val="24"/>
          <w:szCs w:val="24"/>
        </w:rPr>
        <w:t>的半径都是</w:t>
      </w:r>
      <w:r>
        <w:rPr>
          <w:rFonts w:hint="eastAsia" w:ascii="仿宋" w:hAnsi="仿宋" w:eastAsia="仿宋" w:cs="仿宋"/>
          <w:position w:val="-4"/>
          <w:sz w:val="24"/>
          <w:szCs w:val="24"/>
        </w:rPr>
        <w:object>
          <v:shape id="_x0000_i1098" o:spt="75" type="#_x0000_t75" style="height:12.9pt;width:7.5pt;" o:ole="t" filled="f" o:preferrelative="t" stroked="f" coordsize="21600,21600">
            <v:path/>
            <v:fill on="f" focussize="0,0"/>
            <v:stroke on="f" joinstyle="miter"/>
            <v:imagedata r:id="rId141" o:title=""/>
            <o:lock v:ext="edit" aspectratio="t"/>
            <w10:wrap type="none"/>
            <w10:anchorlock/>
          </v:shape>
          <o:OLEObject Type="Embed" ProgID="Equation.DSMT4" ShapeID="_x0000_i1098" DrawAspect="Content" ObjectID="_1468075798" r:id="rId140">
            <o:LockedField>false</o:LockedField>
          </o:OLEObject>
        </w:object>
      </w:r>
      <w:bookmarkEnd w:id="37"/>
      <w:r>
        <w:rPr>
          <w:rFonts w:hint="eastAsia" w:ascii="仿宋" w:hAnsi="仿宋" w:eastAsia="仿宋" w:cs="仿宋"/>
          <w:sz w:val="24"/>
          <w:szCs w:val="24"/>
        </w:rPr>
        <w:t>，</w:t>
      </w:r>
      <w:bookmarkStart w:id="40" w:name="_Hlk91323300"/>
      <w:r>
        <w:rPr>
          <w:rFonts w:hint="eastAsia" w:ascii="仿宋" w:hAnsi="仿宋" w:eastAsia="仿宋" w:cs="仿宋"/>
          <w:position w:val="-14"/>
          <w:sz w:val="24"/>
          <w:szCs w:val="24"/>
        </w:rPr>
        <w:object>
          <v:shape id="_x0000_i1099" o:spt="75" type="#_x0000_t75" style="height:20.4pt;width:49.5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2">
            <o:LockedField>false</o:LockedField>
          </o:OLEObject>
        </w:object>
      </w:r>
      <w:bookmarkEnd w:id="40"/>
      <w:r>
        <w:rPr>
          <w:rFonts w:hint="eastAsia" w:ascii="仿宋" w:hAnsi="仿宋" w:eastAsia="仿宋" w:cs="仿宋"/>
          <w:sz w:val="24"/>
          <w:szCs w:val="24"/>
        </w:rPr>
        <w:t>，过动点</w:t>
      </w:r>
      <w:r>
        <w:rPr>
          <w:rFonts w:hint="eastAsia" w:ascii="仿宋" w:hAnsi="仿宋" w:eastAsia="仿宋" w:cs="仿宋"/>
          <w:position w:val="-4"/>
          <w:sz w:val="24"/>
          <w:szCs w:val="24"/>
        </w:rPr>
        <w:object>
          <v:shape id="_x0000_i1100" o:spt="75" type="#_x0000_t75" style="height:12.9pt;width:12.05pt;" o:ole="t" filled="f" o:preferrelative="t" stroked="f" coordsize="21600,21600">
            <v:path/>
            <v:fill on="f" focussize="0,0"/>
            <v:stroke on="f" joinstyle="miter"/>
            <v:imagedata r:id="rId145" o:title=""/>
            <o:lock v:ext="edit" aspectratio="t"/>
            <w10:wrap type="none"/>
            <w10:anchorlock/>
          </v:shape>
          <o:OLEObject Type="Embed" ProgID="Equation.DSMT4" ShapeID="_x0000_i1100" DrawAspect="Content" ObjectID="_1468075800" r:id="rId144">
            <o:LockedField>false</o:LockedField>
          </o:OLEObject>
        </w:object>
      </w:r>
      <w:r>
        <w:rPr>
          <w:rFonts w:hint="eastAsia" w:ascii="仿宋" w:hAnsi="仿宋" w:eastAsia="仿宋" w:cs="仿宋"/>
          <w:sz w:val="24"/>
          <w:szCs w:val="24"/>
        </w:rPr>
        <w:t>分别作圆</w:t>
      </w:r>
      <w:r>
        <w:rPr>
          <w:rFonts w:hint="eastAsia" w:ascii="仿宋" w:hAnsi="仿宋" w:eastAsia="仿宋" w:cs="仿宋"/>
          <w:position w:val="-12"/>
          <w:sz w:val="24"/>
          <w:szCs w:val="24"/>
        </w:rPr>
        <w:object>
          <v:shape id="_x0000_i1101" o:spt="75" type="#_x0000_t75" style="height:17.9pt;width:14.15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46">
            <o:LockedField>false</o:LockedField>
          </o:OLEObject>
        </w:object>
      </w:r>
      <w:r>
        <w:rPr>
          <w:rFonts w:hint="eastAsia" w:ascii="仿宋" w:hAnsi="仿宋" w:eastAsia="仿宋" w:cs="仿宋"/>
          <w:sz w:val="24"/>
          <w:szCs w:val="24"/>
        </w:rPr>
        <w:t>、圆</w:t>
      </w:r>
      <w:r>
        <w:rPr>
          <w:rFonts w:hint="eastAsia" w:ascii="仿宋" w:hAnsi="仿宋" w:eastAsia="仿宋" w:cs="仿宋"/>
          <w:position w:val="-12"/>
          <w:sz w:val="24"/>
          <w:szCs w:val="24"/>
        </w:rPr>
        <w:object>
          <v:shape id="_x0000_i1102" o:spt="75" type="#_x0000_t75" style="height:17.9pt;width:15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47">
            <o:LockedField>false</o:LockedField>
          </o:OLEObject>
        </w:object>
      </w:r>
      <w:r>
        <w:rPr>
          <w:rFonts w:hint="eastAsia" w:ascii="仿宋" w:hAnsi="仿宋" w:eastAsia="仿宋" w:cs="仿宋"/>
          <w:sz w:val="24"/>
          <w:szCs w:val="24"/>
        </w:rPr>
        <w:t>的切线</w:t>
      </w:r>
      <w:r>
        <w:rPr>
          <w:rFonts w:hint="eastAsia" w:ascii="仿宋" w:hAnsi="仿宋" w:eastAsia="仿宋" w:cs="仿宋"/>
          <w:position w:val="-4"/>
          <w:sz w:val="24"/>
          <w:szCs w:val="24"/>
        </w:rPr>
        <w:object>
          <v:shape id="_x0000_i1103" o:spt="75" type="#_x0000_t75" style="height:12.9pt;width:22.45pt;" o:ole="t" filled="f" o:preferrelative="t" stroked="f" coordsize="21600,21600">
            <v:path/>
            <v:fill on="f" focussize="0,0"/>
            <v:stroke on="f" joinstyle="miter"/>
            <v:imagedata r:id="rId149" o:title=""/>
            <o:lock v:ext="edit" aspectratio="t"/>
            <w10:wrap type="none"/>
            <w10:anchorlock/>
          </v:shape>
          <o:OLEObject Type="Embed" ProgID="Equation.DSMT4" ShapeID="_x0000_i1103" DrawAspect="Content" ObjectID="_1468075803" r:id="rId148">
            <o:LockedField>false</o:LockedField>
          </o:OLEObject>
        </w:object>
      </w:r>
      <w:r>
        <w:rPr>
          <w:rFonts w:hint="eastAsia" w:ascii="仿宋" w:hAnsi="仿宋" w:eastAsia="仿宋" w:cs="仿宋"/>
          <w:sz w:val="24"/>
          <w:szCs w:val="24"/>
        </w:rPr>
        <w:t>、</w:t>
      </w:r>
      <w:r>
        <w:rPr>
          <w:rFonts w:hint="eastAsia" w:ascii="仿宋" w:hAnsi="仿宋" w:eastAsia="仿宋" w:cs="仿宋"/>
          <w:position w:val="-6"/>
          <w:sz w:val="24"/>
          <w:szCs w:val="24"/>
        </w:rPr>
        <w:object>
          <v:shape id="_x0000_i1104" o:spt="75" type="#_x0000_t75" style="height:14.15pt;width:20.4pt;" o:ole="t" filled="f" o:preferrelative="t" stroked="f" coordsize="21600,21600">
            <v:path/>
            <v:fill on="f" focussize="0,0"/>
            <v:stroke on="f" joinstyle="miter"/>
            <v:imagedata r:id="rId151" o:title=""/>
            <o:lock v:ext="edit" aspectratio="t"/>
            <w10:wrap type="none"/>
            <w10:anchorlock/>
          </v:shape>
          <o:OLEObject Type="Embed" ProgID="Equation.DSMT4" ShapeID="_x0000_i1104" DrawAspect="Content" ObjectID="_1468075804" r:id="rId150">
            <o:LockedField>false</o:LockedField>
          </o:OLEObject>
        </w:object>
      </w:r>
      <w:r>
        <w:rPr>
          <w:rFonts w:hint="eastAsia" w:ascii="仿宋" w:hAnsi="仿宋" w:eastAsia="仿宋" w:cs="仿宋"/>
          <w:sz w:val="24"/>
          <w:szCs w:val="24"/>
        </w:rPr>
        <w:t>（</w:t>
      </w:r>
      <w:r>
        <w:rPr>
          <w:rFonts w:hint="eastAsia" w:ascii="仿宋" w:hAnsi="仿宋" w:eastAsia="仿宋" w:cs="仿宋"/>
          <w:position w:val="-6"/>
          <w:sz w:val="24"/>
          <w:szCs w:val="24"/>
        </w:rPr>
        <w:object>
          <v:shape id="_x0000_i1105" o:spt="75" type="#_x0000_t75" style="height:14.15pt;width:36.6pt;" o:ole="t" filled="f" o:preferrelative="t" stroked="f" coordsize="21600,21600">
            <v:path/>
            <v:fill on="f" focussize="0,0"/>
            <v:stroke on="f" joinstyle="miter"/>
            <v:imagedata r:id="rId153" o:title=""/>
            <o:lock v:ext="edit" aspectratio="t"/>
            <w10:wrap type="none"/>
            <w10:anchorlock/>
          </v:shape>
          <o:OLEObject Type="Embed" ProgID="Equation.DSMT4" ShapeID="_x0000_i1105" DrawAspect="Content" ObjectID="_1468075805" r:id="rId152">
            <o:LockedField>false</o:LockedField>
          </o:OLEObject>
        </w:object>
      </w:r>
      <w:r>
        <w:rPr>
          <w:rFonts w:hint="eastAsia" w:ascii="仿宋" w:hAnsi="仿宋" w:eastAsia="仿宋" w:cs="仿宋"/>
          <w:sz w:val="24"/>
          <w:szCs w:val="24"/>
        </w:rPr>
        <w:t>分别为切点），使得</w:t>
      </w:r>
      <w:bookmarkStart w:id="41" w:name="_Hlk91323881"/>
      <w:r>
        <w:rPr>
          <w:rFonts w:hint="eastAsia" w:ascii="仿宋" w:hAnsi="仿宋" w:eastAsia="仿宋" w:cs="仿宋"/>
          <w:position w:val="-14"/>
          <w:sz w:val="24"/>
          <w:szCs w:val="24"/>
        </w:rPr>
        <w:object>
          <v:shape id="_x0000_i1106" o:spt="75" type="#_x0000_t75" style="height:20.4pt;width:74.1pt;" o:ole="t" filled="f" o:preferrelative="t" stroked="f" coordsize="21600,21600">
            <v:path/>
            <v:fill on="f" focussize="0,0"/>
            <v:stroke on="f" joinstyle="miter"/>
            <v:imagedata r:id="rId155" o:title=""/>
            <o:lock v:ext="edit" aspectratio="t"/>
            <w10:wrap type="none"/>
            <w10:anchorlock/>
          </v:shape>
          <o:OLEObject Type="Embed" ProgID="Equation.DSMT4" ShapeID="_x0000_i1106" DrawAspect="Content" ObjectID="_1468075806" r:id="rId154">
            <o:LockedField>false</o:LockedField>
          </o:OLEObject>
        </w:object>
      </w:r>
      <w:bookmarkEnd w:id="41"/>
      <w:r>
        <w:rPr>
          <w:rFonts w:hint="eastAsia" w:ascii="仿宋" w:hAnsi="仿宋" w:eastAsia="仿宋" w:cs="仿宋"/>
          <w:sz w:val="24"/>
          <w:szCs w:val="24"/>
        </w:rPr>
        <w:t>．试通过建立适当的平面直角坐标系，求动点</w:t>
      </w:r>
      <w:bookmarkStart w:id="42" w:name="_Hlk91321867"/>
      <w:r>
        <w:rPr>
          <w:rFonts w:hint="eastAsia" w:ascii="仿宋" w:hAnsi="仿宋" w:eastAsia="仿宋" w:cs="仿宋"/>
          <w:position w:val="-4"/>
          <w:sz w:val="24"/>
          <w:szCs w:val="24"/>
        </w:rPr>
        <w:object>
          <v:shape id="_x0000_i1107" o:spt="75" type="#_x0000_t75" style="height:12.9pt;width:12.05pt;" o:ole="t" filled="f" o:preferrelative="t" stroked="f" coordsize="21600,21600">
            <v:path/>
            <v:fill on="f" focussize="0,0"/>
            <v:stroke on="f" joinstyle="miter"/>
            <v:imagedata r:id="rId145" o:title=""/>
            <o:lock v:ext="edit" aspectratio="t"/>
            <w10:wrap type="none"/>
            <w10:anchorlock/>
          </v:shape>
          <o:OLEObject Type="Embed" ProgID="Equation.DSMT4" ShapeID="_x0000_i1107" DrawAspect="Content" ObjectID="_1468075807" r:id="rId156">
            <o:LockedField>false</o:LockedField>
          </o:OLEObject>
        </w:object>
      </w:r>
      <w:bookmarkEnd w:id="42"/>
      <w:r>
        <w:rPr>
          <w:rFonts w:hint="eastAsia" w:ascii="仿宋" w:hAnsi="仿宋" w:eastAsia="仿宋" w:cs="仿宋"/>
          <w:sz w:val="24"/>
          <w:szCs w:val="24"/>
        </w:rPr>
        <w:t>的轨迹．</w:t>
      </w:r>
    </w:p>
    <w:bookmarkEnd w:id="36"/>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分析 此题是直线与圆、圆与圆位置关系的综合应用．坐标系的选择是自然的．</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问题的难点在于根据已知条件并不能直接获得动点</w:t>
      </w:r>
      <w:r>
        <w:rPr>
          <w:rFonts w:ascii="Times New Roman" w:hAnsi="Times New Roman" w:eastAsia="仿宋" w:cs="Times New Roman"/>
          <w:i/>
          <w:sz w:val="24"/>
          <w:szCs w:val="24"/>
        </w:rPr>
        <w:t>P</w:t>
      </w:r>
      <w:r>
        <w:rPr>
          <w:rFonts w:hint="eastAsia" w:ascii="仿宋" w:hAnsi="仿宋" w:eastAsia="仿宋" w:cs="仿宋"/>
          <w:sz w:val="24"/>
          <w:szCs w:val="24"/>
        </w:rPr>
        <w:t>的坐标所满足的方程．因为本问题的已知条件是关于线段</w:t>
      </w:r>
      <w:r>
        <w:rPr>
          <w:rFonts w:ascii="仿宋" w:hAnsi="仿宋" w:eastAsia="仿宋" w:cs="仿宋"/>
          <w:position w:val="-4"/>
          <w:sz w:val="24"/>
          <w:szCs w:val="24"/>
        </w:rPr>
        <w:object>
          <v:shape id="_x0000_i1108" o:spt="75" type="#_x0000_t75" style="height:12.9pt;width:22.45pt;" o:ole="t" filled="f" o:preferrelative="t" stroked="f" coordsize="21600,21600">
            <v:path/>
            <v:fill on="f" focussize="0,0"/>
            <v:stroke on="f" joinstyle="miter"/>
            <v:imagedata r:id="rId158" o:title=""/>
            <o:lock v:ext="edit" aspectratio="t"/>
            <w10:wrap type="none"/>
            <w10:anchorlock/>
          </v:shape>
          <o:OLEObject Type="Embed" ProgID="Equation.DSMT4" ShapeID="_x0000_i1108" DrawAspect="Content" ObjectID="_1468075808" r:id="rId157">
            <o:LockedField>false</o:LockedField>
          </o:OLEObject>
        </w:object>
      </w:r>
      <w:r>
        <w:rPr>
          <w:rFonts w:hint="eastAsia" w:ascii="仿宋" w:hAnsi="仿宋" w:eastAsia="仿宋" w:cs="仿宋"/>
          <w:sz w:val="24"/>
          <w:szCs w:val="24"/>
        </w:rPr>
        <w:t>和</w:t>
      </w:r>
      <w:r>
        <w:rPr>
          <w:rFonts w:ascii="仿宋" w:hAnsi="仿宋" w:eastAsia="仿宋" w:cs="仿宋"/>
          <w:position w:val="-6"/>
          <w:sz w:val="24"/>
          <w:szCs w:val="24"/>
        </w:rPr>
        <w:object>
          <v:shape id="_x0000_i1109" o:spt="75" type="#_x0000_t75" style="height:14.15pt;width:20.4pt;" o:ole="t" filled="f" o:preferrelative="t" stroked="f" coordsize="21600,21600">
            <v:path/>
            <v:fill on="f" focussize="0,0"/>
            <v:stroke on="f" joinstyle="miter"/>
            <v:imagedata r:id="rId160" o:title=""/>
            <o:lock v:ext="edit" aspectratio="t"/>
            <w10:wrap type="none"/>
            <w10:anchorlock/>
          </v:shape>
          <o:OLEObject Type="Embed" ProgID="Equation.DSMT4" ShapeID="_x0000_i1109" DrawAspect="Content" ObjectID="_1468075809" r:id="rId159">
            <o:LockedField>false</o:LockedField>
          </o:OLEObject>
        </w:object>
      </w:r>
      <w:r>
        <w:rPr>
          <w:rFonts w:hint="eastAsia" w:ascii="仿宋" w:hAnsi="仿宋" w:eastAsia="仿宋" w:cs="仿宋"/>
          <w:sz w:val="24"/>
          <w:szCs w:val="24"/>
        </w:rPr>
        <w:t>长度的等量关系,我们当然会希望借助两点间距离公式将已知条件转化为与动点</w:t>
      </w:r>
      <w:r>
        <w:rPr>
          <w:rFonts w:ascii="仿宋" w:hAnsi="仿宋" w:eastAsia="仿宋" w:cs="仿宋"/>
          <w:position w:val="-4"/>
          <w:sz w:val="24"/>
          <w:szCs w:val="24"/>
        </w:rPr>
        <w:object>
          <v:shape id="_x0000_i1110" o:spt="75" type="#_x0000_t75" style="height:12.9pt;width:12.05pt;" o:ole="t" filled="f" o:preferrelative="t" stroked="f" coordsize="21600,21600">
            <v:path/>
            <v:fill on="f" focussize="0,0"/>
            <v:stroke on="f" joinstyle="miter"/>
            <v:imagedata r:id="rId162" o:title=""/>
            <o:lock v:ext="edit" aspectratio="t"/>
            <w10:wrap type="none"/>
            <w10:anchorlock/>
          </v:shape>
          <o:OLEObject Type="Embed" ProgID="Equation.DSMT4" ShapeID="_x0000_i1110" DrawAspect="Content" ObjectID="_1468075810" r:id="rId161">
            <o:LockedField>false</o:LockedField>
          </o:OLEObject>
        </w:object>
      </w:r>
      <w:r>
        <w:rPr>
          <w:rFonts w:hint="eastAsia" w:ascii="仿宋" w:hAnsi="仿宋" w:eastAsia="仿宋" w:cs="仿宋"/>
          <w:sz w:val="24"/>
          <w:szCs w:val="24"/>
        </w:rPr>
        <w:t>的坐标</w:t>
      </w:r>
      <w:r>
        <w:rPr>
          <w:rFonts w:ascii="仿宋" w:hAnsi="仿宋" w:eastAsia="仿宋" w:cs="仿宋"/>
          <w:position w:val="-10"/>
          <w:sz w:val="24"/>
          <w:szCs w:val="24"/>
        </w:rPr>
        <w:object>
          <v:shape id="_x0000_i1111" o:spt="75" type="#_x0000_t75" style="height:15.8pt;width:29.15pt;" o:ole="t" filled="f" o:preferrelative="t" stroked="f" coordsize="21600,21600">
            <v:path/>
            <v:fill on="f" focussize="0,0"/>
            <v:stroke on="f" joinstyle="miter"/>
            <v:imagedata r:id="rId164" o:title=""/>
            <o:lock v:ext="edit" aspectratio="t"/>
            <w10:wrap type="none"/>
            <w10:anchorlock/>
          </v:shape>
          <o:OLEObject Type="Embed" ProgID="Equation.DSMT4" ShapeID="_x0000_i1111" DrawAspect="Content" ObjectID="_1468075811" r:id="rId163">
            <o:LockedField>false</o:LockedField>
          </o:OLEObject>
        </w:object>
      </w:r>
      <w:r>
        <w:rPr>
          <w:rFonts w:hint="eastAsia" w:ascii="仿宋" w:hAnsi="仿宋" w:eastAsia="仿宋" w:cs="仿宋"/>
          <w:sz w:val="24"/>
          <w:szCs w:val="24"/>
        </w:rPr>
        <w:t>相关的代数等式．但是点</w:t>
      </w:r>
      <w:r>
        <w:rPr>
          <w:rFonts w:ascii="Times New Roman" w:hAnsi="Times New Roman" w:eastAsia="仿宋" w:cs="Times New Roman"/>
          <w:i/>
          <w:position w:val="-4"/>
          <w:sz w:val="24"/>
          <w:szCs w:val="24"/>
        </w:rPr>
        <w:object>
          <v:shape id="_x0000_i1112" o:spt="75" type="#_x0000_t75" style="height:12.9pt;width:15.8pt;" o:ole="t" filled="f" o:preferrelative="t" stroked="f" coordsize="21600,21600">
            <v:path/>
            <v:fill on="f" focussize="0,0"/>
            <v:stroke on="f" joinstyle="miter"/>
            <v:imagedata r:id="rId166" o:title=""/>
            <o:lock v:ext="edit" aspectratio="t"/>
            <w10:wrap type="none"/>
            <w10:anchorlock/>
          </v:shape>
          <o:OLEObject Type="Embed" ProgID="Equation.DSMT4" ShapeID="_x0000_i1112" DrawAspect="Content" ObjectID="_1468075812" r:id="rId165">
            <o:LockedField>false</o:LockedField>
          </o:OLEObject>
        </w:object>
      </w:r>
      <w:r>
        <w:rPr>
          <w:rFonts w:hint="eastAsia" w:ascii="仿宋" w:hAnsi="仿宋" w:eastAsia="仿宋" w:cs="仿宋"/>
          <w:sz w:val="24"/>
          <w:szCs w:val="24"/>
        </w:rPr>
        <w:t>和点</w:t>
      </w:r>
      <w:r>
        <w:rPr>
          <w:rFonts w:ascii="仿宋" w:hAnsi="仿宋" w:eastAsia="仿宋" w:cs="仿宋"/>
          <w:position w:val="-6"/>
          <w:sz w:val="24"/>
          <w:szCs w:val="24"/>
        </w:rPr>
        <w:object>
          <v:shape id="_x0000_i1113" o:spt="75" type="#_x0000_t75" style="height:14.15pt;width:14.15pt;" o:ole="t" filled="f" o:preferrelative="t" stroked="f" coordsize="21600,21600">
            <v:path/>
            <v:fill on="f" focussize="0,0"/>
            <v:stroke on="f" joinstyle="miter"/>
            <v:imagedata r:id="rId168" o:title=""/>
            <o:lock v:ext="edit" aspectratio="t"/>
            <w10:wrap type="none"/>
            <w10:anchorlock/>
          </v:shape>
          <o:OLEObject Type="Embed" ProgID="Equation.DSMT4" ShapeID="_x0000_i1113" DrawAspect="Content" ObjectID="_1468075813" r:id="rId167">
            <o:LockedField>false</o:LockedField>
          </o:OLEObject>
        </w:object>
      </w:r>
      <w:r>
        <w:rPr>
          <w:rFonts w:hint="eastAsia" w:ascii="仿宋" w:hAnsi="仿宋" w:eastAsia="仿宋" w:cs="仿宋"/>
          <w:sz w:val="24"/>
          <w:szCs w:val="24"/>
        </w:rPr>
        <w:t>都是直线与圆相切而产生的切点,切点的坐标通常都需要经过一番比较复杂的计算方能得到,更何况它们都还是位置不固定的切点．由于我们很难做到较为便捷地对动点</w:t>
      </w:r>
      <w:r>
        <w:rPr>
          <w:rFonts w:ascii="Times New Roman" w:hAnsi="Times New Roman" w:eastAsia="仿宋" w:cs="Times New Roman"/>
          <w:i/>
          <w:position w:val="-4"/>
          <w:sz w:val="24"/>
          <w:szCs w:val="24"/>
        </w:rPr>
        <w:object>
          <v:shape id="_x0000_i1114" o:spt="75" type="#_x0000_t75" style="height:12.9pt;width:15.8pt;" o:ole="t" filled="f" o:preferrelative="t" stroked="f" coordsize="21600,21600">
            <v:path/>
            <v:fill on="f" focussize="0,0"/>
            <v:stroke on="f" joinstyle="miter"/>
            <v:imagedata r:id="rId166" o:title=""/>
            <o:lock v:ext="edit" aspectratio="t"/>
            <w10:wrap type="none"/>
            <w10:anchorlock/>
          </v:shape>
          <o:OLEObject Type="Embed" ProgID="Equation.DSMT4" ShapeID="_x0000_i1114" DrawAspect="Content" ObjectID="_1468075814" r:id="rId169">
            <o:LockedField>false</o:LockedField>
          </o:OLEObject>
        </w:object>
      </w:r>
      <w:r>
        <w:rPr>
          <w:rFonts w:hint="eastAsia" w:ascii="仿宋" w:hAnsi="仿宋" w:eastAsia="仿宋" w:cs="仿宋"/>
          <w:sz w:val="24"/>
          <w:szCs w:val="24"/>
        </w:rPr>
        <w:t>和动点</w:t>
      </w:r>
      <w:r>
        <w:rPr>
          <w:rFonts w:ascii="仿宋" w:hAnsi="仿宋" w:eastAsia="仿宋" w:cs="仿宋"/>
          <w:position w:val="-6"/>
          <w:sz w:val="24"/>
          <w:szCs w:val="24"/>
        </w:rPr>
        <w:object>
          <v:shape id="_x0000_i1115" o:spt="75" type="#_x0000_t75" style="height:14.15pt;width:14.15pt;" o:ole="t" filled="f" o:preferrelative="t" stroked="f" coordsize="21600,21600">
            <v:path/>
            <v:fill on="f" focussize="0,0"/>
            <v:stroke on="f" joinstyle="miter"/>
            <v:imagedata r:id="rId168" o:title=""/>
            <o:lock v:ext="edit" aspectratio="t"/>
            <w10:wrap type="none"/>
            <w10:anchorlock/>
          </v:shape>
          <o:OLEObject Type="Embed" ProgID="Equation.DSMT4" ShapeID="_x0000_i1115" DrawAspect="Content" ObjectID="_1468075815" r:id="rId170">
            <o:LockedField>false</o:LockedField>
          </o:OLEObject>
        </w:object>
      </w:r>
      <w:r>
        <w:rPr>
          <w:rFonts w:hint="eastAsia" w:ascii="仿宋" w:hAnsi="仿宋" w:eastAsia="仿宋" w:cs="仿宋"/>
          <w:sz w:val="24"/>
          <w:szCs w:val="24"/>
        </w:rPr>
        <w:t>的坐标作简洁明了的表达,因此,本例的关键是将运动的切点</w:t>
      </w:r>
      <w:r>
        <w:rPr>
          <w:rFonts w:ascii="Times New Roman" w:hAnsi="Times New Roman" w:eastAsia="仿宋" w:cs="Times New Roman"/>
          <w:i/>
          <w:position w:val="-4"/>
          <w:sz w:val="24"/>
          <w:szCs w:val="24"/>
        </w:rPr>
        <w:object>
          <v:shape id="_x0000_i1116" o:spt="75" type="#_x0000_t75" style="height:12.9pt;width:15.8pt;" o:ole="t" filled="f" o:preferrelative="t" stroked="f" coordsize="21600,21600">
            <v:path/>
            <v:fill on="f" focussize="0,0"/>
            <v:stroke on="f" joinstyle="miter"/>
            <v:imagedata r:id="rId166" o:title=""/>
            <o:lock v:ext="edit" aspectratio="t"/>
            <w10:wrap type="none"/>
            <w10:anchorlock/>
          </v:shape>
          <o:OLEObject Type="Embed" ProgID="Equation.DSMT4" ShapeID="_x0000_i1116" DrawAspect="Content" ObjectID="_1468075816" r:id="rId171">
            <o:LockedField>false</o:LockedField>
          </o:OLEObject>
        </w:object>
      </w:r>
      <w:r>
        <w:rPr>
          <w:rFonts w:hint="eastAsia" w:ascii="仿宋" w:hAnsi="仿宋" w:eastAsia="仿宋" w:cs="仿宋"/>
          <w:sz w:val="24"/>
          <w:szCs w:val="24"/>
        </w:rPr>
        <w:t>、</w:t>
      </w:r>
      <w:r>
        <w:rPr>
          <w:rFonts w:ascii="仿宋" w:hAnsi="仿宋" w:eastAsia="仿宋" w:cs="仿宋"/>
          <w:position w:val="-6"/>
          <w:sz w:val="24"/>
          <w:szCs w:val="24"/>
        </w:rPr>
        <w:object>
          <v:shape id="_x0000_i1117" o:spt="75" type="#_x0000_t75" style="height:14.15pt;width:14.15pt;" o:ole="t" filled="f" o:preferrelative="t" stroked="f" coordsize="21600,21600">
            <v:path/>
            <v:fill on="f" focussize="0,0"/>
            <v:stroke on="f" joinstyle="miter"/>
            <v:imagedata r:id="rId168" o:title=""/>
            <o:lock v:ext="edit" aspectratio="t"/>
            <w10:wrap type="none"/>
            <w10:anchorlock/>
          </v:shape>
          <o:OLEObject Type="Embed" ProgID="Equation.DSMT4" ShapeID="_x0000_i1117" DrawAspect="Content" ObjectID="_1468075817" r:id="rId172">
            <o:LockedField>false</o:LockedField>
          </o:OLEObject>
        </w:object>
      </w:r>
      <w:r>
        <w:rPr>
          <w:rFonts w:hint="eastAsia" w:ascii="仿宋" w:hAnsi="仿宋" w:eastAsia="仿宋" w:cs="仿宋"/>
          <w:sz w:val="24"/>
          <w:szCs w:val="24"/>
        </w:rPr>
        <w:t>换成固定的点．下面一起看一下此题如何求动点轨迹？</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drawing>
          <wp:anchor distT="0" distB="0" distL="114300" distR="114300" simplePos="0" relativeHeight="251659264" behindDoc="0" locked="0" layoutInCell="1" allowOverlap="1">
            <wp:simplePos x="0" y="0"/>
            <wp:positionH relativeFrom="column">
              <wp:posOffset>3192780</wp:posOffset>
            </wp:positionH>
            <wp:positionV relativeFrom="paragraph">
              <wp:posOffset>129540</wp:posOffset>
            </wp:positionV>
            <wp:extent cx="2070100" cy="193294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2070000" cy="1933200"/>
                    </a:xfrm>
                    <a:prstGeom prst="rect">
                      <a:avLst/>
                    </a:prstGeom>
                    <a:noFill/>
                  </pic:spPr>
                </pic:pic>
              </a:graphicData>
            </a:graphic>
          </wp:anchor>
        </w:drawing>
      </w:r>
      <w:r>
        <w:rPr>
          <w:rFonts w:hint="eastAsia" w:ascii="仿宋" w:hAnsi="仿宋" w:eastAsia="仿宋" w:cs="仿宋"/>
          <w:sz w:val="24"/>
          <w:szCs w:val="24"/>
        </w:rPr>
        <w:t>解 如图，以</w:t>
      </w:r>
      <w:r>
        <w:rPr>
          <w:rFonts w:hint="eastAsia" w:ascii="仿宋" w:hAnsi="仿宋" w:eastAsia="仿宋" w:cs="仿宋"/>
          <w:position w:val="-12"/>
          <w:sz w:val="24"/>
          <w:szCs w:val="24"/>
        </w:rPr>
        <w:object>
          <v:shape id="_x0000_i1118" o:spt="75" type="#_x0000_t75" style="height:17.9pt;width:25.8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hint="eastAsia" w:ascii="仿宋" w:hAnsi="仿宋" w:eastAsia="仿宋" w:cs="仿宋"/>
          <w:sz w:val="24"/>
          <w:szCs w:val="24"/>
        </w:rPr>
        <w:t>的中点</w:t>
      </w:r>
      <w:r>
        <w:rPr>
          <w:rFonts w:hint="eastAsia" w:ascii="仿宋" w:hAnsi="仿宋" w:eastAsia="仿宋" w:cs="仿宋"/>
          <w:position w:val="-6"/>
          <w:sz w:val="24"/>
          <w:szCs w:val="24"/>
        </w:rPr>
        <w:object>
          <v:shape id="_x0000_i1119" o:spt="75" type="#_x0000_t75" style="height:14.15pt;width:12.05pt;" o:ole="t" filled="f" o:preferrelative="t" stroked="f" coordsize="21600,21600">
            <v:path/>
            <v:fill on="f" focussize="0,0"/>
            <v:stroke on="f" joinstyle="miter"/>
            <v:imagedata r:id="rId177" o:title=""/>
            <o:lock v:ext="edit" aspectratio="t"/>
            <w10:wrap type="none"/>
            <w10:anchorlock/>
          </v:shape>
          <o:OLEObject Type="Embed" ProgID="Equation.DSMT4" ShapeID="_x0000_i1119" DrawAspect="Content" ObjectID="_1468075819" r:id="rId176">
            <o:LockedField>false</o:LockedField>
          </o:OLEObject>
        </w:object>
      </w:r>
      <w:r>
        <w:rPr>
          <w:rFonts w:hint="eastAsia" w:ascii="仿宋" w:hAnsi="仿宋" w:eastAsia="仿宋" w:cs="仿宋"/>
          <w:sz w:val="24"/>
          <w:szCs w:val="24"/>
        </w:rPr>
        <w:t>为原点，</w:t>
      </w:r>
      <w:bookmarkStart w:id="43" w:name="_Hlk91323315"/>
      <w:r>
        <w:rPr>
          <w:rFonts w:hint="eastAsia" w:ascii="仿宋" w:hAnsi="仿宋" w:eastAsia="仿宋" w:cs="仿宋"/>
          <w:position w:val="-12"/>
          <w:sz w:val="24"/>
          <w:szCs w:val="24"/>
        </w:rPr>
        <w:object>
          <v:shape id="_x0000_i1120" o:spt="75" type="#_x0000_t75" style="height:17.9pt;width:25.8pt;" o:ole="t" filled="f" o:preferrelative="t" stroked="f" coordsize="21600,21600">
            <v:path/>
            <v:fill on="f" focussize="0,0"/>
            <v:stroke on="f" joinstyle="miter"/>
            <v:imagedata r:id="rId175" o:title=""/>
            <o:lock v:ext="edit" aspectratio="t"/>
            <w10:wrap type="none"/>
            <w10:anchorlock/>
          </v:shape>
          <o:OLEObject Type="Embed" ProgID="Equation.DSMT4" ShapeID="_x0000_i1120" DrawAspect="Content" ObjectID="_1468075820" r:id="rId178">
            <o:LockedField>false</o:LockedField>
          </o:OLEObject>
        </w:object>
      </w:r>
      <w:bookmarkEnd w:id="43"/>
      <w:r>
        <w:rPr>
          <w:rFonts w:hint="eastAsia" w:ascii="仿宋" w:hAnsi="仿宋" w:eastAsia="仿宋" w:cs="仿宋"/>
          <w:sz w:val="24"/>
          <w:szCs w:val="24"/>
        </w:rPr>
        <w:t>所在直线为</w:t>
      </w:r>
      <w:r>
        <w:rPr>
          <w:rFonts w:hint="eastAsia" w:ascii="仿宋" w:hAnsi="仿宋" w:eastAsia="仿宋" w:cs="仿宋"/>
          <w:position w:val="-6"/>
          <w:sz w:val="24"/>
          <w:szCs w:val="24"/>
        </w:rPr>
        <w:object>
          <v:shape id="_x0000_i1121" o:spt="75" type="#_x0000_t75" style="height:10.4pt;width:10.4pt;" o:ole="t" filled="f" o:preferrelative="t" stroked="f" coordsize="21600,21600">
            <v:path/>
            <v:fill on="f" focussize="0,0"/>
            <v:stroke on="f" joinstyle="miter"/>
            <v:imagedata r:id="rId180" o:title=""/>
            <o:lock v:ext="edit" aspectratio="t"/>
            <w10:wrap type="none"/>
            <w10:anchorlock/>
          </v:shape>
          <o:OLEObject Type="Embed" ProgID="Equation.DSMT4" ShapeID="_x0000_i1121" DrawAspect="Content" ObjectID="_1468075821" r:id="rId179">
            <o:LockedField>false</o:LockedField>
          </o:OLEObject>
        </w:object>
      </w:r>
      <w:r>
        <w:rPr>
          <w:rFonts w:hint="eastAsia" w:ascii="仿宋" w:hAnsi="仿宋" w:eastAsia="仿宋" w:cs="仿宋"/>
          <w:sz w:val="24"/>
          <w:szCs w:val="24"/>
        </w:rPr>
        <w:t>轴，以线段</w:t>
      </w:r>
      <w:r>
        <w:rPr>
          <w:rFonts w:hint="eastAsia" w:ascii="仿宋" w:hAnsi="仿宋" w:eastAsia="仿宋" w:cs="仿宋"/>
          <w:position w:val="-12"/>
          <w:sz w:val="24"/>
          <w:szCs w:val="24"/>
        </w:rPr>
        <w:object>
          <v:shape id="_x0000_i1122" o:spt="75" type="#_x0000_t75" style="height:17.9pt;width:25.8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81">
            <o:LockedField>false</o:LockedField>
          </o:OLEObject>
        </w:object>
      </w:r>
      <w:r>
        <w:rPr>
          <w:rFonts w:hint="eastAsia" w:ascii="仿宋" w:hAnsi="仿宋" w:eastAsia="仿宋" w:cs="仿宋"/>
          <w:sz w:val="24"/>
          <w:szCs w:val="24"/>
        </w:rPr>
        <w:t>的垂直平分线为</w:t>
      </w:r>
      <w:r>
        <w:rPr>
          <w:rFonts w:hint="eastAsia" w:ascii="仿宋" w:hAnsi="仿宋" w:eastAsia="仿宋" w:cs="仿宋"/>
          <w:position w:val="-10"/>
          <w:sz w:val="24"/>
          <w:szCs w:val="24"/>
        </w:rPr>
        <w:object>
          <v:shape id="_x0000_i1123" o:spt="75" type="#_x0000_t75" style="height:12.9pt;width:10.4pt;" o:ole="t" filled="f" o:preferrelative="t" stroked="f" coordsize="21600,21600">
            <v:path/>
            <v:fill on="f" focussize="0,0"/>
            <v:stroke on="f" joinstyle="miter"/>
            <v:imagedata r:id="rId183" o:title=""/>
            <o:lock v:ext="edit" aspectratio="t"/>
            <w10:wrap type="none"/>
            <w10:anchorlock/>
          </v:shape>
          <o:OLEObject Type="Embed" ProgID="Equation.DSMT4" ShapeID="_x0000_i1123" DrawAspect="Content" ObjectID="_1468075823" r:id="rId182">
            <o:LockedField>false</o:LockedField>
          </o:OLEObject>
        </w:object>
      </w:r>
      <w:r>
        <w:rPr>
          <w:rFonts w:hint="eastAsia" w:ascii="仿宋" w:hAnsi="仿宋" w:eastAsia="仿宋" w:cs="仿宋"/>
          <w:sz w:val="24"/>
          <w:szCs w:val="24"/>
        </w:rPr>
        <w:t>轴，建立平面直角坐标系，则</w:t>
      </w:r>
      <w:r>
        <w:rPr>
          <w:rFonts w:hint="eastAsia" w:ascii="仿宋" w:hAnsi="仿宋" w:eastAsia="仿宋" w:cs="仿宋"/>
          <w:position w:val="-12"/>
          <w:sz w:val="24"/>
          <w:szCs w:val="24"/>
        </w:rPr>
        <w:object>
          <v:shape id="_x0000_i1124" o:spt="75" type="#_x0000_t75" style="height:17.9pt;width:14.15pt;" o:ole="t" filled="f" o:preferrelative="t" stroked="f" coordsize="21600,21600">
            <v:path/>
            <v:fill on="f" focussize="0,0"/>
            <v:stroke on="f" joinstyle="miter"/>
            <v:imagedata r:id="rId137" o:title=""/>
            <o:lock v:ext="edit" aspectratio="t"/>
            <w10:wrap type="none"/>
            <w10:anchorlock/>
          </v:shape>
          <o:OLEObject Type="Embed" ProgID="Equation.DSMT4" ShapeID="_x0000_i1124" DrawAspect="Content" ObjectID="_1468075824" r:id="rId184">
            <o:LockedField>false</o:LockedField>
          </o:OLEObject>
        </w:object>
      </w:r>
      <w:r>
        <w:rPr>
          <w:rFonts w:hint="eastAsia" w:ascii="仿宋" w:hAnsi="仿宋" w:eastAsia="仿宋" w:cs="仿宋"/>
          <w:sz w:val="24"/>
          <w:szCs w:val="24"/>
        </w:rPr>
        <w:t>的坐标为</w:t>
      </w:r>
      <w:r>
        <w:rPr>
          <w:rFonts w:hint="eastAsia" w:ascii="仿宋" w:hAnsi="仿宋" w:eastAsia="仿宋" w:cs="仿宋"/>
          <w:position w:val="-14"/>
          <w:sz w:val="24"/>
          <w:szCs w:val="24"/>
        </w:rPr>
        <w:object>
          <v:shape id="_x0000_i1125" o:spt="75" type="#_x0000_t75" style="height:20.4pt;width:36.6pt;" o:ole="t" filled="f" o:preferrelative="t" stroked="f" coordsize="21600,21600">
            <v:path/>
            <v:fill on="f" focussize="0,0"/>
            <v:stroke on="f" joinstyle="miter"/>
            <v:imagedata r:id="rId186" o:title=""/>
            <o:lock v:ext="edit" aspectratio="t"/>
            <w10:wrap type="none"/>
            <w10:anchorlock/>
          </v:shape>
          <o:OLEObject Type="Embed" ProgID="Equation.DSMT4" ShapeID="_x0000_i1125" DrawAspect="Content" ObjectID="_1468075825" r:id="rId185">
            <o:LockedField>false</o:LockedField>
          </o:OLEObject>
        </w:object>
      </w:r>
      <w:r>
        <w:rPr>
          <w:rFonts w:hint="eastAsia" w:ascii="仿宋" w:hAnsi="仿宋" w:eastAsia="仿宋" w:cs="仿宋"/>
          <w:sz w:val="24"/>
          <w:szCs w:val="24"/>
        </w:rPr>
        <w:t>，</w:t>
      </w:r>
      <w:r>
        <w:rPr>
          <w:rFonts w:hint="eastAsia" w:ascii="仿宋" w:hAnsi="仿宋" w:eastAsia="仿宋" w:cs="仿宋"/>
          <w:position w:val="-12"/>
          <w:sz w:val="24"/>
          <w:szCs w:val="24"/>
        </w:rPr>
        <w:object>
          <v:shape id="_x0000_i1126" o:spt="75" type="#_x0000_t75" style="height:17.9pt;width:15pt;" o:ole="t" filled="f" o:preferrelative="t" stroked="f" coordsize="21600,21600">
            <v:path/>
            <v:fill on="f" focussize="0,0"/>
            <v:stroke on="f" joinstyle="miter"/>
            <v:imagedata r:id="rId139" o:title=""/>
            <o:lock v:ext="edit" aspectratio="t"/>
            <w10:wrap type="none"/>
            <w10:anchorlock/>
          </v:shape>
          <o:OLEObject Type="Embed" ProgID="Equation.DSMT4" ShapeID="_x0000_i1126" DrawAspect="Content" ObjectID="_1468075826" r:id="rId187">
            <o:LockedField>false</o:LockedField>
          </o:OLEObject>
        </w:object>
      </w:r>
      <w:r>
        <w:rPr>
          <w:rFonts w:hint="eastAsia" w:ascii="仿宋" w:hAnsi="仿宋" w:eastAsia="仿宋" w:cs="仿宋"/>
          <w:sz w:val="24"/>
          <w:szCs w:val="24"/>
        </w:rPr>
        <w:t>的坐标为</w:t>
      </w:r>
      <w:r>
        <w:rPr>
          <w:rFonts w:hint="eastAsia" w:ascii="仿宋" w:hAnsi="仿宋" w:eastAsia="仿宋" w:cs="仿宋"/>
          <w:position w:val="-14"/>
          <w:sz w:val="24"/>
          <w:szCs w:val="24"/>
        </w:rPr>
        <w:object>
          <v:shape id="_x0000_i1127" o:spt="75" type="#_x0000_t75" style="height:20.4pt;width:29.15pt;" o:ole="t" filled="f" o:preferrelative="t" stroked="f" coordsize="21600,21600">
            <v:path/>
            <v:fill on="f" focussize="0,0"/>
            <v:stroke on="f" joinstyle="miter"/>
            <v:imagedata r:id="rId189" o:title=""/>
            <o:lock v:ext="edit" aspectratio="t"/>
            <w10:wrap type="none"/>
            <w10:anchorlock/>
          </v:shape>
          <o:OLEObject Type="Embed" ProgID="Equation.DSMT4" ShapeID="_x0000_i1127" DrawAspect="Content" ObjectID="_1468075827" r:id="rId188">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由</w:t>
      </w:r>
      <w:bookmarkStart w:id="44" w:name="_Hlk91323906"/>
      <w:r>
        <w:rPr>
          <w:rFonts w:hint="eastAsia" w:ascii="仿宋" w:hAnsi="仿宋" w:eastAsia="仿宋" w:cs="仿宋"/>
          <w:position w:val="-14"/>
          <w:sz w:val="24"/>
          <w:szCs w:val="24"/>
        </w:rPr>
        <w:object>
          <v:shape id="_x0000_i1128" o:spt="75" type="#_x0000_t75" style="height:20.4pt;width:74.1pt;" o:ole="t" filled="f" o:preferrelative="t" stroked="f" coordsize="21600,21600">
            <v:path/>
            <v:fill on="f" focussize="0,0"/>
            <v:stroke on="f" joinstyle="miter"/>
            <v:imagedata r:id="rId155" o:title=""/>
            <o:lock v:ext="edit" aspectratio="t"/>
            <w10:wrap type="none"/>
            <w10:anchorlock/>
          </v:shape>
          <o:OLEObject Type="Embed" ProgID="Equation.DSMT4" ShapeID="_x0000_i1128" DrawAspect="Content" ObjectID="_1468075828" r:id="rId190">
            <o:LockedField>false</o:LockedField>
          </o:OLEObject>
        </w:object>
      </w:r>
      <w:bookmarkEnd w:id="44"/>
      <w:r>
        <w:rPr>
          <w:rFonts w:hint="eastAsia" w:ascii="仿宋" w:hAnsi="仿宋" w:eastAsia="仿宋" w:cs="仿宋"/>
          <w:sz w:val="24"/>
          <w:szCs w:val="24"/>
        </w:rPr>
        <w:t>，得</w:t>
      </w:r>
      <w:bookmarkStart w:id="45" w:name="_Hlk91324017"/>
      <w:r>
        <w:rPr>
          <w:rFonts w:hint="eastAsia" w:ascii="仿宋" w:hAnsi="仿宋" w:eastAsia="仿宋" w:cs="仿宋"/>
          <w:position w:val="-14"/>
          <w:sz w:val="24"/>
          <w:szCs w:val="24"/>
        </w:rPr>
        <w:object>
          <v:shape id="_x0000_i1129" o:spt="75" type="#_x0000_t75" style="height:22.45pt;width:74.1pt;" o:ole="t" filled="f" o:preferrelative="t" stroked="f" coordsize="21600,21600">
            <v:path/>
            <v:fill on="f" focussize="0,0"/>
            <v:stroke on="f" joinstyle="miter"/>
            <v:imagedata r:id="rId192" o:title=""/>
            <o:lock v:ext="edit" aspectratio="t"/>
            <w10:wrap type="none"/>
            <w10:anchorlock/>
          </v:shape>
          <o:OLEObject Type="Embed" ProgID="Equation.DSMT4" ShapeID="_x0000_i1129" DrawAspect="Content" ObjectID="_1468075829" r:id="rId191">
            <o:LockedField>false</o:LockedField>
          </o:OLEObject>
        </w:object>
      </w:r>
      <w:bookmarkEnd w:id="45"/>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又因为两圆的半径均为</w:t>
      </w:r>
      <w:r>
        <w:rPr>
          <w:rFonts w:hint="eastAsia" w:ascii="仿宋" w:hAnsi="仿宋" w:eastAsia="仿宋" w:cs="仿宋"/>
          <w:position w:val="-4"/>
          <w:sz w:val="24"/>
          <w:szCs w:val="24"/>
        </w:rPr>
        <w:object>
          <v:shape id="_x0000_i1130" o:spt="75" type="#_x0000_t75" style="height:12.9pt;width:7.5pt;" o:ole="t" filled="f" o:preferrelative="t" stroked="f" coordsize="21600,21600">
            <v:path/>
            <v:fill on="f" focussize="0,0"/>
            <v:stroke on="f" joinstyle="miter"/>
            <v:imagedata r:id="rId194" o:title=""/>
            <o:lock v:ext="edit" aspectratio="t"/>
            <w10:wrap type="none"/>
            <w10:anchorlock/>
          </v:shape>
          <o:OLEObject Type="Embed" ProgID="Equation.DSMT4" ShapeID="_x0000_i1130" DrawAspect="Content" ObjectID="_1468075830" r:id="rId193">
            <o:LockedField>false</o:LockedField>
          </o:OLEObject>
        </w:object>
      </w:r>
      <w:r>
        <w:rPr>
          <w:rFonts w:hint="eastAsia" w:ascii="仿宋" w:hAnsi="仿宋" w:eastAsia="仿宋" w:cs="仿宋"/>
          <w:sz w:val="24"/>
          <w:szCs w:val="24"/>
        </w:rPr>
        <w:t>，所以由勾股定理，得</w:t>
      </w:r>
      <w:bookmarkStart w:id="46" w:name="_Hlk91324046"/>
      <w:r>
        <w:rPr>
          <w:rFonts w:hint="eastAsia" w:ascii="仿宋" w:hAnsi="仿宋" w:eastAsia="仿宋" w:cs="仿宋"/>
          <w:position w:val="-14"/>
          <w:sz w:val="24"/>
          <w:szCs w:val="24"/>
        </w:rPr>
        <w:object>
          <v:shape id="_x0000_i1131" o:spt="75" type="#_x0000_t75" style="height:22.45pt;width:84.9pt;" o:ole="t" filled="f" o:preferrelative="t" stroked="f" coordsize="21600,21600">
            <v:path/>
            <v:fill on="f" focussize="0,0"/>
            <v:stroke on="f" joinstyle="miter"/>
            <v:imagedata r:id="rId196" o:title=""/>
            <o:lock v:ext="edit" aspectratio="t"/>
            <w10:wrap type="none"/>
            <w10:anchorlock/>
          </v:shape>
          <o:OLEObject Type="Embed" ProgID="Equation.DSMT4" ShapeID="_x0000_i1131" DrawAspect="Content" ObjectID="_1468075831" r:id="rId195">
            <o:LockedField>false</o:LockedField>
          </o:OLEObject>
        </w:object>
      </w:r>
      <w:bookmarkEnd w:id="46"/>
      <w:r>
        <w:rPr>
          <w:rFonts w:hint="eastAsia" w:ascii="仿宋" w:hAnsi="仿宋" w:eastAsia="仿宋" w:cs="仿宋"/>
          <w:sz w:val="24"/>
          <w:szCs w:val="24"/>
        </w:rPr>
        <w:t>，</w:t>
      </w:r>
      <w:r>
        <w:rPr>
          <w:rFonts w:hint="eastAsia" w:ascii="仿宋" w:hAnsi="仿宋" w:eastAsia="仿宋" w:cs="仿宋"/>
          <w:position w:val="-14"/>
          <w:sz w:val="24"/>
          <w:szCs w:val="24"/>
        </w:rPr>
        <w:object>
          <v:shape id="_x0000_i1132" o:spt="75" type="#_x0000_t75" style="height:22.45pt;width:84.05pt;" o:ole="t" filled="f" o:preferrelative="t" stroked="f" coordsize="21600,21600">
            <v:path/>
            <v:fill on="f" focussize="0,0"/>
            <v:stroke on="f" joinstyle="miter"/>
            <v:imagedata r:id="rId198" o:title=""/>
            <o:lock v:ext="edit" aspectratio="t"/>
            <w10:wrap type="none"/>
            <w10:anchorlock/>
          </v:shape>
          <o:OLEObject Type="Embed" ProgID="Equation.DSMT4" ShapeID="_x0000_i1132" DrawAspect="Content" ObjectID="_1468075832" r:id="rId197">
            <o:LockedField>false</o:LockedField>
          </o:OLEObject>
        </w:object>
      </w:r>
      <w:r>
        <w:rPr>
          <w:rFonts w:hint="eastAsia" w:ascii="仿宋" w:hAnsi="仿宋" w:eastAsia="仿宋" w:cs="仿宋"/>
          <w:sz w:val="24"/>
          <w:szCs w:val="24"/>
        </w:rPr>
        <w:t>，从而</w:t>
      </w:r>
      <w:r>
        <w:rPr>
          <w:rFonts w:hint="eastAsia" w:ascii="仿宋" w:hAnsi="仿宋" w:eastAsia="仿宋" w:cs="仿宋"/>
          <w:position w:val="-14"/>
          <w:sz w:val="24"/>
          <w:szCs w:val="24"/>
        </w:rPr>
        <w:object>
          <v:shape id="_x0000_i1133" o:spt="75" type="#_x0000_t75" style="height:22.45pt;width:116.95pt;" o:ole="t" filled="f" o:preferrelative="t" stroked="f" coordsize="21600,21600">
            <v:path/>
            <v:fill on="f" focussize="0,0"/>
            <v:stroke on="f" joinstyle="miter"/>
            <v:imagedata r:id="rId200" o:title=""/>
            <o:lock v:ext="edit" aspectratio="t"/>
            <w10:wrap type="none"/>
            <w10:anchorlock/>
          </v:shape>
          <o:OLEObject Type="Embed" ProgID="Equation.DSMT4" ShapeID="_x0000_i1133" DrawAspect="Content" ObjectID="_1468075833" r:id="rId199">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设点</w:t>
      </w:r>
      <w:r>
        <w:rPr>
          <w:rFonts w:hint="eastAsia" w:ascii="仿宋" w:hAnsi="仿宋" w:eastAsia="仿宋" w:cs="仿宋"/>
          <w:position w:val="-4"/>
          <w:sz w:val="24"/>
          <w:szCs w:val="24"/>
        </w:rPr>
        <w:object>
          <v:shape id="_x0000_i1134" o:spt="75" type="#_x0000_t75" style="height:12.9pt;width:12.05pt;" o:ole="t" filled="f" o:preferrelative="t" stroked="f" coordsize="21600,21600">
            <v:path/>
            <v:fill on="f" focussize="0,0"/>
            <v:stroke on="f" joinstyle="miter"/>
            <v:imagedata r:id="rId145" o:title=""/>
            <o:lock v:ext="edit" aspectratio="t"/>
            <w10:wrap type="none"/>
            <w10:anchorlock/>
          </v:shape>
          <o:OLEObject Type="Embed" ProgID="Equation.DSMT4" ShapeID="_x0000_i1134" DrawAspect="Content" ObjectID="_1468075834" r:id="rId201">
            <o:LockedField>false</o:LockedField>
          </o:OLEObject>
        </w:object>
      </w:r>
      <w:r>
        <w:rPr>
          <w:rFonts w:hint="eastAsia" w:ascii="仿宋" w:hAnsi="仿宋" w:eastAsia="仿宋" w:cs="仿宋"/>
          <w:sz w:val="24"/>
          <w:szCs w:val="24"/>
        </w:rPr>
        <w:t>的坐标为</w:t>
      </w:r>
      <w:r>
        <w:rPr>
          <w:rFonts w:hint="eastAsia" w:ascii="仿宋" w:hAnsi="仿宋" w:eastAsia="仿宋" w:cs="仿宋"/>
          <w:position w:val="-14"/>
          <w:sz w:val="24"/>
          <w:szCs w:val="24"/>
        </w:rPr>
        <w:object>
          <v:shape id="_x0000_i1135" o:spt="75" type="#_x0000_t75" style="height:20.4pt;width:29.95pt;" o:ole="t" filled="f" o:preferrelative="t" stroked="f" coordsize="21600,21600">
            <v:path/>
            <v:fill on="f" focussize="0,0"/>
            <v:stroke on="f" joinstyle="miter"/>
            <v:imagedata r:id="rId203" o:title=""/>
            <o:lock v:ext="edit" aspectratio="t"/>
            <w10:wrap type="none"/>
            <w10:anchorlock/>
          </v:shape>
          <o:OLEObject Type="Embed" ProgID="Equation.DSMT4" ShapeID="_x0000_i1135" DrawAspect="Content" ObjectID="_1468075835" r:id="rId202">
            <o:LockedField>false</o:LockedField>
          </o:OLEObject>
        </w:object>
      </w:r>
      <w:r>
        <w:rPr>
          <w:rFonts w:hint="eastAsia" w:ascii="仿宋" w:hAnsi="仿宋" w:eastAsia="仿宋" w:cs="仿宋"/>
          <w:sz w:val="24"/>
          <w:szCs w:val="24"/>
        </w:rPr>
        <w:t>，则</w:t>
      </w:r>
      <w:r>
        <w:rPr>
          <w:rFonts w:hint="eastAsia" w:ascii="仿宋" w:hAnsi="仿宋" w:eastAsia="仿宋" w:cs="仿宋"/>
          <w:position w:val="-20"/>
          <w:sz w:val="24"/>
          <w:szCs w:val="24"/>
        </w:rPr>
        <w:object>
          <v:shape id="_x0000_i1136" o:spt="75" type="#_x0000_t75" style="height:25.8pt;width:180.6pt;" o:ole="t" filled="f" o:preferrelative="t" stroked="f" coordsize="21600,21600">
            <v:path/>
            <v:fill on="f" focussize="0,0"/>
            <v:stroke on="f" joinstyle="miter"/>
            <v:imagedata r:id="rId205" o:title=""/>
            <o:lock v:ext="edit" aspectratio="t"/>
            <w10:wrap type="none"/>
            <w10:anchorlock/>
          </v:shape>
          <o:OLEObject Type="Embed" ProgID="Equation.DSMT4" ShapeID="_x0000_i1136" DrawAspect="Content" ObjectID="_1468075836" r:id="rId204">
            <o:LockedField>false</o:LockedField>
          </o:OLEObject>
        </w:object>
      </w:r>
      <w:r>
        <w:rPr>
          <w:rFonts w:hint="eastAsia" w:ascii="仿宋" w:hAnsi="仿宋" w:eastAsia="仿宋" w:cs="仿宋"/>
          <w:sz w:val="24"/>
          <w:szCs w:val="24"/>
        </w:rPr>
        <w:t>，整理得</w:t>
      </w:r>
      <w:r>
        <w:rPr>
          <w:rFonts w:hint="eastAsia" w:ascii="仿宋" w:hAnsi="仿宋" w:eastAsia="仿宋" w:cs="仿宋"/>
          <w:position w:val="-10"/>
          <w:sz w:val="24"/>
          <w:szCs w:val="24"/>
        </w:rPr>
        <w:object>
          <v:shape id="_x0000_i1137" o:spt="75" type="#_x0000_t75" style="height:17.9pt;width:99.05pt;" o:ole="t" filled="f" o:preferrelative="t" stroked="f" coordsize="21600,21600">
            <v:path/>
            <v:fill on="f" focussize="0,0"/>
            <v:stroke on="f" joinstyle="miter"/>
            <v:imagedata r:id="rId207" o:title=""/>
            <o:lock v:ext="edit" aspectratio="t"/>
            <w10:wrap type="none"/>
            <w10:anchorlock/>
          </v:shape>
          <o:OLEObject Type="Embed" ProgID="Equation.DSMT4" ShapeID="_x0000_i1137" DrawAspect="Content" ObjectID="_1468075837" r:id="rId206">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化为标准方程，得</w:t>
      </w:r>
      <w:bookmarkStart w:id="47" w:name="_Hlk91323787"/>
      <w:r>
        <w:rPr>
          <w:rFonts w:hint="eastAsia" w:ascii="仿宋" w:hAnsi="仿宋" w:eastAsia="仿宋" w:cs="仿宋"/>
          <w:position w:val="-10"/>
          <w:sz w:val="24"/>
          <w:szCs w:val="24"/>
        </w:rPr>
        <w:object>
          <v:shape id="_x0000_i1138" o:spt="75" type="#_x0000_t75" style="height:17.9pt;width:89.05pt;" o:ole="t" filled="f" o:preferrelative="t" stroked="f" coordsize="21600,21600">
            <v:path/>
            <v:fill on="f" focussize="0,0"/>
            <v:stroke on="f" joinstyle="miter"/>
            <v:imagedata r:id="rId209" o:title=""/>
            <o:lock v:ext="edit" aspectratio="t"/>
            <w10:wrap type="none"/>
            <w10:anchorlock/>
          </v:shape>
          <o:OLEObject Type="Embed" ProgID="Equation.DSMT4" ShapeID="_x0000_i1138" DrawAspect="Content" ObjectID="_1468075838" r:id="rId208">
            <o:LockedField>false</o:LockedField>
          </o:OLEObject>
        </w:object>
      </w:r>
      <w:bookmarkEnd w:id="47"/>
      <w:del w:id="0" w:author="光明中学" w:date="2024-03-20T09:13:00Z">
        <w:bookmarkStart w:id="48" w:name="_Hlk93594694"/>
        <w:r>
          <w:rPr>
            <w:rFonts w:hint="eastAsia" w:ascii="仿宋" w:hAnsi="仿宋" w:eastAsia="仿宋" w:cs="仿宋"/>
            <w:sz w:val="24"/>
            <w:szCs w:val="24"/>
          </w:rPr>
          <w:fldChar w:fldCharType="begin"/>
        </w:r>
      </w:del>
      <w:del w:id="1" w:author="光明中学" w:date="2024-03-20T09:13:00Z">
        <w:r>
          <w:rPr>
            <w:rFonts w:hint="eastAsia" w:ascii="仿宋" w:hAnsi="仿宋" w:eastAsia="仿宋" w:cs="仿宋"/>
            <w:sz w:val="24"/>
            <w:szCs w:val="24"/>
          </w:rPr>
          <w:delInstrText xml:space="preserve"> = 1 \* GB3 </w:delInstrText>
        </w:r>
      </w:del>
      <w:del w:id="2" w:author="光明中学" w:date="2024-03-20T09:13:00Z">
        <w:r>
          <w:rPr>
            <w:rFonts w:hint="eastAsia" w:ascii="仿宋" w:hAnsi="仿宋" w:eastAsia="仿宋" w:cs="仿宋"/>
            <w:sz w:val="24"/>
            <w:szCs w:val="24"/>
          </w:rPr>
          <w:fldChar w:fldCharType="separate"/>
        </w:r>
      </w:del>
      <w:del w:id="3" w:author="光明中学" w:date="2024-03-20T09:13:00Z">
        <w:r>
          <w:rPr>
            <w:rFonts w:hint="eastAsia" w:ascii="仿宋" w:hAnsi="仿宋" w:eastAsia="仿宋" w:cs="仿宋"/>
            <w:sz w:val="24"/>
            <w:szCs w:val="24"/>
          </w:rPr>
          <w:delText>①</w:delText>
        </w:r>
      </w:del>
      <w:del w:id="4" w:author="光明中学" w:date="2024-03-20T09:13:00Z">
        <w:r>
          <w:rPr>
            <w:rFonts w:hint="eastAsia" w:ascii="仿宋" w:hAnsi="仿宋" w:eastAsia="仿宋" w:cs="仿宋"/>
            <w:sz w:val="24"/>
            <w:szCs w:val="24"/>
          </w:rPr>
          <w:fldChar w:fldCharType="end"/>
        </w:r>
        <w:bookmarkEnd w:id="48"/>
      </w:del>
    </w:p>
    <w:p>
      <w:pPr>
        <w:adjustRightInd w:val="0"/>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因此，所求的轨迹是以</w:t>
      </w:r>
      <w:r>
        <w:rPr>
          <w:rFonts w:hint="eastAsia" w:ascii="仿宋" w:hAnsi="仿宋" w:eastAsia="仿宋" w:cs="仿宋"/>
          <w:position w:val="-14"/>
          <w:sz w:val="24"/>
          <w:szCs w:val="24"/>
        </w:rPr>
        <w:object>
          <v:shape id="_x0000_i1139" o:spt="75" type="#_x0000_t75" style="height:20.4pt;width:29.15pt;" o:ole="t" filled="f" o:preferrelative="t" stroked="f" coordsize="21600,21600">
            <v:path/>
            <v:fill on="f" focussize="0,0"/>
            <v:stroke on="f" joinstyle="miter"/>
            <v:imagedata r:id="rId211" o:title=""/>
            <o:lock v:ext="edit" aspectratio="t"/>
            <w10:wrap type="none"/>
            <w10:anchorlock/>
          </v:shape>
          <o:OLEObject Type="Embed" ProgID="Equation.DSMT4" ShapeID="_x0000_i1139" DrawAspect="Content" ObjectID="_1468075839" r:id="rId210">
            <o:LockedField>false</o:LockedField>
          </o:OLEObject>
        </w:object>
      </w:r>
      <w:r>
        <w:rPr>
          <w:rFonts w:hint="eastAsia" w:ascii="仿宋" w:hAnsi="仿宋" w:eastAsia="仿宋" w:cs="仿宋"/>
          <w:sz w:val="24"/>
          <w:szCs w:val="24"/>
        </w:rPr>
        <w:t>为圆心，以</w:t>
      </w:r>
      <w:r>
        <w:rPr>
          <w:rFonts w:hint="eastAsia" w:ascii="仿宋" w:hAnsi="仿宋" w:eastAsia="仿宋" w:cs="仿宋"/>
          <w:position w:val="-8"/>
          <w:sz w:val="24"/>
          <w:szCs w:val="24"/>
        </w:rPr>
        <w:object>
          <v:shape id="_x0000_i1140" o:spt="75" type="#_x0000_t75" style="height:17.9pt;width:23.3pt;" o:ole="t" filled="f" o:preferrelative="t" stroked="f" coordsize="21600,21600">
            <v:path/>
            <v:fill on="f" focussize="0,0"/>
            <v:stroke on="f" joinstyle="miter"/>
            <v:imagedata r:id="rId213" o:title=""/>
            <o:lock v:ext="edit" aspectratio="t"/>
            <w10:wrap type="none"/>
            <w10:anchorlock/>
          </v:shape>
          <o:OLEObject Type="Embed" ProgID="Equation.DSMT4" ShapeID="_x0000_i1140" DrawAspect="Content" ObjectID="_1468075840" r:id="rId212">
            <o:LockedField>false</o:LockedField>
          </o:OLEObject>
        </w:object>
      </w:r>
      <w:r>
        <w:rPr>
          <w:rFonts w:hint="eastAsia" w:ascii="仿宋" w:hAnsi="仿宋" w:eastAsia="仿宋" w:cs="仿宋"/>
          <w:sz w:val="24"/>
          <w:szCs w:val="24"/>
        </w:rPr>
        <w:t>为半径的圆．</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小结本例可以作一些简单的推广，如两个给定圆的半径可以不等，动点到两个给定圆的切线长之比可以不是</w:t>
      </w:r>
      <w:r>
        <w:rPr>
          <w:rFonts w:hint="eastAsia" w:ascii="仿宋" w:hAnsi="仿宋" w:eastAsia="仿宋" w:cs="仿宋"/>
          <w:position w:val="-6"/>
          <w:sz w:val="24"/>
          <w:szCs w:val="24"/>
        </w:rPr>
        <w:object>
          <v:shape id="_x0000_i1141" o:spt="75" type="#_x0000_t75" style="height:17.05pt;width:19.55pt;" o:ole="t" filled="f" o:preferrelative="t" stroked="f" coordsize="21600,21600">
            <v:path/>
            <v:fill on="f" focussize="0,0"/>
            <v:stroke on="f" joinstyle="miter"/>
            <v:imagedata r:id="rId215" o:title=""/>
            <o:lock v:ext="edit" aspectratio="t"/>
            <w10:wrap type="none"/>
            <w10:anchorlock/>
          </v:shape>
          <o:OLEObject Type="Embed" ProgID="Equation.DSMT4" ShapeID="_x0000_i1141" DrawAspect="Content" ObjectID="_1468075841" r:id="rId214">
            <o:LockedField>false</o:LockedField>
          </o:OLEObject>
        </w:object>
      </w:r>
      <w:r>
        <w:rPr>
          <w:rFonts w:hint="eastAsia" w:ascii="仿宋" w:hAnsi="仿宋" w:eastAsia="仿宋" w:cs="仿宋"/>
          <w:sz w:val="24"/>
          <w:szCs w:val="24"/>
        </w:rPr>
        <w:t>，可以是其他的定值．在这些变式中，同学们课后可以研究一下，此时符合条件的动点轨迹是否仍然是圆．</w:t>
      </w:r>
    </w:p>
    <w:p>
      <w:pPr>
        <w:adjustRightInd w:val="0"/>
        <w:snapToGrid w:val="0"/>
        <w:spacing w:line="312" w:lineRule="auto"/>
        <w:ind w:firstLine="480" w:firstLineChars="200"/>
        <w:rPr>
          <w:rFonts w:ascii="仿宋" w:hAnsi="仿宋" w:eastAsia="仿宋" w:cs="仿宋"/>
          <w:kern w:val="0"/>
          <w:sz w:val="24"/>
          <w:szCs w:val="24"/>
        </w:rPr>
      </w:pPr>
      <w:r>
        <w:rPr>
          <w:rFonts w:hint="eastAsia" w:ascii="仿宋" w:hAnsi="仿宋" w:eastAsia="仿宋" w:cs="仿宋"/>
          <w:color w:val="000000" w:themeColor="text1"/>
          <w:sz w:val="24"/>
          <w:szCs w:val="24"/>
        </w:rPr>
        <w:t>[设计意图]</w:t>
      </w:r>
      <w:r>
        <w:rPr>
          <w:rFonts w:hint="eastAsia" w:ascii="仿宋" w:hAnsi="仿宋" w:eastAsia="仿宋" w:cs="仿宋"/>
          <w:kern w:val="0"/>
          <w:sz w:val="24"/>
          <w:szCs w:val="24"/>
        </w:rPr>
        <w:t>圆与圆的位置关系有几何和代数两种描述方法，常常还要把两种方法结合起来使用，但有时候一种方法有不足之处，需要另一种方法补充．可以启发学生注重从问题情境出发，尝试不同的解题思路，选择适当的方法，寻找最佳的解题方案．要突出代数方法的运用，把握这一主线，但也要注意使用圆特殊的几何性质，引导学生充分体会数形结合以及坐标与方程方法的基本思想．</w:t>
      </w:r>
    </w:p>
    <w:p>
      <w:pPr>
        <w:adjustRightInd w:val="0"/>
        <w:snapToGrid w:val="0"/>
        <w:spacing w:line="312" w:lineRule="auto"/>
        <w:ind w:firstLine="480" w:firstLineChars="200"/>
        <w:rPr>
          <w:rFonts w:ascii="仿宋" w:hAnsi="仿宋" w:eastAsia="仿宋" w:cs="仿宋"/>
          <w:color w:val="000000" w:themeColor="text1"/>
          <w:sz w:val="24"/>
          <w:szCs w:val="24"/>
        </w:rPr>
      </w:pPr>
    </w:p>
    <w:p>
      <w:pPr>
        <w:adjustRightInd w:val="0"/>
        <w:snapToGrid w:val="0"/>
        <w:spacing w:line="312" w:lineRule="auto"/>
        <w:ind w:firstLine="480" w:firstLineChars="200"/>
        <w:rPr>
          <w:rFonts w:ascii="仿宋" w:hAnsi="仿宋" w:eastAsia="仿宋" w:cs="仿宋"/>
          <w:b/>
          <w:bCs/>
          <w:color w:val="000000" w:themeColor="text1"/>
          <w:sz w:val="24"/>
          <w:szCs w:val="24"/>
        </w:rPr>
      </w:pPr>
      <w:r>
        <w:rPr>
          <w:rFonts w:hint="eastAsia" w:ascii="仿宋" w:hAnsi="仿宋" w:eastAsia="仿宋" w:cs="仿宋"/>
          <w:b/>
          <w:bCs/>
          <w:color w:val="000000" w:themeColor="text1"/>
          <w:sz w:val="24"/>
          <w:szCs w:val="24"/>
        </w:rPr>
        <w:t>（环节四）课堂练习迁移应用</w:t>
      </w:r>
    </w:p>
    <w:p>
      <w:pPr>
        <w:adjustRightInd w:val="0"/>
        <w:snapToGrid w:val="0"/>
        <w:spacing w:line="312" w:lineRule="auto"/>
        <w:ind w:firstLine="480" w:firstLineChars="200"/>
        <w:rPr>
          <w:rFonts w:ascii="仿宋" w:hAnsi="仿宋" w:eastAsia="仿宋" w:cs="Times New Roman"/>
          <w:snapToGrid w:val="0"/>
          <w:sz w:val="24"/>
          <w:szCs w:val="24"/>
        </w:rPr>
      </w:pPr>
      <w:r>
        <w:rPr>
          <w:rFonts w:hint="eastAsia" w:ascii="仿宋" w:hAnsi="仿宋" w:eastAsia="仿宋" w:cs="Times New Roman"/>
          <w:snapToGrid w:val="0"/>
          <w:sz w:val="24"/>
          <w:szCs w:val="24"/>
        </w:rPr>
        <w:t>课堂练习：</w:t>
      </w:r>
    </w:p>
    <w:p>
      <w:pPr>
        <w:adjustRightInd w:val="0"/>
        <w:snapToGrid w:val="0"/>
        <w:spacing w:line="312" w:lineRule="auto"/>
        <w:ind w:firstLine="480" w:firstLineChars="200"/>
        <w:rPr>
          <w:rFonts w:ascii="仿宋" w:hAnsi="仿宋" w:eastAsia="仿宋" w:cs="Arial"/>
          <w:snapToGrid w:val="0"/>
          <w:sz w:val="24"/>
          <w:szCs w:val="24"/>
        </w:rPr>
      </w:pPr>
      <w:r>
        <w:rPr>
          <w:rFonts w:ascii="Times New Roman" w:hAnsi="Times New Roman" w:eastAsia="仿宋" w:cs="Times New Roman"/>
          <w:snapToGrid w:val="0"/>
          <w:sz w:val="24"/>
          <w:szCs w:val="24"/>
        </w:rPr>
        <w:t>1</w:t>
      </w:r>
      <w:r>
        <w:rPr>
          <w:rFonts w:hint="eastAsia" w:ascii="仿宋" w:hAnsi="仿宋" w:eastAsia="仿宋" w:cs="Arial"/>
          <w:snapToGrid w:val="0"/>
          <w:sz w:val="24"/>
          <w:szCs w:val="24"/>
        </w:rPr>
        <w:t>．已知圆</w:t>
      </w:r>
      <w:r>
        <w:rPr>
          <w:rFonts w:ascii="仿宋" w:hAnsi="仿宋" w:eastAsia="仿宋" w:cs="Arial"/>
          <w:snapToGrid w:val="0"/>
          <w:position w:val="-12"/>
          <w:sz w:val="24"/>
          <w:szCs w:val="24"/>
        </w:rPr>
        <w:object>
          <v:shape id="_x0000_i1142" o:spt="75" type="#_x0000_t75" style="height:19.55pt;width:14.15pt;" o:ole="t" filled="f" o:preferrelative="t" stroked="f" coordsize="21600,21600">
            <v:path/>
            <v:fill on="f" focussize="0,0"/>
            <v:stroke on="f" joinstyle="miter"/>
            <v:imagedata r:id="rId217" o:title=""/>
            <o:lock v:ext="edit" aspectratio="t"/>
            <w10:wrap type="none"/>
            <w10:anchorlock/>
          </v:shape>
          <o:OLEObject Type="Embed" ProgID="Equation.DSMT4" ShapeID="_x0000_i1142" DrawAspect="Content" ObjectID="_1468075842" r:id="rId216">
            <o:LockedField>false</o:LockedField>
          </o:OLEObject>
        </w:object>
      </w:r>
      <w:r>
        <w:rPr>
          <w:rFonts w:hint="eastAsia" w:ascii="仿宋" w:hAnsi="仿宋" w:eastAsia="仿宋" w:cs="Arial"/>
          <w:snapToGrid w:val="0"/>
          <w:sz w:val="24"/>
          <w:szCs w:val="24"/>
        </w:rPr>
        <w:t>：</w:t>
      </w:r>
      <w:r>
        <w:rPr>
          <w:rFonts w:ascii="仿宋" w:hAnsi="仿宋" w:eastAsia="仿宋" w:cs="Arial"/>
          <w:snapToGrid w:val="0"/>
          <w:position w:val="-10"/>
          <w:sz w:val="24"/>
          <w:szCs w:val="24"/>
        </w:rPr>
        <w:object>
          <v:shape id="_x0000_i1143" o:spt="75" type="#_x0000_t75" style="height:19.55pt;width:102.8pt;" o:ole="t" filled="f" o:preferrelative="t" stroked="f" coordsize="21600,21600">
            <v:path/>
            <v:fill on="f" focussize="0,0"/>
            <v:stroke on="f" joinstyle="miter"/>
            <v:imagedata r:id="rId219" o:title=""/>
            <o:lock v:ext="edit" aspectratio="t"/>
            <w10:wrap type="none"/>
            <w10:anchorlock/>
          </v:shape>
          <o:OLEObject Type="Embed" ProgID="Equation.DSMT4" ShapeID="_x0000_i1143" DrawAspect="Content" ObjectID="_1468075843" r:id="rId218">
            <o:LockedField>false</o:LockedField>
          </o:OLEObject>
        </w:object>
      </w:r>
      <w:r>
        <w:rPr>
          <w:rFonts w:hint="eastAsia" w:ascii="仿宋" w:hAnsi="仿宋" w:eastAsia="仿宋" w:cs="Arial"/>
          <w:snapToGrid w:val="0"/>
          <w:sz w:val="24"/>
          <w:szCs w:val="24"/>
        </w:rPr>
        <w:t>和圆</w:t>
      </w:r>
      <w:r>
        <w:rPr>
          <w:rFonts w:ascii="仿宋" w:hAnsi="仿宋" w:eastAsia="仿宋" w:cs="Arial"/>
          <w:snapToGrid w:val="0"/>
          <w:position w:val="-12"/>
          <w:sz w:val="24"/>
          <w:szCs w:val="24"/>
        </w:rPr>
        <w:object>
          <v:shape id="_x0000_i1144" o:spt="75" type="#_x0000_t75" style="height:19.55pt;width:15pt;" o:ole="t" filled="f" o:preferrelative="t" stroked="f" coordsize="21600,21600">
            <v:path/>
            <v:fill on="f" focussize="0,0"/>
            <v:stroke on="f" joinstyle="miter"/>
            <v:imagedata r:id="rId221" o:title=""/>
            <o:lock v:ext="edit" aspectratio="t"/>
            <w10:wrap type="none"/>
            <w10:anchorlock/>
          </v:shape>
          <o:OLEObject Type="Embed" ProgID="Equation.DSMT4" ShapeID="_x0000_i1144" DrawAspect="Content" ObjectID="_1468075844" r:id="rId220">
            <o:LockedField>false</o:LockedField>
          </o:OLEObject>
        </w:object>
      </w:r>
      <w:r>
        <w:rPr>
          <w:rFonts w:hint="eastAsia" w:ascii="仿宋" w:hAnsi="仿宋" w:eastAsia="仿宋" w:cs="Arial"/>
          <w:snapToGrid w:val="0"/>
          <w:sz w:val="24"/>
          <w:szCs w:val="24"/>
        </w:rPr>
        <w:t>：</w:t>
      </w:r>
      <w:r>
        <w:rPr>
          <w:rFonts w:ascii="仿宋" w:hAnsi="仿宋" w:eastAsia="仿宋" w:cs="Arial"/>
          <w:snapToGrid w:val="0"/>
          <w:position w:val="-10"/>
          <w:sz w:val="24"/>
          <w:szCs w:val="24"/>
        </w:rPr>
        <w:object>
          <v:shape id="_x0000_i1145" o:spt="75" type="#_x0000_t75" style="height:19.55pt;width:125.25pt;" o:ole="t" filled="f" o:preferrelative="t" stroked="f" coordsize="21600,21600">
            <v:path/>
            <v:fill on="f" focussize="0,0"/>
            <v:stroke on="f" joinstyle="miter"/>
            <v:imagedata r:id="rId223" o:title=""/>
            <o:lock v:ext="edit" aspectratio="t"/>
            <w10:wrap type="none"/>
            <w10:anchorlock/>
          </v:shape>
          <o:OLEObject Type="Embed" ProgID="Equation.DSMT4" ShapeID="_x0000_i1145" DrawAspect="Content" ObjectID="_1468075845" r:id="rId222">
            <o:LockedField>false</o:LockedField>
          </o:OLEObject>
        </w:object>
      </w:r>
      <w:r>
        <w:rPr>
          <w:rFonts w:hint="eastAsia" w:ascii="仿宋" w:hAnsi="仿宋" w:eastAsia="仿宋" w:cs="Arial"/>
          <w:snapToGrid w:val="0"/>
          <w:sz w:val="24"/>
          <w:szCs w:val="24"/>
        </w:rPr>
        <w:t>，当</w:t>
      </w:r>
      <w:r>
        <w:rPr>
          <w:rFonts w:ascii="仿宋" w:hAnsi="仿宋" w:eastAsia="仿宋" w:cs="Arial"/>
          <w:snapToGrid w:val="0"/>
          <w:position w:val="-6"/>
          <w:sz w:val="24"/>
          <w:szCs w:val="24"/>
        </w:rPr>
        <w:object>
          <v:shape id="_x0000_i1146" o:spt="75" type="#_x0000_t75" style="height:12.05pt;width:12.9pt;" o:ole="t" filled="f" o:preferrelative="t" stroked="f" coordsize="21600,21600">
            <v:path/>
            <v:fill on="f" focussize="0,0"/>
            <v:stroke on="f" joinstyle="miter"/>
            <v:imagedata r:id="rId225" o:title=""/>
            <o:lock v:ext="edit" aspectratio="t"/>
            <w10:wrap type="none"/>
            <w10:anchorlock/>
          </v:shape>
          <o:OLEObject Type="Embed" ProgID="Equation.DSMT4" ShapeID="_x0000_i1146" DrawAspect="Content" ObjectID="_1468075846" r:id="rId224">
            <o:LockedField>false</o:LockedField>
          </o:OLEObject>
        </w:object>
      </w:r>
      <w:r>
        <w:rPr>
          <w:rFonts w:hint="eastAsia" w:ascii="仿宋" w:hAnsi="仿宋" w:eastAsia="仿宋" w:cs="Arial"/>
          <w:snapToGrid w:val="0"/>
          <w:sz w:val="24"/>
          <w:szCs w:val="24"/>
        </w:rPr>
        <w:t>为何值时，圆</w:t>
      </w:r>
      <w:r>
        <w:rPr>
          <w:rFonts w:ascii="仿宋" w:hAnsi="仿宋" w:eastAsia="仿宋" w:cs="Arial"/>
          <w:snapToGrid w:val="0"/>
          <w:position w:val="-12"/>
          <w:sz w:val="24"/>
          <w:szCs w:val="24"/>
        </w:rPr>
        <w:object>
          <v:shape id="_x0000_i1147" o:spt="75" type="#_x0000_t75" style="height:19.55pt;width:14.15pt;" o:ole="t" filled="f" o:preferrelative="t" stroked="f" coordsize="21600,21600">
            <v:path/>
            <v:fill on="f" focussize="0,0"/>
            <v:stroke on="f" joinstyle="miter"/>
            <v:imagedata r:id="rId217" o:title=""/>
            <o:lock v:ext="edit" aspectratio="t"/>
            <w10:wrap type="none"/>
            <w10:anchorlock/>
          </v:shape>
          <o:OLEObject Type="Embed" ProgID="Equation.DSMT4" ShapeID="_x0000_i1147" DrawAspect="Content" ObjectID="_1468075847" r:id="rId226">
            <o:LockedField>false</o:LockedField>
          </o:OLEObject>
        </w:object>
      </w:r>
      <w:r>
        <w:rPr>
          <w:rFonts w:hint="eastAsia" w:ascii="仿宋" w:hAnsi="仿宋" w:eastAsia="仿宋" w:cs="Arial"/>
          <w:snapToGrid w:val="0"/>
          <w:sz w:val="24"/>
          <w:szCs w:val="24"/>
        </w:rPr>
        <w:t>与圆</w:t>
      </w:r>
      <w:r>
        <w:rPr>
          <w:rFonts w:ascii="仿宋" w:hAnsi="仿宋" w:eastAsia="仿宋" w:cs="Arial"/>
          <w:snapToGrid w:val="0"/>
          <w:position w:val="-12"/>
          <w:sz w:val="24"/>
          <w:szCs w:val="24"/>
        </w:rPr>
        <w:object>
          <v:shape id="_x0000_i1148" o:spt="75" type="#_x0000_t75" style="height:19.55pt;width:15pt;" o:ole="t" filled="f" o:preferrelative="t" stroked="f" coordsize="21600,21600">
            <v:path/>
            <v:fill on="f" focussize="0,0"/>
            <v:stroke on="f" joinstyle="miter"/>
            <v:imagedata r:id="rId221" o:title=""/>
            <o:lock v:ext="edit" aspectratio="t"/>
            <w10:wrap type="none"/>
            <w10:anchorlock/>
          </v:shape>
          <o:OLEObject Type="Embed" ProgID="Equation.DSMT4" ShapeID="_x0000_i1148" DrawAspect="Content" ObjectID="_1468075848" r:id="rId227">
            <o:LockedField>false</o:LockedField>
          </o:OLEObject>
        </w:object>
      </w:r>
      <w:r>
        <w:rPr>
          <w:rFonts w:hint="eastAsia" w:ascii="仿宋" w:hAnsi="仿宋" w:eastAsia="仿宋" w:cs="Arial"/>
          <w:snapToGrid w:val="0"/>
          <w:sz w:val="24"/>
          <w:szCs w:val="24"/>
        </w:rPr>
        <w:t>分别内切、相交？</w:t>
      </w:r>
    </w:p>
    <w:p>
      <w:pPr>
        <w:adjustRightInd w:val="0"/>
        <w:snapToGrid w:val="0"/>
        <w:spacing w:line="312" w:lineRule="auto"/>
        <w:ind w:firstLine="480" w:firstLineChars="200"/>
        <w:rPr>
          <w:rFonts w:ascii="仿宋" w:hAnsi="仿宋" w:eastAsia="仿宋" w:cs="Arial"/>
          <w:snapToGrid w:val="0"/>
          <w:sz w:val="24"/>
          <w:szCs w:val="24"/>
        </w:rPr>
      </w:pPr>
      <w:r>
        <w:rPr>
          <w:rFonts w:ascii="Times New Roman" w:hAnsi="Times New Roman" w:eastAsia="仿宋" w:cs="Times New Roman"/>
          <w:snapToGrid w:val="0"/>
          <w:sz w:val="24"/>
          <w:szCs w:val="24"/>
        </w:rPr>
        <w:t>2</w:t>
      </w:r>
      <w:r>
        <w:rPr>
          <w:rFonts w:hint="eastAsia" w:ascii="仿宋" w:hAnsi="仿宋" w:eastAsia="仿宋" w:cs="Arial"/>
          <w:snapToGrid w:val="0"/>
          <w:sz w:val="24"/>
          <w:szCs w:val="24"/>
        </w:rPr>
        <w:t>．求与圆</w:t>
      </w:r>
      <w:r>
        <w:rPr>
          <w:rFonts w:ascii="仿宋" w:hAnsi="仿宋" w:eastAsia="仿宋" w:cs="Arial"/>
          <w:snapToGrid w:val="0"/>
          <w:position w:val="-10"/>
          <w:sz w:val="24"/>
          <w:szCs w:val="24"/>
        </w:rPr>
        <w:object>
          <v:shape id="_x0000_i1149" o:spt="75" type="#_x0000_t75" style="height:19.55pt;width:62.45pt;" o:ole="t" filled="f" o:preferrelative="t" stroked="f" coordsize="21600,21600">
            <v:path/>
            <v:fill on="f" focussize="0,0"/>
            <v:stroke on="f" joinstyle="miter"/>
            <v:imagedata r:id="rId229" o:title=""/>
            <o:lock v:ext="edit" aspectratio="t"/>
            <w10:wrap type="none"/>
            <w10:anchorlock/>
          </v:shape>
          <o:OLEObject Type="Embed" ProgID="Equation.DSMT4" ShapeID="_x0000_i1149" DrawAspect="Content" ObjectID="_1468075849" r:id="rId228">
            <o:LockedField>false</o:LockedField>
          </o:OLEObject>
        </w:object>
      </w:r>
      <w:r>
        <w:rPr>
          <w:rFonts w:hint="eastAsia" w:ascii="仿宋" w:hAnsi="仿宋" w:eastAsia="仿宋" w:cs="Arial"/>
          <w:snapToGrid w:val="0"/>
          <w:sz w:val="24"/>
          <w:szCs w:val="24"/>
        </w:rPr>
        <w:t>外切于点</w:t>
      </w:r>
      <w:r>
        <w:rPr>
          <w:rFonts w:ascii="仿宋" w:hAnsi="仿宋" w:eastAsia="仿宋" w:cs="Arial"/>
          <w:snapToGrid w:val="0"/>
          <w:position w:val="-10"/>
          <w:sz w:val="24"/>
          <w:szCs w:val="24"/>
        </w:rPr>
        <w:object>
          <v:shape id="_x0000_i1150" o:spt="75" type="#_x0000_t75" style="height:17.05pt;width:42.85pt;" o:ole="t" filled="f" o:preferrelative="t" stroked="f" coordsize="21600,21600">
            <v:path/>
            <v:fill on="f" focussize="0,0"/>
            <v:stroke on="f" joinstyle="miter"/>
            <v:imagedata r:id="rId231" o:title=""/>
            <o:lock v:ext="edit" aspectratio="t"/>
            <w10:wrap type="none"/>
            <w10:anchorlock/>
          </v:shape>
          <o:OLEObject Type="Embed" ProgID="Equation.DSMT4" ShapeID="_x0000_i1150" DrawAspect="Content" ObjectID="_1468075850" r:id="rId230">
            <o:LockedField>false</o:LockedField>
          </o:OLEObject>
        </w:object>
      </w:r>
      <w:r>
        <w:rPr>
          <w:rFonts w:hint="eastAsia" w:ascii="仿宋" w:hAnsi="仿宋" w:eastAsia="仿宋" w:cs="Arial"/>
          <w:snapToGrid w:val="0"/>
          <w:sz w:val="24"/>
          <w:szCs w:val="24"/>
        </w:rPr>
        <w:t>且半径为</w:t>
      </w:r>
      <w:r>
        <w:rPr>
          <w:rFonts w:ascii="Times New Roman" w:hAnsi="Times New Roman" w:eastAsia="仿宋" w:cs="Times New Roman"/>
          <w:snapToGrid w:val="0"/>
          <w:sz w:val="24"/>
          <w:szCs w:val="24"/>
        </w:rPr>
        <w:t>1</w:t>
      </w:r>
      <w:r>
        <w:rPr>
          <w:rFonts w:hint="eastAsia" w:ascii="仿宋" w:hAnsi="仿宋" w:eastAsia="仿宋" w:cs="Arial"/>
          <w:snapToGrid w:val="0"/>
          <w:sz w:val="24"/>
          <w:szCs w:val="24"/>
        </w:rPr>
        <w:t>的圆的方程．</w:t>
      </w:r>
    </w:p>
    <w:p>
      <w:pPr>
        <w:adjustRightInd w:val="0"/>
        <w:snapToGrid w:val="0"/>
        <w:spacing w:line="312" w:lineRule="auto"/>
        <w:ind w:firstLine="480" w:firstLineChars="200"/>
        <w:rPr>
          <w:rFonts w:ascii="仿宋" w:hAnsi="仿宋" w:eastAsia="仿宋" w:cs="Arial"/>
          <w:snapToGrid w:val="0"/>
          <w:sz w:val="24"/>
          <w:szCs w:val="24"/>
        </w:rPr>
      </w:pPr>
      <w:r>
        <w:rPr>
          <w:rFonts w:ascii="Times New Roman" w:hAnsi="Times New Roman" w:eastAsia="仿宋" w:cs="Times New Roman"/>
          <w:snapToGrid w:val="0"/>
          <w:sz w:val="24"/>
          <w:szCs w:val="24"/>
        </w:rPr>
        <w:t>3</w:t>
      </w:r>
      <w:r>
        <w:rPr>
          <w:rFonts w:ascii="仿宋" w:hAnsi="仿宋" w:eastAsia="仿宋" w:cs="Times New Roman"/>
          <w:snapToGrid w:val="0"/>
          <w:sz w:val="24"/>
          <w:szCs w:val="24"/>
        </w:rPr>
        <w:t>．</w:t>
      </w:r>
      <w:r>
        <w:rPr>
          <w:rFonts w:hint="eastAsia" w:ascii="仿宋" w:hAnsi="仿宋" w:eastAsia="仿宋" w:cs="Times New Roman"/>
          <w:snapToGrid w:val="0"/>
          <w:sz w:val="24"/>
          <w:szCs w:val="24"/>
        </w:rPr>
        <w:t>已知圆</w:t>
      </w:r>
      <w:r>
        <w:rPr>
          <w:rFonts w:ascii="仿宋" w:hAnsi="仿宋" w:eastAsia="仿宋" w:cs="Arial"/>
          <w:snapToGrid w:val="0"/>
          <w:position w:val="-10"/>
          <w:sz w:val="24"/>
          <w:szCs w:val="24"/>
        </w:rPr>
        <w:object>
          <v:shape id="_x0000_i1151" o:spt="75" type="#_x0000_t75" style="height:19.55pt;width:118.2pt;" o:ole="t" filled="f" o:preferrelative="t" stroked="f" coordsize="21600,21600">
            <v:path/>
            <v:fill on="f" focussize="0,0"/>
            <v:stroke on="f" joinstyle="miter"/>
            <v:imagedata r:id="rId233" o:title=""/>
            <o:lock v:ext="edit" aspectratio="t"/>
            <w10:wrap type="none"/>
            <w10:anchorlock/>
          </v:shape>
          <o:OLEObject Type="Embed" ProgID="Equation.DSMT4" ShapeID="_x0000_i1151" DrawAspect="Content" ObjectID="_1468075851" r:id="rId232">
            <o:LockedField>false</o:LockedField>
          </o:OLEObject>
        </w:object>
      </w:r>
      <w:r>
        <w:rPr>
          <w:rFonts w:hint="eastAsia" w:ascii="仿宋" w:hAnsi="仿宋" w:eastAsia="仿宋" w:cs="Arial"/>
          <w:snapToGrid w:val="0"/>
          <w:sz w:val="24"/>
          <w:szCs w:val="24"/>
        </w:rPr>
        <w:t>和圆</w:t>
      </w:r>
      <w:r>
        <w:rPr>
          <w:rFonts w:ascii="仿宋" w:hAnsi="仿宋" w:eastAsia="仿宋" w:cs="Arial"/>
          <w:snapToGrid w:val="0"/>
          <w:position w:val="-10"/>
          <w:sz w:val="24"/>
          <w:szCs w:val="24"/>
        </w:rPr>
        <w:object>
          <v:shape id="_x0000_i1152" o:spt="75" type="#_x0000_t75" style="height:19.55pt;width:93.65pt;" o:ole="t" filled="f" o:preferrelative="t" stroked="f" coordsize="21600,21600">
            <v:path/>
            <v:fill on="f" focussize="0,0"/>
            <v:stroke on="f" joinstyle="miter"/>
            <v:imagedata r:id="rId235" o:title=""/>
            <o:lock v:ext="edit" aspectratio="t"/>
            <w10:wrap type="none"/>
            <w10:anchorlock/>
          </v:shape>
          <o:OLEObject Type="Embed" ProgID="Equation.DSMT4" ShapeID="_x0000_i1152" DrawAspect="Content" ObjectID="_1468075852" r:id="rId234">
            <o:LockedField>false</o:LockedField>
          </o:OLEObject>
        </w:object>
      </w:r>
      <w:r>
        <w:rPr>
          <w:rFonts w:hint="eastAsia" w:ascii="仿宋" w:hAnsi="仿宋" w:eastAsia="仿宋" w:cs="Arial"/>
          <w:snapToGrid w:val="0"/>
          <w:sz w:val="24"/>
          <w:szCs w:val="24"/>
        </w:rPr>
        <w:t>相交于</w:t>
      </w:r>
      <w:r>
        <w:rPr>
          <w:rFonts w:ascii="仿宋" w:hAnsi="仿宋" w:eastAsia="仿宋" w:cs="Arial"/>
          <w:snapToGrid w:val="0"/>
          <w:position w:val="-4"/>
          <w:sz w:val="24"/>
          <w:szCs w:val="24"/>
        </w:rPr>
        <w:object>
          <v:shape id="_x0000_i1153" o:spt="75" type="#_x0000_t75" style="height:14.15pt;width:12.05pt;" o:ole="t" filled="f" o:preferrelative="t" stroked="f" coordsize="21600,21600">
            <v:path/>
            <v:fill on="f" focussize="0,0"/>
            <v:stroke on="f" joinstyle="miter"/>
            <v:imagedata r:id="rId237" o:title=""/>
            <o:lock v:ext="edit" aspectratio="t"/>
            <w10:wrap type="none"/>
            <w10:anchorlock/>
          </v:shape>
          <o:OLEObject Type="Embed" ProgID="Equation.DSMT4" ShapeID="_x0000_i1153" DrawAspect="Content" ObjectID="_1468075853" r:id="rId236">
            <o:LockedField>false</o:LockedField>
          </o:OLEObject>
        </w:object>
      </w:r>
      <w:r>
        <w:rPr>
          <w:rFonts w:hint="eastAsia" w:ascii="仿宋" w:hAnsi="仿宋" w:eastAsia="仿宋" w:cs="Arial"/>
          <w:snapToGrid w:val="0"/>
          <w:sz w:val="24"/>
          <w:szCs w:val="24"/>
        </w:rPr>
        <w:t>、</w:t>
      </w:r>
      <w:r>
        <w:rPr>
          <w:rFonts w:ascii="仿宋" w:hAnsi="仿宋" w:eastAsia="仿宋" w:cs="Arial"/>
          <w:snapToGrid w:val="0"/>
          <w:position w:val="-4"/>
          <w:sz w:val="24"/>
          <w:szCs w:val="24"/>
        </w:rPr>
        <w:object>
          <v:shape id="_x0000_i1154" o:spt="75" type="#_x0000_t75" style="height:14.15pt;width:12.05pt;" o:ole="t" filled="f" o:preferrelative="t" stroked="f" coordsize="21600,21600">
            <v:path/>
            <v:fill on="f" focussize="0,0"/>
            <v:stroke on="f" joinstyle="miter"/>
            <v:imagedata r:id="rId239" o:title=""/>
            <o:lock v:ext="edit" aspectratio="t"/>
            <w10:wrap type="none"/>
            <w10:anchorlock/>
          </v:shape>
          <o:OLEObject Type="Embed" ProgID="Equation.DSMT4" ShapeID="_x0000_i1154" DrawAspect="Content" ObjectID="_1468075854" r:id="rId238">
            <o:LockedField>false</o:LockedField>
          </o:OLEObject>
        </w:object>
      </w:r>
      <w:r>
        <w:rPr>
          <w:rFonts w:hint="eastAsia" w:ascii="仿宋" w:hAnsi="仿宋" w:eastAsia="仿宋" w:cs="Arial"/>
          <w:snapToGrid w:val="0"/>
          <w:sz w:val="24"/>
          <w:szCs w:val="24"/>
        </w:rPr>
        <w:t>两点，求公共弦</w:t>
      </w:r>
      <w:r>
        <w:rPr>
          <w:rFonts w:ascii="仿宋" w:hAnsi="仿宋" w:eastAsia="仿宋" w:cs="Arial"/>
          <w:snapToGrid w:val="0"/>
          <w:position w:val="-4"/>
          <w:sz w:val="24"/>
          <w:szCs w:val="24"/>
        </w:rPr>
        <w:object>
          <v:shape id="_x0000_i1155" o:spt="75" type="#_x0000_t75" style="height:14.15pt;width:20.4pt;" o:ole="t" filled="f" o:preferrelative="t" stroked="f" coordsize="21600,21600">
            <v:path/>
            <v:fill on="f" focussize="0,0"/>
            <v:stroke on="f" joinstyle="miter"/>
            <v:imagedata r:id="rId241" o:title=""/>
            <o:lock v:ext="edit" aspectratio="t"/>
            <w10:wrap type="none"/>
            <w10:anchorlock/>
          </v:shape>
          <o:OLEObject Type="Embed" ProgID="Equation.DSMT4" ShapeID="_x0000_i1155" DrawAspect="Content" ObjectID="_1468075855" r:id="rId240">
            <o:LockedField>false</o:LockedField>
          </o:OLEObject>
        </w:object>
      </w:r>
      <w:r>
        <w:rPr>
          <w:rFonts w:hint="eastAsia" w:ascii="仿宋" w:hAnsi="仿宋" w:eastAsia="仿宋" w:cs="Arial"/>
          <w:snapToGrid w:val="0"/>
          <w:sz w:val="24"/>
          <w:szCs w:val="24"/>
        </w:rPr>
        <w:t>的长．</w:t>
      </w:r>
    </w:p>
    <w:p>
      <w:pPr>
        <w:adjustRightInd w:val="0"/>
        <w:snapToGrid w:val="0"/>
        <w:spacing w:line="312" w:lineRule="auto"/>
        <w:ind w:firstLine="480" w:firstLineChars="200"/>
        <w:rPr>
          <w:rFonts w:ascii="仿宋" w:hAnsi="仿宋" w:eastAsia="仿宋" w:cs="Times New Roman"/>
          <w:snapToGrid w:val="0"/>
          <w:sz w:val="24"/>
          <w:szCs w:val="24"/>
        </w:rPr>
      </w:pPr>
      <w:r>
        <w:rPr>
          <w:rFonts w:hint="eastAsia" w:ascii="仿宋" w:hAnsi="仿宋" w:eastAsia="仿宋" w:cs="Times New Roman"/>
          <w:snapToGrid w:val="0"/>
          <w:sz w:val="24"/>
          <w:szCs w:val="24"/>
        </w:rPr>
        <w:t>课堂练习答案：</w:t>
      </w:r>
    </w:p>
    <w:p>
      <w:pPr>
        <w:adjustRightInd w:val="0"/>
        <w:snapToGrid w:val="0"/>
        <w:spacing w:line="312" w:lineRule="auto"/>
        <w:ind w:firstLine="480" w:firstLineChars="200"/>
        <w:rPr>
          <w:rFonts w:ascii="仿宋" w:hAnsi="仿宋" w:eastAsia="仿宋" w:cs="仿宋"/>
          <w:color w:val="000000" w:themeColor="text1"/>
          <w:sz w:val="24"/>
          <w:szCs w:val="24"/>
        </w:rPr>
      </w:pPr>
      <w:r>
        <w:rPr>
          <w:rFonts w:ascii="Times New Roman" w:hAnsi="Times New Roman" w:eastAsia="仿宋" w:cs="Times New Roman"/>
          <w:snapToGrid w:val="0"/>
          <w:sz w:val="24"/>
          <w:szCs w:val="24"/>
        </w:rPr>
        <w:t>1</w:t>
      </w:r>
      <w:r>
        <w:rPr>
          <w:rFonts w:hint="eastAsia" w:ascii="仿宋" w:hAnsi="仿宋" w:eastAsia="仿宋" w:cs="Arial"/>
          <w:snapToGrid w:val="0"/>
          <w:sz w:val="24"/>
          <w:szCs w:val="24"/>
        </w:rPr>
        <w:t>．</w:t>
      </w:r>
      <w:r>
        <w:rPr>
          <w:rFonts w:hint="eastAsia" w:ascii="仿宋" w:hAnsi="仿宋" w:eastAsia="仿宋"/>
          <w:snapToGrid w:val="0"/>
          <w:sz w:val="24"/>
          <w:szCs w:val="24"/>
        </w:rPr>
        <w:t>当</w:t>
      </w:r>
      <w:r>
        <w:rPr>
          <w:rFonts w:ascii="仿宋" w:hAnsi="仿宋" w:eastAsia="仿宋"/>
          <w:snapToGrid w:val="0"/>
          <w:position w:val="-24"/>
          <w:sz w:val="24"/>
          <w:szCs w:val="24"/>
        </w:rPr>
        <w:object>
          <v:shape id="_x0000_i1156" o:spt="75" type="#_x0000_t75" style="height:32.05pt;width:32.45pt;" o:ole="t" filled="f" o:preferrelative="t" stroked="f" coordsize="21600,21600">
            <v:path/>
            <v:fill on="f" focussize="0,0"/>
            <v:stroke on="f" joinstyle="miter"/>
            <v:imagedata r:id="rId243" o:title=""/>
            <o:lock v:ext="edit" aspectratio="t"/>
            <w10:wrap type="none"/>
            <w10:anchorlock/>
          </v:shape>
          <o:OLEObject Type="Embed" ProgID="Equation.DSMT4" ShapeID="_x0000_i1156" DrawAspect="Content" ObjectID="_1468075856" r:id="rId242">
            <o:LockedField>false</o:LockedField>
          </o:OLEObject>
        </w:object>
      </w:r>
      <w:r>
        <w:rPr>
          <w:rFonts w:hint="eastAsia" w:ascii="仿宋" w:hAnsi="仿宋" w:eastAsia="仿宋"/>
          <w:snapToGrid w:val="0"/>
          <w:sz w:val="24"/>
          <w:szCs w:val="24"/>
        </w:rPr>
        <w:t>时，圆</w:t>
      </w:r>
      <w:r>
        <w:rPr>
          <w:rFonts w:ascii="仿宋" w:hAnsi="仿宋" w:eastAsia="仿宋"/>
          <w:snapToGrid w:val="0"/>
          <w:position w:val="-12"/>
          <w:sz w:val="24"/>
          <w:szCs w:val="24"/>
        </w:rPr>
        <w:object>
          <v:shape id="_x0000_i1157" o:spt="75" type="#_x0000_t75" style="height:19.55pt;width:14.15pt;" o:ole="t" filled="f" o:preferrelative="t" stroked="f" coordsize="21600,21600">
            <v:path/>
            <v:fill on="f" focussize="0,0"/>
            <v:stroke on="f" joinstyle="miter"/>
            <v:imagedata r:id="rId217" o:title=""/>
            <o:lock v:ext="edit" aspectratio="t"/>
            <w10:wrap type="none"/>
            <w10:anchorlock/>
          </v:shape>
          <o:OLEObject Type="Embed" ProgID="Equation.DSMT4" ShapeID="_x0000_i1157" DrawAspect="Content" ObjectID="_1468075857" r:id="rId244">
            <o:LockedField>false</o:LockedField>
          </o:OLEObject>
        </w:object>
      </w:r>
      <w:r>
        <w:rPr>
          <w:rFonts w:hint="eastAsia" w:ascii="仿宋" w:hAnsi="仿宋" w:eastAsia="仿宋"/>
          <w:snapToGrid w:val="0"/>
          <w:sz w:val="24"/>
          <w:szCs w:val="24"/>
        </w:rPr>
        <w:t>与圆</w:t>
      </w:r>
      <w:r>
        <w:rPr>
          <w:rFonts w:ascii="仿宋" w:hAnsi="仿宋" w:eastAsia="仿宋"/>
          <w:snapToGrid w:val="0"/>
          <w:position w:val="-12"/>
          <w:sz w:val="24"/>
          <w:szCs w:val="24"/>
        </w:rPr>
        <w:object>
          <v:shape id="_x0000_i1158" o:spt="75" type="#_x0000_t75" style="height:19.55pt;width:15pt;" o:ole="t" filled="f" o:preferrelative="t" stroked="f" coordsize="21600,21600">
            <v:path/>
            <v:fill on="f" focussize="0,0"/>
            <v:stroke on="f" joinstyle="miter"/>
            <v:imagedata r:id="rId221" o:title=""/>
            <o:lock v:ext="edit" aspectratio="t"/>
            <w10:wrap type="none"/>
            <w10:anchorlock/>
          </v:shape>
          <o:OLEObject Type="Embed" ProgID="Equation.DSMT4" ShapeID="_x0000_i1158" DrawAspect="Content" ObjectID="_1468075858" r:id="rId245">
            <o:LockedField>false</o:LockedField>
          </o:OLEObject>
        </w:object>
      </w:r>
      <w:r>
        <w:rPr>
          <w:rFonts w:hint="eastAsia" w:ascii="仿宋" w:hAnsi="仿宋" w:eastAsia="仿宋"/>
          <w:snapToGrid w:val="0"/>
          <w:sz w:val="24"/>
          <w:szCs w:val="24"/>
        </w:rPr>
        <w:t>内切；当</w:t>
      </w:r>
      <w:r>
        <w:rPr>
          <w:rFonts w:ascii="仿宋" w:hAnsi="仿宋" w:eastAsia="仿宋"/>
          <w:snapToGrid w:val="0"/>
          <w:position w:val="-24"/>
          <w:sz w:val="24"/>
          <w:szCs w:val="24"/>
        </w:rPr>
        <w:object>
          <v:shape id="_x0000_i1159" o:spt="75" type="#_x0000_t75" style="height:32.05pt;width:51.6pt;" o:ole="t" filled="f" o:preferrelative="t" stroked="f" coordsize="21600,21600">
            <v:path/>
            <v:fill on="f" focussize="0,0"/>
            <v:stroke on="f" joinstyle="miter"/>
            <v:imagedata r:id="rId247" o:title=""/>
            <o:lock v:ext="edit" aspectratio="t"/>
            <w10:wrap type="none"/>
            <w10:anchorlock/>
          </v:shape>
          <o:OLEObject Type="Embed" ProgID="Equation.DSMT4" ShapeID="_x0000_i1159" DrawAspect="Content" ObjectID="_1468075859" r:id="rId246">
            <o:LockedField>false</o:LockedField>
          </o:OLEObject>
        </w:object>
      </w:r>
      <w:r>
        <w:rPr>
          <w:rFonts w:hint="eastAsia" w:ascii="仿宋" w:hAnsi="仿宋" w:eastAsia="仿宋"/>
          <w:snapToGrid w:val="0"/>
          <w:sz w:val="24"/>
          <w:szCs w:val="24"/>
        </w:rPr>
        <w:t>时，圆</w:t>
      </w:r>
      <w:r>
        <w:rPr>
          <w:rFonts w:ascii="仿宋" w:hAnsi="仿宋" w:eastAsia="仿宋"/>
          <w:snapToGrid w:val="0"/>
          <w:position w:val="-12"/>
          <w:sz w:val="24"/>
          <w:szCs w:val="24"/>
        </w:rPr>
        <w:object>
          <v:shape id="_x0000_i1160" o:spt="75" type="#_x0000_t75" style="height:19.55pt;width:14.15pt;" o:ole="t" filled="f" o:preferrelative="t" stroked="f" coordsize="21600,21600">
            <v:path/>
            <v:fill on="f" focussize="0,0"/>
            <v:stroke on="f" joinstyle="miter"/>
            <v:imagedata r:id="rId217" o:title=""/>
            <o:lock v:ext="edit" aspectratio="t"/>
            <w10:wrap type="none"/>
            <w10:anchorlock/>
          </v:shape>
          <o:OLEObject Type="Embed" ProgID="Equation.DSMT4" ShapeID="_x0000_i1160" DrawAspect="Content" ObjectID="_1468075860" r:id="rId248">
            <o:LockedField>false</o:LockedField>
          </o:OLEObject>
        </w:object>
      </w:r>
      <w:r>
        <w:rPr>
          <w:rFonts w:hint="eastAsia" w:ascii="仿宋" w:hAnsi="仿宋" w:eastAsia="仿宋"/>
          <w:snapToGrid w:val="0"/>
          <w:sz w:val="24"/>
          <w:szCs w:val="24"/>
        </w:rPr>
        <w:t>与圆</w:t>
      </w:r>
      <w:r>
        <w:rPr>
          <w:rFonts w:ascii="仿宋" w:hAnsi="仿宋" w:eastAsia="仿宋"/>
          <w:snapToGrid w:val="0"/>
          <w:position w:val="-12"/>
          <w:sz w:val="24"/>
          <w:szCs w:val="24"/>
        </w:rPr>
        <w:object>
          <v:shape id="_x0000_i1161" o:spt="75" type="#_x0000_t75" style="height:19.55pt;width:15pt;" o:ole="t" filled="f" o:preferrelative="t" stroked="f" coordsize="21600,21600">
            <v:path/>
            <v:fill on="f" focussize="0,0"/>
            <v:stroke on="f" joinstyle="miter"/>
            <v:imagedata r:id="rId221" o:title=""/>
            <o:lock v:ext="edit" aspectratio="t"/>
            <w10:wrap type="none"/>
            <w10:anchorlock/>
          </v:shape>
          <o:OLEObject Type="Embed" ProgID="Equation.DSMT4" ShapeID="_x0000_i1161" DrawAspect="Content" ObjectID="_1468075861" r:id="rId249">
            <o:LockedField>false</o:LockedField>
          </o:OLEObject>
        </w:object>
      </w:r>
      <w:r>
        <w:rPr>
          <w:rFonts w:hint="eastAsia" w:ascii="仿宋" w:hAnsi="仿宋" w:eastAsia="仿宋"/>
          <w:snapToGrid w:val="0"/>
          <w:sz w:val="24"/>
          <w:szCs w:val="24"/>
        </w:rPr>
        <w:t>相交．</w:t>
      </w:r>
    </w:p>
    <w:p>
      <w:pPr>
        <w:adjustRightInd w:val="0"/>
        <w:snapToGrid w:val="0"/>
        <w:spacing w:line="312" w:lineRule="auto"/>
        <w:ind w:firstLine="480" w:firstLineChars="200"/>
        <w:rPr>
          <w:rFonts w:ascii="仿宋" w:hAnsi="仿宋" w:eastAsia="仿宋" w:cs="Arial"/>
          <w:snapToGrid w:val="0"/>
          <w:sz w:val="24"/>
          <w:szCs w:val="24"/>
        </w:rPr>
      </w:pPr>
      <w:r>
        <w:rPr>
          <w:rFonts w:ascii="Times New Roman" w:hAnsi="Times New Roman" w:eastAsia="仿宋" w:cs="Times New Roman"/>
          <w:snapToGrid w:val="0"/>
          <w:sz w:val="24"/>
          <w:szCs w:val="24"/>
        </w:rPr>
        <w:t>2</w:t>
      </w:r>
      <w:r>
        <w:rPr>
          <w:rFonts w:hint="eastAsia" w:ascii="仿宋" w:hAnsi="仿宋" w:eastAsia="仿宋" w:cs="Arial"/>
          <w:snapToGrid w:val="0"/>
          <w:sz w:val="24"/>
          <w:szCs w:val="24"/>
        </w:rPr>
        <w:t>．</w:t>
      </w:r>
      <w:r>
        <w:rPr>
          <w:rFonts w:ascii="仿宋" w:hAnsi="仿宋" w:eastAsia="仿宋"/>
          <w:snapToGrid w:val="0"/>
          <w:position w:val="-24"/>
          <w:sz w:val="24"/>
          <w:szCs w:val="24"/>
        </w:rPr>
        <w:object>
          <v:shape id="_x0000_i1162" o:spt="75" type="#_x0000_t75" style="height:32.05pt;width:116.95pt;" o:ole="t" filled="f" o:preferrelative="t" stroked="f" coordsize="21600,21600">
            <v:path/>
            <v:fill on="f" focussize="0,0"/>
            <v:stroke on="f" joinstyle="miter"/>
            <v:imagedata r:id="rId251" o:title=""/>
            <o:lock v:ext="edit" aspectratio="t"/>
            <w10:wrap type="none"/>
            <w10:anchorlock/>
          </v:shape>
          <o:OLEObject Type="Embed" ProgID="Equation.DSMT4" ShapeID="_x0000_i1162" DrawAspect="Content" ObjectID="_1468075862" r:id="rId250">
            <o:LockedField>false</o:LockedField>
          </o:OLEObject>
        </w:object>
      </w:r>
      <w:r>
        <w:rPr>
          <w:rFonts w:hint="eastAsia" w:ascii="仿宋" w:hAnsi="仿宋" w:eastAsia="仿宋" w:cs="Arial"/>
          <w:snapToGrid w:val="0"/>
          <w:sz w:val="24"/>
          <w:szCs w:val="24"/>
        </w:rPr>
        <w:t>．</w:t>
      </w:r>
    </w:p>
    <w:p>
      <w:pPr>
        <w:adjustRightInd w:val="0"/>
        <w:snapToGrid w:val="0"/>
        <w:spacing w:line="312" w:lineRule="auto"/>
        <w:ind w:firstLine="480" w:firstLineChars="200"/>
        <w:rPr>
          <w:rFonts w:ascii="仿宋" w:hAnsi="仿宋" w:eastAsia="仿宋" w:cs="Arial"/>
          <w:snapToGrid w:val="0"/>
          <w:sz w:val="24"/>
          <w:szCs w:val="24"/>
        </w:rPr>
      </w:pPr>
      <w:r>
        <w:rPr>
          <w:rFonts w:ascii="Times New Roman" w:hAnsi="Times New Roman" w:eastAsia="仿宋" w:cs="Times New Roman"/>
          <w:snapToGrid w:val="0"/>
          <w:sz w:val="24"/>
          <w:szCs w:val="24"/>
        </w:rPr>
        <w:t>3</w:t>
      </w:r>
      <w:r>
        <w:rPr>
          <w:rFonts w:ascii="仿宋" w:hAnsi="仿宋" w:eastAsia="仿宋" w:cs="Times New Roman"/>
          <w:snapToGrid w:val="0"/>
          <w:sz w:val="24"/>
          <w:szCs w:val="24"/>
        </w:rPr>
        <w:t>．</w:t>
      </w:r>
      <w:r>
        <w:rPr>
          <w:rFonts w:ascii="仿宋" w:hAnsi="仿宋" w:eastAsia="仿宋"/>
          <w:position w:val="-8"/>
        </w:rPr>
        <w:object>
          <v:shape id="_x0000_i1163" o:spt="75" type="#_x0000_t75" style="height:19.55pt;width:22.45pt;" o:ole="t" filled="f" o:preferrelative="t" stroked="f" coordsize="21600,21600">
            <v:path/>
            <v:fill on="f" focussize="0,0"/>
            <v:stroke on="f" joinstyle="miter"/>
            <v:imagedata r:id="rId253" o:title=""/>
            <o:lock v:ext="edit" aspectratio="t"/>
            <w10:wrap type="none"/>
            <w10:anchorlock/>
          </v:shape>
          <o:OLEObject Type="Embed" ProgID="Equation.DSMT4" ShapeID="_x0000_i1163" DrawAspect="Content" ObjectID="_1468075863" r:id="rId252">
            <o:LockedField>false</o:LockedField>
          </o:OLEObject>
        </w:object>
      </w:r>
      <w:r>
        <w:rPr>
          <w:rFonts w:hint="eastAsia" w:ascii="仿宋" w:hAnsi="仿宋" w:eastAsia="仿宋" w:cs="Arial"/>
          <w:snapToGrid w:val="0"/>
          <w:sz w:val="24"/>
          <w:szCs w:val="24"/>
        </w:rPr>
        <w:t>．</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szCs w:val="24"/>
        </w:rPr>
      </w:pPr>
      <w:r>
        <w:rPr>
          <w:rFonts w:ascii="仿宋" w:hAnsi="仿宋" w:eastAsia="仿宋" w:cs="Times New Roman"/>
          <w:sz w:val="24"/>
          <w:szCs w:val="24"/>
        </w:rPr>
        <w:t>[设计意图] 通过课堂练习，巩固本节课所学的知识与方法，</w:t>
      </w:r>
      <w:r>
        <w:rPr>
          <w:rFonts w:hint="eastAsia" w:ascii="仿宋" w:hAnsi="仿宋" w:eastAsia="仿宋" w:cs="Times New Roman"/>
          <w:sz w:val="24"/>
          <w:szCs w:val="24"/>
        </w:rPr>
        <w:t>会判断</w:t>
      </w:r>
      <w:r>
        <w:rPr>
          <w:rStyle w:val="14"/>
          <w:rFonts w:hint="eastAsia" w:ascii="仿宋" w:hAnsi="仿宋" w:eastAsia="仿宋" w:cs="仿宋"/>
          <w:i w:val="0"/>
          <w:color w:val="000000" w:themeColor="text1"/>
          <w:sz w:val="24"/>
          <w:szCs w:val="24"/>
        </w:rPr>
        <w:t>圆与圆不同位置关系，会求给定条件下动点的轨迹方程，体会方程思想的运用</w:t>
      </w:r>
      <w:r>
        <w:rPr>
          <w:rFonts w:hint="eastAsia" w:ascii="仿宋" w:hAnsi="仿宋" w:eastAsia="仿宋" w:cs="仿宋"/>
          <w:sz w:val="24"/>
          <w:szCs w:val="24"/>
        </w:rPr>
        <w:t>,</w:t>
      </w:r>
      <w:r>
        <w:rPr>
          <w:rStyle w:val="14"/>
          <w:rFonts w:hint="eastAsia" w:ascii="仿宋" w:hAnsi="仿宋" w:eastAsia="仿宋" w:cs="仿宋"/>
          <w:i w:val="0"/>
          <w:color w:val="000000" w:themeColor="text1"/>
          <w:sz w:val="24"/>
          <w:szCs w:val="24"/>
        </w:rPr>
        <w:t>发展逻辑推理、数学运算素养</w:t>
      </w:r>
      <w:r>
        <w:rPr>
          <w:rFonts w:hint="eastAsia" w:ascii="仿宋" w:hAnsi="仿宋" w:eastAsia="仿宋" w:cs="仿宋"/>
          <w:color w:val="000000" w:themeColor="text1"/>
          <w:sz w:val="24"/>
          <w:szCs w:val="24"/>
        </w:rPr>
        <w:t>．</w:t>
      </w:r>
    </w:p>
    <w:p>
      <w:pPr>
        <w:tabs>
          <w:tab w:val="left" w:pos="420"/>
        </w:tabs>
        <w:adjustRightInd w:val="0"/>
        <w:snapToGrid w:val="0"/>
        <w:spacing w:line="312" w:lineRule="auto"/>
        <w:ind w:firstLine="480" w:firstLineChars="200"/>
        <w:jc w:val="left"/>
        <w:rPr>
          <w:rFonts w:ascii="仿宋" w:hAnsi="仿宋" w:eastAsia="仿宋" w:cs="仿宋"/>
          <w:color w:val="000000" w:themeColor="text1"/>
          <w:sz w:val="24"/>
          <w:szCs w:val="24"/>
        </w:rPr>
      </w:pPr>
    </w:p>
    <w:p>
      <w:pPr>
        <w:adjustRightInd w:val="0"/>
        <w:snapToGrid w:val="0"/>
        <w:spacing w:line="312" w:lineRule="auto"/>
        <w:ind w:firstLine="480" w:firstLineChars="200"/>
        <w:rPr>
          <w:rFonts w:ascii="仿宋" w:hAnsi="仿宋" w:eastAsia="仿宋" w:cs="仿宋"/>
          <w:b/>
          <w:bCs/>
          <w:color w:val="000000" w:themeColor="text1"/>
          <w:sz w:val="24"/>
          <w:szCs w:val="24"/>
        </w:rPr>
      </w:pPr>
      <w:r>
        <w:rPr>
          <w:rFonts w:hint="eastAsia" w:ascii="仿宋" w:hAnsi="仿宋" w:eastAsia="仿宋" w:cs="仿宋"/>
          <w:b/>
          <w:bCs/>
          <w:color w:val="000000" w:themeColor="text1"/>
          <w:sz w:val="24"/>
          <w:szCs w:val="24"/>
        </w:rPr>
        <w:t>（环节五）课堂小结 布置作业</w:t>
      </w:r>
    </w:p>
    <w:p>
      <w:pPr>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课堂小结：</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w:t>
      </w:r>
      <w:r>
        <w:rPr>
          <w:rFonts w:hint="eastAsia" w:ascii="仿宋" w:hAnsi="仿宋" w:eastAsia="仿宋" w:cs="仿宋"/>
          <w:color w:val="222222"/>
          <w:kern w:val="0"/>
          <w:sz w:val="24"/>
          <w:szCs w:val="24"/>
        </w:rPr>
        <w:t>在直线与圆的位置关系的学习基础上，进一步研究了圆与圆的位置关系．我们知道两个圆有</w:t>
      </w:r>
      <w:r>
        <w:rPr>
          <w:rFonts w:hint="eastAsia" w:ascii="仿宋" w:hAnsi="仿宋" w:eastAsia="仿宋" w:cs="仿宋"/>
          <w:sz w:val="24"/>
          <w:szCs w:val="24"/>
        </w:rPr>
        <w:t>相交、内切、外切、内含、外离五种</w:t>
      </w:r>
      <w:r>
        <w:rPr>
          <w:rFonts w:hint="eastAsia" w:ascii="仿宋" w:hAnsi="仿宋" w:eastAsia="仿宋" w:cs="仿宋"/>
          <w:color w:val="222222"/>
          <w:kern w:val="0"/>
          <w:sz w:val="24"/>
          <w:szCs w:val="24"/>
        </w:rPr>
        <w:t>位置关系</w:t>
      </w:r>
      <w:r>
        <w:rPr>
          <w:rFonts w:hint="eastAsia" w:ascii="仿宋" w:hAnsi="仿宋" w:eastAsia="仿宋" w:cs="仿宋"/>
          <w:sz w:val="24"/>
          <w:szCs w:val="24"/>
        </w:rPr>
        <w:t>．今天这节课我们对两个圆的不同位置关系的判定方法做了探究，并在应用过程中，体会了两种判定方法的特点（</w:t>
      </w:r>
      <w:r>
        <w:rPr>
          <w:rFonts w:hint="eastAsia" w:ascii="仿宋" w:hAnsi="仿宋" w:eastAsia="仿宋" w:cs="仿宋"/>
          <w:color w:val="222222"/>
          <w:kern w:val="0"/>
          <w:sz w:val="24"/>
          <w:szCs w:val="24"/>
        </w:rPr>
        <w:t>法</w:t>
      </w:r>
      <w:r>
        <w:rPr>
          <w:rFonts w:ascii="Times New Roman" w:hAnsi="Times New Roman" w:eastAsia="仿宋" w:cs="Times New Roman"/>
          <w:color w:val="222222"/>
          <w:kern w:val="0"/>
          <w:sz w:val="24"/>
          <w:szCs w:val="24"/>
        </w:rPr>
        <w:t>1</w:t>
      </w:r>
      <w:r>
        <w:rPr>
          <w:rFonts w:hint="eastAsia" w:ascii="仿宋" w:hAnsi="仿宋" w:eastAsia="仿宋" w:cs="仿宋"/>
          <w:color w:val="222222"/>
          <w:kern w:val="0"/>
          <w:sz w:val="24"/>
          <w:szCs w:val="24"/>
        </w:rPr>
        <w:t>化成标准方程后</w:t>
      </w:r>
      <w:r>
        <w:rPr>
          <w:rFonts w:hint="eastAsia" w:ascii="仿宋" w:hAnsi="仿宋" w:eastAsia="仿宋" w:cs="仿宋"/>
          <w:sz w:val="24"/>
          <w:szCs w:val="24"/>
        </w:rPr>
        <w:t>利用两圆圆心距与半径的关系进行判断，</w:t>
      </w:r>
      <w:r>
        <w:rPr>
          <w:rFonts w:hint="eastAsia" w:ascii="仿宋" w:hAnsi="仿宋" w:eastAsia="仿宋" w:cs="仿宋"/>
          <w:color w:val="222222"/>
          <w:kern w:val="0"/>
          <w:sz w:val="24"/>
          <w:szCs w:val="24"/>
        </w:rPr>
        <w:t>法</w:t>
      </w:r>
      <w:r>
        <w:rPr>
          <w:rFonts w:ascii="Times New Roman" w:hAnsi="Times New Roman" w:eastAsia="仿宋" w:cs="Times New Roman"/>
          <w:color w:val="222222"/>
          <w:kern w:val="0"/>
          <w:sz w:val="24"/>
          <w:szCs w:val="24"/>
        </w:rPr>
        <w:t>2</w:t>
      </w:r>
      <w:r>
        <w:rPr>
          <w:rFonts w:hint="eastAsia" w:ascii="仿宋" w:hAnsi="仿宋" w:eastAsia="仿宋" w:cs="仿宋"/>
          <w:color w:val="222222"/>
          <w:kern w:val="0"/>
          <w:sz w:val="24"/>
          <w:szCs w:val="24"/>
        </w:rPr>
        <w:t>用</w:t>
      </w:r>
      <w:r>
        <w:rPr>
          <w:rFonts w:hint="eastAsia" w:ascii="仿宋" w:hAnsi="仿宋" w:eastAsia="仿宋" w:cs="仿宋"/>
          <w:sz w:val="24"/>
          <w:szCs w:val="24"/>
        </w:rPr>
        <w:t>解方程法求出公共点的坐标后再判断）．本节课还</w:t>
      </w:r>
      <w:r>
        <w:rPr>
          <w:rStyle w:val="14"/>
          <w:rFonts w:hint="eastAsia" w:ascii="仿宋" w:hAnsi="仿宋" w:eastAsia="仿宋" w:cs="仿宋"/>
          <w:i w:val="0"/>
          <w:color w:val="000000" w:themeColor="text1"/>
          <w:sz w:val="24"/>
          <w:szCs w:val="24"/>
        </w:rPr>
        <w:t>通过探索给定条件下动点的轨迹，经历了</w:t>
      </w:r>
      <w:r>
        <w:rPr>
          <w:rFonts w:hint="eastAsia" w:ascii="仿宋" w:hAnsi="仿宋" w:eastAsia="仿宋" w:cs="仿宋"/>
          <w:sz w:val="24"/>
          <w:szCs w:val="24"/>
        </w:rPr>
        <w:t>多动点问题转化为单动点问题的过程，进一步</w:t>
      </w:r>
      <w:r>
        <w:rPr>
          <w:rStyle w:val="14"/>
          <w:rFonts w:hint="eastAsia" w:ascii="仿宋" w:hAnsi="仿宋" w:eastAsia="仿宋" w:cs="仿宋"/>
          <w:i w:val="0"/>
          <w:color w:val="000000" w:themeColor="text1"/>
          <w:sz w:val="24"/>
          <w:szCs w:val="24"/>
        </w:rPr>
        <w:t>体会了转化与化归思想、数形结合</w:t>
      </w:r>
      <w:r>
        <w:rPr>
          <w:rFonts w:hint="eastAsia" w:ascii="仿宋" w:hAnsi="仿宋" w:eastAsia="仿宋" w:cs="仿宋"/>
          <w:sz w:val="24"/>
          <w:szCs w:val="24"/>
        </w:rPr>
        <w:t>思想．</w:t>
      </w:r>
      <w:r>
        <w:rPr>
          <w:rStyle w:val="14"/>
          <w:rFonts w:hint="eastAsia" w:ascii="仿宋" w:hAnsi="仿宋" w:eastAsia="仿宋" w:cs="仿宋"/>
          <w:i w:val="0"/>
          <w:color w:val="000000" w:themeColor="text1"/>
          <w:sz w:val="24"/>
          <w:szCs w:val="24"/>
        </w:rPr>
        <w:t>通过本节课的学习</w:t>
      </w:r>
      <w:r>
        <w:rPr>
          <w:rFonts w:hint="eastAsia" w:ascii="仿宋" w:hAnsi="仿宋" w:eastAsia="仿宋" w:cs="仿宋"/>
          <w:color w:val="222222"/>
          <w:kern w:val="0"/>
          <w:sz w:val="24"/>
          <w:szCs w:val="24"/>
        </w:rPr>
        <w:t>，有利于进一步提高用代数方法解决几何问题的能力，</w:t>
      </w:r>
      <w:r>
        <w:rPr>
          <w:rStyle w:val="14"/>
          <w:rFonts w:hint="eastAsia" w:ascii="仿宋" w:hAnsi="仿宋" w:eastAsia="仿宋" w:cs="仿宋"/>
          <w:i w:val="0"/>
          <w:color w:val="000000" w:themeColor="text1"/>
          <w:sz w:val="24"/>
          <w:szCs w:val="24"/>
        </w:rPr>
        <w:t>发展直观想象、数学运算、逻辑推理素养</w:t>
      </w:r>
      <w:r>
        <w:rPr>
          <w:rFonts w:hint="eastAsia" w:ascii="仿宋" w:hAnsi="仿宋" w:eastAsia="仿宋" w:cs="仿宋"/>
          <w:color w:val="222222"/>
          <w:kern w:val="0"/>
          <w:sz w:val="24"/>
          <w:szCs w:val="24"/>
        </w:rPr>
        <w:t>．</w:t>
      </w:r>
    </w:p>
    <w:p>
      <w:pPr>
        <w:widowControl/>
        <w:shd w:val="clear" w:color="auto" w:fill="FFFFFF"/>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知识：圆与圆的位置关系、求轨迹（方程）．</w:t>
      </w:r>
    </w:p>
    <w:p>
      <w:pPr>
        <w:tabs>
          <w:tab w:val="left" w:pos="420"/>
        </w:tabs>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思想方法：数形结合、坐标与方程思想．</w:t>
      </w:r>
    </w:p>
    <w:p>
      <w:pPr>
        <w:tabs>
          <w:tab w:val="left" w:pos="420"/>
        </w:tabs>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核心素养：逻辑推理、直观想象、数学运算素养．</w:t>
      </w:r>
    </w:p>
    <w:p>
      <w:pPr>
        <w:adjustRightInd w:val="0"/>
        <w:snapToGrid w:val="0"/>
        <w:spacing w:line="312" w:lineRule="auto"/>
        <w:ind w:firstLine="480" w:firstLineChars="200"/>
        <w:jc w:val="left"/>
        <w:rPr>
          <w:rFonts w:ascii="仿宋" w:hAnsi="仿宋" w:eastAsia="仿宋" w:cs="仿宋"/>
          <w:color w:val="000000" w:themeColor="text1"/>
          <w:sz w:val="24"/>
          <w:szCs w:val="24"/>
        </w:rPr>
      </w:pPr>
    </w:p>
    <w:p>
      <w:pPr>
        <w:adjustRightInd w:val="0"/>
        <w:snapToGrid w:val="0"/>
        <w:spacing w:line="312" w:lineRule="auto"/>
        <w:ind w:firstLine="480" w:firstLineChars="200"/>
        <w:jc w:val="left"/>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课后作业：</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[基础练习]</w:t>
      </w:r>
    </w:p>
    <w:p>
      <w:pPr>
        <w:adjustRightInd w:val="0"/>
        <w:snapToGrid w:val="0"/>
        <w:spacing w:line="312" w:lineRule="auto"/>
        <w:ind w:firstLine="480" w:firstLineChars="200"/>
        <w:rPr>
          <w:rFonts w:ascii="仿宋" w:hAnsi="仿宋" w:eastAsia="仿宋" w:cs="Times New Roman"/>
          <w:iCs/>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sz w:val="24"/>
          <w:szCs w:val="24"/>
        </w:rPr>
        <w:t>求与圆</w:t>
      </w:r>
      <w:r>
        <w:rPr>
          <w:rFonts w:ascii="仿宋" w:hAnsi="仿宋" w:eastAsia="仿宋" w:cs="Times New Roman"/>
          <w:position w:val="-10"/>
          <w:sz w:val="24"/>
          <w:szCs w:val="24"/>
        </w:rPr>
        <w:object>
          <v:shape id="_x0000_i1164" o:spt="75" type="#_x0000_t75" style="height:19.55pt;width:62.45pt;" o:ole="t" filled="f" o:preferrelative="t" stroked="f" coordsize="21600,21600">
            <v:path/>
            <v:fill on="f" focussize="0,0"/>
            <v:stroke on="f" joinstyle="miter"/>
            <v:imagedata r:id="rId255" o:title=""/>
            <o:lock v:ext="edit" aspectratio="t"/>
            <w10:wrap type="none"/>
            <w10:anchorlock/>
          </v:shape>
          <o:OLEObject Type="Embed" ProgID="Equation.DSMT4" ShapeID="_x0000_i1164" DrawAspect="Content" ObjectID="_1468075864" r:id="rId254">
            <o:LockedField>false</o:LockedField>
          </o:OLEObject>
        </w:object>
      </w:r>
      <w:r>
        <w:rPr>
          <w:rFonts w:ascii="仿宋" w:hAnsi="仿宋" w:eastAsia="仿宋" w:cs="Times New Roman"/>
          <w:sz w:val="24"/>
          <w:szCs w:val="24"/>
        </w:rPr>
        <w:t>内切于点</w:t>
      </w:r>
      <w:r>
        <w:rPr>
          <w:rFonts w:ascii="仿宋" w:hAnsi="仿宋" w:eastAsia="仿宋" w:cs="Times New Roman"/>
          <w:position w:val="-14"/>
          <w:sz w:val="24"/>
          <w:szCs w:val="24"/>
        </w:rPr>
        <w:object>
          <v:shape id="_x0000_i1165" o:spt="75" type="#_x0000_t75" style="height:19.55pt;width:44.95pt;" o:ole="t" filled="f" o:preferrelative="t" stroked="f" coordsize="21600,21600">
            <v:path/>
            <v:fill on="f" focussize="0,0"/>
            <v:stroke on="f" joinstyle="miter"/>
            <v:imagedata r:id="rId257" o:title=""/>
            <o:lock v:ext="edit" aspectratio="t"/>
            <w10:wrap type="none"/>
            <w10:anchorlock/>
          </v:shape>
          <o:OLEObject Type="Embed" ProgID="Equation.DSMT4" ShapeID="_x0000_i1165" DrawAspect="Content" ObjectID="_1468075865" r:id="rId256">
            <o:LockedField>false</o:LockedField>
          </o:OLEObject>
        </w:object>
      </w:r>
      <w:r>
        <w:rPr>
          <w:rFonts w:ascii="仿宋" w:hAnsi="仿宋" w:eastAsia="仿宋" w:cs="Times New Roman"/>
          <w:sz w:val="24"/>
          <w:szCs w:val="24"/>
        </w:rPr>
        <w:t>且半径为</w:t>
      </w:r>
      <w:r>
        <w:rPr>
          <w:rFonts w:ascii="仿宋" w:hAnsi="仿宋" w:eastAsia="仿宋" w:cs="Times New Roman"/>
          <w:position w:val="-4"/>
          <w:sz w:val="24"/>
          <w:szCs w:val="24"/>
        </w:rPr>
        <w:object>
          <v:shape id="_x0000_i1166" o:spt="75" type="#_x0000_t75" style="height:14.15pt;width:7.5pt;" o:ole="t" filled="f" o:preferrelative="t" stroked="f" coordsize="21600,21600">
            <v:path/>
            <v:fill on="f" focussize="0,0"/>
            <v:stroke on="f" joinstyle="miter"/>
            <v:imagedata r:id="rId259" o:title=""/>
            <o:lock v:ext="edit" aspectratio="t"/>
            <w10:wrap type="none"/>
            <w10:anchorlock/>
          </v:shape>
          <o:OLEObject Type="Embed" ProgID="Equation.DSMT4" ShapeID="_x0000_i1166" DrawAspect="Content" ObjectID="_1468075866" r:id="rId258">
            <o:LockedField>false</o:LockedField>
          </o:OLEObject>
        </w:object>
      </w:r>
      <w:r>
        <w:rPr>
          <w:rFonts w:ascii="仿宋" w:hAnsi="仿宋" w:eastAsia="仿宋" w:cs="Times New Roman"/>
          <w:sz w:val="24"/>
          <w:szCs w:val="24"/>
        </w:rPr>
        <w:t>的圆的方程</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sz w:val="24"/>
          <w:szCs w:val="24"/>
        </w:rPr>
        <w:t>已知圆</w:t>
      </w:r>
      <w:r>
        <w:rPr>
          <w:rFonts w:ascii="仿宋" w:hAnsi="仿宋" w:eastAsia="仿宋" w:cs="Times New Roman"/>
          <w:position w:val="-6"/>
          <w:sz w:val="24"/>
          <w:szCs w:val="24"/>
        </w:rPr>
        <w:object>
          <v:shape id="_x0000_i1167" o:spt="75" type="#_x0000_t75" style="height:14.15pt;width:12.9pt;" o:ole="t" filled="f" o:preferrelative="t" stroked="f" coordsize="21600,21600">
            <v:path/>
            <v:fill on="f" focussize="0,0"/>
            <v:stroke on="f" joinstyle="miter"/>
            <v:imagedata r:id="rId261" o:title=""/>
            <o:lock v:ext="edit" aspectratio="t"/>
            <w10:wrap type="none"/>
            <w10:anchorlock/>
          </v:shape>
          <o:OLEObject Type="Embed" ProgID="Equation.DSMT4" ShapeID="_x0000_i1167" DrawAspect="Content" ObjectID="_1468075867" r:id="rId260">
            <o:LockedField>false</o:LockedField>
          </o:OLEObject>
        </w:object>
      </w:r>
      <w:r>
        <w:rPr>
          <w:rFonts w:ascii="仿宋" w:hAnsi="仿宋" w:eastAsia="仿宋" w:cs="Times New Roman"/>
          <w:sz w:val="24"/>
          <w:szCs w:val="24"/>
        </w:rPr>
        <w:t>过点</w:t>
      </w:r>
      <w:r>
        <w:rPr>
          <w:rFonts w:ascii="仿宋" w:hAnsi="仿宋" w:eastAsia="仿宋" w:cs="Times New Roman"/>
          <w:position w:val="-14"/>
          <w:sz w:val="24"/>
          <w:szCs w:val="24"/>
        </w:rPr>
        <w:object>
          <v:shape id="_x0000_i1168" o:spt="75" type="#_x0000_t75" style="height:19.55pt;width:36.6pt;" o:ole="t" filled="f" o:preferrelative="t" stroked="f" coordsize="21600,21600">
            <v:path/>
            <v:fill on="f" focussize="0,0"/>
            <v:stroke on="f" joinstyle="miter"/>
            <v:imagedata r:id="rId263" o:title=""/>
            <o:lock v:ext="edit" aspectratio="t"/>
            <w10:wrap type="none"/>
            <w10:anchorlock/>
          </v:shape>
          <o:OLEObject Type="Embed" ProgID="Equation.DSMT4" ShapeID="_x0000_i1168" DrawAspect="Content" ObjectID="_1468075868" r:id="rId262">
            <o:LockedField>false</o:LockedField>
          </o:OLEObject>
        </w:object>
      </w:r>
      <w:r>
        <w:rPr>
          <w:rFonts w:ascii="仿宋" w:hAnsi="仿宋" w:eastAsia="仿宋" w:cs="Times New Roman"/>
          <w:sz w:val="24"/>
          <w:szCs w:val="24"/>
        </w:rPr>
        <w:t>且与圆</w:t>
      </w:r>
      <w:r>
        <w:rPr>
          <w:rFonts w:ascii="仿宋" w:hAnsi="仿宋" w:eastAsia="仿宋" w:cs="Times New Roman"/>
          <w:position w:val="-10"/>
          <w:sz w:val="24"/>
          <w:szCs w:val="24"/>
        </w:rPr>
        <w:object>
          <v:shape id="_x0000_i1169" o:spt="75" type="#_x0000_t75" style="height:19.55pt;width:101.95pt;" o:ole="t" filled="f" o:preferrelative="t" stroked="f" coordsize="21600,21600">
            <v:path/>
            <v:fill on="f" focussize="0,0"/>
            <v:stroke on="f" joinstyle="miter"/>
            <v:imagedata r:id="rId265" o:title=""/>
            <o:lock v:ext="edit" aspectratio="t"/>
            <w10:wrap type="none"/>
            <w10:anchorlock/>
          </v:shape>
          <o:OLEObject Type="Embed" ProgID="Equation.DSMT4" ShapeID="_x0000_i1169" DrawAspect="Content" ObjectID="_1468075869" r:id="rId264">
            <o:LockedField>false</o:LockedField>
          </o:OLEObject>
        </w:object>
      </w:r>
      <w:r>
        <w:rPr>
          <w:rFonts w:ascii="仿宋" w:hAnsi="仿宋" w:eastAsia="仿宋" w:cs="Times New Roman"/>
          <w:sz w:val="24"/>
          <w:szCs w:val="24"/>
        </w:rPr>
        <w:t>相切于原点</w:t>
      </w:r>
      <w:r>
        <w:rPr>
          <w:rFonts w:hint="eastAsia" w:ascii="仿宋" w:hAnsi="仿宋" w:eastAsia="仿宋" w:cs="Times New Roman"/>
          <w:sz w:val="24"/>
          <w:szCs w:val="24"/>
        </w:rPr>
        <w:t>，</w:t>
      </w:r>
      <w:r>
        <w:rPr>
          <w:rFonts w:ascii="仿宋" w:hAnsi="仿宋" w:eastAsia="仿宋" w:cs="Times New Roman"/>
          <w:sz w:val="24"/>
          <w:szCs w:val="24"/>
        </w:rPr>
        <w:t>求圆</w:t>
      </w:r>
      <w:r>
        <w:rPr>
          <w:rFonts w:ascii="仿宋" w:hAnsi="仿宋" w:eastAsia="仿宋" w:cs="Times New Roman"/>
          <w:position w:val="-6"/>
          <w:sz w:val="24"/>
          <w:szCs w:val="24"/>
        </w:rPr>
        <w:object>
          <v:shape id="_x0000_i1170" o:spt="75" type="#_x0000_t75" style="height:14.15pt;width:12.9pt;" o:ole="t" filled="f" o:preferrelative="t" stroked="f" coordsize="21600,21600">
            <v:path/>
            <v:fill on="f" focussize="0,0"/>
            <v:stroke on="f" joinstyle="miter"/>
            <v:imagedata r:id="rId267" o:title=""/>
            <o:lock v:ext="edit" aspectratio="t"/>
            <w10:wrap type="none"/>
            <w10:anchorlock/>
          </v:shape>
          <o:OLEObject Type="Embed" ProgID="Equation.DSMT4" ShapeID="_x0000_i1170" DrawAspect="Content" ObjectID="_1468075870" r:id="rId266">
            <o:LockedField>false</o:LockedField>
          </o:OLEObject>
        </w:object>
      </w:r>
      <w:r>
        <w:rPr>
          <w:rFonts w:ascii="仿宋" w:hAnsi="仿宋" w:eastAsia="仿宋" w:cs="Times New Roman"/>
          <w:sz w:val="24"/>
          <w:szCs w:val="24"/>
        </w:rPr>
        <w:t>的方程</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ascii="Times New Roman" w:hAnsi="Times New Roman" w:eastAsia="仿宋" w:cs="Times New Roman"/>
          <w:bCs/>
          <w:sz w:val="24"/>
          <w:szCs w:val="24"/>
        </w:rPr>
        <w:t>3</w:t>
      </w:r>
      <w:r>
        <w:rPr>
          <w:rFonts w:hint="eastAsia" w:ascii="仿宋" w:hAnsi="仿宋" w:eastAsia="仿宋" w:cs="Times New Roman"/>
          <w:bCs/>
          <w:sz w:val="24"/>
          <w:szCs w:val="24"/>
        </w:rPr>
        <w:t>．</w:t>
      </w:r>
      <w:r>
        <w:rPr>
          <w:rFonts w:ascii="仿宋" w:hAnsi="仿宋" w:eastAsia="仿宋" w:cs="Times New Roman"/>
          <w:bCs/>
          <w:sz w:val="24"/>
          <w:szCs w:val="24"/>
        </w:rPr>
        <w:t>已知圆</w:t>
      </w:r>
      <w:r>
        <w:rPr>
          <w:rFonts w:ascii="仿宋" w:hAnsi="仿宋" w:eastAsia="仿宋" w:cs="Times New Roman"/>
          <w:position w:val="-12"/>
          <w:sz w:val="24"/>
          <w:szCs w:val="24"/>
        </w:rPr>
        <w:object>
          <v:shape id="_x0000_i1171" o:spt="75" type="#_x0000_t75" style="height:19.55pt;width:168.95pt;" o:ole="t" filled="f" o:preferrelative="t" stroked="f" coordsize="21600,21600">
            <v:path/>
            <v:fill on="f" focussize="0,0"/>
            <v:stroke on="f" joinstyle="miter"/>
            <v:imagedata r:id="rId269" o:title=""/>
            <o:lock v:ext="edit" aspectratio="t"/>
            <w10:wrap type="none"/>
            <w10:anchorlock/>
          </v:shape>
          <o:OLEObject Type="Embed" ProgID="Equation.DSMT4" ShapeID="_x0000_i1171" DrawAspect="Content" ObjectID="_1468075871" r:id="rId268">
            <o:LockedField>false</o:LockedField>
          </o:OLEObject>
        </w:object>
      </w:r>
      <w:r>
        <w:rPr>
          <w:rFonts w:ascii="仿宋" w:hAnsi="仿宋" w:eastAsia="仿宋" w:cs="Times New Roman"/>
          <w:bCs/>
          <w:sz w:val="24"/>
          <w:szCs w:val="24"/>
        </w:rPr>
        <w:t>，圆</w:t>
      </w:r>
      <w:r>
        <w:rPr>
          <w:rFonts w:ascii="仿宋" w:hAnsi="仿宋" w:eastAsia="仿宋" w:cs="Times New Roman"/>
          <w:position w:val="-12"/>
          <w:sz w:val="24"/>
          <w:szCs w:val="24"/>
        </w:rPr>
        <w:object>
          <v:shape id="_x0000_i1172" o:spt="75" type="#_x0000_t75" style="height:19.55pt;width:151.5pt;" o:ole="t" filled="f" o:preferrelative="t" stroked="f" coordsize="21600,21600">
            <v:path/>
            <v:fill on="f" focussize="0,0"/>
            <v:stroke on="f" joinstyle="miter"/>
            <v:imagedata r:id="rId271" o:title=""/>
            <o:lock v:ext="edit" aspectratio="t"/>
            <w10:wrap type="none"/>
            <w10:anchorlock/>
          </v:shape>
          <o:OLEObject Type="Embed" ProgID="Equation.DSMT4" ShapeID="_x0000_i1172" DrawAspect="Content" ObjectID="_1468075872" r:id="rId270">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173" o:spt="75" type="#_x0000_t75" style="height:14.15pt;width:29.15pt;" o:ole="t" filled="f" o:preferrelative="t" stroked="f" coordsize="21600,21600">
            <v:path/>
            <v:fill on="f" focussize="0,0"/>
            <v:stroke on="f" joinstyle="miter"/>
            <v:imagedata r:id="rId273" o:title=""/>
            <o:lock v:ext="edit" aspectratio="t"/>
            <w10:wrap type="none"/>
            <w10:anchorlock/>
          </v:shape>
          <o:OLEObject Type="Embed" ProgID="Equation.DSMT4" ShapeID="_x0000_i1173" DrawAspect="Content" ObjectID="_1468075873" r:id="rId272">
            <o:LockedField>false</o:LockedField>
          </o:OLEObject>
        </w:object>
      </w:r>
      <w:r>
        <w:rPr>
          <w:rFonts w:ascii="仿宋" w:hAnsi="仿宋" w:eastAsia="仿宋" w:cs="Times New Roman"/>
          <w:sz w:val="24"/>
          <w:szCs w:val="24"/>
        </w:rPr>
        <w:t>），</w:t>
      </w:r>
      <w:r>
        <w:rPr>
          <w:rFonts w:ascii="仿宋" w:hAnsi="仿宋" w:eastAsia="仿宋" w:cs="Times New Roman"/>
          <w:bCs/>
          <w:sz w:val="24"/>
          <w:szCs w:val="24"/>
        </w:rPr>
        <w:t>求实数</w:t>
      </w:r>
      <w:r>
        <w:rPr>
          <w:rFonts w:ascii="仿宋" w:hAnsi="仿宋" w:eastAsia="仿宋" w:cs="Times New Roman"/>
          <w:bCs/>
          <w:position w:val="-6"/>
          <w:sz w:val="24"/>
          <w:szCs w:val="24"/>
        </w:rPr>
        <w:object>
          <v:shape id="_x0000_i1174" o:spt="75" type="#_x0000_t75" style="height:10.4pt;width:9.55pt;" o:ole="t" filled="f" o:preferrelative="t" stroked="f" coordsize="21600,21600">
            <v:path/>
            <v:fill on="f" focussize="0,0"/>
            <v:stroke on="f" joinstyle="miter"/>
            <v:imagedata r:id="rId275" o:title=""/>
            <o:lock v:ext="edit" aspectratio="t"/>
            <w10:wrap type="none"/>
            <w10:anchorlock/>
          </v:shape>
          <o:OLEObject Type="Embed" ProgID="Equation.DSMT4" ShapeID="_x0000_i1174" DrawAspect="Content" ObjectID="_1468075874" r:id="rId274">
            <o:LockedField>false</o:LockedField>
          </o:OLEObject>
        </w:object>
      </w:r>
      <w:r>
        <w:rPr>
          <w:rFonts w:ascii="仿宋" w:hAnsi="仿宋" w:eastAsia="仿宋" w:cs="Times New Roman"/>
          <w:bCs/>
          <w:sz w:val="24"/>
          <w:szCs w:val="24"/>
        </w:rPr>
        <w:t>的值或取值范围，</w:t>
      </w:r>
      <w:r>
        <w:rPr>
          <w:rFonts w:hint="eastAsia" w:ascii="仿宋" w:hAnsi="仿宋" w:eastAsia="仿宋" w:cs="Times New Roman"/>
          <w:bCs/>
          <w:sz w:val="24"/>
          <w:szCs w:val="24"/>
        </w:rPr>
        <w:t>分别</w:t>
      </w:r>
      <w:r>
        <w:rPr>
          <w:rFonts w:ascii="仿宋" w:hAnsi="仿宋" w:eastAsia="仿宋" w:cs="Times New Roman"/>
          <w:bCs/>
          <w:sz w:val="24"/>
          <w:szCs w:val="24"/>
        </w:rPr>
        <w:t>使得圆</w:t>
      </w:r>
      <w:r>
        <w:rPr>
          <w:rFonts w:ascii="仿宋" w:hAnsi="仿宋" w:eastAsia="仿宋" w:cs="Times New Roman"/>
          <w:bCs/>
          <w:position w:val="-10"/>
          <w:sz w:val="24"/>
          <w:szCs w:val="24"/>
        </w:rPr>
        <w:object>
          <v:shape id="_x0000_i1175" o:spt="75" type="#_x0000_t75" style="height:15.8pt;width:14.15pt;" o:ole="t" filled="f" o:preferrelative="t" stroked="f" coordsize="21600,21600">
            <v:path/>
            <v:fill on="f" focussize="0,0"/>
            <v:stroke on="f" joinstyle="miter"/>
            <v:imagedata r:id="rId277" o:title=""/>
            <o:lock v:ext="edit" aspectratio="t"/>
            <w10:wrap type="none"/>
            <w10:anchorlock/>
          </v:shape>
          <o:OLEObject Type="Embed" ProgID="Equation.3" ShapeID="_x0000_i1175" DrawAspect="Content" ObjectID="_1468075875" r:id="rId276">
            <o:LockedField>false</o:LockedField>
          </o:OLEObject>
        </w:object>
      </w:r>
      <w:r>
        <w:rPr>
          <w:rFonts w:ascii="仿宋" w:hAnsi="仿宋" w:eastAsia="仿宋" w:cs="Times New Roman"/>
          <w:bCs/>
          <w:sz w:val="24"/>
          <w:szCs w:val="24"/>
        </w:rPr>
        <w:t>与圆</w:t>
      </w:r>
      <w:r>
        <w:rPr>
          <w:rFonts w:ascii="仿宋" w:hAnsi="仿宋" w:eastAsia="仿宋" w:cs="Times New Roman"/>
          <w:bCs/>
          <w:position w:val="-10"/>
          <w:sz w:val="24"/>
          <w:szCs w:val="24"/>
        </w:rPr>
        <w:object>
          <v:shape id="_x0000_i1176" o:spt="75" type="#_x0000_t75" style="height:15.8pt;width:15.8pt;" o:ole="t" filled="f" o:preferrelative="t" stroked="f" coordsize="21600,21600">
            <v:path/>
            <v:fill on="f" focussize="0,0"/>
            <v:stroke on="f" joinstyle="miter"/>
            <v:imagedata r:id="rId279" o:title=""/>
            <o:lock v:ext="edit" aspectratio="t"/>
            <w10:wrap type="none"/>
            <w10:anchorlock/>
          </v:shape>
          <o:OLEObject Type="Embed" ProgID="Equation.3" ShapeID="_x0000_i1176" DrawAspect="Content" ObjectID="_1468075876" r:id="rId278">
            <o:LockedField>false</o:LockedField>
          </o:OLEObject>
        </w:object>
      </w:r>
      <w:r>
        <w:rPr>
          <w:rFonts w:ascii="仿宋" w:hAnsi="仿宋" w:eastAsia="仿宋" w:cs="Times New Roman"/>
          <w:bCs/>
          <w:sz w:val="24"/>
          <w:szCs w:val="24"/>
        </w:rPr>
        <w:t>（</w:t>
      </w:r>
      <w:r>
        <w:rPr>
          <w:rFonts w:ascii="Times New Roman" w:hAnsi="Times New Roman" w:eastAsia="仿宋" w:cs="Times New Roman"/>
          <w:bCs/>
          <w:sz w:val="24"/>
          <w:szCs w:val="24"/>
        </w:rPr>
        <w:t>1</w:t>
      </w:r>
      <w:r>
        <w:rPr>
          <w:rFonts w:ascii="仿宋" w:hAnsi="仿宋" w:eastAsia="仿宋" w:cs="Times New Roman"/>
          <w:bCs/>
          <w:sz w:val="24"/>
          <w:szCs w:val="24"/>
        </w:rPr>
        <w:t>）相切；（</w:t>
      </w:r>
      <w:r>
        <w:rPr>
          <w:rFonts w:ascii="Times New Roman" w:hAnsi="Times New Roman" w:eastAsia="仿宋" w:cs="Times New Roman"/>
          <w:bCs/>
          <w:sz w:val="24"/>
          <w:szCs w:val="24"/>
        </w:rPr>
        <w:t>2</w:t>
      </w:r>
      <w:r>
        <w:rPr>
          <w:rFonts w:ascii="仿宋" w:hAnsi="仿宋" w:eastAsia="仿宋" w:cs="Times New Roman"/>
          <w:bCs/>
          <w:sz w:val="24"/>
          <w:szCs w:val="24"/>
        </w:rPr>
        <w:t>）相交；（</w:t>
      </w:r>
      <w:r>
        <w:rPr>
          <w:rFonts w:ascii="Times New Roman" w:hAnsi="Times New Roman" w:eastAsia="仿宋" w:cs="Times New Roman"/>
          <w:bCs/>
          <w:sz w:val="24"/>
          <w:szCs w:val="24"/>
        </w:rPr>
        <w:t>3</w:t>
      </w:r>
      <w:r>
        <w:rPr>
          <w:rFonts w:ascii="仿宋" w:hAnsi="仿宋" w:eastAsia="仿宋" w:cs="Times New Roman"/>
          <w:bCs/>
          <w:sz w:val="24"/>
          <w:szCs w:val="24"/>
        </w:rPr>
        <w:t>）内含</w: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4</w:t>
      </w:r>
      <w:r>
        <w:rPr>
          <w:rFonts w:hint="eastAsia" w:ascii="仿宋" w:hAnsi="仿宋" w:eastAsia="仿宋" w:cs="Times New Roman"/>
          <w:sz w:val="24"/>
          <w:szCs w:val="24"/>
        </w:rPr>
        <w:t>．</w:t>
      </w:r>
      <w:r>
        <w:rPr>
          <w:rFonts w:ascii="仿宋" w:hAnsi="仿宋" w:eastAsia="仿宋" w:cs="Times New Roman"/>
          <w:sz w:val="24"/>
          <w:szCs w:val="24"/>
        </w:rPr>
        <w:t>若圆</w:t>
      </w:r>
      <w:r>
        <w:rPr>
          <w:rFonts w:ascii="仿宋" w:hAnsi="仿宋" w:eastAsia="仿宋" w:cs="Times New Roman"/>
          <w:position w:val="-10"/>
          <w:sz w:val="24"/>
          <w:szCs w:val="24"/>
        </w:rPr>
        <w:object>
          <v:shape id="_x0000_i1177" o:spt="75" type="#_x0000_t75" style="height:17.9pt;width:56.2pt;" o:ole="t" filled="f" o:preferrelative="t" stroked="f" coordsize="21600,21600">
            <v:path/>
            <v:fill on="f" focussize="0,0"/>
            <v:stroke on="f" joinstyle="miter"/>
            <v:imagedata r:id="rId281" o:title=""/>
            <o:lock v:ext="edit" aspectratio="t"/>
            <w10:wrap type="none"/>
            <w10:anchorlock/>
          </v:shape>
          <o:OLEObject Type="Embed" ProgID="Equation.DSMT4" ShapeID="_x0000_i1177" DrawAspect="Content" ObjectID="_1468075877" r:id="rId280">
            <o:LockedField>false</o:LockedField>
          </o:OLEObject>
        </w:object>
      </w:r>
      <w:r>
        <w:rPr>
          <w:rFonts w:ascii="仿宋" w:hAnsi="仿宋" w:eastAsia="仿宋" w:cs="Times New Roman"/>
          <w:sz w:val="24"/>
          <w:szCs w:val="24"/>
        </w:rPr>
        <w:t>与圆</w:t>
      </w:r>
      <w:r>
        <w:rPr>
          <w:rFonts w:ascii="仿宋" w:hAnsi="仿宋" w:eastAsia="仿宋" w:cs="Times New Roman"/>
          <w:position w:val="-10"/>
          <w:sz w:val="24"/>
          <w:szCs w:val="24"/>
        </w:rPr>
        <w:object>
          <v:shape id="_x0000_i1178" o:spt="75" type="#_x0000_t75" style="height:17.9pt;width:101.15pt;" o:ole="t" filled="f" o:preferrelative="t" stroked="f" coordsize="21600,21600">
            <v:path/>
            <v:fill on="f" focussize="0,0"/>
            <v:stroke on="f" joinstyle="miter"/>
            <v:imagedata r:id="rId283" o:title=""/>
            <o:lock v:ext="edit" aspectratio="t"/>
            <w10:wrap type="none"/>
            <w10:anchorlock/>
          </v:shape>
          <o:OLEObject Type="Embed" ProgID="Equation.DSMT4" ShapeID="_x0000_i1178" DrawAspect="Content" ObjectID="_1468075878" r:id="rId282">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179" o:spt="75" type="#_x0000_t75" style="height:14.15pt;width:29.15pt;" o:ole="t" filled="f" o:preferrelative="t" stroked="f" coordsize="21600,21600">
            <v:path/>
            <v:fill on="f" focussize="0,0"/>
            <v:stroke on="f" joinstyle="miter"/>
            <v:imagedata r:id="rId273" o:title=""/>
            <o:lock v:ext="edit" aspectratio="t"/>
            <w10:wrap type="none"/>
            <w10:anchorlock/>
          </v:shape>
          <o:OLEObject Type="Embed" ProgID="Equation.DSMT4" ShapeID="_x0000_i1179" DrawAspect="Content" ObjectID="_1468075879" r:id="rId284">
            <o:LockedField>false</o:LockedField>
          </o:OLEObject>
        </w:object>
      </w:r>
      <w:r>
        <w:rPr>
          <w:rFonts w:ascii="仿宋" w:hAnsi="仿宋" w:eastAsia="仿宋" w:cs="Times New Roman"/>
          <w:sz w:val="24"/>
          <w:szCs w:val="24"/>
        </w:rPr>
        <w:t>）的公共弦的长为</w:t>
      </w:r>
      <w:r>
        <w:rPr>
          <w:rFonts w:ascii="仿宋" w:hAnsi="仿宋" w:eastAsia="仿宋" w:cs="Times New Roman"/>
          <w:position w:val="-8"/>
          <w:sz w:val="24"/>
          <w:szCs w:val="24"/>
        </w:rPr>
        <w:drawing>
          <wp:inline distT="0" distB="0" distL="0" distR="0">
            <wp:extent cx="304800" cy="228600"/>
            <wp:effectExtent l="0" t="0" r="0" b="0"/>
            <wp:docPr id="5" name="图片 5" descr="高考资源网( www.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高考资源网( www.ks5u.com)，中国最大的高考网站，您身边的高考专家。"/>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a:xfrm>
                      <a:off x="0" y="0"/>
                      <a:ext cx="304800" cy="228600"/>
                    </a:xfrm>
                    <a:prstGeom prst="rect">
                      <a:avLst/>
                    </a:prstGeom>
                    <a:noFill/>
                    <a:ln>
                      <a:noFill/>
                    </a:ln>
                  </pic:spPr>
                </pic:pic>
              </a:graphicData>
            </a:graphic>
          </wp:inline>
        </w:drawing>
      </w:r>
      <w:r>
        <w:rPr>
          <w:rFonts w:ascii="仿宋" w:hAnsi="仿宋" w:eastAsia="仿宋" w:cs="Times New Roman"/>
          <w:sz w:val="24"/>
          <w:szCs w:val="24"/>
        </w:rPr>
        <w:t>，求实数</w:t>
      </w:r>
      <w:r>
        <w:rPr>
          <w:rFonts w:ascii="仿宋" w:hAnsi="仿宋" w:eastAsia="仿宋" w:cs="Times New Roman"/>
          <w:position w:val="-6"/>
          <w:sz w:val="24"/>
          <w:szCs w:val="24"/>
        </w:rPr>
        <w:object>
          <v:shape id="_x0000_i1180" o:spt="75" type="#_x0000_t75" style="height:9.55pt;width:10.4pt;" o:ole="t" filled="f" o:preferrelative="t" stroked="f" coordsize="21600,21600">
            <v:path/>
            <v:fill on="f" focussize="0,0"/>
            <v:stroke on="f" joinstyle="miter"/>
            <v:imagedata r:id="rId287" o:title=""/>
            <o:lock v:ext="edit" aspectratio="t"/>
            <w10:wrap type="none"/>
            <w10:anchorlock/>
          </v:shape>
          <o:OLEObject Type="Embed" ProgID="Equation.DSMT4" ShapeID="_x0000_i1180" DrawAspect="Content" ObjectID="_1468075880" r:id="rId286">
            <o:LockedField>false</o:LockedField>
          </o:OLEObject>
        </w:object>
      </w:r>
      <w:r>
        <w:rPr>
          <w:rFonts w:ascii="仿宋" w:hAnsi="仿宋" w:eastAsia="仿宋" w:cs="Times New Roman"/>
          <w:sz w:val="24"/>
          <w:szCs w:val="24"/>
        </w:rPr>
        <w:t>的值</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[能力拓展]（选做）</w:t>
      </w:r>
    </w:p>
    <w:p>
      <w:pPr>
        <w:adjustRightInd w:val="0"/>
        <w:snapToGrid w:val="0"/>
        <w:spacing w:line="312" w:lineRule="auto"/>
        <w:ind w:firstLine="480" w:firstLineChars="200"/>
        <w:jc w:val="left"/>
        <w:rPr>
          <w:rFonts w:ascii="仿宋" w:hAnsi="仿宋" w:eastAsia="仿宋" w:cs="Times New Roman"/>
          <w:sz w:val="24"/>
          <w:szCs w:val="24"/>
        </w:rPr>
      </w:pPr>
      <w:bookmarkStart w:id="49" w:name="_Hlk92307461"/>
      <w:r>
        <w:rPr>
          <w:rFonts w:ascii="Times New Roman" w:hAnsi="Times New Roman" w:eastAsia="仿宋" w:cs="Times New Roman"/>
          <w:bCs/>
          <w:sz w:val="24"/>
          <w:szCs w:val="24"/>
        </w:rPr>
        <w:t>1</w:t>
      </w:r>
      <w:r>
        <w:rPr>
          <w:rStyle w:val="14"/>
          <w:rFonts w:hint="eastAsia" w:ascii="仿宋" w:hAnsi="仿宋" w:eastAsia="仿宋" w:cs="Times New Roman"/>
          <w:sz w:val="24"/>
          <w:szCs w:val="24"/>
        </w:rPr>
        <w:t>．</w:t>
      </w:r>
      <w:r>
        <w:rPr>
          <w:rFonts w:hint="eastAsia" w:ascii="仿宋" w:hAnsi="仿宋" w:eastAsia="仿宋"/>
          <w:bCs/>
          <w:sz w:val="24"/>
          <w:szCs w:val="24"/>
        </w:rPr>
        <w:t>若点</w:t>
      </w:r>
      <w:bookmarkStart w:id="50" w:name="_Hlk97064894"/>
      <w:r>
        <w:rPr>
          <w:rFonts w:ascii="仿宋" w:hAnsi="仿宋" w:eastAsia="仿宋"/>
          <w:bCs/>
          <w:position w:val="-4"/>
          <w:sz w:val="24"/>
          <w:szCs w:val="24"/>
        </w:rPr>
        <w:object>
          <v:shape id="_x0000_i1181" o:spt="75" type="#_x0000_t75" style="height:14.15pt;width:12.9pt;" o:ole="t" filled="f" o:preferrelative="t" stroked="f" coordsize="21600,21600">
            <v:path/>
            <v:fill on="f" focussize="0,0"/>
            <v:stroke on="f" joinstyle="miter"/>
            <v:imagedata r:id="rId289" o:title=""/>
            <o:lock v:ext="edit" aspectratio="t"/>
            <w10:wrap type="none"/>
            <w10:anchorlock/>
          </v:shape>
          <o:OLEObject Type="Embed" ProgID="Equation.DSMT4" ShapeID="_x0000_i1181" DrawAspect="Content" ObjectID="_1468075881" r:id="rId288">
            <o:LockedField>false</o:LockedField>
          </o:OLEObject>
        </w:object>
      </w:r>
      <w:r>
        <w:rPr>
          <w:rFonts w:hint="eastAsia" w:ascii="仿宋" w:hAnsi="仿宋" w:eastAsia="仿宋"/>
          <w:bCs/>
          <w:sz w:val="24"/>
          <w:szCs w:val="24"/>
        </w:rPr>
        <w:t>是圆</w:t>
      </w:r>
      <w:r>
        <w:rPr>
          <w:rFonts w:ascii="仿宋" w:hAnsi="仿宋" w:eastAsia="仿宋"/>
          <w:bCs/>
          <w:position w:val="-12"/>
          <w:sz w:val="24"/>
          <w:szCs w:val="24"/>
        </w:rPr>
        <w:object>
          <v:shape id="_x0000_i1182" o:spt="75" type="#_x0000_t75" style="height:19.55pt;width:138.6pt;" o:ole="t" filled="f" o:preferrelative="t" stroked="f" coordsize="21600,21600">
            <v:path/>
            <v:fill on="f" focussize="0,0"/>
            <v:stroke on="f" joinstyle="miter"/>
            <v:imagedata r:id="rId291" o:title=""/>
            <o:lock v:ext="edit" aspectratio="t"/>
            <w10:wrap type="none"/>
            <w10:anchorlock/>
          </v:shape>
          <o:OLEObject Type="Embed" ProgID="Equation.DSMT4" ShapeID="_x0000_i1182" DrawAspect="Content" ObjectID="_1468075882" r:id="rId290">
            <o:LockedField>false</o:LockedField>
          </o:OLEObject>
        </w:object>
      </w:r>
      <w:r>
        <w:rPr>
          <w:rFonts w:hint="eastAsia" w:ascii="仿宋" w:hAnsi="仿宋" w:eastAsia="仿宋"/>
          <w:bCs/>
          <w:sz w:val="24"/>
          <w:szCs w:val="24"/>
        </w:rPr>
        <w:t>上的动点</w:t>
      </w:r>
      <w:bookmarkEnd w:id="50"/>
      <w:r>
        <w:rPr>
          <w:rFonts w:hint="eastAsia" w:ascii="仿宋" w:hAnsi="仿宋" w:eastAsia="仿宋"/>
          <w:bCs/>
          <w:sz w:val="24"/>
          <w:szCs w:val="24"/>
        </w:rPr>
        <w:t>，点</w:t>
      </w:r>
      <w:r>
        <w:rPr>
          <w:rFonts w:ascii="仿宋" w:hAnsi="仿宋" w:eastAsia="仿宋"/>
          <w:bCs/>
          <w:position w:val="-10"/>
          <w:sz w:val="24"/>
          <w:szCs w:val="24"/>
        </w:rPr>
        <w:object>
          <v:shape id="_x0000_i1183" o:spt="75" type="#_x0000_t75" style="height:15.8pt;width:12.9pt;" o:ole="t" filled="f" o:preferrelative="t" stroked="f" coordsize="21600,21600">
            <v:path/>
            <v:fill on="f" focussize="0,0"/>
            <v:stroke on="f" joinstyle="miter"/>
            <v:imagedata r:id="rId293" o:title=""/>
            <o:lock v:ext="edit" aspectratio="t"/>
            <w10:wrap type="none"/>
            <w10:anchorlock/>
          </v:shape>
          <o:OLEObject Type="Embed" ProgID="Equation.DSMT4" ShapeID="_x0000_i1183" DrawAspect="Content" ObjectID="_1468075883" r:id="rId292">
            <o:LockedField>false</o:LockedField>
          </o:OLEObject>
        </w:object>
      </w:r>
      <w:r>
        <w:rPr>
          <w:rFonts w:hint="eastAsia" w:ascii="仿宋" w:hAnsi="仿宋" w:eastAsia="仿宋"/>
          <w:bCs/>
          <w:sz w:val="24"/>
          <w:szCs w:val="24"/>
        </w:rPr>
        <w:t>是圆</w:t>
      </w:r>
      <w:r>
        <w:rPr>
          <w:rFonts w:ascii="仿宋" w:hAnsi="仿宋" w:eastAsia="仿宋"/>
          <w:bCs/>
          <w:position w:val="-12"/>
          <w:sz w:val="24"/>
          <w:szCs w:val="24"/>
        </w:rPr>
        <w:object>
          <v:shape id="_x0000_i1184" o:spt="75" type="#_x0000_t75" style="height:19.55pt;width:136.5pt;" o:ole="t" filled="f" o:preferrelative="t" stroked="f" coordsize="21600,21600">
            <v:path/>
            <v:fill on="f" focussize="0,0"/>
            <v:stroke on="f" joinstyle="miter"/>
            <v:imagedata r:id="rId295" o:title=""/>
            <o:lock v:ext="edit" aspectratio="t"/>
            <w10:wrap type="none"/>
            <w10:anchorlock/>
          </v:shape>
          <o:OLEObject Type="Embed" ProgID="Equation.DSMT4" ShapeID="_x0000_i1184" DrawAspect="Content" ObjectID="_1468075884" r:id="rId294">
            <o:LockedField>false</o:LockedField>
          </o:OLEObject>
        </w:object>
      </w:r>
      <w:r>
        <w:rPr>
          <w:rFonts w:hint="eastAsia" w:ascii="仿宋" w:hAnsi="仿宋" w:eastAsia="仿宋"/>
          <w:bCs/>
          <w:sz w:val="24"/>
          <w:szCs w:val="24"/>
        </w:rPr>
        <w:t>上的动点，则</w:t>
      </w:r>
      <w:r>
        <w:rPr>
          <w:rFonts w:ascii="仿宋" w:hAnsi="仿宋" w:eastAsia="仿宋"/>
          <w:bCs/>
          <w:position w:val="-14"/>
          <w:sz w:val="24"/>
          <w:szCs w:val="24"/>
        </w:rPr>
        <w:object>
          <v:shape id="_x0000_i1185" o:spt="75" type="#_x0000_t75" style="height:19.55pt;width:23.3pt;" o:ole="t" filled="f" o:preferrelative="t" stroked="f" coordsize="21600,21600">
            <v:path/>
            <v:fill on="f" focussize="0,0"/>
            <v:stroke on="f" joinstyle="miter"/>
            <v:imagedata r:id="rId297" o:title=""/>
            <o:lock v:ext="edit" aspectratio="t"/>
            <w10:wrap type="none"/>
            <w10:anchorlock/>
          </v:shape>
          <o:OLEObject Type="Embed" ProgID="Equation.DSMT4" ShapeID="_x0000_i1185" DrawAspect="Content" ObjectID="_1468075885" r:id="rId296">
            <o:LockedField>false</o:LockedField>
          </o:OLEObject>
        </w:object>
      </w:r>
      <w:r>
        <w:rPr>
          <w:rFonts w:hint="eastAsia" w:ascii="仿宋" w:hAnsi="仿宋" w:eastAsia="仿宋"/>
          <w:bCs/>
          <w:sz w:val="24"/>
          <w:szCs w:val="24"/>
        </w:rPr>
        <w:t>的取值范围是</w:t>
      </w:r>
      <w:r>
        <w:rPr>
          <w:rFonts w:hint="eastAsia" w:ascii="仿宋" w:hAnsi="仿宋" w:eastAsia="仿宋"/>
          <w:bCs/>
          <w:sz w:val="24"/>
          <w:szCs w:val="24"/>
          <w:u w:val="single"/>
        </w:rPr>
        <w:t xml:space="preserve">      </w: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Times New Roman"/>
          <w:bCs/>
          <w:sz w:val="24"/>
          <w:szCs w:val="24"/>
        </w:rPr>
      </w:pPr>
      <w:r>
        <w:rPr>
          <w:rFonts w:ascii="Times New Roman" w:hAnsi="Times New Roman" w:eastAsia="仿宋" w:cs="Times New Roman"/>
          <w:sz w:val="24"/>
          <w:szCs w:val="24"/>
        </w:rPr>
        <w:t>2</w:t>
      </w:r>
      <w:r>
        <w:rPr>
          <w:rFonts w:hint="eastAsia" w:ascii="仿宋" w:hAnsi="仿宋" w:eastAsia="仿宋" w:cs="Times New Roman"/>
          <w:sz w:val="24"/>
          <w:szCs w:val="24"/>
        </w:rPr>
        <w:t>．</w:t>
      </w:r>
      <w:r>
        <w:rPr>
          <w:rFonts w:ascii="仿宋" w:hAnsi="仿宋" w:eastAsia="仿宋" w:cs="Times New Roman"/>
          <w:bCs/>
          <w:sz w:val="24"/>
          <w:szCs w:val="24"/>
        </w:rPr>
        <w:t>求圆心在直线</w:t>
      </w:r>
      <w:r>
        <w:rPr>
          <w:rFonts w:ascii="仿宋" w:hAnsi="仿宋" w:eastAsia="仿宋" w:cs="Times New Roman"/>
          <w:bCs/>
          <w:position w:val="-10"/>
          <w:sz w:val="24"/>
          <w:szCs w:val="24"/>
        </w:rPr>
        <w:object>
          <v:shape id="_x0000_i1186" o:spt="75" type="#_x0000_t75" style="height:15.8pt;width:62.45pt;" o:ole="t" filled="f" o:preferrelative="t" stroked="f" coordsize="21600,21600">
            <v:path/>
            <v:fill on="f" focussize="0,0"/>
            <v:stroke on="f" joinstyle="miter"/>
            <v:imagedata r:id="rId299" o:title=""/>
            <o:lock v:ext="edit" aspectratio="t"/>
            <w10:wrap type="none"/>
            <w10:anchorlock/>
          </v:shape>
          <o:OLEObject Type="Embed" ProgID="Equation.DSMT4" ShapeID="_x0000_i1186" DrawAspect="Content" ObjectID="_1468075886" r:id="rId298">
            <o:LockedField>false</o:LockedField>
          </o:OLEObject>
        </w:object>
      </w:r>
      <w:r>
        <w:rPr>
          <w:rFonts w:ascii="仿宋" w:hAnsi="仿宋" w:eastAsia="仿宋" w:cs="Times New Roman"/>
          <w:bCs/>
          <w:sz w:val="24"/>
          <w:szCs w:val="24"/>
        </w:rPr>
        <w:t>上，且经过两圆：</w:t>
      </w:r>
      <w:r>
        <w:rPr>
          <w:rFonts w:ascii="仿宋" w:hAnsi="仿宋" w:eastAsia="仿宋" w:cs="Times New Roman"/>
          <w:position w:val="-10"/>
          <w:sz w:val="24"/>
          <w:szCs w:val="24"/>
        </w:rPr>
        <w:object>
          <v:shape id="_x0000_i1187" o:spt="75" type="#_x0000_t75" style="height:19.55pt;width:95.7pt;" o:ole="t" filled="f" o:preferrelative="t" stroked="f" coordsize="21600,21600">
            <v:path/>
            <v:fill on="f" focussize="0,0"/>
            <v:stroke on="f" joinstyle="miter"/>
            <v:imagedata r:id="rId301" o:title=""/>
            <o:lock v:ext="edit" aspectratio="t"/>
            <w10:wrap type="none"/>
            <w10:anchorlock/>
          </v:shape>
          <o:OLEObject Type="Embed" ProgID="Equation.DSMT4" ShapeID="_x0000_i1187" DrawAspect="Content" ObjectID="_1468075887" r:id="rId300">
            <o:LockedField>false</o:LockedField>
          </o:OLEObject>
        </w:object>
      </w:r>
      <w:r>
        <w:rPr>
          <w:rFonts w:ascii="仿宋" w:hAnsi="仿宋" w:eastAsia="仿宋" w:cs="Times New Roman"/>
          <w:bCs/>
          <w:sz w:val="24"/>
          <w:szCs w:val="24"/>
        </w:rPr>
        <w:t>和</w:t>
      </w:r>
      <w:r>
        <w:rPr>
          <w:rFonts w:ascii="仿宋" w:hAnsi="仿宋" w:eastAsia="仿宋" w:cs="Times New Roman"/>
          <w:position w:val="-10"/>
          <w:sz w:val="24"/>
          <w:szCs w:val="24"/>
        </w:rPr>
        <w:object>
          <v:shape id="_x0000_i1188" o:spt="75" type="#_x0000_t75" style="height:19.55pt;width:101.15pt;" o:ole="t" filled="f" o:preferrelative="t" stroked="f" coordsize="21600,21600">
            <v:path/>
            <v:fill on="f" focussize="0,0"/>
            <v:stroke on="f" joinstyle="miter"/>
            <v:imagedata r:id="rId303" o:title=""/>
            <o:lock v:ext="edit" aspectratio="t"/>
            <w10:wrap type="none"/>
            <w10:anchorlock/>
          </v:shape>
          <o:OLEObject Type="Embed" ProgID="Equation.DSMT4" ShapeID="_x0000_i1188" DrawAspect="Content" ObjectID="_1468075888" r:id="rId302">
            <o:LockedField>false</o:LockedField>
          </o:OLEObject>
        </w:object>
      </w:r>
      <w:r>
        <w:rPr>
          <w:rFonts w:ascii="仿宋" w:hAnsi="仿宋" w:eastAsia="仿宋" w:cs="Times New Roman"/>
          <w:bCs/>
          <w:sz w:val="24"/>
          <w:szCs w:val="24"/>
        </w:rPr>
        <w:t>的交点的圆方程</w:t>
      </w:r>
      <w:bookmarkEnd w:id="49"/>
      <w:r>
        <w:rPr>
          <w:rFonts w:hint="eastAsia" w:ascii="仿宋" w:hAnsi="仿宋" w:eastAsia="仿宋" w:cs="Times New Roman"/>
          <w:bCs/>
          <w:sz w:val="24"/>
          <w:szCs w:val="24"/>
        </w:rPr>
        <w:t>．</w:t>
      </w:r>
    </w:p>
    <w:p>
      <w:pPr>
        <w:adjustRightInd w:val="0"/>
        <w:snapToGrid w:val="0"/>
        <w:spacing w:line="312" w:lineRule="auto"/>
        <w:ind w:firstLine="480" w:firstLineChars="200"/>
        <w:textAlignment w:val="center"/>
        <w:rPr>
          <w:rFonts w:ascii="仿宋" w:hAnsi="仿宋" w:eastAsia="仿宋" w:cs="Times New Roman"/>
          <w:sz w:val="24"/>
          <w:szCs w:val="24"/>
        </w:rPr>
      </w:pPr>
      <w:r>
        <w:rPr>
          <w:rFonts w:hint="eastAsia" w:ascii="仿宋" w:hAnsi="仿宋" w:eastAsia="仿宋" w:cs="Times New Roman"/>
          <w:sz w:val="24"/>
          <w:szCs w:val="24"/>
        </w:rPr>
        <w:t>[</w:t>
      </w:r>
      <w:r>
        <w:rPr>
          <w:rFonts w:ascii="仿宋" w:hAnsi="仿宋" w:eastAsia="仿宋" w:cs="Times New Roman"/>
          <w:sz w:val="24"/>
          <w:szCs w:val="24"/>
        </w:rPr>
        <w:t>设计意图</w:t>
      </w:r>
      <w:r>
        <w:rPr>
          <w:rFonts w:hint="eastAsia" w:ascii="仿宋" w:hAnsi="仿宋" w:eastAsia="仿宋" w:cs="Times New Roman"/>
          <w:sz w:val="24"/>
          <w:szCs w:val="24"/>
        </w:rPr>
        <w:t>]</w:t>
      </w:r>
      <w:r>
        <w:rPr>
          <w:rFonts w:ascii="仿宋" w:hAnsi="仿宋" w:eastAsia="仿宋" w:cs="Times New Roman"/>
          <w:sz w:val="24"/>
          <w:szCs w:val="24"/>
        </w:rPr>
        <w:t>对本节课所涉及的知识和思想方法进行小结，布置本节课的课后作业，能力拓展题供学有余力的学生选做</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bCs/>
          <w:sz w:val="24"/>
          <w:szCs w:val="24"/>
        </w:rPr>
      </w:pP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（环节六）结束语</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法国著名数学家、物理学家拉格朗日说：代数和几何独立地发展，它们的进展会很缓慢，而且，应用也会受到限制．但是当它们结合起来，彼此加强，必将一起以飞快的速度走向完美的境界．</w:t>
      </w:r>
    </w:p>
    <w:p>
      <w:pPr>
        <w:adjustRightInd w:val="0"/>
        <w:snapToGrid w:val="0"/>
        <w:spacing w:line="312" w:lineRule="auto"/>
        <w:ind w:firstLine="480" w:firstLineChars="200"/>
        <w:rPr>
          <w:rFonts w:ascii="仿宋" w:hAnsi="仿宋" w:eastAsia="仿宋" w:cs="仿宋"/>
          <w:color w:val="000000" w:themeColor="text1"/>
          <w:sz w:val="24"/>
          <w:szCs w:val="24"/>
        </w:rPr>
      </w:pPr>
      <w:r>
        <w:rPr>
          <w:rFonts w:hint="eastAsia" w:ascii="仿宋" w:hAnsi="仿宋" w:eastAsia="仿宋" w:cs="仿宋"/>
          <w:color w:val="000000" w:themeColor="text1"/>
          <w:sz w:val="24"/>
          <w:szCs w:val="24"/>
        </w:rPr>
        <w:t>祝愿同学们代数和几何学习比翼齐飞！</w:t>
      </w:r>
    </w:p>
    <w:p>
      <w:pPr>
        <w:tabs>
          <w:tab w:val="left" w:pos="420"/>
        </w:tabs>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[设计意图]融入学科德育，体会数与形的局限以及数形结合方法的作用．</w:t>
      </w:r>
    </w:p>
    <w:p>
      <w:pPr>
        <w:adjustRightInd w:val="0"/>
        <w:snapToGrid w:val="0"/>
        <w:spacing w:line="312" w:lineRule="auto"/>
        <w:ind w:firstLine="480" w:firstLineChars="200"/>
        <w:rPr>
          <w:rFonts w:ascii="仿宋" w:hAnsi="仿宋" w:eastAsia="仿宋" w:cs="仿宋"/>
          <w:color w:val="000000" w:themeColor="text1"/>
          <w:sz w:val="24"/>
          <w:szCs w:val="24"/>
        </w:rPr>
      </w:pP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课后作业参考答案：</w:t>
      </w:r>
    </w:p>
    <w:bookmarkEnd w:id="1"/>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[基础练习]</w:t>
      </w:r>
    </w:p>
    <w:p>
      <w:pPr>
        <w:adjustRightInd w:val="0"/>
        <w:snapToGrid w:val="0"/>
        <w:spacing w:line="312" w:lineRule="auto"/>
        <w:ind w:firstLine="480" w:firstLineChars="200"/>
        <w:rPr>
          <w:rFonts w:ascii="仿宋" w:hAnsi="仿宋" w:eastAsia="仿宋" w:cs="Times New Roman"/>
          <w:bCs/>
          <w:sz w:val="24"/>
          <w:szCs w:val="24"/>
        </w:rPr>
      </w:pPr>
      <w:r>
        <w:rPr>
          <w:rFonts w:ascii="Times New Roman" w:hAnsi="Times New Roman" w:eastAsia="仿宋" w:cs="Times New Roman"/>
          <w:sz w:val="24"/>
          <w:szCs w:val="24"/>
        </w:rPr>
        <w:t>1</w:t>
      </w:r>
      <w:r>
        <w:rPr>
          <w:rFonts w:hint="eastAsia" w:ascii="仿宋" w:hAnsi="仿宋" w:eastAsia="仿宋" w:cs="Times New Roman"/>
          <w:sz w:val="24"/>
          <w:szCs w:val="24"/>
        </w:rPr>
        <w:t>．</w:t>
      </w:r>
      <w:r>
        <w:rPr>
          <w:rFonts w:ascii="仿宋" w:hAnsi="仿宋" w:eastAsia="仿宋" w:cs="Times New Roman"/>
          <w:bCs/>
          <w:position w:val="-28"/>
          <w:sz w:val="24"/>
          <w:szCs w:val="24"/>
        </w:rPr>
        <w:object>
          <v:shape id="_x0000_i1189" o:spt="75" type="#_x0000_t75" style="height:36.6pt;width:122.35pt;" o:ole="t" filled="f" o:preferrelative="t" stroked="f" coordsize="21600,21600">
            <v:path/>
            <v:fill on="f" focussize="0,0"/>
            <v:stroke on="f" joinstyle="miter"/>
            <v:imagedata r:id="rId305" o:title=""/>
            <o:lock v:ext="edit" aspectratio="t"/>
            <w10:wrap type="none"/>
            <w10:anchorlock/>
          </v:shape>
          <o:OLEObject Type="Embed" ProgID="Equation.DSMT4" ShapeID="_x0000_i1189" DrawAspect="Content" ObjectID="_1468075889" r:id="rId304">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bCs/>
          <w:sz w:val="24"/>
          <w:szCs w:val="24"/>
        </w:rPr>
        <w:t>2</w:t>
      </w:r>
      <w:r>
        <w:rPr>
          <w:rFonts w:hint="eastAsia" w:ascii="仿宋" w:hAnsi="仿宋" w:eastAsia="仿宋" w:cs="Times New Roman"/>
          <w:bCs/>
          <w:sz w:val="24"/>
          <w:szCs w:val="24"/>
        </w:rPr>
        <w:t>．</w:t>
      </w:r>
      <w:r>
        <w:rPr>
          <w:rFonts w:ascii="仿宋" w:hAnsi="仿宋" w:eastAsia="仿宋" w:cs="Times New Roman"/>
          <w:bCs/>
          <w:position w:val="-14"/>
          <w:sz w:val="24"/>
          <w:szCs w:val="24"/>
        </w:rPr>
        <w:object>
          <v:shape id="_x0000_i1190" o:spt="75" type="#_x0000_t75" style="height:21.65pt;width:111.55pt;" o:ole="t" filled="f" o:preferrelative="t" stroked="f" coordsize="21600,21600">
            <v:path/>
            <v:fill on="f" focussize="0,0"/>
            <v:stroke on="f" joinstyle="miter"/>
            <v:imagedata r:id="rId307" o:title=""/>
            <o:lock v:ext="edit" aspectratio="t"/>
            <w10:wrap type="none"/>
            <w10:anchorlock/>
          </v:shape>
          <o:OLEObject Type="Embed" ProgID="Equation.DSMT4" ShapeID="_x0000_i1190" DrawAspect="Content" ObjectID="_1468075890" r:id="rId306">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jc w:val="left"/>
        <w:rPr>
          <w:rFonts w:ascii="仿宋" w:hAnsi="仿宋" w:eastAsia="仿宋" w:cs="Times New Roman"/>
          <w:bCs/>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仿宋" w:hAnsi="仿宋" w:eastAsia="仿宋" w:cs="Times New Roman"/>
          <w:sz w:val="24"/>
          <w:szCs w:val="24"/>
        </w:rPr>
        <w:t>把两个方程都化成圆的标准方程：</w:t>
      </w:r>
      <w:bookmarkStart w:id="51" w:name="_Hlk109367878"/>
      <w:r>
        <w:rPr>
          <w:rFonts w:ascii="仿宋" w:hAnsi="仿宋" w:eastAsia="仿宋" w:cs="Times New Roman"/>
          <w:bCs/>
          <w:position w:val="-12"/>
          <w:sz w:val="24"/>
          <w:szCs w:val="24"/>
        </w:rPr>
        <w:object>
          <v:shape id="_x0000_i1191" o:spt="75" type="#_x0000_t75" style="height:19.55pt;width:125.25pt;" o:ole="t" filled="f" o:preferrelative="t" stroked="f" coordsize="21600,21600">
            <v:path/>
            <v:fill on="f" focussize="0,0"/>
            <v:stroke on="f" joinstyle="miter"/>
            <v:imagedata r:id="rId309" o:title=""/>
            <o:lock v:ext="edit" aspectratio="t"/>
            <w10:wrap type="none"/>
            <w10:anchorlock/>
          </v:shape>
          <o:OLEObject Type="Embed" ProgID="Equation.DSMT4" ShapeID="_x0000_i1191" DrawAspect="Content" ObjectID="_1468075891" r:id="rId308">
            <o:LockedField>false</o:LockedField>
          </o:OLEObject>
        </w:object>
      </w:r>
      <w:bookmarkEnd w:id="51"/>
      <w:r>
        <w:rPr>
          <w:rFonts w:ascii="仿宋" w:hAnsi="仿宋" w:eastAsia="仿宋" w:cs="Times New Roman"/>
          <w:bCs/>
          <w:sz w:val="24"/>
          <w:szCs w:val="24"/>
        </w:rPr>
        <w:t>，</w:t>
      </w:r>
      <w:r>
        <w:rPr>
          <w:rFonts w:ascii="仿宋" w:hAnsi="仿宋" w:eastAsia="仿宋" w:cs="Times New Roman"/>
          <w:bCs/>
          <w:position w:val="-12"/>
          <w:sz w:val="24"/>
          <w:szCs w:val="24"/>
        </w:rPr>
        <w:object>
          <v:shape id="_x0000_i1192" o:spt="75" type="#_x0000_t75" style="height:19.55pt;width:125.25pt;" o:ole="t" filled="f" o:preferrelative="t" stroked="f" coordsize="21600,21600">
            <v:path/>
            <v:fill on="f" focussize="0,0"/>
            <v:stroke on="f" joinstyle="miter"/>
            <v:imagedata r:id="rId311" o:title=""/>
            <o:lock v:ext="edit" aspectratio="t"/>
            <w10:wrap type="none"/>
            <w10:anchorlock/>
          </v:shape>
          <o:OLEObject Type="Embed" ProgID="Equation.DSMT4" ShapeID="_x0000_i1192" DrawAspect="Content" ObjectID="_1468075892" r:id="rId310">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两个圆的圆心坐标分别是</w:t>
      </w:r>
      <w:r>
        <w:rPr>
          <w:rFonts w:ascii="仿宋" w:hAnsi="仿宋" w:eastAsia="仿宋" w:cs="Times New Roman"/>
          <w:bCs/>
          <w:position w:val="-10"/>
          <w:sz w:val="24"/>
          <w:szCs w:val="24"/>
        </w:rPr>
        <w:object>
          <v:shape id="_x0000_i1193" o:spt="75" type="#_x0000_t75" style="height:15.8pt;width:27.05pt;" o:ole="t" filled="f" o:preferrelative="t" stroked="f" coordsize="21600,21600">
            <v:path/>
            <v:fill on="f" focussize="0,0"/>
            <v:stroke on="f" joinstyle="miter"/>
            <v:imagedata r:id="rId313" o:title=""/>
            <o:lock v:ext="edit" aspectratio="t"/>
            <w10:wrap type="none"/>
            <w10:anchorlock/>
          </v:shape>
          <o:OLEObject Type="Embed" ProgID="Equation.DSMT4" ShapeID="_x0000_i1193" DrawAspect="Content" ObjectID="_1468075893" r:id="rId312">
            <o:LockedField>false</o:LockedField>
          </o:OLEObject>
        </w:object>
      </w:r>
      <w:r>
        <w:rPr>
          <w:rFonts w:hint="eastAsia" w:ascii="仿宋" w:hAnsi="仿宋" w:eastAsia="仿宋" w:cs="Times New Roman"/>
          <w:bCs/>
          <w:sz w:val="24"/>
          <w:szCs w:val="24"/>
        </w:rPr>
        <w:t>与</w:t>
      </w:r>
      <w:r>
        <w:rPr>
          <w:rFonts w:ascii="仿宋" w:hAnsi="仿宋" w:eastAsia="仿宋" w:cs="Times New Roman"/>
          <w:bCs/>
          <w:position w:val="-10"/>
          <w:sz w:val="24"/>
          <w:szCs w:val="24"/>
        </w:rPr>
        <w:object>
          <v:shape id="_x0000_i1194" o:spt="75" type="#_x0000_t75" style="height:15.8pt;width:32.05pt;" o:ole="t" filled="f" o:preferrelative="t" stroked="f" coordsize="21600,21600">
            <v:path/>
            <v:fill on="f" focussize="0,0"/>
            <v:stroke on="f" joinstyle="miter"/>
            <v:imagedata r:id="rId315" o:title=""/>
            <o:lock v:ext="edit" aspectratio="t"/>
            <w10:wrap type="none"/>
            <w10:anchorlock/>
          </v:shape>
          <o:OLEObject Type="Embed" ProgID="Equation.DSMT4" ShapeID="_x0000_i1194" DrawAspect="Content" ObjectID="_1468075894" r:id="rId314">
            <o:LockedField>false</o:LockedField>
          </o:OLEObject>
        </w:object>
      </w:r>
      <w:r>
        <w:rPr>
          <w:rFonts w:hint="eastAsia" w:ascii="仿宋" w:hAnsi="仿宋" w:eastAsia="仿宋" w:cs="Times New Roman"/>
          <w:bCs/>
          <w:sz w:val="24"/>
          <w:szCs w:val="24"/>
        </w:rPr>
        <w:t>，从而它们的圆心距</w:t>
      </w:r>
      <w:r>
        <w:rPr>
          <w:rFonts w:ascii="仿宋" w:hAnsi="仿宋" w:eastAsia="仿宋" w:cs="Times New Roman"/>
          <w:bCs/>
          <w:position w:val="-12"/>
          <w:sz w:val="24"/>
          <w:szCs w:val="24"/>
        </w:rPr>
        <w:object>
          <v:shape id="_x0000_i1195" o:spt="75" type="#_x0000_t75" style="height:17.9pt;width:66.6pt;" o:ole="t" filled="f" o:preferrelative="t" stroked="f" coordsize="21600,21600">
            <v:path/>
            <v:fill on="f" focussize="0,0"/>
            <v:stroke on="f" joinstyle="miter"/>
            <v:imagedata r:id="rId317" o:title=""/>
            <o:lock v:ext="edit" aspectratio="t"/>
            <w10:wrap type="none"/>
            <w10:anchorlock/>
          </v:shape>
          <o:OLEObject Type="Embed" ProgID="Equation.DSMT4" ShapeID="_x0000_i1195" DrawAspect="Content" ObjectID="_1468075895" r:id="rId316">
            <o:LockedField>false</o:LockedField>
          </o:OLEObject>
        </w:object>
      </w:r>
      <w:r>
        <w:rPr>
          <w:rFonts w:hint="eastAsia" w:ascii="仿宋" w:hAnsi="仿宋" w:eastAsia="仿宋" w:cs="Times New Roman"/>
          <w:bCs/>
          <w:sz w:val="24"/>
          <w:szCs w:val="24"/>
        </w:rPr>
        <w:t>．两个圆的半径分别是</w:t>
      </w:r>
      <w:r>
        <w:rPr>
          <w:rFonts w:ascii="仿宋" w:hAnsi="仿宋" w:eastAsia="仿宋" w:cs="Times New Roman"/>
          <w:bCs/>
          <w:position w:val="-12"/>
          <w:sz w:val="24"/>
          <w:szCs w:val="24"/>
        </w:rPr>
        <w:object>
          <v:shape id="_x0000_i1196" o:spt="75" type="#_x0000_t75" style="height:17.9pt;width:29.15pt;" o:ole="t" filled="f" o:preferrelative="t" stroked="f" coordsize="21600,21600">
            <v:path/>
            <v:fill on="f" focussize="0,0"/>
            <v:stroke on="f" joinstyle="miter"/>
            <v:imagedata r:id="rId319" o:title=""/>
            <o:lock v:ext="edit" aspectratio="t"/>
            <w10:wrap type="none"/>
            <w10:anchorlock/>
          </v:shape>
          <o:OLEObject Type="Embed" ProgID="Equation.DSMT4" ShapeID="_x0000_i1196" DrawAspect="Content" ObjectID="_1468075896" r:id="rId318">
            <o:LockedField>false</o:LockedField>
          </o:OLEObject>
        </w:object>
      </w:r>
      <w:r>
        <w:rPr>
          <w:rFonts w:hint="eastAsia" w:ascii="仿宋" w:hAnsi="仿宋" w:eastAsia="仿宋" w:cs="Times New Roman"/>
          <w:bCs/>
          <w:sz w:val="24"/>
          <w:szCs w:val="24"/>
        </w:rPr>
        <w:t>与</w:t>
      </w:r>
      <w:r>
        <w:rPr>
          <w:rFonts w:ascii="仿宋" w:hAnsi="仿宋" w:eastAsia="仿宋" w:cs="Times New Roman"/>
          <w:bCs/>
          <w:position w:val="-12"/>
          <w:sz w:val="24"/>
          <w:szCs w:val="24"/>
        </w:rPr>
        <w:object>
          <v:shape id="_x0000_i1197" o:spt="75" type="#_x0000_t75" style="height:17.9pt;width:27.9pt;" o:ole="t" filled="f" o:preferrelative="t" stroked="f" coordsize="21600,21600">
            <v:path/>
            <v:fill on="f" focussize="0,0"/>
            <v:stroke on="f" joinstyle="miter"/>
            <v:imagedata r:id="rId321" o:title=""/>
            <o:lock v:ext="edit" aspectratio="t"/>
            <w10:wrap type="none"/>
            <w10:anchorlock/>
          </v:shape>
          <o:OLEObject Type="Embed" ProgID="Equation.DSMT4" ShapeID="_x0000_i1197" DrawAspect="Content" ObjectID="_1468075897" r:id="rId320">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ascii="Times New Roman" w:hAnsi="Times New Roman" w:eastAsia="仿宋" w:cs="Times New Roman"/>
          <w:bCs/>
          <w:sz w:val="24"/>
          <w:szCs w:val="24"/>
        </w:rPr>
        <w:t>1</w:t>
      </w:r>
      <w:r>
        <w:rPr>
          <w:rFonts w:ascii="仿宋" w:hAnsi="仿宋" w:eastAsia="仿宋" w:cs="Times New Roman"/>
          <w:bCs/>
          <w:sz w:val="24"/>
          <w:szCs w:val="24"/>
        </w:rPr>
        <w:t>）当</w:t>
      </w:r>
      <w:r>
        <w:rPr>
          <w:rFonts w:ascii="仿宋" w:hAnsi="仿宋" w:eastAsia="仿宋" w:cs="Times New Roman"/>
          <w:bCs/>
          <w:position w:val="-14"/>
          <w:sz w:val="24"/>
          <w:szCs w:val="24"/>
        </w:rPr>
        <w:object>
          <v:shape id="_x0000_i1198" o:spt="75" type="#_x0000_t75" style="height:20.4pt;width:67.4pt;" o:ole="t" filled="f" o:preferrelative="t" stroked="f" coordsize="21600,21600">
            <v:path/>
            <v:fill on="f" focussize="0,0"/>
            <v:stroke on="f" joinstyle="miter"/>
            <v:imagedata r:id="rId323" o:title=""/>
            <o:lock v:ext="edit" aspectratio="t"/>
            <w10:wrap type="none"/>
            <w10:anchorlock/>
          </v:shape>
          <o:OLEObject Type="Embed" ProgID="Equation.DSMT4" ShapeID="_x0000_i1198" DrawAspect="Content" ObjectID="_1468075898" r:id="rId322">
            <o:LockedField>false</o:LockedField>
          </o:OLEObject>
        </w:object>
      </w:r>
      <w:r>
        <w:rPr>
          <w:rFonts w:hint="eastAsia" w:ascii="仿宋" w:hAnsi="仿宋" w:eastAsia="仿宋" w:cs="Times New Roman"/>
          <w:bCs/>
          <w:sz w:val="24"/>
          <w:szCs w:val="24"/>
        </w:rPr>
        <w:t>，</w:t>
      </w:r>
      <w:r>
        <w:rPr>
          <w:rFonts w:ascii="仿宋" w:hAnsi="仿宋" w:eastAsia="仿宋" w:cs="Times New Roman"/>
          <w:bCs/>
          <w:sz w:val="24"/>
          <w:szCs w:val="24"/>
        </w:rPr>
        <w:t>即</w:t>
      </w:r>
      <w:r>
        <w:rPr>
          <w:rFonts w:ascii="仿宋" w:hAnsi="仿宋" w:eastAsia="仿宋" w:cs="Times New Roman"/>
          <w:bCs/>
          <w:position w:val="-6"/>
          <w:sz w:val="24"/>
          <w:szCs w:val="24"/>
        </w:rPr>
        <w:object>
          <v:shape id="_x0000_i1199" o:spt="75" type="#_x0000_t75" style="height:14.15pt;width:27.9pt;" o:ole="t" filled="f" o:preferrelative="t" stroked="f" coordsize="21600,21600">
            <v:path/>
            <v:fill on="f" focussize="0,0"/>
            <v:stroke on="f" joinstyle="miter"/>
            <v:imagedata r:id="rId325" o:title=""/>
            <o:lock v:ext="edit" aspectratio="t"/>
            <w10:wrap type="none"/>
            <w10:anchorlock/>
          </v:shape>
          <o:OLEObject Type="Embed" ProgID="Equation.DSMT4" ShapeID="_x0000_i1199" DrawAspect="Content" ObjectID="_1468075899" r:id="rId324">
            <o:LockedField>false</o:LockedField>
          </o:OLEObject>
        </w:object>
      </w:r>
      <w:r>
        <w:rPr>
          <w:rFonts w:ascii="仿宋" w:hAnsi="仿宋" w:eastAsia="仿宋" w:cs="Times New Roman"/>
          <w:bCs/>
          <w:sz w:val="24"/>
          <w:szCs w:val="24"/>
        </w:rPr>
        <w:t>时，两圆外切；当</w:t>
      </w:r>
      <w:r>
        <w:rPr>
          <w:rFonts w:ascii="仿宋" w:hAnsi="仿宋" w:eastAsia="仿宋" w:cs="Times New Roman"/>
          <w:bCs/>
          <w:position w:val="-14"/>
          <w:sz w:val="24"/>
          <w:szCs w:val="24"/>
        </w:rPr>
        <w:object>
          <v:shape id="_x0000_i1200" o:spt="75" type="#_x0000_t75" style="height:20.4pt;width:89.9pt;" o:ole="t" filled="f" o:preferrelative="t" stroked="f" coordsize="21600,21600">
            <v:path/>
            <v:fill on="f" focussize="0,0"/>
            <v:stroke on="f" joinstyle="miter"/>
            <v:imagedata r:id="rId327" o:title=""/>
            <o:lock v:ext="edit" aspectratio="t"/>
            <w10:wrap type="none"/>
            <w10:anchorlock/>
          </v:shape>
          <o:OLEObject Type="Embed" ProgID="Equation.DSMT4" ShapeID="_x0000_i1200" DrawAspect="Content" ObjectID="_1468075900" r:id="rId326">
            <o:LockedField>false</o:LockedField>
          </o:OLEObject>
        </w:object>
      </w:r>
      <w:r>
        <w:rPr>
          <w:rFonts w:ascii="仿宋" w:hAnsi="仿宋" w:eastAsia="仿宋" w:cs="Times New Roman"/>
          <w:bCs/>
          <w:sz w:val="24"/>
          <w:szCs w:val="24"/>
        </w:rPr>
        <w:t>，即</w:t>
      </w:r>
      <w:r>
        <w:rPr>
          <w:rFonts w:ascii="仿宋" w:hAnsi="仿宋" w:eastAsia="仿宋" w:cs="Times New Roman"/>
          <w:bCs/>
          <w:position w:val="-6"/>
          <w:sz w:val="24"/>
          <w:szCs w:val="24"/>
        </w:rPr>
        <w:object>
          <v:shape id="_x0000_i1201" o:spt="75" type="#_x0000_t75" style="height:12.9pt;width:24.55pt;" o:ole="t" filled="f" o:preferrelative="t" stroked="f" coordsize="21600,21600">
            <v:path/>
            <v:fill on="f" focussize="0,0"/>
            <v:stroke on="f" joinstyle="miter"/>
            <v:imagedata r:id="rId329" o:title=""/>
            <o:lock v:ext="edit" aspectratio="t"/>
            <w10:wrap type="none"/>
            <w10:anchorlock/>
          </v:shape>
          <o:OLEObject Type="Embed" ProgID="Equation.DSMT4" ShapeID="_x0000_i1201" DrawAspect="Content" ObjectID="_1468075901" r:id="rId328">
            <o:LockedField>false</o:LockedField>
          </o:OLEObject>
        </w:object>
      </w:r>
      <w:r>
        <w:rPr>
          <w:rFonts w:ascii="仿宋" w:hAnsi="仿宋" w:eastAsia="仿宋" w:cs="Times New Roman"/>
          <w:bCs/>
          <w:sz w:val="24"/>
          <w:szCs w:val="24"/>
        </w:rPr>
        <w:t>时，两圆内切</w: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ascii="Times New Roman" w:hAnsi="Times New Roman" w:eastAsia="仿宋" w:cs="Times New Roman"/>
          <w:bCs/>
          <w:sz w:val="24"/>
          <w:szCs w:val="24"/>
        </w:rPr>
        <w:t>2</w:t>
      </w:r>
      <w:r>
        <w:rPr>
          <w:rFonts w:ascii="仿宋" w:hAnsi="仿宋" w:eastAsia="仿宋" w:cs="Times New Roman"/>
          <w:bCs/>
          <w:sz w:val="24"/>
          <w:szCs w:val="24"/>
        </w:rPr>
        <w:t>）当</w:t>
      </w:r>
      <w:r>
        <w:rPr>
          <w:rFonts w:ascii="仿宋" w:hAnsi="仿宋" w:eastAsia="仿宋" w:cs="Times New Roman"/>
          <w:bCs/>
          <w:position w:val="-14"/>
          <w:sz w:val="24"/>
          <w:szCs w:val="24"/>
        </w:rPr>
        <w:object>
          <v:shape id="_x0000_i1202" o:spt="75" type="#_x0000_t75" style="height:20.4pt;width:109.45pt;" o:ole="t" filled="f" o:preferrelative="t" stroked="f" coordsize="21600,21600">
            <v:path/>
            <v:fill on="f" focussize="0,0"/>
            <v:stroke on="f" joinstyle="miter"/>
            <v:imagedata r:id="rId331" o:title=""/>
            <o:lock v:ext="edit" aspectratio="t"/>
            <w10:wrap type="none"/>
            <w10:anchorlock/>
          </v:shape>
          <o:OLEObject Type="Embed" ProgID="Equation.DSMT4" ShapeID="_x0000_i1202" DrawAspect="Content" ObjectID="_1468075902" r:id="rId330">
            <o:LockedField>false</o:LockedField>
          </o:OLEObject>
        </w:object>
      </w:r>
      <w:r>
        <w:rPr>
          <w:rFonts w:ascii="仿宋" w:hAnsi="仿宋" w:eastAsia="仿宋" w:cs="Times New Roman"/>
          <w:bCs/>
          <w:sz w:val="24"/>
          <w:szCs w:val="24"/>
        </w:rPr>
        <w:t>，即</w:t>
      </w:r>
      <w:r>
        <w:rPr>
          <w:rFonts w:ascii="仿宋" w:hAnsi="仿宋" w:eastAsia="仿宋" w:cs="Times New Roman"/>
          <w:bCs/>
          <w:position w:val="-6"/>
          <w:sz w:val="24"/>
          <w:szCs w:val="24"/>
        </w:rPr>
        <w:object>
          <v:shape id="_x0000_i1203" o:spt="75" type="#_x0000_t75" style="height:14.15pt;width:44.1pt;" o:ole="t" filled="f" o:preferrelative="t" stroked="f" coordsize="21600,21600">
            <v:path/>
            <v:fill on="f" focussize="0,0"/>
            <v:stroke on="f" joinstyle="miter"/>
            <v:imagedata r:id="rId333" o:title=""/>
            <o:lock v:ext="edit" aspectratio="t"/>
            <w10:wrap type="none"/>
            <w10:anchorlock/>
          </v:shape>
          <o:OLEObject Type="Embed" ProgID="Equation.DSMT4" ShapeID="_x0000_i1203" DrawAspect="Content" ObjectID="_1468075903" r:id="rId332">
            <o:LockedField>false</o:LockedField>
          </o:OLEObject>
        </w:object>
      </w:r>
      <w:r>
        <w:rPr>
          <w:rFonts w:ascii="仿宋" w:hAnsi="仿宋" w:eastAsia="仿宋" w:cs="Times New Roman"/>
          <w:bCs/>
          <w:sz w:val="24"/>
          <w:szCs w:val="24"/>
        </w:rPr>
        <w:t>时，两圆相交</w: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bCs/>
          <w:sz w:val="24"/>
          <w:szCs w:val="24"/>
        </w:rPr>
      </w:pPr>
      <w:r>
        <w:rPr>
          <w:rFonts w:ascii="仿宋" w:hAnsi="仿宋" w:eastAsia="仿宋" w:cs="Times New Roman"/>
          <w:bCs/>
          <w:sz w:val="24"/>
          <w:szCs w:val="24"/>
        </w:rPr>
        <w:t>（</w:t>
      </w:r>
      <w:r>
        <w:rPr>
          <w:rFonts w:ascii="Times New Roman" w:hAnsi="Times New Roman" w:eastAsia="仿宋" w:cs="Times New Roman"/>
          <w:bCs/>
          <w:sz w:val="24"/>
          <w:szCs w:val="24"/>
        </w:rPr>
        <w:t>3</w:t>
      </w:r>
      <w:r>
        <w:rPr>
          <w:rFonts w:ascii="仿宋" w:hAnsi="仿宋" w:eastAsia="仿宋" w:cs="Times New Roman"/>
          <w:bCs/>
          <w:sz w:val="24"/>
          <w:szCs w:val="24"/>
        </w:rPr>
        <w:t>）当</w:t>
      </w:r>
      <w:r>
        <w:rPr>
          <w:rFonts w:ascii="仿宋" w:hAnsi="仿宋" w:eastAsia="仿宋" w:cs="Times New Roman"/>
          <w:bCs/>
          <w:position w:val="-14"/>
          <w:sz w:val="24"/>
          <w:szCs w:val="24"/>
        </w:rPr>
        <w:object>
          <v:shape id="_x0000_i1204" o:spt="75" type="#_x0000_t75" style="height:20.4pt;width:89.9pt;" o:ole="t" filled="f" o:preferrelative="t" stroked="f" coordsize="21600,21600">
            <v:path/>
            <v:fill on="f" focussize="0,0"/>
            <v:stroke on="f" joinstyle="miter"/>
            <v:imagedata r:id="rId335" o:title=""/>
            <o:lock v:ext="edit" aspectratio="t"/>
            <w10:wrap type="none"/>
            <w10:anchorlock/>
          </v:shape>
          <o:OLEObject Type="Embed" ProgID="Equation.DSMT4" ShapeID="_x0000_i1204" DrawAspect="Content" ObjectID="_1468075904" r:id="rId334">
            <o:LockedField>false</o:LockedField>
          </o:OLEObject>
        </w:object>
      </w:r>
      <w:r>
        <w:rPr>
          <w:rFonts w:ascii="仿宋" w:hAnsi="仿宋" w:eastAsia="仿宋" w:cs="Times New Roman"/>
          <w:bCs/>
          <w:sz w:val="24"/>
          <w:szCs w:val="24"/>
        </w:rPr>
        <w:t>，即</w:t>
      </w:r>
      <w:r>
        <w:rPr>
          <w:rFonts w:ascii="仿宋" w:hAnsi="仿宋" w:eastAsia="仿宋" w:cs="Times New Roman"/>
          <w:bCs/>
          <w:position w:val="-6"/>
          <w:sz w:val="24"/>
          <w:szCs w:val="24"/>
        </w:rPr>
        <w:object>
          <v:shape id="_x0000_i1205" o:spt="75" type="#_x0000_t75" style="height:14.15pt;width:44.95pt;" o:ole="t" filled="f" o:preferrelative="t" stroked="f" coordsize="21600,21600">
            <v:path/>
            <v:fill on="f" focussize="0,0"/>
            <v:stroke on="f" joinstyle="miter"/>
            <v:imagedata r:id="rId337" o:title=""/>
            <o:lock v:ext="edit" aspectratio="t"/>
            <w10:wrap type="none"/>
            <w10:anchorlock/>
          </v:shape>
          <o:OLEObject Type="Embed" ProgID="Equation.DSMT4" ShapeID="_x0000_i1205" DrawAspect="Content" ObjectID="_1468075905" r:id="rId336">
            <o:LockedField>false</o:LockedField>
          </o:OLEObject>
        </w:object>
      </w:r>
      <w:r>
        <w:rPr>
          <w:rFonts w:ascii="仿宋" w:hAnsi="仿宋" w:eastAsia="仿宋" w:cs="Times New Roman"/>
          <w:bCs/>
          <w:sz w:val="24"/>
          <w:szCs w:val="24"/>
        </w:rPr>
        <w:t>时，两圆内含</w:t>
      </w:r>
      <w:r>
        <w:rPr>
          <w:rFonts w:hint="eastAsia" w:ascii="仿宋" w:hAnsi="仿宋" w:eastAsia="仿宋" w:cs="Times New Roman"/>
          <w:bCs/>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Times New Roman" w:hAnsi="Times New Roman" w:eastAsia="仿宋" w:cs="Times New Roman"/>
          <w:sz w:val="24"/>
          <w:szCs w:val="24"/>
        </w:rPr>
        <w:t>4</w:t>
      </w:r>
      <w:r>
        <w:rPr>
          <w:rFonts w:hint="eastAsia" w:ascii="仿宋" w:hAnsi="仿宋" w:eastAsia="仿宋" w:cs="Times New Roman"/>
          <w:sz w:val="24"/>
          <w:szCs w:val="24"/>
        </w:rPr>
        <w:t>．</w:t>
      </w:r>
      <w:r>
        <w:rPr>
          <w:rFonts w:ascii="仿宋" w:hAnsi="仿宋" w:eastAsia="仿宋" w:cs="Times New Roman"/>
          <w:sz w:val="24"/>
          <w:szCs w:val="24"/>
        </w:rPr>
        <w:t>把两个圆方程相减并整理，得</w:t>
      </w:r>
      <w:r>
        <w:rPr>
          <w:rFonts w:ascii="仿宋" w:hAnsi="仿宋" w:eastAsia="仿宋" w:cs="Times New Roman"/>
          <w:position w:val="-10"/>
          <w:sz w:val="24"/>
          <w:szCs w:val="24"/>
        </w:rPr>
        <w:object>
          <v:shape id="_x0000_i1206" o:spt="75" type="#_x0000_t75" style="height:15.8pt;width:49.55pt;" o:ole="t" filled="f" o:preferrelative="t" stroked="f" coordsize="21600,21600">
            <v:path/>
            <v:fill on="f" focussize="0,0"/>
            <v:stroke on="f" joinstyle="miter"/>
            <v:imagedata r:id="rId339" o:title=""/>
            <o:lock v:ext="edit" aspectratio="t"/>
            <w10:wrap type="none"/>
            <w10:anchorlock/>
          </v:shape>
          <o:OLEObject Type="Embed" ProgID="Equation.DSMT4" ShapeID="_x0000_i1206" DrawAspect="Content" ObjectID="_1468075906" r:id="rId338">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圆</w:t>
      </w:r>
      <w:r>
        <w:rPr>
          <w:rFonts w:ascii="仿宋" w:hAnsi="仿宋" w:eastAsia="仿宋" w:cs="Times New Roman"/>
          <w:position w:val="-10"/>
          <w:sz w:val="24"/>
          <w:szCs w:val="24"/>
        </w:rPr>
        <w:object>
          <v:shape id="_x0000_i1207" o:spt="75" type="#_x0000_t75" style="height:17.9pt;width:56.2pt;" o:ole="t" filled="f" o:preferrelative="t" stroked="f" coordsize="21600,21600">
            <v:path/>
            <v:fill on="f" focussize="0,0"/>
            <v:stroke on="f" joinstyle="miter"/>
            <v:imagedata r:id="rId281" o:title=""/>
            <o:lock v:ext="edit" aspectratio="t"/>
            <w10:wrap type="none"/>
            <w10:anchorlock/>
          </v:shape>
          <o:OLEObject Type="Embed" ProgID="Equation.DSMT4" ShapeID="_x0000_i1207" DrawAspect="Content" ObjectID="_1468075907" r:id="rId340">
            <o:LockedField>false</o:LockedField>
          </o:OLEObject>
        </w:object>
      </w:r>
      <w:r>
        <w:rPr>
          <w:rFonts w:ascii="仿宋" w:hAnsi="仿宋" w:eastAsia="仿宋" w:cs="Times New Roman"/>
          <w:sz w:val="24"/>
          <w:szCs w:val="24"/>
        </w:rPr>
        <w:t>的圆心</w:t>
      </w:r>
      <w:r>
        <w:rPr>
          <w:rFonts w:ascii="仿宋" w:hAnsi="仿宋" w:eastAsia="仿宋" w:cs="Times New Roman"/>
          <w:position w:val="-10"/>
          <w:sz w:val="24"/>
          <w:szCs w:val="24"/>
        </w:rPr>
        <w:object>
          <v:shape id="_x0000_i1208" o:spt="75" type="#_x0000_t75" style="height:15.8pt;width:27.9pt;" o:ole="t" filled="f" o:preferrelative="t" stroked="f" coordsize="21600,21600">
            <v:path/>
            <v:fill on="f" focussize="0,0"/>
            <v:stroke on="f" joinstyle="miter"/>
            <v:imagedata r:id="rId342" o:title=""/>
            <o:lock v:ext="edit" aspectratio="t"/>
            <w10:wrap type="none"/>
            <w10:anchorlock/>
          </v:shape>
          <o:OLEObject Type="Embed" ProgID="Equation.DSMT4" ShapeID="_x0000_i1208" DrawAspect="Content" ObjectID="_1468075908" r:id="rId341">
            <o:LockedField>false</o:LockedField>
          </o:OLEObject>
        </w:object>
      </w:r>
      <w:r>
        <w:rPr>
          <w:rFonts w:ascii="仿宋" w:hAnsi="仿宋" w:eastAsia="仿宋" w:cs="Times New Roman"/>
          <w:sz w:val="24"/>
          <w:szCs w:val="24"/>
        </w:rPr>
        <w:t>到直线</w:t>
      </w:r>
      <w:r>
        <w:rPr>
          <w:rFonts w:ascii="仿宋" w:hAnsi="仿宋" w:eastAsia="仿宋" w:cs="Times New Roman"/>
          <w:position w:val="-10"/>
          <w:sz w:val="24"/>
          <w:szCs w:val="24"/>
        </w:rPr>
        <w:object>
          <v:shape id="_x0000_i1209" o:spt="75" type="#_x0000_t75" style="height:15.8pt;width:49.55pt;" o:ole="t" filled="f" o:preferrelative="t" stroked="f" coordsize="21600,21600">
            <v:path/>
            <v:fill on="f" focussize="0,0"/>
            <v:stroke on="f" joinstyle="miter"/>
            <v:imagedata r:id="rId344" o:title=""/>
            <o:lock v:ext="edit" aspectratio="t"/>
            <w10:wrap type="none"/>
            <w10:anchorlock/>
          </v:shape>
          <o:OLEObject Type="Embed" ProgID="Equation.DSMT4" ShapeID="_x0000_i1209" DrawAspect="Content" ObjectID="_1468075909" r:id="rId343">
            <o:LockedField>false</o:LockedField>
          </o:OLEObject>
        </w:object>
      </w:r>
      <w:r>
        <w:rPr>
          <w:rFonts w:ascii="仿宋" w:hAnsi="仿宋" w:eastAsia="仿宋" w:cs="Times New Roman"/>
          <w:sz w:val="24"/>
          <w:szCs w:val="24"/>
        </w:rPr>
        <w:t>的距离为</w:t>
      </w:r>
      <w:r>
        <w:rPr>
          <w:rFonts w:ascii="仿宋" w:hAnsi="仿宋" w:eastAsia="仿宋" w:cs="Times New Roman"/>
          <w:position w:val="-24"/>
          <w:sz w:val="24"/>
          <w:szCs w:val="24"/>
        </w:rPr>
        <w:object>
          <v:shape id="_x0000_i1210" o:spt="75" type="#_x0000_t75" style="height:29.95pt;width:12.9pt;" o:ole="t" filled="f" o:preferrelative="t" stroked="f" coordsize="21600,21600">
            <v:path/>
            <v:fill on="f" focussize="0,0"/>
            <v:stroke on="f" joinstyle="miter"/>
            <v:imagedata r:id="rId346" o:title=""/>
            <o:lock v:ext="edit" aspectratio="t"/>
            <w10:wrap type="none"/>
            <w10:anchorlock/>
          </v:shape>
          <o:OLEObject Type="Embed" ProgID="Equation.DSMT4" ShapeID="_x0000_i1210" DrawAspect="Content" ObjectID="_1468075910" r:id="rId345">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由勾股定理，得</w:t>
      </w:r>
      <w:r>
        <w:rPr>
          <w:rFonts w:ascii="仿宋" w:hAnsi="仿宋" w:eastAsia="仿宋" w:cs="Times New Roman"/>
          <w:position w:val="-28"/>
          <w:sz w:val="24"/>
          <w:szCs w:val="24"/>
        </w:rPr>
        <w:object>
          <v:shape id="_x0000_i1211" o:spt="75" type="#_x0000_t75" style="height:37.45pt;width:84.9pt;" o:ole="t" filled="f" o:preferrelative="t" stroked="f" coordsize="21600,21600">
            <v:path/>
            <v:fill on="f" focussize="0,0"/>
            <v:stroke on="f" joinstyle="miter"/>
            <v:imagedata r:id="rId348" o:title=""/>
            <o:lock v:ext="edit" aspectratio="t"/>
            <w10:wrap type="none"/>
            <w10:anchorlock/>
          </v:shape>
          <o:OLEObject Type="Embed" ProgID="Equation.DSMT4" ShapeID="_x0000_i1211" DrawAspect="Content" ObjectID="_1468075911" r:id="rId347">
            <o:LockedField>false</o:LockedField>
          </o:OLEObject>
        </w:object>
      </w:r>
      <w:r>
        <w:rPr>
          <w:rFonts w:ascii="仿宋" w:hAnsi="仿宋" w:eastAsia="仿宋" w:cs="Times New Roman"/>
          <w:sz w:val="24"/>
          <w:szCs w:val="24"/>
        </w:rPr>
        <w:t>，解得</w:t>
      </w:r>
      <w:r>
        <w:rPr>
          <w:rFonts w:ascii="仿宋" w:hAnsi="仿宋" w:eastAsia="仿宋" w:cs="Times New Roman"/>
          <w:position w:val="-6"/>
          <w:sz w:val="24"/>
          <w:szCs w:val="24"/>
        </w:rPr>
        <w:object>
          <v:shape id="_x0000_i1212" o:spt="75" type="#_x0000_t75" style="height:14.15pt;width:25.8pt;" o:ole="t" filled="f" o:preferrelative="t" stroked="f" coordsize="21600,21600">
            <v:path/>
            <v:fill on="f" focussize="0,0"/>
            <v:stroke on="f" joinstyle="miter"/>
            <v:imagedata r:id="rId350" o:title=""/>
            <o:lock v:ext="edit" aspectratio="t"/>
            <w10:wrap type="none"/>
            <w10:anchorlock/>
          </v:shape>
          <o:OLEObject Type="Embed" ProgID="Equation.DSMT4" ShapeID="_x0000_i1212" DrawAspect="Content" ObjectID="_1468075912" r:id="rId349">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ascii="仿宋" w:hAnsi="仿宋" w:eastAsia="仿宋" w:cs="Times New Roman"/>
          <w:sz w:val="24"/>
          <w:szCs w:val="24"/>
        </w:rPr>
        <w:t>[能力拓展]（选做）</w:t>
      </w:r>
    </w:p>
    <w:p>
      <w:pPr>
        <w:adjustRightInd w:val="0"/>
        <w:snapToGrid w:val="0"/>
        <w:spacing w:line="312" w:lineRule="auto"/>
        <w:ind w:firstLine="480" w:firstLineChars="200"/>
        <w:rPr>
          <w:rFonts w:ascii="仿宋" w:hAnsi="仿宋" w:eastAsia="仿宋" w:cs="Times New Roman"/>
        </w:rPr>
      </w:pPr>
      <w:r>
        <w:rPr>
          <w:rFonts w:ascii="Times New Roman" w:hAnsi="Times New Roman" w:eastAsia="仿宋" w:cs="Times New Roman"/>
          <w:bCs/>
          <w:sz w:val="24"/>
          <w:szCs w:val="24"/>
        </w:rPr>
        <w:t>1</w:t>
      </w:r>
      <w:r>
        <w:rPr>
          <w:rFonts w:hint="eastAsia" w:ascii="仿宋" w:hAnsi="仿宋" w:eastAsia="仿宋" w:cs="Times New Roman"/>
          <w:bCs/>
          <w:sz w:val="24"/>
          <w:szCs w:val="24"/>
        </w:rPr>
        <w:t>．</w:t>
      </w:r>
      <w:r>
        <w:rPr>
          <w:rFonts w:ascii="仿宋" w:hAnsi="仿宋" w:eastAsia="仿宋" w:cs="Times New Roman"/>
          <w:position w:val="-10"/>
          <w:sz w:val="24"/>
          <w:szCs w:val="24"/>
        </w:rPr>
        <w:object>
          <v:shape id="_x0000_i1213" o:spt="75" type="#_x0000_t75" style="height:19.55pt;width:136.5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1">
            <o:LockedField>false</o:LockedField>
          </o:OLEObject>
        </w:object>
      </w:r>
      <w:r>
        <w:rPr>
          <w:rFonts w:hint="eastAsia" w:ascii="仿宋" w:hAnsi="仿宋" w:eastAsia="仿宋" w:cs="Times New Roman"/>
          <w:sz w:val="24"/>
          <w:szCs w:val="24"/>
        </w:rPr>
        <w:t>．</w:t>
      </w:r>
    </w:p>
    <w:p>
      <w:pPr>
        <w:adjustRightInd w:val="0"/>
        <w:snapToGrid w:val="0"/>
        <w:spacing w:line="312" w:lineRule="auto"/>
        <w:ind w:firstLine="480" w:firstLineChars="200"/>
        <w:jc w:val="left"/>
        <w:rPr>
          <w:rFonts w:ascii="仿宋" w:hAnsi="仿宋" w:eastAsia="仿宋" w:cs="Times New Roman"/>
          <w:bCs/>
          <w:sz w:val="24"/>
          <w:szCs w:val="24"/>
        </w:rPr>
      </w:pPr>
      <w:r>
        <w:rPr>
          <w:rFonts w:ascii="Times New Roman" w:hAnsi="Times New Roman" w:eastAsia="仿宋" w:cs="Times New Roman"/>
          <w:bCs/>
          <w:sz w:val="24"/>
          <w:szCs w:val="24"/>
        </w:rPr>
        <w:t>2</w:t>
      </w:r>
      <w:r>
        <w:rPr>
          <w:rFonts w:hint="eastAsia" w:ascii="仿宋" w:hAnsi="仿宋" w:eastAsia="仿宋" w:cs="Times New Roman"/>
          <w:bCs/>
          <w:sz w:val="24"/>
          <w:szCs w:val="24"/>
        </w:rPr>
        <w:t>．</w:t>
      </w:r>
      <w:r>
        <w:rPr>
          <w:rFonts w:ascii="仿宋" w:hAnsi="仿宋" w:eastAsia="仿宋" w:cs="Times New Roman"/>
          <w:bCs/>
          <w:sz w:val="24"/>
          <w:szCs w:val="24"/>
        </w:rPr>
        <w:t>设所求圆的方程</w:t>
      </w:r>
      <w:r>
        <w:rPr>
          <w:rFonts w:hint="eastAsia" w:ascii="仿宋" w:hAnsi="仿宋" w:eastAsia="仿宋" w:cs="Times New Roman"/>
          <w:bCs/>
          <w:sz w:val="24"/>
          <w:szCs w:val="24"/>
        </w:rPr>
        <w:t>为</w:t>
      </w:r>
      <w:r>
        <w:rPr>
          <w:rFonts w:ascii="仿宋" w:hAnsi="仿宋" w:eastAsia="仿宋" w:cs="Times New Roman"/>
          <w:position w:val="-10"/>
          <w:sz w:val="24"/>
          <w:szCs w:val="24"/>
        </w:rPr>
        <w:object>
          <v:shape id="_x0000_i1214" o:spt="75" type="#_x0000_t75" style="height:19.55pt;width:208.5pt;" o:ole="t" filled="f" o:preferrelative="t" stroked="f" coordsize="21600,21600">
            <v:path/>
            <v:fill on="f" focussize="0,0"/>
            <v:stroke on="f" joinstyle="miter"/>
            <v:imagedata r:id="rId354" o:title=""/>
            <o:lock v:ext="edit" aspectratio="t"/>
            <w10:wrap type="none"/>
            <w10:anchorlock/>
          </v:shape>
          <o:OLEObject Type="Embed" ProgID="Equation.DSMT4" ShapeID="_x0000_i1214" DrawAspect="Content" ObjectID="_1468075914" r:id="rId353">
            <o:LockedField>false</o:LockedField>
          </o:OLEObject>
        </w:object>
      </w:r>
      <w:r>
        <w:rPr>
          <w:rFonts w:ascii="仿宋" w:hAnsi="仿宋" w:eastAsia="仿宋" w:cs="Times New Roman"/>
          <w:sz w:val="24"/>
          <w:szCs w:val="24"/>
        </w:rPr>
        <w:t>（</w:t>
      </w:r>
      <w:r>
        <w:rPr>
          <w:rFonts w:ascii="仿宋" w:hAnsi="仿宋" w:eastAsia="仿宋" w:cs="Times New Roman"/>
          <w:position w:val="-6"/>
          <w:sz w:val="24"/>
          <w:szCs w:val="24"/>
        </w:rPr>
        <w:object>
          <v:shape id="_x0000_i1215" o:spt="75" type="#_x0000_t75" style="height:14.15pt;width:30.8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ascii="仿宋" w:hAnsi="仿宋" w:eastAsia="仿宋" w:cs="Times New Roman"/>
          <w:sz w:val="24"/>
          <w:szCs w:val="24"/>
        </w:rPr>
        <w:t>）</w:t>
      </w:r>
      <w:r>
        <w:rPr>
          <w:rFonts w:hint="eastAsia" w:ascii="仿宋" w:hAnsi="仿宋" w:eastAsia="仿宋" w:cs="Times New Roman"/>
          <w:bCs/>
          <w:sz w:val="24"/>
          <w:szCs w:val="24"/>
        </w:rPr>
        <w:t>．</w:t>
      </w:r>
    </w:p>
    <w:p>
      <w:pPr>
        <w:adjustRightInd w:val="0"/>
        <w:snapToGrid w:val="0"/>
        <w:spacing w:line="312" w:lineRule="auto"/>
        <w:ind w:firstLine="480" w:firstLineChars="200"/>
        <w:jc w:val="left"/>
        <w:rPr>
          <w:rFonts w:ascii="仿宋" w:hAnsi="仿宋" w:eastAsia="仿宋" w:cs="Times New Roman"/>
          <w:bCs/>
          <w:sz w:val="24"/>
          <w:szCs w:val="24"/>
        </w:rPr>
      </w:pPr>
      <w:r>
        <w:rPr>
          <w:rFonts w:ascii="仿宋" w:hAnsi="仿宋" w:eastAsia="仿宋" w:cs="Times New Roman"/>
          <w:bCs/>
          <w:sz w:val="24"/>
          <w:szCs w:val="24"/>
        </w:rPr>
        <w:t>整理，得</w:t>
      </w:r>
      <w:r>
        <w:rPr>
          <w:rFonts w:ascii="仿宋" w:hAnsi="仿宋" w:eastAsia="仿宋" w:cs="Times New Roman"/>
          <w:position w:val="-10"/>
          <w:sz w:val="24"/>
          <w:szCs w:val="24"/>
        </w:rPr>
        <w:object>
          <v:shape id="_x0000_i1216" o:spt="75" type="#_x0000_t75" style="height:19.55pt;width:216pt;" o:ole="t" filled="f" o:preferrelative="t" stroked="f" coordsize="21600,21600">
            <v:path/>
            <v:fill on="f" focussize="0,0"/>
            <v:stroke on="f" joinstyle="miter"/>
            <v:imagedata r:id="rId358" o:title=""/>
            <o:lock v:ext="edit" aspectratio="t"/>
            <w10:wrap type="none"/>
            <w10:anchorlock/>
          </v:shape>
          <o:OLEObject Type="Embed" ProgID="Equation.DSMT4" ShapeID="_x0000_i1216" DrawAspect="Content" ObjectID="_1468075916" r:id="rId357">
            <o:LockedField>false</o:LockedField>
          </o:OLEObject>
        </w:object>
      </w:r>
      <w:r>
        <w:rPr>
          <w:rFonts w:ascii="仿宋" w:hAnsi="仿宋" w:eastAsia="仿宋" w:cs="Times New Roman"/>
          <w:bCs/>
          <w:sz w:val="24"/>
          <w:szCs w:val="24"/>
        </w:rPr>
        <w:t>，其圆心坐标为</w:t>
      </w:r>
      <w:r>
        <w:rPr>
          <w:rFonts w:ascii="仿宋" w:hAnsi="仿宋" w:eastAsia="仿宋" w:cs="Times New Roman"/>
          <w:bCs/>
          <w:position w:val="-28"/>
          <w:sz w:val="24"/>
          <w:szCs w:val="24"/>
        </w:rPr>
        <w:object>
          <v:shape id="_x0000_i1217" o:spt="75" type="#_x0000_t75" style="height:34.55pt;width:84.9pt;" o:ole="t" filled="f" o:preferrelative="t" stroked="f" coordsize="21600,21600">
            <v:path/>
            <v:fill on="f" focussize="0,0"/>
            <v:stroke on="f" joinstyle="miter"/>
            <v:imagedata r:id="rId360" o:title=""/>
            <o:lock v:ext="edit" aspectratio="t"/>
            <w10:wrap type="none"/>
            <w10:anchorlock/>
          </v:shape>
          <o:OLEObject Type="Embed" ProgID="Equation.DSMT4" ShapeID="_x0000_i1217" DrawAspect="Content" ObjectID="_1468075917" r:id="rId359">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jc w:val="left"/>
        <w:rPr>
          <w:rFonts w:ascii="仿宋" w:hAnsi="仿宋" w:eastAsia="仿宋" w:cs="Times New Roman"/>
          <w:bCs/>
          <w:sz w:val="24"/>
          <w:szCs w:val="24"/>
        </w:rPr>
      </w:pPr>
      <w:r>
        <w:rPr>
          <w:rFonts w:ascii="仿宋" w:hAnsi="仿宋" w:eastAsia="仿宋" w:cs="Times New Roman"/>
          <w:bCs/>
          <w:sz w:val="24"/>
          <w:szCs w:val="24"/>
        </w:rPr>
        <w:t>由圆心在直线</w:t>
      </w:r>
      <w:r>
        <w:rPr>
          <w:rFonts w:ascii="仿宋" w:hAnsi="仿宋" w:eastAsia="仿宋" w:cs="Times New Roman"/>
          <w:bCs/>
          <w:position w:val="-10"/>
          <w:sz w:val="24"/>
          <w:szCs w:val="24"/>
        </w:rPr>
        <w:object>
          <v:shape id="_x0000_i1218" o:spt="75" type="#_x0000_t75" style="height:15.8pt;width:62.45pt;" o:ole="t" filled="f" o:preferrelative="t" stroked="f" coordsize="21600,21600">
            <v:path/>
            <v:fill on="f" focussize="0,0"/>
            <v:stroke on="f" joinstyle="miter"/>
            <v:imagedata r:id="rId299" o:title=""/>
            <o:lock v:ext="edit" aspectratio="t"/>
            <w10:wrap type="none"/>
            <w10:anchorlock/>
          </v:shape>
          <o:OLEObject Type="Embed" ProgID="Equation.DSMT4" ShapeID="_x0000_i1218" DrawAspect="Content" ObjectID="_1468075918" r:id="rId361">
            <o:LockedField>false</o:LockedField>
          </o:OLEObject>
        </w:object>
      </w:r>
      <w:r>
        <w:rPr>
          <w:rFonts w:ascii="仿宋" w:hAnsi="仿宋" w:eastAsia="仿宋" w:cs="Times New Roman"/>
          <w:bCs/>
          <w:sz w:val="24"/>
          <w:szCs w:val="24"/>
        </w:rPr>
        <w:t>上，</w:t>
      </w:r>
      <w:r>
        <w:rPr>
          <w:rFonts w:hint="eastAsia" w:ascii="仿宋" w:hAnsi="仿宋" w:eastAsia="仿宋" w:cs="Times New Roman"/>
          <w:bCs/>
          <w:sz w:val="24"/>
          <w:szCs w:val="24"/>
        </w:rPr>
        <w:t>得</w:t>
      </w:r>
      <w:r>
        <w:rPr>
          <w:rFonts w:ascii="仿宋" w:hAnsi="仿宋" w:eastAsia="仿宋" w:cs="Times New Roman"/>
          <w:bCs/>
          <w:position w:val="-24"/>
          <w:sz w:val="24"/>
          <w:szCs w:val="24"/>
        </w:rPr>
        <w:object>
          <v:shape id="_x0000_i1219" o:spt="75" type="#_x0000_t75" style="height:29.95pt;width:104.45pt;" o:ole="t" filled="f" o:preferrelative="t" stroked="f" coordsize="21600,21600">
            <v:path/>
            <v:fill on="f" focussize="0,0"/>
            <v:stroke on="f" joinstyle="miter"/>
            <v:imagedata r:id="rId363" o:title=""/>
            <o:lock v:ext="edit" aspectratio="t"/>
            <w10:wrap type="none"/>
            <w10:anchorlock/>
          </v:shape>
          <o:OLEObject Type="Embed" ProgID="Equation.DSMT4" ShapeID="_x0000_i1219" DrawAspect="Content" ObjectID="_1468075919" r:id="rId362">
            <o:LockedField>false</o:LockedField>
          </o:OLEObject>
        </w:object>
      </w:r>
      <w:r>
        <w:rPr>
          <w:rFonts w:ascii="仿宋" w:hAnsi="仿宋" w:eastAsia="仿宋" w:cs="Times New Roman"/>
          <w:bCs/>
          <w:sz w:val="24"/>
          <w:szCs w:val="24"/>
        </w:rPr>
        <w:t>，解得</w:t>
      </w:r>
      <w:r>
        <w:rPr>
          <w:rFonts w:ascii="仿宋" w:hAnsi="仿宋" w:eastAsia="仿宋" w:cs="Times New Roman"/>
          <w:bCs/>
          <w:position w:val="-6"/>
          <w:sz w:val="24"/>
          <w:szCs w:val="24"/>
        </w:rPr>
        <w:object>
          <v:shape id="_x0000_i1220" o:spt="75" type="#_x0000_t75" style="height:14.15pt;width:36.6pt;" o:ole="t" filled="f" o:preferrelative="t" stroked="f" coordsize="21600,21600">
            <v:path/>
            <v:fill on="f" focussize="0,0"/>
            <v:stroke on="f" joinstyle="miter"/>
            <v:imagedata r:id="rId365" o:title=""/>
            <o:lock v:ext="edit" aspectratio="t"/>
            <w10:wrap type="none"/>
            <w10:anchorlock/>
          </v:shape>
          <o:OLEObject Type="Embed" ProgID="Equation.DSMT4" ShapeID="_x0000_i1220" DrawAspect="Content" ObjectID="_1468075920" r:id="rId364">
            <o:LockedField>false</o:LockedField>
          </o:OLEObject>
        </w:object>
      </w:r>
      <w:r>
        <w:rPr>
          <w:rFonts w:hint="eastAsia" w:ascii="仿宋" w:hAnsi="仿宋" w:eastAsia="仿宋" w:cs="Times New Roman"/>
          <w:bCs/>
          <w:sz w:val="24"/>
          <w:szCs w:val="24"/>
        </w:rPr>
        <w:t>．</w:t>
      </w:r>
    </w:p>
    <w:p>
      <w:pPr>
        <w:adjustRightInd w:val="0"/>
        <w:snapToGrid w:val="0"/>
        <w:spacing w:line="312" w:lineRule="auto"/>
        <w:ind w:firstLine="480" w:firstLineChars="200"/>
        <w:rPr>
          <w:rFonts w:hint="eastAsia" w:ascii="仿宋" w:hAnsi="仿宋" w:eastAsia="仿宋" w:cs="Times New Roman"/>
          <w:bCs/>
          <w:sz w:val="24"/>
          <w:szCs w:val="24"/>
        </w:rPr>
      </w:pPr>
      <w:r>
        <w:rPr>
          <w:rFonts w:ascii="仿宋" w:hAnsi="仿宋" w:eastAsia="仿宋" w:cs="Times New Roman"/>
          <w:bCs/>
          <w:sz w:val="24"/>
          <w:szCs w:val="24"/>
        </w:rPr>
        <w:t>因此，所求圆的方程</w:t>
      </w:r>
      <w:r>
        <w:rPr>
          <w:rFonts w:hint="eastAsia" w:ascii="仿宋" w:hAnsi="仿宋" w:eastAsia="仿宋" w:cs="Times New Roman"/>
          <w:bCs/>
          <w:sz w:val="24"/>
          <w:szCs w:val="24"/>
        </w:rPr>
        <w:t>为</w:t>
      </w:r>
      <w:r>
        <w:rPr>
          <w:rFonts w:ascii="仿宋" w:hAnsi="仿宋" w:eastAsia="仿宋" w:cs="Times New Roman"/>
          <w:bCs/>
          <w:position w:val="-10"/>
          <w:sz w:val="24"/>
          <w:szCs w:val="24"/>
        </w:rPr>
        <w:object>
          <v:shape id="_x0000_i1221" o:spt="75" type="#_x0000_t75" style="height:17.9pt;width:116.1pt;" o:ole="t" filled="f" o:preferrelative="t" stroked="f" coordsize="21600,21600">
            <v:path/>
            <v:fill on="f" focussize="0,0"/>
            <v:stroke on="f" joinstyle="miter"/>
            <v:imagedata r:id="rId367" o:title=""/>
            <o:lock v:ext="edit" aspectratio="t"/>
            <w10:wrap type="none"/>
            <w10:anchorlock/>
          </v:shape>
          <o:OLEObject Type="Embed" ProgID="Equation.DSMT4" ShapeID="_x0000_i1221" DrawAspect="Content" ObjectID="_1468075921" r:id="rId366">
            <o:LockedField>false</o:LockedField>
          </o:OLEObject>
        </w:object>
      </w:r>
      <w:r>
        <w:rPr>
          <w:rFonts w:hint="eastAsia" w:ascii="仿宋" w:hAnsi="仿宋" w:eastAsia="仿宋" w:cs="Times New Roman"/>
          <w:bCs/>
          <w:sz w:val="24"/>
          <w:szCs w:val="24"/>
        </w:rPr>
        <w:t>．</w:t>
      </w:r>
    </w:p>
    <w:p>
      <w:pPr>
        <w:adjustRightInd w:val="0"/>
        <w:snapToGrid w:val="0"/>
        <w:spacing w:line="360" w:lineRule="auto"/>
        <w:ind w:firstLine="480" w:firstLineChars="200"/>
        <w:jc w:val="right"/>
        <w:rPr>
          <w:rFonts w:hint="eastAsia" w:ascii="仿宋" w:hAnsi="仿宋" w:eastAsia="仿宋" w:cs="Times New Roman"/>
          <w:bCs/>
          <w:sz w:val="24"/>
          <w:szCs w:val="24"/>
          <w:lang w:eastAsia="zh"/>
          <w:woUserID w:val="1"/>
        </w:rPr>
      </w:pPr>
      <w:bookmarkStart w:id="52" w:name="_GoBack"/>
      <w:r>
        <w:rPr>
          <w:rFonts w:hint="eastAsia" w:ascii="仿宋" w:hAnsi="仿宋" w:eastAsia="仿宋" w:cs="Times New Roman"/>
          <w:bCs/>
          <w:sz w:val="24"/>
          <w:szCs w:val="24"/>
          <w:lang w:eastAsia="zh"/>
          <w:woUserID w:val="1"/>
        </w:rPr>
        <w:t>上海市基础教育数字化转型项目组(高中数学)</w:t>
      </w:r>
    </w:p>
    <w:p>
      <w:pPr>
        <w:adjustRightInd w:val="0"/>
        <w:snapToGrid w:val="0"/>
        <w:spacing w:line="360" w:lineRule="auto"/>
        <w:ind w:firstLine="480" w:firstLineChars="200"/>
        <w:jc w:val="right"/>
        <w:rPr>
          <w:rFonts w:hint="eastAsia" w:ascii="仿宋" w:hAnsi="仿宋" w:eastAsia="仿宋" w:cs="Times New Roman"/>
          <w:bCs/>
          <w:sz w:val="24"/>
          <w:szCs w:val="24"/>
          <w:lang w:eastAsia="zh"/>
          <w:woUserID w:val="1"/>
        </w:rPr>
      </w:pPr>
      <w:r>
        <w:rPr>
          <w:rFonts w:hint="eastAsia" w:ascii="仿宋" w:hAnsi="仿宋" w:eastAsia="仿宋" w:cs="Times New Roman"/>
          <w:bCs/>
          <w:sz w:val="24"/>
          <w:szCs w:val="24"/>
          <w:lang w:eastAsia="zh"/>
          <w:woUserID w:val="1"/>
        </w:rPr>
        <w:t>制作时间:2024年</w:t>
      </w:r>
    </w:p>
    <w:bookmarkEnd w:id="52"/>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rPr>
        <w:rFonts w:hint="eastAsia"/>
      </w:rPr>
      <w:t>第</w:t>
    </w:r>
    <w:sdt>
      <w:sdtPr>
        <w:id w:val="-1"/>
      </w:sdtPr>
      <w:sdtContent>
        <w:r>
          <w:fldChar w:fldCharType="begin"/>
        </w:r>
        <w:r>
          <w:instrText xml:space="preserve">PAGE   \* MERGEFORMAT</w:instrText>
        </w:r>
        <w:r>
          <w:fldChar w:fldCharType="separate"/>
        </w:r>
        <w:r>
          <w:rPr>
            <w:lang w:val="zh-CN"/>
          </w:rPr>
          <w:t>8</w:t>
        </w:r>
        <w:r>
          <w:rPr>
            <w:lang w:val="zh-CN"/>
          </w:rPr>
          <w:fldChar w:fldCharType="end"/>
        </w:r>
        <w:r>
          <w:rPr>
            <w:rFonts w:hint="eastAsia"/>
          </w:rPr>
          <w:t>页</w:t>
        </w:r>
      </w:sdtContent>
    </w:sdt>
  </w:p>
  <w:p>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光明中学">
    <w15:presenceInfo w15:providerId="None" w15:userId="光明中学"/>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WY2OTkxYTg2NDlkNWJlODU3YjZmMTljMjY1YmMzODMifQ=="/>
  </w:docVars>
  <w:rsids>
    <w:rsidRoot w:val="00221F7F"/>
    <w:rsid w:val="00000908"/>
    <w:rsid w:val="00002741"/>
    <w:rsid w:val="00003A37"/>
    <w:rsid w:val="00004132"/>
    <w:rsid w:val="000048ED"/>
    <w:rsid w:val="00004926"/>
    <w:rsid w:val="00005FF8"/>
    <w:rsid w:val="0000690F"/>
    <w:rsid w:val="0001386F"/>
    <w:rsid w:val="0001454C"/>
    <w:rsid w:val="000168D4"/>
    <w:rsid w:val="00016FEA"/>
    <w:rsid w:val="00020295"/>
    <w:rsid w:val="00022AAB"/>
    <w:rsid w:val="000250B5"/>
    <w:rsid w:val="0003144F"/>
    <w:rsid w:val="00031560"/>
    <w:rsid w:val="00032BB6"/>
    <w:rsid w:val="000333C8"/>
    <w:rsid w:val="00033722"/>
    <w:rsid w:val="00035B0B"/>
    <w:rsid w:val="0003694E"/>
    <w:rsid w:val="000369F5"/>
    <w:rsid w:val="00040D7A"/>
    <w:rsid w:val="00040D91"/>
    <w:rsid w:val="00042CEE"/>
    <w:rsid w:val="00044D11"/>
    <w:rsid w:val="00044F6B"/>
    <w:rsid w:val="00046EA9"/>
    <w:rsid w:val="00051667"/>
    <w:rsid w:val="0005173B"/>
    <w:rsid w:val="0005192E"/>
    <w:rsid w:val="00051B4E"/>
    <w:rsid w:val="00052667"/>
    <w:rsid w:val="00054BAF"/>
    <w:rsid w:val="000559C1"/>
    <w:rsid w:val="000567D2"/>
    <w:rsid w:val="00056843"/>
    <w:rsid w:val="00061355"/>
    <w:rsid w:val="0006176D"/>
    <w:rsid w:val="00064D0E"/>
    <w:rsid w:val="000656AD"/>
    <w:rsid w:val="00067897"/>
    <w:rsid w:val="00070DCB"/>
    <w:rsid w:val="00082BEF"/>
    <w:rsid w:val="000840DC"/>
    <w:rsid w:val="000853F5"/>
    <w:rsid w:val="00086AB4"/>
    <w:rsid w:val="00086B95"/>
    <w:rsid w:val="000921F1"/>
    <w:rsid w:val="0009443D"/>
    <w:rsid w:val="00094803"/>
    <w:rsid w:val="00097EBA"/>
    <w:rsid w:val="000A32D2"/>
    <w:rsid w:val="000A58F8"/>
    <w:rsid w:val="000A5A90"/>
    <w:rsid w:val="000B0986"/>
    <w:rsid w:val="000B15CD"/>
    <w:rsid w:val="000B15FE"/>
    <w:rsid w:val="000B3D0D"/>
    <w:rsid w:val="000B40AD"/>
    <w:rsid w:val="000B5D62"/>
    <w:rsid w:val="000B69E8"/>
    <w:rsid w:val="000B7473"/>
    <w:rsid w:val="000C1A14"/>
    <w:rsid w:val="000C2A0F"/>
    <w:rsid w:val="000C33F8"/>
    <w:rsid w:val="000C3885"/>
    <w:rsid w:val="000C3A87"/>
    <w:rsid w:val="000C5A0C"/>
    <w:rsid w:val="000C6109"/>
    <w:rsid w:val="000C6A60"/>
    <w:rsid w:val="000C6B99"/>
    <w:rsid w:val="000D0C16"/>
    <w:rsid w:val="000D35C2"/>
    <w:rsid w:val="000D3CD9"/>
    <w:rsid w:val="000D605E"/>
    <w:rsid w:val="000E0D9A"/>
    <w:rsid w:val="000E1402"/>
    <w:rsid w:val="000E2316"/>
    <w:rsid w:val="000E3467"/>
    <w:rsid w:val="000F04E9"/>
    <w:rsid w:val="000F06F0"/>
    <w:rsid w:val="000F0B24"/>
    <w:rsid w:val="000F16BB"/>
    <w:rsid w:val="000F2BD1"/>
    <w:rsid w:val="00100710"/>
    <w:rsid w:val="00101604"/>
    <w:rsid w:val="001108F7"/>
    <w:rsid w:val="0011093C"/>
    <w:rsid w:val="001114F4"/>
    <w:rsid w:val="00111AD2"/>
    <w:rsid w:val="00112F52"/>
    <w:rsid w:val="00113D6B"/>
    <w:rsid w:val="0011711F"/>
    <w:rsid w:val="0011745E"/>
    <w:rsid w:val="00120E3C"/>
    <w:rsid w:val="00121EFD"/>
    <w:rsid w:val="00122794"/>
    <w:rsid w:val="0012675C"/>
    <w:rsid w:val="00131E4E"/>
    <w:rsid w:val="0013202B"/>
    <w:rsid w:val="001324BC"/>
    <w:rsid w:val="001335BA"/>
    <w:rsid w:val="00133783"/>
    <w:rsid w:val="0013514A"/>
    <w:rsid w:val="001363F6"/>
    <w:rsid w:val="00140006"/>
    <w:rsid w:val="00140581"/>
    <w:rsid w:val="00141269"/>
    <w:rsid w:val="00141379"/>
    <w:rsid w:val="001421C4"/>
    <w:rsid w:val="0014386C"/>
    <w:rsid w:val="00143B54"/>
    <w:rsid w:val="00145F58"/>
    <w:rsid w:val="00146621"/>
    <w:rsid w:val="001468FE"/>
    <w:rsid w:val="00152FE1"/>
    <w:rsid w:val="00153D01"/>
    <w:rsid w:val="00154218"/>
    <w:rsid w:val="0015527D"/>
    <w:rsid w:val="00156EF1"/>
    <w:rsid w:val="00160DBE"/>
    <w:rsid w:val="00163660"/>
    <w:rsid w:val="00163B4F"/>
    <w:rsid w:val="00164D1E"/>
    <w:rsid w:val="00171B59"/>
    <w:rsid w:val="001720BE"/>
    <w:rsid w:val="0017231A"/>
    <w:rsid w:val="001726F7"/>
    <w:rsid w:val="001747B5"/>
    <w:rsid w:val="0017636F"/>
    <w:rsid w:val="001768C1"/>
    <w:rsid w:val="00182C80"/>
    <w:rsid w:val="001835B8"/>
    <w:rsid w:val="001837B9"/>
    <w:rsid w:val="001842D1"/>
    <w:rsid w:val="001868D5"/>
    <w:rsid w:val="00187524"/>
    <w:rsid w:val="00187821"/>
    <w:rsid w:val="00190003"/>
    <w:rsid w:val="00190213"/>
    <w:rsid w:val="00192E70"/>
    <w:rsid w:val="001934D8"/>
    <w:rsid w:val="0019497F"/>
    <w:rsid w:val="00195549"/>
    <w:rsid w:val="001A0D38"/>
    <w:rsid w:val="001A2931"/>
    <w:rsid w:val="001A2965"/>
    <w:rsid w:val="001A3FA5"/>
    <w:rsid w:val="001A4CFF"/>
    <w:rsid w:val="001A5B15"/>
    <w:rsid w:val="001A69B5"/>
    <w:rsid w:val="001A71D6"/>
    <w:rsid w:val="001A79D3"/>
    <w:rsid w:val="001B02B4"/>
    <w:rsid w:val="001B189E"/>
    <w:rsid w:val="001B365A"/>
    <w:rsid w:val="001B5189"/>
    <w:rsid w:val="001B57B6"/>
    <w:rsid w:val="001B6383"/>
    <w:rsid w:val="001B6B7D"/>
    <w:rsid w:val="001C0EEB"/>
    <w:rsid w:val="001C32FF"/>
    <w:rsid w:val="001C4535"/>
    <w:rsid w:val="001C54A6"/>
    <w:rsid w:val="001D0183"/>
    <w:rsid w:val="001D036D"/>
    <w:rsid w:val="001D49EA"/>
    <w:rsid w:val="001D5043"/>
    <w:rsid w:val="001D5570"/>
    <w:rsid w:val="001D5E18"/>
    <w:rsid w:val="001D61D7"/>
    <w:rsid w:val="001E128A"/>
    <w:rsid w:val="001E338A"/>
    <w:rsid w:val="001E42C7"/>
    <w:rsid w:val="001E59B8"/>
    <w:rsid w:val="001E74A1"/>
    <w:rsid w:val="001F1FA8"/>
    <w:rsid w:val="001F2B7A"/>
    <w:rsid w:val="001F415B"/>
    <w:rsid w:val="001F508E"/>
    <w:rsid w:val="001F5EF2"/>
    <w:rsid w:val="001F7FB4"/>
    <w:rsid w:val="00200059"/>
    <w:rsid w:val="00201472"/>
    <w:rsid w:val="0020304C"/>
    <w:rsid w:val="00204577"/>
    <w:rsid w:val="00204921"/>
    <w:rsid w:val="00204C18"/>
    <w:rsid w:val="00205563"/>
    <w:rsid w:val="00205CEB"/>
    <w:rsid w:val="00206218"/>
    <w:rsid w:val="00206F93"/>
    <w:rsid w:val="00207948"/>
    <w:rsid w:val="00207FA3"/>
    <w:rsid w:val="002128CE"/>
    <w:rsid w:val="00213134"/>
    <w:rsid w:val="00213913"/>
    <w:rsid w:val="00213C9E"/>
    <w:rsid w:val="00214336"/>
    <w:rsid w:val="00221F7F"/>
    <w:rsid w:val="002235D5"/>
    <w:rsid w:val="00225EC1"/>
    <w:rsid w:val="00226255"/>
    <w:rsid w:val="002268DF"/>
    <w:rsid w:val="00227FB4"/>
    <w:rsid w:val="0023246C"/>
    <w:rsid w:val="0023655F"/>
    <w:rsid w:val="00241255"/>
    <w:rsid w:val="002413A6"/>
    <w:rsid w:val="00243E0B"/>
    <w:rsid w:val="00246836"/>
    <w:rsid w:val="00251D0F"/>
    <w:rsid w:val="00256865"/>
    <w:rsid w:val="00256A0F"/>
    <w:rsid w:val="00256FAD"/>
    <w:rsid w:val="0026171C"/>
    <w:rsid w:val="00261D2C"/>
    <w:rsid w:val="002665CB"/>
    <w:rsid w:val="002723C8"/>
    <w:rsid w:val="002726F7"/>
    <w:rsid w:val="00272EEC"/>
    <w:rsid w:val="002744F5"/>
    <w:rsid w:val="002749FD"/>
    <w:rsid w:val="00274CD9"/>
    <w:rsid w:val="0027537E"/>
    <w:rsid w:val="00276794"/>
    <w:rsid w:val="00280245"/>
    <w:rsid w:val="0028153D"/>
    <w:rsid w:val="002818E7"/>
    <w:rsid w:val="0028234A"/>
    <w:rsid w:val="00283DD0"/>
    <w:rsid w:val="00285BD8"/>
    <w:rsid w:val="0028688B"/>
    <w:rsid w:val="00286F2A"/>
    <w:rsid w:val="0028711B"/>
    <w:rsid w:val="002879D7"/>
    <w:rsid w:val="002916F4"/>
    <w:rsid w:val="00291E2B"/>
    <w:rsid w:val="00293FFB"/>
    <w:rsid w:val="00295525"/>
    <w:rsid w:val="002A0F2C"/>
    <w:rsid w:val="002A38A8"/>
    <w:rsid w:val="002A5DA2"/>
    <w:rsid w:val="002A6438"/>
    <w:rsid w:val="002A6951"/>
    <w:rsid w:val="002B0908"/>
    <w:rsid w:val="002B2559"/>
    <w:rsid w:val="002B2A74"/>
    <w:rsid w:val="002B2D74"/>
    <w:rsid w:val="002B3078"/>
    <w:rsid w:val="002B5758"/>
    <w:rsid w:val="002C14B9"/>
    <w:rsid w:val="002C4DE8"/>
    <w:rsid w:val="002C75AC"/>
    <w:rsid w:val="002D09FF"/>
    <w:rsid w:val="002D3184"/>
    <w:rsid w:val="002D3A19"/>
    <w:rsid w:val="002D51F1"/>
    <w:rsid w:val="002D6A4A"/>
    <w:rsid w:val="002D6C24"/>
    <w:rsid w:val="002D760F"/>
    <w:rsid w:val="002E1617"/>
    <w:rsid w:val="002E2C48"/>
    <w:rsid w:val="002E3A8E"/>
    <w:rsid w:val="002E6088"/>
    <w:rsid w:val="002F025C"/>
    <w:rsid w:val="002F07FD"/>
    <w:rsid w:val="00300D46"/>
    <w:rsid w:val="00302DA4"/>
    <w:rsid w:val="00305195"/>
    <w:rsid w:val="00312807"/>
    <w:rsid w:val="003161E2"/>
    <w:rsid w:val="00317760"/>
    <w:rsid w:val="00324462"/>
    <w:rsid w:val="003247F1"/>
    <w:rsid w:val="00326F8D"/>
    <w:rsid w:val="00327460"/>
    <w:rsid w:val="003279DD"/>
    <w:rsid w:val="003319A5"/>
    <w:rsid w:val="00331F12"/>
    <w:rsid w:val="00332A2C"/>
    <w:rsid w:val="00334541"/>
    <w:rsid w:val="003349E2"/>
    <w:rsid w:val="00334A96"/>
    <w:rsid w:val="003367A1"/>
    <w:rsid w:val="00336E52"/>
    <w:rsid w:val="00337589"/>
    <w:rsid w:val="00337947"/>
    <w:rsid w:val="0034095B"/>
    <w:rsid w:val="00344A17"/>
    <w:rsid w:val="003467CC"/>
    <w:rsid w:val="0035083B"/>
    <w:rsid w:val="00351707"/>
    <w:rsid w:val="00357FBB"/>
    <w:rsid w:val="0036009D"/>
    <w:rsid w:val="00360133"/>
    <w:rsid w:val="0036190D"/>
    <w:rsid w:val="00362451"/>
    <w:rsid w:val="00363397"/>
    <w:rsid w:val="00365000"/>
    <w:rsid w:val="00365D4B"/>
    <w:rsid w:val="0036672B"/>
    <w:rsid w:val="00367039"/>
    <w:rsid w:val="003712D8"/>
    <w:rsid w:val="00380BD6"/>
    <w:rsid w:val="00381A5D"/>
    <w:rsid w:val="00382838"/>
    <w:rsid w:val="003831D8"/>
    <w:rsid w:val="0038383B"/>
    <w:rsid w:val="00383C63"/>
    <w:rsid w:val="0038508A"/>
    <w:rsid w:val="00385D75"/>
    <w:rsid w:val="00385E60"/>
    <w:rsid w:val="003924CC"/>
    <w:rsid w:val="00392A27"/>
    <w:rsid w:val="00394421"/>
    <w:rsid w:val="003957BC"/>
    <w:rsid w:val="003A119F"/>
    <w:rsid w:val="003A1715"/>
    <w:rsid w:val="003A25F0"/>
    <w:rsid w:val="003A4143"/>
    <w:rsid w:val="003B0971"/>
    <w:rsid w:val="003B24D8"/>
    <w:rsid w:val="003B5C5F"/>
    <w:rsid w:val="003B5C99"/>
    <w:rsid w:val="003B70D6"/>
    <w:rsid w:val="003B7E13"/>
    <w:rsid w:val="003C0F09"/>
    <w:rsid w:val="003C1108"/>
    <w:rsid w:val="003C1A7E"/>
    <w:rsid w:val="003C1AD9"/>
    <w:rsid w:val="003C2979"/>
    <w:rsid w:val="003C31AC"/>
    <w:rsid w:val="003C39D7"/>
    <w:rsid w:val="003C3D4C"/>
    <w:rsid w:val="003C485C"/>
    <w:rsid w:val="003C4B08"/>
    <w:rsid w:val="003C61D5"/>
    <w:rsid w:val="003C6963"/>
    <w:rsid w:val="003C6A6B"/>
    <w:rsid w:val="003C6E89"/>
    <w:rsid w:val="003D110F"/>
    <w:rsid w:val="003D116E"/>
    <w:rsid w:val="003D3109"/>
    <w:rsid w:val="003D474F"/>
    <w:rsid w:val="003E0C62"/>
    <w:rsid w:val="003E1721"/>
    <w:rsid w:val="003E3376"/>
    <w:rsid w:val="003E4F0F"/>
    <w:rsid w:val="003E7339"/>
    <w:rsid w:val="003E7F33"/>
    <w:rsid w:val="003F0733"/>
    <w:rsid w:val="003F0D25"/>
    <w:rsid w:val="003F0D2D"/>
    <w:rsid w:val="003F115F"/>
    <w:rsid w:val="003F19DC"/>
    <w:rsid w:val="003F207F"/>
    <w:rsid w:val="003F74A9"/>
    <w:rsid w:val="00403756"/>
    <w:rsid w:val="00407E29"/>
    <w:rsid w:val="004153CD"/>
    <w:rsid w:val="004168AA"/>
    <w:rsid w:val="00417E4D"/>
    <w:rsid w:val="00421678"/>
    <w:rsid w:val="004221E3"/>
    <w:rsid w:val="00424DF3"/>
    <w:rsid w:val="00425939"/>
    <w:rsid w:val="004265DF"/>
    <w:rsid w:val="004279E6"/>
    <w:rsid w:val="00435339"/>
    <w:rsid w:val="004353E9"/>
    <w:rsid w:val="004403ED"/>
    <w:rsid w:val="00441136"/>
    <w:rsid w:val="0044222A"/>
    <w:rsid w:val="0044357C"/>
    <w:rsid w:val="00445D31"/>
    <w:rsid w:val="00450E77"/>
    <w:rsid w:val="00452348"/>
    <w:rsid w:val="00452404"/>
    <w:rsid w:val="00454126"/>
    <w:rsid w:val="004541AF"/>
    <w:rsid w:val="004550EA"/>
    <w:rsid w:val="004553B7"/>
    <w:rsid w:val="00460B4F"/>
    <w:rsid w:val="0046227E"/>
    <w:rsid w:val="00462595"/>
    <w:rsid w:val="00462F98"/>
    <w:rsid w:val="00463292"/>
    <w:rsid w:val="00463FB6"/>
    <w:rsid w:val="00465D90"/>
    <w:rsid w:val="00470501"/>
    <w:rsid w:val="004735DC"/>
    <w:rsid w:val="00473E4E"/>
    <w:rsid w:val="0047400A"/>
    <w:rsid w:val="00474650"/>
    <w:rsid w:val="00476DEA"/>
    <w:rsid w:val="004817DC"/>
    <w:rsid w:val="004825E1"/>
    <w:rsid w:val="004826F4"/>
    <w:rsid w:val="004852FA"/>
    <w:rsid w:val="00485ED2"/>
    <w:rsid w:val="00486C27"/>
    <w:rsid w:val="004A18F3"/>
    <w:rsid w:val="004A5546"/>
    <w:rsid w:val="004A6D1C"/>
    <w:rsid w:val="004A7342"/>
    <w:rsid w:val="004A7664"/>
    <w:rsid w:val="004B0B20"/>
    <w:rsid w:val="004B2059"/>
    <w:rsid w:val="004B3194"/>
    <w:rsid w:val="004B67F7"/>
    <w:rsid w:val="004C1AFF"/>
    <w:rsid w:val="004C20E0"/>
    <w:rsid w:val="004C3003"/>
    <w:rsid w:val="004C4DA8"/>
    <w:rsid w:val="004C6486"/>
    <w:rsid w:val="004D0BD1"/>
    <w:rsid w:val="004D21C1"/>
    <w:rsid w:val="004D22D8"/>
    <w:rsid w:val="004D2D86"/>
    <w:rsid w:val="004D3753"/>
    <w:rsid w:val="004D3EDC"/>
    <w:rsid w:val="004D43AB"/>
    <w:rsid w:val="004E05BF"/>
    <w:rsid w:val="004E3D09"/>
    <w:rsid w:val="004E6581"/>
    <w:rsid w:val="004F3E56"/>
    <w:rsid w:val="004F60B2"/>
    <w:rsid w:val="004F6684"/>
    <w:rsid w:val="004F68A4"/>
    <w:rsid w:val="00500EF7"/>
    <w:rsid w:val="00501123"/>
    <w:rsid w:val="0050182B"/>
    <w:rsid w:val="00502436"/>
    <w:rsid w:val="00505D5F"/>
    <w:rsid w:val="005069DD"/>
    <w:rsid w:val="00510F31"/>
    <w:rsid w:val="00512199"/>
    <w:rsid w:val="0051518F"/>
    <w:rsid w:val="00516187"/>
    <w:rsid w:val="00516686"/>
    <w:rsid w:val="0051790D"/>
    <w:rsid w:val="00517AE5"/>
    <w:rsid w:val="005201AC"/>
    <w:rsid w:val="00521595"/>
    <w:rsid w:val="00522166"/>
    <w:rsid w:val="0052310F"/>
    <w:rsid w:val="00524919"/>
    <w:rsid w:val="005269F3"/>
    <w:rsid w:val="00526DA2"/>
    <w:rsid w:val="00531AB9"/>
    <w:rsid w:val="00532B59"/>
    <w:rsid w:val="00532DCB"/>
    <w:rsid w:val="005338D6"/>
    <w:rsid w:val="00534EFC"/>
    <w:rsid w:val="00537F41"/>
    <w:rsid w:val="005406D7"/>
    <w:rsid w:val="00542555"/>
    <w:rsid w:val="005431E7"/>
    <w:rsid w:val="005457F9"/>
    <w:rsid w:val="00545AEA"/>
    <w:rsid w:val="00546642"/>
    <w:rsid w:val="00550BFD"/>
    <w:rsid w:val="00552F36"/>
    <w:rsid w:val="005631D6"/>
    <w:rsid w:val="00565DF2"/>
    <w:rsid w:val="005660CF"/>
    <w:rsid w:val="00567B7B"/>
    <w:rsid w:val="0057018C"/>
    <w:rsid w:val="005727FE"/>
    <w:rsid w:val="0057287B"/>
    <w:rsid w:val="005734E1"/>
    <w:rsid w:val="005739AA"/>
    <w:rsid w:val="00574796"/>
    <w:rsid w:val="00574F54"/>
    <w:rsid w:val="00577085"/>
    <w:rsid w:val="00580128"/>
    <w:rsid w:val="005814F1"/>
    <w:rsid w:val="00581EBB"/>
    <w:rsid w:val="00582A4B"/>
    <w:rsid w:val="005833FD"/>
    <w:rsid w:val="005848D1"/>
    <w:rsid w:val="00590278"/>
    <w:rsid w:val="00590C57"/>
    <w:rsid w:val="005917AF"/>
    <w:rsid w:val="00593C86"/>
    <w:rsid w:val="005950CB"/>
    <w:rsid w:val="00597B00"/>
    <w:rsid w:val="005A00E0"/>
    <w:rsid w:val="005A366E"/>
    <w:rsid w:val="005A532E"/>
    <w:rsid w:val="005A5AC8"/>
    <w:rsid w:val="005A67C1"/>
    <w:rsid w:val="005A722A"/>
    <w:rsid w:val="005B04CB"/>
    <w:rsid w:val="005B080A"/>
    <w:rsid w:val="005B2F0E"/>
    <w:rsid w:val="005B3C30"/>
    <w:rsid w:val="005B5178"/>
    <w:rsid w:val="005B7FE1"/>
    <w:rsid w:val="005C2585"/>
    <w:rsid w:val="005C43CB"/>
    <w:rsid w:val="005C448B"/>
    <w:rsid w:val="005C46D4"/>
    <w:rsid w:val="005D31D1"/>
    <w:rsid w:val="005D39CB"/>
    <w:rsid w:val="005D64A3"/>
    <w:rsid w:val="005E1866"/>
    <w:rsid w:val="005E7409"/>
    <w:rsid w:val="005F075A"/>
    <w:rsid w:val="005F132F"/>
    <w:rsid w:val="005F344D"/>
    <w:rsid w:val="005F6244"/>
    <w:rsid w:val="005F7A5E"/>
    <w:rsid w:val="00601182"/>
    <w:rsid w:val="00601526"/>
    <w:rsid w:val="00601991"/>
    <w:rsid w:val="0060470B"/>
    <w:rsid w:val="00605E4E"/>
    <w:rsid w:val="0060654F"/>
    <w:rsid w:val="006118F2"/>
    <w:rsid w:val="006136ED"/>
    <w:rsid w:val="006137F5"/>
    <w:rsid w:val="00616A17"/>
    <w:rsid w:val="006200A7"/>
    <w:rsid w:val="006220D5"/>
    <w:rsid w:val="00622958"/>
    <w:rsid w:val="00625152"/>
    <w:rsid w:val="00625EF6"/>
    <w:rsid w:val="00625F8D"/>
    <w:rsid w:val="00626168"/>
    <w:rsid w:val="00626A21"/>
    <w:rsid w:val="006271D0"/>
    <w:rsid w:val="00630C22"/>
    <w:rsid w:val="00630EE1"/>
    <w:rsid w:val="00631EA0"/>
    <w:rsid w:val="00632039"/>
    <w:rsid w:val="00635803"/>
    <w:rsid w:val="00637C32"/>
    <w:rsid w:val="00640FFB"/>
    <w:rsid w:val="00641B89"/>
    <w:rsid w:val="0064306D"/>
    <w:rsid w:val="00644948"/>
    <w:rsid w:val="006468FE"/>
    <w:rsid w:val="00647CB6"/>
    <w:rsid w:val="00651210"/>
    <w:rsid w:val="00652273"/>
    <w:rsid w:val="00652D1B"/>
    <w:rsid w:val="00653F7A"/>
    <w:rsid w:val="00654AB1"/>
    <w:rsid w:val="00655F91"/>
    <w:rsid w:val="0066002D"/>
    <w:rsid w:val="006600D7"/>
    <w:rsid w:val="006619C9"/>
    <w:rsid w:val="006625FF"/>
    <w:rsid w:val="00662C96"/>
    <w:rsid w:val="0066506B"/>
    <w:rsid w:val="00670E77"/>
    <w:rsid w:val="006726B2"/>
    <w:rsid w:val="006734E3"/>
    <w:rsid w:val="0067683A"/>
    <w:rsid w:val="006779F3"/>
    <w:rsid w:val="006815F1"/>
    <w:rsid w:val="00681AA6"/>
    <w:rsid w:val="0068328B"/>
    <w:rsid w:val="00684D08"/>
    <w:rsid w:val="00686316"/>
    <w:rsid w:val="006865ED"/>
    <w:rsid w:val="00686DC8"/>
    <w:rsid w:val="006873E2"/>
    <w:rsid w:val="006923D6"/>
    <w:rsid w:val="0069244F"/>
    <w:rsid w:val="0069408C"/>
    <w:rsid w:val="00694C02"/>
    <w:rsid w:val="006A0D77"/>
    <w:rsid w:val="006A1FD8"/>
    <w:rsid w:val="006A4048"/>
    <w:rsid w:val="006A7471"/>
    <w:rsid w:val="006B03FC"/>
    <w:rsid w:val="006B0AA0"/>
    <w:rsid w:val="006B52D6"/>
    <w:rsid w:val="006B5E4B"/>
    <w:rsid w:val="006B7F8F"/>
    <w:rsid w:val="006C0C23"/>
    <w:rsid w:val="006C12A0"/>
    <w:rsid w:val="006C2888"/>
    <w:rsid w:val="006C28BD"/>
    <w:rsid w:val="006C4322"/>
    <w:rsid w:val="006C6068"/>
    <w:rsid w:val="006C60EE"/>
    <w:rsid w:val="006C62AD"/>
    <w:rsid w:val="006C73AE"/>
    <w:rsid w:val="006D16F8"/>
    <w:rsid w:val="006D3815"/>
    <w:rsid w:val="006D60E7"/>
    <w:rsid w:val="006D6F32"/>
    <w:rsid w:val="006E05D1"/>
    <w:rsid w:val="006E0D84"/>
    <w:rsid w:val="006E0DEB"/>
    <w:rsid w:val="006E23DB"/>
    <w:rsid w:val="006E3EAF"/>
    <w:rsid w:val="006E5E11"/>
    <w:rsid w:val="006E6CFE"/>
    <w:rsid w:val="006E7053"/>
    <w:rsid w:val="006E761D"/>
    <w:rsid w:val="006F0FD2"/>
    <w:rsid w:val="006F174E"/>
    <w:rsid w:val="006F4357"/>
    <w:rsid w:val="006F465E"/>
    <w:rsid w:val="006F4982"/>
    <w:rsid w:val="006F66C3"/>
    <w:rsid w:val="00701857"/>
    <w:rsid w:val="00705348"/>
    <w:rsid w:val="00707CD0"/>
    <w:rsid w:val="00713CB9"/>
    <w:rsid w:val="00713F6C"/>
    <w:rsid w:val="00717E55"/>
    <w:rsid w:val="007227DF"/>
    <w:rsid w:val="0072336F"/>
    <w:rsid w:val="0072405B"/>
    <w:rsid w:val="00724FF1"/>
    <w:rsid w:val="00725160"/>
    <w:rsid w:val="00726E15"/>
    <w:rsid w:val="00727FE8"/>
    <w:rsid w:val="0073293C"/>
    <w:rsid w:val="007352A2"/>
    <w:rsid w:val="007357CD"/>
    <w:rsid w:val="007369B4"/>
    <w:rsid w:val="0073797F"/>
    <w:rsid w:val="007402DE"/>
    <w:rsid w:val="00740D01"/>
    <w:rsid w:val="007414E8"/>
    <w:rsid w:val="00741FA3"/>
    <w:rsid w:val="00742D4C"/>
    <w:rsid w:val="007448A8"/>
    <w:rsid w:val="00744A85"/>
    <w:rsid w:val="00746358"/>
    <w:rsid w:val="007479CC"/>
    <w:rsid w:val="007500CF"/>
    <w:rsid w:val="007502DE"/>
    <w:rsid w:val="007524C8"/>
    <w:rsid w:val="007533C2"/>
    <w:rsid w:val="00754370"/>
    <w:rsid w:val="00755670"/>
    <w:rsid w:val="0075679D"/>
    <w:rsid w:val="00757B5D"/>
    <w:rsid w:val="00760E9B"/>
    <w:rsid w:val="007623F8"/>
    <w:rsid w:val="007643E4"/>
    <w:rsid w:val="007655A3"/>
    <w:rsid w:val="00765D47"/>
    <w:rsid w:val="00766370"/>
    <w:rsid w:val="00766CAA"/>
    <w:rsid w:val="00766E9B"/>
    <w:rsid w:val="00767D15"/>
    <w:rsid w:val="00770655"/>
    <w:rsid w:val="00770E4E"/>
    <w:rsid w:val="00771BDC"/>
    <w:rsid w:val="00771F3D"/>
    <w:rsid w:val="00772ACA"/>
    <w:rsid w:val="0077336A"/>
    <w:rsid w:val="00774FB5"/>
    <w:rsid w:val="00775689"/>
    <w:rsid w:val="00780D40"/>
    <w:rsid w:val="00781710"/>
    <w:rsid w:val="00781B62"/>
    <w:rsid w:val="00782971"/>
    <w:rsid w:val="00782AEE"/>
    <w:rsid w:val="00783413"/>
    <w:rsid w:val="00786794"/>
    <w:rsid w:val="00787650"/>
    <w:rsid w:val="00791D02"/>
    <w:rsid w:val="00792BB1"/>
    <w:rsid w:val="00794913"/>
    <w:rsid w:val="00795BF8"/>
    <w:rsid w:val="007961DB"/>
    <w:rsid w:val="0079695E"/>
    <w:rsid w:val="0079722B"/>
    <w:rsid w:val="007A2797"/>
    <w:rsid w:val="007A2D75"/>
    <w:rsid w:val="007A53B0"/>
    <w:rsid w:val="007A5607"/>
    <w:rsid w:val="007A707E"/>
    <w:rsid w:val="007B0B6D"/>
    <w:rsid w:val="007B23F2"/>
    <w:rsid w:val="007B3A13"/>
    <w:rsid w:val="007B57EE"/>
    <w:rsid w:val="007B63A8"/>
    <w:rsid w:val="007B6930"/>
    <w:rsid w:val="007C1496"/>
    <w:rsid w:val="007C3230"/>
    <w:rsid w:val="007C652A"/>
    <w:rsid w:val="007C77E7"/>
    <w:rsid w:val="007D0A77"/>
    <w:rsid w:val="007D180C"/>
    <w:rsid w:val="007D31F0"/>
    <w:rsid w:val="007D48EF"/>
    <w:rsid w:val="007D7AFD"/>
    <w:rsid w:val="007E02C1"/>
    <w:rsid w:val="007E159D"/>
    <w:rsid w:val="007E2D01"/>
    <w:rsid w:val="007E75E5"/>
    <w:rsid w:val="007F0CAB"/>
    <w:rsid w:val="007F2A52"/>
    <w:rsid w:val="007F2DDF"/>
    <w:rsid w:val="007F3A85"/>
    <w:rsid w:val="007F5022"/>
    <w:rsid w:val="007F6789"/>
    <w:rsid w:val="00803724"/>
    <w:rsid w:val="00806F5D"/>
    <w:rsid w:val="00807E9C"/>
    <w:rsid w:val="00811924"/>
    <w:rsid w:val="00812953"/>
    <w:rsid w:val="00813399"/>
    <w:rsid w:val="00817EC7"/>
    <w:rsid w:val="008204A6"/>
    <w:rsid w:val="00820555"/>
    <w:rsid w:val="00821059"/>
    <w:rsid w:val="008303D6"/>
    <w:rsid w:val="00830402"/>
    <w:rsid w:val="008319CF"/>
    <w:rsid w:val="00831C0F"/>
    <w:rsid w:val="008342FE"/>
    <w:rsid w:val="00835D7B"/>
    <w:rsid w:val="008378C5"/>
    <w:rsid w:val="008431D7"/>
    <w:rsid w:val="00843CDE"/>
    <w:rsid w:val="00844BAB"/>
    <w:rsid w:val="00852440"/>
    <w:rsid w:val="00852CA2"/>
    <w:rsid w:val="00853928"/>
    <w:rsid w:val="00853C7F"/>
    <w:rsid w:val="0085412C"/>
    <w:rsid w:val="00854E5E"/>
    <w:rsid w:val="00855BC2"/>
    <w:rsid w:val="00861420"/>
    <w:rsid w:val="00865490"/>
    <w:rsid w:val="00870098"/>
    <w:rsid w:val="008716A5"/>
    <w:rsid w:val="0087228F"/>
    <w:rsid w:val="008729EC"/>
    <w:rsid w:val="00874EA1"/>
    <w:rsid w:val="00887581"/>
    <w:rsid w:val="00887987"/>
    <w:rsid w:val="00887A70"/>
    <w:rsid w:val="00890F3F"/>
    <w:rsid w:val="00893449"/>
    <w:rsid w:val="0089667F"/>
    <w:rsid w:val="00897DE7"/>
    <w:rsid w:val="008A7569"/>
    <w:rsid w:val="008B096D"/>
    <w:rsid w:val="008B1662"/>
    <w:rsid w:val="008B5C8C"/>
    <w:rsid w:val="008B7326"/>
    <w:rsid w:val="008C1756"/>
    <w:rsid w:val="008C787A"/>
    <w:rsid w:val="008D0D3A"/>
    <w:rsid w:val="008D0E07"/>
    <w:rsid w:val="008D27CC"/>
    <w:rsid w:val="008D2CB3"/>
    <w:rsid w:val="008D35C2"/>
    <w:rsid w:val="008E2C67"/>
    <w:rsid w:val="008E34DA"/>
    <w:rsid w:val="008E3A66"/>
    <w:rsid w:val="008E6F21"/>
    <w:rsid w:val="008E7345"/>
    <w:rsid w:val="008F1D4A"/>
    <w:rsid w:val="008F2DF3"/>
    <w:rsid w:val="008F3996"/>
    <w:rsid w:val="008F4895"/>
    <w:rsid w:val="008F4B5F"/>
    <w:rsid w:val="008F504D"/>
    <w:rsid w:val="00905746"/>
    <w:rsid w:val="00905F4C"/>
    <w:rsid w:val="0090697B"/>
    <w:rsid w:val="00907B4A"/>
    <w:rsid w:val="00912C03"/>
    <w:rsid w:val="00913D45"/>
    <w:rsid w:val="00914437"/>
    <w:rsid w:val="00920176"/>
    <w:rsid w:val="00922B94"/>
    <w:rsid w:val="00924C61"/>
    <w:rsid w:val="0092799B"/>
    <w:rsid w:val="00930098"/>
    <w:rsid w:val="00932023"/>
    <w:rsid w:val="00935C1E"/>
    <w:rsid w:val="00937C98"/>
    <w:rsid w:val="0094109D"/>
    <w:rsid w:val="009412C2"/>
    <w:rsid w:val="0094302C"/>
    <w:rsid w:val="00943825"/>
    <w:rsid w:val="0094470E"/>
    <w:rsid w:val="009468DF"/>
    <w:rsid w:val="009511B1"/>
    <w:rsid w:val="00951D7F"/>
    <w:rsid w:val="00952C55"/>
    <w:rsid w:val="00954FE9"/>
    <w:rsid w:val="009554B3"/>
    <w:rsid w:val="009566E2"/>
    <w:rsid w:val="00957531"/>
    <w:rsid w:val="009631EE"/>
    <w:rsid w:val="0096346E"/>
    <w:rsid w:val="00964ACE"/>
    <w:rsid w:val="009667E1"/>
    <w:rsid w:val="009675B4"/>
    <w:rsid w:val="00970A70"/>
    <w:rsid w:val="00973B54"/>
    <w:rsid w:val="00973D89"/>
    <w:rsid w:val="00974DD7"/>
    <w:rsid w:val="0097545E"/>
    <w:rsid w:val="00977C48"/>
    <w:rsid w:val="00984910"/>
    <w:rsid w:val="00985601"/>
    <w:rsid w:val="00990000"/>
    <w:rsid w:val="00990328"/>
    <w:rsid w:val="009907C9"/>
    <w:rsid w:val="00990D14"/>
    <w:rsid w:val="00992D70"/>
    <w:rsid w:val="00995A56"/>
    <w:rsid w:val="0099791B"/>
    <w:rsid w:val="009A21E7"/>
    <w:rsid w:val="009A293D"/>
    <w:rsid w:val="009A2E79"/>
    <w:rsid w:val="009A3C68"/>
    <w:rsid w:val="009A3D3D"/>
    <w:rsid w:val="009A7A0C"/>
    <w:rsid w:val="009B20F0"/>
    <w:rsid w:val="009B23D5"/>
    <w:rsid w:val="009B2F90"/>
    <w:rsid w:val="009B3B60"/>
    <w:rsid w:val="009B4292"/>
    <w:rsid w:val="009B5790"/>
    <w:rsid w:val="009B6A9A"/>
    <w:rsid w:val="009B7B79"/>
    <w:rsid w:val="009C3EC2"/>
    <w:rsid w:val="009C46C9"/>
    <w:rsid w:val="009C505F"/>
    <w:rsid w:val="009C617C"/>
    <w:rsid w:val="009C6D04"/>
    <w:rsid w:val="009C6E44"/>
    <w:rsid w:val="009C7B62"/>
    <w:rsid w:val="009D14BA"/>
    <w:rsid w:val="009D20DF"/>
    <w:rsid w:val="009D2196"/>
    <w:rsid w:val="009D28F5"/>
    <w:rsid w:val="009D2A51"/>
    <w:rsid w:val="009D34C1"/>
    <w:rsid w:val="009D3947"/>
    <w:rsid w:val="009D40CF"/>
    <w:rsid w:val="009D452D"/>
    <w:rsid w:val="009D62F7"/>
    <w:rsid w:val="009E0BC0"/>
    <w:rsid w:val="009E1860"/>
    <w:rsid w:val="009E215C"/>
    <w:rsid w:val="009E2DB3"/>
    <w:rsid w:val="009E519A"/>
    <w:rsid w:val="009E5422"/>
    <w:rsid w:val="009F15D5"/>
    <w:rsid w:val="009F1F51"/>
    <w:rsid w:val="009F28C5"/>
    <w:rsid w:val="009F60B5"/>
    <w:rsid w:val="009F737C"/>
    <w:rsid w:val="009F7530"/>
    <w:rsid w:val="00A003C0"/>
    <w:rsid w:val="00A009AF"/>
    <w:rsid w:val="00A01365"/>
    <w:rsid w:val="00A01468"/>
    <w:rsid w:val="00A0260E"/>
    <w:rsid w:val="00A028C7"/>
    <w:rsid w:val="00A03608"/>
    <w:rsid w:val="00A052D7"/>
    <w:rsid w:val="00A05A20"/>
    <w:rsid w:val="00A06A53"/>
    <w:rsid w:val="00A13449"/>
    <w:rsid w:val="00A14DEB"/>
    <w:rsid w:val="00A152EC"/>
    <w:rsid w:val="00A23C65"/>
    <w:rsid w:val="00A24BBB"/>
    <w:rsid w:val="00A30998"/>
    <w:rsid w:val="00A30A6A"/>
    <w:rsid w:val="00A30D22"/>
    <w:rsid w:val="00A30FD0"/>
    <w:rsid w:val="00A334AA"/>
    <w:rsid w:val="00A33E5E"/>
    <w:rsid w:val="00A33F39"/>
    <w:rsid w:val="00A36EFA"/>
    <w:rsid w:val="00A425AB"/>
    <w:rsid w:val="00A42C92"/>
    <w:rsid w:val="00A43DA2"/>
    <w:rsid w:val="00A44660"/>
    <w:rsid w:val="00A44B44"/>
    <w:rsid w:val="00A45710"/>
    <w:rsid w:val="00A508B8"/>
    <w:rsid w:val="00A51774"/>
    <w:rsid w:val="00A532DF"/>
    <w:rsid w:val="00A55E3B"/>
    <w:rsid w:val="00A572EC"/>
    <w:rsid w:val="00A619C3"/>
    <w:rsid w:val="00A620A2"/>
    <w:rsid w:val="00A62884"/>
    <w:rsid w:val="00A62F63"/>
    <w:rsid w:val="00A65F0F"/>
    <w:rsid w:val="00A6774A"/>
    <w:rsid w:val="00A71A63"/>
    <w:rsid w:val="00A73910"/>
    <w:rsid w:val="00A74910"/>
    <w:rsid w:val="00A75C8C"/>
    <w:rsid w:val="00A75D96"/>
    <w:rsid w:val="00A7685E"/>
    <w:rsid w:val="00A8297F"/>
    <w:rsid w:val="00A82A7A"/>
    <w:rsid w:val="00A834A1"/>
    <w:rsid w:val="00A8633D"/>
    <w:rsid w:val="00A9010A"/>
    <w:rsid w:val="00A96B1A"/>
    <w:rsid w:val="00AA0C4E"/>
    <w:rsid w:val="00AA7AED"/>
    <w:rsid w:val="00AB1087"/>
    <w:rsid w:val="00AB11A9"/>
    <w:rsid w:val="00AB17AE"/>
    <w:rsid w:val="00AB2136"/>
    <w:rsid w:val="00AB361E"/>
    <w:rsid w:val="00AB3829"/>
    <w:rsid w:val="00AB3841"/>
    <w:rsid w:val="00AB39CD"/>
    <w:rsid w:val="00AB6E36"/>
    <w:rsid w:val="00AB7685"/>
    <w:rsid w:val="00AC237C"/>
    <w:rsid w:val="00AC357D"/>
    <w:rsid w:val="00AC616C"/>
    <w:rsid w:val="00AC6A02"/>
    <w:rsid w:val="00AD11DB"/>
    <w:rsid w:val="00AD3388"/>
    <w:rsid w:val="00AD3D8B"/>
    <w:rsid w:val="00AD3FC2"/>
    <w:rsid w:val="00AD4CB8"/>
    <w:rsid w:val="00AD67C0"/>
    <w:rsid w:val="00AD68DC"/>
    <w:rsid w:val="00AD69D4"/>
    <w:rsid w:val="00AE0676"/>
    <w:rsid w:val="00AE3425"/>
    <w:rsid w:val="00AE3F74"/>
    <w:rsid w:val="00AE43E8"/>
    <w:rsid w:val="00AE5341"/>
    <w:rsid w:val="00AE6F90"/>
    <w:rsid w:val="00AF0B17"/>
    <w:rsid w:val="00AF0C24"/>
    <w:rsid w:val="00AF1FB5"/>
    <w:rsid w:val="00AF2512"/>
    <w:rsid w:val="00AF25F4"/>
    <w:rsid w:val="00AF6B37"/>
    <w:rsid w:val="00AF7231"/>
    <w:rsid w:val="00AF773A"/>
    <w:rsid w:val="00B00AA4"/>
    <w:rsid w:val="00B0139F"/>
    <w:rsid w:val="00B02996"/>
    <w:rsid w:val="00B07D5C"/>
    <w:rsid w:val="00B100B5"/>
    <w:rsid w:val="00B10214"/>
    <w:rsid w:val="00B130A2"/>
    <w:rsid w:val="00B133E1"/>
    <w:rsid w:val="00B15BC7"/>
    <w:rsid w:val="00B16DB5"/>
    <w:rsid w:val="00B16F88"/>
    <w:rsid w:val="00B17F19"/>
    <w:rsid w:val="00B17F59"/>
    <w:rsid w:val="00B17FAF"/>
    <w:rsid w:val="00B20185"/>
    <w:rsid w:val="00B225DF"/>
    <w:rsid w:val="00B27689"/>
    <w:rsid w:val="00B27FD8"/>
    <w:rsid w:val="00B3131D"/>
    <w:rsid w:val="00B33769"/>
    <w:rsid w:val="00B34320"/>
    <w:rsid w:val="00B36C52"/>
    <w:rsid w:val="00B37784"/>
    <w:rsid w:val="00B377F7"/>
    <w:rsid w:val="00B42223"/>
    <w:rsid w:val="00B44813"/>
    <w:rsid w:val="00B451D5"/>
    <w:rsid w:val="00B45421"/>
    <w:rsid w:val="00B55366"/>
    <w:rsid w:val="00B55916"/>
    <w:rsid w:val="00B55FE2"/>
    <w:rsid w:val="00B579C6"/>
    <w:rsid w:val="00B63835"/>
    <w:rsid w:val="00B63A81"/>
    <w:rsid w:val="00B65D76"/>
    <w:rsid w:val="00B65E04"/>
    <w:rsid w:val="00B66088"/>
    <w:rsid w:val="00B677FA"/>
    <w:rsid w:val="00B67B67"/>
    <w:rsid w:val="00B7003E"/>
    <w:rsid w:val="00B71E48"/>
    <w:rsid w:val="00B7426C"/>
    <w:rsid w:val="00B74998"/>
    <w:rsid w:val="00B76BA5"/>
    <w:rsid w:val="00B80556"/>
    <w:rsid w:val="00B81399"/>
    <w:rsid w:val="00B82184"/>
    <w:rsid w:val="00B82D27"/>
    <w:rsid w:val="00B83306"/>
    <w:rsid w:val="00B8420A"/>
    <w:rsid w:val="00B84D76"/>
    <w:rsid w:val="00B86F7F"/>
    <w:rsid w:val="00B91511"/>
    <w:rsid w:val="00B975E7"/>
    <w:rsid w:val="00BA3C04"/>
    <w:rsid w:val="00BA63CB"/>
    <w:rsid w:val="00BB3307"/>
    <w:rsid w:val="00BB4C91"/>
    <w:rsid w:val="00BB4F9E"/>
    <w:rsid w:val="00BB6195"/>
    <w:rsid w:val="00BB64A5"/>
    <w:rsid w:val="00BB6A77"/>
    <w:rsid w:val="00BB71E5"/>
    <w:rsid w:val="00BC185B"/>
    <w:rsid w:val="00BC241B"/>
    <w:rsid w:val="00BC2548"/>
    <w:rsid w:val="00BC2A00"/>
    <w:rsid w:val="00BC2DAC"/>
    <w:rsid w:val="00BC48AF"/>
    <w:rsid w:val="00BC5E13"/>
    <w:rsid w:val="00BC69DD"/>
    <w:rsid w:val="00BC772F"/>
    <w:rsid w:val="00BC7CA4"/>
    <w:rsid w:val="00BD2131"/>
    <w:rsid w:val="00BD376B"/>
    <w:rsid w:val="00BD5B51"/>
    <w:rsid w:val="00BE2854"/>
    <w:rsid w:val="00BE38B8"/>
    <w:rsid w:val="00BE45AE"/>
    <w:rsid w:val="00BE4AD1"/>
    <w:rsid w:val="00BE61E7"/>
    <w:rsid w:val="00BF0D8E"/>
    <w:rsid w:val="00BF180C"/>
    <w:rsid w:val="00BF2500"/>
    <w:rsid w:val="00BF4304"/>
    <w:rsid w:val="00BF48B3"/>
    <w:rsid w:val="00BF4B6E"/>
    <w:rsid w:val="00BF5835"/>
    <w:rsid w:val="00C00C63"/>
    <w:rsid w:val="00C02CD4"/>
    <w:rsid w:val="00C040E9"/>
    <w:rsid w:val="00C04102"/>
    <w:rsid w:val="00C04BED"/>
    <w:rsid w:val="00C05608"/>
    <w:rsid w:val="00C07614"/>
    <w:rsid w:val="00C07BD8"/>
    <w:rsid w:val="00C1011D"/>
    <w:rsid w:val="00C10EFA"/>
    <w:rsid w:val="00C13F3C"/>
    <w:rsid w:val="00C14D06"/>
    <w:rsid w:val="00C15282"/>
    <w:rsid w:val="00C15953"/>
    <w:rsid w:val="00C17593"/>
    <w:rsid w:val="00C17BDA"/>
    <w:rsid w:val="00C22C9C"/>
    <w:rsid w:val="00C2513E"/>
    <w:rsid w:val="00C25617"/>
    <w:rsid w:val="00C259EB"/>
    <w:rsid w:val="00C25D7C"/>
    <w:rsid w:val="00C31762"/>
    <w:rsid w:val="00C333BC"/>
    <w:rsid w:val="00C36735"/>
    <w:rsid w:val="00C3704A"/>
    <w:rsid w:val="00C3776D"/>
    <w:rsid w:val="00C3780E"/>
    <w:rsid w:val="00C40C5B"/>
    <w:rsid w:val="00C456E4"/>
    <w:rsid w:val="00C51C67"/>
    <w:rsid w:val="00C57415"/>
    <w:rsid w:val="00C57C9E"/>
    <w:rsid w:val="00C57EF5"/>
    <w:rsid w:val="00C644D1"/>
    <w:rsid w:val="00C6485B"/>
    <w:rsid w:val="00C65286"/>
    <w:rsid w:val="00C65AAF"/>
    <w:rsid w:val="00C72F77"/>
    <w:rsid w:val="00C7345A"/>
    <w:rsid w:val="00C74BAA"/>
    <w:rsid w:val="00C75314"/>
    <w:rsid w:val="00C81B9E"/>
    <w:rsid w:val="00C81D35"/>
    <w:rsid w:val="00C844E3"/>
    <w:rsid w:val="00C85C7E"/>
    <w:rsid w:val="00C86B2C"/>
    <w:rsid w:val="00C91BC0"/>
    <w:rsid w:val="00C91C9D"/>
    <w:rsid w:val="00C933E0"/>
    <w:rsid w:val="00C93CE3"/>
    <w:rsid w:val="00C940F7"/>
    <w:rsid w:val="00C9528F"/>
    <w:rsid w:val="00CA0B84"/>
    <w:rsid w:val="00CA1FAA"/>
    <w:rsid w:val="00CA38F1"/>
    <w:rsid w:val="00CA4AF2"/>
    <w:rsid w:val="00CA5EDE"/>
    <w:rsid w:val="00CB1A36"/>
    <w:rsid w:val="00CB42FA"/>
    <w:rsid w:val="00CC0C2C"/>
    <w:rsid w:val="00CC0C73"/>
    <w:rsid w:val="00CC0F5C"/>
    <w:rsid w:val="00CC3DE9"/>
    <w:rsid w:val="00CC52F1"/>
    <w:rsid w:val="00CC5CF6"/>
    <w:rsid w:val="00CC74A9"/>
    <w:rsid w:val="00CC7DFF"/>
    <w:rsid w:val="00CD15A5"/>
    <w:rsid w:val="00CD318D"/>
    <w:rsid w:val="00CD6593"/>
    <w:rsid w:val="00CD7837"/>
    <w:rsid w:val="00CD7C05"/>
    <w:rsid w:val="00CE38C7"/>
    <w:rsid w:val="00CE6DB8"/>
    <w:rsid w:val="00CE7C4A"/>
    <w:rsid w:val="00CF3E77"/>
    <w:rsid w:val="00CF408D"/>
    <w:rsid w:val="00CF62EC"/>
    <w:rsid w:val="00CF6BD3"/>
    <w:rsid w:val="00CF6FBF"/>
    <w:rsid w:val="00CF77B8"/>
    <w:rsid w:val="00D00167"/>
    <w:rsid w:val="00D00D71"/>
    <w:rsid w:val="00D01624"/>
    <w:rsid w:val="00D01D91"/>
    <w:rsid w:val="00D02178"/>
    <w:rsid w:val="00D02347"/>
    <w:rsid w:val="00D073C8"/>
    <w:rsid w:val="00D10BBA"/>
    <w:rsid w:val="00D10C19"/>
    <w:rsid w:val="00D112D4"/>
    <w:rsid w:val="00D137F6"/>
    <w:rsid w:val="00D1497D"/>
    <w:rsid w:val="00D179C7"/>
    <w:rsid w:val="00D17EC5"/>
    <w:rsid w:val="00D24D49"/>
    <w:rsid w:val="00D24F3A"/>
    <w:rsid w:val="00D26858"/>
    <w:rsid w:val="00D27696"/>
    <w:rsid w:val="00D3029D"/>
    <w:rsid w:val="00D303EF"/>
    <w:rsid w:val="00D30D80"/>
    <w:rsid w:val="00D326FF"/>
    <w:rsid w:val="00D330BC"/>
    <w:rsid w:val="00D33C47"/>
    <w:rsid w:val="00D3611F"/>
    <w:rsid w:val="00D36CC4"/>
    <w:rsid w:val="00D40045"/>
    <w:rsid w:val="00D403BB"/>
    <w:rsid w:val="00D41128"/>
    <w:rsid w:val="00D4311F"/>
    <w:rsid w:val="00D455D0"/>
    <w:rsid w:val="00D45F70"/>
    <w:rsid w:val="00D47603"/>
    <w:rsid w:val="00D50B0E"/>
    <w:rsid w:val="00D52E26"/>
    <w:rsid w:val="00D54129"/>
    <w:rsid w:val="00D553FC"/>
    <w:rsid w:val="00D573A5"/>
    <w:rsid w:val="00D605AB"/>
    <w:rsid w:val="00D60D87"/>
    <w:rsid w:val="00D60E32"/>
    <w:rsid w:val="00D63871"/>
    <w:rsid w:val="00D65CF0"/>
    <w:rsid w:val="00D666DC"/>
    <w:rsid w:val="00D66F9D"/>
    <w:rsid w:val="00D70B5D"/>
    <w:rsid w:val="00D720E0"/>
    <w:rsid w:val="00D7233B"/>
    <w:rsid w:val="00D7557D"/>
    <w:rsid w:val="00D75CA8"/>
    <w:rsid w:val="00D7638F"/>
    <w:rsid w:val="00D80744"/>
    <w:rsid w:val="00D80ABA"/>
    <w:rsid w:val="00D83660"/>
    <w:rsid w:val="00D8537B"/>
    <w:rsid w:val="00D855B9"/>
    <w:rsid w:val="00D87259"/>
    <w:rsid w:val="00D91C7B"/>
    <w:rsid w:val="00D93539"/>
    <w:rsid w:val="00D94405"/>
    <w:rsid w:val="00D9487C"/>
    <w:rsid w:val="00D94B5B"/>
    <w:rsid w:val="00DA087F"/>
    <w:rsid w:val="00DA2143"/>
    <w:rsid w:val="00DA27F1"/>
    <w:rsid w:val="00DA2E6E"/>
    <w:rsid w:val="00DA52E2"/>
    <w:rsid w:val="00DB1238"/>
    <w:rsid w:val="00DB300A"/>
    <w:rsid w:val="00DB709B"/>
    <w:rsid w:val="00DB7AA8"/>
    <w:rsid w:val="00DC21D7"/>
    <w:rsid w:val="00DC27D8"/>
    <w:rsid w:val="00DC3954"/>
    <w:rsid w:val="00DC3BFF"/>
    <w:rsid w:val="00DC54BD"/>
    <w:rsid w:val="00DC5DB0"/>
    <w:rsid w:val="00DC600B"/>
    <w:rsid w:val="00DC660C"/>
    <w:rsid w:val="00DC77B7"/>
    <w:rsid w:val="00DD0988"/>
    <w:rsid w:val="00DD110B"/>
    <w:rsid w:val="00DD28F0"/>
    <w:rsid w:val="00DD48B2"/>
    <w:rsid w:val="00DD54AE"/>
    <w:rsid w:val="00DD6FD3"/>
    <w:rsid w:val="00DE235C"/>
    <w:rsid w:val="00DE2BBF"/>
    <w:rsid w:val="00DE3C99"/>
    <w:rsid w:val="00DE444F"/>
    <w:rsid w:val="00DE462F"/>
    <w:rsid w:val="00DE7D6C"/>
    <w:rsid w:val="00DF1787"/>
    <w:rsid w:val="00DF281B"/>
    <w:rsid w:val="00DF2B72"/>
    <w:rsid w:val="00DF3BBC"/>
    <w:rsid w:val="00DF6BC6"/>
    <w:rsid w:val="00DF7442"/>
    <w:rsid w:val="00DF7E41"/>
    <w:rsid w:val="00E013E8"/>
    <w:rsid w:val="00E01D7C"/>
    <w:rsid w:val="00E11AA4"/>
    <w:rsid w:val="00E12F22"/>
    <w:rsid w:val="00E13658"/>
    <w:rsid w:val="00E13DE3"/>
    <w:rsid w:val="00E14F2E"/>
    <w:rsid w:val="00E21795"/>
    <w:rsid w:val="00E21F42"/>
    <w:rsid w:val="00E2221F"/>
    <w:rsid w:val="00E22BAD"/>
    <w:rsid w:val="00E256B4"/>
    <w:rsid w:val="00E25EDA"/>
    <w:rsid w:val="00E2715D"/>
    <w:rsid w:val="00E274A5"/>
    <w:rsid w:val="00E305FB"/>
    <w:rsid w:val="00E32F58"/>
    <w:rsid w:val="00E3405A"/>
    <w:rsid w:val="00E362E4"/>
    <w:rsid w:val="00E37CF9"/>
    <w:rsid w:val="00E403DD"/>
    <w:rsid w:val="00E40898"/>
    <w:rsid w:val="00E40B57"/>
    <w:rsid w:val="00E41B8B"/>
    <w:rsid w:val="00E42B4D"/>
    <w:rsid w:val="00E4357A"/>
    <w:rsid w:val="00E43B00"/>
    <w:rsid w:val="00E43D97"/>
    <w:rsid w:val="00E443EF"/>
    <w:rsid w:val="00E45560"/>
    <w:rsid w:val="00E4593A"/>
    <w:rsid w:val="00E4611A"/>
    <w:rsid w:val="00E50F38"/>
    <w:rsid w:val="00E51865"/>
    <w:rsid w:val="00E5476A"/>
    <w:rsid w:val="00E5482C"/>
    <w:rsid w:val="00E5562B"/>
    <w:rsid w:val="00E562DD"/>
    <w:rsid w:val="00E563EC"/>
    <w:rsid w:val="00E56DF2"/>
    <w:rsid w:val="00E57F7F"/>
    <w:rsid w:val="00E60835"/>
    <w:rsid w:val="00E60CDA"/>
    <w:rsid w:val="00E62B7F"/>
    <w:rsid w:val="00E62E8B"/>
    <w:rsid w:val="00E64DB0"/>
    <w:rsid w:val="00E65A6E"/>
    <w:rsid w:val="00E663E9"/>
    <w:rsid w:val="00E669D3"/>
    <w:rsid w:val="00E703AB"/>
    <w:rsid w:val="00E70939"/>
    <w:rsid w:val="00E751F1"/>
    <w:rsid w:val="00E75231"/>
    <w:rsid w:val="00E7657D"/>
    <w:rsid w:val="00E81D78"/>
    <w:rsid w:val="00E821D6"/>
    <w:rsid w:val="00E824BA"/>
    <w:rsid w:val="00E83675"/>
    <w:rsid w:val="00E85B15"/>
    <w:rsid w:val="00E85DE6"/>
    <w:rsid w:val="00E86FF7"/>
    <w:rsid w:val="00E870A8"/>
    <w:rsid w:val="00E871DA"/>
    <w:rsid w:val="00E874A4"/>
    <w:rsid w:val="00E87639"/>
    <w:rsid w:val="00E91844"/>
    <w:rsid w:val="00E91B12"/>
    <w:rsid w:val="00E94BFF"/>
    <w:rsid w:val="00EA1767"/>
    <w:rsid w:val="00EA1AE6"/>
    <w:rsid w:val="00EA24DF"/>
    <w:rsid w:val="00EA29E6"/>
    <w:rsid w:val="00EA3E20"/>
    <w:rsid w:val="00EA3E65"/>
    <w:rsid w:val="00EA449D"/>
    <w:rsid w:val="00EA60AD"/>
    <w:rsid w:val="00EA79CD"/>
    <w:rsid w:val="00EB00B9"/>
    <w:rsid w:val="00EB2E49"/>
    <w:rsid w:val="00EB42E4"/>
    <w:rsid w:val="00EB7C52"/>
    <w:rsid w:val="00EC340A"/>
    <w:rsid w:val="00EC34A1"/>
    <w:rsid w:val="00EC4C7B"/>
    <w:rsid w:val="00EC6661"/>
    <w:rsid w:val="00EC68B2"/>
    <w:rsid w:val="00EC7128"/>
    <w:rsid w:val="00EC76D4"/>
    <w:rsid w:val="00EC7BE2"/>
    <w:rsid w:val="00ED271E"/>
    <w:rsid w:val="00ED4B26"/>
    <w:rsid w:val="00ED4C29"/>
    <w:rsid w:val="00ED5D60"/>
    <w:rsid w:val="00ED6DCF"/>
    <w:rsid w:val="00EE048F"/>
    <w:rsid w:val="00EE246E"/>
    <w:rsid w:val="00EE34A3"/>
    <w:rsid w:val="00EE3920"/>
    <w:rsid w:val="00EE3A71"/>
    <w:rsid w:val="00EE491B"/>
    <w:rsid w:val="00EE4F1A"/>
    <w:rsid w:val="00EE6C52"/>
    <w:rsid w:val="00EE78EA"/>
    <w:rsid w:val="00EE7BC2"/>
    <w:rsid w:val="00EE7BDF"/>
    <w:rsid w:val="00EF035E"/>
    <w:rsid w:val="00EF1C19"/>
    <w:rsid w:val="00EF44AC"/>
    <w:rsid w:val="00EF4948"/>
    <w:rsid w:val="00EF4AF2"/>
    <w:rsid w:val="00EF4B82"/>
    <w:rsid w:val="00EF4D2F"/>
    <w:rsid w:val="00EF599D"/>
    <w:rsid w:val="00F02C0E"/>
    <w:rsid w:val="00F03D57"/>
    <w:rsid w:val="00F04461"/>
    <w:rsid w:val="00F04742"/>
    <w:rsid w:val="00F05248"/>
    <w:rsid w:val="00F06ABE"/>
    <w:rsid w:val="00F075CD"/>
    <w:rsid w:val="00F07F00"/>
    <w:rsid w:val="00F10106"/>
    <w:rsid w:val="00F109F9"/>
    <w:rsid w:val="00F10CA3"/>
    <w:rsid w:val="00F120FD"/>
    <w:rsid w:val="00F139DB"/>
    <w:rsid w:val="00F14640"/>
    <w:rsid w:val="00F14A05"/>
    <w:rsid w:val="00F16919"/>
    <w:rsid w:val="00F16AAE"/>
    <w:rsid w:val="00F20F2B"/>
    <w:rsid w:val="00F24FEC"/>
    <w:rsid w:val="00F258B8"/>
    <w:rsid w:val="00F27C6B"/>
    <w:rsid w:val="00F302EB"/>
    <w:rsid w:val="00F3178A"/>
    <w:rsid w:val="00F33792"/>
    <w:rsid w:val="00F33E55"/>
    <w:rsid w:val="00F34E51"/>
    <w:rsid w:val="00F37E4B"/>
    <w:rsid w:val="00F405F1"/>
    <w:rsid w:val="00F4101C"/>
    <w:rsid w:val="00F42F3E"/>
    <w:rsid w:val="00F43377"/>
    <w:rsid w:val="00F526CC"/>
    <w:rsid w:val="00F53853"/>
    <w:rsid w:val="00F5700C"/>
    <w:rsid w:val="00F5711E"/>
    <w:rsid w:val="00F611DE"/>
    <w:rsid w:val="00F627A8"/>
    <w:rsid w:val="00F64F16"/>
    <w:rsid w:val="00F6783D"/>
    <w:rsid w:val="00F74FE7"/>
    <w:rsid w:val="00F75182"/>
    <w:rsid w:val="00F767B7"/>
    <w:rsid w:val="00F820EB"/>
    <w:rsid w:val="00F82A32"/>
    <w:rsid w:val="00F82C5B"/>
    <w:rsid w:val="00F84289"/>
    <w:rsid w:val="00F8592F"/>
    <w:rsid w:val="00F9095C"/>
    <w:rsid w:val="00F91896"/>
    <w:rsid w:val="00F92E52"/>
    <w:rsid w:val="00F95CC7"/>
    <w:rsid w:val="00F960EC"/>
    <w:rsid w:val="00F966D7"/>
    <w:rsid w:val="00F967CB"/>
    <w:rsid w:val="00F96F95"/>
    <w:rsid w:val="00FA0D1A"/>
    <w:rsid w:val="00FA6661"/>
    <w:rsid w:val="00FA74EE"/>
    <w:rsid w:val="00FB170B"/>
    <w:rsid w:val="00FB2D83"/>
    <w:rsid w:val="00FB2E40"/>
    <w:rsid w:val="00FB379C"/>
    <w:rsid w:val="00FB3C7B"/>
    <w:rsid w:val="00FB4F16"/>
    <w:rsid w:val="00FC1E21"/>
    <w:rsid w:val="00FC4A76"/>
    <w:rsid w:val="00FC52F1"/>
    <w:rsid w:val="00FC7660"/>
    <w:rsid w:val="00FD076F"/>
    <w:rsid w:val="00FD0FD2"/>
    <w:rsid w:val="00FD1BF0"/>
    <w:rsid w:val="00FD67DB"/>
    <w:rsid w:val="00FD6FDF"/>
    <w:rsid w:val="00FD7BBD"/>
    <w:rsid w:val="00FE0200"/>
    <w:rsid w:val="00FE2136"/>
    <w:rsid w:val="00FE2395"/>
    <w:rsid w:val="00FE38A6"/>
    <w:rsid w:val="00FE4C40"/>
    <w:rsid w:val="00FE60A3"/>
    <w:rsid w:val="00FE644C"/>
    <w:rsid w:val="00FE7F45"/>
    <w:rsid w:val="00FE7FD9"/>
    <w:rsid w:val="00FF09F7"/>
    <w:rsid w:val="00FF2769"/>
    <w:rsid w:val="00FF489A"/>
    <w:rsid w:val="12641821"/>
    <w:rsid w:val="12D35B44"/>
    <w:rsid w:val="13E42C19"/>
    <w:rsid w:val="17986E97"/>
    <w:rsid w:val="1AC437A1"/>
    <w:rsid w:val="21E71756"/>
    <w:rsid w:val="247A576B"/>
    <w:rsid w:val="25950217"/>
    <w:rsid w:val="2A2E7F13"/>
    <w:rsid w:val="2C60013E"/>
    <w:rsid w:val="3B5B5607"/>
    <w:rsid w:val="67BF05A7"/>
    <w:rsid w:val="7A5D5D5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0"/>
    <w:unhideWhenUsed/>
    <w:qFormat/>
    <w:uiPriority w:val="99"/>
    <w:pPr>
      <w:jc w:val="left"/>
    </w:pPr>
  </w:style>
  <w:style w:type="paragraph" w:styleId="3">
    <w:name w:val="Body Text Indent"/>
    <w:basedOn w:val="1"/>
    <w:link w:val="19"/>
    <w:qFormat/>
    <w:uiPriority w:val="0"/>
    <w:pPr>
      <w:ind w:firstLine="420" w:firstLineChars="200"/>
    </w:pPr>
    <w:rPr>
      <w:rFonts w:ascii="Times New Roman" w:hAnsi="Times New Roman" w:eastAsia="宋体" w:cs="Times New Roman"/>
      <w:szCs w:val="24"/>
    </w:rPr>
  </w:style>
  <w:style w:type="paragraph" w:styleId="4">
    <w:name w:val="Plain Text"/>
    <w:basedOn w:val="1"/>
    <w:link w:val="26"/>
    <w:qFormat/>
    <w:uiPriority w:val="0"/>
    <w:rPr>
      <w:rFonts w:ascii="宋体" w:hAnsi="Courier New" w:eastAsia="宋体" w:cs="Courier New"/>
      <w:szCs w:val="21"/>
    </w:rPr>
  </w:style>
  <w:style w:type="paragraph" w:styleId="5">
    <w:name w:val="Balloon Text"/>
    <w:basedOn w:val="1"/>
    <w:link w:val="23"/>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2"/>
    <w:next w:val="2"/>
    <w:link w:val="24"/>
    <w:semiHidden/>
    <w:unhideWhenUsed/>
    <w:qFormat/>
    <w:uiPriority w:val="99"/>
    <w:rPr>
      <w:b/>
      <w:bCs/>
    </w:rPr>
  </w:style>
  <w:style w:type="table" w:styleId="12">
    <w:name w:val="Table Grid"/>
    <w:basedOn w:val="11"/>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qFormat/>
    <w:uiPriority w:val="99"/>
    <w:rPr>
      <w:sz w:val="21"/>
      <w:szCs w:val="21"/>
    </w:rPr>
  </w:style>
  <w:style w:type="character" w:customStyle="1" w:styleId="16">
    <w:name w:val="页脚 Char"/>
    <w:basedOn w:val="13"/>
    <w:link w:val="6"/>
    <w:qFormat/>
    <w:uiPriority w:val="99"/>
    <w:rPr>
      <w:sz w:val="18"/>
      <w:szCs w:val="18"/>
    </w:rPr>
  </w:style>
  <w:style w:type="character" w:customStyle="1" w:styleId="17">
    <w:name w:val="标题 Char"/>
    <w:basedOn w:val="13"/>
    <w:link w:val="9"/>
    <w:qFormat/>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Char"/>
    <w:basedOn w:val="13"/>
    <w:link w:val="3"/>
    <w:qFormat/>
    <w:uiPriority w:val="0"/>
    <w:rPr>
      <w:rFonts w:ascii="Times New Roman" w:hAnsi="Times New Roman" w:eastAsia="宋体" w:cs="Times New Roman"/>
      <w:szCs w:val="24"/>
    </w:rPr>
  </w:style>
  <w:style w:type="character" w:customStyle="1" w:styleId="20">
    <w:name w:val="批注文字 Char"/>
    <w:basedOn w:val="13"/>
    <w:link w:val="2"/>
    <w:qFormat/>
    <w:uiPriority w:val="99"/>
    <w:rPr>
      <w:kern w:val="2"/>
      <w:sz w:val="21"/>
      <w:szCs w:val="22"/>
    </w:rPr>
  </w:style>
  <w:style w:type="character" w:styleId="21">
    <w:name w:val="Placeholder Text"/>
    <w:basedOn w:val="13"/>
    <w:semiHidden/>
    <w:qFormat/>
    <w:uiPriority w:val="99"/>
    <w:rPr>
      <w:color w:val="808080"/>
    </w:rPr>
  </w:style>
  <w:style w:type="character" w:customStyle="1" w:styleId="22">
    <w:name w:val="页眉 Char"/>
    <w:basedOn w:val="13"/>
    <w:link w:val="7"/>
    <w:qFormat/>
    <w:uiPriority w:val="99"/>
    <w:rPr>
      <w:sz w:val="18"/>
      <w:szCs w:val="18"/>
    </w:rPr>
  </w:style>
  <w:style w:type="character" w:customStyle="1" w:styleId="23">
    <w:name w:val="批注框文本 Char"/>
    <w:basedOn w:val="13"/>
    <w:link w:val="5"/>
    <w:semiHidden/>
    <w:qFormat/>
    <w:uiPriority w:val="99"/>
    <w:rPr>
      <w:sz w:val="18"/>
      <w:szCs w:val="18"/>
    </w:rPr>
  </w:style>
  <w:style w:type="character" w:customStyle="1" w:styleId="24">
    <w:name w:val="批注主题 Char"/>
    <w:basedOn w:val="20"/>
    <w:link w:val="10"/>
    <w:semiHidden/>
    <w:qFormat/>
    <w:uiPriority w:val="99"/>
    <w:rPr>
      <w:b/>
      <w:bCs/>
      <w:kern w:val="2"/>
      <w:sz w:val="21"/>
      <w:szCs w:val="22"/>
    </w:rPr>
  </w:style>
  <w:style w:type="paragraph" w:customStyle="1" w:styleId="25">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6">
    <w:name w:val="纯文本 Char"/>
    <w:basedOn w:val="13"/>
    <w:link w:val="4"/>
    <w:qFormat/>
    <w:uiPriority w:val="0"/>
    <w:rPr>
      <w:rFonts w:ascii="宋体" w:hAnsi="Courier New" w:eastAsia="宋体" w:cs="Courier New"/>
      <w:szCs w:val="21"/>
    </w:rPr>
  </w:style>
  <w:style w:type="table" w:customStyle="1" w:styleId="27">
    <w:name w:val="Table Normal"/>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28">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image" Target="media/image44.wmf"/><Relationship Id="rId94" Type="http://schemas.openxmlformats.org/officeDocument/2006/relationships/oleObject" Target="embeddings/oleObject47.bin"/><Relationship Id="rId93" Type="http://schemas.openxmlformats.org/officeDocument/2006/relationships/image" Target="media/image43.wmf"/><Relationship Id="rId92" Type="http://schemas.openxmlformats.org/officeDocument/2006/relationships/oleObject" Target="embeddings/oleObject46.bin"/><Relationship Id="rId91" Type="http://schemas.openxmlformats.org/officeDocument/2006/relationships/oleObject" Target="embeddings/oleObject45.bin"/><Relationship Id="rId90" Type="http://schemas.openxmlformats.org/officeDocument/2006/relationships/oleObject" Target="embeddings/oleObject44.bin"/><Relationship Id="rId9" Type="http://schemas.openxmlformats.org/officeDocument/2006/relationships/image" Target="media/image5.png"/><Relationship Id="rId89" Type="http://schemas.openxmlformats.org/officeDocument/2006/relationships/oleObject" Target="embeddings/oleObject43.bin"/><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image" Target="media/image4.png"/><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image" Target="media/image37.wmf"/><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image" Target="media/image34.wmf"/><Relationship Id="rId68" Type="http://schemas.openxmlformats.org/officeDocument/2006/relationships/oleObject" Target="embeddings/oleObject31.bin"/><Relationship Id="rId67" Type="http://schemas.openxmlformats.org/officeDocument/2006/relationships/image" Target="media/image33.wmf"/><Relationship Id="rId66" Type="http://schemas.openxmlformats.org/officeDocument/2006/relationships/oleObject" Target="embeddings/oleObject30.bin"/><Relationship Id="rId65" Type="http://schemas.openxmlformats.org/officeDocument/2006/relationships/image" Target="media/image32.wmf"/><Relationship Id="rId64" Type="http://schemas.openxmlformats.org/officeDocument/2006/relationships/oleObject" Target="embeddings/oleObject29.bin"/><Relationship Id="rId63" Type="http://schemas.openxmlformats.org/officeDocument/2006/relationships/image" Target="media/image31.wmf"/><Relationship Id="rId62" Type="http://schemas.openxmlformats.org/officeDocument/2006/relationships/oleObject" Target="embeddings/oleObject28.bin"/><Relationship Id="rId61" Type="http://schemas.openxmlformats.org/officeDocument/2006/relationships/image" Target="media/image30.wmf"/><Relationship Id="rId60" Type="http://schemas.openxmlformats.org/officeDocument/2006/relationships/oleObject" Target="embeddings/oleObject27.bin"/><Relationship Id="rId6" Type="http://schemas.openxmlformats.org/officeDocument/2006/relationships/image" Target="media/image2.png"/><Relationship Id="rId59" Type="http://schemas.openxmlformats.org/officeDocument/2006/relationships/image" Target="media/image29.wmf"/><Relationship Id="rId58" Type="http://schemas.openxmlformats.org/officeDocument/2006/relationships/oleObject" Target="embeddings/oleObject26.bin"/><Relationship Id="rId57" Type="http://schemas.openxmlformats.org/officeDocument/2006/relationships/image" Target="media/image28.wmf"/><Relationship Id="rId56" Type="http://schemas.openxmlformats.org/officeDocument/2006/relationships/oleObject" Target="embeddings/oleObject25.bin"/><Relationship Id="rId55" Type="http://schemas.openxmlformats.org/officeDocument/2006/relationships/image" Target="media/image27.png"/><Relationship Id="rId54" Type="http://schemas.openxmlformats.org/officeDocument/2006/relationships/oleObject" Target="embeddings/oleObject24.bin"/><Relationship Id="rId53" Type="http://schemas.openxmlformats.org/officeDocument/2006/relationships/oleObject" Target="embeddings/oleObject23.bin"/><Relationship Id="rId52" Type="http://schemas.openxmlformats.org/officeDocument/2006/relationships/image" Target="media/image26.wmf"/><Relationship Id="rId51" Type="http://schemas.openxmlformats.org/officeDocument/2006/relationships/oleObject" Target="embeddings/oleObject22.bin"/><Relationship Id="rId50" Type="http://schemas.openxmlformats.org/officeDocument/2006/relationships/image" Target="media/image25.wmf"/><Relationship Id="rId5" Type="http://schemas.openxmlformats.org/officeDocument/2006/relationships/image" Target="media/image1.png"/><Relationship Id="rId49" Type="http://schemas.openxmlformats.org/officeDocument/2006/relationships/oleObject" Target="embeddings/oleObject21.bin"/><Relationship Id="rId48" Type="http://schemas.openxmlformats.org/officeDocument/2006/relationships/image" Target="media/image24.wmf"/><Relationship Id="rId47" Type="http://schemas.openxmlformats.org/officeDocument/2006/relationships/oleObject" Target="embeddings/oleObject20.bin"/><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image" Target="media/image22.wmf"/><Relationship Id="rId43" Type="http://schemas.openxmlformats.org/officeDocument/2006/relationships/oleObject" Target="embeddings/oleObject18.bin"/><Relationship Id="rId42" Type="http://schemas.openxmlformats.org/officeDocument/2006/relationships/image" Target="media/image21.wmf"/><Relationship Id="rId41" Type="http://schemas.openxmlformats.org/officeDocument/2006/relationships/oleObject" Target="embeddings/oleObject17.bin"/><Relationship Id="rId40" Type="http://schemas.openxmlformats.org/officeDocument/2006/relationships/image" Target="media/image20.wmf"/><Relationship Id="rId4" Type="http://schemas.openxmlformats.org/officeDocument/2006/relationships/theme" Target="theme/theme1.xml"/><Relationship Id="rId39" Type="http://schemas.openxmlformats.org/officeDocument/2006/relationships/oleObject" Target="embeddings/oleObject16.bin"/><Relationship Id="rId38" Type="http://schemas.openxmlformats.org/officeDocument/2006/relationships/oleObject" Target="embeddings/oleObject15.bin"/><Relationship Id="rId370" Type="http://schemas.microsoft.com/office/2011/relationships/people" Target="people.xml"/><Relationship Id="rId37" Type="http://schemas.openxmlformats.org/officeDocument/2006/relationships/oleObject" Target="embeddings/oleObject14.bin"/><Relationship Id="rId369" Type="http://schemas.openxmlformats.org/officeDocument/2006/relationships/fontTable" Target="fontTable.xml"/><Relationship Id="rId368" Type="http://schemas.openxmlformats.org/officeDocument/2006/relationships/customXml" Target="../customXml/item1.xml"/><Relationship Id="rId367" Type="http://schemas.openxmlformats.org/officeDocument/2006/relationships/image" Target="media/image166.wmf"/><Relationship Id="rId366" Type="http://schemas.openxmlformats.org/officeDocument/2006/relationships/oleObject" Target="embeddings/oleObject197.bin"/><Relationship Id="rId365" Type="http://schemas.openxmlformats.org/officeDocument/2006/relationships/image" Target="media/image165.wmf"/><Relationship Id="rId364" Type="http://schemas.openxmlformats.org/officeDocument/2006/relationships/oleObject" Target="embeddings/oleObject196.bin"/><Relationship Id="rId363" Type="http://schemas.openxmlformats.org/officeDocument/2006/relationships/image" Target="media/image164.wmf"/><Relationship Id="rId362" Type="http://schemas.openxmlformats.org/officeDocument/2006/relationships/oleObject" Target="embeddings/oleObject195.bin"/><Relationship Id="rId361" Type="http://schemas.openxmlformats.org/officeDocument/2006/relationships/oleObject" Target="embeddings/oleObject194.bin"/><Relationship Id="rId360" Type="http://schemas.openxmlformats.org/officeDocument/2006/relationships/image" Target="media/image163.wmf"/><Relationship Id="rId36" Type="http://schemas.openxmlformats.org/officeDocument/2006/relationships/image" Target="media/image19.wmf"/><Relationship Id="rId359" Type="http://schemas.openxmlformats.org/officeDocument/2006/relationships/oleObject" Target="embeddings/oleObject193.bin"/><Relationship Id="rId358" Type="http://schemas.openxmlformats.org/officeDocument/2006/relationships/image" Target="media/image162.wmf"/><Relationship Id="rId357" Type="http://schemas.openxmlformats.org/officeDocument/2006/relationships/oleObject" Target="embeddings/oleObject192.bin"/><Relationship Id="rId356" Type="http://schemas.openxmlformats.org/officeDocument/2006/relationships/image" Target="media/image161.wmf"/><Relationship Id="rId355" Type="http://schemas.openxmlformats.org/officeDocument/2006/relationships/oleObject" Target="embeddings/oleObject191.bin"/><Relationship Id="rId354" Type="http://schemas.openxmlformats.org/officeDocument/2006/relationships/image" Target="media/image160.wmf"/><Relationship Id="rId353" Type="http://schemas.openxmlformats.org/officeDocument/2006/relationships/oleObject" Target="embeddings/oleObject190.bin"/><Relationship Id="rId352" Type="http://schemas.openxmlformats.org/officeDocument/2006/relationships/image" Target="media/image159.wmf"/><Relationship Id="rId351" Type="http://schemas.openxmlformats.org/officeDocument/2006/relationships/oleObject" Target="embeddings/oleObject189.bin"/><Relationship Id="rId350" Type="http://schemas.openxmlformats.org/officeDocument/2006/relationships/image" Target="media/image158.wmf"/><Relationship Id="rId35" Type="http://schemas.openxmlformats.org/officeDocument/2006/relationships/oleObject" Target="embeddings/oleObject13.bin"/><Relationship Id="rId349" Type="http://schemas.openxmlformats.org/officeDocument/2006/relationships/oleObject" Target="embeddings/oleObject188.bin"/><Relationship Id="rId348" Type="http://schemas.openxmlformats.org/officeDocument/2006/relationships/image" Target="media/image157.wmf"/><Relationship Id="rId347" Type="http://schemas.openxmlformats.org/officeDocument/2006/relationships/oleObject" Target="embeddings/oleObject187.bin"/><Relationship Id="rId346" Type="http://schemas.openxmlformats.org/officeDocument/2006/relationships/image" Target="media/image156.wmf"/><Relationship Id="rId345" Type="http://schemas.openxmlformats.org/officeDocument/2006/relationships/oleObject" Target="embeddings/oleObject186.bin"/><Relationship Id="rId344" Type="http://schemas.openxmlformats.org/officeDocument/2006/relationships/image" Target="media/image155.wmf"/><Relationship Id="rId343" Type="http://schemas.openxmlformats.org/officeDocument/2006/relationships/oleObject" Target="embeddings/oleObject185.bin"/><Relationship Id="rId342" Type="http://schemas.openxmlformats.org/officeDocument/2006/relationships/image" Target="media/image154.wmf"/><Relationship Id="rId341" Type="http://schemas.openxmlformats.org/officeDocument/2006/relationships/oleObject" Target="embeddings/oleObject184.bin"/><Relationship Id="rId340" Type="http://schemas.openxmlformats.org/officeDocument/2006/relationships/oleObject" Target="embeddings/oleObject183.bin"/><Relationship Id="rId34" Type="http://schemas.openxmlformats.org/officeDocument/2006/relationships/image" Target="media/image18.wmf"/><Relationship Id="rId339" Type="http://schemas.openxmlformats.org/officeDocument/2006/relationships/image" Target="media/image153.wmf"/><Relationship Id="rId338" Type="http://schemas.openxmlformats.org/officeDocument/2006/relationships/oleObject" Target="embeddings/oleObject182.bin"/><Relationship Id="rId337" Type="http://schemas.openxmlformats.org/officeDocument/2006/relationships/image" Target="media/image152.wmf"/><Relationship Id="rId336" Type="http://schemas.openxmlformats.org/officeDocument/2006/relationships/oleObject" Target="embeddings/oleObject181.bin"/><Relationship Id="rId335" Type="http://schemas.openxmlformats.org/officeDocument/2006/relationships/image" Target="media/image151.wmf"/><Relationship Id="rId334" Type="http://schemas.openxmlformats.org/officeDocument/2006/relationships/oleObject" Target="embeddings/oleObject180.bin"/><Relationship Id="rId333" Type="http://schemas.openxmlformats.org/officeDocument/2006/relationships/image" Target="media/image150.wmf"/><Relationship Id="rId332" Type="http://schemas.openxmlformats.org/officeDocument/2006/relationships/oleObject" Target="embeddings/oleObject179.bin"/><Relationship Id="rId331" Type="http://schemas.openxmlformats.org/officeDocument/2006/relationships/image" Target="media/image149.wmf"/><Relationship Id="rId330" Type="http://schemas.openxmlformats.org/officeDocument/2006/relationships/oleObject" Target="embeddings/oleObject178.bin"/><Relationship Id="rId33" Type="http://schemas.openxmlformats.org/officeDocument/2006/relationships/oleObject" Target="embeddings/oleObject12.bin"/><Relationship Id="rId329" Type="http://schemas.openxmlformats.org/officeDocument/2006/relationships/image" Target="media/image148.wmf"/><Relationship Id="rId328" Type="http://schemas.openxmlformats.org/officeDocument/2006/relationships/oleObject" Target="embeddings/oleObject177.bin"/><Relationship Id="rId327" Type="http://schemas.openxmlformats.org/officeDocument/2006/relationships/image" Target="media/image147.wmf"/><Relationship Id="rId326" Type="http://schemas.openxmlformats.org/officeDocument/2006/relationships/oleObject" Target="embeddings/oleObject176.bin"/><Relationship Id="rId325" Type="http://schemas.openxmlformats.org/officeDocument/2006/relationships/image" Target="media/image146.wmf"/><Relationship Id="rId324" Type="http://schemas.openxmlformats.org/officeDocument/2006/relationships/oleObject" Target="embeddings/oleObject175.bin"/><Relationship Id="rId323" Type="http://schemas.openxmlformats.org/officeDocument/2006/relationships/image" Target="media/image145.wmf"/><Relationship Id="rId322" Type="http://schemas.openxmlformats.org/officeDocument/2006/relationships/oleObject" Target="embeddings/oleObject174.bin"/><Relationship Id="rId321" Type="http://schemas.openxmlformats.org/officeDocument/2006/relationships/image" Target="media/image144.wmf"/><Relationship Id="rId320" Type="http://schemas.openxmlformats.org/officeDocument/2006/relationships/oleObject" Target="embeddings/oleObject173.bin"/><Relationship Id="rId32" Type="http://schemas.openxmlformats.org/officeDocument/2006/relationships/image" Target="media/image17.wmf"/><Relationship Id="rId319" Type="http://schemas.openxmlformats.org/officeDocument/2006/relationships/image" Target="media/image143.wmf"/><Relationship Id="rId318" Type="http://schemas.openxmlformats.org/officeDocument/2006/relationships/oleObject" Target="embeddings/oleObject172.bin"/><Relationship Id="rId317" Type="http://schemas.openxmlformats.org/officeDocument/2006/relationships/image" Target="media/image142.wmf"/><Relationship Id="rId316" Type="http://schemas.openxmlformats.org/officeDocument/2006/relationships/oleObject" Target="embeddings/oleObject171.bin"/><Relationship Id="rId315" Type="http://schemas.openxmlformats.org/officeDocument/2006/relationships/image" Target="media/image141.wmf"/><Relationship Id="rId314" Type="http://schemas.openxmlformats.org/officeDocument/2006/relationships/oleObject" Target="embeddings/oleObject170.bin"/><Relationship Id="rId313" Type="http://schemas.openxmlformats.org/officeDocument/2006/relationships/image" Target="media/image140.wmf"/><Relationship Id="rId312" Type="http://schemas.openxmlformats.org/officeDocument/2006/relationships/oleObject" Target="embeddings/oleObject169.bin"/><Relationship Id="rId311" Type="http://schemas.openxmlformats.org/officeDocument/2006/relationships/image" Target="media/image139.wmf"/><Relationship Id="rId310" Type="http://schemas.openxmlformats.org/officeDocument/2006/relationships/oleObject" Target="embeddings/oleObject168.bin"/><Relationship Id="rId31" Type="http://schemas.openxmlformats.org/officeDocument/2006/relationships/oleObject" Target="embeddings/oleObject11.bin"/><Relationship Id="rId309" Type="http://schemas.openxmlformats.org/officeDocument/2006/relationships/image" Target="media/image138.wmf"/><Relationship Id="rId308" Type="http://schemas.openxmlformats.org/officeDocument/2006/relationships/oleObject" Target="embeddings/oleObject167.bin"/><Relationship Id="rId307" Type="http://schemas.openxmlformats.org/officeDocument/2006/relationships/image" Target="media/image137.wmf"/><Relationship Id="rId306" Type="http://schemas.openxmlformats.org/officeDocument/2006/relationships/oleObject" Target="embeddings/oleObject166.bin"/><Relationship Id="rId305" Type="http://schemas.openxmlformats.org/officeDocument/2006/relationships/image" Target="media/image136.wmf"/><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image" Target="media/image134.wmf"/><Relationship Id="rId300" Type="http://schemas.openxmlformats.org/officeDocument/2006/relationships/oleObject" Target="embeddings/oleObject163.bin"/><Relationship Id="rId30" Type="http://schemas.openxmlformats.org/officeDocument/2006/relationships/image" Target="media/image16.wmf"/><Relationship Id="rId3" Type="http://schemas.openxmlformats.org/officeDocument/2006/relationships/footer" Target="footer1.xml"/><Relationship Id="rId299" Type="http://schemas.openxmlformats.org/officeDocument/2006/relationships/image" Target="media/image133.wmf"/><Relationship Id="rId298" Type="http://schemas.openxmlformats.org/officeDocument/2006/relationships/oleObject" Target="embeddings/oleObject162.bin"/><Relationship Id="rId297" Type="http://schemas.openxmlformats.org/officeDocument/2006/relationships/image" Target="media/image132.wmf"/><Relationship Id="rId296" Type="http://schemas.openxmlformats.org/officeDocument/2006/relationships/oleObject" Target="embeddings/oleObject161.bin"/><Relationship Id="rId295" Type="http://schemas.openxmlformats.org/officeDocument/2006/relationships/image" Target="media/image131.wmf"/><Relationship Id="rId294" Type="http://schemas.openxmlformats.org/officeDocument/2006/relationships/oleObject" Target="embeddings/oleObject160.bin"/><Relationship Id="rId293" Type="http://schemas.openxmlformats.org/officeDocument/2006/relationships/image" Target="media/image130.wmf"/><Relationship Id="rId292" Type="http://schemas.openxmlformats.org/officeDocument/2006/relationships/oleObject" Target="embeddings/oleObject159.bin"/><Relationship Id="rId291" Type="http://schemas.openxmlformats.org/officeDocument/2006/relationships/image" Target="media/image129.wmf"/><Relationship Id="rId290" Type="http://schemas.openxmlformats.org/officeDocument/2006/relationships/oleObject" Target="embeddings/oleObject158.bin"/><Relationship Id="rId29" Type="http://schemas.openxmlformats.org/officeDocument/2006/relationships/oleObject" Target="embeddings/oleObject10.bin"/><Relationship Id="rId289" Type="http://schemas.openxmlformats.org/officeDocument/2006/relationships/image" Target="media/image128.wmf"/><Relationship Id="rId288" Type="http://schemas.openxmlformats.org/officeDocument/2006/relationships/oleObject" Target="embeddings/oleObject157.bin"/><Relationship Id="rId287" Type="http://schemas.openxmlformats.org/officeDocument/2006/relationships/image" Target="media/image127.wmf"/><Relationship Id="rId286" Type="http://schemas.openxmlformats.org/officeDocument/2006/relationships/oleObject" Target="embeddings/oleObject156.bin"/><Relationship Id="rId285" Type="http://schemas.openxmlformats.org/officeDocument/2006/relationships/image" Target="media/image126.wmf"/><Relationship Id="rId284" Type="http://schemas.openxmlformats.org/officeDocument/2006/relationships/oleObject" Target="embeddings/oleObject155.bin"/><Relationship Id="rId283" Type="http://schemas.openxmlformats.org/officeDocument/2006/relationships/image" Target="media/image125.wmf"/><Relationship Id="rId282" Type="http://schemas.openxmlformats.org/officeDocument/2006/relationships/oleObject" Target="embeddings/oleObject154.bin"/><Relationship Id="rId281" Type="http://schemas.openxmlformats.org/officeDocument/2006/relationships/image" Target="media/image124.wmf"/><Relationship Id="rId280" Type="http://schemas.openxmlformats.org/officeDocument/2006/relationships/oleObject" Target="embeddings/oleObject153.bin"/><Relationship Id="rId28" Type="http://schemas.openxmlformats.org/officeDocument/2006/relationships/image" Target="media/image15.wmf"/><Relationship Id="rId279" Type="http://schemas.openxmlformats.org/officeDocument/2006/relationships/image" Target="media/image123.wmf"/><Relationship Id="rId278" Type="http://schemas.openxmlformats.org/officeDocument/2006/relationships/oleObject" Target="embeddings/oleObject152.bin"/><Relationship Id="rId277" Type="http://schemas.openxmlformats.org/officeDocument/2006/relationships/image" Target="media/image122.wmf"/><Relationship Id="rId276" Type="http://schemas.openxmlformats.org/officeDocument/2006/relationships/oleObject" Target="embeddings/oleObject151.bin"/><Relationship Id="rId275" Type="http://schemas.openxmlformats.org/officeDocument/2006/relationships/image" Target="media/image121.wmf"/><Relationship Id="rId274" Type="http://schemas.openxmlformats.org/officeDocument/2006/relationships/oleObject" Target="embeddings/oleObject150.bin"/><Relationship Id="rId273" Type="http://schemas.openxmlformats.org/officeDocument/2006/relationships/image" Target="media/image120.wmf"/><Relationship Id="rId272" Type="http://schemas.openxmlformats.org/officeDocument/2006/relationships/oleObject" Target="embeddings/oleObject149.bin"/><Relationship Id="rId271" Type="http://schemas.openxmlformats.org/officeDocument/2006/relationships/image" Target="media/image119.wmf"/><Relationship Id="rId270" Type="http://schemas.openxmlformats.org/officeDocument/2006/relationships/oleObject" Target="embeddings/oleObject148.bin"/><Relationship Id="rId27" Type="http://schemas.openxmlformats.org/officeDocument/2006/relationships/oleObject" Target="embeddings/oleObject9.bin"/><Relationship Id="rId269" Type="http://schemas.openxmlformats.org/officeDocument/2006/relationships/image" Target="media/image118.wmf"/><Relationship Id="rId268" Type="http://schemas.openxmlformats.org/officeDocument/2006/relationships/oleObject" Target="embeddings/oleObject147.bin"/><Relationship Id="rId267" Type="http://schemas.openxmlformats.org/officeDocument/2006/relationships/image" Target="media/image117.wmf"/><Relationship Id="rId266" Type="http://schemas.openxmlformats.org/officeDocument/2006/relationships/oleObject" Target="embeddings/oleObject146.bin"/><Relationship Id="rId265" Type="http://schemas.openxmlformats.org/officeDocument/2006/relationships/image" Target="media/image116.wmf"/><Relationship Id="rId264" Type="http://schemas.openxmlformats.org/officeDocument/2006/relationships/oleObject" Target="embeddings/oleObject145.bin"/><Relationship Id="rId263" Type="http://schemas.openxmlformats.org/officeDocument/2006/relationships/image" Target="media/image115.wmf"/><Relationship Id="rId262" Type="http://schemas.openxmlformats.org/officeDocument/2006/relationships/oleObject" Target="embeddings/oleObject144.bin"/><Relationship Id="rId261" Type="http://schemas.openxmlformats.org/officeDocument/2006/relationships/image" Target="media/image114.wmf"/><Relationship Id="rId260" Type="http://schemas.openxmlformats.org/officeDocument/2006/relationships/oleObject" Target="embeddings/oleObject143.bin"/><Relationship Id="rId26" Type="http://schemas.openxmlformats.org/officeDocument/2006/relationships/image" Target="media/image14.wmf"/><Relationship Id="rId259" Type="http://schemas.openxmlformats.org/officeDocument/2006/relationships/image" Target="media/image113.wmf"/><Relationship Id="rId258" Type="http://schemas.openxmlformats.org/officeDocument/2006/relationships/oleObject" Target="embeddings/oleObject142.bin"/><Relationship Id="rId257" Type="http://schemas.openxmlformats.org/officeDocument/2006/relationships/image" Target="media/image112.wmf"/><Relationship Id="rId256" Type="http://schemas.openxmlformats.org/officeDocument/2006/relationships/oleObject" Target="embeddings/oleObject141.bin"/><Relationship Id="rId255" Type="http://schemas.openxmlformats.org/officeDocument/2006/relationships/image" Target="media/image111.wmf"/><Relationship Id="rId254" Type="http://schemas.openxmlformats.org/officeDocument/2006/relationships/oleObject" Target="embeddings/oleObject140.bin"/><Relationship Id="rId253" Type="http://schemas.openxmlformats.org/officeDocument/2006/relationships/image" Target="media/image110.wmf"/><Relationship Id="rId252" Type="http://schemas.openxmlformats.org/officeDocument/2006/relationships/oleObject" Target="embeddings/oleObject139.bin"/><Relationship Id="rId251" Type="http://schemas.openxmlformats.org/officeDocument/2006/relationships/image" Target="media/image109.wmf"/><Relationship Id="rId250" Type="http://schemas.openxmlformats.org/officeDocument/2006/relationships/oleObject" Target="embeddings/oleObject138.bin"/><Relationship Id="rId25" Type="http://schemas.openxmlformats.org/officeDocument/2006/relationships/oleObject" Target="embeddings/oleObject8.bin"/><Relationship Id="rId249" Type="http://schemas.openxmlformats.org/officeDocument/2006/relationships/oleObject" Target="embeddings/oleObject137.bin"/><Relationship Id="rId248" Type="http://schemas.openxmlformats.org/officeDocument/2006/relationships/oleObject" Target="embeddings/oleObject136.bin"/><Relationship Id="rId247" Type="http://schemas.openxmlformats.org/officeDocument/2006/relationships/image" Target="media/image108.wmf"/><Relationship Id="rId246" Type="http://schemas.openxmlformats.org/officeDocument/2006/relationships/oleObject" Target="embeddings/oleObject135.bin"/><Relationship Id="rId245" Type="http://schemas.openxmlformats.org/officeDocument/2006/relationships/oleObject" Target="embeddings/oleObject134.bin"/><Relationship Id="rId244" Type="http://schemas.openxmlformats.org/officeDocument/2006/relationships/oleObject" Target="embeddings/oleObject133.bin"/><Relationship Id="rId243" Type="http://schemas.openxmlformats.org/officeDocument/2006/relationships/image" Target="media/image107.wmf"/><Relationship Id="rId242" Type="http://schemas.openxmlformats.org/officeDocument/2006/relationships/oleObject" Target="embeddings/oleObject132.bin"/><Relationship Id="rId241" Type="http://schemas.openxmlformats.org/officeDocument/2006/relationships/image" Target="media/image106.wmf"/><Relationship Id="rId240" Type="http://schemas.openxmlformats.org/officeDocument/2006/relationships/oleObject" Target="embeddings/oleObject131.bin"/><Relationship Id="rId24" Type="http://schemas.openxmlformats.org/officeDocument/2006/relationships/image" Target="media/image13.wmf"/><Relationship Id="rId239" Type="http://schemas.openxmlformats.org/officeDocument/2006/relationships/image" Target="media/image105.wmf"/><Relationship Id="rId238" Type="http://schemas.openxmlformats.org/officeDocument/2006/relationships/oleObject" Target="embeddings/oleObject130.bin"/><Relationship Id="rId237" Type="http://schemas.openxmlformats.org/officeDocument/2006/relationships/image" Target="media/image104.wmf"/><Relationship Id="rId236" Type="http://schemas.openxmlformats.org/officeDocument/2006/relationships/oleObject" Target="embeddings/oleObject129.bin"/><Relationship Id="rId235" Type="http://schemas.openxmlformats.org/officeDocument/2006/relationships/image" Target="media/image103.wmf"/><Relationship Id="rId234" Type="http://schemas.openxmlformats.org/officeDocument/2006/relationships/oleObject" Target="embeddings/oleObject128.bin"/><Relationship Id="rId233" Type="http://schemas.openxmlformats.org/officeDocument/2006/relationships/image" Target="media/image102.wmf"/><Relationship Id="rId232" Type="http://schemas.openxmlformats.org/officeDocument/2006/relationships/oleObject" Target="embeddings/oleObject127.bin"/><Relationship Id="rId231" Type="http://schemas.openxmlformats.org/officeDocument/2006/relationships/image" Target="media/image101.wmf"/><Relationship Id="rId230" Type="http://schemas.openxmlformats.org/officeDocument/2006/relationships/oleObject" Target="embeddings/oleObject126.bin"/><Relationship Id="rId23" Type="http://schemas.openxmlformats.org/officeDocument/2006/relationships/oleObject" Target="embeddings/oleObject7.bin"/><Relationship Id="rId229" Type="http://schemas.openxmlformats.org/officeDocument/2006/relationships/image" Target="media/image100.wmf"/><Relationship Id="rId228" Type="http://schemas.openxmlformats.org/officeDocument/2006/relationships/oleObject" Target="embeddings/oleObject125.bin"/><Relationship Id="rId227" Type="http://schemas.openxmlformats.org/officeDocument/2006/relationships/oleObject" Target="embeddings/oleObject124.bin"/><Relationship Id="rId226" Type="http://schemas.openxmlformats.org/officeDocument/2006/relationships/oleObject" Target="embeddings/oleObject123.bin"/><Relationship Id="rId225" Type="http://schemas.openxmlformats.org/officeDocument/2006/relationships/image" Target="media/image99.wmf"/><Relationship Id="rId224" Type="http://schemas.openxmlformats.org/officeDocument/2006/relationships/oleObject" Target="embeddings/oleObject122.bin"/><Relationship Id="rId223" Type="http://schemas.openxmlformats.org/officeDocument/2006/relationships/image" Target="media/image98.wmf"/><Relationship Id="rId222" Type="http://schemas.openxmlformats.org/officeDocument/2006/relationships/oleObject" Target="embeddings/oleObject121.bin"/><Relationship Id="rId221" Type="http://schemas.openxmlformats.org/officeDocument/2006/relationships/image" Target="media/image97.wmf"/><Relationship Id="rId220" Type="http://schemas.openxmlformats.org/officeDocument/2006/relationships/oleObject" Target="embeddings/oleObject120.bin"/><Relationship Id="rId22" Type="http://schemas.openxmlformats.org/officeDocument/2006/relationships/image" Target="media/image12.wmf"/><Relationship Id="rId219" Type="http://schemas.openxmlformats.org/officeDocument/2006/relationships/image" Target="media/image96.wmf"/><Relationship Id="rId218" Type="http://schemas.openxmlformats.org/officeDocument/2006/relationships/oleObject" Target="embeddings/oleObject119.bin"/><Relationship Id="rId217" Type="http://schemas.openxmlformats.org/officeDocument/2006/relationships/image" Target="media/image95.wmf"/><Relationship Id="rId216" Type="http://schemas.openxmlformats.org/officeDocument/2006/relationships/oleObject" Target="embeddings/oleObject118.bin"/><Relationship Id="rId215" Type="http://schemas.openxmlformats.org/officeDocument/2006/relationships/image" Target="media/image94.wmf"/><Relationship Id="rId214" Type="http://schemas.openxmlformats.org/officeDocument/2006/relationships/oleObject" Target="embeddings/oleObject117.bin"/><Relationship Id="rId213" Type="http://schemas.openxmlformats.org/officeDocument/2006/relationships/image" Target="media/image93.wmf"/><Relationship Id="rId212" Type="http://schemas.openxmlformats.org/officeDocument/2006/relationships/oleObject" Target="embeddings/oleObject116.bin"/><Relationship Id="rId211" Type="http://schemas.openxmlformats.org/officeDocument/2006/relationships/image" Target="media/image92.wmf"/><Relationship Id="rId210" Type="http://schemas.openxmlformats.org/officeDocument/2006/relationships/oleObject" Target="embeddings/oleObject115.bin"/><Relationship Id="rId21" Type="http://schemas.openxmlformats.org/officeDocument/2006/relationships/oleObject" Target="embeddings/oleObject6.bin"/><Relationship Id="rId209" Type="http://schemas.openxmlformats.org/officeDocument/2006/relationships/image" Target="media/image91.wmf"/><Relationship Id="rId208" Type="http://schemas.openxmlformats.org/officeDocument/2006/relationships/oleObject" Target="embeddings/oleObject114.bin"/><Relationship Id="rId207" Type="http://schemas.openxmlformats.org/officeDocument/2006/relationships/image" Target="media/image90.wmf"/><Relationship Id="rId206" Type="http://schemas.openxmlformats.org/officeDocument/2006/relationships/oleObject" Target="embeddings/oleObject113.bin"/><Relationship Id="rId205" Type="http://schemas.openxmlformats.org/officeDocument/2006/relationships/image" Target="media/image89.wmf"/><Relationship Id="rId204" Type="http://schemas.openxmlformats.org/officeDocument/2006/relationships/oleObject" Target="embeddings/oleObject112.bin"/><Relationship Id="rId203" Type="http://schemas.openxmlformats.org/officeDocument/2006/relationships/image" Target="media/image88.wmf"/><Relationship Id="rId202" Type="http://schemas.openxmlformats.org/officeDocument/2006/relationships/oleObject" Target="embeddings/oleObject111.bin"/><Relationship Id="rId201" Type="http://schemas.openxmlformats.org/officeDocument/2006/relationships/oleObject" Target="embeddings/oleObject110.bin"/><Relationship Id="rId200" Type="http://schemas.openxmlformats.org/officeDocument/2006/relationships/image" Target="media/image87.wmf"/><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oleObject" Target="embeddings/oleObject109.bin"/><Relationship Id="rId198" Type="http://schemas.openxmlformats.org/officeDocument/2006/relationships/image" Target="media/image86.wmf"/><Relationship Id="rId197" Type="http://schemas.openxmlformats.org/officeDocument/2006/relationships/oleObject" Target="embeddings/oleObject108.bin"/><Relationship Id="rId196" Type="http://schemas.openxmlformats.org/officeDocument/2006/relationships/image" Target="media/image85.wmf"/><Relationship Id="rId195" Type="http://schemas.openxmlformats.org/officeDocument/2006/relationships/oleObject" Target="embeddings/oleObject107.bin"/><Relationship Id="rId194" Type="http://schemas.openxmlformats.org/officeDocument/2006/relationships/image" Target="media/image84.wmf"/><Relationship Id="rId193" Type="http://schemas.openxmlformats.org/officeDocument/2006/relationships/oleObject" Target="embeddings/oleObject106.bin"/><Relationship Id="rId192" Type="http://schemas.openxmlformats.org/officeDocument/2006/relationships/image" Target="media/image83.wmf"/><Relationship Id="rId191" Type="http://schemas.openxmlformats.org/officeDocument/2006/relationships/oleObject" Target="embeddings/oleObject105.bin"/><Relationship Id="rId190" Type="http://schemas.openxmlformats.org/officeDocument/2006/relationships/oleObject" Target="embeddings/oleObject104.bin"/><Relationship Id="rId19" Type="http://schemas.openxmlformats.org/officeDocument/2006/relationships/oleObject" Target="embeddings/oleObject5.bin"/><Relationship Id="rId189" Type="http://schemas.openxmlformats.org/officeDocument/2006/relationships/image" Target="media/image82.wmf"/><Relationship Id="rId188" Type="http://schemas.openxmlformats.org/officeDocument/2006/relationships/oleObject" Target="embeddings/oleObject103.bin"/><Relationship Id="rId187" Type="http://schemas.openxmlformats.org/officeDocument/2006/relationships/oleObject" Target="embeddings/oleObject102.bin"/><Relationship Id="rId186" Type="http://schemas.openxmlformats.org/officeDocument/2006/relationships/image" Target="media/image81.wmf"/><Relationship Id="rId185" Type="http://schemas.openxmlformats.org/officeDocument/2006/relationships/oleObject" Target="embeddings/oleObject101.bin"/><Relationship Id="rId184" Type="http://schemas.openxmlformats.org/officeDocument/2006/relationships/oleObject" Target="embeddings/oleObject100.bin"/><Relationship Id="rId183" Type="http://schemas.openxmlformats.org/officeDocument/2006/relationships/image" Target="media/image80.wmf"/><Relationship Id="rId182" Type="http://schemas.openxmlformats.org/officeDocument/2006/relationships/oleObject" Target="embeddings/oleObject99.bin"/><Relationship Id="rId181" Type="http://schemas.openxmlformats.org/officeDocument/2006/relationships/oleObject" Target="embeddings/oleObject98.bin"/><Relationship Id="rId180" Type="http://schemas.openxmlformats.org/officeDocument/2006/relationships/image" Target="media/image79.wmf"/><Relationship Id="rId18" Type="http://schemas.openxmlformats.org/officeDocument/2006/relationships/image" Target="media/image10.wmf"/><Relationship Id="rId179" Type="http://schemas.openxmlformats.org/officeDocument/2006/relationships/oleObject" Target="embeddings/oleObject97.bin"/><Relationship Id="rId178" Type="http://schemas.openxmlformats.org/officeDocument/2006/relationships/oleObject" Target="embeddings/oleObject96.bin"/><Relationship Id="rId177" Type="http://schemas.openxmlformats.org/officeDocument/2006/relationships/image" Target="media/image78.wmf"/><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png"/><Relationship Id="rId172" Type="http://schemas.openxmlformats.org/officeDocument/2006/relationships/oleObject" Target="embeddings/oleObject93.bin"/><Relationship Id="rId171" Type="http://schemas.openxmlformats.org/officeDocument/2006/relationships/oleObject" Target="embeddings/oleObject92.bin"/><Relationship Id="rId170" Type="http://schemas.openxmlformats.org/officeDocument/2006/relationships/oleObject" Target="embeddings/oleObject91.bin"/><Relationship Id="rId17" Type="http://schemas.openxmlformats.org/officeDocument/2006/relationships/oleObject" Target="embeddings/oleObject4.bin"/><Relationship Id="rId169" Type="http://schemas.openxmlformats.org/officeDocument/2006/relationships/oleObject" Target="embeddings/oleObject90.bin"/><Relationship Id="rId168" Type="http://schemas.openxmlformats.org/officeDocument/2006/relationships/image" Target="media/image75.wmf"/><Relationship Id="rId167" Type="http://schemas.openxmlformats.org/officeDocument/2006/relationships/oleObject" Target="embeddings/oleObject89.bin"/><Relationship Id="rId166" Type="http://schemas.openxmlformats.org/officeDocument/2006/relationships/image" Target="media/image74.wmf"/><Relationship Id="rId165" Type="http://schemas.openxmlformats.org/officeDocument/2006/relationships/oleObject" Target="embeddings/oleObject88.bin"/><Relationship Id="rId164" Type="http://schemas.openxmlformats.org/officeDocument/2006/relationships/image" Target="media/image73.wmf"/><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image" Target="media/image71.wmf"/><Relationship Id="rId16" Type="http://schemas.openxmlformats.org/officeDocument/2006/relationships/image" Target="media/image9.wmf"/><Relationship Id="rId159" Type="http://schemas.openxmlformats.org/officeDocument/2006/relationships/oleObject" Target="embeddings/oleObject85.bin"/><Relationship Id="rId158" Type="http://schemas.openxmlformats.org/officeDocument/2006/relationships/image" Target="media/image70.wmf"/><Relationship Id="rId157" Type="http://schemas.openxmlformats.org/officeDocument/2006/relationships/oleObject" Target="embeddings/oleObject84.bin"/><Relationship Id="rId156" Type="http://schemas.openxmlformats.org/officeDocument/2006/relationships/oleObject" Target="embeddings/oleObject83.bin"/><Relationship Id="rId155" Type="http://schemas.openxmlformats.org/officeDocument/2006/relationships/image" Target="media/image69.wmf"/><Relationship Id="rId154" Type="http://schemas.openxmlformats.org/officeDocument/2006/relationships/oleObject" Target="embeddings/oleObject82.bin"/><Relationship Id="rId153" Type="http://schemas.openxmlformats.org/officeDocument/2006/relationships/image" Target="media/image68.wmf"/><Relationship Id="rId152" Type="http://schemas.openxmlformats.org/officeDocument/2006/relationships/oleObject" Target="embeddings/oleObject81.bin"/><Relationship Id="rId151" Type="http://schemas.openxmlformats.org/officeDocument/2006/relationships/image" Target="media/image67.wmf"/><Relationship Id="rId150" Type="http://schemas.openxmlformats.org/officeDocument/2006/relationships/oleObject" Target="embeddings/oleObject80.bin"/><Relationship Id="rId15" Type="http://schemas.openxmlformats.org/officeDocument/2006/relationships/oleObject" Target="embeddings/oleObject3.bin"/><Relationship Id="rId149" Type="http://schemas.openxmlformats.org/officeDocument/2006/relationships/image" Target="media/image66.wmf"/><Relationship Id="rId148" Type="http://schemas.openxmlformats.org/officeDocument/2006/relationships/oleObject" Target="embeddings/oleObject79.bin"/><Relationship Id="rId147" Type="http://schemas.openxmlformats.org/officeDocument/2006/relationships/oleObject" Target="embeddings/oleObject78.bin"/><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image" Target="media/image8.wmf"/><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oleObject" Target="embeddings/oleObject70.bin"/><Relationship Id="rId132" Type="http://schemas.openxmlformats.org/officeDocument/2006/relationships/oleObject" Target="embeddings/oleObject69.bin"/><Relationship Id="rId131" Type="http://schemas.openxmlformats.org/officeDocument/2006/relationships/image" Target="media/image59.wmf"/><Relationship Id="rId130" Type="http://schemas.openxmlformats.org/officeDocument/2006/relationships/oleObject" Target="embeddings/oleObject68.bin"/><Relationship Id="rId13" Type="http://schemas.openxmlformats.org/officeDocument/2006/relationships/oleObject" Target="embeddings/oleObject2.bin"/><Relationship Id="rId129" Type="http://schemas.openxmlformats.org/officeDocument/2006/relationships/oleObject" Target="embeddings/oleObject67.bin"/><Relationship Id="rId128" Type="http://schemas.openxmlformats.org/officeDocument/2006/relationships/image" Target="media/image58.wmf"/><Relationship Id="rId127" Type="http://schemas.openxmlformats.org/officeDocument/2006/relationships/oleObject" Target="embeddings/oleObject66.bin"/><Relationship Id="rId126" Type="http://schemas.openxmlformats.org/officeDocument/2006/relationships/image" Target="media/image57.wmf"/><Relationship Id="rId125" Type="http://schemas.openxmlformats.org/officeDocument/2006/relationships/oleObject" Target="embeddings/oleObject65.bin"/><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oleObject" Target="embeddings/oleObject61.bin"/><Relationship Id="rId12" Type="http://schemas.openxmlformats.org/officeDocument/2006/relationships/image" Target="media/image7.wmf"/><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image" Target="media/image54.wmf"/><Relationship Id="rId116" Type="http://schemas.openxmlformats.org/officeDocument/2006/relationships/oleObject" Target="embeddings/oleObject59.bin"/><Relationship Id="rId115" Type="http://schemas.openxmlformats.org/officeDocument/2006/relationships/image" Target="media/image53.wmf"/><Relationship Id="rId114" Type="http://schemas.openxmlformats.org/officeDocument/2006/relationships/oleObject" Target="embeddings/oleObject58.bin"/><Relationship Id="rId113" Type="http://schemas.openxmlformats.org/officeDocument/2006/relationships/image" Target="media/image52.wmf"/><Relationship Id="rId112" Type="http://schemas.openxmlformats.org/officeDocument/2006/relationships/oleObject" Target="embeddings/oleObject57.bin"/><Relationship Id="rId111" Type="http://schemas.openxmlformats.org/officeDocument/2006/relationships/image" Target="media/image51.wmf"/><Relationship Id="rId110" Type="http://schemas.openxmlformats.org/officeDocument/2006/relationships/oleObject" Target="embeddings/oleObject56.bin"/><Relationship Id="rId11" Type="http://schemas.openxmlformats.org/officeDocument/2006/relationships/oleObject" Target="embeddings/oleObject1.bin"/><Relationship Id="rId109" Type="http://schemas.openxmlformats.org/officeDocument/2006/relationships/image" Target="media/image50.wmf"/><Relationship Id="rId108" Type="http://schemas.openxmlformats.org/officeDocument/2006/relationships/oleObject" Target="embeddings/oleObject55.bin"/><Relationship Id="rId107" Type="http://schemas.openxmlformats.org/officeDocument/2006/relationships/image" Target="media/image49.wmf"/><Relationship Id="rId106" Type="http://schemas.openxmlformats.org/officeDocument/2006/relationships/oleObject" Target="embeddings/oleObject54.bin"/><Relationship Id="rId105" Type="http://schemas.openxmlformats.org/officeDocument/2006/relationships/image" Target="media/image48.wmf"/><Relationship Id="rId104" Type="http://schemas.openxmlformats.org/officeDocument/2006/relationships/oleObject" Target="embeddings/oleObject53.bin"/><Relationship Id="rId103" Type="http://schemas.openxmlformats.org/officeDocument/2006/relationships/image" Target="media/image47.wmf"/><Relationship Id="rId102" Type="http://schemas.openxmlformats.org/officeDocument/2006/relationships/oleObject" Target="embeddings/oleObject52.bin"/><Relationship Id="rId101" Type="http://schemas.openxmlformats.org/officeDocument/2006/relationships/image" Target="media/image46.wmf"/><Relationship Id="rId100" Type="http://schemas.openxmlformats.org/officeDocument/2006/relationships/oleObject" Target="embeddings/oleObject51.bin"/><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32DE2-051D-4AEE-BBEB-BC58A9AAF362}">
  <ds:schemaRefs/>
</ds:datastoreItem>
</file>

<file path=docProps/app.xml><?xml version="1.0" encoding="utf-8"?>
<Properties xmlns="http://schemas.openxmlformats.org/officeDocument/2006/extended-properties" xmlns:vt="http://schemas.openxmlformats.org/officeDocument/2006/docPropsVTypes">
  <Company>Microsoft</Company>
  <Pages>9</Pages>
  <Words>1472</Words>
  <Characters>8392</Characters>
  <Lines>69</Lines>
  <Paragraphs>19</Paragraphs>
  <TotalTime>14</TotalTime>
  <ScaleCrop>false</ScaleCrop>
  <LinksUpToDate>false</LinksUpToDate>
  <CharactersWithSpaces>9845</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2021-12-24T17:54:00Z</dcterms:created>
  <dc:creator>Microsoft</dc:creator>
  <cp:lastModifiedBy>xqh</cp:lastModifiedBy>
  <cp:lastPrinted>2022-01-26T11:55:00Z</cp:lastPrinted>
  <dcterms:modified xsi:type="dcterms:W3CDTF">2024-04-02T14:56:42Z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y fmtid="{D5CDD505-2E9C-101B-9397-08002B2CF9AE}" pid="9" name="ICV">
    <vt:lpwstr>7F90D22AA7414EE6BC79E45F923DB64A_12</vt:lpwstr>
  </property>
</Properties>
</file>
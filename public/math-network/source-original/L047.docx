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仿宋" w:hAnsi="仿宋" w:eastAsia="仿宋" w:cs="Times New Roman"/>
          <w:color w:val="000000" w:themeColor="text1"/>
          <w:sz w:val="28"/>
          <w:szCs w:val="28"/>
        </w:rPr>
      </w:pPr>
      <w:bookmarkStart w:id="0" w:name="_Hlk61452383"/>
      <w:r>
        <w:rPr>
          <w:rFonts w:ascii="仿宋" w:hAnsi="仿宋" w:eastAsia="仿宋" w:cs="Times New Roman"/>
          <w:color w:val="000000" w:themeColor="text1"/>
          <w:sz w:val="28"/>
          <w:szCs w:val="28"/>
        </w:rPr>
        <w:t>第</w:t>
      </w:r>
      <w:r>
        <w:rPr>
          <w:rFonts w:hint="eastAsia" w:ascii="仿宋" w:hAnsi="仿宋" w:eastAsia="仿宋" w:cs="Times New Roman"/>
          <w:color w:val="000000" w:themeColor="text1"/>
          <w:sz w:val="28"/>
          <w:szCs w:val="28"/>
        </w:rPr>
        <w:t>7</w:t>
      </w:r>
      <w:r>
        <w:rPr>
          <w:rFonts w:ascii="仿宋" w:hAnsi="仿宋" w:eastAsia="仿宋" w:cs="Times New Roman"/>
          <w:color w:val="000000" w:themeColor="text1"/>
          <w:sz w:val="28"/>
          <w:szCs w:val="28"/>
        </w:rPr>
        <w:t>课时</w:t>
      </w:r>
    </w:p>
    <w:p>
      <w:pPr>
        <w:spacing w:line="312" w:lineRule="auto"/>
        <w:jc w:val="center"/>
        <w:rPr>
          <w:rFonts w:ascii="仿宋" w:hAnsi="仿宋" w:eastAsia="仿宋" w:cs="Times New Roman"/>
          <w:color w:val="000000" w:themeColor="text1"/>
          <w:sz w:val="28"/>
          <w:szCs w:val="28"/>
        </w:rPr>
      </w:pPr>
      <w:r>
        <w:rPr>
          <w:rFonts w:hint="eastAsia" w:ascii="仿宋" w:hAnsi="仿宋" w:eastAsia="仿宋" w:cs="Times New Roman"/>
          <w:color w:val="000000" w:themeColor="text1"/>
          <w:sz w:val="28"/>
          <w:szCs w:val="28"/>
        </w:rPr>
        <w:t>10.2 直线与直线的位置关系（3）</w:t>
      </w:r>
    </w:p>
    <w:p>
      <w:pPr>
        <w:snapToGrid w:val="0"/>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【教学内容分析】</w:t>
      </w:r>
    </w:p>
    <w:p>
      <w:pPr>
        <w:snapToGrid w:val="0"/>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本节课是上教版普通高中教科书数学必修第</w:t>
      </w:r>
      <w:r>
        <w:rPr>
          <w:rFonts w:hint="eastAsia" w:ascii="仿宋" w:hAnsi="仿宋" w:eastAsia="仿宋" w:cs="Times New Roman"/>
          <w:color w:val="000000" w:themeColor="text1"/>
          <w:sz w:val="24"/>
          <w:szCs w:val="24"/>
        </w:rPr>
        <w:t>三</w:t>
      </w:r>
      <w:r>
        <w:rPr>
          <w:rFonts w:ascii="仿宋" w:hAnsi="仿宋" w:eastAsia="仿宋" w:cs="Times New Roman"/>
          <w:color w:val="000000" w:themeColor="text1"/>
          <w:sz w:val="24"/>
          <w:szCs w:val="24"/>
        </w:rPr>
        <w:t>册第</w:t>
      </w:r>
      <w:r>
        <w:rPr>
          <w:rFonts w:hint="eastAsia" w:ascii="仿宋" w:hAnsi="仿宋" w:eastAsia="仿宋" w:cs="Times New Roman"/>
          <w:color w:val="000000" w:themeColor="text1"/>
          <w:sz w:val="24"/>
          <w:szCs w:val="24"/>
        </w:rPr>
        <w:t>10</w:t>
      </w:r>
      <w:r>
        <w:rPr>
          <w:rFonts w:ascii="仿宋" w:hAnsi="仿宋" w:eastAsia="仿宋" w:cs="Times New Roman"/>
          <w:color w:val="000000" w:themeColor="text1"/>
          <w:sz w:val="24"/>
          <w:szCs w:val="24"/>
        </w:rPr>
        <w:t>章第</w:t>
      </w:r>
      <w:r>
        <w:rPr>
          <w:rFonts w:hint="eastAsia" w:ascii="仿宋" w:hAnsi="仿宋" w:eastAsia="仿宋" w:cs="Times New Roman"/>
          <w:color w:val="000000" w:themeColor="text1"/>
          <w:sz w:val="24"/>
          <w:szCs w:val="24"/>
        </w:rPr>
        <w:t>二</w:t>
      </w:r>
      <w:r>
        <w:rPr>
          <w:rFonts w:ascii="仿宋" w:hAnsi="仿宋" w:eastAsia="仿宋" w:cs="Times New Roman"/>
          <w:color w:val="000000" w:themeColor="text1"/>
          <w:sz w:val="24"/>
          <w:szCs w:val="24"/>
        </w:rPr>
        <w:t>节</w:t>
      </w:r>
      <w:r>
        <w:rPr>
          <w:rFonts w:hint="eastAsia" w:ascii="仿宋" w:hAnsi="仿宋" w:eastAsia="仿宋" w:cs="Times New Roman"/>
          <w:color w:val="000000" w:themeColor="text1"/>
          <w:sz w:val="24"/>
          <w:szCs w:val="24"/>
        </w:rPr>
        <w:t>直线与直线的位置关系的</w:t>
      </w:r>
      <w:r>
        <w:rPr>
          <w:rFonts w:ascii="仿宋" w:hAnsi="仿宋" w:eastAsia="仿宋" w:cs="Times New Roman"/>
          <w:color w:val="000000" w:themeColor="text1"/>
          <w:sz w:val="24"/>
          <w:szCs w:val="24"/>
        </w:rPr>
        <w:t>第</w:t>
      </w:r>
      <w:r>
        <w:rPr>
          <w:rFonts w:hint="eastAsia" w:ascii="仿宋" w:hAnsi="仿宋" w:eastAsia="仿宋" w:cs="Times New Roman"/>
          <w:color w:val="000000" w:themeColor="text1"/>
          <w:sz w:val="24"/>
          <w:szCs w:val="24"/>
        </w:rPr>
        <w:t>三</w:t>
      </w:r>
      <w:r>
        <w:rPr>
          <w:rFonts w:ascii="仿宋" w:hAnsi="仿宋" w:eastAsia="仿宋" w:cs="Times New Roman"/>
          <w:color w:val="000000" w:themeColor="text1"/>
          <w:sz w:val="24"/>
          <w:szCs w:val="24"/>
        </w:rPr>
        <w:t>课时．</w:t>
      </w:r>
      <w:r>
        <w:rPr>
          <w:rFonts w:hint="eastAsia" w:ascii="仿宋" w:hAnsi="仿宋" w:eastAsia="仿宋" w:cs="Times New Roman"/>
          <w:color w:val="000000" w:themeColor="text1"/>
          <w:sz w:val="24"/>
          <w:szCs w:val="24"/>
        </w:rPr>
        <w:t>在本节课前，学生已经知晓空间两条直线有平行、相交、异面三种位置关系</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本节课将进一步研究两条异面直线所成的角，通过</w:t>
      </w:r>
      <w:r>
        <w:rPr>
          <w:rFonts w:ascii="仿宋" w:hAnsi="仿宋" w:eastAsia="仿宋" w:cs="Times New Roman"/>
          <w:color w:val="000000" w:themeColor="text1"/>
          <w:sz w:val="24"/>
          <w:szCs w:val="24"/>
        </w:rPr>
        <w:t>平移的方法将两条异面直线转化为两条相交直线，利用相交直线的夹角来刻画两条异面直线所</w:t>
      </w:r>
      <w:r>
        <w:rPr>
          <w:rFonts w:hint="eastAsia" w:ascii="仿宋" w:hAnsi="仿宋" w:eastAsia="仿宋" w:cs="Times New Roman"/>
          <w:color w:val="000000" w:themeColor="text1"/>
          <w:sz w:val="24"/>
          <w:szCs w:val="24"/>
        </w:rPr>
        <w:t>成角</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在</w:t>
      </w:r>
      <w:r>
        <w:rPr>
          <w:rFonts w:ascii="仿宋" w:hAnsi="仿宋" w:eastAsia="仿宋" w:cs="Times New Roman"/>
          <w:color w:val="000000" w:themeColor="text1"/>
          <w:sz w:val="24"/>
          <w:szCs w:val="24"/>
        </w:rPr>
        <w:t>两条异面直线所成</w:t>
      </w:r>
      <w:r>
        <w:rPr>
          <w:rFonts w:hint="eastAsia" w:ascii="仿宋" w:hAnsi="仿宋" w:eastAsia="仿宋" w:cs="Times New Roman"/>
          <w:color w:val="000000" w:themeColor="text1"/>
          <w:sz w:val="24"/>
          <w:szCs w:val="24"/>
        </w:rPr>
        <w:t>角</w:t>
      </w:r>
      <w:r>
        <w:rPr>
          <w:rFonts w:ascii="仿宋" w:hAnsi="仿宋" w:eastAsia="仿宋" w:cs="Times New Roman"/>
          <w:color w:val="000000" w:themeColor="text1"/>
          <w:sz w:val="24"/>
          <w:szCs w:val="24"/>
        </w:rPr>
        <w:t>的定义中，还规定了两条异面直线所</w:t>
      </w:r>
      <w:r>
        <w:rPr>
          <w:rFonts w:hint="eastAsia" w:ascii="仿宋" w:hAnsi="仿宋" w:eastAsia="仿宋" w:cs="Times New Roman"/>
          <w:color w:val="000000" w:themeColor="text1"/>
          <w:sz w:val="24"/>
          <w:szCs w:val="24"/>
        </w:rPr>
        <w:t>成</w:t>
      </w:r>
      <w:r>
        <w:rPr>
          <w:rFonts w:ascii="仿宋" w:hAnsi="仿宋" w:eastAsia="仿宋" w:cs="Times New Roman"/>
          <w:color w:val="000000" w:themeColor="text1"/>
          <w:sz w:val="24"/>
          <w:szCs w:val="24"/>
        </w:rPr>
        <w:t>角的范围，</w:t>
      </w:r>
      <w:r>
        <w:rPr>
          <w:rFonts w:hint="eastAsia" w:ascii="仿宋" w:hAnsi="仿宋" w:eastAsia="仿宋" w:cs="Times New Roman"/>
          <w:color w:val="000000" w:themeColor="text1"/>
          <w:sz w:val="24"/>
          <w:szCs w:val="24"/>
        </w:rPr>
        <w:t>并</w:t>
      </w:r>
      <w:r>
        <w:rPr>
          <w:rFonts w:ascii="仿宋" w:hAnsi="仿宋" w:eastAsia="仿宋" w:cs="Times New Roman"/>
          <w:color w:val="000000" w:themeColor="text1"/>
          <w:sz w:val="24"/>
          <w:szCs w:val="24"/>
        </w:rPr>
        <w:t>举例说明两条异面直线</w:t>
      </w:r>
      <w:r>
        <w:rPr>
          <w:rFonts w:hint="eastAsia" w:ascii="仿宋" w:hAnsi="仿宋" w:eastAsia="仿宋" w:cs="Times New Roman"/>
          <w:color w:val="000000" w:themeColor="text1"/>
          <w:sz w:val="24"/>
          <w:szCs w:val="24"/>
        </w:rPr>
        <w:t>所</w:t>
      </w:r>
      <w:r>
        <w:rPr>
          <w:rFonts w:ascii="仿宋" w:hAnsi="仿宋" w:eastAsia="仿宋" w:cs="Times New Roman"/>
          <w:color w:val="000000" w:themeColor="text1"/>
          <w:sz w:val="24"/>
          <w:szCs w:val="24"/>
        </w:rPr>
        <w:t>成角的求法．</w:t>
      </w:r>
      <w:r>
        <w:rPr>
          <w:rFonts w:hint="eastAsia" w:ascii="仿宋" w:hAnsi="仿宋" w:eastAsia="仿宋" w:cs="Times New Roman"/>
          <w:color w:val="000000" w:themeColor="text1"/>
          <w:sz w:val="24"/>
          <w:szCs w:val="24"/>
        </w:rPr>
        <w:t>空间直线与直线位置关系的研究思路和方法，对后续直线与平面、平面与平面位置关系的研究具有指导作用，也是研究直线与平面、平面与平面位置关系的基础</w:t>
      </w:r>
      <w:r>
        <w:rPr>
          <w:rFonts w:ascii="仿宋" w:hAnsi="仿宋" w:eastAsia="仿宋" w:cs="Times New Roman"/>
          <w:color w:val="000000" w:themeColor="text1"/>
          <w:sz w:val="24"/>
          <w:szCs w:val="24"/>
        </w:rPr>
        <w:t>．</w:t>
      </w:r>
    </w:p>
    <w:p>
      <w:pPr>
        <w:snapToGrid w:val="0"/>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教材通过生活实景体会研究两条异面直线所成角的必要性，并提出通过平移的方法将两条异面直线转化为相交直线，用相交直线的夹角来刻画两条异面直线所成角的设想．利用等角定理说明直线无论平移到空间的哪个位置，这个角的大小均保持不变，即说明了异面直线所成的角的唯一性，由此给出两条异面直线所成的角的定义．定义规定了两条异面直线所成角的范围，并举例说明如何求两条异面直线所成的角的大小．前几节课都是将平面问题推广到空间问题，而本节课则是将空间问题转化为平面上的问题．</w:t>
      </w:r>
    </w:p>
    <w:p>
      <w:pPr>
        <w:pStyle w:val="2"/>
        <w:snapToGrid w:val="0"/>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【教学目标设置】</w:t>
      </w:r>
    </w:p>
    <w:p>
      <w:pPr>
        <w:adjustRightInd w:val="0"/>
        <w:snapToGrid w:val="0"/>
        <w:spacing w:line="312" w:lineRule="auto"/>
        <w:ind w:firstLine="480" w:firstLineChars="200"/>
        <w:rPr>
          <w:rFonts w:ascii="Times New Roman" w:hAnsi="仿宋" w:eastAsia="仿宋" w:cs="Times New Roman"/>
          <w:kern w:val="0"/>
          <w:sz w:val="24"/>
          <w:szCs w:val="24"/>
          <w:highlight w:val="yellow"/>
        </w:rPr>
      </w:pPr>
      <w:r>
        <w:rPr>
          <w:rFonts w:ascii="Times New Roman" w:hAnsi="Times New Roman" w:eastAsia="仿宋" w:cs="Times New Roman"/>
          <w:kern w:val="0"/>
          <w:sz w:val="24"/>
          <w:szCs w:val="24"/>
          <w:highlight w:val="yellow"/>
        </w:rPr>
        <w:t>1</w:t>
      </w:r>
      <w:r>
        <w:rPr>
          <w:rFonts w:ascii="Times New Roman" w:hAnsi="仿宋" w:eastAsia="仿宋" w:cs="Times New Roman"/>
          <w:kern w:val="0"/>
          <w:sz w:val="24"/>
          <w:szCs w:val="24"/>
          <w:highlight w:val="yellow"/>
        </w:rPr>
        <w:t>．通过实例，类比平面上</w:t>
      </w:r>
      <w:r>
        <w:rPr>
          <w:rFonts w:hint="eastAsia" w:ascii="Times New Roman" w:hAnsi="仿宋" w:eastAsia="仿宋" w:cs="Times New Roman"/>
          <w:kern w:val="0"/>
          <w:sz w:val="24"/>
          <w:szCs w:val="24"/>
          <w:highlight w:val="yellow"/>
        </w:rPr>
        <w:t>两条</w:t>
      </w:r>
      <w:r>
        <w:rPr>
          <w:rFonts w:ascii="Times New Roman" w:hAnsi="仿宋" w:eastAsia="仿宋" w:cs="Times New Roman"/>
          <w:kern w:val="0"/>
          <w:sz w:val="24"/>
          <w:szCs w:val="24"/>
          <w:highlight w:val="yellow"/>
        </w:rPr>
        <w:t>相交直线</w:t>
      </w:r>
      <w:r>
        <w:rPr>
          <w:rFonts w:hint="eastAsia" w:ascii="Times New Roman" w:hAnsi="仿宋" w:eastAsia="仿宋" w:cs="Times New Roman"/>
          <w:kern w:val="0"/>
          <w:sz w:val="24"/>
          <w:szCs w:val="24"/>
          <w:highlight w:val="yellow"/>
        </w:rPr>
        <w:t>所成的</w:t>
      </w:r>
      <w:r>
        <w:rPr>
          <w:rFonts w:ascii="Times New Roman" w:hAnsi="仿宋" w:eastAsia="仿宋" w:cs="Times New Roman"/>
          <w:kern w:val="0"/>
          <w:sz w:val="24"/>
          <w:szCs w:val="24"/>
          <w:highlight w:val="yellow"/>
        </w:rPr>
        <w:t>角，理解异面直线所成</w:t>
      </w:r>
      <w:r>
        <w:rPr>
          <w:rFonts w:hint="eastAsia" w:ascii="Times New Roman" w:hAnsi="仿宋" w:eastAsia="仿宋" w:cs="Times New Roman"/>
          <w:kern w:val="0"/>
          <w:sz w:val="24"/>
          <w:szCs w:val="24"/>
          <w:highlight w:val="yellow"/>
        </w:rPr>
        <w:t>的</w:t>
      </w:r>
      <w:r>
        <w:rPr>
          <w:rFonts w:ascii="Times New Roman" w:hAnsi="仿宋" w:eastAsia="仿宋" w:cs="Times New Roman"/>
          <w:kern w:val="0"/>
          <w:sz w:val="24"/>
          <w:szCs w:val="24"/>
          <w:highlight w:val="yellow"/>
        </w:rPr>
        <w:t>角的</w:t>
      </w:r>
      <w:r>
        <w:rPr>
          <w:rFonts w:hint="eastAsia" w:ascii="Times New Roman" w:hAnsi="仿宋" w:eastAsia="仿宋" w:cs="Times New Roman"/>
          <w:kern w:val="0"/>
          <w:sz w:val="24"/>
          <w:szCs w:val="24"/>
          <w:highlight w:val="yellow"/>
        </w:rPr>
        <w:t>定义</w:t>
      </w:r>
      <w:r>
        <w:rPr>
          <w:rFonts w:ascii="Times New Roman" w:hAnsi="仿宋" w:eastAsia="仿宋" w:cs="Times New Roman"/>
          <w:kern w:val="0"/>
          <w:sz w:val="24"/>
          <w:szCs w:val="24"/>
          <w:highlight w:val="yellow"/>
        </w:rPr>
        <w:t>．</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kern w:val="0"/>
          <w:sz w:val="24"/>
          <w:szCs w:val="24"/>
          <w:highlight w:val="yellow"/>
        </w:rPr>
        <w:t>2</w:t>
      </w:r>
      <w:r>
        <w:rPr>
          <w:rFonts w:ascii="Times New Roman" w:hAnsi="仿宋" w:eastAsia="仿宋" w:cs="Times New Roman"/>
          <w:kern w:val="0"/>
          <w:sz w:val="24"/>
          <w:szCs w:val="24"/>
          <w:highlight w:val="yellow"/>
        </w:rPr>
        <w:t>．会在简单的情形中通过平移求两条异面直线所成的角</w:t>
      </w:r>
      <w:r>
        <w:rPr>
          <w:rFonts w:hint="eastAsia" w:ascii="Times New Roman" w:hAnsi="仿宋" w:eastAsia="仿宋" w:cs="Times New Roman"/>
          <w:kern w:val="0"/>
          <w:sz w:val="24"/>
          <w:szCs w:val="24"/>
          <w:highlight w:val="yellow"/>
        </w:rPr>
        <w:t>的大小，</w:t>
      </w:r>
      <w:r>
        <w:rPr>
          <w:rFonts w:ascii="Times New Roman" w:hAnsi="仿宋" w:eastAsia="仿宋" w:cs="Times New Roman"/>
          <w:kern w:val="0"/>
          <w:sz w:val="24"/>
          <w:szCs w:val="24"/>
          <w:highlight w:val="yellow"/>
        </w:rPr>
        <w:t>初步体会空间问题平面化的思想，发展直观想象、逻辑推理素养．</w:t>
      </w:r>
    </w:p>
    <w:p>
      <w:pPr>
        <w:snapToGrid w:val="0"/>
        <w:spacing w:line="312" w:lineRule="auto"/>
        <w:ind w:firstLine="480" w:firstLineChars="200"/>
        <w:jc w:val="left"/>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【教学重点及学习难点】</w:t>
      </w:r>
    </w:p>
    <w:p>
      <w:pPr>
        <w:snapToGrid w:val="0"/>
        <w:spacing w:line="312" w:lineRule="auto"/>
        <w:ind w:firstLine="480" w:firstLineChars="200"/>
        <w:rPr>
          <w:rFonts w:ascii="仿宋" w:hAnsi="仿宋" w:eastAsia="仿宋" w:cs="Times New Roman"/>
          <w:color w:val="000000" w:themeColor="text1"/>
        </w:rPr>
      </w:pPr>
      <w:r>
        <w:rPr>
          <w:rFonts w:ascii="仿宋" w:hAnsi="仿宋" w:eastAsia="仿宋" w:cs="Times New Roman"/>
          <w:color w:val="000000" w:themeColor="text1"/>
          <w:sz w:val="24"/>
          <w:szCs w:val="24"/>
        </w:rPr>
        <w:t>教学重点：</w:t>
      </w:r>
      <w:r>
        <w:rPr>
          <w:rFonts w:hint="eastAsia" w:ascii="仿宋" w:hAnsi="仿宋" w:eastAsia="仿宋" w:cs="Times New Roman"/>
          <w:color w:val="000000" w:themeColor="text1"/>
          <w:sz w:val="24"/>
          <w:szCs w:val="24"/>
        </w:rPr>
        <w:t>异面直线所成的角的定义及其求解方法</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学习难点：</w:t>
      </w:r>
      <w:r>
        <w:rPr>
          <w:rFonts w:hint="eastAsia" w:ascii="仿宋" w:hAnsi="仿宋" w:eastAsia="仿宋" w:cs="Times New Roman"/>
          <w:color w:val="000000" w:themeColor="text1"/>
          <w:sz w:val="24"/>
          <w:szCs w:val="24"/>
        </w:rPr>
        <w:t>异面直线所成角的求解</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【教学过程设计】</w:t>
      </w:r>
    </w:p>
    <w:p>
      <w:pPr>
        <w:spacing w:line="312" w:lineRule="auto"/>
        <w:ind w:firstLine="480"/>
        <w:rPr>
          <w:rFonts w:ascii="仿宋" w:hAnsi="仿宋" w:eastAsia="仿宋"/>
          <w:color w:val="000000" w:themeColor="text1"/>
          <w:sz w:val="24"/>
          <w:szCs w:val="24"/>
        </w:rPr>
      </w:pPr>
      <w:r>
        <w:rPr>
          <w:rFonts w:hint="eastAsia" w:ascii="仿宋" w:hAnsi="仿宋" w:eastAsia="仿宋"/>
          <w:color w:val="000000" w:themeColor="text1"/>
          <w:sz w:val="24"/>
          <w:szCs w:val="24"/>
        </w:rPr>
        <w:t>（环节一）创设情境 引入课题</w:t>
      </w:r>
    </w:p>
    <w:p>
      <w:pPr>
        <w:spacing w:line="312" w:lineRule="auto"/>
        <w:ind w:firstLine="48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同学们，大家好，今天我们一起来继续学习10.2直线与直线的位置关系的第三课时</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这节课主要研究两条异面直线所成的角</w:t>
      </w:r>
      <w:r>
        <w:rPr>
          <w:rFonts w:ascii="仿宋" w:hAnsi="仿宋" w:eastAsia="仿宋" w:cs="Times New Roman"/>
          <w:color w:val="000000" w:themeColor="text1"/>
          <w:sz w:val="24"/>
          <w:szCs w:val="24"/>
        </w:rPr>
        <w:t>．</w:t>
      </w:r>
    </w:p>
    <w:p>
      <w:pPr>
        <w:spacing w:line="312" w:lineRule="auto"/>
        <w:ind w:firstLine="48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在本节课前，我们已经知道空间两条直线有平行、相交、异面三种位置关系</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而几何学除了要讨论几何图形之间的相互位置关系，还要更精确地以定量的方法判断图形的位置与形状</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在平面几何中，我们已分别通过夹角或距离来确定两条相交或平行的直线之间的相对位置</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空间中的两条相交或平行直线，本质上可以看成某一平面上的两条相交或平行直线，也可以用类似方法处理</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那么，我们该如何确定两条异面直线的相对位置呢？</w:t>
      </w:r>
    </w:p>
    <w:p>
      <w:pPr>
        <w:spacing w:line="312" w:lineRule="auto"/>
        <w:ind w:firstLine="480"/>
        <w:jc w:val="left"/>
        <w:rPr>
          <w:rFonts w:ascii="仿宋" w:hAnsi="仿宋" w:eastAsia="仿宋"/>
          <w:color w:val="000000" w:themeColor="text1"/>
          <w:sz w:val="24"/>
          <w:szCs w:val="24"/>
        </w:rPr>
      </w:pPr>
      <w:r>
        <w:rPr>
          <w:rFonts w:ascii="仿宋" w:hAnsi="仿宋" w:eastAsia="仿宋"/>
          <w:color w:val="000000" w:themeColor="text1"/>
          <w:position w:val="-52"/>
          <w:sz w:val="24"/>
          <w:szCs w:val="24"/>
        </w:rPr>
        <w:object>
          <v:shape id="_x0000_i1025" o:spt="75" type="#_x0000_t75" style="height:58.5pt;width:132.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p>
    <w:p>
      <w:pPr>
        <w:spacing w:line="312" w:lineRule="auto"/>
        <w:ind w:firstLine="480"/>
        <w:rPr>
          <w:rFonts w:ascii="仿宋" w:hAnsi="仿宋" w:eastAsia="仿宋" w:cs="Times New Roman"/>
          <w:color w:val="000000" w:themeColor="text1"/>
          <w:sz w:val="24"/>
          <w:szCs w:val="24"/>
        </w:rPr>
      </w:pPr>
      <w:r>
        <w:rPr>
          <w:rFonts w:hint="eastAsia" w:ascii="仿宋" w:hAnsi="仿宋" w:eastAsia="仿宋"/>
          <w:color w:val="000000" w:themeColor="text1"/>
          <w:sz w:val="24"/>
          <w:szCs w:val="24"/>
        </w:rPr>
        <w:t>生活中经常可以看到如图所示的道路指示牌</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这些指示牌所在直线看上去形成了不同的角度，指明了不同的方向</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我们把左边的实景图抽象为右边的示意图，用</w:t>
      </w:r>
      <w:r>
        <w:rPr>
          <w:rFonts w:ascii="仿宋" w:hAnsi="仿宋" w:eastAsia="仿宋" w:cs="Times New Roman"/>
          <w:color w:val="000000" w:themeColor="text1"/>
          <w:position w:val="-6"/>
          <w:sz w:val="24"/>
          <w:szCs w:val="24"/>
        </w:rPr>
        <w:object>
          <v:shape id="_x0000_i1026" o:spt="75" type="#_x0000_t75" style="height:11pt;width:8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27" o:spt="75" type="#_x0000_t75" style="height:14.5pt;width:8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仿宋" w:hAnsi="仿宋" w:eastAsia="仿宋" w:cs="Times New Roman"/>
          <w:color w:val="000000" w:themeColor="text1"/>
          <w:sz w:val="24"/>
          <w:szCs w:val="24"/>
        </w:rPr>
        <w:t>等分别表示道路指示牌</w:t>
      </w:r>
      <w:r>
        <w:rPr>
          <w:rFonts w:ascii="仿宋" w:hAnsi="仿宋" w:eastAsia="仿宋" w:cs="Times New Roman"/>
          <w:color w:val="000000" w:themeColor="text1"/>
          <w:sz w:val="24"/>
          <w:szCs w:val="24"/>
        </w:rPr>
        <w:t>．</w:t>
      </w:r>
    </w:p>
    <w:p>
      <w:pPr>
        <w:spacing w:line="312" w:lineRule="auto"/>
        <w:jc w:val="center"/>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drawing>
          <wp:inline distT="0" distB="0" distL="0" distR="0">
            <wp:extent cx="3001645" cy="148463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002068" cy="1485234"/>
                    </a:xfrm>
                    <a:prstGeom prst="rect">
                      <a:avLst/>
                    </a:prstGeom>
                    <a:noFill/>
                  </pic:spPr>
                </pic:pic>
              </a:graphicData>
            </a:graphic>
          </wp:inline>
        </w:drawing>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[问题1]如图，</w:t>
      </w:r>
      <w:r>
        <w:rPr>
          <w:rFonts w:ascii="仿宋" w:hAnsi="仿宋" w:eastAsia="仿宋" w:cs="Times New Roman"/>
          <w:color w:val="000000" w:themeColor="text1"/>
          <w:position w:val="-6"/>
          <w:sz w:val="24"/>
          <w:szCs w:val="24"/>
        </w:rPr>
        <w:object>
          <v:shape id="_x0000_i1028" o:spt="75" type="#_x0000_t75" style="height:11pt;width:8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29" o:spt="75" type="#_x0000_t75" style="height:14.5pt;width:8pt;" o:ole="t" filled="f" o:preferrelative="t" stroked="f" coordsize="21600,21600">
            <v:path/>
            <v:fill on="f" focussize="0,0"/>
            <v:stroke on="f" joinstyle="miter"/>
            <v:imagedata r:id="rId10" o:title=""/>
            <o:lock v:ext="edit" aspectratio="t"/>
            <w10:wrap type="none"/>
            <w10:anchorlock/>
          </v:shape>
          <o:OLEObject Type="Embed" ProgID="Equation.DSMT4" ShapeID="_x0000_i1029" DrawAspect="Content" ObjectID="_1468075729" r:id="rId14">
            <o:LockedField>false</o:LockedField>
          </o:OLEObject>
        </w:object>
      </w:r>
      <w:r>
        <w:rPr>
          <w:rFonts w:hint="eastAsia" w:ascii="仿宋" w:hAnsi="仿宋" w:eastAsia="仿宋" w:cs="Times New Roman"/>
          <w:color w:val="000000" w:themeColor="text1"/>
          <w:sz w:val="24"/>
          <w:szCs w:val="24"/>
        </w:rPr>
        <w:t>是否为异面直线？为什么？</w:t>
      </w:r>
    </w:p>
    <w:p>
      <w:pPr>
        <w:spacing w:line="312" w:lineRule="auto"/>
        <w:jc w:val="center"/>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drawing>
          <wp:inline distT="0" distB="0" distL="0" distR="0">
            <wp:extent cx="1057910" cy="12674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060422" cy="1270498"/>
                    </a:xfrm>
                    <a:prstGeom prst="rect">
                      <a:avLst/>
                    </a:prstGeom>
                    <a:noFill/>
                  </pic:spPr>
                </pic:pic>
              </a:graphicData>
            </a:graphic>
          </wp:inline>
        </w:drawing>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生 设直线</w:t>
      </w:r>
      <w:r>
        <w:rPr>
          <w:rFonts w:ascii="仿宋" w:hAnsi="仿宋" w:eastAsia="仿宋" w:cs="Times New Roman"/>
          <w:color w:val="000000" w:themeColor="text1"/>
          <w:position w:val="-6"/>
          <w:sz w:val="24"/>
          <w:szCs w:val="24"/>
        </w:rPr>
        <w:object>
          <v:shape id="_x0000_i1030" o:spt="75" type="#_x0000_t75" style="height:11pt;width:8pt;" o:ole="t" filled="f" o:preferrelative="t" stroked="f" coordsize="21600,21600">
            <v:path/>
            <v:fill on="f" focussize="0,0"/>
            <v:stroke on="f" joinstyle="miter"/>
            <v:imagedata r:id="rId13" o:title=""/>
            <o:lock v:ext="edit" aspectratio="t"/>
            <w10:wrap type="none"/>
            <w10:anchorlock/>
          </v:shape>
          <o:OLEObject Type="Embed" ProgID="Equation.DSMT4" ShapeID="_x0000_i1030" DrawAspect="Content" ObjectID="_1468075730" r:id="rId16">
            <o:LockedField>false</o:LockedField>
          </o:OLEObject>
        </w:object>
      </w:r>
      <w:r>
        <w:rPr>
          <w:rFonts w:hint="eastAsia" w:ascii="仿宋" w:hAnsi="仿宋" w:eastAsia="仿宋" w:cs="Times New Roman"/>
          <w:color w:val="000000" w:themeColor="text1"/>
          <w:sz w:val="24"/>
          <w:szCs w:val="24"/>
        </w:rPr>
        <w:t>与平面</w:t>
      </w:r>
      <w:r>
        <w:rPr>
          <w:rFonts w:ascii="仿宋" w:hAnsi="仿宋" w:eastAsia="仿宋" w:cs="Times New Roman"/>
          <w:color w:val="000000" w:themeColor="text1"/>
          <w:position w:val="-10"/>
          <w:sz w:val="24"/>
          <w:szCs w:val="24"/>
        </w:rPr>
        <w:object>
          <v:shape id="_x0000_i1031" o:spt="75" type="#_x0000_t75" style="height:15.5pt;width:13.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仿宋" w:hAnsi="仿宋" w:eastAsia="仿宋" w:cs="Times New Roman"/>
          <w:color w:val="000000" w:themeColor="text1"/>
          <w:sz w:val="24"/>
          <w:szCs w:val="24"/>
        </w:rPr>
        <w:t>的交点为</w:t>
      </w:r>
      <w:r>
        <w:rPr>
          <w:rFonts w:ascii="仿宋" w:hAnsi="仿宋" w:eastAsia="仿宋"/>
          <w:color w:val="000000" w:themeColor="text1"/>
          <w:position w:val="-4"/>
        </w:rPr>
        <w:object>
          <v:shape id="_x0000_i1032" o:spt="75" type="#_x0000_t75" style="height:13.5pt;width:13.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033" o:spt="75" type="#_x0000_t75" style="height:13.5pt;width:15.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仿宋" w:hAnsi="仿宋" w:eastAsia="仿宋" w:cs="Times New Roman"/>
          <w:color w:val="000000" w:themeColor="text1"/>
          <w:sz w:val="24"/>
          <w:szCs w:val="24"/>
        </w:rPr>
        <w:t>为直线</w:t>
      </w:r>
      <w:r>
        <w:rPr>
          <w:rFonts w:ascii="仿宋" w:hAnsi="仿宋" w:eastAsia="仿宋" w:cs="Times New Roman"/>
          <w:color w:val="000000" w:themeColor="text1"/>
          <w:position w:val="-6"/>
          <w:sz w:val="24"/>
          <w:szCs w:val="24"/>
        </w:rPr>
        <w:object>
          <v:shape id="_x0000_i1034" o:spt="75" type="#_x0000_t75" style="height:13.5pt;width:8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仿宋" w:hAnsi="仿宋" w:eastAsia="仿宋" w:cs="Times New Roman"/>
          <w:color w:val="000000" w:themeColor="text1"/>
          <w:sz w:val="24"/>
          <w:szCs w:val="24"/>
        </w:rPr>
        <w:t>上异于</w:t>
      </w:r>
      <w:r>
        <w:rPr>
          <w:rFonts w:ascii="仿宋" w:hAnsi="仿宋" w:eastAsia="仿宋"/>
          <w:color w:val="000000" w:themeColor="text1"/>
          <w:position w:val="-4"/>
        </w:rPr>
        <w:object>
          <v:shape id="_x0000_i1035" o:spt="75" type="#_x0000_t75" style="height:13.5pt;width:13.5pt;" o:ole="t" filled="f" o:preferrelative="t" stroked="f" coordsize="21600,21600">
            <v:path/>
            <v:fill on="f" focussize="0,0"/>
            <v:stroke on="f" joinstyle="miter"/>
            <v:imagedata r:id="rId20" o:title=""/>
            <o:lock v:ext="edit" aspectratio="t"/>
            <w10:wrap type="none"/>
            <w10:anchorlock/>
          </v:shape>
          <o:OLEObject Type="Embed" ProgID="Equation.DSMT4" ShapeID="_x0000_i1035" DrawAspect="Content" ObjectID="_1468075735" r:id="rId25">
            <o:LockedField>false</o:LockedField>
          </o:OLEObject>
        </w:object>
      </w:r>
      <w:r>
        <w:rPr>
          <w:rFonts w:ascii="仿宋" w:hAnsi="仿宋" w:eastAsia="仿宋" w:cs="Times New Roman"/>
          <w:color w:val="000000" w:themeColor="text1"/>
          <w:sz w:val="24"/>
          <w:szCs w:val="24"/>
        </w:rPr>
        <w:t>的点</w:t>
      </w:r>
      <w:r>
        <w:rPr>
          <w:rFonts w:hint="eastAsia" w:ascii="仿宋" w:hAnsi="仿宋" w:eastAsia="仿宋" w:cs="Times New Roman"/>
          <w:color w:val="000000" w:themeColor="text1"/>
          <w:sz w:val="24"/>
          <w:szCs w:val="24"/>
        </w:rPr>
        <w:t>，显然，点</w:t>
      </w:r>
      <w:r>
        <w:rPr>
          <w:rFonts w:ascii="仿宋" w:hAnsi="仿宋" w:eastAsia="仿宋" w:cs="Times New Roman"/>
          <w:color w:val="000000" w:themeColor="text1"/>
          <w:position w:val="-4"/>
          <w:sz w:val="24"/>
          <w:szCs w:val="24"/>
        </w:rPr>
        <w:object>
          <v:shape id="_x0000_i1036" o:spt="75" type="#_x0000_t75" style="height:13.5pt;width:15.5pt;" o:ole="t" filled="f" o:preferrelative="t" stroked="f" coordsize="21600,21600">
            <v:path/>
            <v:fill on="f" focussize="0,0"/>
            <v:stroke on="f" joinstyle="miter"/>
            <v:imagedata r:id="rId22" o:title=""/>
            <o:lock v:ext="edit" aspectratio="t"/>
            <w10:wrap type="none"/>
            <w10:anchorlock/>
          </v:shape>
          <o:OLEObject Type="Embed" ProgID="Equation.DSMT4" ShapeID="_x0000_i1036" DrawAspect="Content" ObjectID="_1468075736" r:id="rId26">
            <o:LockedField>false</o:LockedField>
          </o:OLEObject>
        </w:object>
      </w:r>
      <w:r>
        <w:rPr>
          <w:rFonts w:hint="eastAsia" w:ascii="仿宋" w:hAnsi="仿宋" w:eastAsia="仿宋" w:cs="Times New Roman"/>
          <w:color w:val="000000" w:themeColor="text1"/>
          <w:sz w:val="24"/>
          <w:szCs w:val="24"/>
        </w:rPr>
        <w:t>在平面</w:t>
      </w:r>
      <w:r>
        <w:rPr>
          <w:rFonts w:ascii="仿宋" w:hAnsi="仿宋" w:eastAsia="仿宋" w:cs="Times New Roman"/>
          <w:color w:val="000000" w:themeColor="text1"/>
          <w:position w:val="-10"/>
          <w:sz w:val="24"/>
          <w:szCs w:val="24"/>
        </w:rPr>
        <w:object>
          <v:shape id="_x0000_i1037" o:spt="75" type="#_x0000_t75" style="height:15.5pt;width:13.5pt;" o:ole="t" filled="f" o:preferrelative="t" stroked="f" coordsize="21600,21600">
            <v:path/>
            <v:fill on="f" focussize="0,0"/>
            <v:stroke on="f" joinstyle="miter"/>
            <v:imagedata r:id="rId18" o:title=""/>
            <o:lock v:ext="edit" aspectratio="t"/>
            <w10:wrap type="none"/>
            <w10:anchorlock/>
          </v:shape>
          <o:OLEObject Type="Embed" ProgID="Equation.DSMT4" ShapeID="_x0000_i1037" DrawAspect="Content" ObjectID="_1468075737" r:id="rId27">
            <o:LockedField>false</o:LockedField>
          </o:OLEObject>
        </w:object>
      </w:r>
      <w:r>
        <w:rPr>
          <w:rFonts w:hint="eastAsia" w:ascii="仿宋" w:hAnsi="仿宋" w:eastAsia="仿宋" w:cs="Times New Roman"/>
          <w:color w:val="000000" w:themeColor="text1"/>
          <w:sz w:val="24"/>
          <w:szCs w:val="24"/>
        </w:rPr>
        <w:t>外</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由上一节课学习的异面直线判定定理可知，若直线</w:t>
      </w:r>
      <w:r>
        <w:rPr>
          <w:rFonts w:ascii="仿宋" w:hAnsi="仿宋" w:eastAsia="仿宋" w:cs="Times New Roman"/>
          <w:color w:val="000000" w:themeColor="text1"/>
          <w:position w:val="-6"/>
          <w:sz w:val="24"/>
          <w:szCs w:val="24"/>
        </w:rPr>
        <w:object>
          <v:shape id="_x0000_i1038" o:spt="75" type="#_x0000_t75" style="height:13.5pt;width:8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hint="eastAsia" w:ascii="仿宋" w:hAnsi="仿宋" w:eastAsia="仿宋" w:cs="Times New Roman"/>
          <w:color w:val="000000" w:themeColor="text1"/>
          <w:sz w:val="24"/>
          <w:szCs w:val="24"/>
        </w:rPr>
        <w:t>过平面</w:t>
      </w:r>
      <w:r>
        <w:rPr>
          <w:rFonts w:ascii="仿宋" w:hAnsi="仿宋" w:eastAsia="仿宋" w:cs="Times New Roman"/>
          <w:color w:val="000000" w:themeColor="text1"/>
          <w:position w:val="-10"/>
          <w:sz w:val="24"/>
          <w:szCs w:val="24"/>
        </w:rPr>
        <w:object>
          <v:shape id="_x0000_i1039" o:spt="75" type="#_x0000_t75" style="height:15.5pt;width:13.5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rPr>
          <w:rFonts w:hint="eastAsia" w:ascii="仿宋" w:hAnsi="仿宋" w:eastAsia="仿宋" w:cs="Times New Roman"/>
          <w:color w:val="000000" w:themeColor="text1"/>
          <w:sz w:val="24"/>
          <w:szCs w:val="24"/>
        </w:rPr>
        <w:t>外一点</w:t>
      </w:r>
      <w:r>
        <w:rPr>
          <w:rFonts w:ascii="仿宋" w:hAnsi="仿宋" w:eastAsia="仿宋" w:cs="Times New Roman"/>
          <w:color w:val="000000" w:themeColor="text1"/>
          <w:position w:val="-4"/>
          <w:sz w:val="24"/>
          <w:szCs w:val="24"/>
        </w:rPr>
        <w:object>
          <v:shape id="_x0000_i1040" o:spt="75" type="#_x0000_t75" style="height:13.5pt;width:15.5pt;" o:ole="t" filled="f" o:preferrelative="t" stroked="f" coordsize="21600,21600">
            <v:path/>
            <v:fill on="f" focussize="0,0"/>
            <v:stroke on="f" joinstyle="miter"/>
            <v:imagedata r:id="rId22" o:title=""/>
            <o:lock v:ext="edit" aspectratio="t"/>
            <w10:wrap type="none"/>
            <w10:anchorlock/>
          </v:shape>
          <o:OLEObject Type="Embed" ProgID="Equation.DSMT4" ShapeID="_x0000_i1040" DrawAspect="Content" ObjectID="_1468075740" r:id="rId32">
            <o:LockedField>false</o:LockedField>
          </o:OLEObject>
        </w:object>
      </w:r>
      <w:r>
        <w:rPr>
          <w:rFonts w:hint="eastAsia" w:ascii="仿宋" w:hAnsi="仿宋" w:eastAsia="仿宋" w:cs="Times New Roman"/>
          <w:color w:val="000000" w:themeColor="text1"/>
          <w:sz w:val="24"/>
          <w:szCs w:val="24"/>
        </w:rPr>
        <w:t>与平面</w:t>
      </w:r>
      <w:r>
        <w:rPr>
          <w:rFonts w:ascii="仿宋" w:hAnsi="仿宋" w:eastAsia="仿宋" w:cs="Times New Roman"/>
          <w:color w:val="000000" w:themeColor="text1"/>
          <w:position w:val="-10"/>
          <w:sz w:val="24"/>
          <w:szCs w:val="24"/>
        </w:rPr>
        <w:object>
          <v:shape id="_x0000_i1041" o:spt="75" type="#_x0000_t75" style="height:15.5pt;width:13.5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r>
        <w:rPr>
          <w:rFonts w:hint="eastAsia" w:ascii="仿宋" w:hAnsi="仿宋" w:eastAsia="仿宋" w:cs="Times New Roman"/>
          <w:color w:val="000000" w:themeColor="text1"/>
          <w:sz w:val="24"/>
          <w:szCs w:val="24"/>
        </w:rPr>
        <w:t>上一点</w:t>
      </w:r>
      <w:r>
        <w:rPr>
          <w:rFonts w:ascii="仿宋" w:hAnsi="仿宋" w:eastAsia="仿宋" w:cs="Times New Roman"/>
          <w:color w:val="000000" w:themeColor="text1"/>
          <w:position w:val="-4"/>
          <w:sz w:val="24"/>
          <w:szCs w:val="24"/>
        </w:rPr>
        <w:object>
          <v:shape id="_x0000_i1042" o:spt="75" type="#_x0000_t75" style="height:13.5pt;width:13.5pt;" o:ole="t" filled="f" o:preferrelative="t" stroked="f" coordsize="21600,21600">
            <v:path/>
            <v:fill on="f" focussize="0,0"/>
            <v:stroke on="f" joinstyle="miter"/>
            <v:imagedata r:id="rId36" o:title=""/>
            <o:lock v:ext="edit" aspectratio="t"/>
            <w10:wrap type="none"/>
            <w10:anchorlock/>
          </v:shape>
          <o:OLEObject Type="Embed" ProgID="Equation.DSMT4" ShapeID="_x0000_i1042" DrawAspect="Content" ObjectID="_1468075742" r:id="rId35">
            <o:LockedField>false</o:LockedField>
          </o:OLEObject>
        </w:object>
      </w:r>
      <w:r>
        <w:rPr>
          <w:rFonts w:hint="eastAsia" w:ascii="仿宋" w:hAnsi="仿宋" w:eastAsia="仿宋" w:cs="Times New Roman"/>
          <w:color w:val="000000" w:themeColor="text1"/>
          <w:sz w:val="24"/>
          <w:szCs w:val="24"/>
        </w:rPr>
        <w:t>，则直线</w:t>
      </w:r>
      <w:r>
        <w:rPr>
          <w:rFonts w:ascii="仿宋" w:hAnsi="仿宋" w:eastAsia="仿宋" w:cs="Times New Roman"/>
          <w:color w:val="000000" w:themeColor="text1"/>
          <w:position w:val="-6"/>
          <w:sz w:val="24"/>
          <w:szCs w:val="24"/>
        </w:rPr>
        <w:object>
          <v:shape id="_x0000_i1043" o:spt="75" type="#_x0000_t75" style="height:13.5pt;width:8pt;" o:ole="t" filled="f" o:preferrelative="t" stroked="f" coordsize="21600,21600">
            <v:path/>
            <v:fill on="f" focussize="0,0"/>
            <v:stroke on="f" joinstyle="miter"/>
            <v:imagedata r:id="rId38" o:title=""/>
            <o:lock v:ext="edit" aspectratio="t"/>
            <w10:wrap type="none"/>
            <w10:anchorlock/>
          </v:shape>
          <o:OLEObject Type="Embed" ProgID="Equation.DSMT4" ShapeID="_x0000_i1043" DrawAspect="Content" ObjectID="_1468075743" r:id="rId37">
            <o:LockedField>false</o:LockedField>
          </o:OLEObject>
        </w:object>
      </w:r>
      <w:r>
        <w:rPr>
          <w:rFonts w:hint="eastAsia" w:ascii="仿宋" w:hAnsi="仿宋" w:eastAsia="仿宋" w:cs="Times New Roman"/>
          <w:color w:val="000000" w:themeColor="text1"/>
          <w:sz w:val="24"/>
          <w:szCs w:val="24"/>
        </w:rPr>
        <w:t>和平面</w:t>
      </w:r>
      <w:r>
        <w:rPr>
          <w:rFonts w:ascii="仿宋" w:hAnsi="仿宋" w:eastAsia="仿宋" w:cs="Times New Roman"/>
          <w:color w:val="000000" w:themeColor="text1"/>
          <w:position w:val="-10"/>
          <w:sz w:val="24"/>
          <w:szCs w:val="24"/>
        </w:rPr>
        <w:object>
          <v:shape id="_x0000_i1044" o:spt="75" type="#_x0000_t75" style="height:15.5pt;width:13.5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39">
            <o:LockedField>false</o:LockedField>
          </o:OLEObject>
        </w:object>
      </w:r>
      <w:r>
        <w:rPr>
          <w:rFonts w:hint="eastAsia" w:ascii="仿宋" w:hAnsi="仿宋" w:eastAsia="仿宋" w:cs="Times New Roman"/>
          <w:color w:val="000000" w:themeColor="text1"/>
          <w:sz w:val="24"/>
          <w:szCs w:val="24"/>
        </w:rPr>
        <w:t>上不经过点</w:t>
      </w:r>
      <w:r>
        <w:rPr>
          <w:rFonts w:ascii="仿宋" w:hAnsi="仿宋" w:eastAsia="仿宋" w:cs="Times New Roman"/>
          <w:color w:val="000000" w:themeColor="text1"/>
          <w:position w:val="-4"/>
          <w:sz w:val="24"/>
          <w:szCs w:val="24"/>
        </w:rPr>
        <w:object>
          <v:shape id="_x0000_i1045" o:spt="75" type="#_x0000_t75" style="height:13.5pt;width:13.5pt;" o:ole="t" filled="f" o:preferrelative="t" stroked="f" coordsize="21600,21600">
            <v:path/>
            <v:fill on="f" focussize="0,0"/>
            <v:stroke on="f" joinstyle="miter"/>
            <v:imagedata r:id="rId36" o:title=""/>
            <o:lock v:ext="edit" aspectratio="t"/>
            <w10:wrap type="none"/>
            <w10:anchorlock/>
          </v:shape>
          <o:OLEObject Type="Embed" ProgID="Equation.DSMT4" ShapeID="_x0000_i1045" DrawAspect="Content" ObjectID="_1468075745" r:id="rId41">
            <o:LockedField>false</o:LockedField>
          </o:OLEObject>
        </w:object>
      </w:r>
      <w:r>
        <w:rPr>
          <w:rFonts w:hint="eastAsia" w:ascii="仿宋" w:hAnsi="仿宋" w:eastAsia="仿宋" w:cs="Times New Roman"/>
          <w:color w:val="000000" w:themeColor="text1"/>
          <w:sz w:val="24"/>
          <w:szCs w:val="24"/>
        </w:rPr>
        <w:t>的直线</w:t>
      </w:r>
      <w:r>
        <w:rPr>
          <w:rFonts w:ascii="仿宋" w:hAnsi="仿宋" w:eastAsia="仿宋" w:cs="Times New Roman"/>
          <w:color w:val="000000" w:themeColor="text1"/>
          <w:position w:val="-6"/>
          <w:sz w:val="24"/>
          <w:szCs w:val="24"/>
        </w:rPr>
        <w:object>
          <v:shape id="_x0000_i1046" o:spt="75" type="#_x0000_t75" style="height:14.5pt;width:8pt;" o:ole="t" filled="f" o:preferrelative="t" stroked="f" coordsize="21600,21600">
            <v:path/>
            <v:fill on="f" focussize="0,0"/>
            <v:stroke on="f" joinstyle="miter"/>
            <v:imagedata r:id="rId43" o:title=""/>
            <o:lock v:ext="edit" aspectratio="t"/>
            <w10:wrap type="none"/>
            <w10:anchorlock/>
          </v:shape>
          <o:OLEObject Type="Embed" ProgID="Equation.DSMT4" ShapeID="_x0000_i1046" DrawAspect="Content" ObjectID="_1468075746" r:id="rId42">
            <o:LockedField>false</o:LockedField>
          </o:OLEObject>
        </w:object>
      </w:r>
      <w:r>
        <w:rPr>
          <w:rFonts w:hint="eastAsia" w:ascii="仿宋" w:hAnsi="仿宋" w:eastAsia="仿宋" w:cs="Times New Roman"/>
          <w:color w:val="000000" w:themeColor="text1"/>
          <w:sz w:val="24"/>
          <w:szCs w:val="24"/>
        </w:rPr>
        <w:t>是异面直线</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olor w:val="000000" w:themeColor="text1"/>
          <w:sz w:val="24"/>
          <w:szCs w:val="24"/>
        </w:rPr>
      </w:pPr>
      <w:r>
        <w:rPr>
          <w:rFonts w:hint="eastAsia" w:ascii="仿宋" w:hAnsi="仿宋" w:eastAsia="仿宋" w:cs="Times New Roman"/>
          <w:color w:val="000000" w:themeColor="text1"/>
          <w:sz w:val="24"/>
          <w:szCs w:val="24"/>
        </w:rPr>
        <w:t>师 很好.</w:t>
      </w:r>
      <w:r>
        <w:rPr>
          <w:rFonts w:ascii="仿宋" w:hAnsi="仿宋" w:eastAsia="仿宋" w:cs="Times New Roman"/>
          <w:color w:val="000000" w:themeColor="text1"/>
          <w:sz w:val="24"/>
          <w:szCs w:val="24"/>
        </w:rPr>
        <w:t xml:space="preserve"> </w:t>
      </w:r>
      <w:r>
        <w:rPr>
          <w:rFonts w:hint="eastAsia" w:ascii="仿宋" w:hAnsi="仿宋" w:eastAsia="仿宋" w:cs="Times New Roman"/>
          <w:color w:val="000000" w:themeColor="text1"/>
          <w:sz w:val="24"/>
          <w:szCs w:val="24"/>
        </w:rPr>
        <w:t>那么我们是否可以定义并确定这些异面直线之间的角度呢？一个自然的想法是将两条异面直线转化为相交直线，然后观察它们所成的角</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[设计意图</w:t>
      </w:r>
      <w:r>
        <w:rPr>
          <w:rFonts w:ascii="仿宋" w:hAnsi="仿宋" w:eastAsia="仿宋" w:cs="Times New Roman"/>
          <w:color w:val="000000" w:themeColor="text1"/>
          <w:sz w:val="24"/>
          <w:szCs w:val="24"/>
        </w:rPr>
        <w:t>]</w:t>
      </w:r>
      <w:r>
        <w:rPr>
          <w:rFonts w:ascii="仿宋" w:hAnsi="仿宋" w:eastAsia="仿宋"/>
          <w:color w:val="000000" w:themeColor="text1"/>
        </w:rPr>
        <w:t xml:space="preserve"> </w:t>
      </w:r>
      <w:r>
        <w:rPr>
          <w:rFonts w:hint="eastAsia" w:ascii="仿宋" w:hAnsi="仿宋" w:eastAsia="仿宋" w:cs="Times New Roman"/>
          <w:color w:val="000000" w:themeColor="text1"/>
          <w:sz w:val="24"/>
          <w:szCs w:val="24"/>
        </w:rPr>
        <w:t>通过实际情境来体会研究两条异面直线所成角的必要性，而后引导学生画出示意图，培养学生将生活中的实例转化为图形语言，进而转化为数学语言的意识，使学生体会用数学的角度观察生活. 更进一步，使学生感悟数学源于生活又高于生活．</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环节</w:t>
      </w:r>
      <w:r>
        <w:rPr>
          <w:rFonts w:ascii="仿宋" w:hAnsi="仿宋" w:eastAsia="仿宋" w:cs="Times New Roman"/>
          <w:color w:val="000000" w:themeColor="text1"/>
          <w:sz w:val="24"/>
          <w:szCs w:val="24"/>
        </w:rPr>
        <w:t>二）</w:t>
      </w:r>
      <w:r>
        <w:rPr>
          <w:rFonts w:hint="eastAsia" w:ascii="仿宋" w:hAnsi="仿宋" w:eastAsia="仿宋" w:cs="Times New Roman"/>
          <w:color w:val="000000" w:themeColor="text1"/>
          <w:sz w:val="24"/>
          <w:szCs w:val="24"/>
        </w:rPr>
        <w:t>形成</w:t>
      </w:r>
      <w:r>
        <w:rPr>
          <w:rFonts w:ascii="仿宋" w:hAnsi="仿宋" w:eastAsia="仿宋" w:cs="Times New Roman"/>
          <w:color w:val="000000" w:themeColor="text1"/>
          <w:sz w:val="24"/>
          <w:szCs w:val="24"/>
        </w:rPr>
        <w:t xml:space="preserve">概念 </w:t>
      </w:r>
      <w:r>
        <w:rPr>
          <w:rFonts w:hint="eastAsia" w:ascii="仿宋" w:hAnsi="仿宋" w:eastAsia="仿宋" w:cs="Times New Roman"/>
          <w:color w:val="000000" w:themeColor="text1"/>
          <w:sz w:val="24"/>
          <w:szCs w:val="24"/>
        </w:rPr>
        <w:t>理解辨析</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两条异面直线所成的角</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（1）定义</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[问题2]如何将两条异面直线转化为相交直线，进而研究它们所成的角？</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如图所示，在平面</w:t>
      </w:r>
      <w:r>
        <w:rPr>
          <w:rFonts w:ascii="仿宋" w:hAnsi="仿宋" w:eastAsia="仿宋" w:cs="Times New Roman"/>
          <w:color w:val="000000" w:themeColor="text1"/>
          <w:position w:val="-10"/>
          <w:sz w:val="24"/>
          <w:szCs w:val="24"/>
        </w:rPr>
        <w:object>
          <v:shape id="_x0000_i1047" o:spt="75" type="#_x0000_t75" style="height:15.5pt;width:11.5pt;" o:ole="t" filled="f" o:preferrelative="t" stroked="f" coordsize="21600,21600">
            <v:path/>
            <v:fill on="f" focussize="0,0"/>
            <v:stroke on="f" joinstyle="miter"/>
            <v:imagedata r:id="rId45" o:title=""/>
            <o:lock v:ext="edit" aspectratio="t"/>
            <w10:wrap type="none"/>
            <w10:anchorlock/>
          </v:shape>
          <o:OLEObject Type="Embed" ProgID="Equation.DSMT4" ShapeID="_x0000_i1047" DrawAspect="Content" ObjectID="_1468075747" r:id="rId44">
            <o:LockedField>false</o:LockedField>
          </o:OLEObject>
        </w:object>
      </w:r>
      <w:r>
        <w:rPr>
          <w:rFonts w:hint="eastAsia" w:ascii="仿宋" w:hAnsi="仿宋" w:eastAsia="仿宋" w:cs="Times New Roman"/>
          <w:color w:val="000000" w:themeColor="text1"/>
          <w:sz w:val="24"/>
          <w:szCs w:val="24"/>
        </w:rPr>
        <w:t>内，把直线</w:t>
      </w:r>
      <w:r>
        <w:rPr>
          <w:rFonts w:ascii="仿宋" w:hAnsi="仿宋" w:eastAsia="仿宋" w:cs="Times New Roman"/>
          <w:color w:val="000000" w:themeColor="text1"/>
          <w:position w:val="-6"/>
          <w:sz w:val="24"/>
          <w:szCs w:val="24"/>
        </w:rPr>
        <w:object>
          <v:shape id="_x0000_i1048" o:spt="75" type="#_x0000_t75" style="height:14.5pt;width:8pt;" o:ole="t" filled="f" o:preferrelative="t" stroked="f" coordsize="21600,21600">
            <v:path/>
            <v:fill on="f" focussize="0,0"/>
            <v:stroke on="f" joinstyle="miter"/>
            <v:imagedata r:id="rId47" o:title=""/>
            <o:lock v:ext="edit" aspectratio="t"/>
            <w10:wrap type="none"/>
            <w10:anchorlock/>
          </v:shape>
          <o:OLEObject Type="Embed" ProgID="Equation.DSMT4" ShapeID="_x0000_i1048" DrawAspect="Content" ObjectID="_1468075748" r:id="rId46">
            <o:LockedField>false</o:LockedField>
          </o:OLEObject>
        </w:object>
      </w:r>
      <w:r>
        <w:rPr>
          <w:rFonts w:hint="eastAsia" w:ascii="仿宋" w:hAnsi="仿宋" w:eastAsia="仿宋" w:cs="Times New Roman"/>
          <w:color w:val="000000" w:themeColor="text1"/>
          <w:sz w:val="24"/>
          <w:szCs w:val="24"/>
        </w:rPr>
        <w:t>平移，得到一条过直线</w:t>
      </w:r>
      <w:r>
        <w:rPr>
          <w:rFonts w:ascii="仿宋" w:hAnsi="仿宋" w:eastAsia="仿宋" w:cs="Times New Roman"/>
          <w:color w:val="000000" w:themeColor="text1"/>
          <w:position w:val="-6"/>
          <w:sz w:val="24"/>
          <w:szCs w:val="24"/>
        </w:rPr>
        <w:object>
          <v:shape id="_x0000_i1049" o:spt="75" type="#_x0000_t75" style="height:11pt;width:11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48">
            <o:LockedField>false</o:LockedField>
          </o:OLEObject>
        </w:object>
      </w:r>
      <w:r>
        <w:rPr>
          <w:rFonts w:hint="eastAsia" w:ascii="仿宋" w:hAnsi="仿宋" w:eastAsia="仿宋" w:cs="Times New Roman"/>
          <w:color w:val="000000" w:themeColor="text1"/>
          <w:sz w:val="24"/>
          <w:szCs w:val="24"/>
        </w:rPr>
        <w:t>与平面</w:t>
      </w:r>
      <w:r>
        <w:rPr>
          <w:rFonts w:ascii="仿宋" w:hAnsi="仿宋" w:eastAsia="仿宋" w:cs="Times New Roman"/>
          <w:color w:val="000000" w:themeColor="text1"/>
          <w:position w:val="-10"/>
          <w:sz w:val="24"/>
          <w:szCs w:val="24"/>
        </w:rPr>
        <w:object>
          <v:shape id="_x0000_i1050" o:spt="75" type="#_x0000_t75" style="height:15.5pt;width:11.5pt;" o:ole="t" filled="f" o:preferrelative="t" stroked="f" coordsize="21600,21600">
            <v:path/>
            <v:fill on="f" focussize="0,0"/>
            <v:stroke on="f" joinstyle="miter"/>
            <v:imagedata r:id="rId45" o:title=""/>
            <o:lock v:ext="edit" aspectratio="t"/>
            <w10:wrap type="none"/>
            <w10:anchorlock/>
          </v:shape>
          <o:OLEObject Type="Embed" ProgID="Equation.DSMT4" ShapeID="_x0000_i1050" DrawAspect="Content" ObjectID="_1468075750" r:id="rId50">
            <o:LockedField>false</o:LockedField>
          </o:OLEObject>
        </w:object>
      </w:r>
      <w:r>
        <w:rPr>
          <w:rFonts w:hint="eastAsia" w:ascii="仿宋" w:hAnsi="仿宋" w:eastAsia="仿宋" w:cs="Times New Roman"/>
          <w:color w:val="000000" w:themeColor="text1"/>
          <w:sz w:val="24"/>
          <w:szCs w:val="24"/>
        </w:rPr>
        <w:t>的交点</w:t>
      </w:r>
      <w:r>
        <w:rPr>
          <w:rFonts w:ascii="仿宋" w:hAnsi="仿宋" w:eastAsia="仿宋" w:cs="Times New Roman"/>
          <w:color w:val="000000" w:themeColor="text1"/>
          <w:position w:val="-4"/>
          <w:sz w:val="24"/>
          <w:szCs w:val="24"/>
        </w:rPr>
        <w:object>
          <v:shape id="_x0000_i1051" o:spt="75" type="#_x0000_t75" style="height:11.5pt;width:11.5pt;" o:ole="t" filled="f" o:preferrelative="t" stroked="f" coordsize="21600,21600">
            <v:path/>
            <v:fill on="f" focussize="0,0"/>
            <v:stroke on="f" joinstyle="miter"/>
            <v:imagedata r:id="rId52" o:title=""/>
            <o:lock v:ext="edit" aspectratio="t"/>
            <w10:wrap type="none"/>
            <w10:anchorlock/>
          </v:shape>
          <o:OLEObject Type="Embed" ProgID="Equation.DSMT4" ShapeID="_x0000_i1051" DrawAspect="Content" ObjectID="_1468075751" r:id="rId51">
            <o:LockedField>false</o:LockedField>
          </o:OLEObject>
        </w:object>
      </w:r>
      <w:r>
        <w:rPr>
          <w:rFonts w:hint="eastAsia" w:ascii="仿宋" w:hAnsi="仿宋" w:eastAsia="仿宋" w:cs="Times New Roman"/>
          <w:color w:val="000000" w:themeColor="text1"/>
          <w:sz w:val="24"/>
          <w:szCs w:val="24"/>
        </w:rPr>
        <w:t>的直线，记为</w:t>
      </w:r>
      <w:r>
        <w:rPr>
          <w:rFonts w:ascii="仿宋" w:hAnsi="仿宋" w:eastAsia="仿宋" w:cs="Times New Roman"/>
          <w:color w:val="000000" w:themeColor="text1"/>
          <w:position w:val="-6"/>
          <w:sz w:val="24"/>
          <w:szCs w:val="24"/>
        </w:rPr>
        <w:object>
          <v:shape id="_x0000_i1052" o:spt="75" type="#_x0000_t75" style="height:14.5pt;width:14.5pt;" o:ole="t" filled="f" o:preferrelative="t" stroked="f" coordsize="21600,21600">
            <v:path/>
            <v:fill on="f" focussize="0,0"/>
            <v:stroke on="f" joinstyle="miter"/>
            <v:imagedata r:id="rId54" o:title=""/>
            <o:lock v:ext="edit" aspectratio="t"/>
            <w10:wrap type="none"/>
            <w10:anchorlock/>
          </v:shape>
          <o:OLEObject Type="Embed" ProgID="Equation.DSMT4" ShapeID="_x0000_i1052" DrawAspect="Content" ObjectID="_1468075752" r:id="rId53">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这样，直线</w:t>
      </w:r>
      <w:r>
        <w:rPr>
          <w:rFonts w:ascii="仿宋" w:hAnsi="仿宋" w:eastAsia="仿宋" w:cs="Times New Roman"/>
          <w:color w:val="000000" w:themeColor="text1"/>
          <w:position w:val="-6"/>
          <w:sz w:val="24"/>
          <w:szCs w:val="24"/>
        </w:rPr>
        <w:object>
          <v:shape id="_x0000_i1053" o:spt="75" type="#_x0000_t75" style="height:11pt;width:11pt;" o:ole="t" filled="f" o:preferrelative="t" stroked="f" coordsize="21600,21600">
            <v:path/>
            <v:fill on="f" focussize="0,0"/>
            <v:stroke on="f" joinstyle="miter"/>
            <v:imagedata r:id="rId49" o:title=""/>
            <o:lock v:ext="edit" aspectratio="t"/>
            <w10:wrap type="none"/>
            <w10:anchorlock/>
          </v:shape>
          <o:OLEObject Type="Embed" ProgID="Equation.DSMT4" ShapeID="_x0000_i1053" DrawAspect="Content" ObjectID="_1468075753" r:id="rId55">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054" o:spt="75" type="#_x0000_t75" style="height:14.5pt;width:14.5pt;" o:ole="t" filled="f" o:preferrelative="t" stroked="f" coordsize="21600,21600">
            <v:path/>
            <v:fill on="f" focussize="0,0"/>
            <v:stroke on="f" joinstyle="miter"/>
            <v:imagedata r:id="rId54" o:title=""/>
            <o:lock v:ext="edit" aspectratio="t"/>
            <w10:wrap type="none"/>
            <w10:anchorlock/>
          </v:shape>
          <o:OLEObject Type="Embed" ProgID="Equation.DSMT4" ShapeID="_x0000_i1054" DrawAspect="Content" ObjectID="_1468075754" r:id="rId56">
            <o:LockedField>false</o:LockedField>
          </o:OLEObject>
        </w:object>
      </w:r>
      <w:r>
        <w:rPr>
          <w:rFonts w:hint="eastAsia" w:ascii="仿宋" w:hAnsi="仿宋" w:eastAsia="仿宋" w:cs="Times New Roman"/>
          <w:color w:val="000000" w:themeColor="text1"/>
          <w:sz w:val="24"/>
          <w:szCs w:val="24"/>
        </w:rPr>
        <w:t>就在点</w:t>
      </w:r>
      <w:r>
        <w:rPr>
          <w:rFonts w:ascii="仿宋" w:hAnsi="仿宋" w:eastAsia="仿宋" w:cs="Times New Roman"/>
          <w:color w:val="000000" w:themeColor="text1"/>
          <w:position w:val="-4"/>
          <w:sz w:val="24"/>
          <w:szCs w:val="24"/>
        </w:rPr>
        <w:object>
          <v:shape id="_x0000_i1055" o:spt="75" type="#_x0000_t75" style="height:11.5pt;width:11.5pt;" o:ole="t" filled="f" o:preferrelative="t" stroked="f" coordsize="21600,21600">
            <v:path/>
            <v:fill on="f" focussize="0,0"/>
            <v:stroke on="f" joinstyle="miter"/>
            <v:imagedata r:id="rId52" o:title=""/>
            <o:lock v:ext="edit" aspectratio="t"/>
            <w10:wrap type="none"/>
            <w10:anchorlock/>
          </v:shape>
          <o:OLEObject Type="Embed" ProgID="Equation.DSMT4" ShapeID="_x0000_i1055" DrawAspect="Content" ObjectID="_1468075755" r:id="rId57">
            <o:LockedField>false</o:LockedField>
          </o:OLEObject>
        </w:object>
      </w:r>
      <w:r>
        <w:rPr>
          <w:rFonts w:hint="eastAsia" w:ascii="仿宋" w:hAnsi="仿宋" w:eastAsia="仿宋" w:cs="Times New Roman"/>
          <w:color w:val="000000" w:themeColor="text1"/>
          <w:sz w:val="24"/>
          <w:szCs w:val="24"/>
        </w:rPr>
        <w:t>处相交，它们之间可以用平面几何的方法来度量夹角的大小</w:t>
      </w:r>
      <w:r>
        <w:rPr>
          <w:rFonts w:ascii="仿宋" w:hAnsi="仿宋" w:eastAsia="仿宋" w:cs="Times New Roman"/>
          <w:color w:val="000000" w:themeColor="text1"/>
          <w:sz w:val="24"/>
          <w:szCs w:val="24"/>
        </w:rPr>
        <w:t>．</w:t>
      </w:r>
    </w:p>
    <w:p>
      <w:pPr>
        <w:spacing w:line="312" w:lineRule="auto"/>
        <w:jc w:val="center"/>
        <w:rPr>
          <w:rFonts w:ascii="仿宋" w:hAnsi="仿宋" w:eastAsia="仿宋" w:cs="Times New Roman"/>
          <w:color w:val="000000" w:themeColor="text1"/>
          <w:sz w:val="24"/>
          <w:szCs w:val="24"/>
        </w:rPr>
      </w:pPr>
      <w:r>
        <w:rPr>
          <w:rFonts w:ascii="仿宋" w:hAnsi="仿宋" w:eastAsia="仿宋"/>
          <w:color w:val="000000" w:themeColor="text1"/>
        </w:rPr>
        <w:drawing>
          <wp:inline distT="0" distB="0" distL="0" distR="0">
            <wp:extent cx="1181735" cy="1303655"/>
            <wp:effectExtent l="0" t="0" r="0" b="0"/>
            <wp:docPr id="31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 name="Picture 4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1182762" cy="1305329"/>
                    </a:xfrm>
                    <a:prstGeom prst="rect">
                      <a:avLst/>
                    </a:prstGeom>
                    <a:noFill/>
                    <a:ln>
                      <a:noFill/>
                    </a:ln>
                    <a:effectLst/>
                  </pic:spPr>
                </pic:pic>
              </a:graphicData>
            </a:graphic>
          </wp:inline>
        </w:drawing>
      </w:r>
      <w:r>
        <w:rPr>
          <w:rFonts w:ascii="仿宋" w:hAnsi="仿宋" w:eastAsia="仿宋"/>
          <w:color w:val="000000" w:themeColor="text1"/>
        </w:rPr>
        <w:drawing>
          <wp:inline distT="0" distB="0" distL="0" distR="0">
            <wp:extent cx="1252220" cy="1302385"/>
            <wp:effectExtent l="0" t="0" r="0" b="0"/>
            <wp:docPr id="204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 name="Picture 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252801" cy="1303164"/>
                    </a:xfrm>
                    <a:prstGeom prst="rect">
                      <a:avLst/>
                    </a:prstGeom>
                    <a:noFill/>
                    <a:ln>
                      <a:noFill/>
                    </a:ln>
                    <a:effectLst/>
                  </pic:spPr>
                </pic:pic>
              </a:graphicData>
            </a:graphic>
          </wp:inline>
        </w:drawing>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请同学们想一想，还有其他的平移方法吗？</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生我们也可以在平面</w:t>
      </w:r>
      <w:r>
        <w:rPr>
          <w:rFonts w:ascii="仿宋" w:hAnsi="仿宋" w:eastAsia="仿宋" w:cs="Times New Roman"/>
          <w:color w:val="000000" w:themeColor="text1"/>
          <w:position w:val="-6"/>
          <w:sz w:val="24"/>
          <w:szCs w:val="24"/>
        </w:rPr>
        <w:object>
          <v:shape id="_x0000_i1056" o:spt="75" type="#_x0000_t75" style="height:11pt;width:11pt;" o:ole="t" filled="f" o:preferrelative="t" stroked="f" coordsize="21600,21600">
            <v:path/>
            <v:fill on="f" focussize="0,0"/>
            <v:stroke on="f" joinstyle="miter"/>
            <v:imagedata r:id="rId61" o:title=""/>
            <o:lock v:ext="edit" aspectratio="t"/>
            <w10:wrap type="none"/>
            <w10:anchorlock/>
          </v:shape>
          <o:OLEObject Type="Embed" ProgID="Equation.DSMT4" ShapeID="_x0000_i1056" DrawAspect="Content" ObjectID="_1468075756" r:id="rId60">
            <o:LockedField>false</o:LockedField>
          </o:OLEObject>
        </w:object>
      </w:r>
      <w:r>
        <w:rPr>
          <w:rFonts w:hint="eastAsia" w:ascii="仿宋" w:hAnsi="仿宋" w:eastAsia="仿宋" w:cs="Times New Roman"/>
          <w:color w:val="000000" w:themeColor="text1"/>
          <w:sz w:val="24"/>
          <w:szCs w:val="24"/>
        </w:rPr>
        <w:t>内，把直线</w:t>
      </w:r>
      <w:r>
        <w:rPr>
          <w:rFonts w:ascii="仿宋" w:hAnsi="仿宋" w:eastAsia="仿宋" w:cs="Times New Roman"/>
          <w:color w:val="000000" w:themeColor="text1"/>
          <w:position w:val="-6"/>
          <w:sz w:val="24"/>
          <w:szCs w:val="24"/>
        </w:rPr>
        <w:object>
          <v:shape id="_x0000_i1057" o:spt="75" type="#_x0000_t75" style="height:11pt;width:11pt;" o:ole="t" filled="f" o:preferrelative="t" stroked="f" coordsize="21600,21600">
            <v:path/>
            <v:fill on="f" focussize="0,0"/>
            <v:stroke on="f" joinstyle="miter"/>
            <v:imagedata r:id="rId49" o:title=""/>
            <o:lock v:ext="edit" aspectratio="t"/>
            <w10:wrap type="none"/>
            <w10:anchorlock/>
          </v:shape>
          <o:OLEObject Type="Embed" ProgID="Equation.DSMT4" ShapeID="_x0000_i1057" DrawAspect="Content" ObjectID="_1468075757" r:id="rId62">
            <o:LockedField>false</o:LockedField>
          </o:OLEObject>
        </w:object>
      </w:r>
      <w:r>
        <w:rPr>
          <w:rFonts w:hint="eastAsia" w:ascii="仿宋" w:hAnsi="仿宋" w:eastAsia="仿宋" w:cs="Times New Roman"/>
          <w:color w:val="000000" w:themeColor="text1"/>
          <w:sz w:val="24"/>
          <w:szCs w:val="24"/>
        </w:rPr>
        <w:t>平移，得到一条过直线</w:t>
      </w:r>
      <w:r>
        <w:rPr>
          <w:rFonts w:ascii="仿宋" w:hAnsi="仿宋" w:eastAsia="仿宋" w:cs="Times New Roman"/>
          <w:color w:val="000000" w:themeColor="text1"/>
          <w:position w:val="-6"/>
          <w:sz w:val="24"/>
          <w:szCs w:val="24"/>
        </w:rPr>
        <w:object>
          <v:shape id="_x0000_i1058" o:spt="75" type="#_x0000_t75" style="height:14.5pt;width:8pt;" o:ole="t" filled="f" o:preferrelative="t" stroked="f" coordsize="21600,21600">
            <v:path/>
            <v:fill on="f" focussize="0,0"/>
            <v:stroke on="f" joinstyle="miter"/>
            <v:imagedata r:id="rId10" o:title=""/>
            <o:lock v:ext="edit" aspectratio="t"/>
            <w10:wrap type="none"/>
            <w10:anchorlock/>
          </v:shape>
          <o:OLEObject Type="Embed" ProgID="Equation.DSMT4" ShapeID="_x0000_i1058" DrawAspect="Content" ObjectID="_1468075758" r:id="rId63">
            <o:LockedField>false</o:LockedField>
          </o:OLEObject>
        </w:object>
      </w:r>
      <w:r>
        <w:rPr>
          <w:rFonts w:hint="eastAsia" w:ascii="仿宋" w:hAnsi="仿宋" w:eastAsia="仿宋" w:cs="Times New Roman"/>
          <w:color w:val="000000" w:themeColor="text1"/>
          <w:sz w:val="24"/>
          <w:szCs w:val="24"/>
        </w:rPr>
        <w:t>与平面</w:t>
      </w:r>
      <w:r>
        <w:rPr>
          <w:rFonts w:ascii="仿宋" w:hAnsi="仿宋" w:eastAsia="仿宋" w:cs="Times New Roman"/>
          <w:color w:val="000000" w:themeColor="text1"/>
          <w:position w:val="-6"/>
          <w:sz w:val="24"/>
          <w:szCs w:val="24"/>
        </w:rPr>
        <w:object>
          <v:shape id="_x0000_i1059" o:spt="75" type="#_x0000_t75" style="height:11pt;width:11pt;" o:ole="t" filled="f" o:preferrelative="t" stroked="f" coordsize="21600,21600">
            <v:path/>
            <v:fill on="f" focussize="0,0"/>
            <v:stroke on="f" joinstyle="miter"/>
            <v:imagedata r:id="rId61" o:title=""/>
            <o:lock v:ext="edit" aspectratio="t"/>
            <w10:wrap type="none"/>
            <w10:anchorlock/>
          </v:shape>
          <o:OLEObject Type="Embed" ProgID="Equation.DSMT4" ShapeID="_x0000_i1059" DrawAspect="Content" ObjectID="_1468075759" r:id="rId64">
            <o:LockedField>false</o:LockedField>
          </o:OLEObject>
        </w:object>
      </w:r>
      <w:r>
        <w:rPr>
          <w:rFonts w:hint="eastAsia" w:ascii="仿宋" w:hAnsi="仿宋" w:eastAsia="仿宋" w:cs="Times New Roman"/>
          <w:color w:val="000000" w:themeColor="text1"/>
          <w:sz w:val="24"/>
          <w:szCs w:val="24"/>
        </w:rPr>
        <w:t>的交点</w:t>
      </w:r>
      <w:r>
        <w:rPr>
          <w:rFonts w:ascii="仿宋" w:hAnsi="仿宋" w:eastAsia="仿宋" w:cs="Times New Roman"/>
          <w:color w:val="000000" w:themeColor="text1"/>
          <w:position w:val="-10"/>
          <w:sz w:val="24"/>
          <w:szCs w:val="24"/>
        </w:rPr>
        <w:object>
          <v:shape id="_x0000_i1060" o:spt="75" type="#_x0000_t75" style="height:15.5pt;width:11.5pt;" o:ole="t" filled="f" o:preferrelative="t" stroked="f" coordsize="21600,21600">
            <v:path/>
            <v:fill on="f" focussize="0,0"/>
            <v:stroke on="f" joinstyle="miter"/>
            <v:imagedata r:id="rId66" o:title=""/>
            <o:lock v:ext="edit" aspectratio="t"/>
            <w10:wrap type="none"/>
            <w10:anchorlock/>
          </v:shape>
          <o:OLEObject Type="Embed" ProgID="Equation.DSMT4" ShapeID="_x0000_i1060" DrawAspect="Content" ObjectID="_1468075760" r:id="rId65">
            <o:LockedField>false</o:LockedField>
          </o:OLEObject>
        </w:object>
      </w:r>
      <w:r>
        <w:rPr>
          <w:rFonts w:hint="eastAsia" w:ascii="仿宋" w:hAnsi="仿宋" w:eastAsia="仿宋" w:cs="Times New Roman"/>
          <w:color w:val="000000" w:themeColor="text1"/>
          <w:sz w:val="24"/>
          <w:szCs w:val="24"/>
        </w:rPr>
        <w:t>的直线，同样得到两条相交直线</w:t>
      </w:r>
      <w:r>
        <w:rPr>
          <w:rFonts w:ascii="仿宋" w:hAnsi="仿宋" w:eastAsia="仿宋" w:cs="Times New Roman"/>
          <w:color w:val="000000" w:themeColor="text1"/>
          <w:position w:val="-6"/>
          <w:sz w:val="24"/>
          <w:szCs w:val="24"/>
        </w:rPr>
        <w:object>
          <v:shape id="_x0000_i1061" o:spt="75" type="#_x0000_t75" style="height:14.5pt;width:14.5pt;" o:ole="t" filled="f" o:preferrelative="t" stroked="f" coordsize="21600,21600">
            <v:path/>
            <v:fill on="f" focussize="0,0"/>
            <v:stroke on="f" joinstyle="miter"/>
            <v:imagedata r:id="rId68" o:title=""/>
            <o:lock v:ext="edit" aspectratio="t"/>
            <w10:wrap type="none"/>
            <w10:anchorlock/>
          </v:shape>
          <o:OLEObject Type="Embed" ProgID="Equation.DSMT4" ShapeID="_x0000_i1061" DrawAspect="Content" ObjectID="_1468075761" r:id="rId67">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062" o:spt="75" type="#_x0000_t75" style="height:14.5pt;width:8pt;" o:ole="t" filled="f" o:preferrelative="t" stroked="f" coordsize="21600,21600">
            <v:path/>
            <v:fill on="f" focussize="0,0"/>
            <v:stroke on="f" joinstyle="miter"/>
            <v:imagedata r:id="rId70" o:title=""/>
            <o:lock v:ext="edit" aspectratio="t"/>
            <w10:wrap type="none"/>
            <w10:anchorlock/>
          </v:shape>
          <o:OLEObject Type="Embed" ProgID="Equation.DSMT4" ShapeID="_x0000_i1062" DrawAspect="Content" ObjectID="_1468075762" r:id="rId69">
            <o:LockedField>false</o:LockedField>
          </o:OLEObject>
        </w:object>
      </w:r>
      <w:r>
        <w:rPr>
          <w:rFonts w:ascii="仿宋" w:hAnsi="仿宋" w:eastAsia="仿宋" w:cs="Times New Roman"/>
          <w:color w:val="000000" w:themeColor="text1"/>
          <w:sz w:val="24"/>
          <w:szCs w:val="24"/>
        </w:rPr>
        <w:t>．</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很好，那么大家进一步想一想</w:t>
      </w:r>
      <w:r>
        <w:rPr>
          <w:rFonts w:ascii="仿宋" w:hAnsi="仿宋" w:eastAsia="仿宋" w:cs="Times New Roman"/>
          <w:color w:val="000000" w:themeColor="text1"/>
          <w:sz w:val="24"/>
          <w:szCs w:val="24"/>
        </w:rPr>
        <w:t>．</w:t>
      </w:r>
    </w:p>
    <w:p>
      <w:pPr>
        <w:spacing w:line="312" w:lineRule="auto"/>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[问题3]两种平移方式得到的</w:t>
      </w:r>
      <w:r>
        <w:rPr>
          <w:rFonts w:ascii="仿宋" w:hAnsi="仿宋" w:eastAsia="仿宋" w:cs="Times New Roman"/>
          <w:color w:val="000000" w:themeColor="text1"/>
          <w:position w:val="-6"/>
          <w:sz w:val="24"/>
          <w:szCs w:val="24"/>
        </w:rPr>
        <w:object>
          <v:shape id="_x0000_i1063" o:spt="75" type="#_x0000_t75" style="height:11pt;width:11pt;" o:ole="t" filled="f" o:preferrelative="t" stroked="f" coordsize="21600,21600">
            <v:path/>
            <v:fill on="f" focussize="0,0"/>
            <v:stroke on="f" joinstyle="miter"/>
            <v:imagedata r:id="rId72" o:title=""/>
            <o:lock v:ext="edit" aspectratio="t"/>
            <w10:wrap type="none"/>
            <w10:anchorlock/>
          </v:shape>
          <o:OLEObject Type="Embed" ProgID="Equation.DSMT4" ShapeID="_x0000_i1063" DrawAspect="Content" ObjectID="_1468075763" r:id="rId71">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64" o:spt="75" type="#_x0000_t75" style="height:14.5pt;width:14.5pt;" o:ole="t" filled="f" o:preferrelative="t" stroked="f" coordsize="21600,21600">
            <v:path/>
            <v:fill on="f" focussize="0,0"/>
            <v:stroke on="f" joinstyle="miter"/>
            <v:imagedata r:id="rId54" o:title=""/>
            <o:lock v:ext="edit" aspectratio="t"/>
            <w10:wrap type="none"/>
            <w10:anchorlock/>
          </v:shape>
          <o:OLEObject Type="Embed" ProgID="Equation.DSMT4" ShapeID="_x0000_i1064" DrawAspect="Content" ObjectID="_1468075764" r:id="rId73">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065" o:spt="75" type="#_x0000_t75" style="height:14.5pt;width:14.5pt;" o:ole="t" filled="f" o:preferrelative="t" stroked="f" coordsize="21600,21600">
            <v:path/>
            <v:fill on="f" focussize="0,0"/>
            <v:stroke on="f" joinstyle="miter"/>
            <v:imagedata r:id="rId68" o:title=""/>
            <o:lock v:ext="edit" aspectratio="t"/>
            <w10:wrap type="none"/>
            <w10:anchorlock/>
          </v:shape>
          <o:OLEObject Type="Embed" ProgID="Equation.DSMT4" ShapeID="_x0000_i1065" DrawAspect="Content" ObjectID="_1468075765" r:id="rId74">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66" o:spt="75" type="#_x0000_t75" style="height:14.5pt;width:8pt;" o:ole="t" filled="f" o:preferrelative="t" stroked="f" coordsize="21600,21600">
            <v:path/>
            <v:fill on="f" focussize="0,0"/>
            <v:stroke on="f" joinstyle="miter"/>
            <v:imagedata r:id="rId70" o:title=""/>
            <o:lock v:ext="edit" aspectratio="t"/>
            <w10:wrap type="none"/>
            <w10:anchorlock/>
          </v:shape>
          <o:OLEObject Type="Embed" ProgID="Equation.DSMT4" ShapeID="_x0000_i1066" DrawAspect="Content" ObjectID="_1468075766" r:id="rId75">
            <o:LockedField>false</o:LockedField>
          </o:OLEObject>
        </w:object>
      </w:r>
      <w:r>
        <w:rPr>
          <w:rFonts w:hint="eastAsia" w:ascii="仿宋" w:hAnsi="仿宋" w:eastAsia="仿宋" w:cs="Times New Roman"/>
          <w:color w:val="000000" w:themeColor="text1"/>
          <w:sz w:val="24"/>
          <w:szCs w:val="24"/>
        </w:rPr>
        <w:t>所成夹角的大小相等吗？为什么？</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之前我们已经学过等角定理，并且由等角定理得到了2个推论</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此处由等角定理的推论2，如果两条相交直线和另两条相交直线分别平行，那么这两组直线所成的锐角或直角相等，据此可知，这两组相交直线所成的锐角（或直角）的确是相等的</w:t>
      </w:r>
      <w:r>
        <w:rPr>
          <w:rFonts w:ascii="仿宋" w:hAnsi="仿宋" w:eastAsia="仿宋" w:cs="Times New Roman"/>
          <w:color w:val="000000" w:themeColor="text1"/>
          <w:sz w:val="24"/>
          <w:szCs w:val="24"/>
        </w:rPr>
        <w:t>．</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事实上，我们可以有下面更为一般的结论</w:t>
      </w:r>
      <w:r>
        <w:rPr>
          <w:rFonts w:ascii="仿宋" w:hAnsi="仿宋" w:eastAsia="仿宋" w:cs="Times New Roman"/>
          <w:color w:val="000000" w:themeColor="text1"/>
          <w:sz w:val="24"/>
          <w:szCs w:val="24"/>
        </w:rPr>
        <w:t>．</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设</w:t>
      </w:r>
      <w:r>
        <w:rPr>
          <w:rFonts w:ascii="仿宋" w:hAnsi="仿宋" w:eastAsia="仿宋" w:cs="Times New Roman"/>
          <w:color w:val="000000" w:themeColor="text1"/>
          <w:position w:val="-6"/>
          <w:sz w:val="24"/>
          <w:szCs w:val="24"/>
        </w:rPr>
        <w:object>
          <v:shape id="_x0000_i1067" o:spt="75" type="#_x0000_t75" style="height:11pt;width:11pt;" o:ole="t" filled="f" o:preferrelative="t" stroked="f" coordsize="21600,21600">
            <v:path/>
            <v:fill on="f" focussize="0,0"/>
            <v:stroke on="f" joinstyle="miter"/>
            <v:imagedata r:id="rId72" o:title=""/>
            <o:lock v:ext="edit" aspectratio="t"/>
            <w10:wrap type="none"/>
            <w10:anchorlock/>
          </v:shape>
          <o:OLEObject Type="Embed" ProgID="Equation.DSMT4" ShapeID="_x0000_i1067" DrawAspect="Content" ObjectID="_1468075767" r:id="rId76">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68" o:spt="75" type="#_x0000_t75" style="height:14.5pt;width:8pt;" o:ole="t" filled="f" o:preferrelative="t" stroked="f" coordsize="21600,21600">
            <v:path/>
            <v:fill on="f" focussize="0,0"/>
            <v:stroke on="f" joinstyle="miter"/>
            <v:imagedata r:id="rId78" o:title=""/>
            <o:lock v:ext="edit" aspectratio="t"/>
            <w10:wrap type="none"/>
            <w10:anchorlock/>
          </v:shape>
          <o:OLEObject Type="Embed" ProgID="Equation.DSMT4" ShapeID="_x0000_i1068" DrawAspect="Content" ObjectID="_1468075768" r:id="rId77">
            <o:LockedField>false</o:LockedField>
          </o:OLEObject>
        </w:object>
      </w:r>
      <w:r>
        <w:rPr>
          <w:rFonts w:hint="eastAsia" w:ascii="仿宋" w:hAnsi="仿宋" w:eastAsia="仿宋" w:cs="Times New Roman"/>
          <w:color w:val="000000" w:themeColor="text1"/>
          <w:sz w:val="24"/>
          <w:szCs w:val="24"/>
        </w:rPr>
        <w:t>是两条异面直线，在空间任取一点</w:t>
      </w:r>
      <w:r>
        <w:rPr>
          <w:rFonts w:ascii="仿宋" w:hAnsi="仿宋" w:eastAsia="仿宋" w:cs="Times New Roman"/>
          <w:color w:val="000000" w:themeColor="text1"/>
          <w:position w:val="-4"/>
          <w:sz w:val="24"/>
          <w:szCs w:val="24"/>
        </w:rPr>
        <w:object>
          <v:shape id="_x0000_i1069" o:spt="75" type="#_x0000_t75" style="height:13.5pt;width:13.5pt;" o:ole="t" filled="f" o:preferrelative="t" stroked="f" coordsize="21600,21600">
            <v:path/>
            <v:fill on="f" focussize="0,0"/>
            <v:stroke on="f" joinstyle="miter"/>
            <v:imagedata r:id="rId80" o:title=""/>
            <o:lock v:ext="edit" aspectratio="t"/>
            <w10:wrap type="none"/>
            <w10:anchorlock/>
          </v:shape>
          <o:OLEObject Type="Embed" ProgID="Equation.DSMT4" ShapeID="_x0000_i1069" DrawAspect="Content" ObjectID="_1468075769" r:id="rId79">
            <o:LockedField>false</o:LockedField>
          </o:OLEObject>
        </w:object>
      </w:r>
      <w:r>
        <w:rPr>
          <w:rFonts w:hint="eastAsia" w:ascii="仿宋" w:hAnsi="仿宋" w:eastAsia="仿宋" w:cs="Times New Roman"/>
          <w:color w:val="000000" w:themeColor="text1"/>
          <w:sz w:val="24"/>
          <w:szCs w:val="24"/>
        </w:rPr>
        <w:t>，过点</w:t>
      </w:r>
      <w:r>
        <w:rPr>
          <w:rFonts w:ascii="仿宋" w:hAnsi="仿宋" w:eastAsia="仿宋" w:cs="Times New Roman"/>
          <w:color w:val="000000" w:themeColor="text1"/>
          <w:position w:val="-4"/>
          <w:sz w:val="24"/>
          <w:szCs w:val="24"/>
        </w:rPr>
        <w:object>
          <v:shape id="_x0000_i1070" o:spt="75" type="#_x0000_t75" style="height:13.5pt;width:13.5pt;" o:ole="t" filled="f" o:preferrelative="t" stroked="f" coordsize="21600,21600">
            <v:path/>
            <v:fill on="f" focussize="0,0"/>
            <v:stroke on="f" joinstyle="miter"/>
            <v:imagedata r:id="rId82" o:title=""/>
            <o:lock v:ext="edit" aspectratio="t"/>
            <w10:wrap type="none"/>
            <w10:anchorlock/>
          </v:shape>
          <o:OLEObject Type="Embed" ProgID="Equation.DSMT4" ShapeID="_x0000_i1070" DrawAspect="Content" ObjectID="_1468075770" r:id="rId81">
            <o:LockedField>false</o:LockedField>
          </o:OLEObject>
        </w:object>
      </w:r>
      <w:r>
        <w:rPr>
          <w:rFonts w:hint="eastAsia" w:ascii="仿宋" w:hAnsi="仿宋" w:eastAsia="仿宋" w:cs="Times New Roman"/>
          <w:color w:val="000000" w:themeColor="text1"/>
          <w:sz w:val="24"/>
          <w:szCs w:val="24"/>
        </w:rPr>
        <w:t>分别作</w:t>
      </w:r>
      <w:r>
        <w:rPr>
          <w:rFonts w:ascii="仿宋" w:hAnsi="仿宋" w:eastAsia="仿宋" w:cs="Times New Roman"/>
          <w:color w:val="000000" w:themeColor="text1"/>
          <w:position w:val="-6"/>
          <w:sz w:val="24"/>
          <w:szCs w:val="24"/>
        </w:rPr>
        <w:object>
          <v:shape id="_x0000_i1071" o:spt="75" type="#_x0000_t75" style="height:11pt;width:11pt;" o:ole="t" filled="f" o:preferrelative="t" stroked="f" coordsize="21600,21600">
            <v:path/>
            <v:fill on="f" focussize="0,0"/>
            <v:stroke on="f" joinstyle="miter"/>
            <v:imagedata r:id="rId72" o:title=""/>
            <o:lock v:ext="edit" aspectratio="t"/>
            <w10:wrap type="none"/>
            <w10:anchorlock/>
          </v:shape>
          <o:OLEObject Type="Embed" ProgID="Equation.DSMT4" ShapeID="_x0000_i1071" DrawAspect="Content" ObjectID="_1468075771" r:id="rId83">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72" o:spt="75" type="#_x0000_t75" style="height:14.5pt;width:8pt;" o:ole="t" filled="f" o:preferrelative="t" stroked="f" coordsize="21600,21600">
            <v:path/>
            <v:fill on="f" focussize="0,0"/>
            <v:stroke on="f" joinstyle="miter"/>
            <v:imagedata r:id="rId85" o:title=""/>
            <o:lock v:ext="edit" aspectratio="t"/>
            <w10:wrap type="none"/>
            <w10:anchorlock/>
          </v:shape>
          <o:OLEObject Type="Embed" ProgID="Equation.DSMT4" ShapeID="_x0000_i1072" DrawAspect="Content" ObjectID="_1468075772" r:id="rId84">
            <o:LockedField>false</o:LockedField>
          </o:OLEObject>
        </w:object>
      </w:r>
      <w:r>
        <w:rPr>
          <w:rFonts w:hint="eastAsia" w:ascii="仿宋" w:hAnsi="仿宋" w:eastAsia="仿宋" w:cs="Times New Roman"/>
          <w:color w:val="000000" w:themeColor="text1"/>
          <w:sz w:val="24"/>
          <w:szCs w:val="24"/>
        </w:rPr>
        <w:t>的平行线</w:t>
      </w:r>
      <w:r>
        <w:rPr>
          <w:rFonts w:ascii="仿宋" w:hAnsi="仿宋" w:eastAsia="仿宋" w:cs="Times New Roman"/>
          <w:color w:val="000000" w:themeColor="text1"/>
          <w:position w:val="-6"/>
          <w:sz w:val="24"/>
          <w:szCs w:val="24"/>
        </w:rPr>
        <w:object>
          <v:shape id="_x0000_i1073" o:spt="75" type="#_x0000_t75" style="height:14.5pt;width:13.5pt;" o:ole="t" filled="f" o:preferrelative="t" stroked="f" coordsize="21600,21600">
            <v:path/>
            <v:fill on="f" focussize="0,0"/>
            <v:stroke on="f" joinstyle="miter"/>
            <v:imagedata r:id="rId87" o:title=""/>
            <o:lock v:ext="edit" aspectratio="t"/>
            <w10:wrap type="none"/>
            <w10:anchorlock/>
          </v:shape>
          <o:OLEObject Type="Embed" ProgID="Equation.DSMT4" ShapeID="_x0000_i1073" DrawAspect="Content" ObjectID="_1468075773" r:id="rId86">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74" o:spt="75" type="#_x0000_t75" style="height:14.5pt;width:13.5pt;" o:ole="t" filled="f" o:preferrelative="t" stroked="f" coordsize="21600,21600">
            <v:path/>
            <v:fill on="f" focussize="0,0"/>
            <v:stroke on="f" joinstyle="miter"/>
            <v:imagedata r:id="rId89" o:title=""/>
            <o:lock v:ext="edit" aspectratio="t"/>
            <w10:wrap type="none"/>
            <w10:anchorlock/>
          </v:shape>
          <o:OLEObject Type="Embed" ProgID="Equation.DSMT4" ShapeID="_x0000_i1074" DrawAspect="Content" ObjectID="_1468075774" r:id="rId88">
            <o:LockedField>false</o:LockedField>
          </o:OLEObject>
        </w:object>
      </w:r>
      <w:r>
        <w:rPr>
          <w:rFonts w:hint="eastAsia" w:ascii="仿宋" w:hAnsi="仿宋" w:eastAsia="仿宋" w:cs="Times New Roman"/>
          <w:color w:val="000000" w:themeColor="text1"/>
          <w:sz w:val="24"/>
          <w:szCs w:val="24"/>
        </w:rPr>
        <w:t>，那么相交直线</w:t>
      </w:r>
      <w:r>
        <w:rPr>
          <w:rFonts w:ascii="仿宋" w:hAnsi="仿宋" w:eastAsia="仿宋" w:cs="Times New Roman"/>
          <w:color w:val="000000" w:themeColor="text1"/>
          <w:position w:val="-6"/>
          <w:sz w:val="24"/>
          <w:szCs w:val="24"/>
        </w:rPr>
        <w:object>
          <v:shape id="_x0000_i1075" o:spt="75" type="#_x0000_t75" style="height:14.5pt;width:13.5pt;" o:ole="t" filled="f" o:preferrelative="t" stroked="f" coordsize="21600,21600">
            <v:path/>
            <v:fill on="f" focussize="0,0"/>
            <v:stroke on="f" joinstyle="miter"/>
            <v:imagedata r:id="rId87" o:title=""/>
            <o:lock v:ext="edit" aspectratio="t"/>
            <w10:wrap type="none"/>
            <w10:anchorlock/>
          </v:shape>
          <o:OLEObject Type="Embed" ProgID="Equation.DSMT4" ShapeID="_x0000_i1075" DrawAspect="Content" ObjectID="_1468075775" r:id="rId90">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76" o:spt="75" type="#_x0000_t75" style="height:14.5pt;width:13.5pt;" o:ole="t" filled="f" o:preferrelative="t" stroked="f" coordsize="21600,21600">
            <v:path/>
            <v:fill on="f" focussize="0,0"/>
            <v:stroke on="f" joinstyle="miter"/>
            <v:imagedata r:id="rId89" o:title=""/>
            <o:lock v:ext="edit" aspectratio="t"/>
            <w10:wrap type="none"/>
            <w10:anchorlock/>
          </v:shape>
          <o:OLEObject Type="Embed" ProgID="Equation.DSMT4" ShapeID="_x0000_i1076" DrawAspect="Content" ObjectID="_1468075776" r:id="rId91">
            <o:LockedField>false</o:LockedField>
          </o:OLEObject>
        </w:object>
      </w:r>
      <w:r>
        <w:rPr>
          <w:rFonts w:hint="eastAsia" w:ascii="仿宋" w:hAnsi="仿宋" w:eastAsia="仿宋" w:cs="Times New Roman"/>
          <w:color w:val="000000" w:themeColor="text1"/>
          <w:sz w:val="24"/>
          <w:szCs w:val="24"/>
        </w:rPr>
        <w:t>所成锐角（或直角）的大小是唯一确定的</w:t>
      </w:r>
      <w:r>
        <w:rPr>
          <w:rFonts w:ascii="仿宋" w:hAnsi="仿宋" w:eastAsia="仿宋" w:cs="Times New Roman"/>
          <w:color w:val="000000" w:themeColor="text1"/>
          <w:sz w:val="24"/>
          <w:szCs w:val="24"/>
        </w:rPr>
        <w:t>．</w:t>
      </w:r>
    </w:p>
    <w:p>
      <w:pPr>
        <w:spacing w:line="312" w:lineRule="auto"/>
        <w:jc w:val="center"/>
        <w:rPr>
          <w:rFonts w:ascii="仿宋" w:hAnsi="仿宋" w:eastAsia="仿宋" w:cs="Times New Roman"/>
          <w:color w:val="000000" w:themeColor="text1"/>
          <w:sz w:val="24"/>
          <w:szCs w:val="24"/>
        </w:rPr>
      </w:pPr>
      <w:r>
        <w:rPr>
          <w:rFonts w:ascii="仿宋" w:hAnsi="仿宋" w:eastAsia="仿宋"/>
          <w:color w:val="000000" w:themeColor="text1"/>
        </w:rPr>
        <w:drawing>
          <wp:inline distT="0" distB="0" distL="0" distR="0">
            <wp:extent cx="1149350" cy="100457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2" cstate="print"/>
                    <a:stretch>
                      <a:fillRect/>
                    </a:stretch>
                  </pic:blipFill>
                  <pic:spPr>
                    <a:xfrm>
                      <a:off x="0" y="0"/>
                      <a:ext cx="1207091" cy="1055065"/>
                    </a:xfrm>
                    <a:prstGeom prst="rect">
                      <a:avLst/>
                    </a:prstGeom>
                  </pic:spPr>
                </pic:pic>
              </a:graphicData>
            </a:graphic>
          </wp:inline>
        </w:drawing>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由此我们给出下面的定义</w:t>
      </w:r>
      <w:r>
        <w:rPr>
          <w:rFonts w:ascii="仿宋" w:hAnsi="仿宋" w:eastAsia="仿宋" w:cs="Times New Roman"/>
          <w:color w:val="000000" w:themeColor="text1"/>
          <w:sz w:val="24"/>
          <w:szCs w:val="24"/>
        </w:rPr>
        <w:t>．</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定义：两条异面直线平移到相交位置时所得到的锐角或直角，称为这两条异面直线所成的角</w:t>
      </w:r>
      <w:r>
        <w:rPr>
          <w:rFonts w:ascii="仿宋" w:hAnsi="仿宋" w:eastAsia="仿宋" w:cs="Times New Roman"/>
          <w:color w:val="000000" w:themeColor="text1"/>
          <w:sz w:val="24"/>
          <w:szCs w:val="24"/>
        </w:rPr>
        <w:t>．</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从定义中，我们发现，研究两条异面直线所成的角，我们是通过</w:t>
      </w:r>
      <w:r>
        <w:rPr>
          <w:rFonts w:ascii="仿宋" w:hAnsi="仿宋" w:eastAsia="仿宋" w:cs="Times New Roman"/>
          <w:color w:val="000000" w:themeColor="text1"/>
          <w:sz w:val="24"/>
          <w:szCs w:val="24"/>
        </w:rPr>
        <w:t>平移的方法将两条异面直线转化为两条相交直线，利用相交直线的夹角来刻画两条异面直线所</w:t>
      </w:r>
      <w:r>
        <w:rPr>
          <w:rFonts w:hint="eastAsia" w:ascii="仿宋" w:hAnsi="仿宋" w:eastAsia="仿宋" w:cs="Times New Roman"/>
          <w:color w:val="000000" w:themeColor="text1"/>
          <w:sz w:val="24"/>
          <w:szCs w:val="24"/>
        </w:rPr>
        <w:t>成角</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将空间问题转化为平面问题，这是处理空间位置关系的一种基本方法</w:t>
      </w:r>
      <w:r>
        <w:rPr>
          <w:rFonts w:ascii="仿宋" w:hAnsi="仿宋" w:eastAsia="仿宋" w:cs="Times New Roman"/>
          <w:color w:val="000000" w:themeColor="text1"/>
          <w:sz w:val="24"/>
          <w:szCs w:val="24"/>
        </w:rPr>
        <w:t>．</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[问题4]两条异面直线</w:t>
      </w:r>
      <w:r>
        <w:rPr>
          <w:rFonts w:ascii="仿宋" w:hAnsi="仿宋" w:eastAsia="仿宋" w:cs="Times New Roman"/>
          <w:color w:val="000000" w:themeColor="text1"/>
          <w:position w:val="-6"/>
          <w:sz w:val="24"/>
          <w:szCs w:val="24"/>
        </w:rPr>
        <w:object>
          <v:shape id="_x0000_i1077" o:spt="75" type="#_x0000_t75" style="height:11pt;width:11pt;" o:ole="t" filled="f" o:preferrelative="t" stroked="f" coordsize="21600,21600">
            <v:path/>
            <v:fill on="f" focussize="0,0"/>
            <v:stroke on="f" joinstyle="miter"/>
            <v:imagedata r:id="rId72" o:title=""/>
            <o:lock v:ext="edit" aspectratio="t"/>
            <w10:wrap type="none"/>
            <w10:anchorlock/>
          </v:shape>
          <o:OLEObject Type="Embed" ProgID="Equation.DSMT4" ShapeID="_x0000_i1077" DrawAspect="Content" ObjectID="_1468075777" r:id="rId93">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78" o:spt="75" type="#_x0000_t75" style="height:14.5pt;width:8pt;" o:ole="t" filled="f" o:preferrelative="t" stroked="f" coordsize="21600,21600">
            <v:path/>
            <v:fill on="f" focussize="0,0"/>
            <v:stroke on="f" joinstyle="miter"/>
            <v:imagedata r:id="rId78" o:title=""/>
            <o:lock v:ext="edit" aspectratio="t"/>
            <w10:wrap type="none"/>
            <w10:anchorlock/>
          </v:shape>
          <o:OLEObject Type="Embed" ProgID="Equation.DSMT4" ShapeID="_x0000_i1078" DrawAspect="Content" ObjectID="_1468075778" r:id="rId94">
            <o:LockedField>false</o:LockedField>
          </o:OLEObject>
        </w:object>
      </w:r>
      <w:r>
        <w:rPr>
          <w:rFonts w:hint="eastAsia" w:ascii="仿宋" w:hAnsi="仿宋" w:eastAsia="仿宋" w:cs="Times New Roman"/>
          <w:color w:val="000000" w:themeColor="text1"/>
          <w:sz w:val="24"/>
          <w:szCs w:val="24"/>
        </w:rPr>
        <w:t>在平移到相交位置时，交点</w:t>
      </w:r>
      <w:r>
        <w:rPr>
          <w:rFonts w:ascii="仿宋" w:hAnsi="仿宋" w:eastAsia="仿宋" w:cs="Times New Roman"/>
          <w:color w:val="000000" w:themeColor="text1"/>
          <w:position w:val="-4"/>
          <w:sz w:val="24"/>
          <w:szCs w:val="24"/>
        </w:rPr>
        <w:object>
          <v:shape id="_x0000_i1079" o:spt="75" type="#_x0000_t75" style="height:13.5pt;width:13.5pt;" o:ole="t" filled="f" o:preferrelative="t" stroked="f" coordsize="21600,21600">
            <v:path/>
            <v:fill on="f" focussize="0,0"/>
            <v:stroke on="f" joinstyle="miter"/>
            <v:imagedata r:id="rId80" o:title=""/>
            <o:lock v:ext="edit" aspectratio="t"/>
            <w10:wrap type="none"/>
            <w10:anchorlock/>
          </v:shape>
          <o:OLEObject Type="Embed" ProgID="Equation.DSMT4" ShapeID="_x0000_i1079" DrawAspect="Content" ObjectID="_1468075779" r:id="rId95">
            <o:LockedField>false</o:LockedField>
          </o:OLEObject>
        </w:object>
      </w:r>
      <w:r>
        <w:rPr>
          <w:rFonts w:ascii="仿宋" w:hAnsi="仿宋" w:eastAsia="仿宋" w:cs="Times New Roman"/>
          <w:color w:val="000000" w:themeColor="text1"/>
          <w:sz w:val="24"/>
          <w:szCs w:val="24"/>
        </w:rPr>
        <w:t>的位置有什么要求</w:t>
      </w:r>
      <w:r>
        <w:rPr>
          <w:rFonts w:hint="eastAsia" w:ascii="仿宋" w:hAnsi="仿宋" w:eastAsia="仿宋" w:cs="Times New Roman"/>
          <w:color w:val="000000" w:themeColor="text1"/>
          <w:sz w:val="24"/>
          <w:szCs w:val="24"/>
        </w:rPr>
        <w:t>？</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生根据等角定理的推论2可知，异面直线</w:t>
      </w:r>
      <w:r>
        <w:rPr>
          <w:rFonts w:ascii="仿宋" w:hAnsi="仿宋" w:eastAsia="仿宋" w:cs="Times New Roman"/>
          <w:color w:val="000000" w:themeColor="text1"/>
          <w:position w:val="-6"/>
          <w:sz w:val="24"/>
          <w:szCs w:val="24"/>
        </w:rPr>
        <w:object>
          <v:shape id="_x0000_i1080" o:spt="75" type="#_x0000_t75" style="height:11pt;width:11pt;" o:ole="t" filled="f" o:preferrelative="t" stroked="f" coordsize="21600,21600">
            <v:path/>
            <v:fill on="f" focussize="0,0"/>
            <v:stroke on="f" joinstyle="miter"/>
            <v:imagedata r:id="rId72" o:title=""/>
            <o:lock v:ext="edit" aspectratio="t"/>
            <w10:wrap type="none"/>
            <w10:anchorlock/>
          </v:shape>
          <o:OLEObject Type="Embed" ProgID="Equation.DSMT4" ShapeID="_x0000_i1080" DrawAspect="Content" ObjectID="_1468075780" r:id="rId96">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81" o:spt="75" type="#_x0000_t75" style="height:14.5pt;width:8pt;" o:ole="t" filled="f" o:preferrelative="t" stroked="f" coordsize="21600,21600">
            <v:path/>
            <v:fill on="f" focussize="0,0"/>
            <v:stroke on="f" joinstyle="miter"/>
            <v:imagedata r:id="rId78" o:title=""/>
            <o:lock v:ext="edit" aspectratio="t"/>
            <w10:wrap type="none"/>
            <w10:anchorlock/>
          </v:shape>
          <o:OLEObject Type="Embed" ProgID="Equation.DSMT4" ShapeID="_x0000_i1081" DrawAspect="Content" ObjectID="_1468075781" r:id="rId97">
            <o:LockedField>false</o:LockedField>
          </o:OLEObject>
        </w:object>
      </w:r>
      <w:r>
        <w:rPr>
          <w:rFonts w:hint="eastAsia" w:ascii="仿宋" w:hAnsi="仿宋" w:eastAsia="仿宋" w:cs="Times New Roman"/>
          <w:color w:val="000000" w:themeColor="text1"/>
          <w:sz w:val="24"/>
          <w:szCs w:val="24"/>
        </w:rPr>
        <w:t>所成角的大小与点</w:t>
      </w:r>
      <w:r>
        <w:rPr>
          <w:rFonts w:ascii="仿宋" w:hAnsi="仿宋" w:eastAsia="仿宋" w:cs="Times New Roman"/>
          <w:color w:val="000000" w:themeColor="text1"/>
          <w:position w:val="-4"/>
          <w:sz w:val="24"/>
          <w:szCs w:val="24"/>
        </w:rPr>
        <w:object>
          <v:shape id="_x0000_i1082" o:spt="75" type="#_x0000_t75" style="height:13.5pt;width:13.5pt;" o:ole="t" filled="f" o:preferrelative="t" stroked="f" coordsize="21600,21600">
            <v:path/>
            <v:fill on="f" focussize="0,0"/>
            <v:stroke on="f" joinstyle="miter"/>
            <v:imagedata r:id="rId80" o:title=""/>
            <o:lock v:ext="edit" aspectratio="t"/>
            <w10:wrap type="none"/>
            <w10:anchorlock/>
          </v:shape>
          <o:OLEObject Type="Embed" ProgID="Equation.DSMT4" ShapeID="_x0000_i1082" DrawAspect="Content" ObjectID="_1468075782" r:id="rId98">
            <o:LockedField>false</o:LockedField>
          </o:OLEObject>
        </w:object>
      </w:r>
      <w:r>
        <w:rPr>
          <w:rFonts w:hint="eastAsia" w:ascii="仿宋" w:hAnsi="仿宋" w:eastAsia="仿宋" w:cs="Times New Roman"/>
          <w:color w:val="000000" w:themeColor="text1"/>
          <w:sz w:val="24"/>
          <w:szCs w:val="24"/>
        </w:rPr>
        <w:t>的位置无关，点</w:t>
      </w:r>
      <w:r>
        <w:rPr>
          <w:rFonts w:ascii="仿宋" w:hAnsi="仿宋" w:eastAsia="仿宋" w:cs="Times New Roman"/>
          <w:color w:val="000000" w:themeColor="text1"/>
          <w:position w:val="-4"/>
          <w:sz w:val="24"/>
          <w:szCs w:val="24"/>
        </w:rPr>
        <w:object>
          <v:shape id="_x0000_i1083" o:spt="75" type="#_x0000_t75" style="height:13.5pt;width:13.5pt;" o:ole="t" filled="f" o:preferrelative="t" stroked="f" coordsize="21600,21600">
            <v:path/>
            <v:fill on="f" focussize="0,0"/>
            <v:stroke on="f" joinstyle="miter"/>
            <v:imagedata r:id="rId80" o:title=""/>
            <o:lock v:ext="edit" aspectratio="t"/>
            <w10:wrap type="none"/>
            <w10:anchorlock/>
          </v:shape>
          <o:OLEObject Type="Embed" ProgID="Equation.DSMT4" ShapeID="_x0000_i1083" DrawAspect="Content" ObjectID="_1468075783" r:id="rId99">
            <o:LockedField>false</o:LockedField>
          </o:OLEObject>
        </w:object>
      </w:r>
      <w:r>
        <w:rPr>
          <w:rFonts w:hint="eastAsia" w:ascii="仿宋" w:hAnsi="仿宋" w:eastAsia="仿宋" w:cs="Times New Roman"/>
          <w:color w:val="000000" w:themeColor="text1"/>
          <w:sz w:val="24"/>
          <w:szCs w:val="24"/>
        </w:rPr>
        <w:t>的位置可以任意选取</w:t>
      </w:r>
      <w:r>
        <w:rPr>
          <w:rFonts w:ascii="仿宋" w:hAnsi="仿宋" w:eastAsia="仿宋" w:cs="Times New Roman"/>
          <w:color w:val="000000" w:themeColor="text1"/>
          <w:sz w:val="24"/>
          <w:szCs w:val="24"/>
        </w:rPr>
        <w:t>．</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（2）范围</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[问题5]异面直线</w:t>
      </w:r>
      <w:r>
        <w:rPr>
          <w:rFonts w:ascii="仿宋" w:hAnsi="仿宋" w:eastAsia="仿宋" w:cs="Times New Roman"/>
          <w:color w:val="000000" w:themeColor="text1"/>
          <w:sz w:val="24"/>
          <w:szCs w:val="24"/>
        </w:rPr>
        <w:t>所</w:t>
      </w:r>
      <w:r>
        <w:rPr>
          <w:rFonts w:hint="eastAsia" w:ascii="仿宋" w:hAnsi="仿宋" w:eastAsia="仿宋" w:cs="Times New Roman"/>
          <w:color w:val="000000" w:themeColor="text1"/>
          <w:sz w:val="24"/>
          <w:szCs w:val="24"/>
        </w:rPr>
        <w:t>成</w:t>
      </w:r>
      <w:r>
        <w:rPr>
          <w:rFonts w:ascii="仿宋" w:hAnsi="仿宋" w:eastAsia="仿宋" w:cs="Times New Roman"/>
          <w:color w:val="000000" w:themeColor="text1"/>
          <w:sz w:val="24"/>
          <w:szCs w:val="24"/>
        </w:rPr>
        <w:t>角的范围</w:t>
      </w:r>
      <w:r>
        <w:rPr>
          <w:rFonts w:hint="eastAsia" w:ascii="仿宋" w:hAnsi="仿宋" w:eastAsia="仿宋" w:cs="Times New Roman"/>
          <w:color w:val="000000" w:themeColor="text1"/>
          <w:sz w:val="24"/>
          <w:szCs w:val="24"/>
        </w:rPr>
        <w:t>是什么？</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根据两条异面直线所成的角的定义，两条异面直线平移到相交位置时所得到的锐角或直角，称为这两条异面直线所成的角，所以两条异面直线所成角</w:t>
      </w:r>
      <w:r>
        <w:rPr>
          <w:rFonts w:ascii="仿宋" w:hAnsi="仿宋" w:eastAsia="仿宋" w:cs="Times New Roman"/>
          <w:color w:val="000000" w:themeColor="text1"/>
          <w:position w:val="-6"/>
          <w:sz w:val="24"/>
          <w:szCs w:val="24"/>
        </w:rPr>
        <w:object>
          <v:shape id="_x0000_i1084" o:spt="75" type="#_x0000_t75" style="height:14.5pt;width:8pt;" o:ole="t" filled="f" o:preferrelative="t" stroked="f" coordsize="21600,21600">
            <v:path/>
            <v:fill on="f" focussize="0,0"/>
            <v:stroke on="f" joinstyle="miter"/>
            <v:imagedata r:id="rId101" o:title=""/>
            <o:lock v:ext="edit" aspectratio="t"/>
            <w10:wrap type="none"/>
            <w10:anchorlock/>
          </v:shape>
          <o:OLEObject Type="Embed" ProgID="Equation.DSMT4" ShapeID="_x0000_i1084" DrawAspect="Content" ObjectID="_1468075784" r:id="rId100">
            <o:LockedField>false</o:LockedField>
          </o:OLEObject>
        </w:object>
      </w:r>
      <w:r>
        <w:rPr>
          <w:rFonts w:hint="eastAsia" w:ascii="仿宋" w:hAnsi="仿宋" w:eastAsia="仿宋" w:cs="Times New Roman"/>
          <w:color w:val="000000" w:themeColor="text1"/>
          <w:sz w:val="24"/>
          <w:szCs w:val="24"/>
        </w:rPr>
        <w:t>的范围是</w:t>
      </w:r>
      <w:r>
        <w:rPr>
          <w:rFonts w:ascii="仿宋" w:hAnsi="仿宋" w:eastAsia="仿宋" w:cs="Times New Roman"/>
          <w:color w:val="000000" w:themeColor="text1"/>
          <w:position w:val="-6"/>
          <w:sz w:val="24"/>
          <w:szCs w:val="24"/>
        </w:rPr>
        <w:object>
          <v:shape id="_x0000_i1085" o:spt="75" type="#_x0000_t75" style="height:14.5pt;width:61pt;" o:ole="t" filled="f" o:preferrelative="t" stroked="f" coordsize="21600,21600">
            <v:path/>
            <v:fill on="f" focussize="0,0"/>
            <v:stroke on="f" joinstyle="miter"/>
            <v:imagedata r:id="rId103" o:title=""/>
            <o:lock v:ext="edit" aspectratio="t"/>
            <w10:wrap type="none"/>
            <w10:anchorlock/>
          </v:shape>
          <o:OLEObject Type="Embed" ProgID="Equation.DSMT4" ShapeID="_x0000_i1085" DrawAspect="Content" ObjectID="_1468075785" r:id="rId102">
            <o:LockedField>false</o:LockedField>
          </o:OLEObject>
        </w:object>
      </w:r>
      <w:r>
        <w:rPr>
          <w:rFonts w:hint="eastAsia" w:ascii="仿宋" w:hAnsi="仿宋" w:eastAsia="仿宋" w:cs="Times New Roman"/>
          <w:color w:val="000000" w:themeColor="text1"/>
          <w:sz w:val="24"/>
          <w:szCs w:val="24"/>
        </w:rPr>
        <w:t>，在弧度制下是</w:t>
      </w:r>
      <w:r>
        <w:rPr>
          <w:rFonts w:ascii="仿宋" w:hAnsi="仿宋" w:eastAsia="仿宋" w:cs="Times New Roman"/>
          <w:color w:val="000000" w:themeColor="text1"/>
          <w:position w:val="-28"/>
          <w:sz w:val="24"/>
          <w:szCs w:val="24"/>
        </w:rPr>
        <w:object>
          <v:shape id="_x0000_i1086" o:spt="75" type="#_x0000_t75" style="height:34.5pt;width:53.5pt;" o:ole="t" filled="f" o:preferrelative="t" stroked="f" coordsize="21600,21600">
            <v:path/>
            <v:fill on="f" focussize="0,0"/>
            <v:stroke on="f" joinstyle="miter"/>
            <v:imagedata r:id="rId105" o:title=""/>
            <o:lock v:ext="edit" aspectratio="t"/>
            <w10:wrap type="none"/>
            <w10:anchorlock/>
          </v:shape>
          <o:OLEObject Type="Embed" ProgID="Equation.DSMT4" ShapeID="_x0000_i1086" DrawAspect="Content" ObjectID="_1468075786" r:id="rId104">
            <o:LockedField>false</o:LockedField>
          </o:OLEObject>
        </w:object>
      </w:r>
      <w:r>
        <w:rPr>
          <w:rFonts w:ascii="仿宋" w:hAnsi="仿宋" w:eastAsia="仿宋" w:cs="Times New Roman"/>
          <w:color w:val="000000" w:themeColor="text1"/>
          <w:sz w:val="24"/>
          <w:szCs w:val="24"/>
        </w:rPr>
        <w:t>．</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特别地，如果两条异面直线</w:t>
      </w:r>
      <w:r>
        <w:rPr>
          <w:rFonts w:ascii="仿宋" w:hAnsi="仿宋" w:eastAsia="仿宋" w:cs="Times New Roman"/>
          <w:color w:val="000000" w:themeColor="text1"/>
          <w:position w:val="-6"/>
          <w:sz w:val="24"/>
          <w:szCs w:val="24"/>
        </w:rPr>
        <w:object>
          <v:shape id="_x0000_i1087" o:spt="75" type="#_x0000_t75" style="height:11pt;width:8pt;" o:ole="t" filled="f" o:preferrelative="t" stroked="f" coordsize="21600,21600">
            <v:path/>
            <v:fill on="f" focussize="0,0"/>
            <v:stroke on="f" joinstyle="miter"/>
            <v:imagedata r:id="rId107" o:title=""/>
            <o:lock v:ext="edit" aspectratio="t"/>
            <w10:wrap type="none"/>
            <w10:anchorlock/>
          </v:shape>
          <o:OLEObject Type="Embed" ProgID="Equation.DSMT4" ShapeID="_x0000_i1087" DrawAspect="Content" ObjectID="_1468075787" r:id="rId106">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088" o:spt="75" type="#_x0000_t75" style="height:14.5pt;width:8pt;" o:ole="t" filled="f" o:preferrelative="t" stroked="f" coordsize="21600,21600">
            <v:path/>
            <v:fill on="f" focussize="0,0"/>
            <v:stroke on="f" joinstyle="miter"/>
            <v:imagedata r:id="rId78" o:title=""/>
            <o:lock v:ext="edit" aspectratio="t"/>
            <w10:wrap type="none"/>
            <w10:anchorlock/>
          </v:shape>
          <o:OLEObject Type="Embed" ProgID="Equation.DSMT4" ShapeID="_x0000_i1088" DrawAspect="Content" ObjectID="_1468075788" r:id="rId108">
            <o:LockedField>false</o:LockedField>
          </o:OLEObject>
        </w:object>
      </w:r>
      <w:r>
        <w:rPr>
          <w:rFonts w:hint="eastAsia" w:ascii="仿宋" w:hAnsi="仿宋" w:eastAsia="仿宋" w:cs="Times New Roman"/>
          <w:color w:val="000000" w:themeColor="text1"/>
          <w:sz w:val="24"/>
          <w:szCs w:val="24"/>
        </w:rPr>
        <w:t>所成的角是直角，就说这两条异面直线互相垂直，记作</w:t>
      </w:r>
      <w:r>
        <w:rPr>
          <w:rFonts w:ascii="仿宋" w:hAnsi="仿宋" w:eastAsia="仿宋" w:cs="Times New Roman"/>
          <w:color w:val="000000" w:themeColor="text1"/>
          <w:position w:val="-6"/>
          <w:sz w:val="24"/>
          <w:szCs w:val="24"/>
        </w:rPr>
        <w:object>
          <v:shape id="_x0000_i1089" o:spt="75" type="#_x0000_t75" style="height:14.5pt;width:31pt;" o:ole="t" filled="f" o:preferrelative="t" stroked="f" coordsize="21600,21600">
            <v:path/>
            <v:fill on="f" focussize="0,0"/>
            <v:stroke on="f" joinstyle="miter"/>
            <v:imagedata r:id="rId110" o:title=""/>
            <o:lock v:ext="edit" aspectratio="t"/>
            <w10:wrap type="none"/>
            <w10:anchorlock/>
          </v:shape>
          <o:OLEObject Type="Embed" ProgID="Equation.DSMT4" ShapeID="_x0000_i1089" DrawAspect="Content" ObjectID="_1468075789" r:id="rId109">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从中可知，在空间中，两条直线垂直，既可能是在同一平面内相交情形的垂直，也可能是异面情形的垂直</w:t>
      </w:r>
      <w:r>
        <w:rPr>
          <w:rFonts w:ascii="仿宋" w:hAnsi="仿宋" w:eastAsia="仿宋" w:cs="Times New Roman"/>
          <w:color w:val="000000" w:themeColor="text1"/>
          <w:sz w:val="24"/>
          <w:szCs w:val="24"/>
        </w:rPr>
        <w:t>．</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在学习了两条异面直线所成角的定义之后，让我们通过例题，对所学内容进行应用和巩固</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我们先来看例1</w:t>
      </w:r>
      <w:r>
        <w:rPr>
          <w:rFonts w:ascii="仿宋" w:hAnsi="仿宋" w:eastAsia="仿宋" w:cs="Times New Roman"/>
          <w:color w:val="000000" w:themeColor="text1"/>
          <w:sz w:val="24"/>
          <w:szCs w:val="24"/>
        </w:rPr>
        <w:t>．</w:t>
      </w:r>
    </w:p>
    <w:p>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[设计意图]</w:t>
      </w:r>
      <w:r>
        <w:rPr>
          <w:rFonts w:hint="eastAsia" w:ascii="仿宋" w:hAnsi="仿宋" w:eastAsia="仿宋"/>
          <w:color w:val="000000" w:themeColor="text1"/>
        </w:rPr>
        <w:t xml:space="preserve"> </w:t>
      </w:r>
      <w:r>
        <w:rPr>
          <w:rFonts w:hint="eastAsia" w:ascii="仿宋" w:hAnsi="仿宋" w:eastAsia="仿宋" w:cs="Times New Roman"/>
          <w:color w:val="000000" w:themeColor="text1"/>
          <w:sz w:val="24"/>
          <w:szCs w:val="24"/>
        </w:rPr>
        <w:t>问题2</w:t>
      </w:r>
      <w:r>
        <w:rPr>
          <w:rFonts w:ascii="仿宋" w:hAnsi="仿宋" w:eastAsia="仿宋" w:cs="Times New Roman"/>
          <w:color w:val="000000" w:themeColor="text1"/>
          <w:sz w:val="24"/>
          <w:szCs w:val="24"/>
        </w:rPr>
        <w:t>-4</w:t>
      </w:r>
      <w:r>
        <w:rPr>
          <w:rFonts w:hint="eastAsia" w:ascii="仿宋" w:hAnsi="仿宋" w:eastAsia="仿宋" w:cs="Times New Roman"/>
          <w:color w:val="000000" w:themeColor="text1"/>
          <w:sz w:val="24"/>
          <w:szCs w:val="24"/>
        </w:rPr>
        <w:t>展现了用平移的方法将两条异面直线转化为两条相交直线，利用相交直线的夹角来刻画两条异面直线所成角的研究方法和思维过程，使学生能更好地理解异面直线所成角的唯一性.</w:t>
      </w:r>
      <w:r>
        <w:rPr>
          <w:rFonts w:ascii="仿宋" w:hAnsi="仿宋" w:eastAsia="仿宋" w:cs="Times New Roman"/>
          <w:color w:val="000000" w:themeColor="text1"/>
          <w:sz w:val="24"/>
          <w:szCs w:val="24"/>
        </w:rPr>
        <w:t xml:space="preserve"> </w:t>
      </w:r>
      <w:r>
        <w:rPr>
          <w:rFonts w:hint="eastAsia" w:ascii="仿宋" w:hAnsi="仿宋" w:eastAsia="仿宋" w:cs="Times New Roman"/>
          <w:color w:val="000000" w:themeColor="text1"/>
          <w:sz w:val="24"/>
          <w:szCs w:val="24"/>
        </w:rPr>
        <w:t>问题5还探究了两条异面直线所成角的范围，更进一步加深了学生对于异面直线所成角定义的理解．</w:t>
      </w:r>
    </w:p>
    <w:p>
      <w:pPr>
        <w:spacing w:beforeLines="50" w:afterLines="50" w:line="312" w:lineRule="auto"/>
        <w:ind w:firstLine="480" w:firstLineChars="200"/>
        <w:jc w:val="left"/>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环节</w:t>
      </w:r>
      <w:r>
        <w:rPr>
          <w:rFonts w:ascii="仿宋" w:hAnsi="仿宋" w:eastAsia="仿宋" w:cs="Times New Roman"/>
          <w:color w:val="000000" w:themeColor="text1"/>
          <w:sz w:val="24"/>
          <w:szCs w:val="24"/>
        </w:rPr>
        <w:t>三）例题讲解 巩固新知</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 xml:space="preserve">例1 </w:t>
      </w:r>
      <w:r>
        <w:rPr>
          <w:rFonts w:hint="eastAsia" w:ascii="仿宋" w:hAnsi="仿宋" w:eastAsia="仿宋" w:cs="Times New Roman"/>
          <w:color w:val="000000" w:themeColor="text1"/>
          <w:sz w:val="24"/>
          <w:szCs w:val="24"/>
        </w:rPr>
        <w:t>如图，在正方体</w:t>
      </w:r>
      <w:r>
        <w:rPr>
          <w:rFonts w:ascii="仿宋" w:hAnsi="仿宋" w:eastAsia="仿宋" w:cs="Times New Roman"/>
          <w:color w:val="000000" w:themeColor="text1"/>
          <w:position w:val="-12"/>
          <w:sz w:val="24"/>
          <w:szCs w:val="24"/>
        </w:rPr>
        <w:object>
          <v:shape id="_x0000_i1090" o:spt="75" type="#_x0000_t75" style="height:18.5pt;width:90.5pt;" o:ole="t" filled="f" o:preferrelative="t" stroked="f" coordsize="21600,21600">
            <v:path/>
            <v:fill on="f" focussize="0,0"/>
            <v:stroke on="f" joinstyle="miter"/>
            <v:imagedata r:id="rId112" o:title=""/>
            <o:lock v:ext="edit" aspectratio="t"/>
            <w10:wrap type="none"/>
            <w10:anchorlock/>
          </v:shape>
          <o:OLEObject Type="Embed" ProgID="Equation.DSMT4" ShapeID="_x0000_i1090" DrawAspect="Content" ObjectID="_1468075790" r:id="rId111">
            <o:LockedField>false</o:LockedField>
          </o:OLEObject>
        </w:object>
      </w:r>
      <w:r>
        <w:rPr>
          <w:rFonts w:hint="eastAsia" w:ascii="仿宋" w:hAnsi="仿宋" w:eastAsia="仿宋" w:cs="Times New Roman"/>
          <w:color w:val="000000" w:themeColor="text1"/>
          <w:sz w:val="24"/>
          <w:szCs w:val="24"/>
        </w:rPr>
        <w:t>中，</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（1）求异面直线</w:t>
      </w:r>
      <w:r>
        <w:rPr>
          <w:rFonts w:ascii="仿宋" w:hAnsi="仿宋" w:eastAsia="仿宋" w:cs="Times New Roman"/>
          <w:color w:val="000000" w:themeColor="text1"/>
          <w:position w:val="-12"/>
          <w:sz w:val="24"/>
          <w:szCs w:val="24"/>
        </w:rPr>
        <w:object>
          <v:shape id="_x0000_i1091" o:spt="75" type="#_x0000_t75" style="height:18.5pt;width:22.5pt;" o:ole="t" filled="f" o:preferrelative="t" stroked="f" coordsize="21600,21600">
            <v:path/>
            <v:fill on="f" focussize="0,0"/>
            <v:stroke on="f" joinstyle="miter"/>
            <v:imagedata r:id="rId114" o:title=""/>
            <o:lock v:ext="edit" aspectratio="t"/>
            <w10:wrap type="none"/>
            <w10:anchorlock/>
          </v:shape>
          <o:OLEObject Type="Embed" ProgID="Equation.DSMT4" ShapeID="_x0000_i1091" DrawAspect="Content" ObjectID="_1468075791" r:id="rId113">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092" o:spt="75" type="#_x0000_t75" style="height:14.5pt;width:22.5pt;" o:ole="t" filled="f" o:preferrelative="t" stroked="f" coordsize="21600,21600">
            <v:path/>
            <v:fill on="f" focussize="0,0"/>
            <v:stroke on="f" joinstyle="miter"/>
            <v:imagedata r:id="rId116" o:title=""/>
            <o:lock v:ext="edit" aspectratio="t"/>
            <w10:wrap type="none"/>
            <w10:anchorlock/>
          </v:shape>
          <o:OLEObject Type="Embed" ProgID="Equation.DSMT4" ShapeID="_x0000_i1092" DrawAspect="Content" ObjectID="_1468075792" r:id="rId115">
            <o:LockedField>false</o:LockedField>
          </o:OLEObject>
        </w:object>
      </w:r>
      <w:r>
        <w:rPr>
          <w:rFonts w:hint="eastAsia" w:ascii="仿宋" w:hAnsi="仿宋" w:eastAsia="仿宋" w:cs="Times New Roman"/>
          <w:color w:val="000000" w:themeColor="text1"/>
          <w:sz w:val="24"/>
          <w:szCs w:val="24"/>
        </w:rPr>
        <w:t>所成的角的大小；</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（2）求异面直线</w:t>
      </w:r>
      <w:r>
        <w:rPr>
          <w:rFonts w:ascii="仿宋" w:hAnsi="仿宋" w:eastAsia="仿宋" w:cs="Times New Roman"/>
          <w:color w:val="000000" w:themeColor="text1"/>
          <w:position w:val="-12"/>
          <w:sz w:val="24"/>
          <w:szCs w:val="24"/>
        </w:rPr>
        <w:object>
          <v:shape id="_x0000_i1093" o:spt="75" type="#_x0000_t75" style="height:18.5pt;width:22.5pt;" o:ole="t" filled="f" o:preferrelative="t" stroked="f" coordsize="21600,21600">
            <v:path/>
            <v:fill on="f" focussize="0,0"/>
            <v:stroke on="f" joinstyle="miter"/>
            <v:imagedata r:id="rId114" o:title=""/>
            <o:lock v:ext="edit" aspectratio="t"/>
            <w10:wrap type="none"/>
            <w10:anchorlock/>
          </v:shape>
          <o:OLEObject Type="Embed" ProgID="Equation.DSMT4" ShapeID="_x0000_i1093" DrawAspect="Content" ObjectID="_1468075793" r:id="rId117">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094" o:spt="75" type="#_x0000_t75" style="height:14.5pt;width:21pt;" o:ole="t" filled="f" o:preferrelative="t" stroked="f" coordsize="21600,21600">
            <v:path/>
            <v:fill on="f" focussize="0,0"/>
            <v:stroke on="f" joinstyle="miter"/>
            <v:imagedata r:id="rId119" o:title=""/>
            <o:lock v:ext="edit" aspectratio="t"/>
            <w10:wrap type="none"/>
            <w10:anchorlock/>
          </v:shape>
          <o:OLEObject Type="Embed" ProgID="Equation.DSMT4" ShapeID="_x0000_i1094" DrawAspect="Content" ObjectID="_1468075794" r:id="rId118">
            <o:LockedField>false</o:LockedField>
          </o:OLEObject>
        </w:object>
      </w:r>
      <w:r>
        <w:rPr>
          <w:rFonts w:hint="eastAsia" w:ascii="仿宋" w:hAnsi="仿宋" w:eastAsia="仿宋" w:cs="Times New Roman"/>
          <w:color w:val="000000" w:themeColor="text1"/>
          <w:sz w:val="24"/>
          <w:szCs w:val="24"/>
        </w:rPr>
        <w:t>所成的角的大小；</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（3）求证：</w:t>
      </w:r>
      <w:r>
        <w:rPr>
          <w:rFonts w:ascii="仿宋" w:hAnsi="仿宋" w:eastAsia="仿宋" w:cs="Times New Roman"/>
          <w:color w:val="000000" w:themeColor="text1"/>
          <w:position w:val="-12"/>
          <w:sz w:val="24"/>
          <w:szCs w:val="24"/>
        </w:rPr>
        <w:object>
          <v:shape id="_x0000_i1095" o:spt="75" type="#_x0000_t75" style="height:18.5pt;width:54.5pt;" o:ole="t" filled="f" o:preferrelative="t" stroked="f" coordsize="21600,21600">
            <v:path/>
            <v:fill on="f" focussize="0,0"/>
            <v:stroke on="f" joinstyle="miter"/>
            <v:imagedata r:id="rId121" o:title=""/>
            <o:lock v:ext="edit" aspectratio="t"/>
            <w10:wrap type="none"/>
            <w10:anchorlock/>
          </v:shape>
          <o:OLEObject Type="Embed" ProgID="Equation.DSMT4" ShapeID="_x0000_i1095" DrawAspect="Content" ObjectID="_1468075795" r:id="rId120">
            <o:LockedField>false</o:LockedField>
          </o:OLEObject>
        </w:object>
      </w:r>
      <w:r>
        <w:rPr>
          <w:rFonts w:ascii="仿宋" w:hAnsi="仿宋" w:eastAsia="仿宋" w:cs="Times New Roman"/>
          <w:color w:val="000000" w:themeColor="text1"/>
          <w:sz w:val="24"/>
          <w:szCs w:val="24"/>
        </w:rPr>
        <w:t>．</w:t>
      </w:r>
    </w:p>
    <w:p>
      <w:pPr>
        <w:spacing w:line="312" w:lineRule="auto"/>
        <w:jc w:val="center"/>
        <w:rPr>
          <w:rFonts w:ascii="仿宋" w:hAnsi="仿宋" w:eastAsia="仿宋" w:cs="Times New Roman"/>
          <w:color w:val="000000" w:themeColor="text1"/>
          <w:sz w:val="24"/>
          <w:szCs w:val="24"/>
        </w:rPr>
      </w:pPr>
      <w:r>
        <w:rPr>
          <w:rFonts w:ascii="仿宋" w:hAnsi="仿宋" w:eastAsia="仿宋"/>
          <w:color w:val="000000" w:themeColor="text1"/>
        </w:rPr>
        <w:drawing>
          <wp:inline distT="0" distB="0" distL="0" distR="0">
            <wp:extent cx="2578100" cy="13563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2" cstate="print"/>
                    <a:stretch>
                      <a:fillRect/>
                    </a:stretch>
                  </pic:blipFill>
                  <pic:spPr>
                    <a:xfrm>
                      <a:off x="0" y="0"/>
                      <a:ext cx="2581888" cy="1358888"/>
                    </a:xfrm>
                    <a:prstGeom prst="rect">
                      <a:avLst/>
                    </a:prstGeom>
                  </pic:spPr>
                </pic:pic>
              </a:graphicData>
            </a:graphic>
          </wp:inline>
        </w:drawing>
      </w:r>
    </w:p>
    <w:p>
      <w:pPr>
        <w:spacing w:line="312" w:lineRule="auto"/>
        <w:rPr>
          <w:rFonts w:ascii="仿宋" w:hAnsi="仿宋" w:eastAsia="仿宋" w:cs="Times New Roman"/>
          <w:color w:val="000000" w:themeColor="text1"/>
          <w:sz w:val="24"/>
          <w:szCs w:val="24"/>
        </w:rPr>
      </w:pPr>
      <w:r>
        <w:rPr>
          <w:color w:val="000000" w:themeColor="text1"/>
        </w:rPr>
        <w:drawing>
          <wp:anchor distT="0" distB="0" distL="114300" distR="114300" simplePos="0" relativeHeight="251659264" behindDoc="0" locked="0" layoutInCell="1" allowOverlap="1">
            <wp:simplePos x="0" y="0"/>
            <wp:positionH relativeFrom="column">
              <wp:posOffset>3856990</wp:posOffset>
            </wp:positionH>
            <wp:positionV relativeFrom="paragraph">
              <wp:posOffset>2820035</wp:posOffset>
            </wp:positionV>
            <wp:extent cx="1416685" cy="1362075"/>
            <wp:effectExtent l="0" t="0" r="0" b="0"/>
            <wp:wrapSquare wrapText="bothSides"/>
            <wp:docPr id="1250103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3880" name="图片 1"/>
                    <pic:cNvPicPr>
                      <a:picLocks noChangeAspect="1"/>
                    </pic:cNvPicPr>
                  </pic:nvPicPr>
                  <pic:blipFill>
                    <a:blip r:embed="rId123" cstate="print">
                      <a:extLst>
                        <a:ext uri="{28A0092B-C50C-407E-A947-70E740481C1C}">
                          <a14:useLocalDpi xmlns:a14="http://schemas.microsoft.com/office/drawing/2010/main" val="0"/>
                        </a:ext>
                      </a:extLst>
                    </a:blip>
                    <a:srcRect r="1493"/>
                    <a:stretch>
                      <a:fillRect/>
                    </a:stretch>
                  </pic:blipFill>
                  <pic:spPr>
                    <a:xfrm>
                      <a:off x="0" y="0"/>
                      <a:ext cx="1416685" cy="1362075"/>
                    </a:xfrm>
                    <a:prstGeom prst="rect">
                      <a:avLst/>
                    </a:prstGeom>
                    <a:ln>
                      <a:noFill/>
                    </a:ln>
                  </pic:spPr>
                </pic:pic>
              </a:graphicData>
            </a:graphic>
          </wp:anchor>
        </w:drawing>
      </w: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分析 第一小题和第二小题，都是求两条异面直线所成角的大小，根据定义可知，我们需要将两条异面直线平移到相交位置，所得到的锐角或直角即为所求的角</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第一小题中，直线</w:t>
      </w:r>
      <w:r>
        <w:rPr>
          <w:rFonts w:ascii="仿宋" w:hAnsi="仿宋" w:eastAsia="仿宋" w:cs="Times New Roman"/>
          <w:color w:val="000000" w:themeColor="text1"/>
          <w:position w:val="-6"/>
          <w:sz w:val="24"/>
          <w:szCs w:val="24"/>
        </w:rPr>
        <w:object>
          <v:shape id="_x0000_i1096" o:spt="75" type="#_x0000_t75" style="height:14.5pt;width:22.5pt;" o:ole="t" filled="f" o:preferrelative="t" stroked="f" coordsize="21600,21600">
            <v:path/>
            <v:fill on="f" focussize="0,0"/>
            <v:stroke on="f" joinstyle="miter"/>
            <v:imagedata r:id="rId125" o:title=""/>
            <o:lock v:ext="edit" aspectratio="t"/>
            <w10:wrap type="none"/>
            <w10:anchorlock/>
          </v:shape>
          <o:OLEObject Type="Embed" ProgID="Equation.DSMT4" ShapeID="_x0000_i1096" DrawAspect="Content" ObjectID="_1468075796" r:id="rId124">
            <o:LockedField>false</o:LockedField>
          </o:OLEObject>
        </w:object>
      </w:r>
      <w:r>
        <w:rPr>
          <w:rFonts w:hint="eastAsia" w:ascii="仿宋" w:hAnsi="仿宋" w:eastAsia="仿宋" w:cs="Times New Roman"/>
          <w:color w:val="000000" w:themeColor="text1"/>
          <w:sz w:val="24"/>
          <w:szCs w:val="24"/>
        </w:rPr>
        <w:t>在平面</w:t>
      </w:r>
      <w:r>
        <w:rPr>
          <w:rFonts w:ascii="仿宋" w:hAnsi="仿宋" w:eastAsia="仿宋" w:cs="Times New Roman"/>
          <w:color w:val="000000" w:themeColor="text1"/>
          <w:position w:val="-6"/>
          <w:sz w:val="24"/>
          <w:szCs w:val="24"/>
        </w:rPr>
        <w:object>
          <v:shape id="_x0000_i1097" o:spt="75" type="#_x0000_t75" style="height:13.5pt;width:37.5pt;" o:ole="t" filled="f" o:preferrelative="t" stroked="f" coordsize="21600,21600">
            <v:path/>
            <v:fill on="f" focussize="0,0"/>
            <v:stroke on="f" joinstyle="miter"/>
            <v:imagedata r:id="rId127" o:title=""/>
            <o:lock v:ext="edit" aspectratio="t"/>
            <w10:wrap type="none"/>
            <w10:anchorlock/>
          </v:shape>
          <o:OLEObject Type="Embed" ProgID="Equation.DSMT4" ShapeID="_x0000_i1097" DrawAspect="Content" ObjectID="_1468075797" r:id="rId126">
            <o:LockedField>false</o:LockedField>
          </o:OLEObject>
        </w:object>
      </w:r>
      <w:r>
        <w:rPr>
          <w:rFonts w:hint="eastAsia" w:ascii="仿宋" w:hAnsi="仿宋" w:eastAsia="仿宋" w:cs="Times New Roman"/>
          <w:color w:val="000000" w:themeColor="text1"/>
          <w:sz w:val="24"/>
          <w:szCs w:val="24"/>
        </w:rPr>
        <w:t>上，直线</w:t>
      </w:r>
      <w:r>
        <w:rPr>
          <w:rFonts w:ascii="仿宋" w:hAnsi="仿宋" w:eastAsia="仿宋" w:cs="Times New Roman"/>
          <w:color w:val="000000" w:themeColor="text1"/>
          <w:position w:val="-12"/>
          <w:sz w:val="24"/>
          <w:szCs w:val="24"/>
        </w:rPr>
        <w:object>
          <v:shape id="_x0000_i1098" o:spt="75" type="#_x0000_t75" style="height:18.5pt;width:22.5pt;" o:ole="t" filled="f" o:preferrelative="t" stroked="f" coordsize="21600,21600">
            <v:path/>
            <v:fill on="f" focussize="0,0"/>
            <v:stroke on="f" joinstyle="miter"/>
            <v:imagedata r:id="rId129" o:title=""/>
            <o:lock v:ext="edit" aspectratio="t"/>
            <w10:wrap type="none"/>
            <w10:anchorlock/>
          </v:shape>
          <o:OLEObject Type="Embed" ProgID="Equation.DSMT4" ShapeID="_x0000_i1098" DrawAspect="Content" ObjectID="_1468075798" r:id="rId128">
            <o:LockedField>false</o:LockedField>
          </o:OLEObject>
        </w:object>
      </w:r>
      <w:r>
        <w:rPr>
          <w:rFonts w:hint="eastAsia" w:ascii="仿宋" w:hAnsi="仿宋" w:eastAsia="仿宋" w:cs="Times New Roman"/>
          <w:color w:val="000000" w:themeColor="text1"/>
          <w:sz w:val="24"/>
          <w:szCs w:val="24"/>
        </w:rPr>
        <w:t>与该平面交于点</w:t>
      </w:r>
      <w:r>
        <w:rPr>
          <w:rFonts w:ascii="仿宋" w:hAnsi="仿宋" w:eastAsia="仿宋" w:cs="Times New Roman"/>
          <w:color w:val="000000" w:themeColor="text1"/>
          <w:position w:val="-4"/>
          <w:sz w:val="24"/>
          <w:szCs w:val="24"/>
        </w:rPr>
        <w:object>
          <v:shape id="_x0000_i1099" o:spt="75" type="#_x0000_t75" style="height:13.5pt;width:13.5pt;" o:ole="t" filled="f" o:preferrelative="t" stroked="f" coordsize="21600,21600">
            <v:path/>
            <v:fill on="f" focussize="0,0"/>
            <v:stroke on="f" joinstyle="miter"/>
            <v:imagedata r:id="rId131" o:title=""/>
            <o:lock v:ext="edit" aspectratio="t"/>
            <w10:wrap type="none"/>
            <w10:anchorlock/>
          </v:shape>
          <o:OLEObject Type="Embed" ProgID="Equation.DSMT4" ShapeID="_x0000_i1099" DrawAspect="Content" ObjectID="_1468075799" r:id="rId130">
            <o:LockedField>false</o:LockedField>
          </o:OLEObject>
        </w:object>
      </w:r>
      <w:r>
        <w:rPr>
          <w:rFonts w:hint="eastAsia" w:ascii="仿宋" w:hAnsi="仿宋" w:eastAsia="仿宋" w:cs="Times New Roman"/>
          <w:color w:val="000000" w:themeColor="text1"/>
          <w:sz w:val="24"/>
          <w:szCs w:val="24"/>
        </w:rPr>
        <w:t>，因此，可以将</w:t>
      </w:r>
      <w:r>
        <w:rPr>
          <w:rFonts w:ascii="仿宋" w:hAnsi="仿宋" w:eastAsia="仿宋" w:cs="Times New Roman"/>
          <w:color w:val="000000" w:themeColor="text1"/>
          <w:position w:val="-6"/>
          <w:sz w:val="24"/>
          <w:szCs w:val="24"/>
        </w:rPr>
        <w:object>
          <v:shape id="_x0000_i1100" o:spt="75" type="#_x0000_t75" style="height:14.5pt;width:22.5pt;" o:ole="t" filled="f" o:preferrelative="t" stroked="f" coordsize="21600,21600">
            <v:path/>
            <v:fill on="f" focussize="0,0"/>
            <v:stroke on="f" joinstyle="miter"/>
            <v:imagedata r:id="rId125" o:title=""/>
            <o:lock v:ext="edit" aspectratio="t"/>
            <w10:wrap type="none"/>
            <w10:anchorlock/>
          </v:shape>
          <o:OLEObject Type="Embed" ProgID="Equation.DSMT4" ShapeID="_x0000_i1100" DrawAspect="Content" ObjectID="_1468075800" r:id="rId132">
            <o:LockedField>false</o:LockedField>
          </o:OLEObject>
        </w:object>
      </w:r>
      <w:r>
        <w:rPr>
          <w:rFonts w:hint="eastAsia" w:ascii="仿宋" w:hAnsi="仿宋" w:eastAsia="仿宋" w:cs="Times New Roman"/>
          <w:color w:val="000000" w:themeColor="text1"/>
          <w:sz w:val="24"/>
          <w:szCs w:val="24"/>
        </w:rPr>
        <w:t>平移到</w:t>
      </w:r>
      <w:r>
        <w:rPr>
          <w:rFonts w:ascii="仿宋" w:hAnsi="仿宋" w:eastAsia="仿宋" w:cs="Times New Roman"/>
          <w:color w:val="000000" w:themeColor="text1"/>
          <w:position w:val="-4"/>
          <w:sz w:val="24"/>
          <w:szCs w:val="24"/>
        </w:rPr>
        <w:object>
          <v:shape id="_x0000_i1101" o:spt="75" type="#_x0000_t75" style="height:13.5pt;width:21pt;" o:ole="t" filled="f" o:preferrelative="t" stroked="f" coordsize="21600,21600">
            <v:path/>
            <v:fill on="f" focussize="0,0"/>
            <v:stroke on="f" joinstyle="miter"/>
            <v:imagedata r:id="rId134" o:title=""/>
            <o:lock v:ext="edit" aspectratio="t"/>
            <w10:wrap type="none"/>
            <w10:anchorlock/>
          </v:shape>
          <o:OLEObject Type="Embed" ProgID="Equation.DSMT4" ShapeID="_x0000_i1101" DrawAspect="Content" ObjectID="_1468075801" r:id="rId133">
            <o:LockedField>false</o:LockedField>
          </o:OLEObject>
        </w:object>
      </w:r>
      <w:r>
        <w:rPr>
          <w:rFonts w:hint="eastAsia" w:ascii="仿宋" w:hAnsi="仿宋" w:eastAsia="仿宋" w:cs="Times New Roman"/>
          <w:color w:val="000000" w:themeColor="text1"/>
          <w:sz w:val="24"/>
          <w:szCs w:val="24"/>
        </w:rPr>
        <w:t>，则相交直线</w:t>
      </w:r>
      <w:r>
        <w:rPr>
          <w:rFonts w:ascii="仿宋" w:hAnsi="仿宋" w:eastAsia="仿宋" w:cs="Times New Roman"/>
          <w:color w:val="000000" w:themeColor="text1"/>
          <w:position w:val="-12"/>
          <w:sz w:val="24"/>
          <w:szCs w:val="24"/>
        </w:rPr>
        <w:object>
          <v:shape id="_x0000_i1102" o:spt="75" type="#_x0000_t75" style="height:18.5pt;width:22.5pt;" o:ole="t" filled="f" o:preferrelative="t" stroked="f" coordsize="21600,21600">
            <v:path/>
            <v:fill on="f" focussize="0,0"/>
            <v:stroke on="f" joinstyle="miter"/>
            <v:imagedata r:id="rId129" o:title=""/>
            <o:lock v:ext="edit" aspectratio="t"/>
            <w10:wrap type="none"/>
            <w10:anchorlock/>
          </v:shape>
          <o:OLEObject Type="Embed" ProgID="Equation.DSMT4" ShapeID="_x0000_i1102" DrawAspect="Content" ObjectID="_1468075802" r:id="rId135">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4"/>
          <w:sz w:val="24"/>
          <w:szCs w:val="24"/>
        </w:rPr>
        <w:object>
          <v:shape id="_x0000_i1103" o:spt="75" type="#_x0000_t75" style="height:13.5pt;width:21pt;" o:ole="t" filled="f" o:preferrelative="t" stroked="f" coordsize="21600,21600">
            <v:path/>
            <v:fill on="f" focussize="0,0"/>
            <v:stroke on="f" joinstyle="miter"/>
            <v:imagedata r:id="rId134" o:title=""/>
            <o:lock v:ext="edit" aspectratio="t"/>
            <w10:wrap type="none"/>
            <w10:anchorlock/>
          </v:shape>
          <o:OLEObject Type="Embed" ProgID="Equation.DSMT4" ShapeID="_x0000_i1103" DrawAspect="Content" ObjectID="_1468075803" r:id="rId136">
            <o:LockedField>false</o:LockedField>
          </o:OLEObject>
        </w:object>
      </w:r>
      <w:r>
        <w:rPr>
          <w:rFonts w:hint="eastAsia" w:ascii="仿宋" w:hAnsi="仿宋" w:eastAsia="仿宋" w:cs="Times New Roman"/>
          <w:color w:val="000000" w:themeColor="text1"/>
          <w:sz w:val="24"/>
          <w:szCs w:val="24"/>
        </w:rPr>
        <w:t>所成的锐角或直角，即为异面直线</w:t>
      </w:r>
      <w:r>
        <w:rPr>
          <w:rFonts w:ascii="仿宋" w:hAnsi="仿宋" w:eastAsia="仿宋" w:cs="Times New Roman"/>
          <w:color w:val="000000" w:themeColor="text1"/>
          <w:position w:val="-12"/>
          <w:sz w:val="24"/>
          <w:szCs w:val="24"/>
        </w:rPr>
        <w:object>
          <v:shape id="_x0000_i1104" o:spt="75" type="#_x0000_t75" style="height:18.5pt;width:22.5pt;" o:ole="t" filled="f" o:preferrelative="t" stroked="f" coordsize="21600,21600">
            <v:path/>
            <v:fill on="f" focussize="0,0"/>
            <v:stroke on="f" joinstyle="miter"/>
            <v:imagedata r:id="rId129" o:title=""/>
            <o:lock v:ext="edit" aspectratio="t"/>
            <w10:wrap type="none"/>
            <w10:anchorlock/>
          </v:shape>
          <o:OLEObject Type="Embed" ProgID="Equation.DSMT4" ShapeID="_x0000_i1104" DrawAspect="Content" ObjectID="_1468075804" r:id="rId137">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105" o:spt="75" type="#_x0000_t75" style="height:14.5pt;width:22.5pt;" o:ole="t" filled="f" o:preferrelative="t" stroked="f" coordsize="21600,21600">
            <v:path/>
            <v:fill on="f" focussize="0,0"/>
            <v:stroke on="f" joinstyle="miter"/>
            <v:imagedata r:id="rId116" o:title=""/>
            <o:lock v:ext="edit" aspectratio="t"/>
            <w10:wrap type="none"/>
            <w10:anchorlock/>
          </v:shape>
          <o:OLEObject Type="Embed" ProgID="Equation.DSMT4" ShapeID="_x0000_i1105" DrawAspect="Content" ObjectID="_1468075805" r:id="rId138">
            <o:LockedField>false</o:LockedField>
          </o:OLEObject>
        </w:object>
      </w:r>
      <w:r>
        <w:rPr>
          <w:rFonts w:hint="eastAsia" w:ascii="仿宋" w:hAnsi="仿宋" w:eastAsia="仿宋" w:cs="Times New Roman"/>
          <w:color w:val="000000" w:themeColor="text1"/>
          <w:sz w:val="24"/>
          <w:szCs w:val="24"/>
        </w:rPr>
        <w:t>所成的角</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第二小题中，直线</w:t>
      </w:r>
      <w:r>
        <w:rPr>
          <w:rFonts w:ascii="仿宋" w:hAnsi="仿宋" w:eastAsia="仿宋" w:cs="Times New Roman"/>
          <w:color w:val="000000" w:themeColor="text1"/>
          <w:position w:val="-6"/>
          <w:sz w:val="24"/>
          <w:szCs w:val="24"/>
        </w:rPr>
        <w:object>
          <v:shape id="_x0000_i1106" o:spt="75" type="#_x0000_t75" style="height:14.5pt;width:21pt;" o:ole="t" filled="f" o:preferrelative="t" stroked="f" coordsize="21600,21600">
            <v:path/>
            <v:fill on="f" focussize="0,0"/>
            <v:stroke on="f" joinstyle="miter"/>
            <v:imagedata r:id="rId140" o:title=""/>
            <o:lock v:ext="edit" aspectratio="t"/>
            <w10:wrap type="none"/>
            <w10:anchorlock/>
          </v:shape>
          <o:OLEObject Type="Embed" ProgID="Equation.DSMT4" ShapeID="_x0000_i1106" DrawAspect="Content" ObjectID="_1468075806" r:id="rId139">
            <o:LockedField>false</o:LockedField>
          </o:OLEObject>
        </w:object>
      </w:r>
      <w:r>
        <w:rPr>
          <w:rFonts w:hint="eastAsia" w:ascii="仿宋" w:hAnsi="仿宋" w:eastAsia="仿宋" w:cs="Times New Roman"/>
          <w:color w:val="000000" w:themeColor="text1"/>
          <w:sz w:val="24"/>
          <w:szCs w:val="24"/>
        </w:rPr>
        <w:t>在平面</w:t>
      </w:r>
      <w:r>
        <w:rPr>
          <w:rFonts w:ascii="仿宋" w:hAnsi="仿宋" w:eastAsia="仿宋" w:cs="Times New Roman"/>
          <w:color w:val="000000" w:themeColor="text1"/>
          <w:position w:val="-12"/>
          <w:sz w:val="24"/>
          <w:szCs w:val="24"/>
        </w:rPr>
        <w:object>
          <v:shape id="_x0000_i1107" o:spt="75" type="#_x0000_t75" style="height:18.5pt;width:43.5pt;" o:ole="t" filled="f" o:preferrelative="t" stroked="f" coordsize="21600,21600">
            <v:path/>
            <v:fill on="f" focussize="0,0"/>
            <v:stroke on="f" joinstyle="miter"/>
            <v:imagedata r:id="rId142" o:title=""/>
            <o:lock v:ext="edit" aspectratio="t"/>
            <w10:wrap type="none"/>
            <w10:anchorlock/>
          </v:shape>
          <o:OLEObject Type="Embed" ProgID="Equation.DSMT4" ShapeID="_x0000_i1107" DrawAspect="Content" ObjectID="_1468075807" r:id="rId141">
            <o:LockedField>false</o:LockedField>
          </o:OLEObject>
        </w:object>
      </w:r>
      <w:r>
        <w:rPr>
          <w:rFonts w:hint="eastAsia" w:ascii="仿宋" w:hAnsi="仿宋" w:eastAsia="仿宋" w:cs="Times New Roman"/>
          <w:color w:val="000000" w:themeColor="text1"/>
          <w:sz w:val="24"/>
          <w:szCs w:val="24"/>
        </w:rPr>
        <w:t>上，直线</w:t>
      </w:r>
      <w:r>
        <w:rPr>
          <w:rFonts w:ascii="仿宋" w:hAnsi="仿宋" w:eastAsia="仿宋" w:cs="Times New Roman"/>
          <w:color w:val="000000" w:themeColor="text1"/>
          <w:position w:val="-12"/>
          <w:sz w:val="24"/>
          <w:szCs w:val="24"/>
        </w:rPr>
        <w:object>
          <v:shape id="_x0000_i1108" o:spt="75" type="#_x0000_t75" style="height:18.5pt;width:22.5pt;" o:ole="t" filled="f" o:preferrelative="t" stroked="f" coordsize="21600,21600">
            <v:path/>
            <v:fill on="f" focussize="0,0"/>
            <v:stroke on="f" joinstyle="miter"/>
            <v:imagedata r:id="rId144" o:title=""/>
            <o:lock v:ext="edit" aspectratio="t"/>
            <w10:wrap type="none"/>
            <w10:anchorlock/>
          </v:shape>
          <o:OLEObject Type="Embed" ProgID="Equation.DSMT4" ShapeID="_x0000_i1108" DrawAspect="Content" ObjectID="_1468075808" r:id="rId143">
            <o:LockedField>false</o:LockedField>
          </o:OLEObject>
        </w:object>
      </w:r>
      <w:r>
        <w:rPr>
          <w:rFonts w:hint="eastAsia" w:ascii="仿宋" w:hAnsi="仿宋" w:eastAsia="仿宋" w:cs="Times New Roman"/>
          <w:color w:val="000000" w:themeColor="text1"/>
          <w:sz w:val="24"/>
          <w:szCs w:val="24"/>
        </w:rPr>
        <w:t>与该平面交于点</w:t>
      </w:r>
      <w:r>
        <w:rPr>
          <w:rFonts w:ascii="仿宋" w:hAnsi="仿宋" w:eastAsia="仿宋" w:cs="Times New Roman"/>
          <w:color w:val="000000" w:themeColor="text1"/>
          <w:position w:val="-12"/>
          <w:sz w:val="24"/>
          <w:szCs w:val="24"/>
        </w:rPr>
        <w:object>
          <v:shape id="_x0000_i1109" o:spt="75" type="#_x0000_t75" style="height:18.5pt;width:13.5pt;" o:ole="t" filled="f" o:preferrelative="t" stroked="f" coordsize="21600,21600">
            <v:path/>
            <v:fill on="f" focussize="0,0"/>
            <v:stroke on="f" joinstyle="miter"/>
            <v:imagedata r:id="rId146" o:title=""/>
            <o:lock v:ext="edit" aspectratio="t"/>
            <w10:wrap type="none"/>
            <w10:anchorlock/>
          </v:shape>
          <o:OLEObject Type="Embed" ProgID="Equation.DSMT4" ShapeID="_x0000_i1109" DrawAspect="Content" ObjectID="_1468075809" r:id="rId145">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在</w:t>
      </w:r>
      <w:r>
        <w:rPr>
          <w:rFonts w:ascii="仿宋" w:hAnsi="仿宋" w:eastAsia="仿宋" w:cs="Times New Roman"/>
          <w:color w:val="000000" w:themeColor="text1"/>
          <w:sz w:val="24"/>
          <w:szCs w:val="24"/>
        </w:rPr>
        <w:t>正方体中，</w:t>
      </w:r>
      <w:r>
        <w:rPr>
          <w:rFonts w:ascii="仿宋" w:hAnsi="仿宋" w:eastAsia="仿宋" w:cs="Times New Roman"/>
          <w:color w:val="000000" w:themeColor="text1"/>
          <w:position w:val="-6"/>
          <w:sz w:val="24"/>
          <w:szCs w:val="24"/>
        </w:rPr>
        <w:object>
          <v:shape id="_x0000_i1110" o:spt="75" type="#_x0000_t75" style="height:14.5pt;width:21pt;" o:ole="t" filled="f" o:preferrelative="t" stroked="f" coordsize="21600,21600">
            <v:path/>
            <v:fill on="f" focussize="0,0"/>
            <v:stroke on="f" joinstyle="miter"/>
            <v:imagedata r:id="rId140" o:title=""/>
            <o:lock v:ext="edit" aspectratio="t"/>
            <w10:wrap type="none"/>
            <w10:anchorlock/>
          </v:shape>
          <o:OLEObject Type="Embed" ProgID="Equation.DSMT4" ShapeID="_x0000_i1110" DrawAspect="Content" ObjectID="_1468075810" r:id="rId147">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111" o:spt="75" type="#_x0000_t75" style="height:18.5pt;width:23.5pt;" o:ole="t" filled="f" o:preferrelative="t" stroked="f" coordsize="21600,21600">
            <v:path/>
            <v:fill on="f" focussize="0,0"/>
            <v:stroke on="f" joinstyle="miter"/>
            <v:imagedata r:id="rId149" o:title=""/>
            <o:lock v:ext="edit" aspectratio="t"/>
            <w10:wrap type="none"/>
            <w10:anchorlock/>
          </v:shape>
          <o:OLEObject Type="Embed" ProgID="Equation.DSMT4" ShapeID="_x0000_i1111" DrawAspect="Content" ObjectID="_1468075811" r:id="rId148">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因此，可以将</w:t>
      </w:r>
      <w:r>
        <w:rPr>
          <w:rFonts w:ascii="仿宋" w:hAnsi="仿宋" w:eastAsia="仿宋" w:cs="Times New Roman"/>
          <w:color w:val="000000" w:themeColor="text1"/>
          <w:position w:val="-6"/>
          <w:sz w:val="24"/>
          <w:szCs w:val="24"/>
        </w:rPr>
        <w:object>
          <v:shape id="_x0000_i1112" o:spt="75" type="#_x0000_t75" style="height:14.5pt;width:21pt;" o:ole="t" filled="f" o:preferrelative="t" stroked="f" coordsize="21600,21600">
            <v:path/>
            <v:fill on="f" focussize="0,0"/>
            <v:stroke on="f" joinstyle="miter"/>
            <v:imagedata r:id="rId140" o:title=""/>
            <o:lock v:ext="edit" aspectratio="t"/>
            <w10:wrap type="none"/>
            <w10:anchorlock/>
          </v:shape>
          <o:OLEObject Type="Embed" ProgID="Equation.DSMT4" ShapeID="_x0000_i1112" DrawAspect="Content" ObjectID="_1468075812" r:id="rId150">
            <o:LockedField>false</o:LockedField>
          </o:OLEObject>
        </w:object>
      </w:r>
      <w:r>
        <w:rPr>
          <w:rFonts w:hint="eastAsia" w:ascii="仿宋" w:hAnsi="仿宋" w:eastAsia="仿宋" w:cs="Times New Roman"/>
          <w:color w:val="000000" w:themeColor="text1"/>
          <w:sz w:val="24"/>
          <w:szCs w:val="24"/>
        </w:rPr>
        <w:t>平移到</w:t>
      </w:r>
      <w:r>
        <w:rPr>
          <w:rFonts w:ascii="仿宋" w:hAnsi="仿宋" w:eastAsia="仿宋" w:cs="Times New Roman"/>
          <w:color w:val="000000" w:themeColor="text1"/>
          <w:position w:val="-12"/>
          <w:sz w:val="24"/>
          <w:szCs w:val="24"/>
        </w:rPr>
        <w:object>
          <v:shape id="_x0000_i1113" o:spt="75" type="#_x0000_t75" style="height:18.5pt;width:23.5pt;" o:ole="t" filled="f" o:preferrelative="t" stroked="f" coordsize="21600,21600">
            <v:path/>
            <v:fill on="f" focussize="0,0"/>
            <v:stroke on="f" joinstyle="miter"/>
            <v:imagedata r:id="rId149" o:title=""/>
            <o:lock v:ext="edit" aspectratio="t"/>
            <w10:wrap type="none"/>
            <w10:anchorlock/>
          </v:shape>
          <o:OLEObject Type="Embed" ProgID="Equation.DSMT4" ShapeID="_x0000_i1113" DrawAspect="Content" ObjectID="_1468075813" r:id="rId151">
            <o:LockedField>false</o:LockedField>
          </o:OLEObject>
        </w:object>
      </w:r>
      <w:r>
        <w:rPr>
          <w:rFonts w:hint="eastAsia" w:ascii="仿宋" w:hAnsi="仿宋" w:eastAsia="仿宋" w:cs="Times New Roman"/>
          <w:color w:val="000000" w:themeColor="text1"/>
          <w:sz w:val="24"/>
          <w:szCs w:val="24"/>
        </w:rPr>
        <w:t>，则相交直线</w:t>
      </w:r>
      <w:r>
        <w:rPr>
          <w:rFonts w:ascii="仿宋" w:hAnsi="仿宋" w:eastAsia="仿宋" w:cs="Times New Roman"/>
          <w:color w:val="000000" w:themeColor="text1"/>
          <w:position w:val="-12"/>
          <w:sz w:val="24"/>
          <w:szCs w:val="24"/>
        </w:rPr>
        <w:object>
          <v:shape id="_x0000_i1114" o:spt="75" type="#_x0000_t75" style="height:18.5pt;width:22.5pt;" o:ole="t" filled="f" o:preferrelative="t" stroked="f" coordsize="21600,21600">
            <v:path/>
            <v:fill on="f" focussize="0,0"/>
            <v:stroke on="f" joinstyle="miter"/>
            <v:imagedata r:id="rId129" o:title=""/>
            <o:lock v:ext="edit" aspectratio="t"/>
            <w10:wrap type="none"/>
            <w10:anchorlock/>
          </v:shape>
          <o:OLEObject Type="Embed" ProgID="Equation.DSMT4" ShapeID="_x0000_i1114" DrawAspect="Content" ObjectID="_1468075814" r:id="rId152">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115" o:spt="75" type="#_x0000_t75" style="height:18.5pt;width:26pt;" o:ole="t" filled="f" o:preferrelative="t" stroked="f" coordsize="21600,21600">
            <v:path/>
            <v:fill on="f" focussize="0,0"/>
            <v:stroke on="f" joinstyle="miter"/>
            <v:imagedata r:id="rId154" o:title=""/>
            <o:lock v:ext="edit" aspectratio="t"/>
            <w10:wrap type="none"/>
            <w10:anchorlock/>
          </v:shape>
          <o:OLEObject Type="Embed" ProgID="Equation.DSMT4" ShapeID="_x0000_i1115" DrawAspect="Content" ObjectID="_1468075815" r:id="rId153">
            <o:LockedField>false</o:LockedField>
          </o:OLEObject>
        </w:object>
      </w:r>
      <w:r>
        <w:rPr>
          <w:rFonts w:hint="eastAsia" w:ascii="仿宋" w:hAnsi="仿宋" w:eastAsia="仿宋" w:cs="Times New Roman"/>
          <w:color w:val="000000" w:themeColor="text1"/>
          <w:sz w:val="24"/>
          <w:szCs w:val="24"/>
        </w:rPr>
        <w:t>所成的锐角或直角，即为异面直线</w:t>
      </w:r>
      <w:r>
        <w:rPr>
          <w:rFonts w:ascii="仿宋" w:hAnsi="仿宋" w:eastAsia="仿宋" w:cs="Times New Roman"/>
          <w:color w:val="000000" w:themeColor="text1"/>
          <w:position w:val="-12"/>
          <w:sz w:val="24"/>
          <w:szCs w:val="24"/>
        </w:rPr>
        <w:object>
          <v:shape id="_x0000_i1116" o:spt="75" type="#_x0000_t75" style="height:18.5pt;width:22.5pt;" o:ole="t" filled="f" o:preferrelative="t" stroked="f" coordsize="21600,21600">
            <v:path/>
            <v:fill on="f" focussize="0,0"/>
            <v:stroke on="f" joinstyle="miter"/>
            <v:imagedata r:id="rId129" o:title=""/>
            <o:lock v:ext="edit" aspectratio="t"/>
            <w10:wrap type="none"/>
            <w10:anchorlock/>
          </v:shape>
          <o:OLEObject Type="Embed" ProgID="Equation.DSMT4" ShapeID="_x0000_i1116" DrawAspect="Content" ObjectID="_1468075816" r:id="rId155">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117" o:spt="75" type="#_x0000_t75" style="height:14.5pt;width:21pt;" o:ole="t" filled="f" o:preferrelative="t" stroked="f" coordsize="21600,21600">
            <v:path/>
            <v:fill on="f" focussize="0,0"/>
            <v:stroke on="f" joinstyle="miter"/>
            <v:imagedata r:id="rId157" o:title=""/>
            <o:lock v:ext="edit" aspectratio="t"/>
            <w10:wrap type="none"/>
            <w10:anchorlock/>
          </v:shape>
          <o:OLEObject Type="Embed" ProgID="Equation.DSMT4" ShapeID="_x0000_i1117" DrawAspect="Content" ObjectID="_1468075817" r:id="rId156">
            <o:LockedField>false</o:LockedField>
          </o:OLEObject>
        </w:object>
      </w:r>
      <w:r>
        <w:rPr>
          <w:rFonts w:hint="eastAsia" w:ascii="仿宋" w:hAnsi="仿宋" w:eastAsia="仿宋" w:cs="Times New Roman"/>
          <w:color w:val="000000" w:themeColor="text1"/>
          <w:sz w:val="24"/>
          <w:szCs w:val="24"/>
        </w:rPr>
        <w:t>所成的角</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第三小题中，因为</w:t>
      </w:r>
      <w:r>
        <w:rPr>
          <w:rFonts w:ascii="仿宋" w:hAnsi="仿宋" w:eastAsia="仿宋" w:cs="Times New Roman"/>
          <w:color w:val="000000" w:themeColor="text1"/>
          <w:position w:val="-12"/>
          <w:sz w:val="24"/>
          <w:szCs w:val="24"/>
        </w:rPr>
        <w:object>
          <v:shape id="_x0000_i1118" o:spt="75" type="#_x0000_t75" style="height:18.5pt;width:23.5pt;" o:ole="t" filled="f" o:preferrelative="t" stroked="f" coordsize="21600,21600">
            <v:path/>
            <v:fill on="f" focussize="0,0"/>
            <v:stroke on="f" joinstyle="miter"/>
            <v:imagedata r:id="rId159" o:title=""/>
            <o:lock v:ext="edit" aspectratio="t"/>
            <w10:wrap type="none"/>
            <w10:anchorlock/>
          </v:shape>
          <o:OLEObject Type="Embed" ProgID="Equation.DSMT4" ShapeID="_x0000_i1118" DrawAspect="Content" ObjectID="_1468075818" r:id="rId158">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119" o:spt="75" type="#_x0000_t75" style="height:18.5pt;width:21pt;" o:ole="t" filled="f" o:preferrelative="t" stroked="f" coordsize="21600,21600">
            <v:path/>
            <v:fill on="f" focussize="0,0"/>
            <v:stroke on="f" joinstyle="miter"/>
            <v:imagedata r:id="rId161" o:title=""/>
            <o:lock v:ext="edit" aspectratio="t"/>
            <w10:wrap type="none"/>
            <w10:anchorlock/>
          </v:shape>
          <o:OLEObject Type="Embed" ProgID="Equation.DSMT4" ShapeID="_x0000_i1119" DrawAspect="Content" ObjectID="_1468075819" r:id="rId160">
            <o:LockedField>false</o:LockedField>
          </o:OLEObject>
        </w:object>
      </w:r>
      <w:r>
        <w:rPr>
          <w:rFonts w:hint="eastAsia" w:ascii="仿宋" w:hAnsi="仿宋" w:eastAsia="仿宋" w:cs="Times New Roman"/>
          <w:color w:val="000000" w:themeColor="text1"/>
          <w:sz w:val="24"/>
          <w:szCs w:val="24"/>
        </w:rPr>
        <w:t>，且</w:t>
      </w:r>
      <w:r>
        <w:rPr>
          <w:rFonts w:ascii="仿宋" w:hAnsi="仿宋" w:eastAsia="仿宋" w:cs="Times New Roman"/>
          <w:color w:val="000000" w:themeColor="text1"/>
          <w:position w:val="-12"/>
          <w:sz w:val="24"/>
          <w:szCs w:val="24"/>
        </w:rPr>
        <w:object>
          <v:shape id="_x0000_i1120" o:spt="75" type="#_x0000_t75" style="height:18.5pt;width:51pt;" o:ole="t" filled="f" o:preferrelative="t" stroked="f" coordsize="21600,21600">
            <v:path/>
            <v:fill on="f" focussize="0,0"/>
            <v:stroke on="f" joinstyle="miter"/>
            <v:imagedata r:id="rId163" o:title=""/>
            <o:lock v:ext="edit" aspectratio="t"/>
            <w10:wrap type="none"/>
            <w10:anchorlock/>
          </v:shape>
          <o:OLEObject Type="Embed" ProgID="Equation.DSMT4" ShapeID="_x0000_i1120" DrawAspect="Content" ObjectID="_1468075820" r:id="rId162">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12"/>
          <w:sz w:val="24"/>
          <w:szCs w:val="24"/>
        </w:rPr>
        <w:object>
          <v:shape id="_x0000_i1121" o:spt="75" type="#_x0000_t75" style="height:18.5pt;width:54.5pt;" o:ole="t" filled="f" o:preferrelative="t" stroked="f" coordsize="21600,21600">
            <v:path/>
            <v:fill on="f" focussize="0,0"/>
            <v:stroke on="f" joinstyle="miter"/>
            <v:imagedata r:id="rId121" o:title=""/>
            <o:lock v:ext="edit" aspectratio="t"/>
            <w10:wrap type="none"/>
            <w10:anchorlock/>
          </v:shape>
          <o:OLEObject Type="Embed" ProgID="Equation.DSMT4" ShapeID="_x0000_i1121" DrawAspect="Content" ObjectID="_1468075821" r:id="rId164">
            <o:LockedField>false</o:LockedField>
          </o:OLEObject>
        </w:object>
      </w:r>
      <w:r>
        <w:rPr>
          <w:rFonts w:ascii="仿宋" w:hAnsi="仿宋" w:eastAsia="仿宋" w:cs="Times New Roman"/>
          <w:color w:val="000000" w:themeColor="text1"/>
          <w:sz w:val="24"/>
          <w:szCs w:val="24"/>
        </w:rPr>
        <w:t>．</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解 （1）因为</w:t>
      </w:r>
      <w:r>
        <w:rPr>
          <w:rFonts w:ascii="仿宋" w:hAnsi="仿宋" w:eastAsia="仿宋" w:cs="Times New Roman"/>
          <w:color w:val="000000" w:themeColor="text1"/>
          <w:position w:val="-6"/>
          <w:sz w:val="24"/>
          <w:szCs w:val="24"/>
        </w:rPr>
        <w:object>
          <v:shape id="_x0000_i1122" o:spt="75" type="#_x0000_t75" style="height:14.5pt;width:22.5pt;" o:ole="t" filled="f" o:preferrelative="t" stroked="f" coordsize="21600,21600">
            <v:path/>
            <v:fill on="f" focussize="0,0"/>
            <v:stroke on="f" joinstyle="miter"/>
            <v:imagedata r:id="rId125" o:title=""/>
            <o:lock v:ext="edit" aspectratio="t"/>
            <w10:wrap type="none"/>
            <w10:anchorlock/>
          </v:shape>
          <o:OLEObject Type="Embed" ProgID="Equation.DSMT4" ShapeID="_x0000_i1122" DrawAspect="Content" ObjectID="_1468075822" r:id="rId165">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123" o:spt="75" type="#_x0000_t75" style="height:13.5pt;width:21pt;" o:ole="t" filled="f" o:preferrelative="t" stroked="f" coordsize="21600,21600">
            <v:path/>
            <v:fill on="f" focussize="0,0"/>
            <v:stroke on="f" joinstyle="miter"/>
            <v:imagedata r:id="rId134" o:title=""/>
            <o:lock v:ext="edit" aspectratio="t"/>
            <w10:wrap type="none"/>
            <w10:anchorlock/>
          </v:shape>
          <o:OLEObject Type="Embed" ProgID="Equation.DSMT4" ShapeID="_x0000_i1123" DrawAspect="Content" ObjectID="_1468075823" r:id="rId166">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12"/>
          <w:sz w:val="24"/>
          <w:szCs w:val="24"/>
        </w:rPr>
        <w:object>
          <v:shape id="_x0000_i1124" o:spt="75" type="#_x0000_t75" style="height:18.5pt;width:37.5pt;" o:ole="t" filled="f" o:preferrelative="t" stroked="f" coordsize="21600,21600">
            <v:path/>
            <v:fill on="f" focussize="0,0"/>
            <v:stroke on="f" joinstyle="miter"/>
            <v:imagedata r:id="rId168" o:title=""/>
            <o:lock v:ext="edit" aspectratio="t"/>
            <w10:wrap type="none"/>
            <w10:anchorlock/>
          </v:shape>
          <o:OLEObject Type="Embed" ProgID="Equation.DSMT4" ShapeID="_x0000_i1124" DrawAspect="Content" ObjectID="_1468075824" r:id="rId167">
            <o:LockedField>false</o:LockedField>
          </o:OLEObject>
        </w:object>
      </w:r>
      <w:r>
        <w:rPr>
          <w:rFonts w:hint="eastAsia" w:ascii="仿宋" w:hAnsi="仿宋" w:eastAsia="仿宋" w:cs="Times New Roman"/>
          <w:color w:val="000000" w:themeColor="text1"/>
          <w:sz w:val="24"/>
          <w:szCs w:val="24"/>
        </w:rPr>
        <w:t>就是异面直线</w:t>
      </w:r>
      <w:r>
        <w:rPr>
          <w:rFonts w:ascii="仿宋" w:hAnsi="仿宋" w:eastAsia="仿宋" w:cs="Times New Roman"/>
          <w:color w:val="000000" w:themeColor="text1"/>
          <w:position w:val="-12"/>
          <w:sz w:val="24"/>
          <w:szCs w:val="24"/>
        </w:rPr>
        <w:object>
          <v:shape id="_x0000_i1125" o:spt="75" type="#_x0000_t75" style="height:18.5pt;width:22.5pt;" o:ole="t" filled="f" o:preferrelative="t" stroked="f" coordsize="21600,21600">
            <v:path/>
            <v:fill on="f" focussize="0,0"/>
            <v:stroke on="f" joinstyle="miter"/>
            <v:imagedata r:id="rId129" o:title=""/>
            <o:lock v:ext="edit" aspectratio="t"/>
            <w10:wrap type="none"/>
            <w10:anchorlock/>
          </v:shape>
          <o:OLEObject Type="Embed" ProgID="Equation.DSMT4" ShapeID="_x0000_i1125" DrawAspect="Content" ObjectID="_1468075825" r:id="rId169">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126" o:spt="75" type="#_x0000_t75" style="height:14.5pt;width:22.5pt;" o:ole="t" filled="f" o:preferrelative="t" stroked="f" coordsize="21600,21600">
            <v:path/>
            <v:fill on="f" focussize="0,0"/>
            <v:stroke on="f" joinstyle="miter"/>
            <v:imagedata r:id="rId125" o:title=""/>
            <o:lock v:ext="edit" aspectratio="t"/>
            <w10:wrap type="none"/>
            <w10:anchorlock/>
          </v:shape>
          <o:OLEObject Type="Embed" ProgID="Equation.DSMT4" ShapeID="_x0000_i1126" DrawAspect="Content" ObjectID="_1468075826" r:id="rId170">
            <o:LockedField>false</o:LockedField>
          </o:OLEObject>
        </w:object>
      </w:r>
      <w:r>
        <w:rPr>
          <w:rFonts w:hint="eastAsia" w:ascii="仿宋" w:hAnsi="仿宋" w:eastAsia="仿宋" w:cs="Times New Roman"/>
          <w:color w:val="000000" w:themeColor="text1"/>
          <w:sz w:val="24"/>
          <w:szCs w:val="24"/>
        </w:rPr>
        <w:t>所成的角或其补角</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因为正方形</w:t>
      </w:r>
      <w:r>
        <w:rPr>
          <w:rFonts w:ascii="仿宋" w:hAnsi="仿宋" w:eastAsia="仿宋" w:cs="Times New Roman"/>
          <w:color w:val="000000" w:themeColor="text1"/>
          <w:position w:val="-12"/>
          <w:sz w:val="24"/>
          <w:szCs w:val="24"/>
        </w:rPr>
        <w:object>
          <v:shape id="_x0000_i1127" o:spt="75" type="#_x0000_t75" style="height:18.5pt;width:41pt;" o:ole="t" filled="f" o:preferrelative="t" stroked="f" coordsize="21600,21600">
            <v:path/>
            <v:fill on="f" focussize="0,0"/>
            <v:stroke on="f" joinstyle="miter"/>
            <v:imagedata r:id="rId172" o:title=""/>
            <o:lock v:ext="edit" aspectratio="t"/>
            <w10:wrap type="none"/>
            <w10:anchorlock/>
          </v:shape>
          <o:OLEObject Type="Embed" ProgID="Equation.DSMT4" ShapeID="_x0000_i1127" DrawAspect="Content" ObjectID="_1468075827" r:id="rId171">
            <o:LockedField>false</o:LockedField>
          </o:OLEObject>
        </w:object>
      </w:r>
      <w:r>
        <w:rPr>
          <w:rFonts w:hint="eastAsia" w:ascii="仿宋" w:hAnsi="仿宋" w:eastAsia="仿宋" w:cs="Times New Roman"/>
          <w:color w:val="000000" w:themeColor="text1"/>
          <w:sz w:val="24"/>
          <w:szCs w:val="24"/>
        </w:rPr>
        <w:t>中，</w:t>
      </w:r>
      <w:r>
        <w:rPr>
          <w:rFonts w:ascii="仿宋" w:hAnsi="仿宋" w:eastAsia="仿宋" w:cs="Times New Roman"/>
          <w:color w:val="000000" w:themeColor="text1"/>
          <w:position w:val="-12"/>
          <w:sz w:val="24"/>
          <w:szCs w:val="24"/>
        </w:rPr>
        <w:object>
          <v:shape id="_x0000_i1128" o:spt="75" type="#_x0000_t75" style="height:18.5pt;width:66pt;" o:ole="t" filled="f" o:preferrelative="t" stroked="f" coordsize="21600,21600">
            <v:path/>
            <v:fill on="f" focussize="0,0"/>
            <v:stroke on="f" joinstyle="miter"/>
            <v:imagedata r:id="rId174" o:title=""/>
            <o:lock v:ext="edit" aspectratio="t"/>
            <w10:wrap type="none"/>
            <w10:anchorlock/>
          </v:shape>
          <o:OLEObject Type="Embed" ProgID="Equation.DSMT4" ShapeID="_x0000_i1128" DrawAspect="Content" ObjectID="_1468075828" r:id="rId173">
            <o:LockedField>false</o:LockedField>
          </o:OLEObject>
        </w:object>
      </w:r>
      <w:r>
        <w:rPr>
          <w:rFonts w:hint="eastAsia" w:ascii="仿宋" w:hAnsi="仿宋" w:eastAsia="仿宋" w:cs="Times New Roman"/>
          <w:color w:val="000000" w:themeColor="text1"/>
          <w:sz w:val="24"/>
          <w:szCs w:val="24"/>
        </w:rPr>
        <w:t>，所以，异面直线</w:t>
      </w:r>
      <w:r>
        <w:rPr>
          <w:rFonts w:ascii="仿宋" w:hAnsi="仿宋" w:eastAsia="仿宋" w:cs="Times New Roman"/>
          <w:color w:val="000000" w:themeColor="text1"/>
          <w:position w:val="-12"/>
          <w:sz w:val="24"/>
          <w:szCs w:val="24"/>
        </w:rPr>
        <w:object>
          <v:shape id="_x0000_i1129" o:spt="75" type="#_x0000_t75" style="height:18.5pt;width:22.5pt;" o:ole="t" filled="f" o:preferrelative="t" stroked="f" coordsize="21600,21600">
            <v:path/>
            <v:fill on="f" focussize="0,0"/>
            <v:stroke on="f" joinstyle="miter"/>
            <v:imagedata r:id="rId129" o:title=""/>
            <o:lock v:ext="edit" aspectratio="t"/>
            <w10:wrap type="none"/>
            <w10:anchorlock/>
          </v:shape>
          <o:OLEObject Type="Embed" ProgID="Equation.DSMT4" ShapeID="_x0000_i1129" DrawAspect="Content" ObjectID="_1468075829" r:id="rId175">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130" o:spt="75" type="#_x0000_t75" style="height:14.5pt;width:22.5pt;" o:ole="t" filled="f" o:preferrelative="t" stroked="f" coordsize="21600,21600">
            <v:path/>
            <v:fill on="f" focussize="0,0"/>
            <v:stroke on="f" joinstyle="miter"/>
            <v:imagedata r:id="rId125" o:title=""/>
            <o:lock v:ext="edit" aspectratio="t"/>
            <w10:wrap type="none"/>
            <w10:anchorlock/>
          </v:shape>
          <o:OLEObject Type="Embed" ProgID="Equation.DSMT4" ShapeID="_x0000_i1130" DrawAspect="Content" ObjectID="_1468075830" r:id="rId176">
            <o:LockedField>false</o:LockedField>
          </o:OLEObject>
        </w:object>
      </w:r>
      <w:r>
        <w:rPr>
          <w:rFonts w:hint="eastAsia" w:ascii="仿宋" w:hAnsi="仿宋" w:eastAsia="仿宋" w:cs="Times New Roman"/>
          <w:color w:val="000000" w:themeColor="text1"/>
          <w:sz w:val="24"/>
          <w:szCs w:val="24"/>
        </w:rPr>
        <w:t>所成的角的大小为</w:t>
      </w:r>
      <w:r>
        <w:rPr>
          <w:rFonts w:ascii="仿宋" w:hAnsi="仿宋" w:eastAsia="仿宋" w:cs="Times New Roman"/>
          <w:color w:val="000000" w:themeColor="text1"/>
          <w:position w:val="-6"/>
          <w:sz w:val="24"/>
          <w:szCs w:val="24"/>
        </w:rPr>
        <w:object>
          <v:shape id="_x0000_i1131" o:spt="75" type="#_x0000_t75" style="height:14.5pt;width:21pt;" o:ole="t" filled="f" o:preferrelative="t" stroked="f" coordsize="21600,21600">
            <v:path/>
            <v:fill on="f" focussize="0,0"/>
            <v:stroke on="f" joinstyle="miter"/>
            <v:imagedata r:id="rId178" o:title=""/>
            <o:lock v:ext="edit" aspectratio="t"/>
            <w10:wrap type="none"/>
            <w10:anchorlock/>
          </v:shape>
          <o:OLEObject Type="Embed" ProgID="Equation.DSMT4" ShapeID="_x0000_i1131" DrawAspect="Content" ObjectID="_1468075831" r:id="rId177">
            <o:LockedField>false</o:LockedField>
          </o:OLEObject>
        </w:objec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这一小题中，如果取</w:t>
      </w:r>
      <w:r>
        <w:rPr>
          <w:rFonts w:ascii="仿宋" w:hAnsi="仿宋" w:eastAsia="仿宋" w:cs="Times New Roman"/>
          <w:color w:val="000000" w:themeColor="text1"/>
          <w:position w:val="-12"/>
          <w:sz w:val="24"/>
          <w:szCs w:val="24"/>
        </w:rPr>
        <w:object>
          <v:shape id="_x0000_i1132" o:spt="75" type="#_x0000_t75" style="height:18.5pt;width:23.5pt;" o:ole="t" filled="f" o:preferrelative="t" stroked="f" coordsize="21600,21600">
            <v:path/>
            <v:fill on="f" focussize="0,0"/>
            <v:stroke on="f" joinstyle="miter"/>
            <v:imagedata r:id="rId180" o:title=""/>
            <o:lock v:ext="edit" aspectratio="t"/>
            <w10:wrap type="none"/>
            <w10:anchorlock/>
          </v:shape>
          <o:OLEObject Type="Embed" ProgID="Equation.DSMT4" ShapeID="_x0000_i1132" DrawAspect="Content" ObjectID="_1468075832" r:id="rId179">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133" o:spt="75" type="#_x0000_t75" style="height:13.5pt;width:22pt;" o:ole="t" filled="f" o:preferrelative="t" stroked="f" coordsize="21600,21600">
            <v:path/>
            <v:fill on="f" focussize="0,0"/>
            <v:stroke on="f" joinstyle="miter"/>
            <v:imagedata r:id="rId182" o:title=""/>
            <o:lock v:ext="edit" aspectratio="t"/>
            <w10:wrap type="none"/>
            <w10:anchorlock/>
          </v:shape>
          <o:OLEObject Type="Embed" ProgID="Equation.DSMT4" ShapeID="_x0000_i1133" DrawAspect="Content" ObjectID="_1468075833" r:id="rId181">
            <o:LockedField>false</o:LockedField>
          </o:OLEObject>
        </w:object>
      </w:r>
      <w:r>
        <w:rPr>
          <w:rFonts w:hint="eastAsia" w:ascii="仿宋" w:hAnsi="仿宋" w:eastAsia="仿宋" w:cs="Times New Roman"/>
          <w:color w:val="000000" w:themeColor="text1"/>
          <w:sz w:val="24"/>
          <w:szCs w:val="24"/>
        </w:rPr>
        <w:t>的中点</w:t>
      </w:r>
      <w:r>
        <w:rPr>
          <w:rFonts w:ascii="仿宋" w:hAnsi="仿宋" w:eastAsia="仿宋" w:cs="Times New Roman"/>
          <w:color w:val="000000" w:themeColor="text1"/>
          <w:position w:val="-4"/>
          <w:sz w:val="24"/>
          <w:szCs w:val="24"/>
        </w:rPr>
        <w:object>
          <v:shape id="_x0000_i1134" o:spt="75" type="#_x0000_t75" style="height:13.5pt;width:17.5pt;" o:ole="t" filled="f" o:preferrelative="t" stroked="f" coordsize="21600,21600">
            <v:path/>
            <v:fill on="f" focussize="0,0"/>
            <v:stroke on="f" joinstyle="miter"/>
            <v:imagedata r:id="rId184" o:title=""/>
            <o:lock v:ext="edit" aspectratio="t"/>
            <w10:wrap type="none"/>
            <w10:anchorlock/>
          </v:shape>
          <o:OLEObject Type="Embed" ProgID="Equation.DSMT4" ShapeID="_x0000_i1134" DrawAspect="Content" ObjectID="_1468075834" r:id="rId183">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35" o:spt="75" type="#_x0000_t75" style="height:14.5pt;width:15pt;" o:ole="t" filled="f" o:preferrelative="t" stroked="f" coordsize="21600,21600">
            <v:path/>
            <v:fill on="f" focussize="0,0"/>
            <v:stroke on="f" joinstyle="miter"/>
            <v:imagedata r:id="rId186" o:title=""/>
            <o:lock v:ext="edit" aspectratio="t"/>
            <w10:wrap type="none"/>
            <w10:anchorlock/>
          </v:shape>
          <o:OLEObject Type="Embed" ProgID="Equation.DSMT4" ShapeID="_x0000_i1135" DrawAspect="Content" ObjectID="_1468075835" r:id="rId185">
            <o:LockedField>false</o:LockedField>
          </o:OLEObject>
        </w:object>
      </w:r>
      <w:r>
        <w:rPr>
          <w:rFonts w:hint="eastAsia" w:ascii="仿宋" w:hAnsi="仿宋" w:eastAsia="仿宋" w:cs="Times New Roman"/>
          <w:color w:val="000000" w:themeColor="text1"/>
          <w:sz w:val="24"/>
          <w:szCs w:val="24"/>
        </w:rPr>
        <w:t>，连接</w:t>
      </w:r>
      <w:r>
        <w:rPr>
          <w:rFonts w:ascii="仿宋" w:hAnsi="仿宋" w:eastAsia="仿宋" w:cs="Times New Roman"/>
          <w:color w:val="000000" w:themeColor="text1"/>
          <w:position w:val="-6"/>
          <w:sz w:val="24"/>
          <w:szCs w:val="24"/>
        </w:rPr>
        <w:object>
          <v:shape id="_x0000_i1136" o:spt="75" type="#_x0000_t75" style="height:14.5pt;width:25pt;" o:ole="t" filled="f" o:preferrelative="t" stroked="f" coordsize="21600,21600">
            <v:path/>
            <v:fill on="f" focussize="0,0"/>
            <v:stroke on="f" joinstyle="miter"/>
            <v:imagedata r:id="rId188" o:title=""/>
            <o:lock v:ext="edit" aspectratio="t"/>
            <w10:wrap type="none"/>
            <w10:anchorlock/>
          </v:shape>
          <o:OLEObject Type="Embed" ProgID="Equation.DSMT4" ShapeID="_x0000_i1136" DrawAspect="Content" ObjectID="_1468075836" r:id="rId187">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可知</w:t>
      </w:r>
      <w:r>
        <w:rPr>
          <w:rFonts w:ascii="仿宋" w:hAnsi="仿宋" w:eastAsia="仿宋"/>
          <w:color w:val="000000" w:themeColor="text1"/>
          <w:position w:val="-6"/>
        </w:rPr>
        <w:object>
          <v:shape id="_x0000_i1137" o:spt="75" type="#_x0000_t75" style="height:14.5pt;width:68pt;" o:ole="t" filled="f" o:preferrelative="t" stroked="f" coordsize="21600,21600">
            <v:path/>
            <v:fill on="f" focussize="0,0"/>
            <v:stroke on="f" joinstyle="miter"/>
            <v:imagedata r:id="rId190" o:title=""/>
            <o:lock v:ext="edit" aspectratio="t"/>
            <w10:wrap type="none"/>
            <w10:anchorlock/>
          </v:shape>
          <o:OLEObject Type="Embed" ProgID="Equation.DSMT4" ShapeID="_x0000_i1137" DrawAspect="Content" ObjectID="_1468075837" r:id="rId189">
            <o:LockedField>false</o:LockedField>
          </o:OLEObject>
        </w:object>
      </w:r>
      <w:r>
        <w:rPr>
          <w:rFonts w:hint="eastAsia" w:ascii="仿宋" w:hAnsi="仿宋" w:eastAsia="仿宋" w:cs="Times New Roman"/>
          <w:color w:val="000000" w:themeColor="text1"/>
          <w:sz w:val="24"/>
          <w:szCs w:val="24"/>
        </w:rPr>
        <w:t>，</w:t>
      </w:r>
      <w:r>
        <w:rPr>
          <w:rFonts w:ascii="仿宋" w:hAnsi="仿宋" w:eastAsia="仿宋"/>
          <w:color w:val="000000" w:themeColor="text1"/>
          <w:position w:val="-6"/>
        </w:rPr>
        <w:object>
          <v:shape id="_x0000_i1138" o:spt="75" type="#_x0000_t75" style="height:14.5pt;width:72.5pt;" o:ole="t" filled="f" o:preferrelative="t" stroked="f" coordsize="21600,21600">
            <v:path/>
            <v:fill on="f" focussize="0,0"/>
            <v:stroke on="f" joinstyle="miter"/>
            <v:imagedata r:id="rId192" o:title=""/>
            <o:lock v:ext="edit" aspectratio="t"/>
            <w10:wrap type="none"/>
            <w10:anchorlock/>
          </v:shape>
          <o:OLEObject Type="Embed" ProgID="Equation.DSMT4" ShapeID="_x0000_i1138" DrawAspect="Content" ObjectID="_1468075838" r:id="rId191">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我们发现</w:t>
      </w:r>
      <w:r>
        <w:rPr>
          <w:rFonts w:ascii="仿宋" w:hAnsi="仿宋" w:eastAsia="仿宋"/>
          <w:color w:val="000000" w:themeColor="text1"/>
          <w:position w:val="-6"/>
        </w:rPr>
        <w:object>
          <v:shape id="_x0000_i1139" o:spt="75" type="#_x0000_t75" style="height:14.5pt;width:38.5pt;" o:ole="t" filled="f" o:preferrelative="t" stroked="f" coordsize="21600,21600">
            <v:path/>
            <v:fill on="f" focussize="0,0"/>
            <v:stroke on="f" joinstyle="miter"/>
            <v:imagedata r:id="rId194" o:title=""/>
            <o:lock v:ext="edit" aspectratio="t"/>
            <w10:wrap type="none"/>
            <w10:anchorlock/>
          </v:shape>
          <o:OLEObject Type="Embed" ProgID="Equation.DSMT4" ShapeID="_x0000_i1139" DrawAspect="Content" ObjectID="_1468075839" r:id="rId193">
            <o:LockedField>false</o:LockedField>
          </o:OLEObject>
        </w:object>
      </w:r>
      <w:r>
        <w:rPr>
          <w:rFonts w:hint="eastAsia" w:ascii="仿宋" w:hAnsi="仿宋" w:eastAsia="仿宋" w:cs="Times New Roman"/>
          <w:color w:val="000000" w:themeColor="text1"/>
          <w:sz w:val="24"/>
          <w:szCs w:val="24"/>
        </w:rPr>
        <w:t>是异面直线</w:t>
      </w:r>
      <w:r>
        <w:rPr>
          <w:rFonts w:ascii="仿宋" w:hAnsi="仿宋" w:eastAsia="仿宋" w:cs="Times New Roman"/>
          <w:color w:val="000000" w:themeColor="text1"/>
          <w:position w:val="-12"/>
          <w:sz w:val="24"/>
          <w:szCs w:val="24"/>
        </w:rPr>
        <w:object>
          <v:shape id="_x0000_i1140" o:spt="75" type="#_x0000_t75" style="height:18.5pt;width:22.5pt;" o:ole="t" filled="f" o:preferrelative="t" stroked="f" coordsize="21600,21600">
            <v:path/>
            <v:fill on="f" focussize="0,0"/>
            <v:stroke on="f" joinstyle="miter"/>
            <v:imagedata r:id="rId129" o:title=""/>
            <o:lock v:ext="edit" aspectratio="t"/>
            <w10:wrap type="none"/>
            <w10:anchorlock/>
          </v:shape>
          <o:OLEObject Type="Embed" ProgID="Equation.DSMT4" ShapeID="_x0000_i1140" DrawAspect="Content" ObjectID="_1468075840" r:id="rId195">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141" o:spt="75" type="#_x0000_t75" style="height:14.5pt;width:22.5pt;" o:ole="t" filled="f" o:preferrelative="t" stroked="f" coordsize="21600,21600">
            <v:path/>
            <v:fill on="f" focussize="0,0"/>
            <v:stroke on="f" joinstyle="miter"/>
            <v:imagedata r:id="rId125" o:title=""/>
            <o:lock v:ext="edit" aspectratio="t"/>
            <w10:wrap type="none"/>
            <w10:anchorlock/>
          </v:shape>
          <o:OLEObject Type="Embed" ProgID="Equation.DSMT4" ShapeID="_x0000_i1141" DrawAspect="Content" ObjectID="_1468075841" r:id="rId196">
            <o:LockedField>false</o:LockedField>
          </o:OLEObject>
        </w:object>
      </w:r>
      <w:r>
        <w:rPr>
          <w:rFonts w:hint="eastAsia" w:ascii="仿宋" w:hAnsi="仿宋" w:eastAsia="仿宋" w:cs="Times New Roman"/>
          <w:color w:val="000000" w:themeColor="text1"/>
          <w:sz w:val="24"/>
          <w:szCs w:val="24"/>
        </w:rPr>
        <w:t>所成的角，而</w:t>
      </w:r>
      <w:r>
        <w:rPr>
          <w:rFonts w:ascii="仿宋" w:hAnsi="仿宋" w:eastAsia="仿宋"/>
          <w:color w:val="000000" w:themeColor="text1"/>
          <w:position w:val="-6"/>
        </w:rPr>
        <w:object>
          <v:shape id="_x0000_i1142" o:spt="75" type="#_x0000_t75" style="height:14.5pt;width:38.5pt;" o:ole="t" filled="f" o:preferrelative="t" stroked="f" coordsize="21600,21600">
            <v:path/>
            <v:fill on="f" focussize="0,0"/>
            <v:stroke on="f" joinstyle="miter"/>
            <v:imagedata r:id="rId198" o:title=""/>
            <o:lock v:ext="edit" aspectratio="t"/>
            <w10:wrap type="none"/>
            <w10:anchorlock/>
          </v:shape>
          <o:OLEObject Type="Embed" ProgID="Equation.DSMT4" ShapeID="_x0000_i1142" DrawAspect="Content" ObjectID="_1468075842" r:id="rId197">
            <o:LockedField>false</o:LockedField>
          </o:OLEObject>
        </w:object>
      </w:r>
      <w:r>
        <w:rPr>
          <w:rFonts w:hint="eastAsia" w:ascii="仿宋" w:hAnsi="仿宋" w:eastAsia="仿宋" w:cs="Times New Roman"/>
          <w:color w:val="000000" w:themeColor="text1"/>
          <w:sz w:val="24"/>
          <w:szCs w:val="24"/>
        </w:rPr>
        <w:t>是异面直线</w:t>
      </w:r>
      <w:r>
        <w:rPr>
          <w:rFonts w:ascii="仿宋" w:hAnsi="仿宋" w:eastAsia="仿宋" w:cs="Times New Roman"/>
          <w:color w:val="000000" w:themeColor="text1"/>
          <w:position w:val="-12"/>
          <w:sz w:val="24"/>
          <w:szCs w:val="24"/>
        </w:rPr>
        <w:object>
          <v:shape id="_x0000_i1143" o:spt="75" type="#_x0000_t75" style="height:18.5pt;width:22.5pt;" o:ole="t" filled="f" o:preferrelative="t" stroked="f" coordsize="21600,21600">
            <v:path/>
            <v:fill on="f" focussize="0,0"/>
            <v:stroke on="f" joinstyle="miter"/>
            <v:imagedata r:id="rId129" o:title=""/>
            <o:lock v:ext="edit" aspectratio="t"/>
            <w10:wrap type="none"/>
            <w10:anchorlock/>
          </v:shape>
          <o:OLEObject Type="Embed" ProgID="Equation.DSMT4" ShapeID="_x0000_i1143" DrawAspect="Content" ObjectID="_1468075843" r:id="rId199">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144" o:spt="75" type="#_x0000_t75" style="height:14.5pt;width:22.5pt;" o:ole="t" filled="f" o:preferrelative="t" stroked="f" coordsize="21600,21600">
            <v:path/>
            <v:fill on="f" focussize="0,0"/>
            <v:stroke on="f" joinstyle="miter"/>
            <v:imagedata r:id="rId125" o:title=""/>
            <o:lock v:ext="edit" aspectratio="t"/>
            <w10:wrap type="none"/>
            <w10:anchorlock/>
          </v:shape>
          <o:OLEObject Type="Embed" ProgID="Equation.DSMT4" ShapeID="_x0000_i1144" DrawAspect="Content" ObjectID="_1468075844" r:id="rId200">
            <o:LockedField>false</o:LockedField>
          </o:OLEObject>
        </w:object>
      </w:r>
      <w:r>
        <w:rPr>
          <w:rFonts w:hint="eastAsia" w:ascii="仿宋" w:hAnsi="仿宋" w:eastAsia="仿宋" w:cs="Times New Roman"/>
          <w:color w:val="000000" w:themeColor="text1"/>
          <w:sz w:val="24"/>
          <w:szCs w:val="24"/>
        </w:rPr>
        <w:t>所成的角的补角</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因此，通过平移得到的平面角可能是异面直线所成的角，也可能是异面直线所成角的补角．</w:t>
      </w:r>
    </w:p>
    <w:p>
      <w:pPr>
        <w:spacing w:line="312" w:lineRule="auto"/>
        <w:rPr>
          <w:rFonts w:ascii="仿宋" w:hAnsi="仿宋" w:eastAsia="仿宋" w:cs="Times New Roman"/>
          <w:color w:val="000000" w:themeColor="text1"/>
          <w:sz w:val="24"/>
          <w:szCs w:val="24"/>
        </w:rPr>
      </w:pPr>
      <w:r>
        <w:rPr>
          <w:color w:val="000000" w:themeColor="text1"/>
        </w:rPr>
        <w:drawing>
          <wp:anchor distT="0" distB="0" distL="114300" distR="114300" simplePos="0" relativeHeight="251662336" behindDoc="0" locked="0" layoutInCell="1" allowOverlap="1">
            <wp:simplePos x="0" y="0"/>
            <wp:positionH relativeFrom="column">
              <wp:posOffset>3990975</wp:posOffset>
            </wp:positionH>
            <wp:positionV relativeFrom="paragraph">
              <wp:posOffset>54610</wp:posOffset>
            </wp:positionV>
            <wp:extent cx="1282700" cy="1228725"/>
            <wp:effectExtent l="0" t="0" r="0" b="0"/>
            <wp:wrapSquare wrapText="bothSides"/>
            <wp:docPr id="159607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7025" name="图片 1"/>
                    <pic:cNvPicPr>
                      <a:picLocks noChangeAspect="1"/>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1282700" cy="1228725"/>
                    </a:xfrm>
                    <a:prstGeom prst="rect">
                      <a:avLst/>
                    </a:prstGeom>
                  </pic:spPr>
                </pic:pic>
              </a:graphicData>
            </a:graphic>
          </wp:anchor>
        </w:drawing>
      </w: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（2）连接</w:t>
      </w:r>
      <w:r>
        <w:rPr>
          <w:rFonts w:ascii="仿宋" w:hAnsi="仿宋" w:eastAsia="仿宋"/>
          <w:color w:val="000000" w:themeColor="text1"/>
          <w:position w:val="-12"/>
        </w:rPr>
        <w:object>
          <v:shape id="_x0000_i1145" o:spt="75" type="#_x0000_t75" style="height:18.5pt;width:23.5pt;" o:ole="t" filled="f" o:preferrelative="t" stroked="f" coordsize="21600,21600">
            <v:path/>
            <v:fill on="f" focussize="0,0"/>
            <v:stroke on="f" joinstyle="miter"/>
            <v:imagedata r:id="rId203" o:title=""/>
            <o:lock v:ext="edit" aspectratio="t"/>
            <w10:wrap type="none"/>
            <w10:anchorlock/>
          </v:shape>
          <o:OLEObject Type="Embed" ProgID="Equation.DSMT4" ShapeID="_x0000_i1145" DrawAspect="Content" ObjectID="_1468075845" r:id="rId202">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由</w:t>
      </w:r>
      <w:r>
        <w:rPr>
          <w:rFonts w:ascii="仿宋" w:hAnsi="仿宋" w:eastAsia="仿宋"/>
          <w:color w:val="000000" w:themeColor="text1"/>
          <w:position w:val="-12"/>
        </w:rPr>
        <w:object>
          <v:shape id="_x0000_i1146" o:spt="75" type="#_x0000_t75" style="height:18.5pt;width:41pt;" o:ole="t" filled="f" o:preferrelative="t" stroked="f" coordsize="21600,21600">
            <v:path/>
            <v:fill on="f" focussize="0,0"/>
            <v:stroke on="f" joinstyle="miter"/>
            <v:imagedata r:id="rId205" o:title=""/>
            <o:lock v:ext="edit" aspectratio="t"/>
            <w10:wrap type="none"/>
            <w10:anchorlock/>
          </v:shape>
          <o:OLEObject Type="Embed" ProgID="Equation.DSMT4" ShapeID="_x0000_i1146" DrawAspect="Content" ObjectID="_1468075846" r:id="rId204">
            <o:LockedField>false</o:LockedField>
          </o:OLEObject>
        </w:object>
      </w:r>
      <w:r>
        <w:rPr>
          <w:rFonts w:hint="eastAsia" w:ascii="仿宋" w:hAnsi="仿宋" w:eastAsia="仿宋" w:cs="Times New Roman"/>
          <w:color w:val="000000" w:themeColor="text1"/>
          <w:sz w:val="24"/>
          <w:szCs w:val="24"/>
        </w:rPr>
        <w:t>是平行四边形，可知</w:t>
      </w:r>
      <w:r>
        <w:rPr>
          <w:rFonts w:ascii="仿宋" w:hAnsi="仿宋" w:eastAsia="仿宋"/>
          <w:color w:val="000000" w:themeColor="text1"/>
          <w:position w:val="-6"/>
        </w:rPr>
        <w:object>
          <v:shape id="_x0000_i1147" o:spt="75" type="#_x0000_t75" style="height:14.5pt;width:21pt;" o:ole="t" filled="f" o:preferrelative="t" stroked="f" coordsize="21600,21600">
            <v:path/>
            <v:fill on="f" focussize="0,0"/>
            <v:stroke on="f" joinstyle="miter"/>
            <v:imagedata r:id="rId207" o:title=""/>
            <o:lock v:ext="edit" aspectratio="t"/>
            <w10:wrap type="none"/>
            <w10:anchorlock/>
          </v:shape>
          <o:OLEObject Type="Embed" ProgID="Equation.DSMT4" ShapeID="_x0000_i1147" DrawAspect="Content" ObjectID="_1468075847" r:id="rId206">
            <o:LockedField>false</o:LockedField>
          </o:OLEObject>
        </w:object>
      </w:r>
      <w:r>
        <w:rPr>
          <w:rFonts w:hint="eastAsia" w:ascii="仿宋" w:hAnsi="仿宋" w:eastAsia="仿宋" w:cs="Times New Roman"/>
          <w:color w:val="000000" w:themeColor="text1"/>
          <w:sz w:val="24"/>
          <w:szCs w:val="24"/>
        </w:rPr>
        <w:t>∥</w:t>
      </w:r>
      <w:r>
        <w:rPr>
          <w:rFonts w:ascii="仿宋" w:hAnsi="仿宋" w:eastAsia="仿宋"/>
          <w:color w:val="000000" w:themeColor="text1"/>
          <w:position w:val="-12"/>
        </w:rPr>
        <w:object>
          <v:shape id="_x0000_i1148" o:spt="75" type="#_x0000_t75" style="height:18.5pt;width:23.5pt;" o:ole="t" filled="f" o:preferrelative="t" stroked="f" coordsize="21600,21600">
            <v:path/>
            <v:fill on="f" focussize="0,0"/>
            <v:stroke on="f" joinstyle="miter"/>
            <v:imagedata r:id="rId203" o:title=""/>
            <o:lock v:ext="edit" aspectratio="t"/>
            <w10:wrap type="none"/>
            <w10:anchorlock/>
          </v:shape>
          <o:OLEObject Type="Embed" ProgID="Equation.DSMT4" ShapeID="_x0000_i1148" DrawAspect="Content" ObjectID="_1468075848" r:id="rId208">
            <o:LockedField>false</o:LockedField>
          </o:OLEObject>
        </w:object>
      </w:r>
      <w:r>
        <w:rPr>
          <w:rFonts w:ascii="仿宋" w:hAnsi="仿宋" w:eastAsia="仿宋" w:cs="Times New Roman"/>
          <w:color w:val="000000" w:themeColor="text1"/>
          <w:sz w:val="24"/>
          <w:szCs w:val="24"/>
        </w:rPr>
        <w:t>．</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因为</w:t>
      </w:r>
      <w:r>
        <w:rPr>
          <w:rFonts w:ascii="仿宋" w:hAnsi="仿宋" w:eastAsia="仿宋"/>
          <w:color w:val="000000" w:themeColor="text1"/>
          <w:position w:val="-6"/>
        </w:rPr>
        <w:object>
          <v:shape id="_x0000_i1149" o:spt="75" type="#_x0000_t75" style="height:14.5pt;width:21pt;" o:ole="t" filled="f" o:preferrelative="t" stroked="f" coordsize="21600,21600">
            <v:path/>
            <v:fill on="f" focussize="0,0"/>
            <v:stroke on="f" joinstyle="miter"/>
            <v:imagedata r:id="rId207" o:title=""/>
            <o:lock v:ext="edit" aspectratio="t"/>
            <w10:wrap type="none"/>
            <w10:anchorlock/>
          </v:shape>
          <o:OLEObject Type="Embed" ProgID="Equation.DSMT4" ShapeID="_x0000_i1149" DrawAspect="Content" ObjectID="_1468075849" r:id="rId209">
            <o:LockedField>false</o:LockedField>
          </o:OLEObject>
        </w:object>
      </w:r>
      <w:r>
        <w:rPr>
          <w:rFonts w:hint="eastAsia" w:ascii="仿宋" w:hAnsi="仿宋" w:eastAsia="仿宋" w:cs="Times New Roman"/>
          <w:color w:val="000000" w:themeColor="text1"/>
          <w:sz w:val="24"/>
          <w:szCs w:val="24"/>
        </w:rPr>
        <w:t>∥</w:t>
      </w:r>
      <w:r>
        <w:rPr>
          <w:rFonts w:ascii="仿宋" w:hAnsi="仿宋" w:eastAsia="仿宋"/>
          <w:color w:val="000000" w:themeColor="text1"/>
          <w:position w:val="-12"/>
        </w:rPr>
        <w:object>
          <v:shape id="_x0000_i1150" o:spt="75" type="#_x0000_t75" style="height:18.5pt;width:23.5pt;" o:ole="t" filled="f" o:preferrelative="t" stroked="f" coordsize="21600,21600">
            <v:path/>
            <v:fill on="f" focussize="0,0"/>
            <v:stroke on="f" joinstyle="miter"/>
            <v:imagedata r:id="rId203" o:title=""/>
            <o:lock v:ext="edit" aspectratio="t"/>
            <w10:wrap type="none"/>
            <w10:anchorlock/>
          </v:shape>
          <o:OLEObject Type="Embed" ProgID="Equation.DSMT4" ShapeID="_x0000_i1150" DrawAspect="Content" ObjectID="_1468075850" r:id="rId210">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olor w:val="000000" w:themeColor="text1"/>
          <w:position w:val="-12"/>
        </w:rPr>
        <w:object>
          <v:shape id="_x0000_i1151" o:spt="75" type="#_x0000_t75" style="height:18.5pt;width:38.5pt;" o:ole="t" filled="f" o:preferrelative="t" stroked="f" coordsize="21600,21600">
            <v:path/>
            <v:fill on="f" focussize="0,0"/>
            <v:stroke on="f" joinstyle="miter"/>
            <v:imagedata r:id="rId212" o:title=""/>
            <o:lock v:ext="edit" aspectratio="t"/>
            <w10:wrap type="none"/>
            <w10:anchorlock/>
          </v:shape>
          <o:OLEObject Type="Embed" ProgID="Equation.DSMT4" ShapeID="_x0000_i1151" DrawAspect="Content" ObjectID="_1468075851" r:id="rId211">
            <o:LockedField>false</o:LockedField>
          </o:OLEObject>
        </w:object>
      </w:r>
      <w:r>
        <w:rPr>
          <w:rFonts w:hint="eastAsia" w:ascii="仿宋" w:hAnsi="仿宋" w:eastAsia="仿宋" w:cs="Times New Roman"/>
          <w:color w:val="000000" w:themeColor="text1"/>
          <w:sz w:val="24"/>
          <w:szCs w:val="24"/>
        </w:rPr>
        <w:t>就是异面直线</w:t>
      </w:r>
      <w:r>
        <w:rPr>
          <w:rFonts w:ascii="仿宋" w:hAnsi="仿宋" w:eastAsia="仿宋" w:cs="Times New Roman"/>
          <w:color w:val="000000" w:themeColor="text1"/>
          <w:position w:val="-12"/>
          <w:sz w:val="24"/>
          <w:szCs w:val="24"/>
        </w:rPr>
        <w:object>
          <v:shape id="_x0000_i1152" o:spt="75" type="#_x0000_t75" style="height:18.5pt;width:22.5pt;" o:ole="t" filled="f" o:preferrelative="t" stroked="f" coordsize="21600,21600">
            <v:path/>
            <v:fill on="f" focussize="0,0"/>
            <v:stroke on="f" joinstyle="miter"/>
            <v:imagedata r:id="rId129" o:title=""/>
            <o:lock v:ext="edit" aspectratio="t"/>
            <w10:wrap type="none"/>
            <w10:anchorlock/>
          </v:shape>
          <o:OLEObject Type="Embed" ProgID="Equation.DSMT4" ShapeID="_x0000_i1152" DrawAspect="Content" ObjectID="_1468075852" r:id="rId213">
            <o:LockedField>false</o:LockedField>
          </o:OLEObject>
        </w:object>
      </w:r>
      <w:r>
        <w:rPr>
          <w:rFonts w:hint="eastAsia" w:ascii="仿宋" w:hAnsi="仿宋" w:eastAsia="仿宋" w:cs="Times New Roman"/>
          <w:color w:val="000000" w:themeColor="text1"/>
          <w:sz w:val="24"/>
          <w:szCs w:val="24"/>
        </w:rPr>
        <w:t>与</w:t>
      </w:r>
      <w:r>
        <w:rPr>
          <w:rFonts w:ascii="仿宋" w:hAnsi="仿宋" w:eastAsia="仿宋"/>
          <w:color w:val="000000" w:themeColor="text1"/>
          <w:position w:val="-6"/>
        </w:rPr>
        <w:object>
          <v:shape id="_x0000_i1153" o:spt="75" type="#_x0000_t75" style="height:14.5pt;width:21pt;" o:ole="t" filled="f" o:preferrelative="t" stroked="f" coordsize="21600,21600">
            <v:path/>
            <v:fill on="f" focussize="0,0"/>
            <v:stroke on="f" joinstyle="miter"/>
            <v:imagedata r:id="rId207" o:title=""/>
            <o:lock v:ext="edit" aspectratio="t"/>
            <w10:wrap type="none"/>
            <w10:anchorlock/>
          </v:shape>
          <o:OLEObject Type="Embed" ProgID="Equation.DSMT4" ShapeID="_x0000_i1153" DrawAspect="Content" ObjectID="_1468075853" r:id="rId214">
            <o:LockedField>false</o:LockedField>
          </o:OLEObject>
        </w:object>
      </w:r>
      <w:r>
        <w:rPr>
          <w:rFonts w:hint="eastAsia" w:ascii="仿宋" w:hAnsi="仿宋" w:eastAsia="仿宋" w:cs="Times New Roman"/>
          <w:color w:val="000000" w:themeColor="text1"/>
          <w:sz w:val="24"/>
          <w:szCs w:val="24"/>
        </w:rPr>
        <w:t>所成的角或其补角</w:t>
      </w:r>
      <w:r>
        <w:rPr>
          <w:rFonts w:ascii="仿宋" w:hAnsi="仿宋" w:eastAsia="仿宋" w:cs="Times New Roman"/>
          <w:color w:val="000000" w:themeColor="text1"/>
          <w:sz w:val="24"/>
          <w:szCs w:val="24"/>
        </w:rPr>
        <w:t>．</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连接</w:t>
      </w:r>
      <w:r>
        <w:rPr>
          <w:rFonts w:ascii="仿宋" w:hAnsi="仿宋" w:eastAsia="仿宋"/>
          <w:color w:val="000000" w:themeColor="text1"/>
          <w:position w:val="-12"/>
        </w:rPr>
        <w:object>
          <v:shape id="_x0000_i1154" o:spt="75" type="#_x0000_t75" style="height:18.5pt;width:21pt;" o:ole="t" filled="f" o:preferrelative="t" stroked="f" coordsize="21600,21600">
            <v:path/>
            <v:fill on="f" focussize="0,0"/>
            <v:stroke on="f" joinstyle="miter"/>
            <v:imagedata r:id="rId216" o:title=""/>
            <o:lock v:ext="edit" aspectratio="t"/>
            <w10:wrap type="none"/>
            <w10:anchorlock/>
          </v:shape>
          <o:OLEObject Type="Embed" ProgID="Equation.DSMT4" ShapeID="_x0000_i1154" DrawAspect="Content" ObjectID="_1468075854" r:id="rId215">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在△</w:t>
      </w:r>
      <w:r>
        <w:rPr>
          <w:rFonts w:ascii="仿宋" w:hAnsi="仿宋" w:eastAsia="仿宋"/>
          <w:color w:val="000000" w:themeColor="text1"/>
          <w:position w:val="-12"/>
        </w:rPr>
        <w:object>
          <v:shape id="_x0000_i1155" o:spt="75" type="#_x0000_t75" style="height:18.5pt;width:31pt;" o:ole="t" filled="f" o:preferrelative="t" stroked="f" coordsize="21600,21600">
            <v:path/>
            <v:fill on="f" focussize="0,0"/>
            <v:stroke on="f" joinstyle="miter"/>
            <v:imagedata r:id="rId218" o:title=""/>
            <o:lock v:ext="edit" aspectratio="t"/>
            <w10:wrap type="none"/>
            <w10:anchorlock/>
          </v:shape>
          <o:OLEObject Type="Embed" ProgID="Equation.DSMT4" ShapeID="_x0000_i1155" DrawAspect="Content" ObjectID="_1468075855" r:id="rId217">
            <o:LockedField>false</o:LockedField>
          </o:OLEObject>
        </w:object>
      </w:r>
      <w:r>
        <w:rPr>
          <w:rFonts w:hint="eastAsia" w:ascii="仿宋" w:hAnsi="仿宋" w:eastAsia="仿宋" w:cs="Times New Roman"/>
          <w:color w:val="000000" w:themeColor="text1"/>
          <w:sz w:val="24"/>
          <w:szCs w:val="24"/>
        </w:rPr>
        <w:t>中，因为</w:t>
      </w:r>
      <w:r>
        <w:rPr>
          <w:rFonts w:ascii="仿宋" w:hAnsi="仿宋" w:eastAsia="仿宋"/>
          <w:color w:val="000000" w:themeColor="text1"/>
          <w:position w:val="-12"/>
        </w:rPr>
        <w:object>
          <v:shape id="_x0000_i1156" o:spt="75" type="#_x0000_t75" style="height:21pt;width:128.5pt;" o:ole="t" filled="f" o:preferrelative="t" stroked="f" coordsize="21600,21600">
            <v:path/>
            <v:fill on="f" focussize="0,0"/>
            <v:stroke on="f" joinstyle="miter"/>
            <v:imagedata r:id="rId220" o:title=""/>
            <o:lock v:ext="edit" aspectratio="t"/>
            <w10:wrap type="none"/>
            <w10:anchorlock/>
          </v:shape>
          <o:OLEObject Type="Embed" ProgID="Equation.DSMT4" ShapeID="_x0000_i1156" DrawAspect="Content" ObjectID="_1468075856" r:id="rId219">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olor w:val="000000" w:themeColor="text1"/>
          <w:position w:val="-12"/>
        </w:rPr>
        <w:object>
          <v:shape id="_x0000_i1157" o:spt="75" type="#_x0000_t75" style="height:18.5pt;width:31pt;" o:ole="t" filled="f" o:preferrelative="t" stroked="f" coordsize="21600,21600">
            <v:path/>
            <v:fill on="f" focussize="0,0"/>
            <v:stroke on="f" joinstyle="miter"/>
            <v:imagedata r:id="rId218" o:title=""/>
            <o:lock v:ext="edit" aspectratio="t"/>
            <w10:wrap type="none"/>
            <w10:anchorlock/>
          </v:shape>
          <o:OLEObject Type="Embed" ProgID="Equation.DSMT4" ShapeID="_x0000_i1157" DrawAspect="Content" ObjectID="_1468075857" r:id="rId221">
            <o:LockedField>false</o:LockedField>
          </o:OLEObject>
        </w:object>
      </w:r>
      <w:r>
        <w:rPr>
          <w:rFonts w:hint="eastAsia" w:ascii="仿宋" w:hAnsi="仿宋" w:eastAsia="仿宋" w:cs="Times New Roman"/>
          <w:color w:val="000000" w:themeColor="text1"/>
          <w:sz w:val="24"/>
          <w:szCs w:val="24"/>
        </w:rPr>
        <w:t>是一个等边三角形，从而</w:t>
      </w:r>
      <w:r>
        <w:rPr>
          <w:rFonts w:ascii="仿宋" w:hAnsi="仿宋" w:eastAsia="仿宋"/>
          <w:color w:val="000000" w:themeColor="text1"/>
          <w:position w:val="-12"/>
        </w:rPr>
        <w:object>
          <v:shape id="_x0000_i1158" o:spt="75" type="#_x0000_t75" style="height:18.5pt;width:68.5pt;" o:ole="t" filled="f" o:preferrelative="t" stroked="f" coordsize="21600,21600">
            <v:path/>
            <v:fill on="f" focussize="0,0"/>
            <v:stroke on="f" joinstyle="miter"/>
            <v:imagedata r:id="rId223" o:title=""/>
            <o:lock v:ext="edit" aspectratio="t"/>
            <w10:wrap type="none"/>
            <w10:anchorlock/>
          </v:shape>
          <o:OLEObject Type="Embed" ProgID="Equation.DSMT4" ShapeID="_x0000_i1158" DrawAspect="Content" ObjectID="_1468075858" r:id="rId222">
            <o:LockedField>false</o:LockedField>
          </o:OLEObject>
        </w:object>
      </w:r>
      <w:r>
        <w:rPr>
          <w:rFonts w:ascii="仿宋" w:hAnsi="仿宋" w:eastAsia="仿宋" w:cs="Times New Roman"/>
          <w:color w:val="000000" w:themeColor="text1"/>
          <w:sz w:val="24"/>
          <w:szCs w:val="24"/>
        </w:rPr>
        <w:t>．</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所以，异面直线</w:t>
      </w:r>
      <w:r>
        <w:rPr>
          <w:rFonts w:ascii="仿宋" w:hAnsi="仿宋" w:eastAsia="仿宋" w:cs="Times New Roman"/>
          <w:color w:val="000000" w:themeColor="text1"/>
          <w:position w:val="-12"/>
          <w:sz w:val="24"/>
          <w:szCs w:val="24"/>
        </w:rPr>
        <w:object>
          <v:shape id="_x0000_i1159" o:spt="75" type="#_x0000_t75" style="height:18.5pt;width:22.5pt;" o:ole="t" filled="f" o:preferrelative="t" stroked="f" coordsize="21600,21600">
            <v:path/>
            <v:fill on="f" focussize="0,0"/>
            <v:stroke on="f" joinstyle="miter"/>
            <v:imagedata r:id="rId129" o:title=""/>
            <o:lock v:ext="edit" aspectratio="t"/>
            <w10:wrap type="none"/>
            <w10:anchorlock/>
          </v:shape>
          <o:OLEObject Type="Embed" ProgID="Equation.DSMT4" ShapeID="_x0000_i1159" DrawAspect="Content" ObjectID="_1468075859" r:id="rId224">
            <o:LockedField>false</o:LockedField>
          </o:OLEObject>
        </w:object>
      </w:r>
      <w:r>
        <w:rPr>
          <w:rFonts w:hint="eastAsia" w:ascii="仿宋" w:hAnsi="仿宋" w:eastAsia="仿宋" w:cs="Times New Roman"/>
          <w:color w:val="000000" w:themeColor="text1"/>
          <w:sz w:val="24"/>
          <w:szCs w:val="24"/>
        </w:rPr>
        <w:t>与</w:t>
      </w:r>
      <w:r>
        <w:rPr>
          <w:rFonts w:ascii="仿宋" w:hAnsi="仿宋" w:eastAsia="仿宋"/>
          <w:color w:val="000000" w:themeColor="text1"/>
          <w:position w:val="-6"/>
        </w:rPr>
        <w:object>
          <v:shape id="_x0000_i1160" o:spt="75" type="#_x0000_t75" style="height:14.5pt;width:21pt;" o:ole="t" filled="f" o:preferrelative="t" stroked="f" coordsize="21600,21600">
            <v:path/>
            <v:fill on="f" focussize="0,0"/>
            <v:stroke on="f" joinstyle="miter"/>
            <v:imagedata r:id="rId207" o:title=""/>
            <o:lock v:ext="edit" aspectratio="t"/>
            <w10:wrap type="none"/>
            <w10:anchorlock/>
          </v:shape>
          <o:OLEObject Type="Embed" ProgID="Equation.DSMT4" ShapeID="_x0000_i1160" DrawAspect="Content" ObjectID="_1468075860" r:id="rId225">
            <o:LockedField>false</o:LockedField>
          </o:OLEObject>
        </w:object>
      </w:r>
      <w:r>
        <w:rPr>
          <w:rFonts w:hint="eastAsia" w:ascii="仿宋" w:hAnsi="仿宋" w:eastAsia="仿宋" w:cs="Times New Roman"/>
          <w:color w:val="000000" w:themeColor="text1"/>
          <w:sz w:val="24"/>
          <w:szCs w:val="24"/>
        </w:rPr>
        <w:t>所成的角的大小为</w:t>
      </w:r>
      <w:r>
        <w:rPr>
          <w:rFonts w:ascii="仿宋" w:hAnsi="仿宋" w:eastAsia="仿宋" w:cs="Times New Roman"/>
          <w:color w:val="000000" w:themeColor="text1"/>
          <w:position w:val="-6"/>
          <w:sz w:val="24"/>
          <w:szCs w:val="24"/>
        </w:rPr>
        <w:object>
          <v:shape id="_x0000_i1161" o:spt="75" type="#_x0000_t75" style="height:14.5pt;width:21pt;" o:ole="t" filled="f" o:preferrelative="t" stroked="f" coordsize="21600,21600">
            <v:path/>
            <v:fill on="f" focussize="0,0"/>
            <v:stroke on="f" joinstyle="miter"/>
            <v:imagedata r:id="rId227" o:title=""/>
            <o:lock v:ext="edit" aspectratio="t"/>
            <w10:wrap type="none"/>
            <w10:anchorlock/>
          </v:shape>
          <o:OLEObject Type="Embed" ProgID="Equation.DSMT4" ShapeID="_x0000_i1161" DrawAspect="Content" ObjectID="_1468075861" r:id="rId226">
            <o:LockedField>false</o:LockedField>
          </o:OLEObject>
        </w:objec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通过前面两个小题，请同学们想一想，如何求两条异面直线所成角的大小？</w:t>
      </w:r>
    </w:p>
    <w:p>
      <w:pPr>
        <w:spacing w:line="312" w:lineRule="auto"/>
        <w:ind w:firstLine="420" w:firstLineChars="200"/>
        <w:rPr>
          <w:rFonts w:ascii="仿宋" w:hAnsi="仿宋" w:eastAsia="仿宋" w:cs="Times New Roman"/>
          <w:color w:val="000000" w:themeColor="text1"/>
          <w:sz w:val="24"/>
          <w:szCs w:val="24"/>
        </w:rPr>
      </w:pPr>
      <w:r>
        <w:rPr>
          <w:color w:val="000000" w:themeColor="text1"/>
        </w:rPr>
        <w:drawing>
          <wp:anchor distT="0" distB="0" distL="114300" distR="114300" simplePos="0" relativeHeight="251664384" behindDoc="0" locked="0" layoutInCell="1" allowOverlap="1">
            <wp:simplePos x="0" y="0"/>
            <wp:positionH relativeFrom="column">
              <wp:posOffset>3990975</wp:posOffset>
            </wp:positionH>
            <wp:positionV relativeFrom="paragraph">
              <wp:posOffset>648335</wp:posOffset>
            </wp:positionV>
            <wp:extent cx="1276985" cy="1238250"/>
            <wp:effectExtent l="0" t="0" r="0" b="0"/>
            <wp:wrapSquare wrapText="bothSides"/>
            <wp:docPr id="850337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37532" name="图片 1"/>
                    <pic:cNvPicPr>
                      <a:picLocks noChangeAspect="1"/>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1276985" cy="1238250"/>
                    </a:xfrm>
                    <a:prstGeom prst="rect">
                      <a:avLst/>
                    </a:prstGeom>
                  </pic:spPr>
                </pic:pic>
              </a:graphicData>
            </a:graphic>
          </wp:anchor>
        </w:drawing>
      </w:r>
      <w:r>
        <w:rPr>
          <w:rFonts w:hint="eastAsia" w:ascii="仿宋" w:hAnsi="仿宋" w:eastAsia="仿宋" w:cs="Times New Roman"/>
          <w:color w:val="000000" w:themeColor="text1"/>
          <w:sz w:val="24"/>
          <w:szCs w:val="24"/>
        </w:rPr>
        <w:t>求两条异面直线所成角的大小时，通常先作图，将</w:t>
      </w:r>
      <w:r>
        <w:rPr>
          <w:rFonts w:ascii="仿宋" w:hAnsi="仿宋" w:eastAsia="仿宋" w:cs="Times New Roman"/>
          <w:color w:val="000000" w:themeColor="text1"/>
          <w:sz w:val="24"/>
          <w:szCs w:val="24"/>
        </w:rPr>
        <w:t>直线进行</w:t>
      </w:r>
      <w:r>
        <w:rPr>
          <w:rFonts w:hint="eastAsia" w:ascii="仿宋" w:hAnsi="仿宋" w:eastAsia="仿宋" w:cs="Times New Roman"/>
          <w:color w:val="000000" w:themeColor="text1"/>
          <w:sz w:val="24"/>
          <w:szCs w:val="24"/>
        </w:rPr>
        <w:t>平移</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根据等角定理的推论2，将异面直线所成的角</w:t>
      </w:r>
      <w:r>
        <w:rPr>
          <w:rFonts w:ascii="仿宋" w:hAnsi="仿宋" w:eastAsia="仿宋" w:cs="Times New Roman"/>
          <w:color w:val="000000" w:themeColor="text1"/>
          <w:sz w:val="24"/>
          <w:szCs w:val="24"/>
        </w:rPr>
        <w:t>转化为两条相交直线所</w:t>
      </w:r>
      <w:r>
        <w:rPr>
          <w:rFonts w:hint="eastAsia" w:ascii="仿宋" w:hAnsi="仿宋" w:eastAsia="仿宋" w:cs="Times New Roman"/>
          <w:color w:val="000000" w:themeColor="text1"/>
          <w:sz w:val="24"/>
          <w:szCs w:val="24"/>
        </w:rPr>
        <w:t>成</w:t>
      </w:r>
      <w:r>
        <w:rPr>
          <w:rFonts w:ascii="仿宋" w:hAnsi="仿宋" w:eastAsia="仿宋" w:cs="Times New Roman"/>
          <w:color w:val="000000" w:themeColor="text1"/>
          <w:sz w:val="24"/>
          <w:szCs w:val="24"/>
        </w:rPr>
        <w:t>的角，最后找到这个角所在的三角形</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利用</w:t>
      </w:r>
      <w:r>
        <w:rPr>
          <w:rFonts w:hint="eastAsia" w:ascii="仿宋" w:hAnsi="仿宋" w:eastAsia="仿宋" w:cs="Times New Roman"/>
          <w:color w:val="000000" w:themeColor="text1"/>
          <w:sz w:val="24"/>
          <w:szCs w:val="24"/>
        </w:rPr>
        <w:t>三角形的边角关系求出其大小</w:t>
      </w:r>
      <w:r>
        <w:rPr>
          <w:rFonts w:ascii="仿宋" w:hAnsi="仿宋" w:eastAsia="仿宋" w:cs="Times New Roman"/>
          <w:color w:val="000000" w:themeColor="text1"/>
          <w:sz w:val="24"/>
          <w:szCs w:val="24"/>
        </w:rPr>
        <w:t>．</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（3）证明 因为</w:t>
      </w:r>
      <w:r>
        <w:rPr>
          <w:rFonts w:ascii="仿宋" w:hAnsi="仿宋" w:eastAsia="仿宋" w:cs="Times New Roman"/>
          <w:color w:val="000000" w:themeColor="text1"/>
          <w:position w:val="-12"/>
          <w:sz w:val="24"/>
          <w:szCs w:val="24"/>
        </w:rPr>
        <w:object>
          <v:shape id="_x0000_i1162" o:spt="75" type="#_x0000_t75" style="height:18.5pt;width:23.5pt;" o:ole="t" filled="f" o:preferrelative="t" stroked="f" coordsize="21600,21600">
            <v:path/>
            <v:fill on="f" focussize="0,0"/>
            <v:stroke on="f" joinstyle="miter"/>
            <v:imagedata r:id="rId159" o:title=""/>
            <o:lock v:ext="edit" aspectratio="t"/>
            <w10:wrap type="none"/>
            <w10:anchorlock/>
          </v:shape>
          <o:OLEObject Type="Embed" ProgID="Equation.DSMT4" ShapeID="_x0000_i1162" DrawAspect="Content" ObjectID="_1468075862" r:id="rId229">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163" o:spt="75" type="#_x0000_t75" style="height:18.5pt;width:21pt;" o:ole="t" filled="f" o:preferrelative="t" stroked="f" coordsize="21600,21600">
            <v:path/>
            <v:fill on="f" focussize="0,0"/>
            <v:stroke on="f" joinstyle="miter"/>
            <v:imagedata r:id="rId161" o:title=""/>
            <o:lock v:ext="edit" aspectratio="t"/>
            <w10:wrap type="none"/>
            <w10:anchorlock/>
          </v:shape>
          <o:OLEObject Type="Embed" ProgID="Equation.DSMT4" ShapeID="_x0000_i1163" DrawAspect="Content" ObjectID="_1468075863" r:id="rId230">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olor w:val="000000" w:themeColor="text1"/>
          <w:position w:val="-12"/>
        </w:rPr>
        <w:object>
          <v:shape id="_x0000_i1164" o:spt="75" type="#_x0000_t75" style="height:18.5pt;width:37.5pt;" o:ole="t" filled="f" o:preferrelative="t" stroked="f" coordsize="21600,21600">
            <v:path/>
            <v:fill on="f" focussize="0,0"/>
            <v:stroke on="f" joinstyle="miter"/>
            <v:imagedata r:id="rId232" o:title=""/>
            <o:lock v:ext="edit" aspectratio="t"/>
            <w10:wrap type="none"/>
            <w10:anchorlock/>
          </v:shape>
          <o:OLEObject Type="Embed" ProgID="Equation.DSMT4" ShapeID="_x0000_i1164" DrawAspect="Content" ObjectID="_1468075864" r:id="rId231">
            <o:LockedField>false</o:LockedField>
          </o:OLEObject>
        </w:object>
      </w:r>
      <w:r>
        <w:rPr>
          <w:rFonts w:hint="eastAsia" w:ascii="仿宋" w:hAnsi="仿宋" w:eastAsia="仿宋" w:cs="Times New Roman"/>
          <w:color w:val="000000" w:themeColor="text1"/>
          <w:sz w:val="24"/>
          <w:szCs w:val="24"/>
        </w:rPr>
        <w:t>就是异面直线</w:t>
      </w:r>
      <w:r>
        <w:rPr>
          <w:rFonts w:ascii="仿宋" w:hAnsi="仿宋" w:eastAsia="仿宋" w:cs="Times New Roman"/>
          <w:color w:val="000000" w:themeColor="text1"/>
          <w:position w:val="-12"/>
          <w:sz w:val="24"/>
          <w:szCs w:val="24"/>
        </w:rPr>
        <w:object>
          <v:shape id="_x0000_i1165" o:spt="75" type="#_x0000_t75" style="height:18.5pt;width:24.5pt;" o:ole="t" filled="f" o:preferrelative="t" stroked="f" coordsize="21600,21600">
            <v:path/>
            <v:fill on="f" focussize="0,0"/>
            <v:stroke on="f" joinstyle="miter"/>
            <v:imagedata r:id="rId159" o:title=""/>
            <o:lock v:ext="edit" aspectratio="t"/>
            <w10:wrap type="none"/>
            <w10:anchorlock/>
          </v:shape>
          <o:OLEObject Type="Embed" ProgID="Equation.DSMT4" ShapeID="_x0000_i1165" DrawAspect="Content" ObjectID="_1468075865" r:id="rId233">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4"/>
          <w:sz w:val="24"/>
          <w:szCs w:val="24"/>
        </w:rPr>
        <w:object>
          <v:shape id="_x0000_i1166" o:spt="75" type="#_x0000_t75" style="height:11.5pt;width:21pt;" o:ole="t" filled="f" o:preferrelative="t" stroked="f" coordsize="21600,21600">
            <v:path/>
            <v:fill on="f" focussize="0,0"/>
            <v:stroke on="f" joinstyle="miter"/>
            <v:imagedata r:id="rId235" o:title=""/>
            <o:lock v:ext="edit" aspectratio="t"/>
            <w10:wrap type="none"/>
            <w10:anchorlock/>
          </v:shape>
          <o:OLEObject Type="Embed" ProgID="Equation.DSMT4" ShapeID="_x0000_i1166" DrawAspect="Content" ObjectID="_1468075866" r:id="rId234">
            <o:LockedField>false</o:LockedField>
          </o:OLEObject>
        </w:object>
      </w:r>
      <w:r>
        <w:rPr>
          <w:rFonts w:hint="eastAsia" w:ascii="仿宋" w:hAnsi="仿宋" w:eastAsia="仿宋" w:cs="Times New Roman"/>
          <w:color w:val="000000" w:themeColor="text1"/>
          <w:sz w:val="24"/>
          <w:szCs w:val="24"/>
        </w:rPr>
        <w:t>所成的角或其补角</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且</w:t>
      </w:r>
      <w:r>
        <w:rPr>
          <w:rFonts w:ascii="仿宋" w:hAnsi="仿宋" w:eastAsia="仿宋" w:cs="Times New Roman"/>
          <w:color w:val="000000" w:themeColor="text1"/>
          <w:position w:val="-12"/>
          <w:sz w:val="24"/>
          <w:szCs w:val="24"/>
        </w:rPr>
        <w:object>
          <v:shape id="_x0000_i1167" o:spt="75" type="#_x0000_t75" style="height:18.5pt;width:51pt;" o:ole="t" filled="f" o:preferrelative="t" stroked="f" coordsize="21600,21600">
            <v:path/>
            <v:fill on="f" focussize="0,0"/>
            <v:stroke on="f" joinstyle="miter"/>
            <v:imagedata r:id="rId163" o:title=""/>
            <o:lock v:ext="edit" aspectratio="t"/>
            <w10:wrap type="none"/>
            <w10:anchorlock/>
          </v:shape>
          <o:OLEObject Type="Embed" ProgID="Equation.DSMT4" ShapeID="_x0000_i1167" DrawAspect="Content" ObjectID="_1468075867" r:id="rId236">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12"/>
          <w:sz w:val="24"/>
          <w:szCs w:val="24"/>
        </w:rPr>
        <w:object>
          <v:shape id="_x0000_i1168" o:spt="75" type="#_x0000_t75" style="height:18.5pt;width:54.5pt;" o:ole="t" filled="f" o:preferrelative="t" stroked="f" coordsize="21600,21600">
            <v:path/>
            <v:fill on="f" focussize="0,0"/>
            <v:stroke on="f" joinstyle="miter"/>
            <v:imagedata r:id="rId121" o:title=""/>
            <o:lock v:ext="edit" aspectratio="t"/>
            <w10:wrap type="none"/>
            <w10:anchorlock/>
          </v:shape>
          <o:OLEObject Type="Embed" ProgID="Equation.DSMT4" ShapeID="_x0000_i1168" DrawAspect="Content" ObjectID="_1468075868" r:id="rId237">
            <o:LockedField>false</o:LockedField>
          </o:OLEObject>
        </w:objec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由例1的第3小题我们想到了一个平面几何中常用的平行线性质：如果</w:t>
      </w:r>
      <w:r>
        <w:rPr>
          <w:rFonts w:ascii="仿宋" w:hAnsi="仿宋" w:eastAsia="仿宋" w:cs="Times New Roman"/>
          <w:color w:val="000000" w:themeColor="text1"/>
          <w:position w:val="-6"/>
          <w:sz w:val="24"/>
          <w:szCs w:val="24"/>
        </w:rPr>
        <w:object>
          <v:shape id="_x0000_i1169" o:spt="75" type="#_x0000_t75" style="height:11pt;width:11pt;" o:ole="t" filled="f" o:preferrelative="t" stroked="f" coordsize="21600,21600">
            <v:path/>
            <v:fill on="f" focussize="0,0"/>
            <v:stroke on="f" joinstyle="miter"/>
            <v:imagedata r:id="rId239" o:title=""/>
            <o:lock v:ext="edit" aspectratio="t"/>
            <w10:wrap type="none"/>
            <w10:anchorlock/>
          </v:shape>
          <o:OLEObject Type="Embed" ProgID="Equation.DSMT4" ShapeID="_x0000_i1169" DrawAspect="Content" ObjectID="_1468075869" r:id="rId238">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70" o:spt="75" type="#_x0000_t75" style="height:14.5pt;width:11pt;" o:ole="t" filled="f" o:preferrelative="t" stroked="f" coordsize="21600,21600">
            <v:path/>
            <v:fill on="f" focussize="0,0"/>
            <v:stroke on="f" joinstyle="miter"/>
            <v:imagedata r:id="rId241" o:title=""/>
            <o:lock v:ext="edit" aspectratio="t"/>
            <w10:wrap type="none"/>
            <w10:anchorlock/>
          </v:shape>
          <o:OLEObject Type="Embed" ProgID="Equation.DSMT4" ShapeID="_x0000_i1170" DrawAspect="Content" ObjectID="_1468075870" r:id="rId240">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71" o:spt="75" type="#_x0000_t75" style="height:11pt;width:9.5pt;" o:ole="t" filled="f" o:preferrelative="t" stroked="f" coordsize="21600,21600">
            <v:path/>
            <v:fill on="f" focussize="0,0"/>
            <v:stroke on="f" joinstyle="miter"/>
            <v:imagedata r:id="rId243" o:title=""/>
            <o:lock v:ext="edit" aspectratio="t"/>
            <w10:wrap type="none"/>
            <w10:anchorlock/>
          </v:shape>
          <o:OLEObject Type="Embed" ProgID="Equation.DSMT4" ShapeID="_x0000_i1171" DrawAspect="Content" ObjectID="_1468075871" r:id="rId242">
            <o:LockedField>false</o:LockedField>
          </o:OLEObject>
        </w:object>
      </w:r>
      <w:r>
        <w:rPr>
          <w:rFonts w:hint="eastAsia" w:ascii="仿宋" w:hAnsi="仿宋" w:eastAsia="仿宋" w:cs="Times New Roman"/>
          <w:color w:val="000000" w:themeColor="text1"/>
          <w:sz w:val="24"/>
          <w:szCs w:val="24"/>
        </w:rPr>
        <w:t>是同一平面内的三条直线，若</w:t>
      </w:r>
      <w:r>
        <w:rPr>
          <w:rFonts w:ascii="仿宋" w:hAnsi="仿宋" w:eastAsia="仿宋" w:cs="Times New Roman"/>
          <w:color w:val="000000" w:themeColor="text1"/>
          <w:position w:val="-6"/>
          <w:sz w:val="24"/>
          <w:szCs w:val="24"/>
        </w:rPr>
        <w:object>
          <v:shape id="_x0000_i1172" o:spt="75" type="#_x0000_t75" style="height:11pt;width:11pt;" o:ole="t" filled="f" o:preferrelative="t" stroked="f" coordsize="21600,21600">
            <v:path/>
            <v:fill on="f" focussize="0,0"/>
            <v:stroke on="f" joinstyle="miter"/>
            <v:imagedata r:id="rId239" o:title=""/>
            <o:lock v:ext="edit" aspectratio="t"/>
            <w10:wrap type="none"/>
            <w10:anchorlock/>
          </v:shape>
          <o:OLEObject Type="Embed" ProgID="Equation.DSMT4" ShapeID="_x0000_i1172" DrawAspect="Content" ObjectID="_1468075872" r:id="rId244">
            <o:LockedField>false</o:LockedField>
          </o:OLEObject>
        </w:object>
      </w:r>
      <w:r>
        <w:rPr>
          <w:rFonts w:hint="eastAsia" w:ascii="仿宋" w:hAnsi="仿宋" w:eastAsia="仿宋" w:cs="宋体"/>
          <w:color w:val="000000" w:themeColor="text1"/>
          <w:sz w:val="24"/>
          <w:szCs w:val="24"/>
        </w:rPr>
        <w:t>∥</w:t>
      </w:r>
      <w:r>
        <w:rPr>
          <w:rFonts w:ascii="仿宋" w:hAnsi="仿宋" w:eastAsia="仿宋" w:cs="Times New Roman"/>
          <w:color w:val="000000" w:themeColor="text1"/>
          <w:position w:val="-6"/>
          <w:sz w:val="24"/>
          <w:szCs w:val="24"/>
        </w:rPr>
        <w:object>
          <v:shape id="_x0000_i1173" o:spt="75" type="#_x0000_t75" style="height:14.5pt;width:11pt;" o:ole="t" filled="f" o:preferrelative="t" stroked="f" coordsize="21600,21600">
            <v:path/>
            <v:fill on="f" focussize="0,0"/>
            <v:stroke on="f" joinstyle="miter"/>
            <v:imagedata r:id="rId246" o:title=""/>
            <o:lock v:ext="edit" aspectratio="t"/>
            <w10:wrap type="none"/>
            <w10:anchorlock/>
          </v:shape>
          <o:OLEObject Type="Embed" ProgID="Equation.DSMT4" ShapeID="_x0000_i1173" DrawAspect="Content" ObjectID="_1468075873" r:id="rId245">
            <o:LockedField>false</o:LockedField>
          </o:OLEObject>
        </w:object>
      </w:r>
      <w:r>
        <w:rPr>
          <w:rFonts w:hint="eastAsia" w:ascii="仿宋" w:hAnsi="仿宋" w:eastAsia="仿宋" w:cs="Times New Roman"/>
          <w:color w:val="000000" w:themeColor="text1"/>
          <w:sz w:val="24"/>
          <w:szCs w:val="24"/>
        </w:rPr>
        <w:t>且</w:t>
      </w:r>
      <w:r>
        <w:rPr>
          <w:rFonts w:ascii="仿宋" w:hAnsi="仿宋" w:eastAsia="仿宋" w:cs="Times New Roman"/>
          <w:color w:val="000000" w:themeColor="text1"/>
          <w:position w:val="-6"/>
          <w:sz w:val="24"/>
          <w:szCs w:val="24"/>
        </w:rPr>
        <w:object>
          <v:shape id="_x0000_i1174" o:spt="75" type="#_x0000_t75" style="height:14.5pt;width:30pt;" o:ole="t" filled="f" o:preferrelative="t" stroked="f" coordsize="21600,21600">
            <v:path/>
            <v:fill on="f" focussize="0,0"/>
            <v:stroke on="f" joinstyle="miter"/>
            <v:imagedata r:id="rId248" o:title=""/>
            <o:lock v:ext="edit" aspectratio="t"/>
            <w10:wrap type="none"/>
            <w10:anchorlock/>
          </v:shape>
          <o:OLEObject Type="Embed" ProgID="Equation.DSMT4" ShapeID="_x0000_i1174" DrawAspect="Content" ObjectID="_1468075874" r:id="rId247">
            <o:LockedField>false</o:LockedField>
          </o:OLEObject>
        </w:object>
      </w:r>
      <w:r>
        <w:rPr>
          <w:rFonts w:hint="eastAsia" w:ascii="仿宋" w:hAnsi="仿宋" w:eastAsia="仿宋" w:cs="Times New Roman"/>
          <w:color w:val="000000" w:themeColor="text1"/>
          <w:sz w:val="24"/>
          <w:szCs w:val="24"/>
        </w:rPr>
        <w:t>，则</w:t>
      </w:r>
      <w:r>
        <w:rPr>
          <w:rFonts w:ascii="仿宋" w:hAnsi="仿宋" w:eastAsia="仿宋" w:cs="Times New Roman"/>
          <w:color w:val="000000" w:themeColor="text1"/>
          <w:position w:val="-6"/>
          <w:sz w:val="24"/>
          <w:szCs w:val="24"/>
        </w:rPr>
        <w:object>
          <v:shape id="_x0000_i1175" o:spt="75" type="#_x0000_t75" style="height:14.5pt;width:29.5pt;" o:ole="t" filled="f" o:preferrelative="t" stroked="f" coordsize="21600,21600">
            <v:path/>
            <v:fill on="f" focussize="0,0"/>
            <v:stroke on="f" joinstyle="miter"/>
            <v:imagedata r:id="rId250" o:title=""/>
            <o:lock v:ext="edit" aspectratio="t"/>
            <w10:wrap type="none"/>
            <w10:anchorlock/>
          </v:shape>
          <o:OLEObject Type="Embed" ProgID="Equation.DSMT4" ShapeID="_x0000_i1175" DrawAspect="Content" ObjectID="_1468075875" r:id="rId249">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该命题的正确性可用同位角或内错角的概念来说明</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这一结论推广到立体几何中仍然是成立的</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如果</w:t>
      </w:r>
      <w:r>
        <w:rPr>
          <w:rFonts w:ascii="仿宋" w:hAnsi="仿宋" w:eastAsia="仿宋" w:cs="Times New Roman"/>
          <w:color w:val="000000" w:themeColor="text1"/>
          <w:position w:val="-6"/>
          <w:sz w:val="24"/>
          <w:szCs w:val="24"/>
        </w:rPr>
        <w:object>
          <v:shape id="_x0000_i1176" o:spt="75" type="#_x0000_t75" style="height:11pt;width:11pt;" o:ole="t" filled="f" o:preferrelative="t" stroked="f" coordsize="21600,21600">
            <v:path/>
            <v:fill on="f" focussize="0,0"/>
            <v:stroke on="f" joinstyle="miter"/>
            <v:imagedata r:id="rId239" o:title=""/>
            <o:lock v:ext="edit" aspectratio="t"/>
            <w10:wrap type="none"/>
            <w10:anchorlock/>
          </v:shape>
          <o:OLEObject Type="Embed" ProgID="Equation.DSMT4" ShapeID="_x0000_i1176" DrawAspect="Content" ObjectID="_1468075876" r:id="rId251">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77" o:spt="75" type="#_x0000_t75" style="height:14.5pt;width:11pt;" o:ole="t" filled="f" o:preferrelative="t" stroked="f" coordsize="21600,21600">
            <v:path/>
            <v:fill on="f" focussize="0,0"/>
            <v:stroke on="f" joinstyle="miter"/>
            <v:imagedata r:id="rId241" o:title=""/>
            <o:lock v:ext="edit" aspectratio="t"/>
            <w10:wrap type="none"/>
            <w10:anchorlock/>
          </v:shape>
          <o:OLEObject Type="Embed" ProgID="Equation.DSMT4" ShapeID="_x0000_i1177" DrawAspect="Content" ObjectID="_1468075877" r:id="rId252">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78" o:spt="75" type="#_x0000_t75" style="height:11pt;width:9.5pt;" o:ole="t" filled="f" o:preferrelative="t" stroked="f" coordsize="21600,21600">
            <v:path/>
            <v:fill on="f" focussize="0,0"/>
            <v:stroke on="f" joinstyle="miter"/>
            <v:imagedata r:id="rId243" o:title=""/>
            <o:lock v:ext="edit" aspectratio="t"/>
            <w10:wrap type="none"/>
            <w10:anchorlock/>
          </v:shape>
          <o:OLEObject Type="Embed" ProgID="Equation.DSMT4" ShapeID="_x0000_i1178" DrawAspect="Content" ObjectID="_1468075878" r:id="rId253">
            <o:LockedField>false</o:LockedField>
          </o:OLEObject>
        </w:object>
      </w:r>
      <w:r>
        <w:rPr>
          <w:rFonts w:hint="eastAsia" w:ascii="仿宋" w:hAnsi="仿宋" w:eastAsia="仿宋" w:cs="Times New Roman"/>
          <w:color w:val="000000" w:themeColor="text1"/>
          <w:sz w:val="24"/>
          <w:szCs w:val="24"/>
        </w:rPr>
        <w:t>是空间中不共面的三条直线，若</w:t>
      </w:r>
      <w:r>
        <w:rPr>
          <w:rFonts w:ascii="仿宋" w:hAnsi="仿宋" w:eastAsia="仿宋" w:cs="Times New Roman"/>
          <w:color w:val="000000" w:themeColor="text1"/>
          <w:position w:val="-6"/>
          <w:sz w:val="24"/>
          <w:szCs w:val="24"/>
        </w:rPr>
        <w:object>
          <v:shape id="_x0000_i1179" o:spt="75" type="#_x0000_t75" style="height:11pt;width:11pt;" o:ole="t" filled="f" o:preferrelative="t" stroked="f" coordsize="21600,21600">
            <v:path/>
            <v:fill on="f" focussize="0,0"/>
            <v:stroke on="f" joinstyle="miter"/>
            <v:imagedata r:id="rId239" o:title=""/>
            <o:lock v:ext="edit" aspectratio="t"/>
            <w10:wrap type="none"/>
            <w10:anchorlock/>
          </v:shape>
          <o:OLEObject Type="Embed" ProgID="Equation.DSMT4" ShapeID="_x0000_i1179" DrawAspect="Content" ObjectID="_1468075879" r:id="rId254">
            <o:LockedField>false</o:LockedField>
          </o:OLEObject>
        </w:object>
      </w:r>
      <w:r>
        <w:rPr>
          <w:rFonts w:hint="eastAsia" w:ascii="仿宋" w:hAnsi="仿宋" w:eastAsia="仿宋" w:cs="宋体"/>
          <w:color w:val="000000" w:themeColor="text1"/>
          <w:sz w:val="24"/>
          <w:szCs w:val="24"/>
        </w:rPr>
        <w:t>∥</w:t>
      </w:r>
      <w:r>
        <w:rPr>
          <w:rFonts w:ascii="仿宋" w:hAnsi="仿宋" w:eastAsia="仿宋" w:cs="Times New Roman"/>
          <w:color w:val="000000" w:themeColor="text1"/>
          <w:position w:val="-6"/>
          <w:sz w:val="24"/>
          <w:szCs w:val="24"/>
        </w:rPr>
        <w:object>
          <v:shape id="_x0000_i1180" o:spt="75" type="#_x0000_t75" style="height:14.5pt;width:11pt;" o:ole="t" filled="f" o:preferrelative="t" stroked="f" coordsize="21600,21600">
            <v:path/>
            <v:fill on="f" focussize="0,0"/>
            <v:stroke on="f" joinstyle="miter"/>
            <v:imagedata r:id="rId246" o:title=""/>
            <o:lock v:ext="edit" aspectratio="t"/>
            <w10:wrap type="none"/>
            <w10:anchorlock/>
          </v:shape>
          <o:OLEObject Type="Embed" ProgID="Equation.DSMT4" ShapeID="_x0000_i1180" DrawAspect="Content" ObjectID="_1468075880" r:id="rId255">
            <o:LockedField>false</o:LockedField>
          </o:OLEObject>
        </w:object>
      </w:r>
      <w:r>
        <w:rPr>
          <w:rFonts w:hint="eastAsia" w:ascii="仿宋" w:hAnsi="仿宋" w:eastAsia="仿宋" w:cs="Times New Roman"/>
          <w:color w:val="000000" w:themeColor="text1"/>
          <w:sz w:val="24"/>
          <w:szCs w:val="24"/>
        </w:rPr>
        <w:t>且</w:t>
      </w:r>
      <w:r>
        <w:rPr>
          <w:rFonts w:ascii="仿宋" w:hAnsi="仿宋" w:eastAsia="仿宋" w:cs="Times New Roman"/>
          <w:color w:val="000000" w:themeColor="text1"/>
          <w:position w:val="-6"/>
          <w:sz w:val="24"/>
          <w:szCs w:val="24"/>
        </w:rPr>
        <w:object>
          <v:shape id="_x0000_i1181" o:spt="75" type="#_x0000_t75" style="height:14.5pt;width:30pt;" o:ole="t" filled="f" o:preferrelative="t" stroked="f" coordsize="21600,21600">
            <v:path/>
            <v:fill on="f" focussize="0,0"/>
            <v:stroke on="f" joinstyle="miter"/>
            <v:imagedata r:id="rId248" o:title=""/>
            <o:lock v:ext="edit" aspectratio="t"/>
            <w10:wrap type="none"/>
            <w10:anchorlock/>
          </v:shape>
          <o:OLEObject Type="Embed" ProgID="Equation.DSMT4" ShapeID="_x0000_i1181" DrawAspect="Content" ObjectID="_1468075881" r:id="rId256">
            <o:LockedField>false</o:LockedField>
          </o:OLEObject>
        </w:object>
      </w:r>
      <w:r>
        <w:rPr>
          <w:rFonts w:hint="eastAsia" w:ascii="仿宋" w:hAnsi="仿宋" w:eastAsia="仿宋" w:cs="Times New Roman"/>
          <w:color w:val="000000" w:themeColor="text1"/>
          <w:sz w:val="24"/>
          <w:szCs w:val="24"/>
        </w:rPr>
        <w:t>，则</w:t>
      </w:r>
      <w:r>
        <w:rPr>
          <w:rFonts w:ascii="仿宋" w:hAnsi="仿宋" w:eastAsia="仿宋" w:cs="Times New Roman"/>
          <w:color w:val="000000" w:themeColor="text1"/>
          <w:position w:val="-6"/>
          <w:sz w:val="24"/>
          <w:szCs w:val="24"/>
        </w:rPr>
        <w:object>
          <v:shape id="_x0000_i1182" o:spt="75" type="#_x0000_t75" style="height:14.5pt;width:29.5pt;" o:ole="t" filled="f" o:preferrelative="t" stroked="f" coordsize="21600,21600">
            <v:path/>
            <v:fill on="f" focussize="0,0"/>
            <v:stroke on="f" joinstyle="miter"/>
            <v:imagedata r:id="rId250" o:title=""/>
            <o:lock v:ext="edit" aspectratio="t"/>
            <w10:wrap type="none"/>
            <w10:anchorlock/>
          </v:shape>
          <o:OLEObject Type="Embed" ProgID="Equation.DSMT4" ShapeID="_x0000_i1182" DrawAspect="Content" ObjectID="_1468075882" r:id="rId257">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该命题的正确性可用异面直线所成角的概念与等角定理及其推论来说明</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接着我们来看一下例2</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例</w:t>
      </w:r>
      <w:r>
        <w:rPr>
          <w:rFonts w:hint="eastAsia" w:ascii="仿宋" w:hAnsi="仿宋" w:eastAsia="仿宋" w:cs="Times New Roman"/>
          <w:color w:val="000000" w:themeColor="text1"/>
          <w:sz w:val="24"/>
          <w:szCs w:val="24"/>
        </w:rPr>
        <w:t>2</w:t>
      </w:r>
      <w:r>
        <w:rPr>
          <w:rFonts w:ascii="仿宋" w:hAnsi="仿宋" w:eastAsia="仿宋" w:cs="Times New Roman"/>
          <w:color w:val="000000" w:themeColor="text1"/>
          <w:sz w:val="24"/>
          <w:szCs w:val="24"/>
        </w:rPr>
        <w:t xml:space="preserve"> </w:t>
      </w:r>
      <w:r>
        <w:rPr>
          <w:rFonts w:hint="eastAsia" w:ascii="仿宋" w:hAnsi="仿宋" w:eastAsia="仿宋" w:cs="Times New Roman"/>
          <w:color w:val="000000" w:themeColor="text1"/>
          <w:sz w:val="24"/>
          <w:szCs w:val="24"/>
        </w:rPr>
        <w:t>如图，在四面体</w:t>
      </w:r>
      <w:r>
        <w:rPr>
          <w:rFonts w:ascii="仿宋" w:hAnsi="仿宋" w:eastAsia="仿宋"/>
          <w:color w:val="000000" w:themeColor="text1"/>
          <w:position w:val="-6"/>
        </w:rPr>
        <w:object>
          <v:shape id="_x0000_i1183" o:spt="75" type="#_x0000_t75" style="height:14.5pt;width:36pt;" o:ole="t" filled="f" o:preferrelative="t" stroked="f" coordsize="21600,21600">
            <v:path/>
            <v:fill on="f" focussize="0,0"/>
            <v:stroke on="f" joinstyle="miter"/>
            <v:imagedata r:id="rId259" o:title=""/>
            <o:lock v:ext="edit" aspectratio="t"/>
            <w10:wrap type="none"/>
            <w10:anchorlock/>
          </v:shape>
          <o:OLEObject Type="Embed" ProgID="Equation.DSMT4" ShapeID="_x0000_i1183" DrawAspect="Content" ObjectID="_1468075883" r:id="rId258">
            <o:LockedField>false</o:LockedField>
          </o:OLEObject>
        </w:object>
      </w:r>
      <w:r>
        <w:rPr>
          <w:rFonts w:hint="eastAsia" w:ascii="仿宋" w:hAnsi="仿宋" w:eastAsia="仿宋" w:cs="Times New Roman"/>
          <w:color w:val="000000" w:themeColor="text1"/>
          <w:sz w:val="24"/>
          <w:szCs w:val="24"/>
        </w:rPr>
        <w:t>中，</w:t>
      </w:r>
      <w:r>
        <w:rPr>
          <w:rFonts w:ascii="仿宋" w:hAnsi="仿宋" w:eastAsia="仿宋"/>
          <w:color w:val="000000" w:themeColor="text1"/>
          <w:position w:val="-6"/>
        </w:rPr>
        <w:object>
          <v:shape id="_x0000_i1184" o:spt="75" type="#_x0000_t75" style="height:14.5pt;width:66pt;" o:ole="t" filled="f" o:preferrelative="t" stroked="f" coordsize="21600,21600">
            <v:path/>
            <v:fill on="f" focussize="0,0"/>
            <v:stroke on="f" joinstyle="miter"/>
            <v:imagedata r:id="rId261" o:title=""/>
            <o:lock v:ext="edit" aspectratio="t"/>
            <w10:wrap type="none"/>
            <w10:anchorlock/>
          </v:shape>
          <o:OLEObject Type="Embed" ProgID="Equation.DSMT4" ShapeID="_x0000_i1184" DrawAspect="Content" ObjectID="_1468075884" r:id="rId260">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185" o:spt="75" type="#_x0000_t75" style="height:13.5pt;width:13.5pt;" o:ole="t" filled="f" o:preferrelative="t" stroked="f" coordsize="21600,21600">
            <v:path/>
            <v:fill on="f" focussize="0,0"/>
            <v:stroke on="f" joinstyle="miter"/>
            <v:imagedata r:id="rId263" o:title=""/>
            <o:lock v:ext="edit" aspectratio="t"/>
            <w10:wrap type="none"/>
            <w10:anchorlock/>
          </v:shape>
          <o:OLEObject Type="Embed" ProgID="Equation.DSMT4" ShapeID="_x0000_i1185" DrawAspect="Content" ObjectID="_1468075885" r:id="rId262">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186" o:spt="75" type="#_x0000_t75" style="height:13.5pt;width:14.5pt;" o:ole="t" filled="f" o:preferrelative="t" stroked="f" coordsize="21600,21600">
            <v:path/>
            <v:fill on="f" focussize="0,0"/>
            <v:stroke on="f" joinstyle="miter"/>
            <v:imagedata r:id="rId265" o:title=""/>
            <o:lock v:ext="edit" aspectratio="t"/>
            <w10:wrap type="none"/>
            <w10:anchorlock/>
          </v:shape>
          <o:OLEObject Type="Embed" ProgID="Equation.DSMT4" ShapeID="_x0000_i1186" DrawAspect="Content" ObjectID="_1468075886" r:id="rId264">
            <o:LockedField>false</o:LockedField>
          </o:OLEObject>
        </w:object>
      </w:r>
      <w:r>
        <w:rPr>
          <w:rFonts w:hint="eastAsia" w:ascii="仿宋" w:hAnsi="仿宋" w:eastAsia="仿宋" w:cs="Times New Roman"/>
          <w:color w:val="000000" w:themeColor="text1"/>
          <w:sz w:val="24"/>
          <w:szCs w:val="24"/>
        </w:rPr>
        <w:t>分别为</w:t>
      </w:r>
      <w:r>
        <w:rPr>
          <w:rFonts w:ascii="仿宋" w:hAnsi="仿宋" w:eastAsia="仿宋" w:cs="Times New Roman"/>
          <w:color w:val="000000" w:themeColor="text1"/>
          <w:position w:val="-4"/>
          <w:sz w:val="24"/>
          <w:szCs w:val="24"/>
        </w:rPr>
        <w:object>
          <v:shape id="_x0000_i1187" o:spt="75" type="#_x0000_t75" style="height:13.5pt;width:21pt;" o:ole="t" filled="f" o:preferrelative="t" stroked="f" coordsize="21600,21600">
            <v:path/>
            <v:fill on="f" focussize="0,0"/>
            <v:stroke on="f" joinstyle="miter"/>
            <v:imagedata r:id="rId267" o:title=""/>
            <o:lock v:ext="edit" aspectratio="t"/>
            <w10:wrap type="none"/>
            <w10:anchorlock/>
          </v:shape>
          <o:OLEObject Type="Embed" ProgID="Equation.DSMT4" ShapeID="_x0000_i1187" DrawAspect="Content" ObjectID="_1468075887" r:id="rId266">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188" o:spt="75" type="#_x0000_t75" style="height:14.5pt;width:21pt;" o:ole="t" filled="f" o:preferrelative="t" stroked="f" coordsize="21600,21600">
            <v:path/>
            <v:fill on="f" focussize="0,0"/>
            <v:stroke on="f" joinstyle="miter"/>
            <v:imagedata r:id="rId269" o:title=""/>
            <o:lock v:ext="edit" aspectratio="t"/>
            <w10:wrap type="none"/>
            <w10:anchorlock/>
          </v:shape>
          <o:OLEObject Type="Embed" ProgID="Equation.DSMT4" ShapeID="_x0000_i1188" DrawAspect="Content" ObjectID="_1468075888" r:id="rId268">
            <o:LockedField>false</o:LockedField>
          </o:OLEObject>
        </w:object>
      </w:r>
      <w:r>
        <w:rPr>
          <w:rFonts w:hint="eastAsia" w:ascii="仿宋" w:hAnsi="仿宋" w:eastAsia="仿宋" w:cs="Times New Roman"/>
          <w:color w:val="000000" w:themeColor="text1"/>
          <w:sz w:val="24"/>
          <w:szCs w:val="24"/>
        </w:rPr>
        <w:t>的中点，</w:t>
      </w:r>
      <w:r>
        <w:rPr>
          <w:rFonts w:ascii="仿宋" w:hAnsi="仿宋" w:eastAsia="仿宋"/>
          <w:color w:val="000000" w:themeColor="text1"/>
          <w:position w:val="-8"/>
        </w:rPr>
        <w:object>
          <v:shape id="_x0000_i1189" o:spt="75" type="#_x0000_t75" style="height:18.5pt;width:46pt;" o:ole="t" filled="f" o:preferrelative="t" stroked="f" coordsize="21600,21600">
            <v:path/>
            <v:fill on="f" focussize="0,0"/>
            <v:stroke on="f" joinstyle="miter"/>
            <v:imagedata r:id="rId271" o:title=""/>
            <o:lock v:ext="edit" aspectratio="t"/>
            <w10:wrap type="none"/>
            <w10:anchorlock/>
          </v:shape>
          <o:OLEObject Type="Embed" ProgID="Equation.DSMT4" ShapeID="_x0000_i1189" DrawAspect="Content" ObjectID="_1468075889" r:id="rId270">
            <o:LockedField>false</o:LockedField>
          </o:OLEObject>
        </w:object>
      </w:r>
      <w:r>
        <w:rPr>
          <w:rFonts w:hint="eastAsia" w:ascii="仿宋" w:hAnsi="仿宋" w:eastAsia="仿宋" w:cs="Times New Roman"/>
          <w:color w:val="000000" w:themeColor="text1"/>
          <w:sz w:val="24"/>
          <w:szCs w:val="24"/>
        </w:rPr>
        <w:t>，求异面直线</w:t>
      </w:r>
      <w:r>
        <w:rPr>
          <w:rFonts w:ascii="仿宋" w:hAnsi="仿宋" w:eastAsia="仿宋" w:cs="Times New Roman"/>
          <w:color w:val="000000" w:themeColor="text1"/>
          <w:position w:val="-4"/>
          <w:sz w:val="24"/>
          <w:szCs w:val="24"/>
        </w:rPr>
        <w:object>
          <v:shape id="_x0000_i1190" o:spt="75" type="#_x0000_t75" style="height:13.5pt;width:21pt;" o:ole="t" filled="f" o:preferrelative="t" stroked="f" coordsize="21600,21600">
            <v:path/>
            <v:fill on="f" focussize="0,0"/>
            <v:stroke on="f" joinstyle="miter"/>
            <v:imagedata r:id="rId273" o:title=""/>
            <o:lock v:ext="edit" aspectratio="t"/>
            <w10:wrap type="none"/>
            <w10:anchorlock/>
          </v:shape>
          <o:OLEObject Type="Embed" ProgID="Equation.DSMT4" ShapeID="_x0000_i1190" DrawAspect="Content" ObjectID="_1468075890" r:id="rId272">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191" o:spt="75" type="#_x0000_t75" style="height:14.5pt;width:21pt;" o:ole="t" filled="f" o:preferrelative="t" stroked="f" coordsize="21600,21600">
            <v:path/>
            <v:fill on="f" focussize="0,0"/>
            <v:stroke on="f" joinstyle="miter"/>
            <v:imagedata r:id="rId275" o:title=""/>
            <o:lock v:ext="edit" aspectratio="t"/>
            <w10:wrap type="none"/>
            <w10:anchorlock/>
          </v:shape>
          <o:OLEObject Type="Embed" ProgID="Equation.DSMT4" ShapeID="_x0000_i1191" DrawAspect="Content" ObjectID="_1468075891" r:id="rId274">
            <o:LockedField>false</o:LockedField>
          </o:OLEObject>
        </w:object>
      </w:r>
      <w:r>
        <w:rPr>
          <w:rFonts w:hint="eastAsia" w:ascii="仿宋" w:hAnsi="仿宋" w:eastAsia="仿宋" w:cs="Times New Roman"/>
          <w:color w:val="000000" w:themeColor="text1"/>
          <w:sz w:val="24"/>
          <w:szCs w:val="24"/>
        </w:rPr>
        <w:t>所成的角的大小</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题目条件中提到了四面体，请同学们回忆一下，何为四面体？</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生 通过上一节课的学习，我们知道，给定不共面的4点，作过其中3个点的平面，所有4个这样的平面围成的几何体称为四面体</w:t>
      </w:r>
      <w:r>
        <w:rPr>
          <w:rFonts w:ascii="仿宋" w:hAnsi="仿宋" w:eastAsia="仿宋" w:cs="Times New Roman"/>
          <w:color w:val="000000" w:themeColor="text1"/>
          <w:sz w:val="24"/>
          <w:szCs w:val="24"/>
        </w:rPr>
        <w:t>．</w:t>
      </w:r>
    </w:p>
    <w:p>
      <w:pPr>
        <w:spacing w:line="312" w:lineRule="auto"/>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drawing>
          <wp:inline distT="0" distB="0" distL="0" distR="0">
            <wp:extent cx="2096770" cy="163893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a:xfrm>
                      <a:off x="0" y="0"/>
                      <a:ext cx="2098731" cy="1640071"/>
                    </a:xfrm>
                    <a:prstGeom prst="rect">
                      <a:avLst/>
                    </a:prstGeom>
                    <a:noFill/>
                  </pic:spPr>
                </pic:pic>
              </a:graphicData>
            </a:graphic>
          </wp:inline>
        </w:drawing>
      </w:r>
      <w:r>
        <w:rPr>
          <w:rFonts w:ascii="仿宋" w:hAnsi="仿宋" w:eastAsia="仿宋" w:cs="Times New Roman"/>
          <w:color w:val="000000" w:themeColor="text1"/>
          <w:sz w:val="24"/>
          <w:szCs w:val="24"/>
        </w:rPr>
        <w:drawing>
          <wp:inline distT="0" distB="0" distL="0" distR="0">
            <wp:extent cx="2019935" cy="157861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a:xfrm>
                      <a:off x="0" y="0"/>
                      <a:ext cx="2022605" cy="1580582"/>
                    </a:xfrm>
                    <a:prstGeom prst="rect">
                      <a:avLst/>
                    </a:prstGeom>
                    <a:noFill/>
                  </pic:spPr>
                </pic:pic>
              </a:graphicData>
            </a:graphic>
          </wp:inline>
        </w:drawing>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很好</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kern w:val="0"/>
          <w:sz w:val="24"/>
          <w:szCs w:val="24"/>
        </w:rPr>
        <w:t>这道例题由题设</w:t>
      </w:r>
      <w:r>
        <w:rPr>
          <w:rFonts w:ascii="仿宋" w:hAnsi="仿宋" w:eastAsia="仿宋" w:cs="Times New Roman"/>
          <w:color w:val="000000" w:themeColor="text1"/>
          <w:kern w:val="0"/>
          <w:position w:val="-4"/>
          <w:sz w:val="24"/>
          <w:szCs w:val="24"/>
        </w:rPr>
        <w:object>
          <v:shape id="_x0000_i1192" o:spt="75" type="#_x0000_t75" style="height:11.5pt;width:11.5pt;" o:ole="t" filled="f" o:preferrelative="t" stroked="f" coordsize="21600,21600">
            <v:path/>
            <v:fill on="f" focussize="0,0"/>
            <v:stroke on="f" joinstyle="miter"/>
            <v:imagedata r:id="rId263" o:title=""/>
            <o:lock v:ext="edit" aspectratio="t"/>
            <w10:wrap type="none"/>
            <w10:anchorlock/>
          </v:shape>
          <o:OLEObject Type="Embed" ProgID="Equation.DSMT4" ShapeID="_x0000_i1192" DrawAspect="Content" ObjectID="_1468075892" r:id="rId278">
            <o:LockedField>false</o:LockedField>
          </o:OLEObject>
        </w:object>
      </w:r>
      <w:r>
        <w:rPr>
          <w:rFonts w:hint="eastAsia" w:ascii="仿宋" w:hAnsi="仿宋" w:eastAsia="仿宋" w:cs="Times New Roman"/>
          <w:color w:val="000000" w:themeColor="text1"/>
          <w:kern w:val="0"/>
          <w:sz w:val="24"/>
          <w:szCs w:val="24"/>
        </w:rPr>
        <w:t>、</w:t>
      </w:r>
      <w:r>
        <w:rPr>
          <w:rFonts w:ascii="仿宋" w:hAnsi="仿宋" w:eastAsia="仿宋" w:cs="Times New Roman"/>
          <w:color w:val="000000" w:themeColor="text1"/>
          <w:kern w:val="0"/>
          <w:position w:val="-4"/>
          <w:sz w:val="24"/>
          <w:szCs w:val="24"/>
        </w:rPr>
        <w:object>
          <v:shape id="_x0000_i1193" o:spt="75" type="#_x0000_t75" style="height:11.5pt;width:14.5pt;" o:ole="t" filled="f" o:preferrelative="t" stroked="f" coordsize="21600,21600">
            <v:path/>
            <v:fill on="f" focussize="0,0"/>
            <v:stroke on="f" joinstyle="miter"/>
            <v:imagedata r:id="rId265" o:title=""/>
            <o:lock v:ext="edit" aspectratio="t"/>
            <w10:wrap type="none"/>
            <w10:anchorlock/>
          </v:shape>
          <o:OLEObject Type="Embed" ProgID="Equation.DSMT4" ShapeID="_x0000_i1193" DrawAspect="Content" ObjectID="_1468075893" r:id="rId279">
            <o:LockedField>false</o:LockedField>
          </o:OLEObject>
        </w:object>
      </w:r>
      <w:r>
        <w:rPr>
          <w:rFonts w:hint="eastAsia" w:ascii="仿宋" w:hAnsi="仿宋" w:eastAsia="仿宋" w:cs="Times New Roman"/>
          <w:color w:val="000000" w:themeColor="text1"/>
          <w:kern w:val="0"/>
          <w:sz w:val="24"/>
          <w:szCs w:val="24"/>
        </w:rPr>
        <w:t>分别为</w:t>
      </w:r>
      <w:r>
        <w:rPr>
          <w:rFonts w:ascii="仿宋" w:hAnsi="仿宋" w:eastAsia="仿宋" w:cs="Times New Roman"/>
          <w:color w:val="000000" w:themeColor="text1"/>
          <w:kern w:val="0"/>
          <w:position w:val="-4"/>
          <w:sz w:val="24"/>
          <w:szCs w:val="24"/>
        </w:rPr>
        <w:object>
          <v:shape id="_x0000_i1194" o:spt="75" type="#_x0000_t75" style="height:11.5pt;width:21pt;" o:ole="t" filled="f" o:preferrelative="t" stroked="f" coordsize="21600,21600">
            <v:path/>
            <v:fill on="f" focussize="0,0"/>
            <v:stroke on="f" joinstyle="miter"/>
            <v:imagedata r:id="rId267" o:title=""/>
            <o:lock v:ext="edit" aspectratio="t"/>
            <w10:wrap type="none"/>
            <w10:anchorlock/>
          </v:shape>
          <o:OLEObject Type="Embed" ProgID="Equation.DSMT4" ShapeID="_x0000_i1194" DrawAspect="Content" ObjectID="_1468075894" r:id="rId280">
            <o:LockedField>false</o:LockedField>
          </o:OLEObject>
        </w:object>
      </w:r>
      <w:r>
        <w:rPr>
          <w:rFonts w:hint="eastAsia" w:ascii="仿宋" w:hAnsi="仿宋" w:eastAsia="仿宋" w:cs="Times New Roman"/>
          <w:color w:val="000000" w:themeColor="text1"/>
          <w:kern w:val="0"/>
          <w:sz w:val="24"/>
          <w:szCs w:val="24"/>
        </w:rPr>
        <w:t>、</w:t>
      </w:r>
      <w:r>
        <w:rPr>
          <w:rFonts w:ascii="仿宋" w:hAnsi="仿宋" w:eastAsia="仿宋" w:cs="Times New Roman"/>
          <w:color w:val="000000" w:themeColor="text1"/>
          <w:kern w:val="0"/>
          <w:position w:val="-6"/>
          <w:sz w:val="24"/>
          <w:szCs w:val="24"/>
        </w:rPr>
        <w:object>
          <v:shape id="_x0000_i1195" o:spt="75" type="#_x0000_t75" style="height:14.5pt;width:21pt;" o:ole="t" filled="f" o:preferrelative="t" stroked="f" coordsize="21600,21600">
            <v:path/>
            <v:fill on="f" focussize="0,0"/>
            <v:stroke on="f" joinstyle="miter"/>
            <v:imagedata r:id="rId282" o:title=""/>
            <o:lock v:ext="edit" aspectratio="t"/>
            <w10:wrap type="none"/>
            <w10:anchorlock/>
          </v:shape>
          <o:OLEObject Type="Embed" ProgID="Equation.DSMT4" ShapeID="_x0000_i1195" DrawAspect="Content" ObjectID="_1468075895" r:id="rId281">
            <o:LockedField>false</o:LockedField>
          </o:OLEObject>
        </w:object>
      </w:r>
      <w:r>
        <w:rPr>
          <w:rFonts w:hint="eastAsia" w:ascii="仿宋" w:hAnsi="仿宋" w:eastAsia="仿宋" w:cs="Times New Roman"/>
          <w:color w:val="000000" w:themeColor="text1"/>
          <w:kern w:val="0"/>
          <w:sz w:val="24"/>
          <w:szCs w:val="24"/>
        </w:rPr>
        <w:t>的中点，因此可以利用三角形的中位线，通过添加辅助线的方法，将</w:t>
      </w:r>
      <w:r>
        <w:rPr>
          <w:rFonts w:ascii="仿宋" w:hAnsi="仿宋" w:eastAsia="仿宋" w:cs="Times New Roman"/>
          <w:color w:val="000000" w:themeColor="text1"/>
          <w:kern w:val="0"/>
          <w:position w:val="-4"/>
          <w:sz w:val="24"/>
          <w:szCs w:val="24"/>
        </w:rPr>
        <w:object>
          <v:shape id="_x0000_i1196" o:spt="75" type="#_x0000_t75" style="height:11.5pt;width:21pt;" o:ole="t" filled="f" o:preferrelative="t" stroked="f" coordsize="21600,21600">
            <v:path/>
            <v:fill on="f" focussize="0,0"/>
            <v:stroke on="f" joinstyle="miter"/>
            <v:imagedata r:id="rId273" o:title=""/>
            <o:lock v:ext="edit" aspectratio="t"/>
            <w10:wrap type="none"/>
            <w10:anchorlock/>
          </v:shape>
          <o:OLEObject Type="Embed" ProgID="Equation.DSMT4" ShapeID="_x0000_i1196" DrawAspect="Content" ObjectID="_1468075896" r:id="rId283">
            <o:LockedField>false</o:LockedField>
          </o:OLEObject>
        </w:object>
      </w:r>
      <w:r>
        <w:rPr>
          <w:rFonts w:hint="eastAsia" w:ascii="仿宋" w:hAnsi="仿宋" w:eastAsia="仿宋" w:cs="Times New Roman"/>
          <w:color w:val="000000" w:themeColor="text1"/>
          <w:kern w:val="0"/>
          <w:sz w:val="24"/>
          <w:szCs w:val="24"/>
        </w:rPr>
        <w:t>与</w:t>
      </w:r>
      <w:r>
        <w:rPr>
          <w:rFonts w:ascii="仿宋" w:hAnsi="仿宋" w:eastAsia="仿宋" w:cs="Times New Roman"/>
          <w:color w:val="000000" w:themeColor="text1"/>
          <w:kern w:val="0"/>
          <w:position w:val="-6"/>
          <w:sz w:val="24"/>
          <w:szCs w:val="24"/>
        </w:rPr>
        <w:object>
          <v:shape id="_x0000_i1197" o:spt="75" type="#_x0000_t75" style="height:14.5pt;width:21pt;" o:ole="t" filled="f" o:preferrelative="t" stroked="f" coordsize="21600,21600">
            <v:path/>
            <v:fill on="f" focussize="0,0"/>
            <v:stroke on="f" joinstyle="miter"/>
            <v:imagedata r:id="rId285" o:title=""/>
            <o:lock v:ext="edit" aspectratio="t"/>
            <w10:wrap type="none"/>
            <w10:anchorlock/>
          </v:shape>
          <o:OLEObject Type="Embed" ProgID="Equation.DSMT4" ShapeID="_x0000_i1197" DrawAspect="Content" ObjectID="_1468075897" r:id="rId284">
            <o:LockedField>false</o:LockedField>
          </o:OLEObject>
        </w:object>
      </w:r>
      <w:r>
        <w:rPr>
          <w:rFonts w:hint="eastAsia" w:ascii="仿宋" w:hAnsi="仿宋" w:eastAsia="仿宋" w:cs="Times New Roman"/>
          <w:color w:val="000000" w:themeColor="text1"/>
          <w:kern w:val="0"/>
          <w:sz w:val="24"/>
          <w:szCs w:val="24"/>
        </w:rPr>
        <w:t>平移到相交位置，再进行计算求解．</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解 取</w:t>
      </w:r>
      <w:r>
        <w:rPr>
          <w:rFonts w:ascii="仿宋" w:hAnsi="仿宋" w:eastAsia="仿宋" w:cs="Times New Roman"/>
          <w:color w:val="000000" w:themeColor="text1"/>
          <w:position w:val="-6"/>
          <w:sz w:val="24"/>
          <w:szCs w:val="24"/>
        </w:rPr>
        <w:object>
          <v:shape id="_x0000_i1198" o:spt="75" type="#_x0000_t75" style="height:14.5pt;width:21pt;" o:ole="t" filled="f" o:preferrelative="t" stroked="f" coordsize="21600,21600">
            <v:path/>
            <v:fill on="f" focussize="0,0"/>
            <v:stroke on="f" joinstyle="miter"/>
            <v:imagedata r:id="rId287" o:title=""/>
            <o:lock v:ext="edit" aspectratio="t"/>
            <w10:wrap type="none"/>
            <w10:anchorlock/>
          </v:shape>
          <o:OLEObject Type="Embed" ProgID="Equation.DSMT4" ShapeID="_x0000_i1198" DrawAspect="Content" ObjectID="_1468075898" r:id="rId286">
            <o:LockedField>false</o:LockedField>
          </o:OLEObject>
        </w:object>
      </w:r>
      <w:r>
        <w:rPr>
          <w:rFonts w:hint="eastAsia" w:ascii="仿宋" w:hAnsi="仿宋" w:eastAsia="仿宋" w:cs="Times New Roman"/>
          <w:color w:val="000000" w:themeColor="text1"/>
          <w:sz w:val="24"/>
          <w:szCs w:val="24"/>
        </w:rPr>
        <w:t>的中点</w:t>
      </w:r>
      <w:r>
        <w:rPr>
          <w:rFonts w:ascii="仿宋" w:hAnsi="仿宋" w:eastAsia="仿宋" w:cs="Times New Roman"/>
          <w:color w:val="000000" w:themeColor="text1"/>
          <w:position w:val="-6"/>
          <w:sz w:val="24"/>
          <w:szCs w:val="24"/>
        </w:rPr>
        <w:object>
          <v:shape id="_x0000_i1199" o:spt="75" type="#_x0000_t75" style="height:14.5pt;width:14.5pt;" o:ole="t" filled="f" o:preferrelative="t" stroked="f" coordsize="21600,21600">
            <v:path/>
            <v:fill on="f" focussize="0,0"/>
            <v:stroke on="f" joinstyle="miter"/>
            <v:imagedata r:id="rId289" o:title=""/>
            <o:lock v:ext="edit" aspectratio="t"/>
            <w10:wrap type="none"/>
            <w10:anchorlock/>
          </v:shape>
          <o:OLEObject Type="Embed" ProgID="Equation.DSMT4" ShapeID="_x0000_i1199" DrawAspect="Content" ObjectID="_1468075899" r:id="rId288">
            <o:LockedField>false</o:LockedField>
          </o:OLEObject>
        </w:object>
      </w:r>
      <w:r>
        <w:rPr>
          <w:rFonts w:hint="eastAsia" w:ascii="仿宋" w:hAnsi="仿宋" w:eastAsia="仿宋" w:cs="Times New Roman"/>
          <w:color w:val="000000" w:themeColor="text1"/>
          <w:sz w:val="24"/>
          <w:szCs w:val="24"/>
        </w:rPr>
        <w:t>，连接</w:t>
      </w:r>
      <w:r>
        <w:rPr>
          <w:rFonts w:ascii="仿宋" w:hAnsi="仿宋" w:eastAsia="仿宋" w:cs="Times New Roman"/>
          <w:color w:val="000000" w:themeColor="text1"/>
          <w:position w:val="-6"/>
          <w:sz w:val="24"/>
          <w:szCs w:val="24"/>
        </w:rPr>
        <w:object>
          <v:shape id="_x0000_i1200" o:spt="75" type="#_x0000_t75" style="height:14.5pt;width:21pt;" o:ole="t" filled="f" o:preferrelative="t" stroked="f" coordsize="21600,21600">
            <v:path/>
            <v:fill on="f" focussize="0,0"/>
            <v:stroke on="f" joinstyle="miter"/>
            <v:imagedata r:id="rId291" o:title=""/>
            <o:lock v:ext="edit" aspectratio="t"/>
            <w10:wrap type="none"/>
            <w10:anchorlock/>
          </v:shape>
          <o:OLEObject Type="Embed" ProgID="Equation.DSMT4" ShapeID="_x0000_i1200" DrawAspect="Content" ObjectID="_1468075900" r:id="rId290">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201" o:spt="75" type="#_x0000_t75" style="height:14.5pt;width:21pt;" o:ole="t" filled="f" o:preferrelative="t" stroked="f" coordsize="21600,21600">
            <v:path/>
            <v:fill on="f" focussize="0,0"/>
            <v:stroke on="f" joinstyle="miter"/>
            <v:imagedata r:id="rId293" o:title=""/>
            <o:lock v:ext="edit" aspectratio="t"/>
            <w10:wrap type="none"/>
            <w10:anchorlock/>
          </v:shape>
          <o:OLEObject Type="Embed" ProgID="Equation.DSMT4" ShapeID="_x0000_i1201" DrawAspect="Content" ObjectID="_1468075901" r:id="rId292">
            <o:LockedField>false</o:LockedField>
          </o:OLEObject>
        </w:object>
      </w:r>
      <w:r>
        <w:rPr>
          <w:rFonts w:ascii="仿宋" w:hAnsi="仿宋" w:eastAsia="仿宋" w:cs="Times New Roman"/>
          <w:color w:val="000000" w:themeColor="text1"/>
          <w:sz w:val="24"/>
          <w:szCs w:val="24"/>
        </w:rPr>
        <w:t>．</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在△</w:t>
      </w:r>
      <w:r>
        <w:rPr>
          <w:rFonts w:ascii="仿宋" w:hAnsi="仿宋" w:eastAsia="仿宋" w:cs="Times New Roman"/>
          <w:color w:val="000000" w:themeColor="text1"/>
          <w:position w:val="-6"/>
          <w:sz w:val="24"/>
          <w:szCs w:val="24"/>
        </w:rPr>
        <w:object>
          <v:shape id="_x0000_i1202" o:spt="75" type="#_x0000_t75" style="height:14.5pt;width:28.5pt;" o:ole="t" filled="f" o:preferrelative="t" stroked="f" coordsize="21600,21600">
            <v:path/>
            <v:fill on="f" focussize="0,0"/>
            <v:stroke on="f" joinstyle="miter"/>
            <v:imagedata r:id="rId295" o:title=""/>
            <o:lock v:ext="edit" aspectratio="t"/>
            <w10:wrap type="none"/>
            <w10:anchorlock/>
          </v:shape>
          <o:OLEObject Type="Embed" ProgID="Equation.DSMT4" ShapeID="_x0000_i1202" DrawAspect="Content" ObjectID="_1468075902" r:id="rId294">
            <o:LockedField>false</o:LockedField>
          </o:OLEObject>
        </w:object>
      </w:r>
      <w:r>
        <w:rPr>
          <w:rFonts w:hint="eastAsia" w:ascii="仿宋" w:hAnsi="仿宋" w:eastAsia="仿宋" w:cs="Times New Roman"/>
          <w:color w:val="000000" w:themeColor="text1"/>
          <w:sz w:val="24"/>
          <w:szCs w:val="24"/>
        </w:rPr>
        <w:t>中，</w:t>
      </w:r>
      <w:r>
        <w:rPr>
          <w:rFonts w:ascii="仿宋" w:hAnsi="仿宋" w:eastAsia="仿宋" w:cs="Times New Roman"/>
          <w:color w:val="000000" w:themeColor="text1"/>
          <w:position w:val="-4"/>
          <w:sz w:val="24"/>
          <w:szCs w:val="24"/>
        </w:rPr>
        <w:object>
          <v:shape id="_x0000_i1203" o:spt="75" type="#_x0000_t75" style="height:13.5pt;width:13.5pt;" o:ole="t" filled="f" o:preferrelative="t" stroked="f" coordsize="21600,21600">
            <v:path/>
            <v:fill on="f" focussize="0,0"/>
            <v:stroke on="f" joinstyle="miter"/>
            <v:imagedata r:id="rId263" o:title=""/>
            <o:lock v:ext="edit" aspectratio="t"/>
            <w10:wrap type="none"/>
            <w10:anchorlock/>
          </v:shape>
          <o:OLEObject Type="Embed" ProgID="Equation.DSMT4" ShapeID="_x0000_i1203" DrawAspect="Content" ObjectID="_1468075903" r:id="rId296">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204" o:spt="75" type="#_x0000_t75" style="height:14.5pt;width:14.5pt;" o:ole="t" filled="f" o:preferrelative="t" stroked="f" coordsize="21600,21600">
            <v:path/>
            <v:fill on="f" focussize="0,0"/>
            <v:stroke on="f" joinstyle="miter"/>
            <v:imagedata r:id="rId298" o:title=""/>
            <o:lock v:ext="edit" aspectratio="t"/>
            <w10:wrap type="none"/>
            <w10:anchorlock/>
          </v:shape>
          <o:OLEObject Type="Embed" ProgID="Equation.DSMT4" ShapeID="_x0000_i1204" DrawAspect="Content" ObjectID="_1468075904" r:id="rId297">
            <o:LockedField>false</o:LockedField>
          </o:OLEObject>
        </w:object>
      </w:r>
      <w:r>
        <w:rPr>
          <w:rFonts w:hint="eastAsia" w:ascii="仿宋" w:hAnsi="仿宋" w:eastAsia="仿宋" w:cs="Times New Roman"/>
          <w:color w:val="000000" w:themeColor="text1"/>
          <w:sz w:val="24"/>
          <w:szCs w:val="24"/>
        </w:rPr>
        <w:t>分别为</w:t>
      </w:r>
      <w:r>
        <w:rPr>
          <w:rFonts w:ascii="仿宋" w:hAnsi="仿宋" w:eastAsia="仿宋" w:cs="Times New Roman"/>
          <w:color w:val="000000" w:themeColor="text1"/>
          <w:position w:val="-4"/>
          <w:sz w:val="24"/>
          <w:szCs w:val="24"/>
        </w:rPr>
        <w:object>
          <v:shape id="_x0000_i1205" o:spt="75" type="#_x0000_t75" style="height:13.5pt;width:21pt;" o:ole="t" filled="f" o:preferrelative="t" stroked="f" coordsize="21600,21600">
            <v:path/>
            <v:fill on="f" focussize="0,0"/>
            <v:stroke on="f" joinstyle="miter"/>
            <v:imagedata r:id="rId267" o:title=""/>
            <o:lock v:ext="edit" aspectratio="t"/>
            <w10:wrap type="none"/>
            <w10:anchorlock/>
          </v:shape>
          <o:OLEObject Type="Embed" ProgID="Equation.DSMT4" ShapeID="_x0000_i1205" DrawAspect="Content" ObjectID="_1468075905" r:id="rId299">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206" o:spt="75" type="#_x0000_t75" style="height:14.5pt;width:21pt;" o:ole="t" filled="f" o:preferrelative="t" stroked="f" coordsize="21600,21600">
            <v:path/>
            <v:fill on="f" focussize="0,0"/>
            <v:stroke on="f" joinstyle="miter"/>
            <v:imagedata r:id="rId301" o:title=""/>
            <o:lock v:ext="edit" aspectratio="t"/>
            <w10:wrap type="none"/>
            <w10:anchorlock/>
          </v:shape>
          <o:OLEObject Type="Embed" ProgID="Equation.DSMT4" ShapeID="_x0000_i1206" DrawAspect="Content" ObjectID="_1468075906" r:id="rId300">
            <o:LockedField>false</o:LockedField>
          </o:OLEObject>
        </w:object>
      </w:r>
      <w:r>
        <w:rPr>
          <w:rFonts w:hint="eastAsia" w:ascii="仿宋" w:hAnsi="仿宋" w:eastAsia="仿宋" w:cs="Times New Roman"/>
          <w:color w:val="000000" w:themeColor="text1"/>
          <w:sz w:val="24"/>
          <w:szCs w:val="24"/>
        </w:rPr>
        <w:t>的中点，则</w:t>
      </w:r>
      <w:r>
        <w:rPr>
          <w:rFonts w:ascii="仿宋" w:hAnsi="仿宋" w:eastAsia="仿宋" w:cs="Times New Roman"/>
          <w:color w:val="000000" w:themeColor="text1"/>
          <w:position w:val="-6"/>
          <w:sz w:val="24"/>
          <w:szCs w:val="24"/>
        </w:rPr>
        <w:object>
          <v:shape id="_x0000_i1207" o:spt="75" type="#_x0000_t75" style="height:14.5pt;width:21pt;" o:ole="t" filled="f" o:preferrelative="t" stroked="f" coordsize="21600,21600">
            <v:path/>
            <v:fill on="f" focussize="0,0"/>
            <v:stroke on="f" joinstyle="miter"/>
            <v:imagedata r:id="rId303" o:title=""/>
            <o:lock v:ext="edit" aspectratio="t"/>
            <w10:wrap type="none"/>
            <w10:anchorlock/>
          </v:shape>
          <o:OLEObject Type="Embed" ProgID="Equation.DSMT4" ShapeID="_x0000_i1207" DrawAspect="Content" ObjectID="_1468075907" r:id="rId302">
            <o:LockedField>false</o:LockedField>
          </o:OLEObject>
        </w:object>
      </w:r>
      <w:r>
        <w:rPr>
          <w:rFonts w:hint="eastAsia" w:ascii="仿宋" w:hAnsi="仿宋" w:eastAsia="仿宋" w:cs="Times New Roman"/>
          <w:color w:val="000000" w:themeColor="text1"/>
          <w:sz w:val="24"/>
          <w:szCs w:val="24"/>
        </w:rPr>
        <w:t>为△</w:t>
      </w:r>
      <w:r>
        <w:rPr>
          <w:rFonts w:ascii="仿宋" w:hAnsi="仿宋" w:eastAsia="仿宋" w:cs="Times New Roman"/>
          <w:color w:val="000000" w:themeColor="text1"/>
          <w:position w:val="-6"/>
          <w:sz w:val="24"/>
          <w:szCs w:val="24"/>
        </w:rPr>
        <w:object>
          <v:shape id="_x0000_i1208" o:spt="75" type="#_x0000_t75" style="height:14.5pt;width:28.5pt;" o:ole="t" filled="f" o:preferrelative="t" stroked="f" coordsize="21600,21600">
            <v:path/>
            <v:fill on="f" focussize="0,0"/>
            <v:stroke on="f" joinstyle="miter"/>
            <v:imagedata r:id="rId305" o:title=""/>
            <o:lock v:ext="edit" aspectratio="t"/>
            <w10:wrap type="none"/>
            <w10:anchorlock/>
          </v:shape>
          <o:OLEObject Type="Embed" ProgID="Equation.DSMT4" ShapeID="_x0000_i1208" DrawAspect="Content" ObjectID="_1468075908" r:id="rId304">
            <o:LockedField>false</o:LockedField>
          </o:OLEObject>
        </w:object>
      </w:r>
      <w:r>
        <w:rPr>
          <w:rFonts w:hint="eastAsia" w:ascii="仿宋" w:hAnsi="仿宋" w:eastAsia="仿宋" w:cs="Times New Roman"/>
          <w:color w:val="000000" w:themeColor="text1"/>
          <w:sz w:val="24"/>
          <w:szCs w:val="24"/>
        </w:rPr>
        <w:t>的中位线，所以</w:t>
      </w:r>
      <w:r>
        <w:rPr>
          <w:rFonts w:ascii="仿宋" w:hAnsi="仿宋" w:eastAsia="仿宋" w:cs="Times New Roman"/>
          <w:color w:val="000000" w:themeColor="text1"/>
          <w:position w:val="-6"/>
          <w:sz w:val="24"/>
          <w:szCs w:val="24"/>
        </w:rPr>
        <w:object>
          <v:shape id="_x0000_i1209" o:spt="75" type="#_x0000_t75" style="height:14.5pt;width:21pt;" o:ole="t" filled="f" o:preferrelative="t" stroked="f" coordsize="21600,21600">
            <v:path/>
            <v:fill on="f" focussize="0,0"/>
            <v:stroke on="f" joinstyle="miter"/>
            <v:imagedata r:id="rId291" o:title=""/>
            <o:lock v:ext="edit" aspectratio="t"/>
            <w10:wrap type="none"/>
            <w10:anchorlock/>
          </v:shape>
          <o:OLEObject Type="Embed" ProgID="Equation.DSMT4" ShapeID="_x0000_i1209" DrawAspect="Content" ObjectID="_1468075909" r:id="rId306">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210" o:spt="75" type="#_x0000_t75" style="height:14.5pt;width:21pt;" o:ole="t" filled="f" o:preferrelative="t" stroked="f" coordsize="21600,21600">
            <v:path/>
            <v:fill on="f" focussize="0,0"/>
            <v:stroke on="f" joinstyle="miter"/>
            <v:imagedata r:id="rId308" o:title=""/>
            <o:lock v:ext="edit" aspectratio="t"/>
            <w10:wrap type="none"/>
            <w10:anchorlock/>
          </v:shape>
          <o:OLEObject Type="Embed" ProgID="Equation.DSMT4" ShapeID="_x0000_i1210" DrawAspect="Content" ObjectID="_1468075910" r:id="rId307">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24"/>
          <w:sz w:val="24"/>
          <w:szCs w:val="24"/>
        </w:rPr>
        <w:object>
          <v:shape id="_x0000_i1211" o:spt="75" type="#_x0000_t75" style="height:31pt;width:73.5pt;" o:ole="t" filled="f" o:preferrelative="t" stroked="f" coordsize="21600,21600">
            <v:path/>
            <v:fill on="f" focussize="0,0"/>
            <v:stroke on="f" joinstyle="miter"/>
            <v:imagedata r:id="rId310" o:title=""/>
            <o:lock v:ext="edit" aspectratio="t"/>
            <w10:wrap type="none"/>
            <w10:anchorlock/>
          </v:shape>
          <o:OLEObject Type="Embed" ProgID="Equation.DSMT4" ShapeID="_x0000_i1211" DrawAspect="Content" ObjectID="_1468075911" r:id="rId309">
            <o:LockedField>false</o:LockedField>
          </o:OLEObject>
        </w:object>
      </w:r>
      <w:r>
        <w:rPr>
          <w:rFonts w:ascii="仿宋" w:hAnsi="仿宋" w:eastAsia="仿宋" w:cs="Times New Roman"/>
          <w:color w:val="000000" w:themeColor="text1"/>
          <w:sz w:val="24"/>
          <w:szCs w:val="24"/>
        </w:rPr>
        <w:t>．</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在△</w:t>
      </w:r>
      <w:r>
        <w:rPr>
          <w:rFonts w:ascii="仿宋" w:hAnsi="仿宋" w:eastAsia="仿宋" w:cs="Times New Roman"/>
          <w:color w:val="000000" w:themeColor="text1"/>
          <w:position w:val="-6"/>
          <w:sz w:val="24"/>
          <w:szCs w:val="24"/>
        </w:rPr>
        <w:object>
          <v:shape id="_x0000_i1212" o:spt="75" type="#_x0000_t75" style="height:14.5pt;width:31pt;" o:ole="t" filled="f" o:preferrelative="t" stroked="f" coordsize="21600,21600">
            <v:path/>
            <v:fill on="f" focussize="0,0"/>
            <v:stroke on="f" joinstyle="miter"/>
            <v:imagedata r:id="rId312" o:title=""/>
            <o:lock v:ext="edit" aspectratio="t"/>
            <w10:wrap type="none"/>
            <w10:anchorlock/>
          </v:shape>
          <o:OLEObject Type="Embed" ProgID="Equation.DSMT4" ShapeID="_x0000_i1212" DrawAspect="Content" ObjectID="_1468075912" r:id="rId311">
            <o:LockedField>false</o:LockedField>
          </o:OLEObject>
        </w:object>
      </w:r>
      <w:r>
        <w:rPr>
          <w:rFonts w:hint="eastAsia" w:ascii="仿宋" w:hAnsi="仿宋" w:eastAsia="仿宋" w:cs="Times New Roman"/>
          <w:color w:val="000000" w:themeColor="text1"/>
          <w:sz w:val="24"/>
          <w:szCs w:val="24"/>
        </w:rPr>
        <w:t>中，同理可得，</w:t>
      </w:r>
      <w:r>
        <w:rPr>
          <w:rFonts w:ascii="仿宋" w:hAnsi="仿宋" w:eastAsia="仿宋" w:cs="Times New Roman"/>
          <w:color w:val="000000" w:themeColor="text1"/>
          <w:position w:val="-6"/>
          <w:sz w:val="24"/>
          <w:szCs w:val="24"/>
        </w:rPr>
        <w:object>
          <v:shape id="_x0000_i1213" o:spt="75" type="#_x0000_t75" style="height:14.5pt;width:21pt;" o:ole="t" filled="f" o:preferrelative="t" stroked="f" coordsize="21600,21600">
            <v:path/>
            <v:fill on="f" focussize="0,0"/>
            <v:stroke on="f" joinstyle="miter"/>
            <v:imagedata r:id="rId314" o:title=""/>
            <o:lock v:ext="edit" aspectratio="t"/>
            <w10:wrap type="none"/>
            <w10:anchorlock/>
          </v:shape>
          <o:OLEObject Type="Embed" ProgID="Equation.DSMT4" ShapeID="_x0000_i1213" DrawAspect="Content" ObjectID="_1468075913" r:id="rId313">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214" o:spt="75" type="#_x0000_t75" style="height:13.5pt;width:21pt;" o:ole="t" filled="f" o:preferrelative="t" stroked="f" coordsize="21600,21600">
            <v:path/>
            <v:fill on="f" focussize="0,0"/>
            <v:stroke on="f" joinstyle="miter"/>
            <v:imagedata r:id="rId316" o:title=""/>
            <o:lock v:ext="edit" aspectratio="t"/>
            <w10:wrap type="none"/>
            <w10:anchorlock/>
          </v:shape>
          <o:OLEObject Type="Embed" ProgID="Equation.DSMT4" ShapeID="_x0000_i1214" DrawAspect="Content" ObjectID="_1468075914" r:id="rId315">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24"/>
          <w:sz w:val="24"/>
          <w:szCs w:val="24"/>
        </w:rPr>
        <w:object>
          <v:shape id="_x0000_i1215" o:spt="75" type="#_x0000_t75" style="height:31pt;width:78pt;" o:ole="t" filled="f" o:preferrelative="t" stroked="f" coordsize="21600,21600">
            <v:path/>
            <v:fill on="f" focussize="0,0"/>
            <v:stroke on="f" joinstyle="miter"/>
            <v:imagedata r:id="rId318" o:title=""/>
            <o:lock v:ext="edit" aspectratio="t"/>
            <w10:wrap type="none"/>
            <w10:anchorlock/>
          </v:shape>
          <o:OLEObject Type="Embed" ProgID="Equation.DSMT4" ShapeID="_x0000_i1215" DrawAspect="Content" ObjectID="_1468075915" r:id="rId317">
            <o:LockedField>false</o:LockedField>
          </o:OLEObject>
        </w:object>
      </w:r>
      <w:r>
        <w:rPr>
          <w:rFonts w:ascii="仿宋" w:hAnsi="仿宋" w:eastAsia="仿宋" w:cs="Times New Roman"/>
          <w:color w:val="000000" w:themeColor="text1"/>
          <w:sz w:val="24"/>
          <w:szCs w:val="24"/>
        </w:rPr>
        <w:t>．</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6"/>
          <w:sz w:val="24"/>
          <w:szCs w:val="24"/>
        </w:rPr>
        <w:object>
          <v:shape id="_x0000_i1216" o:spt="75" type="#_x0000_t75" style="height:14.5pt;width:37.5pt;" o:ole="t" filled="f" o:preferrelative="t" stroked="f" coordsize="21600,21600">
            <v:path/>
            <v:fill on="f" focussize="0,0"/>
            <v:stroke on="f" joinstyle="miter"/>
            <v:imagedata r:id="rId320" o:title=""/>
            <o:lock v:ext="edit" aspectratio="t"/>
            <w10:wrap type="none"/>
            <w10:anchorlock/>
          </v:shape>
          <o:OLEObject Type="Embed" ProgID="Equation.DSMT4" ShapeID="_x0000_i1216" DrawAspect="Content" ObjectID="_1468075916" r:id="rId319">
            <o:LockedField>false</o:LockedField>
          </o:OLEObject>
        </w:object>
      </w:r>
      <w:r>
        <w:rPr>
          <w:rFonts w:hint="eastAsia" w:ascii="仿宋" w:hAnsi="仿宋" w:eastAsia="仿宋" w:cs="Times New Roman"/>
          <w:color w:val="000000" w:themeColor="text1"/>
          <w:sz w:val="24"/>
          <w:szCs w:val="24"/>
        </w:rPr>
        <w:t>就是异面直线</w:t>
      </w:r>
      <w:r>
        <w:rPr>
          <w:rFonts w:ascii="仿宋" w:hAnsi="仿宋" w:eastAsia="仿宋" w:cs="Times New Roman"/>
          <w:color w:val="000000" w:themeColor="text1"/>
          <w:position w:val="-4"/>
          <w:sz w:val="24"/>
          <w:szCs w:val="24"/>
        </w:rPr>
        <w:object>
          <v:shape id="_x0000_i1217" o:spt="75" type="#_x0000_t75" style="height:13.5pt;width:21pt;" o:ole="t" filled="f" o:preferrelative="t" stroked="f" coordsize="21600,21600">
            <v:path/>
            <v:fill on="f" focussize="0,0"/>
            <v:stroke on="f" joinstyle="miter"/>
            <v:imagedata r:id="rId322" o:title=""/>
            <o:lock v:ext="edit" aspectratio="t"/>
            <w10:wrap type="none"/>
            <w10:anchorlock/>
          </v:shape>
          <o:OLEObject Type="Embed" ProgID="Equation.DSMT4" ShapeID="_x0000_i1217" DrawAspect="Content" ObjectID="_1468075917" r:id="rId321">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218" o:spt="75" type="#_x0000_t75" style="height:14.5pt;width:21pt;" o:ole="t" filled="f" o:preferrelative="t" stroked="f" coordsize="21600,21600">
            <v:path/>
            <v:fill on="f" focussize="0,0"/>
            <v:stroke on="f" joinstyle="miter"/>
            <v:imagedata r:id="rId324" o:title=""/>
            <o:lock v:ext="edit" aspectratio="t"/>
            <w10:wrap type="none"/>
            <w10:anchorlock/>
          </v:shape>
          <o:OLEObject Type="Embed" ProgID="Equation.DSMT4" ShapeID="_x0000_i1218" DrawAspect="Content" ObjectID="_1468075918" r:id="rId323">
            <o:LockedField>false</o:LockedField>
          </o:OLEObject>
        </w:object>
      </w:r>
      <w:r>
        <w:rPr>
          <w:rFonts w:hint="eastAsia" w:ascii="仿宋" w:hAnsi="仿宋" w:eastAsia="仿宋" w:cs="Times New Roman"/>
          <w:color w:val="000000" w:themeColor="text1"/>
          <w:sz w:val="24"/>
          <w:szCs w:val="24"/>
        </w:rPr>
        <w:t>所成的角或其补角</w:t>
      </w:r>
      <w:r>
        <w:rPr>
          <w:rFonts w:ascii="仿宋" w:hAnsi="仿宋" w:eastAsia="仿宋" w:cs="Times New Roman"/>
          <w:color w:val="000000" w:themeColor="text1"/>
          <w:sz w:val="24"/>
          <w:szCs w:val="24"/>
        </w:rPr>
        <w:t>．</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在△</w:t>
      </w:r>
      <w:r>
        <w:rPr>
          <w:rFonts w:ascii="仿宋" w:hAnsi="仿宋" w:eastAsia="仿宋" w:cs="Times New Roman"/>
          <w:color w:val="000000" w:themeColor="text1"/>
          <w:position w:val="-6"/>
          <w:sz w:val="24"/>
          <w:szCs w:val="24"/>
        </w:rPr>
        <w:object>
          <v:shape id="_x0000_i1219" o:spt="75" type="#_x0000_t75" style="height:14.5pt;width:31pt;" o:ole="t" filled="f" o:preferrelative="t" stroked="f" coordsize="21600,21600">
            <v:path/>
            <v:fill on="f" focussize="0,0"/>
            <v:stroke on="f" joinstyle="miter"/>
            <v:imagedata r:id="rId326" o:title=""/>
            <o:lock v:ext="edit" aspectratio="t"/>
            <w10:wrap type="none"/>
            <w10:anchorlock/>
          </v:shape>
          <o:OLEObject Type="Embed" ProgID="Equation.DSMT4" ShapeID="_x0000_i1219" DrawAspect="Content" ObjectID="_1468075919" r:id="rId325">
            <o:LockedField>false</o:LockedField>
          </o:OLEObject>
        </w:object>
      </w:r>
      <w:r>
        <w:rPr>
          <w:rFonts w:hint="eastAsia" w:ascii="仿宋" w:hAnsi="仿宋" w:eastAsia="仿宋" w:cs="Times New Roman"/>
          <w:color w:val="000000" w:themeColor="text1"/>
          <w:sz w:val="24"/>
          <w:szCs w:val="24"/>
        </w:rPr>
        <w:t>中，</w:t>
      </w:r>
      <w:r>
        <w:rPr>
          <w:rFonts w:ascii="仿宋" w:hAnsi="仿宋" w:eastAsia="仿宋" w:cs="Times New Roman"/>
          <w:color w:val="000000" w:themeColor="text1"/>
          <w:position w:val="-6"/>
          <w:sz w:val="24"/>
          <w:szCs w:val="24"/>
        </w:rPr>
        <w:object>
          <v:shape id="_x0000_i1220" o:spt="75" type="#_x0000_t75" style="height:14.5pt;width:66pt;" o:ole="t" filled="f" o:preferrelative="t" stroked="f" coordsize="21600,21600">
            <v:path/>
            <v:fill on="f" focussize="0,0"/>
            <v:stroke on="f" joinstyle="miter"/>
            <v:imagedata r:id="rId328" o:title=""/>
            <o:lock v:ext="edit" aspectratio="t"/>
            <w10:wrap type="none"/>
            <w10:anchorlock/>
          </v:shape>
          <o:OLEObject Type="Embed" ProgID="Equation.DSMT4" ShapeID="_x0000_i1220" DrawAspect="Content" ObjectID="_1468075920" r:id="rId327">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8"/>
          <w:sz w:val="24"/>
          <w:szCs w:val="24"/>
        </w:rPr>
        <w:object>
          <v:shape id="_x0000_i1221" o:spt="75" type="#_x0000_t75" style="height:18.5pt;width:46pt;" o:ole="t" filled="f" o:preferrelative="t" stroked="f" coordsize="21600,21600">
            <v:path/>
            <v:fill on="f" focussize="0,0"/>
            <v:stroke on="f" joinstyle="miter"/>
            <v:imagedata r:id="rId330" o:title=""/>
            <o:lock v:ext="edit" aspectratio="t"/>
            <w10:wrap type="none"/>
            <w10:anchorlock/>
          </v:shape>
          <o:OLEObject Type="Embed" ProgID="Equation.DSMT4" ShapeID="_x0000_i1221" DrawAspect="Content" ObjectID="_1468075921" r:id="rId329">
            <o:LockedField>false</o:LockedField>
          </o:OLEObject>
        </w:object>
      </w:r>
      <w:r>
        <w:rPr>
          <w:rFonts w:hint="eastAsia" w:ascii="仿宋" w:hAnsi="仿宋" w:eastAsia="仿宋" w:cs="Times New Roman"/>
          <w:color w:val="000000" w:themeColor="text1"/>
          <w:sz w:val="24"/>
          <w:szCs w:val="24"/>
        </w:rPr>
        <w:t>，由余弦定理可知，</w:t>
      </w:r>
      <w:r>
        <w:rPr>
          <w:rFonts w:ascii="仿宋" w:hAnsi="仿宋" w:eastAsia="仿宋" w:cs="Times New Roman"/>
          <w:color w:val="000000" w:themeColor="text1"/>
          <w:position w:val="-24"/>
          <w:sz w:val="24"/>
          <w:szCs w:val="24"/>
        </w:rPr>
        <w:object>
          <v:shape id="_x0000_i1222" o:spt="75" type="#_x0000_t75" style="height:31pt;width:85.5pt;" o:ole="t" filled="f" o:preferrelative="t" stroked="f" coordsize="21600,21600">
            <v:path/>
            <v:fill on="f" focussize="0,0"/>
            <v:stroke on="f" joinstyle="miter"/>
            <v:imagedata r:id="rId332" o:title=""/>
            <o:lock v:ext="edit" aspectratio="t"/>
            <w10:wrap type="none"/>
            <w10:anchorlock/>
          </v:shape>
          <o:OLEObject Type="Embed" ProgID="Equation.DSMT4" ShapeID="_x0000_i1222" DrawAspect="Content" ObjectID="_1468075922" r:id="rId331">
            <o:LockedField>false</o:LockedField>
          </o:OLEObject>
        </w:object>
      </w:r>
      <w:r>
        <w:rPr>
          <w:rFonts w:hint="eastAsia" w:ascii="仿宋" w:hAnsi="仿宋" w:eastAsia="仿宋" w:cs="Times New Roman"/>
          <w:color w:val="000000" w:themeColor="text1"/>
          <w:sz w:val="24"/>
          <w:szCs w:val="24"/>
        </w:rPr>
        <w:t>，得</w:t>
      </w:r>
      <w:r>
        <w:rPr>
          <w:rFonts w:ascii="仿宋" w:hAnsi="仿宋" w:eastAsia="仿宋" w:cs="Times New Roman"/>
          <w:color w:val="000000" w:themeColor="text1"/>
          <w:position w:val="-6"/>
          <w:sz w:val="24"/>
          <w:szCs w:val="24"/>
        </w:rPr>
        <w:object>
          <v:shape id="_x0000_i1223" o:spt="75" type="#_x0000_t75" style="height:14.5pt;width:73.5pt;" o:ole="t" filled="f" o:preferrelative="t" stroked="f" coordsize="21600,21600">
            <v:path/>
            <v:fill on="f" focussize="0,0"/>
            <v:stroke on="f" joinstyle="miter"/>
            <v:imagedata r:id="rId334" o:title=""/>
            <o:lock v:ext="edit" aspectratio="t"/>
            <w10:wrap type="none"/>
            <w10:anchorlock/>
          </v:shape>
          <o:OLEObject Type="Embed" ProgID="Equation.DSMT4" ShapeID="_x0000_i1223" DrawAspect="Content" ObjectID="_1468075923" r:id="rId333">
            <o:LockedField>false</o:LockedField>
          </o:OLEObject>
        </w:object>
      </w:r>
      <w:r>
        <w:rPr>
          <w:rFonts w:ascii="仿宋" w:hAnsi="仿宋" w:eastAsia="仿宋" w:cs="Times New Roman"/>
          <w:color w:val="000000" w:themeColor="text1"/>
          <w:sz w:val="24"/>
          <w:szCs w:val="24"/>
        </w:rPr>
        <w:t>．</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hint="eastAsia" w:ascii="仿宋" w:hAnsi="仿宋" w:eastAsia="仿宋" w:cs="Times New Roman"/>
          <w:color w:val="000000" w:themeColor="text1"/>
          <w:sz w:val="24"/>
          <w:szCs w:val="24"/>
        </w:rPr>
        <w:t>由于</w:t>
      </w:r>
      <w:r>
        <w:rPr>
          <w:rFonts w:ascii="仿宋" w:hAnsi="仿宋" w:eastAsia="仿宋" w:cs="Times New Roman"/>
          <w:color w:val="000000" w:themeColor="text1"/>
          <w:position w:val="-6"/>
          <w:sz w:val="24"/>
          <w:szCs w:val="24"/>
        </w:rPr>
        <w:object>
          <v:shape id="_x0000_i1224" o:spt="75" type="#_x0000_t75" style="height:14.5pt;width:38.5pt;" o:ole="t" filled="f" o:preferrelative="t" stroked="f" coordsize="21600,21600">
            <v:path/>
            <v:fill on="f" focussize="0,0"/>
            <v:stroke on="f" joinstyle="miter"/>
            <v:imagedata r:id="rId336" o:title=""/>
            <o:lock v:ext="edit" aspectratio="t"/>
            <w10:wrap type="none"/>
            <w10:anchorlock/>
          </v:shape>
          <o:OLEObject Type="Embed" ProgID="Equation.DSMT4" ShapeID="_x0000_i1224" DrawAspect="Content" ObjectID="_1468075924" r:id="rId335">
            <o:LockedField>false</o:LockedField>
          </o:OLEObject>
        </w:object>
      </w:r>
      <w:r>
        <w:rPr>
          <w:rFonts w:hint="eastAsia" w:ascii="仿宋" w:hAnsi="仿宋" w:eastAsia="仿宋" w:cs="Times New Roman"/>
          <w:color w:val="000000" w:themeColor="text1"/>
          <w:sz w:val="24"/>
          <w:szCs w:val="24"/>
        </w:rPr>
        <w:t>为钝角，所以</w:t>
      </w:r>
      <w:r>
        <w:rPr>
          <w:rFonts w:ascii="仿宋" w:hAnsi="仿宋" w:eastAsia="仿宋" w:cs="Times New Roman"/>
          <w:color w:val="000000" w:themeColor="text1"/>
          <w:position w:val="-6"/>
          <w:sz w:val="24"/>
          <w:szCs w:val="24"/>
        </w:rPr>
        <w:object>
          <v:shape id="_x0000_i1225" o:spt="75" type="#_x0000_t75" style="height:14.5pt;width:38.5pt;" o:ole="t" filled="f" o:preferrelative="t" stroked="f" coordsize="21600,21600">
            <v:path/>
            <v:fill on="f" focussize="0,0"/>
            <v:stroke on="f" joinstyle="miter"/>
            <v:imagedata r:id="rId336" o:title=""/>
            <o:lock v:ext="edit" aspectratio="t"/>
            <w10:wrap type="none"/>
            <w10:anchorlock/>
          </v:shape>
          <o:OLEObject Type="Embed" ProgID="Equation.DSMT4" ShapeID="_x0000_i1225" DrawAspect="Content" ObjectID="_1468075925" r:id="rId337">
            <o:LockedField>false</o:LockedField>
          </o:OLEObject>
        </w:object>
      </w:r>
      <w:r>
        <w:rPr>
          <w:rFonts w:hint="eastAsia" w:ascii="仿宋" w:hAnsi="仿宋" w:eastAsia="仿宋" w:cs="Times New Roman"/>
          <w:color w:val="000000" w:themeColor="text1"/>
          <w:sz w:val="24"/>
          <w:szCs w:val="24"/>
        </w:rPr>
        <w:t>是异面直线</w:t>
      </w:r>
      <w:r>
        <w:rPr>
          <w:rFonts w:ascii="仿宋" w:hAnsi="仿宋" w:eastAsia="仿宋" w:cs="Times New Roman"/>
          <w:color w:val="000000" w:themeColor="text1"/>
          <w:position w:val="-4"/>
          <w:sz w:val="24"/>
          <w:szCs w:val="24"/>
        </w:rPr>
        <w:object>
          <v:shape id="_x0000_i1226" o:spt="75" type="#_x0000_t75" style="height:11.5pt;width:21pt;" o:ole="t" filled="f" o:preferrelative="t" stroked="f" coordsize="21600,21600">
            <v:path/>
            <v:fill on="f" focussize="0,0"/>
            <v:stroke on="f" joinstyle="miter"/>
            <v:imagedata r:id="rId322" o:title=""/>
            <o:lock v:ext="edit" aspectratio="t"/>
            <w10:wrap type="none"/>
            <w10:anchorlock/>
          </v:shape>
          <o:OLEObject Type="Embed" ProgID="Equation.DSMT4" ShapeID="_x0000_i1226" DrawAspect="Content" ObjectID="_1468075926" r:id="rId338">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227" o:spt="75" type="#_x0000_t75" style="height:14.5pt;width:21pt;" o:ole="t" filled="f" o:preferrelative="t" stroked="f" coordsize="21600,21600">
            <v:path/>
            <v:fill on="f" focussize="0,0"/>
            <v:stroke on="f" joinstyle="miter"/>
            <v:imagedata r:id="rId324" o:title=""/>
            <o:lock v:ext="edit" aspectratio="t"/>
            <w10:wrap type="none"/>
            <w10:anchorlock/>
          </v:shape>
          <o:OLEObject Type="Embed" ProgID="Equation.DSMT4" ShapeID="_x0000_i1227" DrawAspect="Content" ObjectID="_1468075927" r:id="rId339">
            <o:LockedField>false</o:LockedField>
          </o:OLEObject>
        </w:object>
      </w:r>
      <w:r>
        <w:rPr>
          <w:rFonts w:hint="eastAsia" w:ascii="仿宋" w:hAnsi="仿宋" w:eastAsia="仿宋" w:cs="Times New Roman"/>
          <w:color w:val="000000" w:themeColor="text1"/>
          <w:sz w:val="24"/>
          <w:szCs w:val="24"/>
        </w:rPr>
        <w:t>所成角的补角</w:t>
      </w:r>
      <w:r>
        <w:rPr>
          <w:rFonts w:ascii="仿宋" w:hAnsi="仿宋" w:eastAsia="仿宋" w:cs="Times New Roman"/>
          <w:color w:val="000000" w:themeColor="text1"/>
          <w:sz w:val="24"/>
          <w:szCs w:val="24"/>
        </w:rPr>
        <w:t>．</w:t>
      </w:r>
    </w:p>
    <w:p>
      <w:pPr>
        <w:spacing w:line="312" w:lineRule="auto"/>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所以，异面直线</w:t>
      </w:r>
      <w:r>
        <w:rPr>
          <w:rFonts w:ascii="仿宋" w:hAnsi="仿宋" w:eastAsia="仿宋" w:cs="Times New Roman"/>
          <w:color w:val="000000" w:themeColor="text1"/>
          <w:position w:val="-4"/>
          <w:sz w:val="24"/>
          <w:szCs w:val="24"/>
        </w:rPr>
        <w:object>
          <v:shape id="_x0000_i1228" o:spt="75" type="#_x0000_t75" style="height:13.5pt;width:21pt;" o:ole="t" filled="f" o:preferrelative="t" stroked="f" coordsize="21600,21600">
            <v:path/>
            <v:fill on="f" focussize="0,0"/>
            <v:stroke on="f" joinstyle="miter"/>
            <v:imagedata r:id="rId341" o:title=""/>
            <o:lock v:ext="edit" aspectratio="t"/>
            <w10:wrap type="none"/>
            <w10:anchorlock/>
          </v:shape>
          <o:OLEObject Type="Embed" ProgID="Equation.DSMT4" ShapeID="_x0000_i1228" DrawAspect="Content" ObjectID="_1468075928" r:id="rId340">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229" o:spt="75" type="#_x0000_t75" style="height:14.5pt;width:21pt;" o:ole="t" filled="f" o:preferrelative="t" stroked="f" coordsize="21600,21600">
            <v:path/>
            <v:fill on="f" focussize="0,0"/>
            <v:stroke on="f" joinstyle="miter"/>
            <v:imagedata r:id="rId343" o:title=""/>
            <o:lock v:ext="edit" aspectratio="t"/>
            <w10:wrap type="none"/>
            <w10:anchorlock/>
          </v:shape>
          <o:OLEObject Type="Embed" ProgID="Equation.DSMT4" ShapeID="_x0000_i1229" DrawAspect="Content" ObjectID="_1468075929" r:id="rId342">
            <o:LockedField>false</o:LockedField>
          </o:OLEObject>
        </w:object>
      </w:r>
      <w:r>
        <w:rPr>
          <w:rFonts w:hint="eastAsia" w:ascii="仿宋" w:hAnsi="仿宋" w:eastAsia="仿宋" w:cs="Times New Roman"/>
          <w:color w:val="000000" w:themeColor="text1"/>
          <w:sz w:val="24"/>
          <w:szCs w:val="24"/>
        </w:rPr>
        <w:t>所成的角的大小为</w:t>
      </w:r>
      <w:r>
        <w:rPr>
          <w:rFonts w:ascii="仿宋" w:hAnsi="仿宋" w:eastAsia="仿宋" w:cs="Times New Roman"/>
          <w:color w:val="000000" w:themeColor="text1"/>
          <w:position w:val="-6"/>
          <w:sz w:val="24"/>
          <w:szCs w:val="24"/>
        </w:rPr>
        <w:object>
          <v:shape id="_x0000_i1230" o:spt="75" type="#_x0000_t75" style="height:14.5pt;width:21pt;" o:ole="t" filled="f" o:preferrelative="t" stroked="f" coordsize="21600,21600">
            <v:path/>
            <v:fill on="f" focussize="0,0"/>
            <v:stroke on="f" joinstyle="miter"/>
            <v:imagedata r:id="rId227" o:title=""/>
            <o:lock v:ext="edit" aspectratio="t"/>
            <w10:wrap type="none"/>
            <w10:anchorlock/>
          </v:shape>
          <o:OLEObject Type="Embed" ProgID="Equation.DSMT4" ShapeID="_x0000_i1230" DrawAspect="Content" ObjectID="_1468075930" r:id="rId344">
            <o:LockedField>false</o:LockedField>
          </o:OLEObject>
        </w:objec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设计意图</w:t>
      </w:r>
      <w:r>
        <w:rPr>
          <w:rFonts w:ascii="仿宋" w:hAnsi="仿宋" w:eastAsia="仿宋" w:cs="Times New Roman"/>
          <w:color w:val="000000" w:themeColor="text1"/>
          <w:sz w:val="24"/>
          <w:szCs w:val="24"/>
        </w:rPr>
        <w:t xml:space="preserve">] </w:t>
      </w:r>
      <w:r>
        <w:rPr>
          <w:rFonts w:hint="eastAsia" w:ascii="仿宋" w:hAnsi="仿宋" w:eastAsia="仿宋" w:cs="Times New Roman"/>
          <w:color w:val="000000" w:themeColor="text1"/>
          <w:sz w:val="24"/>
          <w:szCs w:val="24"/>
        </w:rPr>
        <w:t>求异面直线所成角的一般步骤为：一作、二证、三求．在空间中选择点要灵活，经常选择“端点、中点、等分点”．通过两道例题引导学生体会到利用平移法找到异面直线所成的角是解决问题的关键所在，并规范书写格式，培养学生空间想象和逻辑推理的能力．</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环节</w:t>
      </w:r>
      <w:r>
        <w:rPr>
          <w:rFonts w:ascii="仿宋" w:hAnsi="仿宋" w:eastAsia="仿宋" w:cs="Times New Roman"/>
          <w:color w:val="000000" w:themeColor="text1"/>
          <w:sz w:val="24"/>
          <w:szCs w:val="24"/>
        </w:rPr>
        <w:t>四）课堂练习 迁移</w:t>
      </w:r>
      <w:r>
        <w:rPr>
          <w:rFonts w:hint="eastAsia" w:ascii="仿宋" w:hAnsi="仿宋" w:eastAsia="仿宋" w:cs="Times New Roman"/>
          <w:color w:val="000000" w:themeColor="text1"/>
          <w:sz w:val="24"/>
          <w:szCs w:val="24"/>
        </w:rPr>
        <w:t>深化</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课堂练习：</w:t>
      </w:r>
    </w:p>
    <w:p>
      <w:pPr>
        <w:spacing w:line="312" w:lineRule="auto"/>
        <w:ind w:firstLine="420" w:firstLineChars="200"/>
        <w:rPr>
          <w:rFonts w:ascii="仿宋" w:hAnsi="仿宋" w:eastAsia="仿宋" w:cs="Times New Roman"/>
          <w:color w:val="000000" w:themeColor="text1"/>
          <w:sz w:val="24"/>
          <w:szCs w:val="28"/>
        </w:rPr>
      </w:pPr>
      <w:r>
        <w:rPr>
          <w:rFonts w:ascii="仿宋" w:hAnsi="仿宋" w:eastAsia="仿宋" w:cs="Times New Roman"/>
          <w:color w:val="000000" w:themeColor="text1"/>
        </w:rPr>
        <w:drawing>
          <wp:anchor distT="0" distB="0" distL="114300" distR="114300" simplePos="0" relativeHeight="251660288" behindDoc="0" locked="0" layoutInCell="1" allowOverlap="1">
            <wp:simplePos x="0" y="0"/>
            <wp:positionH relativeFrom="margin">
              <wp:posOffset>4133850</wp:posOffset>
            </wp:positionH>
            <wp:positionV relativeFrom="paragraph">
              <wp:posOffset>85090</wp:posOffset>
            </wp:positionV>
            <wp:extent cx="1275715" cy="1280160"/>
            <wp:effectExtent l="0" t="0" r="0" b="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45" cstate="print">
                      <a:extLst>
                        <a:ext uri="{28A0092B-C50C-407E-A947-70E740481C1C}">
                          <a14:useLocalDpi xmlns:a14="http://schemas.microsoft.com/office/drawing/2010/main" val="0"/>
                        </a:ext>
                      </a:extLst>
                    </a:blip>
                    <a:srcRect b="13772"/>
                    <a:stretch>
                      <a:fillRect/>
                    </a:stretch>
                  </pic:blipFill>
                  <pic:spPr>
                    <a:xfrm>
                      <a:off x="0" y="0"/>
                      <a:ext cx="1275715" cy="1280160"/>
                    </a:xfrm>
                    <a:prstGeom prst="rect">
                      <a:avLst/>
                    </a:prstGeom>
                    <a:ln>
                      <a:noFill/>
                    </a:ln>
                  </pic:spPr>
                </pic:pic>
              </a:graphicData>
            </a:graphic>
          </wp:anchor>
        </w:drawing>
      </w:r>
      <w:r>
        <w:rPr>
          <w:rFonts w:ascii="仿宋" w:hAnsi="仿宋" w:eastAsia="仿宋" w:cs="Times New Roman"/>
          <w:color w:val="000000" w:themeColor="text1"/>
          <w:sz w:val="24"/>
          <w:szCs w:val="28"/>
        </w:rPr>
        <w:t>1</w:t>
      </w:r>
      <w:r>
        <w:rPr>
          <w:rFonts w:hint="eastAsia" w:ascii="仿宋" w:hAnsi="仿宋" w:eastAsia="仿宋" w:cs="Times New Roman"/>
          <w:color w:val="000000" w:themeColor="text1"/>
          <w:sz w:val="24"/>
          <w:szCs w:val="28"/>
        </w:rPr>
        <w:t>．</w:t>
      </w:r>
      <w:r>
        <w:rPr>
          <w:rFonts w:ascii="仿宋" w:hAnsi="仿宋" w:eastAsia="仿宋" w:cs="Times New Roman"/>
          <w:color w:val="000000" w:themeColor="text1"/>
          <w:sz w:val="24"/>
          <w:szCs w:val="28"/>
        </w:rPr>
        <w:t>在长方体</w:t>
      </w:r>
      <w:r>
        <w:rPr>
          <w:rFonts w:ascii="仿宋" w:hAnsi="仿宋" w:eastAsia="仿宋" w:cs="Times New Roman"/>
          <w:color w:val="000000" w:themeColor="text1"/>
          <w:position w:val="-12"/>
          <w:sz w:val="24"/>
          <w:szCs w:val="28"/>
        </w:rPr>
        <w:object>
          <v:shape id="_x0000_i1231" o:spt="75" type="#_x0000_t75" style="height:18.5pt;width:89.5pt;" o:ole="t" filled="f" o:preferrelative="t" stroked="f" coordsize="21600,21600">
            <v:path/>
            <v:fill on="f" focussize="0,0"/>
            <v:stroke on="f" joinstyle="miter"/>
            <v:imagedata r:id="rId347" o:title=""/>
            <o:lock v:ext="edit" aspectratio="t"/>
            <w10:wrap type="none"/>
            <w10:anchorlock/>
          </v:shape>
          <o:OLEObject Type="Embed" ProgID="Equation.DSMT4" ShapeID="_x0000_i1231" DrawAspect="Content" ObjectID="_1468075931" r:id="rId346">
            <o:LockedField>false</o:LockedField>
          </o:OLEObject>
        </w:object>
      </w:r>
      <w:r>
        <w:rPr>
          <w:rFonts w:ascii="仿宋" w:hAnsi="仿宋" w:eastAsia="仿宋" w:cs="Times New Roman"/>
          <w:color w:val="000000" w:themeColor="text1"/>
          <w:sz w:val="24"/>
          <w:szCs w:val="28"/>
        </w:rPr>
        <w:t>中，与棱</w:t>
      </w:r>
      <w:r>
        <w:rPr>
          <w:rFonts w:ascii="仿宋" w:hAnsi="仿宋" w:eastAsia="仿宋" w:cs="Times New Roman"/>
          <w:color w:val="000000" w:themeColor="text1"/>
          <w:position w:val="-12"/>
          <w:sz w:val="24"/>
          <w:szCs w:val="28"/>
        </w:rPr>
        <w:object>
          <v:shape id="_x0000_i1232" o:spt="75" type="#_x0000_t75" style="height:18.5pt;width:21pt;" o:ole="t" filled="f" o:preferrelative="t" stroked="f" coordsize="21600,21600">
            <v:path/>
            <v:fill on="f" focussize="0,0"/>
            <v:stroke on="f" joinstyle="miter"/>
            <v:imagedata r:id="rId349" o:title=""/>
            <o:lock v:ext="edit" aspectratio="t"/>
            <w10:wrap type="none"/>
            <w10:anchorlock/>
          </v:shape>
          <o:OLEObject Type="Embed" ProgID="Equation.DSMT4" ShapeID="_x0000_i1232" DrawAspect="Content" ObjectID="_1468075932" r:id="rId348">
            <o:LockedField>false</o:LockedField>
          </o:OLEObject>
        </w:object>
      </w:r>
      <w:r>
        <w:rPr>
          <w:rFonts w:ascii="仿宋" w:hAnsi="仿宋" w:eastAsia="仿宋" w:cs="Times New Roman"/>
          <w:color w:val="000000" w:themeColor="text1"/>
          <w:sz w:val="24"/>
          <w:szCs w:val="28"/>
        </w:rPr>
        <w:t>所在直线异面且垂直的棱有几条？</w:t>
      </w:r>
    </w:p>
    <w:p>
      <w:pPr>
        <w:spacing w:line="312" w:lineRule="auto"/>
        <w:ind w:firstLine="480" w:firstLineChars="200"/>
        <w:rPr>
          <w:rFonts w:ascii="仿宋" w:hAnsi="仿宋" w:eastAsia="仿宋" w:cs="Times New Roman"/>
          <w:color w:val="000000" w:themeColor="text1"/>
          <w:sz w:val="24"/>
          <w:szCs w:val="28"/>
        </w:rPr>
      </w:pPr>
      <w:r>
        <w:rPr>
          <w:rFonts w:ascii="仿宋" w:hAnsi="仿宋" w:eastAsia="仿宋" w:cs="Times New Roman"/>
          <w:color w:val="000000" w:themeColor="text1"/>
          <w:sz w:val="24"/>
          <w:szCs w:val="28"/>
        </w:rPr>
        <w:t>2</w:t>
      </w:r>
      <w:r>
        <w:rPr>
          <w:rFonts w:hint="eastAsia" w:ascii="仿宋" w:hAnsi="仿宋" w:eastAsia="仿宋" w:cs="Times New Roman"/>
          <w:color w:val="000000" w:themeColor="text1"/>
          <w:sz w:val="24"/>
          <w:szCs w:val="28"/>
        </w:rPr>
        <w:t>．</w:t>
      </w:r>
      <w:r>
        <w:rPr>
          <w:rFonts w:ascii="仿宋" w:hAnsi="仿宋" w:eastAsia="仿宋" w:cs="Times New Roman"/>
          <w:color w:val="000000" w:themeColor="text1"/>
          <w:sz w:val="24"/>
          <w:szCs w:val="28"/>
        </w:rPr>
        <w:t>在如图所示的正方体</w:t>
      </w:r>
      <w:r>
        <w:rPr>
          <w:rFonts w:ascii="仿宋" w:hAnsi="仿宋" w:eastAsia="仿宋" w:cs="Times New Roman"/>
          <w:color w:val="000000" w:themeColor="text1"/>
          <w:position w:val="-12"/>
          <w:sz w:val="24"/>
          <w:szCs w:val="28"/>
        </w:rPr>
        <w:object>
          <v:shape id="_x0000_i1233" o:spt="75" type="#_x0000_t75" style="height:18.5pt;width:89.5pt;" o:ole="t" filled="f" o:preferrelative="t" stroked="f" coordsize="21600,21600">
            <v:path/>
            <v:fill on="f" focussize="0,0"/>
            <v:stroke on="f" joinstyle="miter"/>
            <v:imagedata r:id="rId351" o:title=""/>
            <o:lock v:ext="edit" aspectratio="t"/>
            <w10:wrap type="none"/>
            <w10:anchorlock/>
          </v:shape>
          <o:OLEObject Type="Embed" ProgID="Equation.DSMT4" ShapeID="_x0000_i1233" DrawAspect="Content" ObjectID="_1468075933" r:id="rId350">
            <o:LockedField>false</o:LockedField>
          </o:OLEObject>
        </w:object>
      </w:r>
      <w:r>
        <w:rPr>
          <w:rFonts w:ascii="仿宋" w:hAnsi="仿宋" w:eastAsia="仿宋" w:cs="Times New Roman"/>
          <w:color w:val="000000" w:themeColor="text1"/>
          <w:sz w:val="24"/>
          <w:szCs w:val="28"/>
        </w:rPr>
        <w:t>中，设</w:t>
      </w:r>
      <w:r>
        <w:rPr>
          <w:rFonts w:ascii="仿宋" w:hAnsi="仿宋" w:eastAsia="仿宋" w:cs="Times New Roman"/>
          <w:color w:val="000000" w:themeColor="text1"/>
          <w:position w:val="-10"/>
          <w:sz w:val="24"/>
          <w:szCs w:val="28"/>
        </w:rPr>
        <w:object>
          <v:shape id="_x0000_i1234" o:spt="75" type="#_x0000_t75" style="height:16.5pt;width:31pt;" o:ole="t" filled="f" o:preferrelative="t" stroked="f" coordsize="21600,21600">
            <v:path/>
            <v:fill on="f" focussize="0,0"/>
            <v:stroke on="f" joinstyle="miter"/>
            <v:imagedata r:id="rId353" o:title=""/>
            <o:lock v:ext="edit" aspectratio="t"/>
            <w10:wrap type="none"/>
            <w10:anchorlock/>
          </v:shape>
          <o:OLEObject Type="Embed" ProgID="Equation.DSMT4" ShapeID="_x0000_i1234" DrawAspect="Content" ObjectID="_1468075934" r:id="rId352">
            <o:LockedField>false</o:LockedField>
          </o:OLEObject>
        </w:object>
      </w:r>
      <w:r>
        <w:rPr>
          <w:rFonts w:ascii="仿宋" w:hAnsi="仿宋" w:eastAsia="仿宋" w:cs="Times New Roman"/>
          <w:color w:val="000000" w:themeColor="text1"/>
          <w:sz w:val="24"/>
          <w:szCs w:val="28"/>
        </w:rPr>
        <w:t>分别是棱</w:t>
      </w:r>
      <w:r>
        <w:rPr>
          <w:rFonts w:ascii="仿宋" w:hAnsi="仿宋" w:eastAsia="仿宋" w:cs="Times New Roman"/>
          <w:color w:val="000000" w:themeColor="text1"/>
          <w:position w:val="-12"/>
          <w:sz w:val="24"/>
          <w:szCs w:val="28"/>
        </w:rPr>
        <w:object>
          <v:shape id="_x0000_i1235" o:spt="75" type="#_x0000_t75" style="height:18.5pt;width:21pt;" o:ole="t" filled="f" o:preferrelative="t" stroked="f" coordsize="21600,21600">
            <v:path/>
            <v:fill on="f" focussize="0,0"/>
            <v:stroke on="f" joinstyle="miter"/>
            <v:imagedata r:id="rId355" o:title=""/>
            <o:lock v:ext="edit" aspectratio="t"/>
            <w10:wrap type="none"/>
            <w10:anchorlock/>
          </v:shape>
          <o:OLEObject Type="Embed" ProgID="Equation.DSMT4" ShapeID="_x0000_i1235" DrawAspect="Content" ObjectID="_1468075935" r:id="rId354">
            <o:LockedField>false</o:LockedField>
          </o:OLEObject>
        </w:object>
      </w:r>
      <w:r>
        <w:rPr>
          <w:rFonts w:ascii="仿宋" w:hAnsi="仿宋" w:eastAsia="仿宋" w:cs="Times New Roman"/>
          <w:color w:val="000000" w:themeColor="text1"/>
          <w:position w:val="-12"/>
          <w:sz w:val="24"/>
          <w:szCs w:val="28"/>
        </w:rPr>
        <w:object>
          <v:shape id="_x0000_i1236" o:spt="75" type="#_x0000_t75" style="height:18.5pt;width:34pt;" o:ole="t" filled="f" o:preferrelative="t" stroked="f" coordsize="21600,21600">
            <v:path/>
            <v:fill on="f" focussize="0,0"/>
            <v:stroke on="f" joinstyle="miter"/>
            <v:imagedata r:id="rId357" o:title=""/>
            <o:lock v:ext="edit" aspectratio="t"/>
            <w10:wrap type="none"/>
            <w10:anchorlock/>
          </v:shape>
          <o:OLEObject Type="Embed" ProgID="Equation.DSMT4" ShapeID="_x0000_i1236" DrawAspect="Content" ObjectID="_1468075936" r:id="rId356">
            <o:LockedField>false</o:LockedField>
          </o:OLEObject>
        </w:object>
      </w:r>
      <w:r>
        <w:rPr>
          <w:rFonts w:ascii="仿宋" w:hAnsi="仿宋" w:eastAsia="仿宋" w:cs="Times New Roman"/>
          <w:color w:val="000000" w:themeColor="text1"/>
          <w:sz w:val="24"/>
          <w:szCs w:val="28"/>
        </w:rPr>
        <w:t>的中点. 请画出异面直线</w:t>
      </w:r>
      <w:r>
        <w:rPr>
          <w:rFonts w:ascii="仿宋" w:hAnsi="仿宋" w:eastAsia="仿宋" w:cs="Times New Roman"/>
          <w:color w:val="000000" w:themeColor="text1"/>
          <w:position w:val="-12"/>
          <w:sz w:val="24"/>
          <w:szCs w:val="28"/>
        </w:rPr>
        <w:object>
          <v:shape id="_x0000_i1237" o:spt="75" type="#_x0000_t75" style="height:18.5pt;width:22pt;" o:ole="t" filled="f" o:preferrelative="t" stroked="f" coordsize="21600,21600">
            <v:path/>
            <v:fill on="f" focussize="0,0"/>
            <v:stroke on="f" joinstyle="miter"/>
            <v:imagedata r:id="rId359" o:title=""/>
            <o:lock v:ext="edit" aspectratio="t"/>
            <w10:wrap type="none"/>
            <w10:anchorlock/>
          </v:shape>
          <o:OLEObject Type="Embed" ProgID="Equation.DSMT4" ShapeID="_x0000_i1237" DrawAspect="Content" ObjectID="_1468075937" r:id="rId358">
            <o:LockedField>false</o:LockedField>
          </o:OLEObject>
        </w:object>
      </w:r>
      <w:r>
        <w:rPr>
          <w:rFonts w:ascii="仿宋" w:hAnsi="仿宋" w:eastAsia="仿宋" w:cs="Times New Roman"/>
          <w:color w:val="000000" w:themeColor="text1"/>
          <w:sz w:val="24"/>
          <w:szCs w:val="28"/>
        </w:rPr>
        <w:t>与</w:t>
      </w:r>
      <w:r>
        <w:rPr>
          <w:rFonts w:ascii="仿宋" w:hAnsi="仿宋" w:eastAsia="仿宋" w:cs="Times New Roman"/>
          <w:color w:val="000000" w:themeColor="text1"/>
          <w:position w:val="-10"/>
          <w:sz w:val="24"/>
          <w:szCs w:val="28"/>
        </w:rPr>
        <w:object>
          <v:shape id="_x0000_i1238" o:spt="75" type="#_x0000_t75" style="height:16.5pt;width:19.5pt;" o:ole="t" filled="f" o:preferrelative="t" stroked="f" coordsize="21600,21600">
            <v:path/>
            <v:fill on="f" focussize="0,0"/>
            <v:stroke on="f" joinstyle="miter"/>
            <v:imagedata r:id="rId361" o:title=""/>
            <o:lock v:ext="edit" aspectratio="t"/>
            <w10:wrap type="none"/>
            <w10:anchorlock/>
          </v:shape>
          <o:OLEObject Type="Embed" ProgID="Equation.DSMT4" ShapeID="_x0000_i1238" DrawAspect="Content" ObjectID="_1468075938" r:id="rId360">
            <o:LockedField>false</o:LockedField>
          </o:OLEObject>
        </w:object>
      </w:r>
      <w:r>
        <w:rPr>
          <w:rFonts w:ascii="仿宋" w:hAnsi="仿宋" w:eastAsia="仿宋" w:cs="Times New Roman"/>
          <w:color w:val="000000" w:themeColor="text1"/>
          <w:sz w:val="24"/>
          <w:szCs w:val="28"/>
        </w:rPr>
        <w:t>所成的角</w:t>
      </w:r>
      <w:r>
        <w:rPr>
          <w:rFonts w:hint="eastAsia" w:ascii="仿宋" w:hAnsi="仿宋" w:eastAsia="仿宋" w:cs="Times New Roman"/>
          <w:color w:val="000000" w:themeColor="text1"/>
          <w:sz w:val="24"/>
          <w:szCs w:val="28"/>
        </w:rPr>
        <w:t>．</w:t>
      </w:r>
      <w:r>
        <w:rPr>
          <w:rFonts w:ascii="仿宋" w:hAnsi="仿宋" w:eastAsia="仿宋" w:cs="Times New Roman"/>
          <w:color w:val="000000" w:themeColor="text1"/>
        </w:rPr>
        <w:t xml:space="preserve">                                                               </w:t>
      </w:r>
      <w:r>
        <w:rPr>
          <w:rFonts w:hint="eastAsia" w:ascii="仿宋" w:hAnsi="仿宋" w:eastAsia="仿宋" w:cs="Times New Roman"/>
          <w:color w:val="000000" w:themeColor="text1"/>
          <w:sz w:val="24"/>
          <w:szCs w:val="24"/>
        </w:rPr>
        <w:t>（第2题）</w:t>
      </w:r>
    </w:p>
    <w:p>
      <w:pPr>
        <w:spacing w:line="312" w:lineRule="auto"/>
        <w:ind w:firstLine="420" w:firstLineChars="200"/>
        <w:rPr>
          <w:rFonts w:ascii="仿宋" w:hAnsi="仿宋" w:eastAsia="仿宋" w:cs="Times New Roman"/>
          <w:color w:val="000000" w:themeColor="text1"/>
          <w:sz w:val="24"/>
          <w:szCs w:val="24"/>
        </w:rPr>
      </w:pPr>
      <w:r>
        <w:rPr>
          <w:rFonts w:ascii="仿宋" w:hAnsi="仿宋" w:eastAsia="仿宋" w:cs="Times New Roman"/>
          <w:color w:val="000000" w:themeColor="text1"/>
        </w:rPr>
        <w:drawing>
          <wp:anchor distT="0" distB="0" distL="114300" distR="114300" simplePos="0" relativeHeight="251667456" behindDoc="0" locked="0" layoutInCell="1" allowOverlap="1">
            <wp:simplePos x="0" y="0"/>
            <wp:positionH relativeFrom="margin">
              <wp:posOffset>2362200</wp:posOffset>
            </wp:positionH>
            <wp:positionV relativeFrom="paragraph">
              <wp:posOffset>154305</wp:posOffset>
            </wp:positionV>
            <wp:extent cx="1011555" cy="101536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62" cstate="print">
                      <a:extLst>
                        <a:ext uri="{28A0092B-C50C-407E-A947-70E740481C1C}">
                          <a14:useLocalDpi xmlns:a14="http://schemas.microsoft.com/office/drawing/2010/main" val="0"/>
                        </a:ext>
                      </a:extLst>
                    </a:blip>
                    <a:srcRect b="13772"/>
                    <a:stretch>
                      <a:fillRect/>
                    </a:stretch>
                  </pic:blipFill>
                  <pic:spPr>
                    <a:xfrm>
                      <a:off x="0" y="0"/>
                      <a:ext cx="1011555" cy="1015365"/>
                    </a:xfrm>
                    <a:prstGeom prst="rect">
                      <a:avLst/>
                    </a:prstGeom>
                    <a:ln>
                      <a:noFill/>
                    </a:ln>
                  </pic:spPr>
                </pic:pic>
              </a:graphicData>
            </a:graphic>
          </wp:anchor>
        </w:drawing>
      </w:r>
      <w:r>
        <w:rPr>
          <w:rFonts w:ascii="仿宋" w:hAnsi="仿宋" w:eastAsia="仿宋" w:cs="Times New Roman"/>
          <w:color w:val="000000" w:themeColor="text1"/>
          <w:sz w:val="24"/>
          <w:szCs w:val="24"/>
        </w:rPr>
        <w:t>课堂练习答案</w:t>
      </w:r>
      <w:r>
        <w:rPr>
          <w:rFonts w:hint="eastAsia" w:ascii="仿宋" w:hAnsi="仿宋" w:eastAsia="仿宋" w:cs="Times New Roman"/>
          <w:color w:val="000000" w:themeColor="text1"/>
          <w:sz w:val="24"/>
          <w:szCs w:val="24"/>
        </w:rPr>
        <w:t>：</w:t>
      </w:r>
    </w:p>
    <w:p>
      <w:pPr>
        <w:spacing w:beforeLines="50" w:afterLines="50" w:line="312" w:lineRule="auto"/>
        <w:ind w:firstLine="480" w:firstLineChars="200"/>
        <w:jc w:val="left"/>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pict>
          <v:shape id="AutoShape 448" o:spid="_x0000_s1026" o:spt="32" type="#_x0000_t32" style="position:absolute;left:0pt;flip:y;margin-left:241.75pt;margin-top:1.2pt;height:57.9pt;width:14.1pt;z-index:25166848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">
            <v:path arrowok="t"/>
            <v:fill on="f" focussize="0,0"/>
            <v:stroke weight="1pt"/>
            <v:imagedata o:title=""/>
            <o:lock v:ext="edit"/>
          </v:shape>
        </w:pict>
      </w:r>
      <w:r>
        <w:rPr>
          <w:rFonts w:ascii="仿宋" w:hAnsi="仿宋" w:eastAsia="仿宋" w:cs="Times New Roman"/>
          <w:color w:val="000000" w:themeColor="text1"/>
          <w:sz w:val="24"/>
          <w:szCs w:val="24"/>
        </w:rPr>
        <w:t>1</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4</w:t>
      </w:r>
      <w:r>
        <w:rPr>
          <w:rFonts w:hint="eastAsia" w:ascii="仿宋" w:hAnsi="仿宋" w:eastAsia="仿宋" w:cs="Times New Roman"/>
          <w:color w:val="000000" w:themeColor="text1"/>
          <w:sz w:val="24"/>
          <w:szCs w:val="24"/>
        </w:rPr>
        <w:t>条．</w:t>
      </w:r>
    </w:p>
    <w:p>
      <w:pPr>
        <w:spacing w:beforeLines="50" w:afterLines="50"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2．</w:t>
      </w:r>
      <w:r>
        <w:rPr>
          <w:rFonts w:ascii="仿宋" w:hAnsi="仿宋" w:eastAsia="仿宋" w:cs="Times New Roman"/>
          <w:color w:val="000000" w:themeColor="text1"/>
          <w:position w:val="-12"/>
          <w:sz w:val="24"/>
          <w:szCs w:val="24"/>
        </w:rPr>
        <w:object>
          <v:shape id="_x0000_i1239" o:spt="75" type="#_x0000_t75" style="height:18.5pt;width:42pt;" o:ole="t" filled="f" o:preferrelative="t" stroked="f" coordsize="21600,21600">
            <v:path/>
            <v:fill on="f" focussize="0,0"/>
            <v:stroke on="f" joinstyle="miter"/>
            <v:imagedata r:id="rId364" o:title=""/>
            <o:lock v:ext="edit" aspectratio="t"/>
            <w10:wrap type="none"/>
            <w10:anchorlock/>
          </v:shape>
          <o:OLEObject Type="Embed" ProgID="Equation.DSMT4" ShapeID="_x0000_i1239" DrawAspect="Content" ObjectID="_1468075939" r:id="rId363">
            <o:LockedField>false</o:LockedField>
          </o:OLEObject>
        </w:object>
      </w:r>
      <w:r>
        <w:rPr>
          <w:rFonts w:hint="eastAsia" w:ascii="仿宋" w:hAnsi="仿宋" w:eastAsia="仿宋" w:cs="Times New Roman"/>
          <w:color w:val="000000" w:themeColor="text1"/>
          <w:sz w:val="24"/>
          <w:szCs w:val="24"/>
        </w:rPr>
        <w:t>（答案不唯一）．</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[设计意图</w:t>
      </w:r>
      <w:r>
        <w:rPr>
          <w:rFonts w:ascii="仿宋" w:hAnsi="仿宋" w:eastAsia="仿宋" w:cs="Times New Roman"/>
          <w:color w:val="000000" w:themeColor="text1"/>
          <w:sz w:val="24"/>
          <w:szCs w:val="24"/>
        </w:rPr>
        <w:t xml:space="preserve">] </w:t>
      </w:r>
      <w:r>
        <w:rPr>
          <w:rFonts w:hint="eastAsia" w:ascii="仿宋" w:hAnsi="仿宋" w:eastAsia="仿宋" w:cs="Times New Roman"/>
          <w:color w:val="000000" w:themeColor="text1"/>
          <w:sz w:val="24"/>
          <w:szCs w:val="24"/>
        </w:rPr>
        <w:t>通过课堂练习，帮助学生学会在实际问题中判断空间两直线的位置关系，巩固与理解异面直线所成角的定义并通过平移的方法求解其大小，灵活地在文字语言、数学语言及图形语言中相互转化，发展数学抽象素养．</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环节</w:t>
      </w:r>
      <w:r>
        <w:rPr>
          <w:rFonts w:ascii="仿宋" w:hAnsi="仿宋" w:eastAsia="仿宋" w:cs="Times New Roman"/>
          <w:color w:val="000000" w:themeColor="text1"/>
          <w:sz w:val="24"/>
          <w:szCs w:val="24"/>
        </w:rPr>
        <w:t>五）课堂小结 布置作业</w:t>
      </w:r>
    </w:p>
    <w:p>
      <w:pPr>
        <w:spacing w:beforeLines="50" w:afterLines="50" w:line="312" w:lineRule="auto"/>
        <w:ind w:firstLine="480" w:firstLineChars="200"/>
        <w:jc w:val="left"/>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本节课我们通过生活实景，体会到研究两条异面直线所成角的必要性．我们通过平移的方法将两条异面直线转化为两条相交直线，利用相交直线的夹角来刻画两条异面直线所成角．在用等角定理说明直线无论平移到空间的哪个位置，这个角的大小均保持不变的基础上，给出两条异面直线所成角的定义．定义规定了两条异面直线所成角的范围，我们也能够在简单的情形中，通过平移来求解两条异面直线所成的角的大小，初步体会将空间问题平面化的思想，发展了直观想象、逻辑推理等素养．</w:t>
      </w:r>
    </w:p>
    <w:p>
      <w:pPr>
        <w:spacing w:beforeLines="50" w:afterLines="50" w:line="312" w:lineRule="auto"/>
        <w:ind w:firstLine="480" w:firstLineChars="200"/>
        <w:jc w:val="left"/>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知识：两条异面直线所成角．</w:t>
      </w:r>
    </w:p>
    <w:p>
      <w:pPr>
        <w:spacing w:beforeLines="50" w:afterLines="50" w:line="312" w:lineRule="auto"/>
        <w:ind w:firstLine="480" w:firstLineChars="200"/>
        <w:jc w:val="left"/>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思想方法：转化与化归．</w:t>
      </w:r>
    </w:p>
    <w:p>
      <w:pPr>
        <w:spacing w:beforeLines="50" w:afterLines="50"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kern w:val="0"/>
          <w:sz w:val="24"/>
          <w:szCs w:val="24"/>
        </w:rPr>
        <w:t>核心素养：直观想象、逻辑推理．</w:t>
      </w:r>
    </w:p>
    <w:p>
      <w:pPr>
        <w:spacing w:beforeLines="50" w:afterLines="50"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课后作业</w:t>
      </w:r>
    </w:p>
    <w:p>
      <w:pPr>
        <w:spacing w:line="312" w:lineRule="auto"/>
        <w:ind w:firstLine="424" w:firstLineChars="177"/>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[基础练习]</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drawing>
          <wp:anchor distT="0" distB="0" distL="114300" distR="114300" simplePos="0" relativeHeight="251661312" behindDoc="0" locked="0" layoutInCell="1" allowOverlap="1">
            <wp:simplePos x="0" y="0"/>
            <wp:positionH relativeFrom="column">
              <wp:posOffset>3777615</wp:posOffset>
            </wp:positionH>
            <wp:positionV relativeFrom="paragraph">
              <wp:posOffset>302895</wp:posOffset>
            </wp:positionV>
            <wp:extent cx="1459230" cy="1174115"/>
            <wp:effectExtent l="0" t="0" r="0" b="0"/>
            <wp:wrapNone/>
            <wp:docPr id="64" name="njj02.jpg" descr="id:21474880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njj02.jpg" descr="id:2147488074;FounderCES"/>
                    <pic:cNvPicPr>
                      <a:picLocks noChangeAspect="1"/>
                    </pic:cNvPicPr>
                  </pic:nvPicPr>
                  <pic:blipFill>
                    <a:blip r:embed="rId365" cstate="print">
                      <a:extLst>
                        <a:ext uri="{28A0092B-C50C-407E-A947-70E740481C1C}">
                          <a14:useLocalDpi xmlns:a14="http://schemas.microsoft.com/office/drawing/2010/main" val="0"/>
                        </a:ext>
                      </a:extLst>
                    </a:blip>
                    <a:stretch>
                      <a:fillRect/>
                    </a:stretch>
                  </pic:blipFill>
                  <pic:spPr>
                    <a:xfrm>
                      <a:off x="0" y="0"/>
                      <a:ext cx="1459485" cy="1174376"/>
                    </a:xfrm>
                    <a:prstGeom prst="rect">
                      <a:avLst/>
                    </a:prstGeom>
                  </pic:spPr>
                </pic:pic>
              </a:graphicData>
            </a:graphic>
          </wp:anchor>
        </w:drawing>
      </w:r>
      <w:r>
        <w:rPr>
          <w:rFonts w:ascii="仿宋" w:hAnsi="仿宋" w:eastAsia="仿宋" w:cs="Times New Roman"/>
          <w:color w:val="000000" w:themeColor="text1"/>
          <w:sz w:val="24"/>
        </w:rPr>
        <w:t>1</w:t>
      </w:r>
      <w:r>
        <w:rPr>
          <w:rFonts w:hint="eastAsia" w:ascii="仿宋" w:hAnsi="仿宋" w:eastAsia="仿宋" w:cs="Times New Roman"/>
          <w:color w:val="000000" w:themeColor="text1"/>
          <w:sz w:val="24"/>
        </w:rPr>
        <w:t>．</w:t>
      </w:r>
      <w:r>
        <w:rPr>
          <w:rFonts w:ascii="仿宋" w:hAnsi="仿宋" w:eastAsia="仿宋" w:cs="Times New Roman"/>
          <w:color w:val="000000" w:themeColor="text1"/>
          <w:sz w:val="24"/>
          <w:szCs w:val="24"/>
        </w:rPr>
        <w:t>如图是一个正方体的平面展开图</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在这个正方体中</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下列说法中正确的序号是</w:t>
      </w:r>
      <w:r>
        <w:rPr>
          <w:rFonts w:ascii="仿宋" w:hAnsi="仿宋" w:eastAsia="仿宋" w:cs="Times New Roman"/>
          <w:color w:val="000000" w:themeColor="text1"/>
          <w:sz w:val="24"/>
          <w:szCs w:val="24"/>
          <w:u w:color="000000"/>
        </w:rPr>
        <w:t>____________</w:t>
      </w:r>
      <w:r>
        <w:rPr>
          <w:rFonts w:hint="eastAsia" w:ascii="仿宋" w:hAnsi="仿宋" w:eastAsia="仿宋" w:cs="Times New Roman"/>
          <w:color w:val="000000" w:themeColor="text1"/>
          <w:sz w:val="24"/>
        </w:rPr>
        <w:t>．</w:t>
      </w:r>
    </w:p>
    <w:p>
      <w:pPr>
        <w:spacing w:line="312" w:lineRule="auto"/>
        <w:ind w:firstLine="424" w:firstLineChars="177"/>
        <w:rPr>
          <w:rFonts w:ascii="仿宋" w:hAnsi="仿宋" w:eastAsia="仿宋" w:cs="Times New Roman"/>
          <w:color w:val="000000" w:themeColor="text1"/>
          <w:sz w:val="24"/>
          <w:szCs w:val="24"/>
        </w:rPr>
      </w:pPr>
      <w:r>
        <w:rPr>
          <w:rFonts w:hint="eastAsia" w:ascii="仿宋" w:hAnsi="仿宋" w:eastAsia="仿宋"/>
          <w:color w:val="000000" w:themeColor="text1"/>
          <w:sz w:val="24"/>
          <w:szCs w:val="24"/>
        </w:rPr>
        <w:t>①</w:t>
      </w:r>
      <w:r>
        <w:rPr>
          <w:rFonts w:ascii="仿宋" w:hAnsi="仿宋" w:eastAsia="仿宋" w:cs="Times New Roman"/>
          <w:color w:val="000000" w:themeColor="text1"/>
          <w:sz w:val="24"/>
          <w:szCs w:val="24"/>
        </w:rPr>
        <w:t>直线</w:t>
      </w:r>
      <w:r>
        <w:rPr>
          <w:rFonts w:ascii="仿宋" w:hAnsi="仿宋" w:eastAsia="仿宋"/>
          <w:color w:val="000000" w:themeColor="text1"/>
          <w:position w:val="-4"/>
          <w:sz w:val="24"/>
          <w:szCs w:val="24"/>
        </w:rPr>
        <w:object>
          <v:shape id="_x0000_i1240" o:spt="75" type="#_x0000_t75" style="height:14.5pt;width:22pt;" o:ole="t" filled="f" o:preferrelative="t" stroked="f" coordsize="21600,21600">
            <v:path/>
            <v:fill on="f" focussize="0,0"/>
            <v:stroke on="f" joinstyle="miter"/>
            <v:imagedata r:id="rId367" o:title=""/>
            <o:lock v:ext="edit" aspectratio="t"/>
            <w10:wrap type="none"/>
            <w10:anchorlock/>
          </v:shape>
          <o:OLEObject Type="Embed" ProgID="Equation.DSMT4" ShapeID="_x0000_i1240" DrawAspect="Content" ObjectID="_1468075940" r:id="rId366">
            <o:LockedField>false</o:LockedField>
          </o:OLEObject>
        </w:object>
      </w:r>
      <w:r>
        <w:rPr>
          <w:rFonts w:ascii="仿宋" w:hAnsi="仿宋" w:eastAsia="仿宋" w:cs="Times New Roman"/>
          <w:color w:val="000000" w:themeColor="text1"/>
          <w:sz w:val="24"/>
          <w:szCs w:val="24"/>
        </w:rPr>
        <w:t>与直线</w:t>
      </w:r>
      <w:r>
        <w:rPr>
          <w:rFonts w:ascii="仿宋" w:hAnsi="仿宋" w:eastAsia="仿宋"/>
          <w:color w:val="000000" w:themeColor="text1"/>
          <w:position w:val="-4"/>
          <w:sz w:val="24"/>
          <w:szCs w:val="24"/>
        </w:rPr>
        <w:object>
          <v:shape id="_x0000_i1241" o:spt="75" type="#_x0000_t75" style="height:14.5pt;width:22pt;" o:ole="t" filled="f" o:preferrelative="t" stroked="f" coordsize="21600,21600">
            <v:path/>
            <v:fill on="f" focussize="0,0"/>
            <v:stroke on="f" joinstyle="miter"/>
            <v:imagedata r:id="rId369" o:title=""/>
            <o:lock v:ext="edit" aspectratio="t"/>
            <w10:wrap type="none"/>
            <w10:anchorlock/>
          </v:shape>
          <o:OLEObject Type="Embed" ProgID="Equation.DSMT4" ShapeID="_x0000_i1241" DrawAspect="Content" ObjectID="_1468075941" r:id="rId368">
            <o:LockedField>false</o:LockedField>
          </o:OLEObject>
        </w:object>
      </w:r>
      <w:r>
        <w:rPr>
          <w:rFonts w:ascii="仿宋" w:hAnsi="仿宋" w:eastAsia="仿宋" w:cs="Times New Roman"/>
          <w:color w:val="000000" w:themeColor="text1"/>
          <w:sz w:val="24"/>
          <w:szCs w:val="24"/>
        </w:rPr>
        <w:t>相交</w:t>
      </w:r>
      <w:r>
        <w:rPr>
          <w:rFonts w:hint="eastAsia" w:ascii="仿宋" w:hAnsi="仿宋" w:eastAsia="仿宋" w:cs="Times New Roman"/>
          <w:color w:val="000000" w:themeColor="text1"/>
          <w:sz w:val="24"/>
          <w:szCs w:val="24"/>
        </w:rPr>
        <w:t>；</w:t>
      </w:r>
    </w:p>
    <w:p>
      <w:pPr>
        <w:spacing w:line="312" w:lineRule="auto"/>
        <w:ind w:firstLine="424" w:firstLineChars="177"/>
        <w:rPr>
          <w:rFonts w:ascii="仿宋" w:hAnsi="仿宋" w:eastAsia="仿宋" w:cs="Times New Roman"/>
          <w:color w:val="000000" w:themeColor="text1"/>
          <w:sz w:val="24"/>
          <w:szCs w:val="24"/>
        </w:rPr>
      </w:pPr>
      <w:r>
        <w:rPr>
          <w:rFonts w:hint="eastAsia" w:ascii="仿宋" w:hAnsi="仿宋" w:eastAsia="仿宋"/>
          <w:color w:val="000000" w:themeColor="text1"/>
          <w:sz w:val="24"/>
          <w:szCs w:val="24"/>
        </w:rPr>
        <w:t>②</w:t>
      </w:r>
      <w:r>
        <w:rPr>
          <w:rFonts w:ascii="仿宋" w:hAnsi="仿宋" w:eastAsia="仿宋" w:cs="Times New Roman"/>
          <w:color w:val="000000" w:themeColor="text1"/>
          <w:sz w:val="24"/>
          <w:szCs w:val="24"/>
        </w:rPr>
        <w:t>直线</w:t>
      </w:r>
      <w:r>
        <w:rPr>
          <w:rFonts w:ascii="仿宋" w:hAnsi="仿宋" w:eastAsia="仿宋"/>
          <w:color w:val="000000" w:themeColor="text1"/>
          <w:position w:val="-6"/>
          <w:sz w:val="24"/>
          <w:szCs w:val="24"/>
        </w:rPr>
        <w:object>
          <v:shape id="_x0000_i1242" o:spt="75" type="#_x0000_t75" style="height:14.5pt;width:22pt;" o:ole="t" filled="f" o:preferrelative="t" stroked="f" coordsize="21600,21600">
            <v:path/>
            <v:fill on="f" focussize="0,0"/>
            <v:stroke on="f" joinstyle="miter"/>
            <v:imagedata r:id="rId371" o:title=""/>
            <o:lock v:ext="edit" aspectratio="t"/>
            <w10:wrap type="none"/>
            <w10:anchorlock/>
          </v:shape>
          <o:OLEObject Type="Embed" ProgID="Equation.DSMT4" ShapeID="_x0000_i1242" DrawAspect="Content" ObjectID="_1468075942" r:id="rId370">
            <o:LockedField>false</o:LockedField>
          </o:OLEObject>
        </w:object>
      </w:r>
      <w:r>
        <w:rPr>
          <w:rFonts w:ascii="仿宋" w:hAnsi="仿宋" w:eastAsia="仿宋" w:cs="Times New Roman"/>
          <w:color w:val="000000" w:themeColor="text1"/>
          <w:sz w:val="24"/>
          <w:szCs w:val="24"/>
        </w:rPr>
        <w:t>与直线</w:t>
      </w:r>
      <w:r>
        <w:rPr>
          <w:rFonts w:ascii="仿宋" w:hAnsi="仿宋" w:eastAsia="仿宋"/>
          <w:color w:val="000000" w:themeColor="text1"/>
          <w:position w:val="-4"/>
          <w:sz w:val="24"/>
          <w:szCs w:val="24"/>
        </w:rPr>
        <w:object>
          <v:shape id="_x0000_i1243" o:spt="75" type="#_x0000_t75" style="height:14.5pt;width:22pt;" o:ole="t" filled="f" o:preferrelative="t" stroked="f" coordsize="21600,21600">
            <v:path/>
            <v:fill on="f" focussize="0,0"/>
            <v:stroke on="f" joinstyle="miter"/>
            <v:imagedata r:id="rId369" o:title=""/>
            <o:lock v:ext="edit" aspectratio="t"/>
            <w10:wrap type="none"/>
            <w10:anchorlock/>
          </v:shape>
          <o:OLEObject Type="Embed" ProgID="Equation.DSMT4" ShapeID="_x0000_i1243" DrawAspect="Content" ObjectID="_1468075943" r:id="rId372">
            <o:LockedField>false</o:LockedField>
          </o:OLEObject>
        </w:object>
      </w:r>
      <w:r>
        <w:rPr>
          <w:rFonts w:ascii="仿宋" w:hAnsi="仿宋" w:eastAsia="仿宋" w:cs="Times New Roman"/>
          <w:color w:val="000000" w:themeColor="text1"/>
          <w:sz w:val="24"/>
          <w:szCs w:val="24"/>
        </w:rPr>
        <w:t>平行；</w:t>
      </w:r>
    </w:p>
    <w:p>
      <w:pPr>
        <w:spacing w:line="312" w:lineRule="auto"/>
        <w:ind w:firstLine="424" w:firstLineChars="177"/>
        <w:rPr>
          <w:rFonts w:ascii="仿宋" w:hAnsi="仿宋" w:eastAsia="仿宋" w:cs="Times New Roman"/>
          <w:color w:val="000000" w:themeColor="text1"/>
          <w:sz w:val="24"/>
          <w:szCs w:val="24"/>
        </w:rPr>
      </w:pPr>
      <w:r>
        <w:rPr>
          <w:rFonts w:hint="eastAsia" w:ascii="仿宋" w:hAnsi="仿宋" w:eastAsia="仿宋"/>
          <w:color w:val="000000" w:themeColor="text1"/>
          <w:sz w:val="24"/>
          <w:szCs w:val="24"/>
        </w:rPr>
        <w:t>③</w:t>
      </w:r>
      <w:r>
        <w:rPr>
          <w:rFonts w:ascii="仿宋" w:hAnsi="仿宋" w:eastAsia="仿宋" w:cs="Times New Roman"/>
          <w:color w:val="000000" w:themeColor="text1"/>
          <w:sz w:val="24"/>
          <w:szCs w:val="24"/>
        </w:rPr>
        <w:t>直线</w:t>
      </w:r>
      <w:r>
        <w:rPr>
          <w:rFonts w:ascii="仿宋" w:hAnsi="仿宋" w:eastAsia="仿宋"/>
          <w:color w:val="000000" w:themeColor="text1"/>
          <w:position w:val="-4"/>
          <w:sz w:val="24"/>
          <w:szCs w:val="24"/>
        </w:rPr>
        <w:object>
          <v:shape id="_x0000_i1244" o:spt="75" type="#_x0000_t75" style="height:14.5pt;width:23pt;" o:ole="t" filled="f" o:preferrelative="t" stroked="f" coordsize="21600,21600">
            <v:path/>
            <v:fill on="f" focussize="0,0"/>
            <v:stroke on="f" joinstyle="miter"/>
            <v:imagedata r:id="rId374" o:title=""/>
            <o:lock v:ext="edit" aspectratio="t"/>
            <w10:wrap type="none"/>
            <w10:anchorlock/>
          </v:shape>
          <o:OLEObject Type="Embed" ProgID="Equation.DSMT4" ShapeID="_x0000_i1244" DrawAspect="Content" ObjectID="_1468075944" r:id="rId373">
            <o:LockedField>false</o:LockedField>
          </o:OLEObject>
        </w:object>
      </w:r>
      <w:r>
        <w:rPr>
          <w:rFonts w:ascii="仿宋" w:hAnsi="仿宋" w:eastAsia="仿宋" w:cs="Times New Roman"/>
          <w:color w:val="000000" w:themeColor="text1"/>
          <w:sz w:val="24"/>
          <w:szCs w:val="24"/>
        </w:rPr>
        <w:t>与直线</w:t>
      </w:r>
      <w:r>
        <w:rPr>
          <w:rFonts w:ascii="仿宋" w:hAnsi="仿宋" w:eastAsia="仿宋"/>
          <w:color w:val="000000" w:themeColor="text1"/>
          <w:position w:val="-4"/>
          <w:sz w:val="24"/>
          <w:szCs w:val="24"/>
        </w:rPr>
        <w:object>
          <v:shape id="_x0000_i1245" o:spt="75" type="#_x0000_t75" style="height:14.5pt;width:22pt;" o:ole="t" filled="f" o:preferrelative="t" stroked="f" coordsize="21600,21600">
            <v:path/>
            <v:fill on="f" focussize="0,0"/>
            <v:stroke on="f" joinstyle="miter"/>
            <v:imagedata r:id="rId369" o:title=""/>
            <o:lock v:ext="edit" aspectratio="t"/>
            <w10:wrap type="none"/>
            <w10:anchorlock/>
          </v:shape>
          <o:OLEObject Type="Embed" ProgID="Equation.DSMT4" ShapeID="_x0000_i1245" DrawAspect="Content" ObjectID="_1468075945" r:id="rId375">
            <o:LockedField>false</o:LockedField>
          </o:OLEObject>
        </w:object>
      </w:r>
      <w:r>
        <w:rPr>
          <w:rFonts w:ascii="仿宋" w:hAnsi="仿宋" w:eastAsia="仿宋" w:cs="Times New Roman"/>
          <w:color w:val="000000" w:themeColor="text1"/>
          <w:sz w:val="24"/>
          <w:szCs w:val="24"/>
        </w:rPr>
        <w:t>是异面直线；</w:t>
      </w:r>
    </w:p>
    <w:p>
      <w:pPr>
        <w:spacing w:line="312" w:lineRule="auto"/>
        <w:ind w:firstLine="424" w:firstLineChars="177"/>
        <w:rPr>
          <w:rFonts w:ascii="仿宋" w:hAnsi="仿宋" w:eastAsia="仿宋" w:cs="Times New Roman"/>
          <w:color w:val="000000" w:themeColor="text1"/>
          <w:sz w:val="24"/>
          <w:szCs w:val="24"/>
        </w:rPr>
      </w:pPr>
      <w:r>
        <w:rPr>
          <w:rFonts w:hint="eastAsia" w:ascii="仿宋" w:hAnsi="仿宋" w:eastAsia="仿宋"/>
          <w:color w:val="000000" w:themeColor="text1"/>
          <w:sz w:val="24"/>
          <w:szCs w:val="24"/>
        </w:rPr>
        <w:t>④</w:t>
      </w:r>
      <w:r>
        <w:rPr>
          <w:rFonts w:ascii="仿宋" w:hAnsi="仿宋" w:eastAsia="仿宋" w:cs="Times New Roman"/>
          <w:color w:val="000000" w:themeColor="text1"/>
          <w:sz w:val="24"/>
          <w:szCs w:val="24"/>
        </w:rPr>
        <w:t>直线</w:t>
      </w:r>
      <w:r>
        <w:rPr>
          <w:rFonts w:ascii="仿宋" w:hAnsi="仿宋" w:eastAsia="仿宋"/>
          <w:color w:val="000000" w:themeColor="text1"/>
          <w:position w:val="-6"/>
          <w:sz w:val="24"/>
          <w:szCs w:val="24"/>
        </w:rPr>
        <w:object>
          <v:shape id="_x0000_i1246" o:spt="75" type="#_x0000_t75" style="height:14.5pt;width:22pt;" o:ole="t" filled="f" o:preferrelative="t" stroked="f" coordsize="21600,21600">
            <v:path/>
            <v:fill on="f" focussize="0,0"/>
            <v:stroke on="f" joinstyle="miter"/>
            <v:imagedata r:id="rId371" o:title=""/>
            <o:lock v:ext="edit" aspectratio="t"/>
            <w10:wrap type="none"/>
            <w10:anchorlock/>
          </v:shape>
          <o:OLEObject Type="Embed" ProgID="Equation.DSMT4" ShapeID="_x0000_i1246" DrawAspect="Content" ObjectID="_1468075946" r:id="rId376">
            <o:LockedField>false</o:LockedField>
          </o:OLEObject>
        </w:object>
      </w:r>
      <w:r>
        <w:rPr>
          <w:rFonts w:ascii="仿宋" w:hAnsi="仿宋" w:eastAsia="仿宋" w:cs="Times New Roman"/>
          <w:color w:val="000000" w:themeColor="text1"/>
          <w:sz w:val="24"/>
          <w:szCs w:val="24"/>
        </w:rPr>
        <w:t>与直线</w:t>
      </w:r>
      <w:r>
        <w:rPr>
          <w:rFonts w:ascii="仿宋" w:hAnsi="仿宋" w:eastAsia="仿宋"/>
          <w:color w:val="000000" w:themeColor="text1"/>
          <w:position w:val="-4"/>
          <w:sz w:val="24"/>
          <w:szCs w:val="24"/>
        </w:rPr>
        <w:object>
          <v:shape id="_x0000_i1247" o:spt="75" type="#_x0000_t75" style="height:14.5pt;width:23pt;" o:ole="t" filled="f" o:preferrelative="t" stroked="f" coordsize="21600,21600">
            <v:path/>
            <v:fill on="f" focussize="0,0"/>
            <v:stroke on="f" joinstyle="miter"/>
            <v:imagedata r:id="rId374" o:title=""/>
            <o:lock v:ext="edit" aspectratio="t"/>
            <w10:wrap type="none"/>
            <w10:anchorlock/>
          </v:shape>
          <o:OLEObject Type="Embed" ProgID="Equation.DSMT4" ShapeID="_x0000_i1247" DrawAspect="Content" ObjectID="_1468075947" r:id="rId377">
            <o:LockedField>false</o:LockedField>
          </o:OLEObject>
        </w:object>
      </w:r>
      <w:r>
        <w:rPr>
          <w:rFonts w:ascii="仿宋" w:hAnsi="仿宋" w:eastAsia="仿宋" w:cs="Times New Roman"/>
          <w:color w:val="000000" w:themeColor="text1"/>
          <w:sz w:val="24"/>
          <w:szCs w:val="24"/>
        </w:rPr>
        <w:t>成</w:t>
      </w:r>
      <w:r>
        <w:rPr>
          <w:rFonts w:ascii="仿宋" w:hAnsi="仿宋" w:eastAsia="仿宋"/>
          <w:color w:val="000000" w:themeColor="text1"/>
          <w:position w:val="-6"/>
          <w:sz w:val="24"/>
          <w:szCs w:val="24"/>
        </w:rPr>
        <w:object>
          <v:shape id="_x0000_i1248" o:spt="75" type="#_x0000_t75" style="height:15.5pt;width:19pt;" o:ole="t" filled="f" o:preferrelative="t" stroked="f" coordsize="21600,21600">
            <v:path/>
            <v:fill on="f" focussize="0,0"/>
            <v:stroke on="f" joinstyle="miter"/>
            <v:imagedata r:id="rId379" o:title=""/>
            <o:lock v:ext="edit" aspectratio="t"/>
            <w10:wrap type="none"/>
            <w10:anchorlock/>
          </v:shape>
          <o:OLEObject Type="Embed" ProgID="Equation.DSMT4" ShapeID="_x0000_i1248" DrawAspect="Content" ObjectID="_1468075948" r:id="rId378">
            <o:LockedField>false</o:LockedField>
          </o:OLEObject>
        </w:object>
      </w:r>
      <w:r>
        <w:rPr>
          <w:rFonts w:ascii="仿宋" w:hAnsi="仿宋" w:eastAsia="仿宋" w:cs="Times New Roman"/>
          <w:color w:val="000000" w:themeColor="text1"/>
          <w:sz w:val="24"/>
          <w:szCs w:val="24"/>
        </w:rPr>
        <w:t>角</w:t>
      </w:r>
      <w:r>
        <w:rPr>
          <w:rFonts w:hint="eastAsia" w:ascii="仿宋" w:hAnsi="仿宋" w:eastAsia="仿宋" w:cs="Times New Roman"/>
          <w:color w:val="000000" w:themeColor="text1"/>
          <w:sz w:val="24"/>
        </w:rPr>
        <w:t>．</w:t>
      </w:r>
    </w:p>
    <w:p>
      <w:pPr>
        <w:spacing w:beforeLines="50" w:afterLines="50"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2</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如图，在四面体</w:t>
      </w:r>
      <w:r>
        <w:rPr>
          <w:rFonts w:ascii="仿宋" w:hAnsi="仿宋" w:eastAsia="仿宋" w:cs="Times New Roman"/>
          <w:color w:val="000000" w:themeColor="text1"/>
          <w:position w:val="-6"/>
          <w:sz w:val="24"/>
          <w:szCs w:val="24"/>
        </w:rPr>
        <w:object>
          <v:shape id="_x0000_i1249" o:spt="75" type="#_x0000_t75" style="height:14.5pt;width:36.5pt;" o:ole="t" filled="f" o:preferrelative="t" stroked="f" coordsize="21600,21600">
            <v:path/>
            <v:fill on="f" focussize="0,0"/>
            <v:stroke on="f" joinstyle="miter"/>
            <v:imagedata r:id="rId381" o:title=""/>
            <o:lock v:ext="edit" aspectratio="t"/>
            <w10:wrap type="none"/>
            <w10:anchorlock/>
          </v:shape>
          <o:OLEObject Type="Embed" ProgID="Equation.DSMT4" ShapeID="_x0000_i1249" DrawAspect="Content" ObjectID="_1468075949" r:id="rId380">
            <o:LockedField>false</o:LockedField>
          </o:OLEObject>
        </w:object>
      </w:r>
      <w:r>
        <w:rPr>
          <w:rFonts w:ascii="仿宋" w:hAnsi="仿宋" w:eastAsia="仿宋" w:cs="Times New Roman"/>
          <w:color w:val="000000" w:themeColor="text1"/>
          <w:sz w:val="24"/>
          <w:szCs w:val="24"/>
        </w:rPr>
        <w:t>中，</w:t>
      </w:r>
      <w:r>
        <w:rPr>
          <w:rFonts w:ascii="仿宋" w:hAnsi="仿宋" w:eastAsia="仿宋" w:cs="Times New Roman"/>
          <w:color w:val="000000" w:themeColor="text1"/>
          <w:position w:val="-6"/>
          <w:sz w:val="24"/>
          <w:szCs w:val="24"/>
        </w:rPr>
        <w:object>
          <v:shape id="_x0000_i1250" o:spt="75" type="#_x0000_t75" style="height:14.5pt;width:48.5pt;" o:ole="t" filled="f" o:preferrelative="t" stroked="f" coordsize="21600,21600">
            <v:path/>
            <v:fill on="f" focussize="0,0"/>
            <v:stroke on="f" joinstyle="miter"/>
            <v:imagedata r:id="rId383" o:title=""/>
            <o:lock v:ext="edit" aspectratio="t"/>
            <w10:wrap type="none"/>
            <w10:anchorlock/>
          </v:shape>
          <o:OLEObject Type="Embed" ProgID="Equation.DSMT4" ShapeID="_x0000_i1250" DrawAspect="Content" ObjectID="_1468075950" r:id="rId382">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251" o:spt="75" type="#_x0000_t75" style="height:14.5pt;width:50pt;" o:ole="t" filled="f" o:preferrelative="t" stroked="f" coordsize="21600,21600">
            <v:path/>
            <v:fill on="f" focussize="0,0"/>
            <v:stroke on="f" joinstyle="miter"/>
            <v:imagedata r:id="rId385" o:title=""/>
            <o:lock v:ext="edit" aspectratio="t"/>
            <w10:wrap type="none"/>
            <w10:anchorlock/>
          </v:shape>
          <o:OLEObject Type="Embed" ProgID="Equation.DSMT4" ShapeID="_x0000_i1251" DrawAspect="Content" ObjectID="_1468075951" r:id="rId384">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252" o:spt="75" type="#_x0000_t75" style="height:14.5pt;width:14.5pt;" o:ole="t" filled="f" o:preferrelative="t" stroked="f" coordsize="21600,21600">
            <v:path/>
            <v:fill on="f" focussize="0,0"/>
            <v:stroke on="f" joinstyle="miter"/>
            <v:imagedata r:id="rId387" o:title=""/>
            <o:lock v:ext="edit" aspectratio="t"/>
            <w10:wrap type="none"/>
            <w10:anchorlock/>
          </v:shape>
          <o:OLEObject Type="Embed" ProgID="Equation.DSMT4" ShapeID="_x0000_i1252" DrawAspect="Content" ObjectID="_1468075952" r:id="rId386">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253" o:spt="75" type="#_x0000_t75" style="height:14.5pt;width:14.5pt;" o:ole="t" filled="f" o:preferrelative="t" stroked="f" coordsize="21600,21600">
            <v:path/>
            <v:fill on="f" focussize="0,0"/>
            <v:stroke on="f" joinstyle="miter"/>
            <v:imagedata r:id="rId389" o:title=""/>
            <o:lock v:ext="edit" aspectratio="t"/>
            <w10:wrap type="none"/>
            <w10:anchorlock/>
          </v:shape>
          <o:OLEObject Type="Embed" ProgID="Equation.DSMT4" ShapeID="_x0000_i1253" DrawAspect="Content" ObjectID="_1468075953" r:id="rId388">
            <o:LockedField>false</o:LockedField>
          </o:OLEObject>
        </w:object>
      </w:r>
      <w:r>
        <w:rPr>
          <w:rFonts w:ascii="仿宋" w:hAnsi="仿宋" w:eastAsia="仿宋" w:cs="Times New Roman"/>
          <w:color w:val="000000" w:themeColor="text1"/>
          <w:sz w:val="24"/>
          <w:szCs w:val="24"/>
        </w:rPr>
        <w:t>分别为</w:t>
      </w:r>
      <w:r>
        <w:rPr>
          <w:rFonts w:ascii="仿宋" w:hAnsi="仿宋" w:eastAsia="仿宋" w:cs="Times New Roman"/>
          <w:color w:val="000000" w:themeColor="text1"/>
          <w:position w:val="-6"/>
          <w:sz w:val="24"/>
          <w:szCs w:val="24"/>
        </w:rPr>
        <w:object>
          <v:shape id="_x0000_i1254" o:spt="75" type="#_x0000_t75" style="height:14.5pt;width:22pt;" o:ole="t" filled="f" o:preferrelative="t" stroked="f" coordsize="21600,21600">
            <v:path/>
            <v:fill on="f" focussize="0,0"/>
            <v:stroke on="f" joinstyle="miter"/>
            <v:imagedata r:id="rId391" o:title=""/>
            <o:lock v:ext="edit" aspectratio="t"/>
            <w10:wrap type="none"/>
            <w10:anchorlock/>
          </v:shape>
          <o:OLEObject Type="Embed" ProgID="Equation.DSMT4" ShapeID="_x0000_i1254" DrawAspect="Content" ObjectID="_1468075954" r:id="rId390">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255" o:spt="75" type="#_x0000_t75" style="height:14.5pt;width:22pt;" o:ole="t" filled="f" o:preferrelative="t" stroked="f" coordsize="21600,21600">
            <v:path/>
            <v:fill on="f" focussize="0,0"/>
            <v:stroke on="f" joinstyle="miter"/>
            <v:imagedata r:id="rId393" o:title=""/>
            <o:lock v:ext="edit" aspectratio="t"/>
            <w10:wrap type="none"/>
            <w10:anchorlock/>
          </v:shape>
          <o:OLEObject Type="Embed" ProgID="Equation.DSMT4" ShapeID="_x0000_i1255" DrawAspect="Content" ObjectID="_1468075955" r:id="rId392">
            <o:LockedField>false</o:LockedField>
          </o:OLEObject>
        </w:object>
      </w:r>
      <w:r>
        <w:rPr>
          <w:rFonts w:ascii="仿宋" w:hAnsi="仿宋" w:eastAsia="仿宋" w:cs="Times New Roman"/>
          <w:color w:val="000000" w:themeColor="text1"/>
          <w:sz w:val="24"/>
          <w:szCs w:val="24"/>
        </w:rPr>
        <w:t>的中点．求直线</w:t>
      </w:r>
      <w:r>
        <w:rPr>
          <w:rFonts w:ascii="仿宋" w:hAnsi="仿宋" w:eastAsia="仿宋" w:cs="Times New Roman"/>
          <w:color w:val="000000" w:themeColor="text1"/>
          <w:position w:val="-4"/>
          <w:sz w:val="24"/>
          <w:szCs w:val="24"/>
        </w:rPr>
        <w:object>
          <v:shape id="_x0000_i1256" o:spt="75" type="#_x0000_t75" style="height:14.5pt;width:22pt;" o:ole="t" filled="f" o:preferrelative="t" stroked="f" coordsize="21600,21600">
            <v:path/>
            <v:fill on="f" focussize="0,0"/>
            <v:stroke on="f" joinstyle="miter"/>
            <v:imagedata r:id="rId395" o:title=""/>
            <o:lock v:ext="edit" aspectratio="t"/>
            <w10:wrap type="none"/>
            <w10:anchorlock/>
          </v:shape>
          <o:OLEObject Type="Embed" ProgID="Equation.DSMT4" ShapeID="_x0000_i1256" DrawAspect="Content" ObjectID="_1468075956" r:id="rId394">
            <o:LockedField>false</o:LockedField>
          </o:OLEObject>
        </w:object>
      </w:r>
      <w:r>
        <w:rPr>
          <w:rFonts w:ascii="仿宋" w:hAnsi="仿宋" w:eastAsia="仿宋" w:cs="Times New Roman"/>
          <w:color w:val="000000" w:themeColor="text1"/>
          <w:sz w:val="24"/>
          <w:szCs w:val="24"/>
        </w:rPr>
        <w:t>和</w:t>
      </w:r>
      <w:r>
        <w:rPr>
          <w:rFonts w:ascii="仿宋" w:hAnsi="仿宋" w:eastAsia="仿宋" w:cs="Times New Roman"/>
          <w:color w:val="000000" w:themeColor="text1"/>
          <w:position w:val="-4"/>
          <w:sz w:val="24"/>
          <w:szCs w:val="24"/>
        </w:rPr>
        <w:object>
          <v:shape id="_x0000_i1257" o:spt="75" type="#_x0000_t75" style="height:14.5pt;width:22pt;" o:ole="t" filled="f" o:preferrelative="t" stroked="f" coordsize="21600,21600">
            <v:path/>
            <v:fill on="f" focussize="0,0"/>
            <v:stroke on="f" joinstyle="miter"/>
            <v:imagedata r:id="rId397" o:title=""/>
            <o:lock v:ext="edit" aspectratio="t"/>
            <w10:wrap type="none"/>
            <w10:anchorlock/>
          </v:shape>
          <o:OLEObject Type="Embed" ProgID="Equation.DSMT4" ShapeID="_x0000_i1257" DrawAspect="Content" ObjectID="_1468075957" r:id="rId396">
            <o:LockedField>false</o:LockedField>
          </o:OLEObject>
        </w:object>
      </w:r>
      <w:r>
        <w:rPr>
          <w:rFonts w:ascii="仿宋" w:hAnsi="仿宋" w:eastAsia="仿宋" w:cs="Times New Roman"/>
          <w:color w:val="000000" w:themeColor="text1"/>
          <w:sz w:val="24"/>
          <w:szCs w:val="24"/>
        </w:rPr>
        <w:t>所成角的大小．</w:t>
      </w:r>
    </w:p>
    <w:p>
      <w:pPr>
        <w:spacing w:beforeLines="50" w:afterLines="50" w:line="312" w:lineRule="auto"/>
        <w:jc w:val="right"/>
        <w:rPr>
          <w:rFonts w:ascii="仿宋" w:hAnsi="仿宋" w:eastAsia="仿宋" w:cs="Times New Roman"/>
          <w:color w:val="000000" w:themeColor="text1"/>
          <w:sz w:val="24"/>
          <w:szCs w:val="24"/>
        </w:rPr>
      </w:pPr>
      <w:r>
        <w:rPr>
          <w:rFonts w:ascii="仿宋" w:hAnsi="仿宋" w:eastAsia="仿宋" w:cs="Times New Roman"/>
          <w:color w:val="000000" w:themeColor="text1"/>
        </w:rPr>
        <w:drawing>
          <wp:inline distT="0" distB="0" distL="0" distR="0">
            <wp:extent cx="1366520" cy="1184910"/>
            <wp:effectExtent l="0" t="0" r="5080" b="0"/>
            <wp:docPr id="5" name="njj06.jpg" descr="id:21474880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jj06.jpg" descr="id:2147488088;FounderCES"/>
                    <pic:cNvPicPr>
                      <a:picLocks noChangeAspect="1"/>
                    </pic:cNvPicPr>
                  </pic:nvPicPr>
                  <pic:blipFill>
                    <a:blip r:embed="rId398" cstate="print">
                      <a:extLst>
                        <a:ext uri="{28A0092B-C50C-407E-A947-70E740481C1C}">
                          <a14:useLocalDpi xmlns:a14="http://schemas.microsoft.com/office/drawing/2010/main" val="0"/>
                        </a:ext>
                      </a:extLst>
                    </a:blip>
                    <a:stretch>
                      <a:fillRect/>
                    </a:stretch>
                  </pic:blipFill>
                  <pic:spPr>
                    <a:xfrm>
                      <a:off x="0" y="0"/>
                      <a:ext cx="1371673" cy="1189227"/>
                    </a:xfrm>
                    <a:prstGeom prst="rect">
                      <a:avLst/>
                    </a:prstGeom>
                  </pic:spPr>
                </pic:pic>
              </a:graphicData>
            </a:graphic>
          </wp:inline>
        </w:drawing>
      </w:r>
    </w:p>
    <w:p>
      <w:pPr>
        <w:spacing w:beforeLines="50" w:afterLines="50"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3</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如图，在四面体</w:t>
      </w:r>
      <w:r>
        <w:rPr>
          <w:rFonts w:ascii="仿宋" w:hAnsi="仿宋" w:eastAsia="仿宋" w:cs="Times New Roman"/>
          <w:color w:val="000000" w:themeColor="text1"/>
          <w:position w:val="-6"/>
          <w:sz w:val="24"/>
          <w:szCs w:val="24"/>
        </w:rPr>
        <w:object>
          <v:shape id="_x0000_i1258" o:spt="75" type="#_x0000_t75" style="height:14.5pt;width:36.5pt;" o:ole="t" filled="f" o:preferrelative="t" stroked="f" coordsize="21600,21600">
            <v:path/>
            <v:fill on="f" focussize="0,0"/>
            <v:stroke on="f" joinstyle="miter"/>
            <v:imagedata r:id="rId400" o:title=""/>
            <o:lock v:ext="edit" aspectratio="t"/>
            <w10:wrap type="none"/>
            <w10:anchorlock/>
          </v:shape>
          <o:OLEObject Type="Embed" ProgID="Equation.DSMT4" ShapeID="_x0000_i1258" DrawAspect="Content" ObjectID="_1468075958" r:id="rId399">
            <o:LockedField>false</o:LockedField>
          </o:OLEObject>
        </w:object>
      </w:r>
      <w:r>
        <w:rPr>
          <w:rFonts w:ascii="仿宋" w:hAnsi="仿宋" w:eastAsia="仿宋" w:cs="Times New Roman"/>
          <w:color w:val="000000" w:themeColor="text1"/>
          <w:sz w:val="24"/>
          <w:szCs w:val="24"/>
        </w:rPr>
        <w:t>中，</w:t>
      </w:r>
      <w:r>
        <w:rPr>
          <w:rFonts w:ascii="仿宋" w:hAnsi="仿宋" w:eastAsia="仿宋" w:cs="Times New Roman"/>
          <w:color w:val="000000" w:themeColor="text1"/>
          <w:position w:val="-6"/>
          <w:sz w:val="24"/>
          <w:szCs w:val="24"/>
        </w:rPr>
        <w:object>
          <v:shape id="_x0000_i1259" o:spt="75" type="#_x0000_t75" style="height:14.5pt;width:38.5pt;" o:ole="t" filled="f" o:preferrelative="t" stroked="f" coordsize="21600,21600">
            <v:path/>
            <v:fill on="f" focussize="0,0"/>
            <v:stroke on="f" joinstyle="miter"/>
            <v:imagedata r:id="rId402" o:title=""/>
            <o:lock v:ext="edit" aspectratio="t"/>
            <w10:wrap type="none"/>
            <w10:anchorlock/>
          </v:shape>
          <o:OLEObject Type="Embed" ProgID="Equation.DSMT4" ShapeID="_x0000_i1259" DrawAspect="Content" ObjectID="_1468075959" r:id="rId401">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260" o:spt="75" type="#_x0000_t75" style="height:14.5pt;width:38.5pt;" o:ole="t" filled="f" o:preferrelative="t" stroked="f" coordsize="21600,21600">
            <v:path/>
            <v:fill on="f" focussize="0,0"/>
            <v:stroke on="f" joinstyle="miter"/>
            <v:imagedata r:id="rId404" o:title=""/>
            <o:lock v:ext="edit" aspectratio="t"/>
            <w10:wrap type="none"/>
            <w10:anchorlock/>
          </v:shape>
          <o:OLEObject Type="Embed" ProgID="Equation.DSMT4" ShapeID="_x0000_i1260" DrawAspect="Content" ObjectID="_1468075960" r:id="rId403">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261" o:spt="75" type="#_x0000_t75" style="height:14.5pt;width:15.5pt;" o:ole="t" filled="f" o:preferrelative="t" stroked="f" coordsize="21600,21600">
            <v:path/>
            <v:fill on="f" focussize="0,0"/>
            <v:stroke on="f" joinstyle="miter"/>
            <v:imagedata r:id="rId406" o:title=""/>
            <o:lock v:ext="edit" aspectratio="t"/>
            <w10:wrap type="none"/>
            <w10:anchorlock/>
          </v:shape>
          <o:OLEObject Type="Embed" ProgID="Equation.DSMT4" ShapeID="_x0000_i1261" DrawAspect="Content" ObjectID="_1468075961" r:id="rId405">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262" o:spt="75" type="#_x0000_t75" style="height:14.5pt;width:15pt;" o:ole="t" filled="f" o:preferrelative="t" stroked="f" coordsize="21600,21600">
            <v:path/>
            <v:fill on="f" focussize="0,0"/>
            <v:stroke on="f" joinstyle="miter"/>
            <v:imagedata r:id="rId408" o:title=""/>
            <o:lock v:ext="edit" aspectratio="t"/>
            <w10:wrap type="none"/>
            <w10:anchorlock/>
          </v:shape>
          <o:OLEObject Type="Embed" ProgID="Equation.DSMT4" ShapeID="_x0000_i1262" DrawAspect="Content" ObjectID="_1468075962" r:id="rId407">
            <o:LockedField>false</o:LockedField>
          </o:OLEObject>
        </w:object>
      </w:r>
      <w:r>
        <w:rPr>
          <w:rFonts w:ascii="仿宋" w:hAnsi="仿宋" w:eastAsia="仿宋" w:cs="Times New Roman"/>
          <w:color w:val="000000" w:themeColor="text1"/>
          <w:sz w:val="24"/>
          <w:szCs w:val="24"/>
        </w:rPr>
        <w:t>分别为</w:t>
      </w:r>
      <w:r>
        <w:rPr>
          <w:rFonts w:ascii="仿宋" w:hAnsi="仿宋" w:eastAsia="仿宋" w:cs="Times New Roman"/>
          <w:color w:val="000000" w:themeColor="text1"/>
          <w:position w:val="-4"/>
          <w:sz w:val="24"/>
          <w:szCs w:val="24"/>
        </w:rPr>
        <w:object>
          <v:shape id="_x0000_i1263" o:spt="75" type="#_x0000_t75" style="height:14.5pt;width:22pt;" o:ole="t" filled="f" o:preferrelative="t" stroked="f" coordsize="21600,21600">
            <v:path/>
            <v:fill on="f" focussize="0,0"/>
            <v:stroke on="f" joinstyle="miter"/>
            <v:imagedata r:id="rId410" o:title=""/>
            <o:lock v:ext="edit" aspectratio="t"/>
            <w10:wrap type="none"/>
            <w10:anchorlock/>
          </v:shape>
          <o:OLEObject Type="Embed" ProgID="Equation.DSMT4" ShapeID="_x0000_i1263" DrawAspect="Content" ObjectID="_1468075963" r:id="rId409">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264" o:spt="75" type="#_x0000_t75" style="height:14.5pt;width:22pt;" o:ole="t" filled="f" o:preferrelative="t" stroked="f" coordsize="21600,21600">
            <v:path/>
            <v:fill on="f" focussize="0,0"/>
            <v:stroke on="f" joinstyle="miter"/>
            <v:imagedata r:id="rId412" o:title=""/>
            <o:lock v:ext="edit" aspectratio="t"/>
            <w10:wrap type="none"/>
            <w10:anchorlock/>
          </v:shape>
          <o:OLEObject Type="Embed" ProgID="Equation.DSMT4" ShapeID="_x0000_i1264" DrawAspect="Content" ObjectID="_1468075964" r:id="rId411">
            <o:LockedField>false</o:LockedField>
          </o:OLEObject>
        </w:object>
      </w:r>
      <w:r>
        <w:rPr>
          <w:rFonts w:ascii="仿宋" w:hAnsi="仿宋" w:eastAsia="仿宋" w:cs="Times New Roman"/>
          <w:color w:val="000000" w:themeColor="text1"/>
          <w:sz w:val="24"/>
          <w:szCs w:val="24"/>
        </w:rPr>
        <w:t>的中点，并且异面直线</w:t>
      </w:r>
      <w:r>
        <w:rPr>
          <w:rFonts w:ascii="仿宋" w:hAnsi="仿宋" w:eastAsia="仿宋" w:cs="Times New Roman"/>
          <w:color w:val="000000" w:themeColor="text1"/>
          <w:position w:val="-6"/>
          <w:sz w:val="24"/>
          <w:szCs w:val="24"/>
        </w:rPr>
        <w:object>
          <v:shape id="_x0000_i1265" o:spt="75" type="#_x0000_t75" style="height:14.5pt;width:22pt;" o:ole="t" filled="f" o:preferrelative="t" stroked="f" coordsize="21600,21600">
            <v:path/>
            <v:fill on="f" focussize="0,0"/>
            <v:stroke on="f" joinstyle="miter"/>
            <v:imagedata r:id="rId414" o:title=""/>
            <o:lock v:ext="edit" aspectratio="t"/>
            <w10:wrap type="none"/>
            <w10:anchorlock/>
          </v:shape>
          <o:OLEObject Type="Embed" ProgID="Equation.DSMT4" ShapeID="_x0000_i1265" DrawAspect="Content" ObjectID="_1468075965" r:id="rId413">
            <o:LockedField>false</o:LockedField>
          </o:OLEObject>
        </w:object>
      </w:r>
      <w:r>
        <w:rPr>
          <w:rFonts w:ascii="仿宋" w:hAnsi="仿宋" w:eastAsia="仿宋" w:cs="Times New Roman"/>
          <w:color w:val="000000" w:themeColor="text1"/>
          <w:sz w:val="24"/>
          <w:szCs w:val="24"/>
        </w:rPr>
        <w:t>与</w:t>
      </w:r>
      <w:r>
        <w:rPr>
          <w:rFonts w:ascii="仿宋" w:hAnsi="仿宋" w:eastAsia="仿宋" w:cs="Times New Roman"/>
          <w:color w:val="000000" w:themeColor="text1"/>
          <w:position w:val="-4"/>
          <w:sz w:val="24"/>
          <w:szCs w:val="24"/>
        </w:rPr>
        <w:object>
          <v:shape id="_x0000_i1266" o:spt="75" type="#_x0000_t75" style="height:14.5pt;width:22pt;" o:ole="t" filled="f" o:preferrelative="t" stroked="f" coordsize="21600,21600">
            <v:path/>
            <v:fill on="f" focussize="0,0"/>
            <v:stroke on="f" joinstyle="miter"/>
            <v:imagedata r:id="rId416" o:title=""/>
            <o:lock v:ext="edit" aspectratio="t"/>
            <w10:wrap type="none"/>
            <w10:anchorlock/>
          </v:shape>
          <o:OLEObject Type="Embed" ProgID="Equation.DSMT4" ShapeID="_x0000_i1266" DrawAspect="Content" ObjectID="_1468075966" r:id="rId415">
            <o:LockedField>false</o:LockedField>
          </o:OLEObject>
        </w:object>
      </w:r>
      <w:r>
        <w:rPr>
          <w:rFonts w:ascii="仿宋" w:hAnsi="仿宋" w:eastAsia="仿宋" w:cs="Times New Roman"/>
          <w:color w:val="000000" w:themeColor="text1"/>
          <w:sz w:val="24"/>
          <w:szCs w:val="24"/>
        </w:rPr>
        <w:t>所成的角为</w:t>
      </w:r>
      <w:r>
        <w:rPr>
          <w:rFonts w:ascii="仿宋" w:hAnsi="仿宋" w:eastAsia="仿宋" w:cs="Times New Roman"/>
          <w:color w:val="000000" w:themeColor="text1"/>
          <w:position w:val="-6"/>
          <w:sz w:val="24"/>
          <w:szCs w:val="24"/>
        </w:rPr>
        <w:object>
          <v:shape id="_x0000_i1267" o:spt="75" type="#_x0000_t75" style="height:14.5pt;width:22pt;" o:ole="t" filled="f" o:preferrelative="t" stroked="f" coordsize="21600,21600">
            <v:path/>
            <v:fill on="f" focussize="0,0"/>
            <v:stroke on="f" joinstyle="miter"/>
            <v:imagedata r:id="rId418" o:title=""/>
            <o:lock v:ext="edit" aspectratio="t"/>
            <w10:wrap type="none"/>
            <w10:anchorlock/>
          </v:shape>
          <o:OLEObject Type="Embed" ProgID="Equation.DSMT4" ShapeID="_x0000_i1267" DrawAspect="Content" ObjectID="_1468075967" r:id="rId417">
            <o:LockedField>false</o:LockedField>
          </o:OLEObject>
        </w:object>
      </w:r>
      <w:r>
        <w:rPr>
          <w:rFonts w:ascii="仿宋" w:hAnsi="仿宋" w:eastAsia="仿宋" w:cs="Times New Roman"/>
          <w:color w:val="000000" w:themeColor="text1"/>
          <w:sz w:val="24"/>
          <w:szCs w:val="24"/>
        </w:rPr>
        <w:t>．求</w:t>
      </w:r>
      <w:r>
        <w:rPr>
          <w:rFonts w:ascii="仿宋" w:hAnsi="仿宋" w:eastAsia="仿宋" w:cs="Times New Roman"/>
          <w:color w:val="000000" w:themeColor="text1"/>
          <w:position w:val="-6"/>
          <w:sz w:val="24"/>
          <w:szCs w:val="24"/>
        </w:rPr>
        <w:object>
          <v:shape id="_x0000_i1268" o:spt="75" type="#_x0000_t75" style="height:14.5pt;width:23.5pt;" o:ole="t" filled="f" o:preferrelative="t" stroked="f" coordsize="21600,21600">
            <v:path/>
            <v:fill on="f" focussize="0,0"/>
            <v:stroke on="f" joinstyle="miter"/>
            <v:imagedata r:id="rId420" o:title=""/>
            <o:lock v:ext="edit" aspectratio="t"/>
            <w10:wrap type="none"/>
            <w10:anchorlock/>
          </v:shape>
          <o:OLEObject Type="Embed" ProgID="Equation.DSMT4" ShapeID="_x0000_i1268" DrawAspect="Content" ObjectID="_1468075968" r:id="rId419">
            <o:LockedField>false</o:LockedField>
          </o:OLEObject>
        </w:object>
      </w:r>
      <w:r>
        <w:rPr>
          <w:rFonts w:ascii="仿宋" w:hAnsi="仿宋" w:eastAsia="仿宋" w:cs="Times New Roman"/>
          <w:color w:val="000000" w:themeColor="text1"/>
          <w:sz w:val="24"/>
          <w:szCs w:val="24"/>
        </w:rPr>
        <w:t>的长．</w:t>
      </w:r>
    </w:p>
    <w:p>
      <w:pPr>
        <w:spacing w:beforeLines="50" w:afterLines="50" w:line="312" w:lineRule="auto"/>
        <w:jc w:val="right"/>
        <w:rPr>
          <w:rFonts w:ascii="仿宋" w:hAnsi="仿宋" w:eastAsia="仿宋" w:cs="Times New Roman"/>
          <w:color w:val="000000" w:themeColor="text1"/>
          <w:sz w:val="24"/>
          <w:szCs w:val="24"/>
        </w:rPr>
      </w:pPr>
      <w:r>
        <w:rPr>
          <w:rFonts w:ascii="仿宋" w:hAnsi="仿宋" w:eastAsia="仿宋" w:cs="Times New Roman"/>
          <w:color w:val="000000" w:themeColor="text1"/>
        </w:rPr>
        <w:drawing>
          <wp:inline distT="0" distB="0" distL="0" distR="0">
            <wp:extent cx="1243330" cy="1309370"/>
            <wp:effectExtent l="0" t="0" r="0" b="5080"/>
            <wp:docPr id="6" name="njj10.jpg" descr="id:21474881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jj10.jpg" descr="id:2147488140;FounderCES"/>
                    <pic:cNvPicPr>
                      <a:picLocks noChangeAspect="1"/>
                    </pic:cNvPicPr>
                  </pic:nvPicPr>
                  <pic:blipFill>
                    <a:blip r:embed="rId421" cstate="print">
                      <a:extLst>
                        <a:ext uri="{28A0092B-C50C-407E-A947-70E740481C1C}">
                          <a14:useLocalDpi xmlns:a14="http://schemas.microsoft.com/office/drawing/2010/main" val="0"/>
                        </a:ext>
                      </a:extLst>
                    </a:blip>
                    <a:stretch>
                      <a:fillRect/>
                    </a:stretch>
                  </pic:blipFill>
                  <pic:spPr>
                    <a:xfrm>
                      <a:off x="0" y="0"/>
                      <a:ext cx="1243584" cy="1309421"/>
                    </a:xfrm>
                    <a:prstGeom prst="rect">
                      <a:avLst/>
                    </a:prstGeom>
                  </pic:spPr>
                </pic:pic>
              </a:graphicData>
            </a:graphic>
          </wp:inline>
        </w:drawing>
      </w:r>
    </w:p>
    <w:p>
      <w:pPr>
        <w:spacing w:beforeLines="50" w:afterLines="50" w:line="312" w:lineRule="auto"/>
        <w:ind w:firstLine="480" w:firstLineChars="200"/>
        <w:rPr>
          <w:rFonts w:ascii="仿宋" w:hAnsi="仿宋" w:eastAsia="仿宋" w:cs="Times New Roman"/>
          <w:color w:val="000000" w:themeColor="text1"/>
        </w:rPr>
      </w:pPr>
      <w:r>
        <w:rPr>
          <w:rFonts w:ascii="仿宋" w:hAnsi="仿宋" w:eastAsia="仿宋" w:cs="Times New Roman"/>
          <w:color w:val="000000" w:themeColor="text1"/>
          <w:sz w:val="24"/>
          <w:szCs w:val="24"/>
        </w:rPr>
        <w:t>4</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如图，在空间四边形</w:t>
      </w:r>
      <w:r>
        <w:rPr>
          <w:rFonts w:ascii="仿宋" w:hAnsi="仿宋" w:eastAsia="仿宋" w:cs="Times New Roman"/>
          <w:color w:val="000000" w:themeColor="text1"/>
          <w:position w:val="-6"/>
          <w:sz w:val="24"/>
          <w:szCs w:val="24"/>
        </w:rPr>
        <w:object>
          <v:shape id="_x0000_i1269" o:spt="75" type="#_x0000_t75" style="height:14.5pt;width:36.5pt;" o:ole="t" filled="f" o:preferrelative="t" stroked="f" coordsize="21600,21600">
            <v:path/>
            <v:fill on="f" focussize="0,0"/>
            <v:stroke on="f" joinstyle="miter"/>
            <v:imagedata r:id="rId423" o:title=""/>
            <o:lock v:ext="edit" aspectratio="t"/>
            <w10:wrap type="none"/>
            <w10:anchorlock/>
          </v:shape>
          <o:OLEObject Type="Embed" ProgID="Equation.DSMT4" ShapeID="_x0000_i1269" DrawAspect="Content" ObjectID="_1468075969" r:id="rId422">
            <o:LockedField>false</o:LockedField>
          </o:OLEObject>
        </w:object>
      </w:r>
      <w:r>
        <w:rPr>
          <w:rFonts w:ascii="仿宋" w:hAnsi="仿宋" w:eastAsia="仿宋" w:cs="Times New Roman"/>
          <w:color w:val="000000" w:themeColor="text1"/>
          <w:sz w:val="24"/>
          <w:szCs w:val="24"/>
        </w:rPr>
        <w:t>中，</w:t>
      </w:r>
      <w:r>
        <w:rPr>
          <w:rFonts w:ascii="仿宋" w:hAnsi="仿宋" w:eastAsia="仿宋" w:cs="Times New Roman"/>
          <w:color w:val="000000" w:themeColor="text1"/>
          <w:position w:val="-4"/>
          <w:sz w:val="24"/>
          <w:szCs w:val="24"/>
        </w:rPr>
        <w:object>
          <v:shape id="_x0000_i1270" o:spt="75" type="#_x0000_t75" style="height:14.5pt;width:14.5pt;" o:ole="t" filled="f" o:preferrelative="t" stroked="f" coordsize="21600,21600">
            <v:path/>
            <v:fill on="f" focussize="0,0"/>
            <v:stroke on="f" joinstyle="miter"/>
            <v:imagedata r:id="rId425" o:title=""/>
            <o:lock v:ext="edit" aspectratio="t"/>
            <w10:wrap type="none"/>
            <w10:anchorlock/>
          </v:shape>
          <o:OLEObject Type="Embed" ProgID="Equation.DSMT4" ShapeID="_x0000_i1270" DrawAspect="Content" ObjectID="_1468075970" r:id="rId424">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271" o:spt="75" type="#_x0000_t75" style="height:14.5pt;width:14.5pt;" o:ole="t" filled="f" o:preferrelative="t" stroked="f" coordsize="21600,21600">
            <v:path/>
            <v:fill on="f" focussize="0,0"/>
            <v:stroke on="f" joinstyle="miter"/>
            <v:imagedata r:id="rId427" o:title=""/>
            <o:lock v:ext="edit" aspectratio="t"/>
            <w10:wrap type="none"/>
            <w10:anchorlock/>
          </v:shape>
          <o:OLEObject Type="Embed" ProgID="Equation.DSMT4" ShapeID="_x0000_i1271" DrawAspect="Content" ObjectID="_1468075971" r:id="rId426">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272" o:spt="75" type="#_x0000_t75" style="height:14.5pt;width:14.5pt;" o:ole="t" filled="f" o:preferrelative="t" stroked="f" coordsize="21600,21600">
            <v:path/>
            <v:fill on="f" focussize="0,0"/>
            <v:stroke on="f" joinstyle="miter"/>
            <v:imagedata r:id="rId429" o:title=""/>
            <o:lock v:ext="edit" aspectratio="t"/>
            <w10:wrap type="none"/>
            <w10:anchorlock/>
          </v:shape>
          <o:OLEObject Type="Embed" ProgID="Equation.DSMT4" ShapeID="_x0000_i1272" DrawAspect="Content" ObjectID="_1468075972" r:id="rId428">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273" o:spt="75" type="#_x0000_t75" style="height:14.5pt;width:15pt;" o:ole="t" filled="f" o:preferrelative="t" stroked="f" coordsize="21600,21600">
            <v:path/>
            <v:fill on="f" focussize="0,0"/>
            <v:stroke on="f" joinstyle="miter"/>
            <v:imagedata r:id="rId431" o:title=""/>
            <o:lock v:ext="edit" aspectratio="t"/>
            <w10:wrap type="none"/>
            <w10:anchorlock/>
          </v:shape>
          <o:OLEObject Type="Embed" ProgID="Equation.DSMT4" ShapeID="_x0000_i1273" DrawAspect="Content" ObjectID="_1468075973" r:id="rId430">
            <o:LockedField>false</o:LockedField>
          </o:OLEObject>
        </w:object>
      </w:r>
      <w:r>
        <w:rPr>
          <w:rFonts w:ascii="仿宋" w:hAnsi="仿宋" w:eastAsia="仿宋" w:cs="Times New Roman"/>
          <w:color w:val="000000" w:themeColor="text1"/>
          <w:sz w:val="24"/>
          <w:szCs w:val="24"/>
        </w:rPr>
        <w:t>分别是边</w:t>
      </w:r>
      <w:r>
        <w:rPr>
          <w:rFonts w:ascii="仿宋" w:hAnsi="仿宋" w:eastAsia="仿宋" w:cs="Times New Roman"/>
          <w:color w:val="000000" w:themeColor="text1"/>
          <w:position w:val="-4"/>
          <w:sz w:val="24"/>
          <w:szCs w:val="24"/>
        </w:rPr>
        <w:object>
          <v:shape id="_x0000_i1274" o:spt="75" type="#_x0000_t75" style="height:14.5pt;width:22pt;" o:ole="t" filled="f" o:preferrelative="t" stroked="f" coordsize="21600,21600">
            <v:path/>
            <v:fill on="f" focussize="0,0"/>
            <v:stroke on="f" joinstyle="miter"/>
            <v:imagedata r:id="rId433" o:title=""/>
            <o:lock v:ext="edit" aspectratio="t"/>
            <w10:wrap type="none"/>
            <w10:anchorlock/>
          </v:shape>
          <o:OLEObject Type="Embed" ProgID="Equation.DSMT4" ShapeID="_x0000_i1274" DrawAspect="Content" ObjectID="_1468075974" r:id="rId432">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275" o:spt="75" type="#_x0000_t75" style="height:14.5pt;width:22pt;" o:ole="t" filled="f" o:preferrelative="t" stroked="f" coordsize="21600,21600">
            <v:path/>
            <v:fill on="f" focussize="0,0"/>
            <v:stroke on="f" joinstyle="miter"/>
            <v:imagedata r:id="rId435" o:title=""/>
            <o:lock v:ext="edit" aspectratio="t"/>
            <w10:wrap type="none"/>
            <w10:anchorlock/>
          </v:shape>
          <o:OLEObject Type="Embed" ProgID="Equation.DSMT4" ShapeID="_x0000_i1275" DrawAspect="Content" ObjectID="_1468075975" r:id="rId434">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276" o:spt="75" type="#_x0000_t75" style="height:14.5pt;width:22pt;" o:ole="t" filled="f" o:preferrelative="t" stroked="f" coordsize="21600,21600">
            <v:path/>
            <v:fill on="f" focussize="0,0"/>
            <v:stroke on="f" joinstyle="miter"/>
            <v:imagedata r:id="rId437" o:title=""/>
            <o:lock v:ext="edit" aspectratio="t"/>
            <w10:wrap type="none"/>
            <w10:anchorlock/>
          </v:shape>
          <o:OLEObject Type="Embed" ProgID="Equation.DSMT4" ShapeID="_x0000_i1276" DrawAspect="Content" ObjectID="_1468075976" r:id="rId436">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277" o:spt="75" type="#_x0000_t75" style="height:14.5pt;width:22pt;" o:ole="t" filled="f" o:preferrelative="t" stroked="f" coordsize="21600,21600">
            <v:path/>
            <v:fill on="f" focussize="0,0"/>
            <v:stroke on="f" joinstyle="miter"/>
            <v:imagedata r:id="rId439" o:title=""/>
            <o:lock v:ext="edit" aspectratio="t"/>
            <w10:wrap type="none"/>
            <w10:anchorlock/>
          </v:shape>
          <o:OLEObject Type="Embed" ProgID="Equation.DSMT4" ShapeID="_x0000_i1277" DrawAspect="Content" ObjectID="_1468075977" r:id="rId438">
            <o:LockedField>false</o:LockedField>
          </o:OLEObject>
        </w:object>
      </w:r>
      <w:r>
        <w:rPr>
          <w:rFonts w:ascii="仿宋" w:hAnsi="仿宋" w:eastAsia="仿宋" w:cs="Times New Roman"/>
          <w:color w:val="000000" w:themeColor="text1"/>
          <w:sz w:val="24"/>
          <w:szCs w:val="24"/>
        </w:rPr>
        <w:t>的中点．当对角线</w:t>
      </w:r>
      <w:r>
        <w:rPr>
          <w:rFonts w:ascii="仿宋" w:hAnsi="仿宋" w:eastAsia="仿宋" w:cs="Times New Roman"/>
          <w:color w:val="000000" w:themeColor="text1"/>
          <w:position w:val="-6"/>
          <w:sz w:val="24"/>
          <w:szCs w:val="24"/>
        </w:rPr>
        <w:object>
          <v:shape id="_x0000_i1278" o:spt="75" type="#_x0000_t75" style="height:14.5pt;width:22pt;" o:ole="t" filled="f" o:preferrelative="t" stroked="f" coordsize="21600,21600">
            <v:path/>
            <v:fill on="f" focussize="0,0"/>
            <v:stroke on="f" joinstyle="miter"/>
            <v:imagedata r:id="rId441" o:title=""/>
            <o:lock v:ext="edit" aspectratio="t"/>
            <w10:wrap type="none"/>
            <w10:anchorlock/>
          </v:shape>
          <o:OLEObject Type="Embed" ProgID="Equation.DSMT4" ShapeID="_x0000_i1278" DrawAspect="Content" ObjectID="_1468075978" r:id="rId440">
            <o:LockedField>false</o:LockedField>
          </o:OLEObject>
        </w:object>
      </w:r>
      <w:r>
        <w:rPr>
          <w:rFonts w:ascii="仿宋" w:hAnsi="仿宋" w:eastAsia="仿宋" w:cs="Times New Roman"/>
          <w:color w:val="000000" w:themeColor="text1"/>
          <w:sz w:val="24"/>
          <w:szCs w:val="24"/>
        </w:rPr>
        <w:t>和</w:t>
      </w:r>
      <w:r>
        <w:rPr>
          <w:rFonts w:ascii="仿宋" w:hAnsi="仿宋" w:eastAsia="仿宋" w:cs="Times New Roman"/>
          <w:color w:val="000000" w:themeColor="text1"/>
          <w:position w:val="-4"/>
          <w:sz w:val="24"/>
          <w:szCs w:val="24"/>
        </w:rPr>
        <w:object>
          <v:shape id="_x0000_i1279" o:spt="75" type="#_x0000_t75" style="height:14.5pt;width:22pt;" o:ole="t" filled="f" o:preferrelative="t" stroked="f" coordsize="21600,21600">
            <v:path/>
            <v:fill on="f" focussize="0,0"/>
            <v:stroke on="f" joinstyle="miter"/>
            <v:imagedata r:id="rId443" o:title=""/>
            <o:lock v:ext="edit" aspectratio="t"/>
            <w10:wrap type="none"/>
            <w10:anchorlock/>
          </v:shape>
          <o:OLEObject Type="Embed" ProgID="Equation.DSMT4" ShapeID="_x0000_i1279" DrawAspect="Content" ObjectID="_1468075979" r:id="rId442">
            <o:LockedField>false</o:LockedField>
          </o:OLEObject>
        </w:object>
      </w:r>
      <w:r>
        <w:rPr>
          <w:rFonts w:ascii="仿宋" w:hAnsi="仿宋" w:eastAsia="仿宋" w:cs="Times New Roman"/>
          <w:color w:val="000000" w:themeColor="text1"/>
          <w:sz w:val="24"/>
          <w:szCs w:val="24"/>
        </w:rPr>
        <w:t>满足什么条件时，</w:t>
      </w:r>
      <w:r>
        <w:rPr>
          <w:rFonts w:ascii="仿宋" w:hAnsi="仿宋" w:eastAsia="仿宋" w:cs="Times New Roman"/>
          <w:color w:val="000000" w:themeColor="text1"/>
          <w:position w:val="-6"/>
          <w:sz w:val="24"/>
          <w:szCs w:val="24"/>
        </w:rPr>
        <w:object>
          <v:shape id="_x0000_i1280" o:spt="75" type="#_x0000_t75" style="height:14.5pt;width:38.5pt;" o:ole="t" filled="f" o:preferrelative="t" stroked="f" coordsize="21600,21600">
            <v:path/>
            <v:fill on="f" focussize="0,0"/>
            <v:stroke on="f" joinstyle="miter"/>
            <v:imagedata r:id="rId445" o:title=""/>
            <o:lock v:ext="edit" aspectratio="t"/>
            <w10:wrap type="none"/>
            <w10:anchorlock/>
          </v:shape>
          <o:OLEObject Type="Embed" ProgID="Equation.DSMT4" ShapeID="_x0000_i1280" DrawAspect="Content" ObjectID="_1468075980" r:id="rId444">
            <o:LockedField>false</o:LockedField>
          </o:OLEObject>
        </w:object>
      </w:r>
      <w:r>
        <w:rPr>
          <w:rFonts w:ascii="仿宋" w:hAnsi="仿宋" w:eastAsia="仿宋" w:cs="Times New Roman"/>
          <w:color w:val="000000" w:themeColor="text1"/>
          <w:sz w:val="24"/>
          <w:szCs w:val="24"/>
        </w:rPr>
        <w:t>分别是矩形、菱形、正方形？</w:t>
      </w:r>
    </w:p>
    <w:p>
      <w:pPr>
        <w:spacing w:beforeLines="50" w:afterLines="50" w:line="312" w:lineRule="auto"/>
        <w:jc w:val="right"/>
        <w:rPr>
          <w:rFonts w:ascii="仿宋" w:hAnsi="仿宋" w:eastAsia="仿宋" w:cs="Times New Roman"/>
          <w:color w:val="000000" w:themeColor="text1"/>
          <w:sz w:val="24"/>
          <w:szCs w:val="24"/>
        </w:rPr>
      </w:pPr>
      <w:r>
        <w:rPr>
          <w:rFonts w:ascii="仿宋" w:hAnsi="仿宋" w:eastAsia="仿宋" w:cs="Times New Roman"/>
          <w:color w:val="000000" w:themeColor="text1"/>
        </w:rPr>
        <w:drawing>
          <wp:inline distT="0" distB="0" distL="0" distR="0">
            <wp:extent cx="1295400" cy="1156970"/>
            <wp:effectExtent l="0" t="0" r="0" b="5080"/>
            <wp:docPr id="7" name="njj11.jpg" descr="id:21474881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jj11.jpg" descr="id:2147488147;FounderCES"/>
                    <pic:cNvPicPr>
                      <a:picLocks noChangeAspect="1"/>
                    </pic:cNvPicPr>
                  </pic:nvPicPr>
                  <pic:blipFill>
                    <a:blip r:embed="rId446" cstate="print">
                      <a:extLst>
                        <a:ext uri="{28A0092B-C50C-407E-A947-70E740481C1C}">
                          <a14:useLocalDpi xmlns:a14="http://schemas.microsoft.com/office/drawing/2010/main" val="0"/>
                        </a:ext>
                      </a:extLst>
                    </a:blip>
                    <a:stretch>
                      <a:fillRect/>
                    </a:stretch>
                  </pic:blipFill>
                  <pic:spPr>
                    <a:xfrm>
                      <a:off x="0" y="0"/>
                      <a:ext cx="1295400" cy="1156976"/>
                    </a:xfrm>
                    <a:prstGeom prst="rect">
                      <a:avLst/>
                    </a:prstGeom>
                  </pic:spPr>
                </pic:pic>
              </a:graphicData>
            </a:graphic>
          </wp:inline>
        </w:drawing>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5．</w:t>
      </w:r>
      <w:r>
        <w:rPr>
          <w:rFonts w:ascii="仿宋" w:hAnsi="仿宋" w:eastAsia="仿宋" w:cs="Times New Roman"/>
          <w:color w:val="000000" w:themeColor="text1"/>
          <w:sz w:val="24"/>
          <w:szCs w:val="24"/>
        </w:rPr>
        <w:t>在长方体</w:t>
      </w:r>
      <w:r>
        <w:rPr>
          <w:rFonts w:ascii="仿宋" w:hAnsi="仿宋" w:eastAsia="仿宋" w:cs="Times New Roman"/>
          <w:color w:val="000000" w:themeColor="text1"/>
          <w:position w:val="-12"/>
          <w:sz w:val="24"/>
          <w:szCs w:val="24"/>
        </w:rPr>
        <w:object>
          <v:shape id="_x0000_i1281" o:spt="75" type="#_x0000_t75" style="height:18.5pt;width:90.5pt;" o:ole="t" filled="f" o:preferrelative="t" stroked="f" coordsize="21600,21600">
            <v:path/>
            <v:fill on="f" focussize="0,0"/>
            <v:stroke on="f" joinstyle="miter"/>
            <v:imagedata r:id="rId448" o:title=""/>
            <o:lock v:ext="edit" aspectratio="t"/>
            <w10:wrap type="none"/>
            <w10:anchorlock/>
          </v:shape>
          <o:OLEObject Type="Embed" ProgID="Equation.DSMT4" ShapeID="_x0000_i1281" DrawAspect="Content" ObjectID="_1468075981" r:id="rId447">
            <o:LockedField>false</o:LockedField>
          </o:OLEObject>
        </w:object>
      </w:r>
      <w:r>
        <w:rPr>
          <w:rFonts w:ascii="仿宋" w:hAnsi="仿宋" w:eastAsia="仿宋" w:cs="Times New Roman"/>
          <w:color w:val="000000" w:themeColor="text1"/>
          <w:sz w:val="24"/>
          <w:szCs w:val="24"/>
        </w:rPr>
        <w:t>中，已知</w:t>
      </w:r>
      <w:r>
        <w:rPr>
          <w:rFonts w:ascii="仿宋" w:hAnsi="仿宋" w:eastAsia="仿宋" w:cs="Times New Roman"/>
          <w:color w:val="000000" w:themeColor="text1"/>
          <w:position w:val="-6"/>
          <w:sz w:val="24"/>
          <w:szCs w:val="24"/>
        </w:rPr>
        <w:object>
          <v:shape id="_x0000_i1282" o:spt="75" type="#_x0000_t75" style="height:14.5pt;width:71.5pt;" o:ole="t" filled="f" o:preferrelative="t" stroked="f" coordsize="21600,21600">
            <v:path/>
            <v:fill on="f" focussize="0,0"/>
            <v:stroke on="f" joinstyle="miter"/>
            <v:imagedata r:id="rId450" o:title=""/>
            <o:lock v:ext="edit" aspectratio="t"/>
            <w10:wrap type="none"/>
            <w10:anchorlock/>
          </v:shape>
          <o:OLEObject Type="Embed" ProgID="Equation.DSMT4" ShapeID="_x0000_i1282" DrawAspect="Content" ObjectID="_1468075982" r:id="rId449">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283" o:spt="75" type="#_x0000_t75" style="height:18.5pt;width:42.5pt;" o:ole="t" filled="f" o:preferrelative="t" stroked="f" coordsize="21600,21600">
            <v:path/>
            <v:fill on="f" focussize="0,0"/>
            <v:stroke on="f" joinstyle="miter"/>
            <v:imagedata r:id="rId452" o:title=""/>
            <o:lock v:ext="edit" aspectratio="t"/>
            <w10:wrap type="none"/>
            <w10:anchorlock/>
          </v:shape>
          <o:OLEObject Type="Embed" ProgID="Equation.DSMT4" ShapeID="_x0000_i1283" DrawAspect="Content" ObjectID="_1468075983" r:id="rId451">
            <o:LockedField>false</o:LockedField>
          </o:OLEObject>
        </w:object>
      </w:r>
      <w:r>
        <w:rPr>
          <w:rFonts w:ascii="仿宋" w:hAnsi="仿宋" w:eastAsia="仿宋" w:cs="Times New Roman"/>
          <w:color w:val="000000" w:themeColor="text1"/>
          <w:sz w:val="24"/>
          <w:szCs w:val="24"/>
        </w:rPr>
        <w:t>，则异面直线</w:t>
      </w:r>
      <w:r>
        <w:rPr>
          <w:rFonts w:ascii="仿宋" w:hAnsi="仿宋" w:eastAsia="仿宋" w:cs="Times New Roman"/>
          <w:color w:val="000000" w:themeColor="text1"/>
          <w:position w:val="-12"/>
          <w:sz w:val="24"/>
          <w:szCs w:val="24"/>
        </w:rPr>
        <w:object>
          <v:shape id="_x0000_i1284" o:spt="75" type="#_x0000_t75" style="height:18.5pt;width:23pt;" o:ole="t" filled="f" o:preferrelative="t" stroked="f" coordsize="21600,21600">
            <v:path/>
            <v:fill on="f" focussize="0,0"/>
            <v:stroke on="f" joinstyle="miter"/>
            <v:imagedata r:id="rId454" o:title=""/>
            <o:lock v:ext="edit" aspectratio="t"/>
            <w10:wrap type="none"/>
            <w10:anchorlock/>
          </v:shape>
          <o:OLEObject Type="Embed" ProgID="Equation.DSMT4" ShapeID="_x0000_i1284" DrawAspect="Content" ObjectID="_1468075984" r:id="rId453">
            <o:LockedField>false</o:LockedField>
          </o:OLEObject>
        </w:object>
      </w:r>
      <w:r>
        <w:rPr>
          <w:rFonts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285" o:spt="75" type="#_x0000_t75" style="height:18.5pt;width:23pt;" o:ole="t" filled="f" o:preferrelative="t" stroked="f" coordsize="21600,21600">
            <v:path/>
            <v:fill on="f" focussize="0,0"/>
            <v:stroke on="f" joinstyle="miter"/>
            <v:imagedata r:id="rId456" o:title=""/>
            <o:lock v:ext="edit" aspectratio="t"/>
            <w10:wrap type="none"/>
            <w10:anchorlock/>
          </v:shape>
          <o:OLEObject Type="Embed" ProgID="Equation.DSMT4" ShapeID="_x0000_i1285" DrawAspect="Content" ObjectID="_1468075985" r:id="rId455">
            <o:LockedField>false</o:LockedField>
          </o:OLEObject>
        </w:object>
      </w:r>
      <w:r>
        <w:rPr>
          <w:rFonts w:ascii="仿宋" w:hAnsi="仿宋" w:eastAsia="仿宋" w:cs="Times New Roman"/>
          <w:color w:val="000000" w:themeColor="text1"/>
          <w:sz w:val="24"/>
          <w:szCs w:val="24"/>
        </w:rPr>
        <w:t>所成角的大小为</w:t>
      </w:r>
      <w:r>
        <w:rPr>
          <w:rFonts w:hint="eastAsia" w:ascii="仿宋" w:hAnsi="仿宋" w:eastAsia="仿宋" w:cs="Times New Roman"/>
          <w:color w:val="000000" w:themeColor="text1"/>
          <w:sz w:val="24"/>
          <w:szCs w:val="24"/>
          <w:u w:color="000000"/>
        </w:rPr>
        <w:t>_</w:t>
      </w:r>
      <w:r>
        <w:rPr>
          <w:rFonts w:ascii="仿宋" w:hAnsi="仿宋" w:eastAsia="仿宋" w:cs="Times New Roman"/>
          <w:color w:val="000000" w:themeColor="text1"/>
          <w:sz w:val="24"/>
          <w:szCs w:val="24"/>
          <w:u w:color="000000"/>
        </w:rPr>
        <w:t>___________</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6</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在空间四边形</w:t>
      </w:r>
      <w:r>
        <w:rPr>
          <w:rFonts w:ascii="仿宋" w:hAnsi="仿宋" w:eastAsia="仿宋" w:cs="Times New Roman"/>
          <w:color w:val="000000" w:themeColor="text1"/>
          <w:position w:val="-6"/>
          <w:sz w:val="24"/>
          <w:szCs w:val="24"/>
        </w:rPr>
        <w:object>
          <v:shape id="_x0000_i1286" o:spt="75" type="#_x0000_t75" style="height:14.5pt;width:36.5pt;" o:ole="t" filled="f" o:preferrelative="t" stroked="f" coordsize="21600,21600">
            <v:path/>
            <v:fill on="f" focussize="0,0"/>
            <v:stroke on="f" joinstyle="miter"/>
            <v:imagedata r:id="rId458" o:title=""/>
            <o:lock v:ext="edit" aspectratio="t"/>
            <w10:wrap type="none"/>
            <w10:anchorlock/>
          </v:shape>
          <o:OLEObject Type="Embed" ProgID="Equation.DSMT4" ShapeID="_x0000_i1286" DrawAspect="Content" ObjectID="_1468075986" r:id="rId457">
            <o:LockedField>false</o:LockedField>
          </o:OLEObject>
        </w:object>
      </w:r>
      <w:r>
        <w:rPr>
          <w:rFonts w:ascii="仿宋" w:hAnsi="仿宋" w:eastAsia="仿宋" w:cs="Times New Roman"/>
          <w:color w:val="000000" w:themeColor="text1"/>
          <w:sz w:val="24"/>
          <w:szCs w:val="24"/>
        </w:rPr>
        <w:t>中，</w:t>
      </w:r>
      <w:r>
        <w:rPr>
          <w:rFonts w:ascii="仿宋" w:hAnsi="仿宋" w:eastAsia="仿宋" w:cs="Times New Roman"/>
          <w:color w:val="000000" w:themeColor="text1"/>
          <w:position w:val="-6"/>
          <w:sz w:val="24"/>
          <w:szCs w:val="24"/>
        </w:rPr>
        <w:object>
          <v:shape id="_x0000_i1287" o:spt="75" type="#_x0000_t75" style="height:14.5pt;width:185pt;" o:ole="t" filled="f" o:preferrelative="t" stroked="f" coordsize="21600,21600">
            <v:path/>
            <v:fill on="f" focussize="0,0"/>
            <v:stroke on="f" joinstyle="miter"/>
            <v:imagedata r:id="rId460" o:title=""/>
            <o:lock v:ext="edit" aspectratio="t"/>
            <w10:wrap type="none"/>
            <w10:anchorlock/>
          </v:shape>
          <o:OLEObject Type="Embed" ProgID="Equation.DSMT4" ShapeID="_x0000_i1287" DrawAspect="Content" ObjectID="_1468075987" r:id="rId459">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288" o:spt="75" type="#_x0000_t75" style="height:14.5pt;width:14.5pt;" o:ole="t" filled="f" o:preferrelative="t" stroked="f" coordsize="21600,21600">
            <v:path/>
            <v:fill on="f" focussize="0,0"/>
            <v:stroke on="f" joinstyle="miter"/>
            <v:imagedata r:id="rId462" o:title=""/>
            <o:lock v:ext="edit" aspectratio="t"/>
            <w10:wrap type="none"/>
            <w10:anchorlock/>
          </v:shape>
          <o:OLEObject Type="Embed" ProgID="Equation.DSMT4" ShapeID="_x0000_i1288" DrawAspect="Content" ObjectID="_1468075988" r:id="rId461">
            <o:LockedField>false</o:LockedField>
          </o:OLEObject>
        </w:object>
      </w:r>
      <w:r>
        <w:rPr>
          <w:rFonts w:ascii="仿宋" w:hAnsi="仿宋" w:eastAsia="仿宋" w:cs="Times New Roman"/>
          <w:color w:val="000000" w:themeColor="text1"/>
          <w:sz w:val="24"/>
          <w:szCs w:val="24"/>
        </w:rPr>
        <w:t>是</w:t>
      </w:r>
      <w:r>
        <w:rPr>
          <w:rFonts w:ascii="仿宋" w:hAnsi="仿宋" w:eastAsia="仿宋" w:cs="Times New Roman"/>
          <w:color w:val="000000" w:themeColor="text1"/>
          <w:position w:val="-6"/>
          <w:sz w:val="24"/>
          <w:szCs w:val="24"/>
        </w:rPr>
        <w:object>
          <v:shape id="_x0000_i1289" o:spt="75" type="#_x0000_t75" style="height:14.5pt;width:22pt;" o:ole="t" filled="f" o:preferrelative="t" stroked="f" coordsize="21600,21600">
            <v:path/>
            <v:fill on="f" focussize="0,0"/>
            <v:stroke on="f" joinstyle="miter"/>
            <v:imagedata r:id="rId464" o:title=""/>
            <o:lock v:ext="edit" aspectratio="t"/>
            <w10:wrap type="none"/>
            <w10:anchorlock/>
          </v:shape>
          <o:OLEObject Type="Embed" ProgID="Equation.DSMT4" ShapeID="_x0000_i1289" DrawAspect="Content" ObjectID="_1468075989" r:id="rId463">
            <o:LockedField>false</o:LockedField>
          </o:OLEObject>
        </w:object>
      </w:r>
      <w:r>
        <w:rPr>
          <w:rFonts w:ascii="仿宋" w:hAnsi="仿宋" w:eastAsia="仿宋" w:cs="Times New Roman"/>
          <w:color w:val="000000" w:themeColor="text1"/>
          <w:sz w:val="24"/>
          <w:szCs w:val="24"/>
        </w:rPr>
        <w:t>的中点，求异面直线</w:t>
      </w:r>
      <w:r>
        <w:rPr>
          <w:rFonts w:ascii="仿宋" w:hAnsi="仿宋" w:eastAsia="仿宋" w:cs="Times New Roman"/>
          <w:color w:val="000000" w:themeColor="text1"/>
          <w:position w:val="-6"/>
          <w:sz w:val="24"/>
          <w:szCs w:val="24"/>
        </w:rPr>
        <w:object>
          <v:shape id="_x0000_i1290" o:spt="75" type="#_x0000_t75" style="height:14.5pt;width:22pt;" o:ole="t" filled="f" o:preferrelative="t" stroked="f" coordsize="21600,21600">
            <v:path/>
            <v:fill on="f" focussize="0,0"/>
            <v:stroke on="f" joinstyle="miter"/>
            <v:imagedata r:id="rId466" o:title=""/>
            <o:lock v:ext="edit" aspectratio="t"/>
            <w10:wrap type="none"/>
            <w10:anchorlock/>
          </v:shape>
          <o:OLEObject Type="Embed" ProgID="Equation.DSMT4" ShapeID="_x0000_i1290" DrawAspect="Content" ObjectID="_1468075990" r:id="rId465">
            <o:LockedField>false</o:LockedField>
          </o:OLEObject>
        </w:object>
      </w:r>
      <w:r>
        <w:rPr>
          <w:rFonts w:ascii="仿宋" w:hAnsi="仿宋" w:eastAsia="仿宋" w:cs="Times New Roman"/>
          <w:color w:val="000000" w:themeColor="text1"/>
          <w:sz w:val="24"/>
          <w:szCs w:val="24"/>
        </w:rPr>
        <w:t>与</w:t>
      </w:r>
      <w:r>
        <w:rPr>
          <w:rFonts w:ascii="仿宋" w:hAnsi="仿宋" w:eastAsia="仿宋" w:cs="Times New Roman"/>
          <w:color w:val="000000" w:themeColor="text1"/>
          <w:position w:val="-4"/>
          <w:sz w:val="24"/>
          <w:szCs w:val="24"/>
        </w:rPr>
        <w:object>
          <v:shape id="_x0000_i1291" o:spt="75" type="#_x0000_t75" style="height:14.5pt;width:22pt;" o:ole="t" filled="f" o:preferrelative="t" stroked="f" coordsize="21600,21600">
            <v:path/>
            <v:fill on="f" focussize="0,0"/>
            <v:stroke on="f" joinstyle="miter"/>
            <v:imagedata r:id="rId468" o:title=""/>
            <o:lock v:ext="edit" aspectratio="t"/>
            <w10:wrap type="none"/>
            <w10:anchorlock/>
          </v:shape>
          <o:OLEObject Type="Embed" ProgID="Equation.DSMT4" ShapeID="_x0000_i1291" DrawAspect="Content" ObjectID="_1468075991" r:id="rId467">
            <o:LockedField>false</o:LockedField>
          </o:OLEObject>
        </w:object>
      </w:r>
      <w:r>
        <w:rPr>
          <w:rFonts w:ascii="仿宋" w:hAnsi="仿宋" w:eastAsia="仿宋" w:cs="Times New Roman"/>
          <w:color w:val="000000" w:themeColor="text1"/>
          <w:sz w:val="24"/>
          <w:szCs w:val="24"/>
        </w:rPr>
        <w:t>所成角的大小．</w:t>
      </w:r>
    </w:p>
    <w:p>
      <w:pPr>
        <w:spacing w:line="312" w:lineRule="auto"/>
        <w:rPr>
          <w:rFonts w:ascii="仿宋" w:hAnsi="仿宋" w:eastAsia="仿宋" w:cs="Times New Roman"/>
          <w:color w:val="000000" w:themeColor="text1"/>
          <w:sz w:val="24"/>
          <w:szCs w:val="24"/>
        </w:rPr>
      </w:pP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[能力拓展]（选做）</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drawing>
          <wp:anchor distT="0" distB="0" distL="114300" distR="114300" simplePos="0" relativeHeight="251663360" behindDoc="0" locked="0" layoutInCell="1" allowOverlap="1">
            <wp:simplePos x="0" y="0"/>
            <wp:positionH relativeFrom="column">
              <wp:posOffset>3822065</wp:posOffset>
            </wp:positionH>
            <wp:positionV relativeFrom="paragraph">
              <wp:posOffset>289560</wp:posOffset>
            </wp:positionV>
            <wp:extent cx="1501775" cy="128587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69" cstate="print">
                      <a:extLst>
                        <a:ext uri="{28A0092B-C50C-407E-A947-70E740481C1C}">
                          <a14:useLocalDpi xmlns:a14="http://schemas.microsoft.com/office/drawing/2010/main" val="0"/>
                        </a:ext>
                      </a:extLst>
                    </a:blip>
                    <a:srcRect/>
                    <a:stretch>
                      <a:fillRect/>
                    </a:stretch>
                  </pic:blipFill>
                  <pic:spPr>
                    <a:xfrm>
                      <a:off x="0" y="0"/>
                      <a:ext cx="1501775" cy="1285875"/>
                    </a:xfrm>
                    <a:prstGeom prst="rect">
                      <a:avLst/>
                    </a:prstGeom>
                    <a:noFill/>
                  </pic:spPr>
                </pic:pic>
              </a:graphicData>
            </a:graphic>
          </wp:anchor>
        </w:drawing>
      </w:r>
      <w:r>
        <w:rPr>
          <w:rFonts w:ascii="仿宋" w:hAnsi="仿宋" w:eastAsia="仿宋" w:cs="Times New Roman"/>
          <w:color w:val="000000" w:themeColor="text1"/>
          <w:sz w:val="24"/>
          <w:szCs w:val="24"/>
        </w:rPr>
        <w:t>1．如图，已知正方体</w:t>
      </w:r>
      <w:r>
        <w:rPr>
          <w:rFonts w:ascii="仿宋" w:hAnsi="仿宋" w:eastAsia="仿宋" w:cs="Times New Roman"/>
          <w:color w:val="000000" w:themeColor="text1"/>
          <w:position w:val="-12"/>
          <w:sz w:val="24"/>
          <w:szCs w:val="24"/>
        </w:rPr>
        <w:object>
          <v:shape id="_x0000_i1292" o:spt="75" type="#_x0000_t75" style="height:18.5pt;width:90.5pt;" o:ole="t" filled="f" o:preferrelative="t" stroked="f" coordsize="21600,21600">
            <v:path/>
            <v:fill on="f" focussize="0,0"/>
            <v:stroke on="f" joinstyle="miter"/>
            <v:imagedata r:id="rId448" o:title=""/>
            <o:lock v:ext="edit" aspectratio="t"/>
            <w10:wrap type="none"/>
            <w10:anchorlock/>
          </v:shape>
          <o:OLEObject Type="Embed" ProgID="Equation.DSMT4" ShapeID="_x0000_i1292" DrawAspect="Content" ObjectID="_1468075992" r:id="rId470">
            <o:LockedField>false</o:LockedField>
          </o:OLEObject>
        </w:object>
      </w:r>
      <w:r>
        <w:rPr>
          <w:rFonts w:ascii="仿宋" w:hAnsi="仿宋" w:eastAsia="仿宋" w:cs="Times New Roman"/>
          <w:color w:val="000000" w:themeColor="text1"/>
          <w:sz w:val="24"/>
          <w:szCs w:val="24"/>
        </w:rPr>
        <w:t>的棱长为2，点</w:t>
      </w:r>
      <w:r>
        <w:rPr>
          <w:rFonts w:ascii="仿宋" w:hAnsi="仿宋" w:eastAsia="仿宋" w:cs="Times New Roman"/>
          <w:color w:val="000000" w:themeColor="text1"/>
          <w:position w:val="-4"/>
          <w:sz w:val="24"/>
          <w:szCs w:val="24"/>
        </w:rPr>
        <w:object>
          <v:shape id="_x0000_i1293" o:spt="75" type="#_x0000_t75" style="height:14.5pt;width:14.5pt;" o:ole="t" filled="f" o:preferrelative="t" stroked="f" coordsize="21600,21600">
            <v:path/>
            <v:fill on="f" focussize="0,0"/>
            <v:stroke on="f" joinstyle="miter"/>
            <v:imagedata r:id="rId472" o:title=""/>
            <o:lock v:ext="edit" aspectratio="t"/>
            <w10:wrap type="none"/>
            <w10:anchorlock/>
          </v:shape>
          <o:OLEObject Type="Embed" ProgID="Equation.DSMT4" ShapeID="_x0000_i1293" DrawAspect="Content" ObjectID="_1468075993" r:id="rId471">
            <o:LockedField>false</o:LockedField>
          </o:OLEObject>
        </w:object>
      </w:r>
      <w:r>
        <w:rPr>
          <w:rFonts w:ascii="仿宋" w:hAnsi="仿宋" w:eastAsia="仿宋" w:cs="Times New Roman"/>
          <w:color w:val="000000" w:themeColor="text1"/>
          <w:sz w:val="24"/>
          <w:szCs w:val="24"/>
        </w:rPr>
        <w:t>是棱</w:t>
      </w:r>
      <w:r>
        <w:rPr>
          <w:rFonts w:ascii="仿宋" w:hAnsi="仿宋" w:eastAsia="仿宋" w:cs="Times New Roman"/>
          <w:color w:val="000000" w:themeColor="text1"/>
          <w:position w:val="-12"/>
          <w:sz w:val="24"/>
          <w:szCs w:val="24"/>
        </w:rPr>
        <w:object>
          <v:shape id="_x0000_i1294" o:spt="75" type="#_x0000_t75" style="height:18.5pt;width:26pt;" o:ole="t" filled="f" o:preferrelative="t" stroked="f" coordsize="21600,21600">
            <v:path/>
            <v:fill on="f" focussize="0,0"/>
            <v:stroke on="f" joinstyle="miter"/>
            <v:imagedata r:id="rId474" o:title=""/>
            <o:lock v:ext="edit" aspectratio="t"/>
            <w10:wrap type="none"/>
            <w10:anchorlock/>
          </v:shape>
          <o:OLEObject Type="Embed" ProgID="Equation.DSMT4" ShapeID="_x0000_i1294" DrawAspect="Content" ObjectID="_1468075994" r:id="rId473">
            <o:LockedField>false</o:LockedField>
          </o:OLEObject>
        </w:object>
      </w:r>
      <w:r>
        <w:rPr>
          <w:rFonts w:ascii="仿宋" w:hAnsi="仿宋" w:eastAsia="仿宋" w:cs="Times New Roman"/>
          <w:color w:val="000000" w:themeColor="text1"/>
          <w:sz w:val="24"/>
          <w:szCs w:val="24"/>
        </w:rPr>
        <w:t>的中点．</w:t>
      </w:r>
    </w:p>
    <w:p>
      <w:pPr>
        <w:spacing w:line="312" w:lineRule="auto"/>
        <w:ind w:firstLine="424" w:firstLineChars="177"/>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（1）求证：</w:t>
      </w:r>
      <w:r>
        <w:rPr>
          <w:rFonts w:ascii="仿宋" w:hAnsi="仿宋" w:eastAsia="仿宋" w:cs="Times New Roman"/>
          <w:color w:val="000000" w:themeColor="text1"/>
          <w:position w:val="-12"/>
          <w:sz w:val="24"/>
          <w:szCs w:val="24"/>
        </w:rPr>
        <w:object>
          <v:shape id="_x0000_i1295" o:spt="75" type="#_x0000_t75" style="height:18.5pt;width:23pt;" o:ole="t" filled="f" o:preferrelative="t" stroked="f" coordsize="21600,21600">
            <v:path/>
            <v:fill on="f" focussize="0,0"/>
            <v:stroke on="f" joinstyle="miter"/>
            <v:imagedata r:id="rId454" o:title=""/>
            <o:lock v:ext="edit" aspectratio="t"/>
            <w10:wrap type="none"/>
            <w10:anchorlock/>
          </v:shape>
          <o:OLEObject Type="Embed" ProgID="Equation.DSMT4" ShapeID="_x0000_i1295" DrawAspect="Content" ObjectID="_1468075995" r:id="rId475">
            <o:LockedField>false</o:LockedField>
          </o:OLEObject>
        </w:object>
      </w:r>
      <w:r>
        <w:rPr>
          <w:rFonts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296" o:spt="75" type="#_x0000_t75" style="height:18.5pt;width:23pt;" o:ole="t" filled="f" o:preferrelative="t" stroked="f" coordsize="21600,21600">
            <v:path/>
            <v:fill on="f" focussize="0,0"/>
            <v:stroke on="f" joinstyle="miter"/>
            <v:imagedata r:id="rId477" o:title=""/>
            <o:lock v:ext="edit" aspectratio="t"/>
            <w10:wrap type="none"/>
            <w10:anchorlock/>
          </v:shape>
          <o:OLEObject Type="Embed" ProgID="Equation.DSMT4" ShapeID="_x0000_i1296" DrawAspect="Content" ObjectID="_1468075996" r:id="rId476">
            <o:LockedField>false</o:LockedField>
          </o:OLEObject>
        </w:object>
      </w:r>
      <w:r>
        <w:rPr>
          <w:rFonts w:ascii="仿宋" w:hAnsi="仿宋" w:eastAsia="仿宋" w:cs="Times New Roman"/>
          <w:color w:val="000000" w:themeColor="text1"/>
          <w:sz w:val="24"/>
          <w:szCs w:val="24"/>
        </w:rPr>
        <w:t>是异面直线；</w:t>
      </w:r>
    </w:p>
    <w:p>
      <w:pPr>
        <w:spacing w:line="312" w:lineRule="auto"/>
        <w:ind w:firstLine="424" w:firstLineChars="177"/>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（2）求异面直线</w:t>
      </w:r>
      <w:r>
        <w:rPr>
          <w:rFonts w:ascii="仿宋" w:hAnsi="仿宋" w:eastAsia="仿宋" w:cs="Times New Roman"/>
          <w:color w:val="000000" w:themeColor="text1"/>
          <w:position w:val="-12"/>
          <w:sz w:val="24"/>
          <w:szCs w:val="24"/>
        </w:rPr>
        <w:object>
          <v:shape id="_x0000_i1297" o:spt="75" type="#_x0000_t75" style="height:18.5pt;width:23pt;" o:ole="t" filled="f" o:preferrelative="t" stroked="f" coordsize="21600,21600">
            <v:path/>
            <v:fill on="f" focussize="0,0"/>
            <v:stroke on="f" joinstyle="miter"/>
            <v:imagedata r:id="rId454" o:title=""/>
            <o:lock v:ext="edit" aspectratio="t"/>
            <w10:wrap type="none"/>
            <w10:anchorlock/>
          </v:shape>
          <o:OLEObject Type="Embed" ProgID="Equation.DSMT4" ShapeID="_x0000_i1297" DrawAspect="Content" ObjectID="_1468075997" r:id="rId478">
            <o:LockedField>false</o:LockedField>
          </o:OLEObject>
        </w:object>
      </w:r>
      <w:r>
        <w:rPr>
          <w:rFonts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298" o:spt="75" type="#_x0000_t75" style="height:18.5pt;width:23pt;" o:ole="t" filled="f" o:preferrelative="t" stroked="f" coordsize="21600,21600">
            <v:path/>
            <v:fill on="f" focussize="0,0"/>
            <v:stroke on="f" joinstyle="miter"/>
            <v:imagedata r:id="rId477" o:title=""/>
            <o:lock v:ext="edit" aspectratio="t"/>
            <w10:wrap type="none"/>
            <w10:anchorlock/>
          </v:shape>
          <o:OLEObject Type="Embed" ProgID="Equation.DSMT4" ShapeID="_x0000_i1298" DrawAspect="Content" ObjectID="_1468075998" r:id="rId479">
            <o:LockedField>false</o:LockedField>
          </o:OLEObject>
        </w:object>
      </w:r>
      <w:r>
        <w:rPr>
          <w:rFonts w:ascii="仿宋" w:hAnsi="仿宋" w:eastAsia="仿宋" w:cs="Times New Roman"/>
          <w:color w:val="000000" w:themeColor="text1"/>
          <w:sz w:val="24"/>
          <w:szCs w:val="24"/>
        </w:rPr>
        <w:t>所成角的大小．</w:t>
      </w:r>
    </w:p>
    <w:p>
      <w:pPr>
        <w:spacing w:line="312" w:lineRule="auto"/>
        <w:rPr>
          <w:rFonts w:ascii="仿宋" w:hAnsi="仿宋" w:eastAsia="仿宋" w:cs="Times New Roman"/>
          <w:color w:val="000000" w:themeColor="text1"/>
          <w:sz w:val="24"/>
          <w:szCs w:val="24"/>
        </w:rPr>
      </w:pPr>
    </w:p>
    <w:p>
      <w:pPr>
        <w:spacing w:line="312" w:lineRule="auto"/>
        <w:rPr>
          <w:rFonts w:ascii="仿宋" w:hAnsi="仿宋" w:eastAsia="仿宋" w:cs="Times New Roman"/>
          <w:color w:val="000000" w:themeColor="text1"/>
          <w:sz w:val="24"/>
          <w:szCs w:val="24"/>
        </w:rPr>
      </w:pP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2．如图，在四面体</w:t>
      </w:r>
      <w:r>
        <w:rPr>
          <w:rFonts w:ascii="仿宋" w:hAnsi="仿宋" w:eastAsia="仿宋" w:cs="Times New Roman"/>
          <w:color w:val="000000" w:themeColor="text1"/>
          <w:position w:val="-6"/>
          <w:sz w:val="24"/>
          <w:szCs w:val="24"/>
        </w:rPr>
        <w:object>
          <v:shape id="_x0000_i1299" o:spt="75" type="#_x0000_t75" style="height:14.5pt;width:36.5pt;" o:ole="t" filled="f" o:preferrelative="t" stroked="f" coordsize="21600,21600">
            <v:path/>
            <v:fill on="f" focussize="0,0"/>
            <v:stroke on="f" joinstyle="miter"/>
            <v:imagedata r:id="rId481" o:title=""/>
            <o:lock v:ext="edit" aspectratio="t"/>
            <w10:wrap type="none"/>
            <w10:anchorlock/>
          </v:shape>
          <o:OLEObject Type="Embed" ProgID="Equation.DSMT4" ShapeID="_x0000_i1299" DrawAspect="Content" ObjectID="_1468075999" r:id="rId480">
            <o:LockedField>false</o:LockedField>
          </o:OLEObject>
        </w:object>
      </w:r>
      <w:r>
        <w:rPr>
          <w:rFonts w:ascii="仿宋" w:hAnsi="仿宋" w:eastAsia="仿宋" w:cs="Times New Roman"/>
          <w:color w:val="000000" w:themeColor="text1"/>
          <w:sz w:val="24"/>
          <w:szCs w:val="24"/>
        </w:rPr>
        <w:t>中，</w:t>
      </w:r>
      <w:r>
        <w:rPr>
          <w:rFonts w:ascii="仿宋" w:hAnsi="仿宋" w:eastAsia="仿宋" w:cs="Times New Roman"/>
          <w:color w:val="000000" w:themeColor="text1"/>
          <w:position w:val="-6"/>
          <w:sz w:val="24"/>
          <w:szCs w:val="24"/>
        </w:rPr>
        <w:object>
          <v:shape id="_x0000_i1300" o:spt="75" type="#_x0000_t75" style="height:14.5pt;width:50pt;" o:ole="t" filled="f" o:preferrelative="t" stroked="f" coordsize="21600,21600">
            <v:path/>
            <v:fill on="f" focussize="0,0"/>
            <v:stroke on="f" joinstyle="miter"/>
            <v:imagedata r:id="rId483" o:title=""/>
            <o:lock v:ext="edit" aspectratio="t"/>
            <w10:wrap type="none"/>
            <w10:anchorlock/>
          </v:shape>
          <o:OLEObject Type="Embed" ProgID="Equation.DSMT4" ShapeID="_x0000_i1300" DrawAspect="Content" ObjectID="_1468076000" r:id="rId482">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301" o:spt="75" type="#_x0000_t75" style="height:13pt;width:13pt;" o:ole="t" filled="f" o:preferrelative="t" stroked="f" coordsize="21600,21600">
            <v:path/>
            <v:fill on="f" focussize="0,0"/>
            <v:stroke on="f" joinstyle="miter"/>
            <v:imagedata r:id="rId485" o:title=""/>
            <o:lock v:ext="edit" aspectratio="t"/>
            <w10:wrap type="none"/>
            <w10:anchorlock/>
          </v:shape>
          <o:OLEObject Type="Embed" ProgID="Equation.DSMT4" ShapeID="_x0000_i1301" DrawAspect="Content" ObjectID="_1468076001" r:id="rId484">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302" o:spt="75" type="#_x0000_t75" style="height:13pt;width:14.5pt;" o:ole="t" filled="f" o:preferrelative="t" stroked="f" coordsize="21600,21600">
            <v:path/>
            <v:fill on="f" focussize="0,0"/>
            <v:stroke on="f" joinstyle="miter"/>
            <v:imagedata r:id="rId487" o:title=""/>
            <o:lock v:ext="edit" aspectratio="t"/>
            <w10:wrap type="none"/>
            <w10:anchorlock/>
          </v:shape>
          <o:OLEObject Type="Embed" ProgID="Equation.DSMT4" ShapeID="_x0000_i1302" DrawAspect="Content" ObjectID="_1468076002" r:id="rId486">
            <o:LockedField>false</o:LockedField>
          </o:OLEObject>
        </w:object>
      </w:r>
      <w:r>
        <w:rPr>
          <w:rFonts w:ascii="仿宋" w:hAnsi="仿宋" w:eastAsia="仿宋" w:cs="Times New Roman"/>
          <w:color w:val="000000" w:themeColor="text1"/>
          <w:sz w:val="24"/>
          <w:szCs w:val="24"/>
        </w:rPr>
        <w:t>分别为</w:t>
      </w:r>
      <w:r>
        <w:rPr>
          <w:rFonts w:ascii="仿宋" w:hAnsi="仿宋" w:eastAsia="仿宋" w:cs="Times New Roman"/>
          <w:color w:val="000000" w:themeColor="text1"/>
          <w:position w:val="-4"/>
          <w:sz w:val="24"/>
          <w:szCs w:val="24"/>
        </w:rPr>
        <w:object>
          <v:shape id="_x0000_i1303" o:spt="75" type="#_x0000_t75" style="height:13pt;width:22pt;" o:ole="t" filled="f" o:preferrelative="t" stroked="f" coordsize="21600,21600">
            <v:path/>
            <v:fill on="f" focussize="0,0"/>
            <v:stroke on="f" joinstyle="miter"/>
            <v:imagedata r:id="rId489" o:title=""/>
            <o:lock v:ext="edit" aspectratio="t"/>
            <w10:wrap type="none"/>
            <w10:anchorlock/>
          </v:shape>
          <o:OLEObject Type="Embed" ProgID="Equation.DSMT4" ShapeID="_x0000_i1303" DrawAspect="Content" ObjectID="_1468076003" r:id="rId488">
            <o:LockedField>false</o:LockedField>
          </o:OLEObject>
        </w:object>
      </w:r>
      <w:r>
        <w:rPr>
          <w:rFonts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304" o:spt="75" type="#_x0000_t75" style="height:14.5pt;width:22pt;" o:ole="t" filled="f" o:preferrelative="t" stroked="f" coordsize="21600,21600">
            <v:path/>
            <v:fill on="f" focussize="0,0"/>
            <v:stroke on="f" joinstyle="miter"/>
            <v:imagedata r:id="rId282" o:title=""/>
            <o:lock v:ext="edit" aspectratio="t"/>
            <w10:wrap type="none"/>
            <w10:anchorlock/>
          </v:shape>
          <o:OLEObject Type="Embed" ProgID="Equation.DSMT4" ShapeID="_x0000_i1304" DrawAspect="Content" ObjectID="_1468076004" r:id="rId490">
            <o:LockedField>false</o:LockedField>
          </o:OLEObject>
        </w:object>
      </w:r>
      <w:r>
        <w:rPr>
          <w:rFonts w:ascii="仿宋" w:hAnsi="仿宋" w:eastAsia="仿宋" w:cs="Times New Roman"/>
          <w:color w:val="000000" w:themeColor="text1"/>
          <w:sz w:val="24"/>
          <w:szCs w:val="24"/>
        </w:rPr>
        <w:t>的中点，若异面直线</w:t>
      </w:r>
      <w:r>
        <w:rPr>
          <w:rFonts w:ascii="仿宋" w:hAnsi="仿宋" w:eastAsia="仿宋" w:cs="Times New Roman"/>
          <w:color w:val="000000" w:themeColor="text1"/>
          <w:position w:val="-4"/>
          <w:sz w:val="24"/>
          <w:szCs w:val="24"/>
        </w:rPr>
        <w:object>
          <v:shape id="_x0000_i1305" o:spt="75" type="#_x0000_t75" style="height:13pt;width:23pt;" o:ole="t" filled="f" o:preferrelative="t" stroked="f" coordsize="21600,21600">
            <v:path/>
            <v:fill on="f" focussize="0,0"/>
            <v:stroke on="f" joinstyle="miter"/>
            <v:imagedata r:id="rId492" o:title=""/>
            <o:lock v:ext="edit" aspectratio="t"/>
            <w10:wrap type="none"/>
            <w10:anchorlock/>
          </v:shape>
          <o:OLEObject Type="Embed" ProgID="Equation.DSMT4" ShapeID="_x0000_i1305" DrawAspect="Content" ObjectID="_1468076005" r:id="rId491">
            <o:LockedField>false</o:LockedField>
          </o:OLEObject>
        </w:object>
      </w:r>
      <w:r>
        <w:rPr>
          <w:rFonts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306" o:spt="75" type="#_x0000_t75" style="height:14.5pt;width:22pt;" o:ole="t" filled="f" o:preferrelative="t" stroked="f" coordsize="21600,21600">
            <v:path/>
            <v:fill on="f" focussize="0,0"/>
            <v:stroke on="f" joinstyle="miter"/>
            <v:imagedata r:id="rId285" o:title=""/>
            <o:lock v:ext="edit" aspectratio="t"/>
            <w10:wrap type="none"/>
            <w10:anchorlock/>
          </v:shape>
          <o:OLEObject Type="Embed" ProgID="Equation.DSMT4" ShapeID="_x0000_i1306" DrawAspect="Content" ObjectID="_1468076006" r:id="rId493">
            <o:LockedField>false</o:LockedField>
          </o:OLEObject>
        </w:object>
      </w:r>
      <w:r>
        <w:rPr>
          <w:rFonts w:ascii="仿宋" w:hAnsi="仿宋" w:eastAsia="仿宋" w:cs="Times New Roman"/>
          <w:color w:val="000000" w:themeColor="text1"/>
          <w:sz w:val="24"/>
          <w:szCs w:val="24"/>
        </w:rPr>
        <w:t>所成的角为</w:t>
      </w:r>
      <w:r>
        <w:rPr>
          <w:rFonts w:ascii="仿宋" w:hAnsi="仿宋" w:eastAsia="仿宋" w:cs="Times New Roman"/>
          <w:color w:val="000000" w:themeColor="text1"/>
          <w:position w:val="-6"/>
          <w:sz w:val="24"/>
          <w:szCs w:val="24"/>
        </w:rPr>
        <w:object>
          <v:shape id="_x0000_i1307" o:spt="75" type="#_x0000_t75" style="height:14.5pt;width:22pt;" o:ole="t" filled="f" o:preferrelative="t" stroked="f" coordsize="21600,21600">
            <v:path/>
            <v:fill on="f" focussize="0,0"/>
            <v:stroke on="f" joinstyle="miter"/>
            <v:imagedata r:id="rId227" o:title=""/>
            <o:lock v:ext="edit" aspectratio="t"/>
            <w10:wrap type="none"/>
            <w10:anchorlock/>
          </v:shape>
          <o:OLEObject Type="Embed" ProgID="Equation.DSMT4" ShapeID="_x0000_i1307" DrawAspect="Content" ObjectID="_1468076007" r:id="rId494">
            <o:LockedField>false</o:LockedField>
          </o:OLEObject>
        </w:object>
      </w:r>
      <w:r>
        <w:rPr>
          <w:rFonts w:ascii="仿宋" w:hAnsi="仿宋" w:eastAsia="仿宋" w:cs="Times New Roman"/>
          <w:color w:val="000000" w:themeColor="text1"/>
          <w:sz w:val="24"/>
          <w:szCs w:val="24"/>
        </w:rPr>
        <w:t>，求异面直线</w:t>
      </w:r>
      <w:r>
        <w:rPr>
          <w:rFonts w:ascii="仿宋" w:hAnsi="仿宋" w:eastAsia="仿宋" w:cs="Times New Roman"/>
          <w:color w:val="000000" w:themeColor="text1"/>
          <w:position w:val="-4"/>
          <w:sz w:val="24"/>
          <w:szCs w:val="24"/>
        </w:rPr>
        <w:object>
          <v:shape id="_x0000_i1308" o:spt="75" type="#_x0000_t75" style="height:13pt;width:22pt;" o:ole="t" filled="f" o:preferrelative="t" stroked="f" coordsize="21600,21600">
            <v:path/>
            <v:fill on="f" focussize="0,0"/>
            <v:stroke on="f" joinstyle="miter"/>
            <v:imagedata r:id="rId496" o:title=""/>
            <o:lock v:ext="edit" aspectratio="t"/>
            <w10:wrap type="none"/>
            <w10:anchorlock/>
          </v:shape>
          <o:OLEObject Type="Embed" ProgID="Equation.DSMT4" ShapeID="_x0000_i1308" DrawAspect="Content" ObjectID="_1468076008" r:id="rId495">
            <o:LockedField>false</o:LockedField>
          </o:OLEObject>
        </w:object>
      </w:r>
      <w:r>
        <w:rPr>
          <w:rFonts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309" o:spt="75" type="#_x0000_t75" style="height:14.5pt;width:22pt;" o:ole="t" filled="f" o:preferrelative="t" stroked="f" coordsize="21600,21600">
            <v:path/>
            <v:fill on="f" focussize="0,0"/>
            <v:stroke on="f" joinstyle="miter"/>
            <v:imagedata r:id="rId285" o:title=""/>
            <o:lock v:ext="edit" aspectratio="t"/>
            <w10:wrap type="none"/>
            <w10:anchorlock/>
          </v:shape>
          <o:OLEObject Type="Embed" ProgID="Equation.DSMT4" ShapeID="_x0000_i1309" DrawAspect="Content" ObjectID="_1468076009" r:id="rId497">
            <o:LockedField>false</o:LockedField>
          </o:OLEObject>
        </w:object>
      </w:r>
      <w:r>
        <w:rPr>
          <w:rFonts w:ascii="仿宋" w:hAnsi="仿宋" w:eastAsia="仿宋" w:cs="Times New Roman"/>
          <w:color w:val="000000" w:themeColor="text1"/>
          <w:sz w:val="24"/>
          <w:szCs w:val="24"/>
        </w:rPr>
        <w:t>所成的角的大小．</w:t>
      </w:r>
    </w:p>
    <w:p>
      <w:pPr>
        <w:spacing w:line="312" w:lineRule="auto"/>
        <w:jc w:val="right"/>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drawing>
          <wp:inline distT="0" distB="0" distL="0" distR="0">
            <wp:extent cx="1797685" cy="14046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98" cstate="print">
                      <a:extLst>
                        <a:ext uri="{28A0092B-C50C-407E-A947-70E740481C1C}">
                          <a14:useLocalDpi xmlns:a14="http://schemas.microsoft.com/office/drawing/2010/main" val="0"/>
                        </a:ext>
                      </a:extLst>
                    </a:blip>
                    <a:srcRect/>
                    <a:stretch>
                      <a:fillRect/>
                    </a:stretch>
                  </pic:blipFill>
                  <pic:spPr>
                    <a:xfrm>
                      <a:off x="0" y="0"/>
                      <a:ext cx="1797424" cy="1404531"/>
                    </a:xfrm>
                    <a:prstGeom prst="rect">
                      <a:avLst/>
                    </a:prstGeom>
                    <a:noFill/>
                    <a:ln>
                      <a:noFill/>
                    </a:ln>
                    <a:effectLst/>
                  </pic:spPr>
                </pic:pic>
              </a:graphicData>
            </a:graphic>
          </wp:inline>
        </w:drawing>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[设计意图</w:t>
      </w:r>
      <w:r>
        <w:rPr>
          <w:rFonts w:ascii="仿宋" w:hAnsi="仿宋" w:eastAsia="仿宋" w:cs="Times New Roman"/>
          <w:color w:val="000000" w:themeColor="text1"/>
          <w:sz w:val="24"/>
          <w:szCs w:val="24"/>
        </w:rPr>
        <w:t xml:space="preserve">] </w:t>
      </w:r>
      <w:r>
        <w:rPr>
          <w:rFonts w:hint="eastAsia" w:ascii="仿宋" w:hAnsi="仿宋" w:eastAsia="仿宋" w:cs="Times New Roman"/>
          <w:color w:val="000000" w:themeColor="text1"/>
          <w:sz w:val="24"/>
          <w:szCs w:val="24"/>
        </w:rPr>
        <w:t>通过对本节课所涉及的知识、思想方法和核心素养的小结，让学生明晰本节课的学习内容，积累学习的经验和发展的能力.</w:t>
      </w:r>
      <w:r>
        <w:rPr>
          <w:rFonts w:ascii="仿宋" w:hAnsi="仿宋" w:eastAsia="仿宋" w:cs="Times New Roman"/>
          <w:color w:val="000000" w:themeColor="text1"/>
          <w:sz w:val="24"/>
          <w:szCs w:val="24"/>
        </w:rPr>
        <w:t xml:space="preserve"> </w:t>
      </w:r>
      <w:r>
        <w:rPr>
          <w:rFonts w:hint="eastAsia" w:ascii="仿宋" w:hAnsi="仿宋" w:eastAsia="仿宋" w:cs="Times New Roman"/>
          <w:color w:val="000000" w:themeColor="text1"/>
          <w:sz w:val="24"/>
          <w:szCs w:val="24"/>
        </w:rPr>
        <w:t>课后作业中的基础练习，旨在让学生学会在实际问题中判断空间两直线的位置关系，巩固与理解异面直线所成角的定义并通过平移的方法求解其大小，发展数学抽象素养．能力拓展题要求学生综合运用异面直线判定定理、平移法和余弦定理,充分理解异面直线及其所成角的定义，灵活运用知识点，发展直观想象、逻辑推理素养.</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环节六</w:t>
      </w:r>
      <w:r>
        <w:rPr>
          <w:rFonts w:ascii="仿宋" w:hAnsi="仿宋" w:eastAsia="仿宋" w:cs="Times New Roman"/>
          <w:color w:val="000000" w:themeColor="text1"/>
          <w:sz w:val="24"/>
          <w:szCs w:val="24"/>
        </w:rPr>
        <w:t>）结束语</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在学习中要敢于做减法，就是减去前人已经解决的部分，看看还有那些问题没有解决，需要我们去探索解决</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——华罗庚</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同学们，我国著名数学家华罗庚曾经说过，“在学习中要敢于做减法，就是减去前人已经解决的部分，看看还有那些问题没有解决，需要我们去探索解决</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希望同学们在今后的学习中，能够进一步培养探索问题，自主解决问题的能力</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今天这节课就上到这里，同学们再见</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[设计意图</w:t>
      </w:r>
      <w:r>
        <w:rPr>
          <w:rFonts w:ascii="仿宋" w:hAnsi="仿宋" w:eastAsia="仿宋" w:cs="Times New Roman"/>
          <w:color w:val="000000" w:themeColor="text1"/>
          <w:sz w:val="24"/>
          <w:szCs w:val="24"/>
        </w:rPr>
        <w:t>]</w:t>
      </w:r>
      <w:r>
        <w:rPr>
          <w:rFonts w:hint="eastAsia"/>
          <w:color w:val="000000" w:themeColor="text1"/>
        </w:rPr>
        <w:t xml:space="preserve"> </w:t>
      </w:r>
      <w:r>
        <w:rPr>
          <w:rFonts w:hint="eastAsia" w:ascii="仿宋" w:hAnsi="仿宋" w:eastAsia="仿宋" w:cs="Times New Roman"/>
          <w:color w:val="000000" w:themeColor="text1"/>
          <w:sz w:val="24"/>
          <w:szCs w:val="24"/>
        </w:rPr>
        <w:t>借用数学家华罗庚的名言引导学生独立思考、自主探究的意识，引领学生感悟了数学的严谨性和多样性，激发学习数学的兴趣.</w:t>
      </w:r>
    </w:p>
    <w:p>
      <w:pPr>
        <w:spacing w:line="312" w:lineRule="auto"/>
        <w:ind w:firstLine="480" w:firstLineChars="200"/>
        <w:rPr>
          <w:rFonts w:ascii="仿宋" w:hAnsi="仿宋" w:eastAsia="仿宋" w:cs="Times New Roman"/>
          <w:color w:val="000000" w:themeColor="text1"/>
          <w:sz w:val="24"/>
          <w:szCs w:val="24"/>
        </w:rPr>
      </w:pP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课后作业答案：</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[基础练习]</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rPr>
        <w:t>1</w:t>
      </w:r>
      <w:r>
        <w:rPr>
          <w:rFonts w:hint="eastAsia" w:ascii="仿宋" w:hAnsi="仿宋" w:eastAsia="仿宋" w:cs="Times New Roman"/>
          <w:color w:val="000000" w:themeColor="text1"/>
          <w:sz w:val="24"/>
        </w:rPr>
        <w:t>．</w:t>
      </w:r>
      <w:r>
        <w:rPr>
          <w:rFonts w:hint="eastAsia" w:ascii="仿宋" w:hAnsi="仿宋" w:eastAsia="仿宋" w:cs="Times New Roman"/>
          <w:color w:val="000000" w:themeColor="text1"/>
          <w:sz w:val="24"/>
          <w:szCs w:val="24"/>
        </w:rPr>
        <w:t>③④</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rPr>
        <w:t>2</w:t>
      </w:r>
      <w:r>
        <w:rPr>
          <w:rFonts w:hint="eastAsia" w:ascii="仿宋" w:hAnsi="仿宋" w:eastAsia="仿宋" w:cs="Times New Roman"/>
          <w:color w:val="000000" w:themeColor="text1"/>
          <w:sz w:val="24"/>
        </w:rPr>
        <w:t>．如图，取</w:t>
      </w:r>
      <w:r>
        <w:rPr>
          <w:rFonts w:ascii="仿宋" w:hAnsi="仿宋" w:eastAsia="仿宋" w:cs="Times New Roman"/>
          <w:color w:val="000000" w:themeColor="text1"/>
          <w:position w:val="-6"/>
          <w:sz w:val="24"/>
          <w:szCs w:val="24"/>
        </w:rPr>
        <w:object>
          <v:shape id="_x0000_i1310" o:spt="75" type="#_x0000_t75" style="height:14.5pt;width:20.5pt;" o:ole="t" filled="f" o:preferrelative="t" stroked="f" coordsize="21600,21600">
            <v:path/>
            <v:fill on="f" focussize="0,0"/>
            <v:stroke on="f" joinstyle="miter"/>
            <v:imagedata r:id="rId500" o:title=""/>
            <o:lock v:ext="edit" aspectratio="t"/>
            <w10:wrap type="none"/>
            <w10:anchorlock/>
          </v:shape>
          <o:OLEObject Type="Embed" ProgID="Equation.DSMT4" ShapeID="_x0000_i1310" DrawAspect="Content" ObjectID="_1468076010" r:id="rId499">
            <o:LockedField>false</o:LockedField>
          </o:OLEObject>
        </w:object>
      </w:r>
      <w:r>
        <w:rPr>
          <w:rFonts w:hint="eastAsia" w:ascii="仿宋" w:hAnsi="仿宋" w:eastAsia="仿宋" w:cs="Times New Roman"/>
          <w:color w:val="000000" w:themeColor="text1"/>
          <w:sz w:val="24"/>
          <w:szCs w:val="24"/>
        </w:rPr>
        <w:t>的中点</w:t>
      </w:r>
      <w:r>
        <w:rPr>
          <w:rFonts w:ascii="仿宋" w:hAnsi="仿宋" w:eastAsia="仿宋" w:cs="Times New Roman"/>
          <w:color w:val="000000" w:themeColor="text1"/>
          <w:position w:val="-4"/>
          <w:sz w:val="24"/>
          <w:szCs w:val="24"/>
        </w:rPr>
        <w:object>
          <v:shape id="_x0000_i1311" o:spt="75" type="#_x0000_t75" style="height:13pt;width:16.5pt;" o:ole="t" filled="f" o:preferrelative="t" stroked="f" coordsize="21600,21600">
            <v:path/>
            <v:fill on="f" focussize="0,0"/>
            <v:stroke on="f" joinstyle="miter"/>
            <v:imagedata r:id="rId502" o:title=""/>
            <o:lock v:ext="edit" aspectratio="t"/>
            <w10:wrap type="none"/>
            <w10:anchorlock/>
          </v:shape>
          <o:OLEObject Type="Embed" ProgID="Equation.DSMT4" ShapeID="_x0000_i1311" DrawAspect="Content" ObjectID="_1468076011" r:id="rId501">
            <o:LockedField>false</o:LockedField>
          </o:OLEObject>
        </w:object>
      </w:r>
      <w:r>
        <w:rPr>
          <w:rFonts w:hint="eastAsia" w:ascii="仿宋" w:hAnsi="仿宋" w:eastAsia="仿宋" w:cs="Times New Roman"/>
          <w:color w:val="000000" w:themeColor="text1"/>
          <w:sz w:val="24"/>
          <w:szCs w:val="24"/>
        </w:rPr>
        <w:t>，连接</w:t>
      </w:r>
      <w:r>
        <w:rPr>
          <w:rFonts w:ascii="仿宋" w:hAnsi="仿宋" w:eastAsia="仿宋" w:cs="Times New Roman"/>
          <w:color w:val="000000" w:themeColor="text1"/>
          <w:position w:val="-4"/>
          <w:sz w:val="24"/>
          <w:szCs w:val="24"/>
        </w:rPr>
        <w:object>
          <v:shape id="_x0000_i1312" o:spt="75" type="#_x0000_t75" style="height:13pt;width:23.5pt;" o:ole="t" filled="f" o:preferrelative="t" stroked="f" coordsize="21600,21600">
            <v:path/>
            <v:fill on="f" focussize="0,0"/>
            <v:stroke on="f" joinstyle="miter"/>
            <v:imagedata r:id="rId504" o:title=""/>
            <o:lock v:ext="edit" aspectratio="t"/>
            <w10:wrap type="none"/>
            <w10:anchorlock/>
          </v:shape>
          <o:OLEObject Type="Embed" ProgID="Equation.DSMT4" ShapeID="_x0000_i1312" DrawAspect="Content" ObjectID="_1468076012" r:id="rId503">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313" o:spt="75" type="#_x0000_t75" style="height:13pt;width:23.5pt;" o:ole="t" filled="f" o:preferrelative="t" stroked="f" coordsize="21600,21600">
            <v:path/>
            <v:fill on="f" focussize="0,0"/>
            <v:stroke on="f" joinstyle="miter"/>
            <v:imagedata r:id="rId506" o:title=""/>
            <o:lock v:ext="edit" aspectratio="t"/>
            <w10:wrap type="none"/>
            <w10:anchorlock/>
          </v:shape>
          <o:OLEObject Type="Embed" ProgID="Equation.DSMT4" ShapeID="_x0000_i1313" DrawAspect="Content" ObjectID="_1468076013" r:id="rId505">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因为</w:t>
      </w:r>
      <w:r>
        <w:rPr>
          <w:rFonts w:ascii="仿宋" w:hAnsi="仿宋" w:eastAsia="仿宋" w:cs="Times New Roman"/>
          <w:color w:val="000000" w:themeColor="text1"/>
          <w:position w:val="-4"/>
          <w:sz w:val="24"/>
          <w:szCs w:val="24"/>
        </w:rPr>
        <w:object>
          <v:shape id="_x0000_i1314" o:spt="75" type="#_x0000_t75" style="height:13pt;width:12pt;" o:ole="t" filled="f" o:preferrelative="t" stroked="f" coordsize="21600,21600">
            <v:path/>
            <v:fill on="f" focussize="0,0"/>
            <v:stroke on="f" joinstyle="miter"/>
            <v:imagedata r:id="rId508" o:title=""/>
            <o:lock v:ext="edit" aspectratio="t"/>
            <w10:wrap type="none"/>
            <w10:anchorlock/>
          </v:shape>
          <o:OLEObject Type="Embed" ProgID="Equation.DSMT4" ShapeID="_x0000_i1314" DrawAspect="Content" ObjectID="_1468076014" r:id="rId507">
            <o:LockedField>false</o:LockedField>
          </o:OLEObject>
        </w:object>
      </w:r>
      <w:r>
        <w:rPr>
          <w:rFonts w:hint="eastAsia" w:ascii="仿宋" w:hAnsi="仿宋" w:eastAsia="仿宋" w:cs="Times New Roman"/>
          <w:color w:val="000000" w:themeColor="text1"/>
          <w:sz w:val="24"/>
          <w:szCs w:val="24"/>
        </w:rPr>
        <w:t>是</w:t>
      </w:r>
      <w:r>
        <w:rPr>
          <w:rFonts w:ascii="仿宋" w:hAnsi="仿宋" w:eastAsia="仿宋" w:cs="Times New Roman"/>
          <w:color w:val="000000" w:themeColor="text1"/>
          <w:position w:val="-6"/>
          <w:sz w:val="24"/>
          <w:szCs w:val="24"/>
        </w:rPr>
        <w:object>
          <v:shape id="_x0000_i1315" o:spt="75" type="#_x0000_t75" style="height:14.5pt;width:20.5pt;" o:ole="t" filled="f" o:preferrelative="t" stroked="f" coordsize="21600,21600">
            <v:path/>
            <v:fill on="f" focussize="0,0"/>
            <v:stroke on="f" joinstyle="miter"/>
            <v:imagedata r:id="rId510" o:title=""/>
            <o:lock v:ext="edit" aspectratio="t"/>
            <w10:wrap type="none"/>
            <w10:anchorlock/>
          </v:shape>
          <o:OLEObject Type="Embed" ProgID="Equation.DSMT4" ShapeID="_x0000_i1315" DrawAspect="Content" ObjectID="_1468076015" r:id="rId509">
            <o:LockedField>false</o:LockedField>
          </o:OLEObject>
        </w:object>
      </w:r>
      <w:r>
        <w:rPr>
          <w:rFonts w:hint="eastAsia" w:ascii="仿宋" w:hAnsi="仿宋" w:eastAsia="仿宋" w:cs="Times New Roman"/>
          <w:color w:val="000000" w:themeColor="text1"/>
          <w:sz w:val="24"/>
          <w:szCs w:val="24"/>
        </w:rPr>
        <w:t>的中点，所以</w:t>
      </w:r>
      <w:r>
        <w:rPr>
          <w:rFonts w:ascii="仿宋" w:hAnsi="仿宋" w:eastAsia="仿宋" w:cs="Times New Roman"/>
          <w:color w:val="000000" w:themeColor="text1"/>
          <w:position w:val="-4"/>
          <w:sz w:val="24"/>
          <w:szCs w:val="24"/>
        </w:rPr>
        <w:object>
          <v:shape id="_x0000_i1316" o:spt="75" type="#_x0000_t75" style="height:13pt;width:23.5pt;" o:ole="t" filled="f" o:preferrelative="t" stroked="f" coordsize="21600,21600">
            <v:path/>
            <v:fill on="f" focussize="0,0"/>
            <v:stroke on="f" joinstyle="miter"/>
            <v:imagedata r:id="rId512" o:title=""/>
            <o:lock v:ext="edit" aspectratio="t"/>
            <w10:wrap type="none"/>
            <w10:anchorlock/>
          </v:shape>
          <o:OLEObject Type="Embed" ProgID="Equation.DSMT4" ShapeID="_x0000_i1316" DrawAspect="Content" ObjectID="_1468076016" r:id="rId511">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317" o:spt="75" type="#_x0000_t75" style="height:13pt;width:20.5pt;" o:ole="t" filled="f" o:preferrelative="t" stroked="f" coordsize="21600,21600">
            <v:path/>
            <v:fill on="f" focussize="0,0"/>
            <v:stroke on="f" joinstyle="miter"/>
            <v:imagedata r:id="rId514" o:title=""/>
            <o:lock v:ext="edit" aspectratio="t"/>
            <w10:wrap type="none"/>
            <w10:anchorlock/>
          </v:shape>
          <o:OLEObject Type="Embed" ProgID="Equation.DSMT4" ShapeID="_x0000_i1317" DrawAspect="Content" ObjectID="_1468076017" r:id="rId513">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4"/>
          <w:sz w:val="24"/>
          <w:szCs w:val="24"/>
        </w:rPr>
        <w:object>
          <v:shape id="_x0000_i1318" o:spt="75" type="#_x0000_t75" style="height:13pt;width:39.5pt;" o:ole="t" filled="f" o:preferrelative="t" stroked="f" coordsize="21600,21600">
            <v:path/>
            <v:fill on="f" focussize="0,0"/>
            <v:stroke on="f" joinstyle="miter"/>
            <v:imagedata r:id="rId516" o:title=""/>
            <o:lock v:ext="edit" aspectratio="t"/>
            <w10:wrap type="none"/>
            <w10:anchorlock/>
          </v:shape>
          <o:OLEObject Type="Embed" ProgID="Equation.DSMT4" ShapeID="_x0000_i1318" DrawAspect="Content" ObjectID="_1468076018" r:id="rId515">
            <o:LockedField>false</o:LockedField>
          </o:OLEObject>
        </w:object>
      </w:r>
      <w:r>
        <w:rPr>
          <w:rFonts w:hint="eastAsia" w:ascii="仿宋" w:hAnsi="仿宋" w:eastAsia="仿宋" w:cs="Times New Roman"/>
          <w:color w:val="000000" w:themeColor="text1"/>
          <w:sz w:val="24"/>
          <w:szCs w:val="24"/>
        </w:rPr>
        <w:t>就是异面直线</w:t>
      </w:r>
      <w:r>
        <w:rPr>
          <w:rFonts w:ascii="仿宋" w:hAnsi="仿宋" w:eastAsia="仿宋" w:cs="Times New Roman"/>
          <w:color w:val="000000" w:themeColor="text1"/>
          <w:position w:val="-4"/>
          <w:sz w:val="24"/>
          <w:szCs w:val="24"/>
        </w:rPr>
        <w:object>
          <v:shape id="_x0000_i1319" o:spt="75" type="#_x0000_t75" style="height:13pt;width:20.5pt;" o:ole="t" filled="f" o:preferrelative="t" stroked="f" coordsize="21600,21600">
            <v:path/>
            <v:fill on="f" focussize="0,0"/>
            <v:stroke on="f" joinstyle="miter"/>
            <v:imagedata r:id="rId518" o:title=""/>
            <o:lock v:ext="edit" aspectratio="t"/>
            <w10:wrap type="none"/>
            <w10:anchorlock/>
          </v:shape>
          <o:OLEObject Type="Embed" ProgID="Equation.DSMT4" ShapeID="_x0000_i1319" DrawAspect="Content" ObjectID="_1468076019" r:id="rId517">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4"/>
          <w:sz w:val="24"/>
          <w:szCs w:val="24"/>
        </w:rPr>
        <w:object>
          <v:shape id="_x0000_i1320" o:spt="75" type="#_x0000_t75" style="height:13pt;width:20.5pt;" o:ole="t" filled="f" o:preferrelative="t" stroked="f" coordsize="21600,21600">
            <v:path/>
            <v:fill on="f" focussize="0,0"/>
            <v:stroke on="f" joinstyle="miter"/>
            <v:imagedata r:id="rId520" o:title=""/>
            <o:lock v:ext="edit" aspectratio="t"/>
            <w10:wrap type="none"/>
            <w10:anchorlock/>
          </v:shape>
          <o:OLEObject Type="Embed" ProgID="Equation.DSMT4" ShapeID="_x0000_i1320" DrawAspect="Content" ObjectID="_1468076020" r:id="rId519">
            <o:LockedField>false</o:LockedField>
          </o:OLEObject>
        </w:object>
      </w:r>
      <w:r>
        <w:rPr>
          <w:rFonts w:hint="eastAsia" w:ascii="仿宋" w:hAnsi="仿宋" w:eastAsia="仿宋" w:cs="Times New Roman"/>
          <w:color w:val="000000" w:themeColor="text1"/>
          <w:sz w:val="24"/>
          <w:szCs w:val="24"/>
        </w:rPr>
        <w:t>所成的角，且</w:t>
      </w:r>
      <w:r>
        <w:rPr>
          <w:rFonts w:ascii="仿宋" w:hAnsi="仿宋" w:eastAsia="仿宋" w:cs="Times New Roman"/>
          <w:color w:val="000000" w:themeColor="text1"/>
          <w:position w:val="-24"/>
          <w:sz w:val="24"/>
          <w:szCs w:val="24"/>
        </w:rPr>
        <w:object>
          <v:shape id="_x0000_i1321" o:spt="75" type="#_x0000_t75" style="height:31pt;width:62pt;" o:ole="t" filled="f" o:preferrelative="t" stroked="f" coordsize="21600,21600">
            <v:path/>
            <v:fill on="f" focussize="0,0"/>
            <v:stroke on="f" joinstyle="miter"/>
            <v:imagedata r:id="rId522" o:title=""/>
            <o:lock v:ext="edit" aspectratio="t"/>
            <w10:wrap type="none"/>
            <w10:anchorlock/>
          </v:shape>
          <o:OLEObject Type="Embed" ProgID="Equation.DSMT4" ShapeID="_x0000_i1321" DrawAspect="Content" ObjectID="_1468076021" r:id="rId521">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又因为</w:t>
      </w:r>
      <w:r>
        <w:rPr>
          <w:rFonts w:ascii="仿宋" w:hAnsi="仿宋" w:eastAsia="仿宋" w:cs="Times New Roman"/>
          <w:color w:val="000000" w:themeColor="text1"/>
          <w:position w:val="-4"/>
          <w:sz w:val="24"/>
          <w:szCs w:val="24"/>
        </w:rPr>
        <w:object>
          <v:shape id="_x0000_i1322" o:spt="75" type="#_x0000_t75" style="height:13pt;width:13pt;" o:ole="t" filled="f" o:preferrelative="t" stroked="f" coordsize="21600,21600">
            <v:path/>
            <v:fill on="f" focussize="0,0"/>
            <v:stroke on="f" joinstyle="miter"/>
            <v:imagedata r:id="rId524" o:title=""/>
            <o:lock v:ext="edit" aspectratio="t"/>
            <w10:wrap type="none"/>
            <w10:anchorlock/>
          </v:shape>
          <o:OLEObject Type="Embed" ProgID="Equation.DSMT4" ShapeID="_x0000_i1322" DrawAspect="Content" ObjectID="_1468076022" r:id="rId523">
            <o:LockedField>false</o:LockedField>
          </o:OLEObject>
        </w:object>
      </w:r>
      <w:r>
        <w:rPr>
          <w:rFonts w:hint="eastAsia" w:ascii="仿宋" w:hAnsi="仿宋" w:eastAsia="仿宋" w:cs="Times New Roman"/>
          <w:color w:val="000000" w:themeColor="text1"/>
          <w:sz w:val="24"/>
          <w:szCs w:val="24"/>
        </w:rPr>
        <w:t>是</w:t>
      </w:r>
      <w:r>
        <w:rPr>
          <w:rFonts w:ascii="仿宋" w:hAnsi="仿宋" w:eastAsia="仿宋" w:cs="Times New Roman"/>
          <w:color w:val="000000" w:themeColor="text1"/>
          <w:position w:val="-4"/>
          <w:sz w:val="24"/>
          <w:szCs w:val="24"/>
        </w:rPr>
        <w:object>
          <v:shape id="_x0000_i1323" o:spt="75" type="#_x0000_t75" style="height:13pt;width:20.5pt;" o:ole="t" filled="f" o:preferrelative="t" stroked="f" coordsize="21600,21600">
            <v:path/>
            <v:fill on="f" focussize="0,0"/>
            <v:stroke on="f" joinstyle="miter"/>
            <v:imagedata r:id="rId526" o:title=""/>
            <o:lock v:ext="edit" aspectratio="t"/>
            <w10:wrap type="none"/>
            <w10:anchorlock/>
          </v:shape>
          <o:OLEObject Type="Embed" ProgID="Equation.DSMT4" ShapeID="_x0000_i1323" DrawAspect="Content" ObjectID="_1468076023" r:id="rId525">
            <o:LockedField>false</o:LockedField>
          </o:OLEObject>
        </w:object>
      </w:r>
      <w:r>
        <w:rPr>
          <w:rFonts w:hint="eastAsia" w:ascii="仿宋" w:hAnsi="仿宋" w:eastAsia="仿宋" w:cs="Times New Roman"/>
          <w:color w:val="000000" w:themeColor="text1"/>
          <w:sz w:val="24"/>
          <w:szCs w:val="24"/>
        </w:rPr>
        <w:t>的中点，所以</w:t>
      </w:r>
      <w:r>
        <w:rPr>
          <w:rFonts w:ascii="仿宋" w:hAnsi="仿宋" w:eastAsia="仿宋" w:cs="Times New Roman"/>
          <w:color w:val="000000" w:themeColor="text1"/>
          <w:position w:val="-4"/>
          <w:sz w:val="24"/>
          <w:szCs w:val="24"/>
        </w:rPr>
        <w:object>
          <v:shape id="_x0000_i1324" o:spt="75" type="#_x0000_t75" style="height:13pt;width:23.5pt;" o:ole="t" filled="f" o:preferrelative="t" stroked="f" coordsize="21600,21600">
            <v:path/>
            <v:fill on="f" focussize="0,0"/>
            <v:stroke on="f" joinstyle="miter"/>
            <v:imagedata r:id="rId528" o:title=""/>
            <o:lock v:ext="edit" aspectratio="t"/>
            <w10:wrap type="none"/>
            <w10:anchorlock/>
          </v:shape>
          <o:OLEObject Type="Embed" ProgID="Equation.DSMT4" ShapeID="_x0000_i1324" DrawAspect="Content" ObjectID="_1468076024" r:id="rId527">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325" o:spt="75" type="#_x0000_t75" style="height:14.5pt;width:22pt;" o:ole="t" filled="f" o:preferrelative="t" stroked="f" coordsize="21600,21600">
            <v:path/>
            <v:fill on="f" focussize="0,0"/>
            <v:stroke on="f" joinstyle="miter"/>
            <v:imagedata r:id="rId530" o:title=""/>
            <o:lock v:ext="edit" aspectratio="t"/>
            <w10:wrap type="none"/>
            <w10:anchorlock/>
          </v:shape>
          <o:OLEObject Type="Embed" ProgID="Equation.DSMT4" ShapeID="_x0000_i1325" DrawAspect="Content" ObjectID="_1468076025" r:id="rId529">
            <o:LockedField>false</o:LockedField>
          </o:OLEObject>
        </w:object>
      </w:r>
      <w:r>
        <w:rPr>
          <w:rFonts w:hint="eastAsia" w:ascii="仿宋" w:hAnsi="仿宋" w:eastAsia="仿宋" w:cs="Times New Roman"/>
          <w:color w:val="000000" w:themeColor="text1"/>
          <w:sz w:val="24"/>
          <w:szCs w:val="24"/>
        </w:rPr>
        <w:t>且</w:t>
      </w:r>
      <w:r>
        <w:rPr>
          <w:rFonts w:ascii="仿宋" w:hAnsi="仿宋" w:eastAsia="仿宋" w:cs="Times New Roman"/>
          <w:color w:val="000000" w:themeColor="text1"/>
          <w:position w:val="-24"/>
          <w:sz w:val="24"/>
          <w:szCs w:val="24"/>
        </w:rPr>
        <w:object>
          <v:shape id="_x0000_i1326" o:spt="75" type="#_x0000_t75" style="height:31pt;width:63pt;" o:ole="t" filled="f" o:preferrelative="t" stroked="f" coordsize="21600,21600">
            <v:path/>
            <v:fill on="f" focussize="0,0"/>
            <v:stroke on="f" joinstyle="miter"/>
            <v:imagedata r:id="rId532" o:title=""/>
            <o:lock v:ext="edit" aspectratio="t"/>
            <w10:wrap type="none"/>
            <w10:anchorlock/>
          </v:shape>
          <o:OLEObject Type="Embed" ProgID="Equation.DSMT4" ShapeID="_x0000_i1326" DrawAspect="Content" ObjectID="_1468076026" r:id="rId531">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因为</w:t>
      </w:r>
      <w:r>
        <w:rPr>
          <w:rFonts w:ascii="仿宋" w:hAnsi="仿宋" w:eastAsia="仿宋" w:cs="Times New Roman"/>
          <w:color w:val="000000" w:themeColor="text1"/>
          <w:position w:val="-4"/>
          <w:sz w:val="24"/>
          <w:szCs w:val="24"/>
        </w:rPr>
        <w:object>
          <v:shape id="_x0000_i1327" o:spt="75" type="#_x0000_t75" style="height:13pt;width:23.5pt;" o:ole="t" filled="f" o:preferrelative="t" stroked="f" coordsize="21600,21600">
            <v:path/>
            <v:fill on="f" focussize="0,0"/>
            <v:stroke on="f" joinstyle="miter"/>
            <v:imagedata r:id="rId512" o:title=""/>
            <o:lock v:ext="edit" aspectratio="t"/>
            <w10:wrap type="none"/>
            <w10:anchorlock/>
          </v:shape>
          <o:OLEObject Type="Embed" ProgID="Equation.DSMT4" ShapeID="_x0000_i1327" DrawAspect="Content" ObjectID="_1468076027" r:id="rId533">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328" o:spt="75" type="#_x0000_t75" style="height:13pt;width:20.5pt;" o:ole="t" filled="f" o:preferrelative="t" stroked="f" coordsize="21600,21600">
            <v:path/>
            <v:fill on="f" focussize="0,0"/>
            <v:stroke on="f" joinstyle="miter"/>
            <v:imagedata r:id="rId514" o:title=""/>
            <o:lock v:ext="edit" aspectratio="t"/>
            <w10:wrap type="none"/>
            <w10:anchorlock/>
          </v:shape>
          <o:OLEObject Type="Embed" ProgID="Equation.DSMT4" ShapeID="_x0000_i1328" DrawAspect="Content" ObjectID="_1468076028" r:id="rId534">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329" o:spt="75" type="#_x0000_t75" style="height:13pt;width:23.5pt;" o:ole="t" filled="f" o:preferrelative="t" stroked="f" coordsize="21600,21600">
            <v:path/>
            <v:fill on="f" focussize="0,0"/>
            <v:stroke on="f" joinstyle="miter"/>
            <v:imagedata r:id="rId528" o:title=""/>
            <o:lock v:ext="edit" aspectratio="t"/>
            <w10:wrap type="none"/>
            <w10:anchorlock/>
          </v:shape>
          <o:OLEObject Type="Embed" ProgID="Equation.DSMT4" ShapeID="_x0000_i1329" DrawAspect="Content" ObjectID="_1468076029" r:id="rId535">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330" o:spt="75" type="#_x0000_t75" style="height:14.5pt;width:22pt;" o:ole="t" filled="f" o:preferrelative="t" stroked="f" coordsize="21600,21600">
            <v:path/>
            <v:fill on="f" focussize="0,0"/>
            <v:stroke on="f" joinstyle="miter"/>
            <v:imagedata r:id="rId530" o:title=""/>
            <o:lock v:ext="edit" aspectratio="t"/>
            <w10:wrap type="none"/>
            <w10:anchorlock/>
          </v:shape>
          <o:OLEObject Type="Embed" ProgID="Equation.DSMT4" ShapeID="_x0000_i1330" DrawAspect="Content" ObjectID="_1468076030" r:id="rId536">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331" o:spt="75" type="#_x0000_t75" style="height:14.5pt;width:50pt;" o:ole="t" filled="f" o:preferrelative="t" stroked="f" coordsize="21600,21600">
            <v:path/>
            <v:fill on="f" focussize="0,0"/>
            <v:stroke on="f" joinstyle="miter"/>
            <v:imagedata r:id="rId538" o:title=""/>
            <o:lock v:ext="edit" aspectratio="t"/>
            <w10:wrap type="none"/>
            <w10:anchorlock/>
          </v:shape>
          <o:OLEObject Type="Embed" ProgID="Equation.DSMT4" ShapeID="_x0000_i1331" DrawAspect="Content" ObjectID="_1468076031" r:id="rId537">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4"/>
          <w:sz w:val="24"/>
          <w:szCs w:val="24"/>
        </w:rPr>
        <w:object>
          <v:shape id="_x0000_i1332" o:spt="75" type="#_x0000_t75" style="height:13pt;width:57pt;" o:ole="t" filled="f" o:preferrelative="t" stroked="f" coordsize="21600,21600">
            <v:path/>
            <v:fill on="f" focussize="0,0"/>
            <v:stroke on="f" joinstyle="miter"/>
            <v:imagedata r:id="rId540" o:title=""/>
            <o:lock v:ext="edit" aspectratio="t"/>
            <w10:wrap type="none"/>
            <w10:anchorlock/>
          </v:shape>
          <o:OLEObject Type="Embed" ProgID="Equation.DSMT4" ShapeID="_x0000_i1332" DrawAspect="Content" ObjectID="_1468076032" r:id="rId539">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因为</w:t>
      </w:r>
      <w:r>
        <w:rPr>
          <w:rFonts w:ascii="仿宋" w:hAnsi="仿宋" w:eastAsia="仿宋" w:cs="Times New Roman"/>
          <w:color w:val="000000" w:themeColor="text1"/>
          <w:position w:val="-24"/>
          <w:sz w:val="24"/>
          <w:szCs w:val="24"/>
        </w:rPr>
        <w:object>
          <v:shape id="_x0000_i1333" o:spt="75" type="#_x0000_t75" style="height:31pt;width:63pt;" o:ole="t" filled="f" o:preferrelative="t" stroked="f" coordsize="21600,21600">
            <v:path/>
            <v:fill on="f" focussize="0,0"/>
            <v:stroke on="f" joinstyle="miter"/>
            <v:imagedata r:id="rId532" o:title=""/>
            <o:lock v:ext="edit" aspectratio="t"/>
            <w10:wrap type="none"/>
            <w10:anchorlock/>
          </v:shape>
          <o:OLEObject Type="Embed" ProgID="Equation.DSMT4" ShapeID="_x0000_i1333" DrawAspect="Content" ObjectID="_1468076033" r:id="rId541">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24"/>
          <w:sz w:val="24"/>
          <w:szCs w:val="24"/>
        </w:rPr>
        <w:object>
          <v:shape id="_x0000_i1334" o:spt="75" type="#_x0000_t75" style="height:31pt;width:62pt;" o:ole="t" filled="f" o:preferrelative="t" stroked="f" coordsize="21600,21600">
            <v:path/>
            <v:fill on="f" focussize="0,0"/>
            <v:stroke on="f" joinstyle="miter"/>
            <v:imagedata r:id="rId522" o:title=""/>
            <o:lock v:ext="edit" aspectratio="t"/>
            <w10:wrap type="none"/>
            <w10:anchorlock/>
          </v:shape>
          <o:OLEObject Type="Embed" ProgID="Equation.DSMT4" ShapeID="_x0000_i1334" DrawAspect="Content" ObjectID="_1468076034" r:id="rId542">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335" o:spt="75" type="#_x0000_t75" style="height:14.5pt;width:48.5pt;" o:ole="t" filled="f" o:preferrelative="t" stroked="f" coordsize="21600,21600">
            <v:path/>
            <v:fill on="f" focussize="0,0"/>
            <v:stroke on="f" joinstyle="miter"/>
            <v:imagedata r:id="rId544" o:title=""/>
            <o:lock v:ext="edit" aspectratio="t"/>
            <w10:wrap type="none"/>
            <w10:anchorlock/>
          </v:shape>
          <o:OLEObject Type="Embed" ProgID="Equation.DSMT4" ShapeID="_x0000_i1335" DrawAspect="Content" ObjectID="_1468076035" r:id="rId543">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4"/>
          <w:sz w:val="24"/>
          <w:szCs w:val="24"/>
        </w:rPr>
        <w:object>
          <v:shape id="_x0000_i1336" o:spt="75" type="#_x0000_t75" style="height:13pt;width:56.5pt;" o:ole="t" filled="f" o:preferrelative="t" stroked="f" coordsize="21600,21600">
            <v:path/>
            <v:fill on="f" focussize="0,0"/>
            <v:stroke on="f" joinstyle="miter"/>
            <v:imagedata r:id="rId546" o:title=""/>
            <o:lock v:ext="edit" aspectratio="t"/>
            <w10:wrap type="none"/>
            <w10:anchorlock/>
          </v:shape>
          <o:OLEObject Type="Embed" ProgID="Equation.DSMT4" ShapeID="_x0000_i1336" DrawAspect="Content" ObjectID="_1468076036" r:id="rId545">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4"/>
          <w:sz w:val="24"/>
          <w:szCs w:val="24"/>
        </w:rPr>
        <w:object>
          <v:shape id="_x0000_i1337" o:spt="75" type="#_x0000_t75" style="height:13pt;width:31pt;" o:ole="t" filled="f" o:preferrelative="t" stroked="f" coordsize="21600,21600">
            <v:path/>
            <v:fill on="f" focussize="0,0"/>
            <v:stroke on="f" joinstyle="miter"/>
            <v:imagedata r:id="rId548" o:title=""/>
            <o:lock v:ext="edit" aspectratio="t"/>
            <w10:wrap type="none"/>
            <w10:anchorlock/>
          </v:shape>
          <o:OLEObject Type="Embed" ProgID="Equation.DSMT4" ShapeID="_x0000_i1337" DrawAspect="Content" ObjectID="_1468076037" r:id="rId547">
            <o:LockedField>false</o:LockedField>
          </o:OLEObject>
        </w:object>
      </w:r>
      <w:r>
        <w:rPr>
          <w:rFonts w:hint="eastAsia" w:ascii="仿宋" w:hAnsi="仿宋" w:eastAsia="仿宋" w:cs="Times New Roman"/>
          <w:color w:val="000000" w:themeColor="text1"/>
          <w:sz w:val="24"/>
          <w:szCs w:val="24"/>
        </w:rPr>
        <w:t>是等腰直角三角形，因此异面直线</w:t>
      </w:r>
      <w:r>
        <w:rPr>
          <w:rFonts w:ascii="仿宋" w:hAnsi="仿宋" w:eastAsia="仿宋" w:cs="Times New Roman"/>
          <w:color w:val="000000" w:themeColor="text1"/>
          <w:position w:val="-4"/>
          <w:sz w:val="24"/>
          <w:szCs w:val="24"/>
        </w:rPr>
        <w:object>
          <v:shape id="_x0000_i1338" o:spt="75" type="#_x0000_t75" style="height:13pt;width:20.5pt;" o:ole="t" filled="f" o:preferrelative="t" stroked="f" coordsize="21600,21600">
            <v:path/>
            <v:fill on="f" focussize="0,0"/>
            <v:stroke on="f" joinstyle="miter"/>
            <v:imagedata r:id="rId518" o:title=""/>
            <o:lock v:ext="edit" aspectratio="t"/>
            <w10:wrap type="none"/>
            <w10:anchorlock/>
          </v:shape>
          <o:OLEObject Type="Embed" ProgID="Equation.DSMT4" ShapeID="_x0000_i1338" DrawAspect="Content" ObjectID="_1468076038" r:id="rId549">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4"/>
          <w:sz w:val="24"/>
          <w:szCs w:val="24"/>
        </w:rPr>
        <w:object>
          <v:shape id="_x0000_i1339" o:spt="75" type="#_x0000_t75" style="height:13pt;width:20.5pt;" o:ole="t" filled="f" o:preferrelative="t" stroked="f" coordsize="21600,21600">
            <v:path/>
            <v:fill on="f" focussize="0,0"/>
            <v:stroke on="f" joinstyle="miter"/>
            <v:imagedata r:id="rId520" o:title=""/>
            <o:lock v:ext="edit" aspectratio="t"/>
            <w10:wrap type="none"/>
            <w10:anchorlock/>
          </v:shape>
          <o:OLEObject Type="Embed" ProgID="Equation.DSMT4" ShapeID="_x0000_i1339" DrawAspect="Content" ObjectID="_1468076039" r:id="rId550">
            <o:LockedField>false</o:LockedField>
          </o:OLEObject>
        </w:object>
      </w:r>
      <w:r>
        <w:rPr>
          <w:rFonts w:hint="eastAsia" w:ascii="仿宋" w:hAnsi="仿宋" w:eastAsia="仿宋" w:cs="Times New Roman"/>
          <w:color w:val="000000" w:themeColor="text1"/>
          <w:sz w:val="24"/>
          <w:szCs w:val="24"/>
        </w:rPr>
        <w:t>所成的角的大小为</w:t>
      </w:r>
      <w:r>
        <w:rPr>
          <w:rFonts w:ascii="仿宋" w:hAnsi="仿宋" w:eastAsia="仿宋" w:cs="Times New Roman"/>
          <w:color w:val="000000" w:themeColor="text1"/>
          <w:position w:val="-6"/>
          <w:sz w:val="24"/>
          <w:szCs w:val="24"/>
        </w:rPr>
        <w:object>
          <v:shape id="_x0000_i1340" o:spt="75" type="#_x0000_t75" style="height:14.5pt;width:20.5pt;" o:ole="t" filled="f" o:preferrelative="t" stroked="f" coordsize="21600,21600">
            <v:path/>
            <v:fill on="f" focussize="0,0"/>
            <v:stroke on="f" joinstyle="miter"/>
            <v:imagedata r:id="rId552" o:title=""/>
            <o:lock v:ext="edit" aspectratio="t"/>
            <w10:wrap type="none"/>
            <w10:anchorlock/>
          </v:shape>
          <o:OLEObject Type="Embed" ProgID="Equation.DSMT4" ShapeID="_x0000_i1340" DrawAspect="Content" ObjectID="_1468076040" r:id="rId551">
            <o:LockedField>false</o:LockedField>
          </o:OLEObject>
        </w:object>
      </w:r>
      <w:r>
        <w:rPr>
          <w:rFonts w:ascii="仿宋" w:hAnsi="仿宋" w:eastAsia="仿宋" w:cs="Times New Roman"/>
          <w:color w:val="000000" w:themeColor="text1"/>
          <w:sz w:val="24"/>
          <w:szCs w:val="24"/>
        </w:rPr>
        <w:t>．</w:t>
      </w:r>
    </w:p>
    <w:p>
      <w:pPr>
        <w:spacing w:line="312" w:lineRule="auto"/>
        <w:jc w:val="right"/>
        <w:rPr>
          <w:rFonts w:ascii="仿宋" w:hAnsi="仿宋" w:eastAsia="仿宋" w:cs="Times New Roman"/>
          <w:color w:val="000000" w:themeColor="text1"/>
          <w:sz w:val="24"/>
          <w:szCs w:val="24"/>
        </w:rPr>
      </w:pPr>
      <w:r>
        <w:rPr>
          <w:rFonts w:ascii="仿宋" w:hAnsi="仿宋" w:eastAsia="仿宋"/>
          <w:color w:val="000000" w:themeColor="text1"/>
        </w:rPr>
        <w:drawing>
          <wp:inline distT="0" distB="0" distL="0" distR="0">
            <wp:extent cx="1268095" cy="1136015"/>
            <wp:effectExtent l="0" t="0" r="8255"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53" cstate="print">
                      <a:extLst>
                        <a:ext uri="{28A0092B-C50C-407E-A947-70E740481C1C}">
                          <a14:useLocalDpi xmlns:a14="http://schemas.microsoft.com/office/drawing/2010/main" val="0"/>
                        </a:ext>
                      </a:extLst>
                    </a:blip>
                    <a:srcRect l="68318" r="3486" b="47314"/>
                    <a:stretch>
                      <a:fillRect/>
                    </a:stretch>
                  </pic:blipFill>
                  <pic:spPr>
                    <a:xfrm>
                      <a:off x="0" y="0"/>
                      <a:ext cx="1273168" cy="1140141"/>
                    </a:xfrm>
                    <a:prstGeom prst="rect">
                      <a:avLst/>
                    </a:prstGeom>
                    <a:ln>
                      <a:noFill/>
                    </a:ln>
                  </pic:spPr>
                </pic:pic>
              </a:graphicData>
            </a:graphic>
          </wp:inline>
        </w:drawing>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rPr>
        <w:t>3</w:t>
      </w:r>
      <w:r>
        <w:rPr>
          <w:rFonts w:hint="eastAsia" w:ascii="仿宋" w:hAnsi="仿宋" w:eastAsia="仿宋" w:cs="Times New Roman"/>
          <w:color w:val="000000" w:themeColor="text1"/>
          <w:sz w:val="24"/>
        </w:rPr>
        <w:t>．如图，取</w:t>
      </w:r>
      <w:r>
        <w:rPr>
          <w:rFonts w:ascii="仿宋" w:hAnsi="仿宋" w:eastAsia="仿宋" w:cs="Times New Roman"/>
          <w:color w:val="000000" w:themeColor="text1"/>
          <w:position w:val="-6"/>
          <w:sz w:val="24"/>
          <w:szCs w:val="24"/>
        </w:rPr>
        <w:object>
          <v:shape id="_x0000_i1341" o:spt="75" type="#_x0000_t75" style="height:14.5pt;width:20.5pt;" o:ole="t" filled="f" o:preferrelative="t" stroked="f" coordsize="21600,21600">
            <v:path/>
            <v:fill on="f" focussize="0,0"/>
            <v:stroke on="f" joinstyle="miter"/>
            <v:imagedata r:id="rId555" o:title=""/>
            <o:lock v:ext="edit" aspectratio="t"/>
            <w10:wrap type="none"/>
            <w10:anchorlock/>
          </v:shape>
          <o:OLEObject Type="Embed" ProgID="Equation.DSMT4" ShapeID="_x0000_i1341" DrawAspect="Content" ObjectID="_1468076041" r:id="rId554">
            <o:LockedField>false</o:LockedField>
          </o:OLEObject>
        </w:object>
      </w:r>
      <w:r>
        <w:rPr>
          <w:rFonts w:hint="eastAsia" w:ascii="仿宋" w:hAnsi="仿宋" w:eastAsia="仿宋" w:cs="Times New Roman"/>
          <w:color w:val="000000" w:themeColor="text1"/>
          <w:sz w:val="24"/>
          <w:szCs w:val="24"/>
        </w:rPr>
        <w:t>的中点</w:t>
      </w:r>
      <w:r>
        <w:rPr>
          <w:rFonts w:ascii="仿宋" w:hAnsi="仿宋" w:eastAsia="仿宋" w:cs="Times New Roman"/>
          <w:color w:val="000000" w:themeColor="text1"/>
          <w:position w:val="-4"/>
          <w:sz w:val="24"/>
          <w:szCs w:val="24"/>
        </w:rPr>
        <w:object>
          <v:shape id="_x0000_i1342" o:spt="75" type="#_x0000_t75" style="height:13pt;width:12pt;" o:ole="t" filled="f" o:preferrelative="t" stroked="f" coordsize="21600,21600">
            <v:path/>
            <v:fill on="f" focussize="0,0"/>
            <v:stroke on="f" joinstyle="miter"/>
            <v:imagedata r:id="rId557" o:title=""/>
            <o:lock v:ext="edit" aspectratio="t"/>
            <w10:wrap type="none"/>
            <w10:anchorlock/>
          </v:shape>
          <o:OLEObject Type="Embed" ProgID="Equation.DSMT4" ShapeID="_x0000_i1342" DrawAspect="Content" ObjectID="_1468076042" r:id="rId556">
            <o:LockedField>false</o:LockedField>
          </o:OLEObject>
        </w:object>
      </w:r>
      <w:r>
        <w:rPr>
          <w:rFonts w:hint="eastAsia" w:ascii="仿宋" w:hAnsi="仿宋" w:eastAsia="仿宋" w:cs="Times New Roman"/>
          <w:color w:val="000000" w:themeColor="text1"/>
          <w:sz w:val="24"/>
          <w:szCs w:val="24"/>
        </w:rPr>
        <w:t>，连接</w:t>
      </w:r>
      <w:r>
        <w:rPr>
          <w:rFonts w:ascii="仿宋" w:hAnsi="仿宋" w:eastAsia="仿宋" w:cs="Times New Roman"/>
          <w:color w:val="000000" w:themeColor="text1"/>
          <w:position w:val="-4"/>
          <w:sz w:val="24"/>
          <w:szCs w:val="24"/>
        </w:rPr>
        <w:object>
          <v:shape id="_x0000_i1343" o:spt="75" type="#_x0000_t75" style="height:13pt;width:23.5pt;" o:ole="t" filled="f" o:preferrelative="t" stroked="f" coordsize="21600,21600">
            <v:path/>
            <v:fill on="f" focussize="0,0"/>
            <v:stroke on="f" joinstyle="miter"/>
            <v:imagedata r:id="rId504" o:title=""/>
            <o:lock v:ext="edit" aspectratio="t"/>
            <w10:wrap type="none"/>
            <w10:anchorlock/>
          </v:shape>
          <o:OLEObject Type="Embed" ProgID="Equation.DSMT4" ShapeID="_x0000_i1343" DrawAspect="Content" ObjectID="_1468076043" r:id="rId558">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344" o:spt="75" type="#_x0000_t75" style="height:14.5pt;width:22pt;" o:ole="t" filled="f" o:preferrelative="t" stroked="f" coordsize="21600,21600">
            <v:path/>
            <v:fill on="f" focussize="0,0"/>
            <v:stroke on="f" joinstyle="miter"/>
            <v:imagedata r:id="rId560" o:title=""/>
            <o:lock v:ext="edit" aspectratio="t"/>
            <w10:wrap type="none"/>
            <w10:anchorlock/>
          </v:shape>
          <o:OLEObject Type="Embed" ProgID="Equation.DSMT4" ShapeID="_x0000_i1344" DrawAspect="Content" ObjectID="_1468076044" r:id="rId559">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因为</w:t>
      </w:r>
      <w:r>
        <w:rPr>
          <w:rFonts w:ascii="仿宋" w:hAnsi="仿宋" w:eastAsia="仿宋" w:cs="Times New Roman"/>
          <w:color w:val="000000" w:themeColor="text1"/>
          <w:position w:val="-4"/>
          <w:sz w:val="24"/>
          <w:szCs w:val="24"/>
        </w:rPr>
        <w:object>
          <v:shape id="_x0000_i1345" o:spt="75" type="#_x0000_t75" style="height:13pt;width:12pt;" o:ole="t" filled="f" o:preferrelative="t" stroked="f" coordsize="21600,21600">
            <v:path/>
            <v:fill on="f" focussize="0,0"/>
            <v:stroke on="f" joinstyle="miter"/>
            <v:imagedata r:id="rId508" o:title=""/>
            <o:lock v:ext="edit" aspectratio="t"/>
            <w10:wrap type="none"/>
            <w10:anchorlock/>
          </v:shape>
          <o:OLEObject Type="Embed" ProgID="Equation.DSMT4" ShapeID="_x0000_i1345" DrawAspect="Content" ObjectID="_1468076045" r:id="rId561">
            <o:LockedField>false</o:LockedField>
          </o:OLEObject>
        </w:object>
      </w:r>
      <w:r>
        <w:rPr>
          <w:rFonts w:hint="eastAsia" w:ascii="仿宋" w:hAnsi="仿宋" w:eastAsia="仿宋" w:cs="Times New Roman"/>
          <w:color w:val="000000" w:themeColor="text1"/>
          <w:sz w:val="24"/>
          <w:szCs w:val="24"/>
        </w:rPr>
        <w:t>是</w:t>
      </w:r>
      <w:r>
        <w:rPr>
          <w:rFonts w:ascii="仿宋" w:hAnsi="仿宋" w:eastAsia="仿宋" w:cs="Times New Roman"/>
          <w:color w:val="000000" w:themeColor="text1"/>
          <w:position w:val="-6"/>
          <w:sz w:val="24"/>
          <w:szCs w:val="24"/>
        </w:rPr>
        <w:object>
          <v:shape id="_x0000_i1346" o:spt="75" type="#_x0000_t75" style="height:14.5pt;width:20.5pt;" o:ole="t" filled="f" o:preferrelative="t" stroked="f" coordsize="21600,21600">
            <v:path/>
            <v:fill on="f" focussize="0,0"/>
            <v:stroke on="f" joinstyle="miter"/>
            <v:imagedata r:id="rId555" o:title=""/>
            <o:lock v:ext="edit" aspectratio="t"/>
            <w10:wrap type="none"/>
            <w10:anchorlock/>
          </v:shape>
          <o:OLEObject Type="Embed" ProgID="Equation.DSMT4" ShapeID="_x0000_i1346" DrawAspect="Content" ObjectID="_1468076046" r:id="rId562">
            <o:LockedField>false</o:LockedField>
          </o:OLEObject>
        </w:object>
      </w:r>
      <w:r>
        <w:rPr>
          <w:rFonts w:hint="eastAsia" w:ascii="仿宋" w:hAnsi="仿宋" w:eastAsia="仿宋" w:cs="Times New Roman"/>
          <w:color w:val="000000" w:themeColor="text1"/>
          <w:sz w:val="24"/>
          <w:szCs w:val="24"/>
        </w:rPr>
        <w:t>的中点，所以</w:t>
      </w:r>
      <w:r>
        <w:rPr>
          <w:rFonts w:ascii="仿宋" w:hAnsi="仿宋" w:eastAsia="仿宋" w:cs="Times New Roman"/>
          <w:color w:val="000000" w:themeColor="text1"/>
          <w:position w:val="-4"/>
          <w:sz w:val="24"/>
          <w:szCs w:val="24"/>
        </w:rPr>
        <w:object>
          <v:shape id="_x0000_i1347" o:spt="75" type="#_x0000_t75" style="height:13pt;width:22pt;" o:ole="t" filled="f" o:preferrelative="t" stroked="f" coordsize="21600,21600">
            <v:path/>
            <v:fill on="f" focussize="0,0"/>
            <v:stroke on="f" joinstyle="miter"/>
            <v:imagedata r:id="rId564" o:title=""/>
            <o:lock v:ext="edit" aspectratio="t"/>
            <w10:wrap type="none"/>
            <w10:anchorlock/>
          </v:shape>
          <o:OLEObject Type="Embed" ProgID="Equation.DSMT4" ShapeID="_x0000_i1347" DrawAspect="Content" ObjectID="_1468076047" r:id="rId563">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348" o:spt="75" type="#_x0000_t75" style="height:14.5pt;width:20.5pt;" o:ole="t" filled="f" o:preferrelative="t" stroked="f" coordsize="21600,21600">
            <v:path/>
            <v:fill on="f" focussize="0,0"/>
            <v:stroke on="f" joinstyle="miter"/>
            <v:imagedata r:id="rId566" o:title=""/>
            <o:lock v:ext="edit" aspectratio="t"/>
            <w10:wrap type="none"/>
            <w10:anchorlock/>
          </v:shape>
          <o:OLEObject Type="Embed" ProgID="Equation.DSMT4" ShapeID="_x0000_i1348" DrawAspect="Content" ObjectID="_1468076048" r:id="rId565">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349" o:spt="75" type="#_x0000_t75" style="height:14.5pt;width:20.5pt;" o:ole="t" filled="f" o:preferrelative="t" stroked="f" coordsize="21600,21600">
            <v:path/>
            <v:fill on="f" focussize="0,0"/>
            <v:stroke on="f" joinstyle="miter"/>
            <v:imagedata r:id="rId568" o:title=""/>
            <o:lock v:ext="edit" aspectratio="t"/>
            <w10:wrap type="none"/>
            <w10:anchorlock/>
          </v:shape>
          <o:OLEObject Type="Embed" ProgID="Equation.DSMT4" ShapeID="_x0000_i1349" DrawAspect="Content" ObjectID="_1468076049" r:id="rId567">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350" o:spt="75" type="#_x0000_t75" style="height:13pt;width:20.5pt;" o:ole="t" filled="f" o:preferrelative="t" stroked="f" coordsize="21600,21600">
            <v:path/>
            <v:fill on="f" focussize="0,0"/>
            <v:stroke on="f" joinstyle="miter"/>
            <v:imagedata r:id="rId570" o:title=""/>
            <o:lock v:ext="edit" aspectratio="t"/>
            <w10:wrap type="none"/>
            <w10:anchorlock/>
          </v:shape>
          <o:OLEObject Type="Embed" ProgID="Equation.DSMT4" ShapeID="_x0000_i1350" DrawAspect="Content" ObjectID="_1468076050" r:id="rId569">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6"/>
          <w:sz w:val="24"/>
          <w:szCs w:val="24"/>
        </w:rPr>
        <w:object>
          <v:shape id="_x0000_i1351" o:spt="75" type="#_x0000_t75" style="height:14.5pt;width:39.5pt;" o:ole="t" filled="f" o:preferrelative="t" stroked="f" coordsize="21600,21600">
            <v:path/>
            <v:fill on="f" focussize="0,0"/>
            <v:stroke on="f" joinstyle="miter"/>
            <v:imagedata r:id="rId572" o:title=""/>
            <o:lock v:ext="edit" aspectratio="t"/>
            <w10:wrap type="none"/>
            <w10:anchorlock/>
          </v:shape>
          <o:OLEObject Type="Embed" ProgID="Equation.DSMT4" ShapeID="_x0000_i1351" DrawAspect="Content" ObjectID="_1468076051" r:id="rId571">
            <o:LockedField>false</o:LockedField>
          </o:OLEObject>
        </w:object>
      </w:r>
      <w:r>
        <w:rPr>
          <w:rFonts w:hint="eastAsia" w:ascii="仿宋" w:hAnsi="仿宋" w:eastAsia="仿宋" w:cs="Times New Roman"/>
          <w:color w:val="000000" w:themeColor="text1"/>
          <w:sz w:val="24"/>
          <w:szCs w:val="24"/>
        </w:rPr>
        <w:t>就是异面直线</w:t>
      </w:r>
      <w:r>
        <w:rPr>
          <w:rFonts w:ascii="仿宋" w:hAnsi="仿宋" w:eastAsia="仿宋" w:cs="Times New Roman"/>
          <w:color w:val="000000" w:themeColor="text1"/>
          <w:position w:val="-6"/>
          <w:sz w:val="24"/>
          <w:szCs w:val="24"/>
        </w:rPr>
        <w:object>
          <v:shape id="_x0000_i1352" o:spt="75" type="#_x0000_t75" style="height:14.5pt;width:22pt;" o:ole="t" filled="f" o:preferrelative="t" stroked="f" coordsize="21600,21600">
            <v:path/>
            <v:fill on="f" focussize="0,0"/>
            <v:stroke on="f" joinstyle="miter"/>
            <v:imagedata r:id="rId574" o:title=""/>
            <o:lock v:ext="edit" aspectratio="t"/>
            <w10:wrap type="none"/>
            <w10:anchorlock/>
          </v:shape>
          <o:OLEObject Type="Embed" ProgID="Equation.DSMT4" ShapeID="_x0000_i1352" DrawAspect="Content" ObjectID="_1468076052" r:id="rId573">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4"/>
          <w:sz w:val="24"/>
          <w:szCs w:val="24"/>
        </w:rPr>
        <w:object>
          <v:shape id="_x0000_i1353" o:spt="75" type="#_x0000_t75" style="height:13pt;width:20.5pt;" o:ole="t" filled="f" o:preferrelative="t" stroked="f" coordsize="21600,21600">
            <v:path/>
            <v:fill on="f" focussize="0,0"/>
            <v:stroke on="f" joinstyle="miter"/>
            <v:imagedata r:id="rId576" o:title=""/>
            <o:lock v:ext="edit" aspectratio="t"/>
            <w10:wrap type="none"/>
            <w10:anchorlock/>
          </v:shape>
          <o:OLEObject Type="Embed" ProgID="Equation.DSMT4" ShapeID="_x0000_i1353" DrawAspect="Content" ObjectID="_1468076053" r:id="rId575">
            <o:LockedField>false</o:LockedField>
          </o:OLEObject>
        </w:object>
      </w:r>
      <w:r>
        <w:rPr>
          <w:rFonts w:hint="eastAsia" w:ascii="仿宋" w:hAnsi="仿宋" w:eastAsia="仿宋" w:cs="Times New Roman"/>
          <w:color w:val="000000" w:themeColor="text1"/>
          <w:sz w:val="24"/>
          <w:szCs w:val="24"/>
        </w:rPr>
        <w:t>所成的角，所以</w:t>
      </w:r>
      <w:r>
        <w:rPr>
          <w:rFonts w:ascii="仿宋" w:hAnsi="仿宋" w:eastAsia="仿宋" w:cs="Times New Roman"/>
          <w:color w:val="000000" w:themeColor="text1"/>
          <w:position w:val="-6"/>
          <w:sz w:val="24"/>
          <w:szCs w:val="24"/>
        </w:rPr>
        <w:object>
          <v:shape id="_x0000_i1354" o:spt="75" type="#_x0000_t75" style="height:14.5pt;width:69pt;" o:ole="t" filled="f" o:preferrelative="t" stroked="f" coordsize="21600,21600">
            <v:path/>
            <v:fill on="f" focussize="0,0"/>
            <v:stroke on="f" joinstyle="miter"/>
            <v:imagedata r:id="rId578" o:title=""/>
            <o:lock v:ext="edit" aspectratio="t"/>
            <w10:wrap type="none"/>
            <w10:anchorlock/>
          </v:shape>
          <o:OLEObject Type="Embed" ProgID="Equation.DSMT4" ShapeID="_x0000_i1354" DrawAspect="Content" ObjectID="_1468076054" r:id="rId577">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又因为</w:t>
      </w:r>
      <w:r>
        <w:rPr>
          <w:rFonts w:ascii="仿宋" w:hAnsi="仿宋" w:eastAsia="仿宋" w:cs="Times New Roman"/>
          <w:color w:val="000000" w:themeColor="text1"/>
          <w:position w:val="-24"/>
          <w:sz w:val="24"/>
          <w:szCs w:val="24"/>
        </w:rPr>
        <w:object>
          <v:shape id="_x0000_i1355" o:spt="75" type="#_x0000_t75" style="height:31pt;width:80.5pt;" o:ole="t" filled="f" o:preferrelative="t" stroked="f" coordsize="21600,21600">
            <v:path/>
            <v:fill on="f" focussize="0,0"/>
            <v:stroke on="f" joinstyle="miter"/>
            <v:imagedata r:id="rId580" o:title=""/>
            <o:lock v:ext="edit" aspectratio="t"/>
            <w10:wrap type="none"/>
            <w10:anchorlock/>
          </v:shape>
          <o:OLEObject Type="Embed" ProgID="Equation.DSMT4" ShapeID="_x0000_i1355" DrawAspect="Content" ObjectID="_1468076055" r:id="rId579">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24"/>
          <w:sz w:val="24"/>
          <w:szCs w:val="24"/>
        </w:rPr>
        <w:object>
          <v:shape id="_x0000_i1356" o:spt="75" type="#_x0000_t75" style="height:31pt;width:76.5pt;" o:ole="t" filled="f" o:preferrelative="t" stroked="f" coordsize="21600,21600">
            <v:path/>
            <v:fill on="f" focussize="0,0"/>
            <v:stroke on="f" joinstyle="miter"/>
            <v:imagedata r:id="rId582" o:title=""/>
            <o:lock v:ext="edit" aspectratio="t"/>
            <w10:wrap type="none"/>
            <w10:anchorlock/>
          </v:shape>
          <o:OLEObject Type="Embed" ProgID="Equation.DSMT4" ShapeID="_x0000_i1356" DrawAspect="Content" ObjectID="_1468076056" r:id="rId581">
            <o:LockedField>false</o:LockedField>
          </o:OLEObject>
        </w:objec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8"/>
          <w:sz w:val="24"/>
          <w:szCs w:val="24"/>
        </w:rPr>
        <w:object>
          <v:shape id="_x0000_i1357" o:spt="75" type="#_x0000_t75" style="height:19.5pt;width:95.5pt;" o:ole="t" filled="f" o:preferrelative="t" stroked="f" coordsize="21600,21600">
            <v:path/>
            <v:fill on="f" focussize="0,0"/>
            <v:stroke on="f" joinstyle="miter"/>
            <v:imagedata r:id="rId584" o:title=""/>
            <o:lock v:ext="edit" aspectratio="t"/>
            <w10:wrap type="none"/>
            <w10:anchorlock/>
          </v:shape>
          <o:OLEObject Type="Embed" ProgID="Equation.DSMT4" ShapeID="_x0000_i1357" DrawAspect="Content" ObjectID="_1468076057" r:id="rId583">
            <o:LockedField>false</o:LockedField>
          </o:OLEObject>
        </w:object>
      </w:r>
      <w:r>
        <w:rPr>
          <w:rFonts w:ascii="仿宋" w:hAnsi="仿宋" w:eastAsia="仿宋" w:cs="Times New Roman"/>
          <w:color w:val="000000" w:themeColor="text1"/>
          <w:sz w:val="24"/>
          <w:szCs w:val="24"/>
        </w:rPr>
        <w:t>．</w:t>
      </w:r>
    </w:p>
    <w:p>
      <w:pPr>
        <w:spacing w:line="312" w:lineRule="auto"/>
        <w:jc w:val="right"/>
        <w:rPr>
          <w:rFonts w:ascii="仿宋" w:hAnsi="仿宋" w:eastAsia="仿宋" w:cs="Times New Roman"/>
          <w:color w:val="000000" w:themeColor="text1"/>
          <w:sz w:val="24"/>
        </w:rPr>
      </w:pPr>
      <w:r>
        <w:rPr>
          <w:rFonts w:ascii="仿宋" w:hAnsi="仿宋" w:eastAsia="仿宋"/>
          <w:color w:val="000000" w:themeColor="text1"/>
        </w:rPr>
        <w:drawing>
          <wp:inline distT="0" distB="0" distL="0" distR="0">
            <wp:extent cx="1435100" cy="128143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85" cstate="print">
                      <a:extLst>
                        <a:ext uri="{28A0092B-C50C-407E-A947-70E740481C1C}">
                          <a14:useLocalDpi xmlns:a14="http://schemas.microsoft.com/office/drawing/2010/main" val="0"/>
                        </a:ext>
                      </a:extLst>
                    </a:blip>
                    <a:srcRect l="70413" r="1640" b="20179"/>
                    <a:stretch>
                      <a:fillRect/>
                    </a:stretch>
                  </pic:blipFill>
                  <pic:spPr>
                    <a:xfrm>
                      <a:off x="0" y="0"/>
                      <a:ext cx="1435100" cy="1281430"/>
                    </a:xfrm>
                    <a:prstGeom prst="rect">
                      <a:avLst/>
                    </a:prstGeom>
                    <a:ln>
                      <a:noFill/>
                    </a:ln>
                  </pic:spPr>
                </pic:pic>
              </a:graphicData>
            </a:graphic>
          </wp:inline>
        </w:drawing>
      </w:r>
    </w:p>
    <w:p>
      <w:pPr>
        <w:spacing w:line="312" w:lineRule="auto"/>
        <w:ind w:firstLine="480" w:firstLineChars="200"/>
        <w:rPr>
          <w:rFonts w:ascii="仿宋" w:hAnsi="仿宋" w:eastAsia="仿宋" w:cs="Times New Roman"/>
          <w:color w:val="000000" w:themeColor="text1"/>
        </w:rPr>
      </w:pPr>
      <w:r>
        <w:rPr>
          <w:rFonts w:ascii="仿宋" w:hAnsi="仿宋" w:eastAsia="仿宋" w:cs="Times New Roman"/>
          <w:color w:val="000000" w:themeColor="text1"/>
          <w:sz w:val="24"/>
        </w:rPr>
        <w:t>4</w:t>
      </w:r>
      <w:r>
        <w:rPr>
          <w:rFonts w:hint="eastAsia" w:ascii="仿宋" w:hAnsi="仿宋" w:eastAsia="仿宋" w:cs="Times New Roman"/>
          <w:color w:val="000000" w:themeColor="text1"/>
          <w:sz w:val="24"/>
        </w:rPr>
        <w:t>．当</w:t>
      </w:r>
      <w:r>
        <w:rPr>
          <w:rFonts w:ascii="仿宋" w:hAnsi="仿宋" w:eastAsia="仿宋" w:cs="Times New Roman"/>
          <w:color w:val="000000" w:themeColor="text1"/>
          <w:position w:val="-6"/>
          <w:sz w:val="24"/>
          <w:szCs w:val="24"/>
        </w:rPr>
        <w:object>
          <v:shape id="_x0000_i1358" o:spt="75" type="#_x0000_t75" style="height:14.5pt;width:20.5pt;" o:ole="t" filled="f" o:preferrelative="t" stroked="f" coordsize="21600,21600">
            <v:path/>
            <v:fill on="f" focussize="0,0"/>
            <v:stroke on="f" joinstyle="miter"/>
            <v:imagedata r:id="rId587" o:title=""/>
            <o:lock v:ext="edit" aspectratio="t"/>
            <w10:wrap type="none"/>
            <w10:anchorlock/>
          </v:shape>
          <o:OLEObject Type="Embed" ProgID="Equation.DSMT4" ShapeID="_x0000_i1358" DrawAspect="Content" ObjectID="_1468076058" r:id="rId586">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4"/>
          <w:sz w:val="24"/>
          <w:szCs w:val="24"/>
        </w:rPr>
        <w:object>
          <v:shape id="_x0000_i1359" o:spt="75" type="#_x0000_t75" style="height:13pt;width:20.5pt;" o:ole="t" filled="f" o:preferrelative="t" stroked="f" coordsize="21600,21600">
            <v:path/>
            <v:fill on="f" focussize="0,0"/>
            <v:stroke on="f" joinstyle="miter"/>
            <v:imagedata r:id="rId589" o:title=""/>
            <o:lock v:ext="edit" aspectratio="t"/>
            <w10:wrap type="none"/>
            <w10:anchorlock/>
          </v:shape>
          <o:OLEObject Type="Embed" ProgID="Equation.DSMT4" ShapeID="_x0000_i1359" DrawAspect="Content" ObjectID="_1468076059" r:id="rId588">
            <o:LockedField>false</o:LockedField>
          </o:OLEObject>
        </w:object>
      </w:r>
      <w:r>
        <w:rPr>
          <w:rFonts w:hint="eastAsia" w:ascii="仿宋" w:hAnsi="仿宋" w:eastAsia="仿宋" w:cs="Times New Roman"/>
          <w:color w:val="000000" w:themeColor="text1"/>
          <w:sz w:val="24"/>
          <w:szCs w:val="24"/>
        </w:rPr>
        <w:t>垂直时，</w:t>
      </w:r>
      <w:r>
        <w:rPr>
          <w:rFonts w:ascii="仿宋" w:hAnsi="仿宋" w:eastAsia="仿宋" w:cs="Times New Roman"/>
          <w:color w:val="000000" w:themeColor="text1"/>
          <w:position w:val="-6"/>
          <w:sz w:val="24"/>
          <w:szCs w:val="24"/>
        </w:rPr>
        <w:object>
          <v:shape id="_x0000_i1360" o:spt="75" type="#_x0000_t75" style="height:14.5pt;width:38.5pt;" o:ole="t" filled="f" o:preferrelative="t" stroked="f" coordsize="21600,21600">
            <v:path/>
            <v:fill on="f" focussize="0,0"/>
            <v:stroke on="f" joinstyle="miter"/>
            <v:imagedata r:id="rId591" o:title=""/>
            <o:lock v:ext="edit" aspectratio="t"/>
            <w10:wrap type="none"/>
            <w10:anchorlock/>
          </v:shape>
          <o:OLEObject Type="Embed" ProgID="Equation.DSMT4" ShapeID="_x0000_i1360" DrawAspect="Content" ObjectID="_1468076060" r:id="rId590">
            <o:LockedField>false</o:LockedField>
          </o:OLEObject>
        </w:object>
      </w:r>
      <w:r>
        <w:rPr>
          <w:rFonts w:hint="eastAsia" w:ascii="仿宋" w:hAnsi="仿宋" w:eastAsia="仿宋" w:cs="Times New Roman"/>
          <w:color w:val="000000" w:themeColor="text1"/>
          <w:sz w:val="24"/>
          <w:szCs w:val="24"/>
        </w:rPr>
        <w:t>是矩形；</w:t>
      </w:r>
      <w:r>
        <w:rPr>
          <w:rFonts w:hint="eastAsia" w:ascii="仿宋" w:hAnsi="仿宋" w:eastAsia="仿宋" w:cs="Times New Roman"/>
          <w:color w:val="000000" w:themeColor="text1"/>
          <w:sz w:val="24"/>
        </w:rPr>
        <w:t>当</w:t>
      </w:r>
      <w:r>
        <w:rPr>
          <w:rFonts w:ascii="仿宋" w:hAnsi="仿宋" w:eastAsia="仿宋" w:cs="Times New Roman"/>
          <w:color w:val="000000" w:themeColor="text1"/>
          <w:position w:val="-6"/>
          <w:sz w:val="24"/>
          <w:szCs w:val="24"/>
        </w:rPr>
        <w:object>
          <v:shape id="_x0000_i1361" o:spt="75" type="#_x0000_t75" style="height:14.5pt;width:20.5pt;" o:ole="t" filled="f" o:preferrelative="t" stroked="f" coordsize="21600,21600">
            <v:path/>
            <v:fill on="f" focussize="0,0"/>
            <v:stroke on="f" joinstyle="miter"/>
            <v:imagedata r:id="rId587" o:title=""/>
            <o:lock v:ext="edit" aspectratio="t"/>
            <w10:wrap type="none"/>
            <w10:anchorlock/>
          </v:shape>
          <o:OLEObject Type="Embed" ProgID="Equation.DSMT4" ShapeID="_x0000_i1361" DrawAspect="Content" ObjectID="_1468076061" r:id="rId592">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4"/>
          <w:sz w:val="24"/>
          <w:szCs w:val="24"/>
        </w:rPr>
        <w:object>
          <v:shape id="_x0000_i1362" o:spt="75" type="#_x0000_t75" style="height:13pt;width:20.5pt;" o:ole="t" filled="f" o:preferrelative="t" stroked="f" coordsize="21600,21600">
            <v:path/>
            <v:fill on="f" focussize="0,0"/>
            <v:stroke on="f" joinstyle="miter"/>
            <v:imagedata r:id="rId589" o:title=""/>
            <o:lock v:ext="edit" aspectratio="t"/>
            <w10:wrap type="none"/>
            <w10:anchorlock/>
          </v:shape>
          <o:OLEObject Type="Embed" ProgID="Equation.DSMT4" ShapeID="_x0000_i1362" DrawAspect="Content" ObjectID="_1468076062" r:id="rId593">
            <o:LockedField>false</o:LockedField>
          </o:OLEObject>
        </w:object>
      </w:r>
      <w:r>
        <w:rPr>
          <w:rFonts w:hint="eastAsia" w:ascii="仿宋" w:hAnsi="仿宋" w:eastAsia="仿宋" w:cs="Times New Roman"/>
          <w:color w:val="000000" w:themeColor="text1"/>
          <w:sz w:val="24"/>
          <w:szCs w:val="24"/>
        </w:rPr>
        <w:t>相等时，</w:t>
      </w:r>
      <w:r>
        <w:rPr>
          <w:rFonts w:ascii="仿宋" w:hAnsi="仿宋" w:eastAsia="仿宋" w:cs="Times New Roman"/>
          <w:color w:val="000000" w:themeColor="text1"/>
          <w:position w:val="-6"/>
          <w:sz w:val="24"/>
          <w:szCs w:val="24"/>
        </w:rPr>
        <w:object>
          <v:shape id="_x0000_i1363" o:spt="75" type="#_x0000_t75" style="height:14.5pt;width:38.5pt;" o:ole="t" filled="f" o:preferrelative="t" stroked="f" coordsize="21600,21600">
            <v:path/>
            <v:fill on="f" focussize="0,0"/>
            <v:stroke on="f" joinstyle="miter"/>
            <v:imagedata r:id="rId591" o:title=""/>
            <o:lock v:ext="edit" aspectratio="t"/>
            <w10:wrap type="none"/>
            <w10:anchorlock/>
          </v:shape>
          <o:OLEObject Type="Embed" ProgID="Equation.DSMT4" ShapeID="_x0000_i1363" DrawAspect="Content" ObjectID="_1468076063" r:id="rId594">
            <o:LockedField>false</o:LockedField>
          </o:OLEObject>
        </w:object>
      </w:r>
      <w:r>
        <w:rPr>
          <w:rFonts w:hint="eastAsia" w:ascii="仿宋" w:hAnsi="仿宋" w:eastAsia="仿宋" w:cs="Times New Roman"/>
          <w:color w:val="000000" w:themeColor="text1"/>
          <w:sz w:val="24"/>
          <w:szCs w:val="24"/>
        </w:rPr>
        <w:t>是菱形；</w:t>
      </w:r>
      <w:r>
        <w:rPr>
          <w:rFonts w:hint="eastAsia" w:ascii="仿宋" w:hAnsi="仿宋" w:eastAsia="仿宋" w:cs="Times New Roman"/>
          <w:color w:val="000000" w:themeColor="text1"/>
          <w:sz w:val="24"/>
        </w:rPr>
        <w:t>当</w:t>
      </w:r>
      <w:r>
        <w:rPr>
          <w:rFonts w:ascii="仿宋" w:hAnsi="仿宋" w:eastAsia="仿宋" w:cs="Times New Roman"/>
          <w:color w:val="000000" w:themeColor="text1"/>
          <w:position w:val="-6"/>
          <w:sz w:val="24"/>
          <w:szCs w:val="24"/>
        </w:rPr>
        <w:object>
          <v:shape id="_x0000_i1364" o:spt="75" type="#_x0000_t75" style="height:14.5pt;width:20.5pt;" o:ole="t" filled="f" o:preferrelative="t" stroked="f" coordsize="21600,21600">
            <v:path/>
            <v:fill on="f" focussize="0,0"/>
            <v:stroke on="f" joinstyle="miter"/>
            <v:imagedata r:id="rId587" o:title=""/>
            <o:lock v:ext="edit" aspectratio="t"/>
            <w10:wrap type="none"/>
            <w10:anchorlock/>
          </v:shape>
          <o:OLEObject Type="Embed" ProgID="Equation.DSMT4" ShapeID="_x0000_i1364" DrawAspect="Content" ObjectID="_1468076064" r:id="rId595">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4"/>
          <w:sz w:val="24"/>
          <w:szCs w:val="24"/>
        </w:rPr>
        <w:object>
          <v:shape id="_x0000_i1365" o:spt="75" type="#_x0000_t75" style="height:13pt;width:20.5pt;" o:ole="t" filled="f" o:preferrelative="t" stroked="f" coordsize="21600,21600">
            <v:path/>
            <v:fill on="f" focussize="0,0"/>
            <v:stroke on="f" joinstyle="miter"/>
            <v:imagedata r:id="rId589" o:title=""/>
            <o:lock v:ext="edit" aspectratio="t"/>
            <w10:wrap type="none"/>
            <w10:anchorlock/>
          </v:shape>
          <o:OLEObject Type="Embed" ProgID="Equation.DSMT4" ShapeID="_x0000_i1365" DrawAspect="Content" ObjectID="_1468076065" r:id="rId596">
            <o:LockedField>false</o:LockedField>
          </o:OLEObject>
        </w:object>
      </w:r>
      <w:r>
        <w:rPr>
          <w:rFonts w:hint="eastAsia" w:ascii="仿宋" w:hAnsi="仿宋" w:eastAsia="仿宋" w:cs="Times New Roman"/>
          <w:color w:val="000000" w:themeColor="text1"/>
          <w:sz w:val="24"/>
          <w:szCs w:val="24"/>
        </w:rPr>
        <w:t>既垂直又相等时，</w:t>
      </w:r>
      <w:r>
        <w:rPr>
          <w:rFonts w:ascii="仿宋" w:hAnsi="仿宋" w:eastAsia="仿宋" w:cs="Times New Roman"/>
          <w:color w:val="000000" w:themeColor="text1"/>
          <w:position w:val="-6"/>
          <w:sz w:val="24"/>
          <w:szCs w:val="24"/>
        </w:rPr>
        <w:object>
          <v:shape id="_x0000_i1366" o:spt="75" type="#_x0000_t75" style="height:14.5pt;width:38.5pt;" o:ole="t" filled="f" o:preferrelative="t" stroked="f" coordsize="21600,21600">
            <v:path/>
            <v:fill on="f" focussize="0,0"/>
            <v:stroke on="f" joinstyle="miter"/>
            <v:imagedata r:id="rId591" o:title=""/>
            <o:lock v:ext="edit" aspectratio="t"/>
            <w10:wrap type="none"/>
            <w10:anchorlock/>
          </v:shape>
          <o:OLEObject Type="Embed" ProgID="Equation.DSMT4" ShapeID="_x0000_i1366" DrawAspect="Content" ObjectID="_1468076066" r:id="rId597">
            <o:LockedField>false</o:LockedField>
          </o:OLEObject>
        </w:object>
      </w:r>
      <w:r>
        <w:rPr>
          <w:rFonts w:hint="eastAsia" w:ascii="仿宋" w:hAnsi="仿宋" w:eastAsia="仿宋" w:cs="Times New Roman"/>
          <w:color w:val="000000" w:themeColor="text1"/>
          <w:sz w:val="24"/>
          <w:szCs w:val="24"/>
        </w:rPr>
        <w:t>是正方形</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rPr>
      </w:pPr>
      <w:r>
        <w:rPr>
          <w:rFonts w:ascii="仿宋" w:hAnsi="仿宋" w:eastAsia="仿宋" w:cs="Times New Roman"/>
          <w:color w:val="000000" w:themeColor="text1"/>
          <w:sz w:val="24"/>
        </w:rPr>
        <w:t>5</w:t>
      </w:r>
      <w:r>
        <w:rPr>
          <w:rFonts w:hint="eastAsia" w:ascii="仿宋" w:hAnsi="仿宋" w:eastAsia="仿宋" w:cs="Times New Roman"/>
          <w:color w:val="000000" w:themeColor="text1"/>
          <w:sz w:val="24"/>
        </w:rPr>
        <w:t>．</w:t>
      </w:r>
      <w:r>
        <w:rPr>
          <w:rFonts w:ascii="仿宋" w:hAnsi="仿宋" w:eastAsia="仿宋" w:cs="Times New Roman"/>
          <w:color w:val="000000" w:themeColor="text1"/>
          <w:position w:val="-24"/>
        </w:rPr>
        <w:object>
          <v:shape id="_x0000_i1367" o:spt="75" type="#_x0000_t75" style="height:31pt;width:50pt;" o:ole="t" filled="f" o:preferrelative="t" stroked="f" coordsize="21600,21600">
            <v:path/>
            <v:fill on="f" focussize="0,0"/>
            <v:stroke on="f" joinstyle="miter"/>
            <v:imagedata r:id="rId599" o:title=""/>
            <o:lock v:ext="edit" aspectratio="t"/>
            <w10:wrap type="none"/>
            <w10:anchorlock/>
          </v:shape>
          <o:OLEObject Type="Embed" ProgID="Equation.DSMT4" ShapeID="_x0000_i1367" DrawAspect="Content" ObjectID="_1468076067" r:id="rId598">
            <o:LockedField>false</o:LockedField>
          </o:OLEObject>
        </w:object>
      </w:r>
      <w:r>
        <w:rPr>
          <w:rFonts w:ascii="仿宋" w:hAnsi="仿宋" w:eastAsia="仿宋" w:cs="Times New Roman"/>
          <w:color w:val="000000" w:themeColor="text1"/>
        </w:rPr>
        <w:t>．</w:t>
      </w:r>
    </w:p>
    <w:p>
      <w:pPr>
        <w:spacing w:line="312" w:lineRule="auto"/>
        <w:ind w:firstLine="480" w:firstLineChars="200"/>
        <w:rPr>
          <w:rFonts w:ascii="仿宋" w:hAnsi="仿宋" w:eastAsia="仿宋" w:cs="Times New Roman"/>
          <w:color w:val="000000" w:themeColor="text1"/>
        </w:rPr>
      </w:pPr>
      <w:r>
        <w:rPr>
          <w:rFonts w:ascii="仿宋" w:hAnsi="仿宋" w:eastAsia="仿宋" w:cs="Times New Roman"/>
          <w:color w:val="000000" w:themeColor="text1"/>
          <w:sz w:val="24"/>
        </w:rPr>
        <w:t>6</w:t>
      </w:r>
      <w:r>
        <w:rPr>
          <w:rFonts w:hint="eastAsia" w:ascii="仿宋" w:hAnsi="仿宋" w:eastAsia="仿宋" w:cs="Times New Roman"/>
          <w:color w:val="000000" w:themeColor="text1"/>
          <w:sz w:val="24"/>
        </w:rPr>
        <w:t>．</w:t>
      </w:r>
      <w:r>
        <w:rPr>
          <w:rFonts w:hint="eastAsia" w:ascii="仿宋" w:hAnsi="仿宋" w:eastAsia="仿宋" w:cs="Times New Roman"/>
          <w:color w:val="000000" w:themeColor="text1"/>
          <w:sz w:val="24"/>
          <w:szCs w:val="24"/>
        </w:rPr>
        <w:t>取</w:t>
      </w:r>
      <w:r>
        <w:rPr>
          <w:rFonts w:ascii="仿宋" w:hAnsi="仿宋" w:eastAsia="仿宋" w:cs="Times New Roman"/>
          <w:color w:val="000000" w:themeColor="text1"/>
          <w:position w:val="-4"/>
          <w:sz w:val="24"/>
          <w:szCs w:val="24"/>
        </w:rPr>
        <w:object>
          <v:shape id="_x0000_i1368" o:spt="75" type="#_x0000_t75" style="height:13pt;width:20.5pt;" o:ole="t" filled="f" o:preferrelative="t" stroked="f" coordsize="21600,21600">
            <v:path/>
            <v:fill on="f" focussize="0,0"/>
            <v:stroke on="f" joinstyle="miter"/>
            <v:imagedata r:id="rId601" o:title=""/>
            <o:lock v:ext="edit" aspectratio="t"/>
            <w10:wrap type="none"/>
            <w10:anchorlock/>
          </v:shape>
          <o:OLEObject Type="Embed" ProgID="Equation.DSMT4" ShapeID="_x0000_i1368" DrawAspect="Content" ObjectID="_1468076068" r:id="rId600">
            <o:LockedField>false</o:LockedField>
          </o:OLEObject>
        </w:object>
      </w:r>
      <w:r>
        <w:rPr>
          <w:rFonts w:hint="eastAsia" w:ascii="仿宋" w:hAnsi="仿宋" w:eastAsia="仿宋" w:cs="Times New Roman"/>
          <w:color w:val="000000" w:themeColor="text1"/>
          <w:sz w:val="24"/>
          <w:szCs w:val="24"/>
        </w:rPr>
        <w:t>的中点</w:t>
      </w:r>
      <w:r>
        <w:rPr>
          <w:rFonts w:ascii="仿宋" w:hAnsi="仿宋" w:eastAsia="仿宋" w:cs="Times New Roman"/>
          <w:color w:val="000000" w:themeColor="text1"/>
          <w:position w:val="-4"/>
          <w:sz w:val="24"/>
          <w:szCs w:val="24"/>
        </w:rPr>
        <w:object>
          <v:shape id="_x0000_i1369" o:spt="75" type="#_x0000_t75" style="height:13pt;width:12pt;" o:ole="t" filled="f" o:preferrelative="t" stroked="f" coordsize="21600,21600">
            <v:path/>
            <v:fill on="f" focussize="0,0"/>
            <v:stroke on="f" joinstyle="miter"/>
            <v:imagedata r:id="rId603" o:title=""/>
            <o:lock v:ext="edit" aspectratio="t"/>
            <w10:wrap type="none"/>
            <w10:anchorlock/>
          </v:shape>
          <o:OLEObject Type="Embed" ProgID="Equation.DSMT4" ShapeID="_x0000_i1369" DrawAspect="Content" ObjectID="_1468076069" r:id="rId602">
            <o:LockedField>false</o:LockedField>
          </o:OLEObject>
        </w:object>
      </w:r>
      <w:r>
        <w:rPr>
          <w:rFonts w:hint="eastAsia" w:ascii="仿宋" w:hAnsi="仿宋" w:eastAsia="仿宋" w:cs="Times New Roman"/>
          <w:color w:val="000000" w:themeColor="text1"/>
          <w:sz w:val="24"/>
          <w:szCs w:val="24"/>
        </w:rPr>
        <w:t>，连接</w:t>
      </w:r>
      <w:r>
        <w:rPr>
          <w:rFonts w:ascii="仿宋" w:hAnsi="仿宋" w:eastAsia="仿宋" w:cs="Times New Roman"/>
          <w:color w:val="000000" w:themeColor="text1"/>
          <w:position w:val="-4"/>
          <w:sz w:val="24"/>
          <w:szCs w:val="24"/>
        </w:rPr>
        <w:object>
          <v:shape id="_x0000_i1370" o:spt="75" type="#_x0000_t75" style="height:13pt;width:20.5pt;" o:ole="t" filled="f" o:preferrelative="t" stroked="f" coordsize="21600,21600">
            <v:path/>
            <v:fill on="f" focussize="0,0"/>
            <v:stroke on="f" joinstyle="miter"/>
            <v:imagedata r:id="rId605" o:title=""/>
            <o:lock v:ext="edit" aspectratio="t"/>
            <w10:wrap type="none"/>
            <w10:anchorlock/>
          </v:shape>
          <o:OLEObject Type="Embed" ProgID="Equation.DSMT4" ShapeID="_x0000_i1370" DrawAspect="Content" ObjectID="_1468076070" r:id="rId604">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371" o:spt="75" type="#_x0000_t75" style="height:13pt;width:20.5pt;" o:ole="t" filled="f" o:preferrelative="t" stroked="f" coordsize="21600,21600">
            <v:path/>
            <v:fill on="f" focussize="0,0"/>
            <v:stroke on="f" joinstyle="miter"/>
            <v:imagedata r:id="rId607" o:title=""/>
            <o:lock v:ext="edit" aspectratio="t"/>
            <w10:wrap type="none"/>
            <w10:anchorlock/>
          </v:shape>
          <o:OLEObject Type="Embed" ProgID="Equation.DSMT4" ShapeID="_x0000_i1371" DrawAspect="Content" ObjectID="_1468076071" r:id="rId606">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因为</w:t>
      </w:r>
      <w:r>
        <w:rPr>
          <w:rFonts w:ascii="仿宋" w:hAnsi="仿宋" w:eastAsia="仿宋" w:cs="Times New Roman"/>
          <w:color w:val="000000" w:themeColor="text1"/>
          <w:position w:val="-4"/>
          <w:sz w:val="24"/>
          <w:szCs w:val="24"/>
        </w:rPr>
        <w:object>
          <v:shape id="_x0000_i1372" o:spt="75" type="#_x0000_t75" style="height:13pt;width:12pt;" o:ole="t" filled="f" o:preferrelative="t" stroked="f" coordsize="21600,21600">
            <v:path/>
            <v:fill on="f" focussize="0,0"/>
            <v:stroke on="f" joinstyle="miter"/>
            <v:imagedata r:id="rId603" o:title=""/>
            <o:lock v:ext="edit" aspectratio="t"/>
            <w10:wrap type="none"/>
            <w10:anchorlock/>
          </v:shape>
          <o:OLEObject Type="Embed" ProgID="Equation.DSMT4" ShapeID="_x0000_i1372" DrawAspect="Content" ObjectID="_1468076072" r:id="rId608">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373" o:spt="75" type="#_x0000_t75" style="height:13pt;width:13pt;" o:ole="t" filled="f" o:preferrelative="t" stroked="f" coordsize="21600,21600">
            <v:path/>
            <v:fill on="f" focussize="0,0"/>
            <v:stroke on="f" joinstyle="miter"/>
            <v:imagedata r:id="rId610" o:title=""/>
            <o:lock v:ext="edit" aspectratio="t"/>
            <w10:wrap type="none"/>
            <w10:anchorlock/>
          </v:shape>
          <o:OLEObject Type="Embed" ProgID="Equation.DSMT4" ShapeID="_x0000_i1373" DrawAspect="Content" ObjectID="_1468076073" r:id="rId609">
            <o:LockedField>false</o:LockedField>
          </o:OLEObject>
        </w:object>
      </w:r>
      <w:r>
        <w:rPr>
          <w:rFonts w:hint="eastAsia" w:ascii="仿宋" w:hAnsi="仿宋" w:eastAsia="仿宋" w:cs="Times New Roman"/>
          <w:color w:val="000000" w:themeColor="text1"/>
          <w:sz w:val="24"/>
          <w:szCs w:val="24"/>
        </w:rPr>
        <w:t>分别</w:t>
      </w:r>
      <w:r>
        <w:rPr>
          <w:rFonts w:ascii="仿宋" w:hAnsi="仿宋" w:eastAsia="仿宋" w:cs="Times New Roman"/>
          <w:color w:val="000000" w:themeColor="text1"/>
          <w:sz w:val="24"/>
          <w:szCs w:val="24"/>
        </w:rPr>
        <w:t>为</w:t>
      </w:r>
      <w:r>
        <w:rPr>
          <w:rFonts w:ascii="仿宋" w:hAnsi="仿宋" w:eastAsia="仿宋" w:cs="Times New Roman"/>
          <w:color w:val="000000" w:themeColor="text1"/>
          <w:position w:val="-4"/>
          <w:sz w:val="24"/>
          <w:szCs w:val="24"/>
        </w:rPr>
        <w:object>
          <v:shape id="_x0000_i1374" o:spt="75" type="#_x0000_t75" style="height:13pt;width:20.5pt;" o:ole="t" filled="f" o:preferrelative="t" stroked="f" coordsize="21600,21600">
            <v:path/>
            <v:fill on="f" focussize="0,0"/>
            <v:stroke on="f" joinstyle="miter"/>
            <v:imagedata r:id="rId612" o:title=""/>
            <o:lock v:ext="edit" aspectratio="t"/>
            <w10:wrap type="none"/>
            <w10:anchorlock/>
          </v:shape>
          <o:OLEObject Type="Embed" ProgID="Equation.DSMT4" ShapeID="_x0000_i1374" DrawAspect="Content" ObjectID="_1468076074" r:id="rId611">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375" o:spt="75" type="#_x0000_t75" style="height:14.5pt;width:19.5pt;" o:ole="t" filled="f" o:preferrelative="t" stroked="f" coordsize="21600,21600">
            <v:path/>
            <v:fill on="f" focussize="0,0"/>
            <v:stroke on="f" joinstyle="miter"/>
            <v:imagedata r:id="rId614" o:title=""/>
            <o:lock v:ext="edit" aspectratio="t"/>
            <w10:wrap type="none"/>
            <w10:anchorlock/>
          </v:shape>
          <o:OLEObject Type="Embed" ProgID="Equation.DSMT4" ShapeID="_x0000_i1375" DrawAspect="Content" ObjectID="_1468076075" r:id="rId613">
            <o:LockedField>false</o:LockedField>
          </o:OLEObject>
        </w:object>
      </w:r>
      <w:r>
        <w:rPr>
          <w:rFonts w:hint="eastAsia" w:ascii="仿宋" w:hAnsi="仿宋" w:eastAsia="仿宋" w:cs="Times New Roman"/>
          <w:color w:val="000000" w:themeColor="text1"/>
          <w:sz w:val="24"/>
          <w:szCs w:val="24"/>
        </w:rPr>
        <w:t>的</w:t>
      </w:r>
      <w:r>
        <w:rPr>
          <w:rFonts w:ascii="仿宋" w:hAnsi="仿宋" w:eastAsia="仿宋" w:cs="Times New Roman"/>
          <w:color w:val="000000" w:themeColor="text1"/>
          <w:sz w:val="24"/>
          <w:szCs w:val="24"/>
        </w:rPr>
        <w:t>中点，</w:t>
      </w:r>
      <w:r>
        <w:rPr>
          <w:rFonts w:hint="eastAsia" w:ascii="仿宋" w:hAnsi="仿宋" w:eastAsia="仿宋" w:cs="Times New Roman"/>
          <w:color w:val="000000" w:themeColor="text1"/>
          <w:sz w:val="24"/>
          <w:szCs w:val="24"/>
        </w:rPr>
        <w:t>所以</w:t>
      </w:r>
      <w:r>
        <w:rPr>
          <w:rFonts w:ascii="仿宋" w:hAnsi="仿宋" w:eastAsia="仿宋" w:cs="Times New Roman"/>
          <w:color w:val="000000" w:themeColor="text1"/>
          <w:position w:val="-4"/>
          <w:sz w:val="24"/>
          <w:szCs w:val="24"/>
        </w:rPr>
        <w:object>
          <v:shape id="_x0000_i1376" o:spt="75" type="#_x0000_t75" style="height:13pt;width:20.5pt;" o:ole="t" filled="f" o:preferrelative="t" stroked="f" coordsize="21600,21600">
            <v:path/>
            <v:fill on="f" focussize="0,0"/>
            <v:stroke on="f" joinstyle="miter"/>
            <v:imagedata r:id="rId605" o:title=""/>
            <o:lock v:ext="edit" aspectratio="t"/>
            <w10:wrap type="none"/>
            <w10:anchorlock/>
          </v:shape>
          <o:OLEObject Type="Embed" ProgID="Equation.DSMT4" ShapeID="_x0000_i1376" DrawAspect="Content" ObjectID="_1468076076" r:id="rId615">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377" o:spt="75" type="#_x0000_t75" style="height:14.5pt;width:20.5pt;" o:ole="t" filled="f" o:preferrelative="t" stroked="f" coordsize="21600,21600">
            <v:path/>
            <v:fill on="f" focussize="0,0"/>
            <v:stroke on="f" joinstyle="miter"/>
            <v:imagedata r:id="rId617" o:title=""/>
            <o:lock v:ext="edit" aspectratio="t"/>
            <w10:wrap type="none"/>
            <w10:anchorlock/>
          </v:shape>
          <o:OLEObject Type="Embed" ProgID="Equation.DSMT4" ShapeID="_x0000_i1377" DrawAspect="Content" ObjectID="_1468076077" r:id="rId616">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24"/>
          <w:sz w:val="24"/>
          <w:szCs w:val="24"/>
        </w:rPr>
        <w:object>
          <v:shape id="_x0000_i1378" o:spt="75" type="#_x0000_t75" style="height:31pt;width:79.5pt;" o:ole="t" filled="f" o:preferrelative="t" stroked="f" coordsize="21600,21600">
            <v:path/>
            <v:fill on="f" focussize="0,0"/>
            <v:stroke on="f" joinstyle="miter"/>
            <v:imagedata r:id="rId619" o:title=""/>
            <o:lock v:ext="edit" aspectratio="t"/>
            <w10:wrap type="none"/>
            <w10:anchorlock/>
          </v:shape>
          <o:OLEObject Type="Embed" ProgID="Equation.DSMT4" ShapeID="_x0000_i1378" DrawAspect="Content" ObjectID="_1468076078" r:id="rId618">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故</w:t>
      </w:r>
      <w:r>
        <w:rPr>
          <w:rFonts w:ascii="仿宋" w:hAnsi="仿宋" w:eastAsia="仿宋" w:cs="Times New Roman"/>
          <w:color w:val="000000" w:themeColor="text1"/>
          <w:position w:val="-4"/>
          <w:sz w:val="24"/>
          <w:szCs w:val="24"/>
        </w:rPr>
        <w:object>
          <v:shape id="_x0000_i1379" o:spt="75" type="#_x0000_t75" style="height:13pt;width:36.5pt;" o:ole="t" filled="f" o:preferrelative="t" stroked="f" coordsize="21600,21600">
            <v:path/>
            <v:fill on="f" focussize="0,0"/>
            <v:stroke on="f" joinstyle="miter"/>
            <v:imagedata r:id="rId621" o:title=""/>
            <o:lock v:ext="edit" aspectratio="t"/>
            <w10:wrap type="none"/>
            <w10:anchorlock/>
          </v:shape>
          <o:OLEObject Type="Embed" ProgID="Equation.DSMT4" ShapeID="_x0000_i1379" DrawAspect="Content" ObjectID="_1468076079" r:id="rId620">
            <o:LockedField>false</o:LockedField>
          </o:OLEObject>
        </w:object>
      </w:r>
      <w:r>
        <w:rPr>
          <w:rFonts w:hint="eastAsia" w:ascii="仿宋" w:hAnsi="仿宋" w:eastAsia="仿宋" w:cs="Times New Roman"/>
          <w:color w:val="000000" w:themeColor="text1"/>
          <w:sz w:val="24"/>
          <w:szCs w:val="24"/>
        </w:rPr>
        <w:t>就是异面直线</w:t>
      </w:r>
      <w:r>
        <w:rPr>
          <w:rFonts w:ascii="仿宋" w:hAnsi="仿宋" w:eastAsia="仿宋" w:cs="Times New Roman"/>
          <w:color w:val="000000" w:themeColor="text1"/>
          <w:position w:val="-6"/>
          <w:sz w:val="24"/>
          <w:szCs w:val="24"/>
        </w:rPr>
        <w:object>
          <v:shape id="_x0000_i1380" o:spt="75" type="#_x0000_t75" style="height:14.5pt;width:20.5pt;" o:ole="t" filled="f" o:preferrelative="t" stroked="f" coordsize="21600,21600">
            <v:path/>
            <v:fill on="f" focussize="0,0"/>
            <v:stroke on="f" joinstyle="miter"/>
            <v:imagedata r:id="rId617" o:title=""/>
            <o:lock v:ext="edit" aspectratio="t"/>
            <w10:wrap type="none"/>
            <w10:anchorlock/>
          </v:shape>
          <o:OLEObject Type="Embed" ProgID="Equation.DSMT4" ShapeID="_x0000_i1380" DrawAspect="Content" ObjectID="_1468076080" r:id="rId622">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4"/>
          <w:sz w:val="24"/>
          <w:szCs w:val="24"/>
        </w:rPr>
        <w:object>
          <v:shape id="_x0000_i1381" o:spt="75" type="#_x0000_t75" style="height:13pt;width:20.5pt;" o:ole="t" filled="f" o:preferrelative="t" stroked="f" coordsize="21600,21600">
            <v:path/>
            <v:fill on="f" focussize="0,0"/>
            <v:stroke on="f" joinstyle="miter"/>
            <v:imagedata r:id="rId624" o:title=""/>
            <o:lock v:ext="edit" aspectratio="t"/>
            <w10:wrap type="none"/>
            <w10:anchorlock/>
          </v:shape>
          <o:OLEObject Type="Embed" ProgID="Equation.DSMT4" ShapeID="_x0000_i1381" DrawAspect="Content" ObjectID="_1468076081" r:id="rId623">
            <o:LockedField>false</o:LockedField>
          </o:OLEObject>
        </w:object>
      </w:r>
      <w:r>
        <w:rPr>
          <w:rFonts w:hint="eastAsia" w:ascii="仿宋" w:hAnsi="仿宋" w:eastAsia="仿宋" w:cs="Times New Roman"/>
          <w:color w:val="000000" w:themeColor="text1"/>
          <w:sz w:val="24"/>
          <w:szCs w:val="24"/>
        </w:rPr>
        <w:t>所成的角或其补角</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在△</w:t>
      </w:r>
      <w:r>
        <w:rPr>
          <w:rFonts w:ascii="仿宋" w:hAnsi="仿宋" w:eastAsia="仿宋" w:cs="Times New Roman"/>
          <w:color w:val="000000" w:themeColor="text1"/>
          <w:position w:val="-4"/>
          <w:sz w:val="24"/>
          <w:szCs w:val="24"/>
        </w:rPr>
        <w:object>
          <v:shape id="_x0000_i1382" o:spt="75" type="#_x0000_t75" style="height:13pt;width:29.5pt;" o:ole="t" filled="f" o:preferrelative="t" stroked="f" coordsize="21600,21600">
            <v:path/>
            <v:fill on="f" focussize="0,0"/>
            <v:stroke on="f" joinstyle="miter"/>
            <v:imagedata r:id="rId626" o:title=""/>
            <o:lock v:ext="edit" aspectratio="t"/>
            <w10:wrap type="none"/>
            <w10:anchorlock/>
          </v:shape>
          <o:OLEObject Type="Embed" ProgID="Equation.DSMT4" ShapeID="_x0000_i1382" DrawAspect="Content" ObjectID="_1468076082" r:id="rId625">
            <o:LockedField>false</o:LockedField>
          </o:OLEObject>
        </w:object>
      </w:r>
      <w:r>
        <w:rPr>
          <w:rFonts w:hint="eastAsia" w:ascii="仿宋" w:hAnsi="仿宋" w:eastAsia="仿宋" w:cs="Times New Roman"/>
          <w:color w:val="000000" w:themeColor="text1"/>
          <w:sz w:val="24"/>
          <w:szCs w:val="24"/>
        </w:rPr>
        <w:t>中，</w:t>
      </w:r>
      <w:r>
        <w:rPr>
          <w:rFonts w:ascii="仿宋" w:hAnsi="仿宋" w:eastAsia="仿宋" w:cs="Times New Roman"/>
          <w:color w:val="000000" w:themeColor="text1"/>
          <w:position w:val="-24"/>
          <w:sz w:val="24"/>
          <w:szCs w:val="24"/>
        </w:rPr>
        <w:object>
          <v:shape id="_x0000_i1383" o:spt="75" type="#_x0000_t75" style="height:34pt;width:87pt;" o:ole="t" filled="f" o:preferrelative="t" stroked="f" coordsize="21600,21600">
            <v:path/>
            <v:fill on="f" focussize="0,0"/>
            <v:stroke on="f" joinstyle="miter"/>
            <v:imagedata r:id="rId628" o:title=""/>
            <o:lock v:ext="edit" aspectratio="t"/>
            <w10:wrap type="none"/>
            <w10:anchorlock/>
          </v:shape>
          <o:OLEObject Type="Embed" ProgID="Equation.DSMT4" ShapeID="_x0000_i1383" DrawAspect="Content" ObjectID="_1468076083" r:id="rId627">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24"/>
          <w:sz w:val="24"/>
          <w:szCs w:val="24"/>
        </w:rPr>
        <w:object>
          <v:shape id="_x0000_i1384" o:spt="75" type="#_x0000_t75" style="height:31pt;width:41pt;" o:ole="t" filled="f" o:preferrelative="t" stroked="f" coordsize="21600,21600">
            <v:path/>
            <v:fill on="f" focussize="0,0"/>
            <v:stroke on="f" joinstyle="miter"/>
            <v:imagedata r:id="rId630" o:title=""/>
            <o:lock v:ext="edit" aspectratio="t"/>
            <w10:wrap type="none"/>
            <w10:anchorlock/>
          </v:shape>
          <o:OLEObject Type="Embed" ProgID="Equation.DSMT4" ShapeID="_x0000_i1384" DrawAspect="Content" ObjectID="_1468076084" r:id="rId629">
            <o:LockedField>false</o:LockedField>
          </o:OLEObject>
        </w:object>
      </w:r>
      <w:r>
        <w:rPr>
          <w:rFonts w:hint="eastAsia" w:ascii="仿宋" w:hAnsi="仿宋" w:eastAsia="仿宋" w:cs="Times New Roman"/>
          <w:color w:val="000000" w:themeColor="text1"/>
          <w:sz w:val="24"/>
          <w:szCs w:val="24"/>
        </w:rPr>
        <w:t>，由余弦定理，得</w:t>
      </w:r>
      <w:r>
        <w:rPr>
          <w:rFonts w:ascii="仿宋" w:hAnsi="仿宋" w:eastAsia="仿宋" w:cs="Times New Roman"/>
          <w:color w:val="000000" w:themeColor="text1"/>
          <w:position w:val="-24"/>
          <w:sz w:val="24"/>
          <w:szCs w:val="24"/>
        </w:rPr>
        <w:object>
          <v:shape id="_x0000_i1385" o:spt="75" type="#_x0000_t75" style="height:34pt;width:83.5pt;" o:ole="t" filled="f" o:preferrelative="t" stroked="f" coordsize="21600,21600">
            <v:path/>
            <v:fill on="f" focussize="0,0"/>
            <v:stroke on="f" joinstyle="miter"/>
            <v:imagedata r:id="rId632" o:title=""/>
            <o:lock v:ext="edit" aspectratio="t"/>
            <w10:wrap type="none"/>
            <w10:anchorlock/>
          </v:shape>
          <o:OLEObject Type="Embed" ProgID="Equation.DSMT4" ShapeID="_x0000_i1385" DrawAspect="Content" ObjectID="_1468076085" r:id="rId631">
            <o:LockedField>false</o:LockedField>
          </o:OLEObject>
        </w:object>
      </w:r>
      <w:r>
        <w:rPr>
          <w:rFonts w:hint="eastAsia" w:ascii="仿宋" w:hAnsi="仿宋" w:eastAsia="仿宋" w:cs="Times New Roman"/>
          <w:color w:val="000000" w:themeColor="text1"/>
          <w:sz w:val="24"/>
          <w:szCs w:val="24"/>
        </w:rPr>
        <w:t>，于是</w:t>
      </w:r>
      <w:r>
        <w:rPr>
          <w:rFonts w:ascii="仿宋" w:hAnsi="仿宋" w:eastAsia="仿宋" w:cs="Times New Roman"/>
          <w:color w:val="000000" w:themeColor="text1"/>
          <w:position w:val="-24"/>
          <w:sz w:val="24"/>
          <w:szCs w:val="24"/>
        </w:rPr>
        <w:object>
          <v:shape id="_x0000_i1386" o:spt="75" type="#_x0000_t75" style="height:34pt;width:97pt;" o:ole="t" filled="f" o:preferrelative="t" stroked="f" coordsize="21600,21600">
            <v:path/>
            <v:fill on="f" focussize="0,0"/>
            <v:stroke on="f" joinstyle="miter"/>
            <v:imagedata r:id="rId634" o:title=""/>
            <o:lock v:ext="edit" aspectratio="t"/>
            <w10:wrap type="none"/>
            <w10:anchorlock/>
          </v:shape>
          <o:OLEObject Type="Embed" ProgID="Equation.DSMT4" ShapeID="_x0000_i1386" DrawAspect="Content" ObjectID="_1468076086" r:id="rId633">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因此异面直线</w:t>
      </w:r>
      <w:r>
        <w:rPr>
          <w:rFonts w:ascii="仿宋" w:hAnsi="仿宋" w:eastAsia="仿宋" w:cs="Times New Roman"/>
          <w:color w:val="000000" w:themeColor="text1"/>
          <w:position w:val="-6"/>
          <w:sz w:val="24"/>
          <w:szCs w:val="24"/>
        </w:rPr>
        <w:object>
          <v:shape id="_x0000_i1387" o:spt="75" type="#_x0000_t75" style="height:14.5pt;width:20.5pt;" o:ole="t" filled="f" o:preferrelative="t" stroked="f" coordsize="21600,21600">
            <v:path/>
            <v:fill on="f" focussize="0,0"/>
            <v:stroke on="f" joinstyle="miter"/>
            <v:imagedata r:id="rId617" o:title=""/>
            <o:lock v:ext="edit" aspectratio="t"/>
            <w10:wrap type="none"/>
            <w10:anchorlock/>
          </v:shape>
          <o:OLEObject Type="Embed" ProgID="Equation.DSMT4" ShapeID="_x0000_i1387" DrawAspect="Content" ObjectID="_1468076087" r:id="rId635">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4"/>
          <w:sz w:val="24"/>
          <w:szCs w:val="24"/>
        </w:rPr>
        <w:object>
          <v:shape id="_x0000_i1388" o:spt="75" type="#_x0000_t75" style="height:13pt;width:20.5pt;" o:ole="t" filled="f" o:preferrelative="t" stroked="f" coordsize="21600,21600">
            <v:path/>
            <v:fill on="f" focussize="0,0"/>
            <v:stroke on="f" joinstyle="miter"/>
            <v:imagedata r:id="rId624" o:title=""/>
            <o:lock v:ext="edit" aspectratio="t"/>
            <w10:wrap type="none"/>
            <w10:anchorlock/>
          </v:shape>
          <o:OLEObject Type="Embed" ProgID="Equation.DSMT4" ShapeID="_x0000_i1388" DrawAspect="Content" ObjectID="_1468076088" r:id="rId636">
            <o:LockedField>false</o:LockedField>
          </o:OLEObject>
        </w:object>
      </w:r>
      <w:r>
        <w:rPr>
          <w:rFonts w:hint="eastAsia" w:ascii="仿宋" w:hAnsi="仿宋" w:eastAsia="仿宋" w:cs="Times New Roman"/>
          <w:color w:val="000000" w:themeColor="text1"/>
          <w:sz w:val="24"/>
          <w:szCs w:val="24"/>
        </w:rPr>
        <w:t>所成的角的大小为</w:t>
      </w:r>
      <w:r>
        <w:rPr>
          <w:rFonts w:ascii="仿宋" w:hAnsi="仿宋" w:eastAsia="仿宋" w:cs="Times New Roman"/>
          <w:color w:val="000000" w:themeColor="text1"/>
          <w:position w:val="-24"/>
          <w:sz w:val="24"/>
          <w:szCs w:val="24"/>
        </w:rPr>
        <w:object>
          <v:shape id="_x0000_i1389" o:spt="75" type="#_x0000_t75" style="height:34pt;width:53pt;" o:ole="t" filled="f" o:preferrelative="t" stroked="f" coordsize="21600,21600">
            <v:path/>
            <v:fill on="f" focussize="0,0"/>
            <v:stroke on="f" joinstyle="miter"/>
            <v:imagedata r:id="rId638" o:title=""/>
            <o:lock v:ext="edit" aspectratio="t"/>
            <w10:wrap type="none"/>
            <w10:anchorlock/>
          </v:shape>
          <o:OLEObject Type="Embed" ProgID="Equation.DSMT4" ShapeID="_x0000_i1389" DrawAspect="Content" ObjectID="_1468076089" r:id="rId637">
            <o:LockedField>false</o:LockedField>
          </o:OLEObject>
        </w:object>
      </w:r>
      <w:r>
        <w:rPr>
          <w:rFonts w:ascii="仿宋" w:hAnsi="仿宋" w:eastAsia="仿宋" w:cs="Times New Roman"/>
          <w:color w:val="000000" w:themeColor="text1"/>
          <w:sz w:val="24"/>
          <w:szCs w:val="24"/>
        </w:rPr>
        <w:t>．</w:t>
      </w:r>
    </w:p>
    <w:p>
      <w:pPr>
        <w:spacing w:line="312" w:lineRule="auto"/>
        <w:jc w:val="right"/>
        <w:rPr>
          <w:rFonts w:ascii="仿宋" w:hAnsi="仿宋" w:eastAsia="仿宋" w:cs="Times New Roman"/>
          <w:color w:val="000000" w:themeColor="text1"/>
        </w:rPr>
      </w:pP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[能力拓展]（选做）</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1</w:t>
      </w:r>
      <w:r>
        <w:rPr>
          <w:rFonts w:hint="eastAsia" w:ascii="仿宋" w:hAnsi="仿宋" w:eastAsia="仿宋" w:cs="Times New Roman"/>
          <w:color w:val="000000" w:themeColor="text1"/>
          <w:sz w:val="24"/>
          <w:szCs w:val="24"/>
        </w:rPr>
        <w:t>．（1）证明</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假设直线</w:t>
      </w:r>
      <w:r>
        <w:rPr>
          <w:rFonts w:ascii="仿宋" w:hAnsi="仿宋" w:eastAsia="仿宋" w:cs="Times New Roman"/>
          <w:color w:val="000000" w:themeColor="text1"/>
          <w:position w:val="-12"/>
          <w:sz w:val="24"/>
          <w:szCs w:val="24"/>
        </w:rPr>
        <w:object>
          <v:shape id="_x0000_i1390" o:spt="75" type="#_x0000_t75" style="height:18.5pt;width:23pt;" o:ole="t" filled="f" o:preferrelative="t" stroked="f" coordsize="21600,21600">
            <v:path/>
            <v:fill on="f" focussize="0,0"/>
            <v:stroke on="f" joinstyle="miter"/>
            <v:imagedata r:id="rId640" o:title=""/>
            <o:lock v:ext="edit" aspectratio="t"/>
            <w10:wrap type="none"/>
            <w10:anchorlock/>
          </v:shape>
          <o:OLEObject Type="Embed" ProgID="Equation.DSMT4" ShapeID="_x0000_i1390" DrawAspect="Content" ObjectID="_1468076090" r:id="rId639">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391" o:spt="75" type="#_x0000_t75" style="height:18.5pt;width:23pt;" o:ole="t" filled="f" o:preferrelative="t" stroked="f" coordsize="21600,21600">
            <v:path/>
            <v:fill on="f" focussize="0,0"/>
            <v:stroke on="f" joinstyle="miter"/>
            <v:imagedata r:id="rId642" o:title=""/>
            <o:lock v:ext="edit" aspectratio="t"/>
            <w10:wrap type="none"/>
            <w10:anchorlock/>
          </v:shape>
          <o:OLEObject Type="Embed" ProgID="Equation.DSMT4" ShapeID="_x0000_i1391" DrawAspect="Content" ObjectID="_1468076091" r:id="rId641">
            <o:LockedField>false</o:LockedField>
          </o:OLEObject>
        </w:object>
      </w:r>
      <w:r>
        <w:rPr>
          <w:rFonts w:hint="eastAsia" w:ascii="仿宋" w:hAnsi="仿宋" w:eastAsia="仿宋" w:cs="Times New Roman"/>
          <w:color w:val="000000" w:themeColor="text1"/>
          <w:sz w:val="24"/>
          <w:szCs w:val="24"/>
        </w:rPr>
        <w:t>不是</w:t>
      </w:r>
      <w:r>
        <w:rPr>
          <w:rFonts w:ascii="仿宋" w:hAnsi="仿宋" w:eastAsia="仿宋" w:cs="Times New Roman"/>
          <w:color w:val="000000" w:themeColor="text1"/>
          <w:sz w:val="24"/>
          <w:szCs w:val="24"/>
        </w:rPr>
        <w:t>异面直线，</w:t>
      </w:r>
      <w:r>
        <w:rPr>
          <w:rFonts w:hint="eastAsia" w:ascii="仿宋" w:hAnsi="仿宋" w:eastAsia="仿宋" w:cs="Times New Roman"/>
          <w:color w:val="000000" w:themeColor="text1"/>
          <w:sz w:val="24"/>
          <w:szCs w:val="24"/>
        </w:rPr>
        <w:t>则直线</w:t>
      </w:r>
      <w:r>
        <w:rPr>
          <w:rFonts w:ascii="仿宋" w:hAnsi="仿宋" w:eastAsia="仿宋" w:cs="Times New Roman"/>
          <w:color w:val="000000" w:themeColor="text1"/>
          <w:position w:val="-12"/>
          <w:sz w:val="24"/>
          <w:szCs w:val="24"/>
        </w:rPr>
        <w:object>
          <v:shape id="_x0000_i1392" o:spt="75" type="#_x0000_t75" style="height:18.5pt;width:23pt;" o:ole="t" filled="f" o:preferrelative="t" stroked="f" coordsize="21600,21600">
            <v:path/>
            <v:fill on="f" focussize="0,0"/>
            <v:stroke on="f" joinstyle="miter"/>
            <v:imagedata r:id="rId640" o:title=""/>
            <o:lock v:ext="edit" aspectratio="t"/>
            <w10:wrap type="none"/>
            <w10:anchorlock/>
          </v:shape>
          <o:OLEObject Type="Embed" ProgID="Equation.DSMT4" ShapeID="_x0000_i1392" DrawAspect="Content" ObjectID="_1468076092" r:id="rId643">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393" o:spt="75" type="#_x0000_t75" style="height:18.5pt;width:23pt;" o:ole="t" filled="f" o:preferrelative="t" stroked="f" coordsize="21600,21600">
            <v:path/>
            <v:fill on="f" focussize="0,0"/>
            <v:stroke on="f" joinstyle="miter"/>
            <v:imagedata r:id="rId642" o:title=""/>
            <o:lock v:ext="edit" aspectratio="t"/>
            <w10:wrap type="none"/>
            <w10:anchorlock/>
          </v:shape>
          <o:OLEObject Type="Embed" ProgID="Equation.DSMT4" ShapeID="_x0000_i1393" DrawAspect="Content" ObjectID="_1468076093" r:id="rId644">
            <o:LockedField>false</o:LockedField>
          </o:OLEObject>
        </w:object>
      </w:r>
      <w:r>
        <w:rPr>
          <w:rFonts w:hint="eastAsia" w:ascii="仿宋" w:hAnsi="仿宋" w:eastAsia="仿宋" w:cs="Times New Roman"/>
          <w:color w:val="000000" w:themeColor="text1"/>
          <w:sz w:val="24"/>
          <w:szCs w:val="24"/>
        </w:rPr>
        <w:t>共面</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由</w:t>
      </w:r>
      <w:r>
        <w:rPr>
          <w:rFonts w:ascii="仿宋" w:hAnsi="仿宋" w:eastAsia="仿宋" w:cs="Times New Roman"/>
          <w:color w:val="000000" w:themeColor="text1"/>
          <w:sz w:val="24"/>
          <w:szCs w:val="24"/>
        </w:rPr>
        <w:t>公理2</w:t>
      </w:r>
      <w:r>
        <w:rPr>
          <w:rFonts w:hint="eastAsia" w:ascii="仿宋" w:hAnsi="仿宋" w:eastAsia="仿宋" w:cs="Times New Roman"/>
          <w:color w:val="000000" w:themeColor="text1"/>
          <w:sz w:val="24"/>
          <w:szCs w:val="24"/>
        </w:rPr>
        <w:t>的</w:t>
      </w:r>
      <w:r>
        <w:rPr>
          <w:rFonts w:ascii="仿宋" w:hAnsi="仿宋" w:eastAsia="仿宋" w:cs="Times New Roman"/>
          <w:color w:val="000000" w:themeColor="text1"/>
          <w:sz w:val="24"/>
          <w:szCs w:val="24"/>
        </w:rPr>
        <w:t>推论</w:t>
      </w:r>
      <w:r>
        <w:rPr>
          <w:rFonts w:hint="eastAsia" w:ascii="仿宋" w:hAnsi="仿宋" w:eastAsia="仿宋" w:cs="Times New Roman"/>
          <w:color w:val="000000" w:themeColor="text1"/>
          <w:sz w:val="24"/>
          <w:szCs w:val="24"/>
        </w:rPr>
        <w:t>1可知</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直线</w:t>
      </w:r>
      <w:r>
        <w:rPr>
          <w:rFonts w:ascii="仿宋" w:hAnsi="仿宋" w:eastAsia="仿宋" w:cs="Times New Roman"/>
          <w:color w:val="000000" w:themeColor="text1"/>
          <w:position w:val="-12"/>
          <w:sz w:val="24"/>
          <w:szCs w:val="24"/>
        </w:rPr>
        <w:object>
          <v:shape id="_x0000_i1394" o:spt="75" type="#_x0000_t75" style="height:18.5pt;width:23pt;" o:ole="t" filled="f" o:preferrelative="t" stroked="f" coordsize="21600,21600">
            <v:path/>
            <v:fill on="f" focussize="0,0"/>
            <v:stroke on="f" joinstyle="miter"/>
            <v:imagedata r:id="rId640" o:title=""/>
            <o:lock v:ext="edit" aspectratio="t"/>
            <w10:wrap type="none"/>
            <w10:anchorlock/>
          </v:shape>
          <o:OLEObject Type="Embed" ProgID="Equation.DSMT4" ShapeID="_x0000_i1394" DrawAspect="Content" ObjectID="_1468076094" r:id="rId645">
            <o:LockedField>false</o:LockedField>
          </o:OLEObject>
        </w:object>
      </w:r>
      <w:r>
        <w:rPr>
          <w:rFonts w:hint="eastAsia" w:ascii="仿宋" w:hAnsi="仿宋" w:eastAsia="仿宋" w:cs="Times New Roman"/>
          <w:color w:val="000000" w:themeColor="text1"/>
          <w:sz w:val="24"/>
          <w:szCs w:val="24"/>
        </w:rPr>
        <w:t>和</w:t>
      </w:r>
      <w:r>
        <w:rPr>
          <w:rFonts w:ascii="仿宋" w:hAnsi="仿宋" w:eastAsia="仿宋" w:cs="Times New Roman"/>
          <w:color w:val="000000" w:themeColor="text1"/>
          <w:sz w:val="24"/>
          <w:szCs w:val="24"/>
        </w:rPr>
        <w:t>这条直线外的一点</w:t>
      </w:r>
      <w:r>
        <w:rPr>
          <w:rFonts w:ascii="仿宋" w:hAnsi="仿宋" w:eastAsia="仿宋" w:cs="Times New Roman"/>
          <w:color w:val="000000" w:themeColor="text1"/>
          <w:position w:val="-4"/>
          <w:sz w:val="24"/>
          <w:szCs w:val="24"/>
        </w:rPr>
        <w:object>
          <v:shape id="_x0000_i1395" o:spt="75" type="#_x0000_t75" style="height:14.5pt;width:14.5pt;" o:ole="t" filled="f" o:preferrelative="t" stroked="f" coordsize="21600,21600">
            <v:path/>
            <v:fill on="f" focussize="0,0"/>
            <v:stroke on="f" joinstyle="miter"/>
            <v:imagedata r:id="rId647" o:title=""/>
            <o:lock v:ext="edit" aspectratio="t"/>
            <w10:wrap type="none"/>
            <w10:anchorlock/>
          </v:shape>
          <o:OLEObject Type="Embed" ProgID="Equation.DSMT4" ShapeID="_x0000_i1395" DrawAspect="Content" ObjectID="_1468076095" r:id="rId646">
            <o:LockedField>false</o:LockedField>
          </o:OLEObject>
        </w:object>
      </w:r>
      <w:r>
        <w:rPr>
          <w:rFonts w:hint="eastAsia" w:ascii="仿宋" w:hAnsi="仿宋" w:eastAsia="仿宋" w:cs="Times New Roman"/>
          <w:color w:val="000000" w:themeColor="text1"/>
          <w:sz w:val="24"/>
          <w:szCs w:val="24"/>
        </w:rPr>
        <w:t>能确定</w:t>
      </w:r>
      <w:r>
        <w:rPr>
          <w:rFonts w:ascii="仿宋" w:hAnsi="仿宋" w:eastAsia="仿宋" w:cs="Times New Roman"/>
          <w:color w:val="000000" w:themeColor="text1"/>
          <w:sz w:val="24"/>
          <w:szCs w:val="24"/>
        </w:rPr>
        <w:t>一个</w:t>
      </w:r>
      <w:r>
        <w:rPr>
          <w:rFonts w:hint="eastAsia" w:ascii="仿宋" w:hAnsi="仿宋" w:eastAsia="仿宋" w:cs="Times New Roman"/>
          <w:color w:val="000000" w:themeColor="text1"/>
          <w:sz w:val="24"/>
          <w:szCs w:val="24"/>
        </w:rPr>
        <w:t>平面</w:t>
      </w:r>
      <w:r>
        <w:rPr>
          <w:rFonts w:ascii="仿宋" w:hAnsi="仿宋" w:eastAsia="仿宋" w:cs="Times New Roman"/>
          <w:color w:val="000000" w:themeColor="text1"/>
          <w:sz w:val="24"/>
          <w:szCs w:val="24"/>
        </w:rPr>
        <w:t>，即为平面</w:t>
      </w:r>
      <w:r>
        <w:rPr>
          <w:rFonts w:ascii="仿宋" w:hAnsi="仿宋" w:eastAsia="仿宋" w:cs="Times New Roman"/>
          <w:color w:val="000000" w:themeColor="text1"/>
          <w:position w:val="-12"/>
          <w:sz w:val="24"/>
          <w:szCs w:val="24"/>
        </w:rPr>
        <w:object>
          <v:shape id="_x0000_i1396" o:spt="75" type="#_x0000_t75" style="height:18.5pt;width:38.5pt;" o:ole="t" filled="f" o:preferrelative="t" stroked="f" coordsize="21600,21600">
            <v:path/>
            <v:fill on="f" focussize="0,0"/>
            <v:stroke on="f" joinstyle="miter"/>
            <v:imagedata r:id="rId649" o:title=""/>
            <o:lock v:ext="edit" aspectratio="t"/>
            <w10:wrap type="none"/>
            <w10:anchorlock/>
          </v:shape>
          <o:OLEObject Type="Embed" ProgID="Equation.DSMT4" ShapeID="_x0000_i1396" DrawAspect="Content" ObjectID="_1468076096" r:id="rId648">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因为</w:t>
      </w:r>
      <w:r>
        <w:rPr>
          <w:rFonts w:ascii="仿宋" w:hAnsi="仿宋" w:eastAsia="仿宋" w:cs="Times New Roman"/>
          <w:color w:val="000000" w:themeColor="text1"/>
          <w:position w:val="-12"/>
          <w:sz w:val="24"/>
          <w:szCs w:val="24"/>
        </w:rPr>
        <w:object>
          <v:shape id="_x0000_i1397" o:spt="75" type="#_x0000_t75" style="height:18.5pt;width:23pt;" o:ole="t" filled="f" o:preferrelative="t" stroked="f" coordsize="21600,21600">
            <v:path/>
            <v:fill on="f" focussize="0,0"/>
            <v:stroke on="f" joinstyle="miter"/>
            <v:imagedata r:id="rId640" o:title=""/>
            <o:lock v:ext="edit" aspectratio="t"/>
            <w10:wrap type="none"/>
            <w10:anchorlock/>
          </v:shape>
          <o:OLEObject Type="Embed" ProgID="Equation.DSMT4" ShapeID="_x0000_i1397" DrawAspect="Content" ObjectID="_1468076097" r:id="rId650">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398" o:spt="75" type="#_x0000_t75" style="height:18.5pt;width:23pt;" o:ole="t" filled="f" o:preferrelative="t" stroked="f" coordsize="21600,21600">
            <v:path/>
            <v:fill on="f" focussize="0,0"/>
            <v:stroke on="f" joinstyle="miter"/>
            <v:imagedata r:id="rId642" o:title=""/>
            <o:lock v:ext="edit" aspectratio="t"/>
            <w10:wrap type="none"/>
            <w10:anchorlock/>
          </v:shape>
          <o:OLEObject Type="Embed" ProgID="Equation.DSMT4" ShapeID="_x0000_i1398" DrawAspect="Content" ObjectID="_1468076098" r:id="rId651">
            <o:LockedField>false</o:LockedField>
          </o:OLEObject>
        </w:object>
      </w:r>
      <w:r>
        <w:rPr>
          <w:rFonts w:hint="eastAsia" w:ascii="仿宋" w:hAnsi="仿宋" w:eastAsia="仿宋" w:cs="Times New Roman"/>
          <w:color w:val="000000" w:themeColor="text1"/>
          <w:sz w:val="24"/>
          <w:szCs w:val="24"/>
        </w:rPr>
        <w:t>共面，</w:t>
      </w:r>
      <w:r>
        <w:rPr>
          <w:rFonts w:ascii="仿宋" w:hAnsi="仿宋" w:eastAsia="仿宋" w:cs="Times New Roman"/>
          <w:color w:val="000000" w:themeColor="text1"/>
          <w:sz w:val="24"/>
          <w:szCs w:val="24"/>
        </w:rPr>
        <w:t>所以</w:t>
      </w:r>
      <w:r>
        <w:rPr>
          <w:rFonts w:ascii="仿宋" w:hAnsi="仿宋" w:eastAsia="仿宋" w:cs="Times New Roman"/>
          <w:color w:val="000000" w:themeColor="text1"/>
          <w:position w:val="-12"/>
          <w:sz w:val="24"/>
          <w:szCs w:val="24"/>
        </w:rPr>
        <w:object>
          <v:shape id="_x0000_i1399" o:spt="75" type="#_x0000_t75" style="height:18.5pt;width:14.5pt;" o:ole="t" filled="f" o:preferrelative="t" stroked="f" coordsize="21600,21600">
            <v:path/>
            <v:fill on="f" focussize="0,0"/>
            <v:stroke on="f" joinstyle="miter"/>
            <v:imagedata r:id="rId653" o:title=""/>
            <o:lock v:ext="edit" aspectratio="t"/>
            <w10:wrap type="none"/>
            <w10:anchorlock/>
          </v:shape>
          <o:OLEObject Type="Embed" ProgID="Equation.DSMT4" ShapeID="_x0000_i1399" DrawAspect="Content" ObjectID="_1468076099" r:id="rId652">
            <o:LockedField>false</o:LockedField>
          </o:OLEObject>
        </w:object>
      </w:r>
      <w:r>
        <w:rPr>
          <w:rFonts w:ascii="仿宋" w:hAnsi="仿宋" w:eastAsia="仿宋" w:cs="Times New Roman"/>
          <w:color w:val="000000" w:themeColor="text1"/>
          <w:sz w:val="24"/>
          <w:szCs w:val="24"/>
        </w:rPr>
        <w:t>在</w:t>
      </w:r>
      <w:r>
        <w:rPr>
          <w:rFonts w:hint="eastAsia" w:ascii="仿宋" w:hAnsi="仿宋" w:eastAsia="仿宋" w:cs="Times New Roman"/>
          <w:color w:val="000000" w:themeColor="text1"/>
          <w:sz w:val="24"/>
          <w:szCs w:val="24"/>
        </w:rPr>
        <w:t>平面</w:t>
      </w:r>
      <w:r>
        <w:rPr>
          <w:rFonts w:ascii="仿宋" w:hAnsi="仿宋" w:eastAsia="仿宋" w:cs="Times New Roman"/>
          <w:color w:val="000000" w:themeColor="text1"/>
          <w:position w:val="-12"/>
          <w:sz w:val="24"/>
          <w:szCs w:val="24"/>
        </w:rPr>
        <w:object>
          <v:shape id="_x0000_i1400" o:spt="75" type="#_x0000_t75" style="height:18.5pt;width:38.5pt;" o:ole="t" filled="f" o:preferrelative="t" stroked="f" coordsize="21600,21600">
            <v:path/>
            <v:fill on="f" focussize="0,0"/>
            <v:stroke on="f" joinstyle="miter"/>
            <v:imagedata r:id="rId649" o:title=""/>
            <o:lock v:ext="edit" aspectratio="t"/>
            <w10:wrap type="none"/>
            <w10:anchorlock/>
          </v:shape>
          <o:OLEObject Type="Embed" ProgID="Equation.DSMT4" ShapeID="_x0000_i1400" DrawAspect="Content" ObjectID="_1468076100" r:id="rId654">
            <o:LockedField>false</o:LockedField>
          </o:OLEObject>
        </w:object>
      </w:r>
      <w:r>
        <w:rPr>
          <w:rFonts w:hint="eastAsia" w:ascii="仿宋" w:hAnsi="仿宋" w:eastAsia="仿宋" w:cs="Times New Roman"/>
          <w:color w:val="000000" w:themeColor="text1"/>
          <w:sz w:val="24"/>
          <w:szCs w:val="24"/>
        </w:rPr>
        <w:t>上</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在</w:t>
      </w:r>
      <w:r>
        <w:rPr>
          <w:rFonts w:ascii="仿宋" w:hAnsi="仿宋" w:eastAsia="仿宋" w:cs="Times New Roman"/>
          <w:color w:val="000000" w:themeColor="text1"/>
          <w:sz w:val="24"/>
          <w:szCs w:val="24"/>
        </w:rPr>
        <w:t>正方体</w:t>
      </w:r>
      <w:r>
        <w:rPr>
          <w:rFonts w:ascii="仿宋" w:hAnsi="仿宋" w:eastAsia="仿宋" w:cs="Times New Roman"/>
          <w:color w:val="000000" w:themeColor="text1"/>
          <w:position w:val="-12"/>
          <w:sz w:val="24"/>
          <w:szCs w:val="24"/>
        </w:rPr>
        <w:object>
          <v:shape id="_x0000_i1401" o:spt="75" type="#_x0000_t75" style="height:18.5pt;width:90.5pt;" o:ole="t" filled="f" o:preferrelative="t" stroked="f" coordsize="21600,21600">
            <v:path/>
            <v:fill on="f" focussize="0,0"/>
            <v:stroke on="f" joinstyle="miter"/>
            <v:imagedata r:id="rId112" o:title=""/>
            <o:lock v:ext="edit" aspectratio="t"/>
            <w10:wrap type="none"/>
            <w10:anchorlock/>
          </v:shape>
          <o:OLEObject Type="Embed" ProgID="Equation.DSMT4" ShapeID="_x0000_i1401" DrawAspect="Content" ObjectID="_1468076101" r:id="rId655">
            <o:LockedField>false</o:LockedField>
          </o:OLEObject>
        </w:object>
      </w:r>
      <w:r>
        <w:rPr>
          <w:rFonts w:ascii="仿宋" w:hAnsi="仿宋" w:eastAsia="仿宋" w:cs="Times New Roman"/>
          <w:color w:val="000000" w:themeColor="text1"/>
          <w:sz w:val="24"/>
          <w:szCs w:val="24"/>
        </w:rPr>
        <w:t>中</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402" o:spt="75" type="#_x0000_t75" style="height:18.5pt;width:14.5pt;" o:ole="t" filled="f" o:preferrelative="t" stroked="f" coordsize="21600,21600">
            <v:path/>
            <v:fill on="f" focussize="0,0"/>
            <v:stroke on="f" joinstyle="miter"/>
            <v:imagedata r:id="rId657" o:title=""/>
            <o:lock v:ext="edit" aspectratio="t"/>
            <w10:wrap type="none"/>
            <w10:anchorlock/>
          </v:shape>
          <o:OLEObject Type="Embed" ProgID="Equation.DSMT4" ShapeID="_x0000_i1402" DrawAspect="Content" ObjectID="_1468076102" r:id="rId656">
            <o:LockedField>false</o:LockedField>
          </o:OLEObject>
        </w:object>
      </w:r>
      <w:r>
        <w:rPr>
          <w:rFonts w:hint="eastAsia" w:ascii="仿宋" w:hAnsi="仿宋" w:eastAsia="仿宋" w:cs="Times New Roman"/>
          <w:color w:val="000000" w:themeColor="text1"/>
          <w:sz w:val="24"/>
          <w:szCs w:val="24"/>
        </w:rPr>
        <w:t>不在</w:t>
      </w:r>
      <w:r>
        <w:rPr>
          <w:rFonts w:ascii="仿宋" w:hAnsi="仿宋" w:eastAsia="仿宋" w:cs="Times New Roman"/>
          <w:color w:val="000000" w:themeColor="text1"/>
          <w:sz w:val="24"/>
          <w:szCs w:val="24"/>
        </w:rPr>
        <w:t>平面</w:t>
      </w:r>
      <w:r>
        <w:rPr>
          <w:rFonts w:ascii="仿宋" w:hAnsi="仿宋" w:eastAsia="仿宋" w:cs="Times New Roman"/>
          <w:color w:val="000000" w:themeColor="text1"/>
          <w:position w:val="-12"/>
          <w:sz w:val="24"/>
          <w:szCs w:val="24"/>
        </w:rPr>
        <w:object>
          <v:shape id="_x0000_i1403" o:spt="75" type="#_x0000_t75" style="height:18.5pt;width:38.5pt;" o:ole="t" filled="f" o:preferrelative="t" stroked="f" coordsize="21600,21600">
            <v:path/>
            <v:fill on="f" focussize="0,0"/>
            <v:stroke on="f" joinstyle="miter"/>
            <v:imagedata r:id="rId649" o:title=""/>
            <o:lock v:ext="edit" aspectratio="t"/>
            <w10:wrap type="none"/>
            <w10:anchorlock/>
          </v:shape>
          <o:OLEObject Type="Embed" ProgID="Equation.DSMT4" ShapeID="_x0000_i1403" DrawAspect="Content" ObjectID="_1468076103" r:id="rId658">
            <o:LockedField>false</o:LockedField>
          </o:OLEObject>
        </w:object>
      </w:r>
      <w:r>
        <w:rPr>
          <w:rFonts w:hint="eastAsia" w:ascii="仿宋" w:hAnsi="仿宋" w:eastAsia="仿宋" w:cs="Times New Roman"/>
          <w:color w:val="000000" w:themeColor="text1"/>
          <w:sz w:val="24"/>
          <w:szCs w:val="24"/>
        </w:rPr>
        <w:t>上</w:t>
      </w:r>
      <w:r>
        <w:rPr>
          <w:rFonts w:ascii="仿宋" w:hAnsi="仿宋" w:eastAsia="仿宋" w:cs="Times New Roman"/>
          <w:color w:val="000000" w:themeColor="text1"/>
          <w:sz w:val="24"/>
          <w:szCs w:val="24"/>
        </w:rPr>
        <w:t>，矛盾</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假设不成立．</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因此</w:t>
      </w:r>
      <w:r>
        <w:rPr>
          <w:rFonts w:ascii="仿宋" w:hAnsi="仿宋" w:eastAsia="仿宋" w:cs="Times New Roman"/>
          <w:color w:val="000000" w:themeColor="text1"/>
          <w:position w:val="-12"/>
          <w:sz w:val="24"/>
          <w:szCs w:val="24"/>
        </w:rPr>
        <w:object>
          <v:shape id="_x0000_i1404" o:spt="75" type="#_x0000_t75" style="height:18.5pt;width:23pt;" o:ole="t" filled="f" o:preferrelative="t" stroked="f" coordsize="21600,21600">
            <v:path/>
            <v:fill on="f" focussize="0,0"/>
            <v:stroke on="f" joinstyle="miter"/>
            <v:imagedata r:id="rId640" o:title=""/>
            <o:lock v:ext="edit" aspectratio="t"/>
            <w10:wrap type="none"/>
            <w10:anchorlock/>
          </v:shape>
          <o:OLEObject Type="Embed" ProgID="Equation.DSMT4" ShapeID="_x0000_i1404" DrawAspect="Content" ObjectID="_1468076104" r:id="rId659">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405" o:spt="75" type="#_x0000_t75" style="height:18.5pt;width:23pt;" o:ole="t" filled="f" o:preferrelative="t" stroked="f" coordsize="21600,21600">
            <v:path/>
            <v:fill on="f" focussize="0,0"/>
            <v:stroke on="f" joinstyle="miter"/>
            <v:imagedata r:id="rId642" o:title=""/>
            <o:lock v:ext="edit" aspectratio="t"/>
            <w10:wrap type="none"/>
            <w10:anchorlock/>
          </v:shape>
          <o:OLEObject Type="Embed" ProgID="Equation.DSMT4" ShapeID="_x0000_i1405" DrawAspect="Content" ObjectID="_1468076105" r:id="rId660">
            <o:LockedField>false</o:LockedField>
          </o:OLEObject>
        </w:object>
      </w:r>
      <w:r>
        <w:rPr>
          <w:rFonts w:hint="eastAsia" w:ascii="仿宋" w:hAnsi="仿宋" w:eastAsia="仿宋" w:cs="Times New Roman"/>
          <w:color w:val="000000" w:themeColor="text1"/>
          <w:sz w:val="24"/>
          <w:szCs w:val="24"/>
        </w:rPr>
        <w:t>是异面直线</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2）</w:t>
      </w:r>
      <w:r>
        <w:rPr>
          <w:rFonts w:hint="eastAsia" w:ascii="仿宋" w:hAnsi="仿宋" w:eastAsia="仿宋" w:cs="Times New Roman"/>
          <w:color w:val="000000" w:themeColor="text1"/>
          <w:sz w:val="24"/>
          <w:szCs w:val="24"/>
        </w:rPr>
        <w:t>取</w:t>
      </w:r>
      <w:r>
        <w:rPr>
          <w:rFonts w:ascii="仿宋" w:hAnsi="仿宋" w:eastAsia="仿宋" w:cs="Times New Roman"/>
          <w:color w:val="000000" w:themeColor="text1"/>
          <w:position w:val="-12"/>
          <w:sz w:val="24"/>
          <w:szCs w:val="24"/>
        </w:rPr>
        <w:object>
          <v:shape id="_x0000_i1406" o:spt="75" type="#_x0000_t75" style="height:18.5pt;width:22pt;" o:ole="t" filled="f" o:preferrelative="t" stroked="f" coordsize="21600,21600">
            <v:path/>
            <v:fill on="f" focussize="0,0"/>
            <v:stroke on="f" joinstyle="miter"/>
            <v:imagedata r:id="rId662" o:title=""/>
            <o:lock v:ext="edit" aspectratio="t"/>
            <w10:wrap type="none"/>
            <w10:anchorlock/>
          </v:shape>
          <o:OLEObject Type="Embed" ProgID="Equation.DSMT4" ShapeID="_x0000_i1406" DrawAspect="Content" ObjectID="_1468076106" r:id="rId661">
            <o:LockedField>false</o:LockedField>
          </o:OLEObject>
        </w:object>
      </w:r>
      <w:r>
        <w:rPr>
          <w:rFonts w:hint="eastAsia" w:ascii="仿宋" w:hAnsi="仿宋" w:eastAsia="仿宋" w:cs="Times New Roman"/>
          <w:color w:val="000000" w:themeColor="text1"/>
          <w:sz w:val="24"/>
          <w:szCs w:val="24"/>
        </w:rPr>
        <w:t>的中点</w:t>
      </w:r>
      <w:r>
        <w:rPr>
          <w:rFonts w:ascii="仿宋" w:hAnsi="仿宋" w:eastAsia="仿宋" w:cs="Times New Roman"/>
          <w:color w:val="000000" w:themeColor="text1"/>
          <w:position w:val="-4"/>
          <w:sz w:val="24"/>
          <w:szCs w:val="24"/>
        </w:rPr>
        <w:object>
          <v:shape id="_x0000_i1407" o:spt="75" type="#_x0000_t75" style="height:14.5pt;width:14.5pt;" o:ole="t" filled="f" o:preferrelative="t" stroked="f" coordsize="21600,21600">
            <v:path/>
            <v:fill on="f" focussize="0,0"/>
            <v:stroke on="f" joinstyle="miter"/>
            <v:imagedata r:id="rId664" o:title=""/>
            <o:lock v:ext="edit" aspectratio="t"/>
            <w10:wrap type="none"/>
            <w10:anchorlock/>
          </v:shape>
          <o:OLEObject Type="Embed" ProgID="Equation.DSMT4" ShapeID="_x0000_i1407" DrawAspect="Content" ObjectID="_1468076107" r:id="rId663">
            <o:LockedField>false</o:LockedField>
          </o:OLEObject>
        </w:object>
      </w:r>
      <w:r>
        <w:rPr>
          <w:rFonts w:hint="eastAsia" w:ascii="仿宋" w:hAnsi="仿宋" w:eastAsia="仿宋" w:cs="Times New Roman"/>
          <w:color w:val="000000" w:themeColor="text1"/>
          <w:sz w:val="24"/>
          <w:szCs w:val="24"/>
        </w:rPr>
        <w:t>，连接</w:t>
      </w:r>
      <w:r>
        <w:rPr>
          <w:rFonts w:ascii="仿宋" w:hAnsi="仿宋" w:eastAsia="仿宋" w:cs="Times New Roman"/>
          <w:color w:val="000000" w:themeColor="text1"/>
          <w:position w:val="-4"/>
          <w:sz w:val="24"/>
          <w:szCs w:val="24"/>
        </w:rPr>
        <w:object>
          <v:shape id="_x0000_i1408" o:spt="75" type="#_x0000_t75" style="height:14.5pt;width:22pt;" o:ole="t" filled="f" o:preferrelative="t" stroked="f" coordsize="21600,21600">
            <v:path/>
            <v:fill on="f" focussize="0,0"/>
            <v:stroke on="f" joinstyle="miter"/>
            <v:imagedata r:id="rId666" o:title=""/>
            <o:lock v:ext="edit" aspectratio="t"/>
            <w10:wrap type="none"/>
            <w10:anchorlock/>
          </v:shape>
          <o:OLEObject Type="Embed" ProgID="Equation.DSMT4" ShapeID="_x0000_i1408" DrawAspect="Content" ObjectID="_1468076108" r:id="rId665">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409" o:spt="75" type="#_x0000_t75" style="height:18.5pt;width:23.5pt;" o:ole="t" filled="f" o:preferrelative="t" stroked="f" coordsize="21600,21600">
            <v:path/>
            <v:fill on="f" focussize="0,0"/>
            <v:stroke on="f" joinstyle="miter"/>
            <v:imagedata r:id="rId668" o:title=""/>
            <o:lock v:ext="edit" aspectratio="t"/>
            <w10:wrap type="none"/>
            <w10:anchorlock/>
          </v:shape>
          <o:OLEObject Type="Embed" ProgID="Equation.DSMT4" ShapeID="_x0000_i1409" DrawAspect="Content" ObjectID="_1468076109" r:id="rId667">
            <o:LockedField>false</o:LockedField>
          </o:OLEObject>
        </w:objec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因为</w:t>
      </w:r>
      <w:r>
        <w:rPr>
          <w:rFonts w:ascii="仿宋" w:hAnsi="仿宋" w:eastAsia="仿宋" w:cs="Times New Roman"/>
          <w:color w:val="000000" w:themeColor="text1"/>
          <w:position w:val="-4"/>
          <w:sz w:val="24"/>
          <w:szCs w:val="24"/>
        </w:rPr>
        <w:object>
          <v:shape id="_x0000_i1410" o:spt="75" type="#_x0000_t75" style="height:14.5pt;width:14.5pt;" o:ole="t" filled="f" o:preferrelative="t" stroked="f" coordsize="21600,21600">
            <v:path/>
            <v:fill on="f" focussize="0,0"/>
            <v:stroke on="f" joinstyle="miter"/>
            <v:imagedata r:id="rId670" o:title=""/>
            <o:lock v:ext="edit" aspectratio="t"/>
            <w10:wrap type="none"/>
            <w10:anchorlock/>
          </v:shape>
          <o:OLEObject Type="Embed" ProgID="Equation.DSMT4" ShapeID="_x0000_i1410" DrawAspect="Content" ObjectID="_1468076110" r:id="rId669">
            <o:LockedField>false</o:LockedField>
          </o:OLEObject>
        </w:object>
      </w:r>
      <w:r>
        <w:rPr>
          <w:rFonts w:hint="eastAsia" w:ascii="仿宋" w:hAnsi="仿宋" w:eastAsia="仿宋" w:cs="Times New Roman"/>
          <w:color w:val="000000" w:themeColor="text1"/>
          <w:sz w:val="24"/>
          <w:szCs w:val="24"/>
        </w:rPr>
        <w:t>是</w:t>
      </w:r>
      <w:r>
        <w:rPr>
          <w:rFonts w:ascii="仿宋" w:hAnsi="仿宋" w:eastAsia="仿宋" w:cs="Times New Roman"/>
          <w:color w:val="000000" w:themeColor="text1"/>
          <w:sz w:val="24"/>
          <w:szCs w:val="24"/>
        </w:rPr>
        <w:t>棱</w:t>
      </w:r>
      <w:r>
        <w:rPr>
          <w:rFonts w:ascii="仿宋" w:hAnsi="仿宋" w:eastAsia="仿宋" w:cs="Times New Roman"/>
          <w:color w:val="000000" w:themeColor="text1"/>
          <w:position w:val="-12"/>
          <w:sz w:val="24"/>
          <w:szCs w:val="24"/>
        </w:rPr>
        <w:object>
          <v:shape id="_x0000_i1411" o:spt="75" type="#_x0000_t75" style="height:18.5pt;width:26pt;" o:ole="t" filled="f" o:preferrelative="t" stroked="f" coordsize="21600,21600">
            <v:path/>
            <v:fill on="f" focussize="0,0"/>
            <v:stroke on="f" joinstyle="miter"/>
            <v:imagedata r:id="rId672" o:title=""/>
            <o:lock v:ext="edit" aspectratio="t"/>
            <w10:wrap type="none"/>
            <w10:anchorlock/>
          </v:shape>
          <o:OLEObject Type="Embed" ProgID="Equation.DSMT4" ShapeID="_x0000_i1411" DrawAspect="Content" ObjectID="_1468076111" r:id="rId671">
            <o:LockedField>false</o:LockedField>
          </o:OLEObject>
        </w:object>
      </w:r>
      <w:r>
        <w:rPr>
          <w:rFonts w:hint="eastAsia" w:ascii="仿宋" w:hAnsi="仿宋" w:eastAsia="仿宋" w:cs="Times New Roman"/>
          <w:color w:val="000000" w:themeColor="text1"/>
          <w:sz w:val="24"/>
          <w:szCs w:val="24"/>
        </w:rPr>
        <w:t>的</w:t>
      </w:r>
      <w:r>
        <w:rPr>
          <w:rFonts w:ascii="仿宋" w:hAnsi="仿宋" w:eastAsia="仿宋" w:cs="Times New Roman"/>
          <w:color w:val="000000" w:themeColor="text1"/>
          <w:sz w:val="24"/>
          <w:szCs w:val="24"/>
        </w:rPr>
        <w:t>中点，</w:t>
      </w:r>
      <w:r>
        <w:rPr>
          <w:rFonts w:ascii="仿宋" w:hAnsi="仿宋" w:eastAsia="仿宋" w:cs="Times New Roman"/>
          <w:color w:val="000000" w:themeColor="text1"/>
          <w:position w:val="-4"/>
          <w:sz w:val="24"/>
          <w:szCs w:val="24"/>
        </w:rPr>
        <w:object>
          <v:shape id="_x0000_i1412" o:spt="75" type="#_x0000_t75" style="height:14.5pt;width:14.5pt;" o:ole="t" filled="f" o:preferrelative="t" stroked="f" coordsize="21600,21600">
            <v:path/>
            <v:fill on="f" focussize="0,0"/>
            <v:stroke on="f" joinstyle="miter"/>
            <v:imagedata r:id="rId674" o:title=""/>
            <o:lock v:ext="edit" aspectratio="t"/>
            <w10:wrap type="none"/>
            <w10:anchorlock/>
          </v:shape>
          <o:OLEObject Type="Embed" ProgID="Equation.DSMT4" ShapeID="_x0000_i1412" DrawAspect="Content" ObjectID="_1468076112" r:id="rId673">
            <o:LockedField>false</o:LockedField>
          </o:OLEObject>
        </w:object>
      </w:r>
      <w:r>
        <w:rPr>
          <w:rFonts w:hint="eastAsia" w:ascii="仿宋" w:hAnsi="仿宋" w:eastAsia="仿宋" w:cs="Times New Roman"/>
          <w:color w:val="000000" w:themeColor="text1"/>
          <w:sz w:val="24"/>
          <w:szCs w:val="24"/>
        </w:rPr>
        <w:t>是</w:t>
      </w:r>
      <w:r>
        <w:rPr>
          <w:rFonts w:ascii="仿宋" w:hAnsi="仿宋" w:eastAsia="仿宋" w:cs="Times New Roman"/>
          <w:color w:val="000000" w:themeColor="text1"/>
          <w:sz w:val="24"/>
          <w:szCs w:val="24"/>
        </w:rPr>
        <w:t>棱</w:t>
      </w:r>
      <w:r>
        <w:rPr>
          <w:rFonts w:ascii="仿宋" w:hAnsi="仿宋" w:eastAsia="仿宋" w:cs="Times New Roman"/>
          <w:color w:val="000000" w:themeColor="text1"/>
          <w:position w:val="-12"/>
          <w:sz w:val="24"/>
          <w:szCs w:val="24"/>
        </w:rPr>
        <w:object>
          <v:shape id="_x0000_i1413" o:spt="75" type="#_x0000_t75" style="height:18.5pt;width:22pt;" o:ole="t" filled="f" o:preferrelative="t" stroked="f" coordsize="21600,21600">
            <v:path/>
            <v:fill on="f" focussize="0,0"/>
            <v:stroke on="f" joinstyle="miter"/>
            <v:imagedata r:id="rId676" o:title=""/>
            <o:lock v:ext="edit" aspectratio="t"/>
            <w10:wrap type="none"/>
            <w10:anchorlock/>
          </v:shape>
          <o:OLEObject Type="Embed" ProgID="Equation.DSMT4" ShapeID="_x0000_i1413" DrawAspect="Content" ObjectID="_1468076113" r:id="rId675">
            <o:LockedField>false</o:LockedField>
          </o:OLEObject>
        </w:object>
      </w:r>
      <w:r>
        <w:rPr>
          <w:rFonts w:hint="eastAsia" w:ascii="仿宋" w:hAnsi="仿宋" w:eastAsia="仿宋" w:cs="Times New Roman"/>
          <w:color w:val="000000" w:themeColor="text1"/>
          <w:sz w:val="24"/>
          <w:szCs w:val="24"/>
        </w:rPr>
        <w:t>的</w:t>
      </w:r>
      <w:r>
        <w:rPr>
          <w:rFonts w:ascii="仿宋" w:hAnsi="仿宋" w:eastAsia="仿宋" w:cs="Times New Roman"/>
          <w:color w:val="000000" w:themeColor="text1"/>
          <w:sz w:val="24"/>
          <w:szCs w:val="24"/>
        </w:rPr>
        <w:t>中点</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所以</w:t>
      </w:r>
      <w:r>
        <w:rPr>
          <w:rFonts w:ascii="仿宋" w:hAnsi="仿宋" w:eastAsia="仿宋" w:cs="Times New Roman"/>
          <w:color w:val="000000" w:themeColor="text1"/>
          <w:position w:val="-4"/>
          <w:sz w:val="24"/>
          <w:szCs w:val="24"/>
        </w:rPr>
        <w:object>
          <v:shape id="_x0000_i1414" o:spt="75" type="#_x0000_t75" style="height:14.5pt;width:22pt;" o:ole="t" filled="f" o:preferrelative="t" stroked="f" coordsize="21600,21600">
            <v:path/>
            <v:fill on="f" focussize="0,0"/>
            <v:stroke on="f" joinstyle="miter"/>
            <v:imagedata r:id="rId678" o:title=""/>
            <o:lock v:ext="edit" aspectratio="t"/>
            <w10:wrap type="none"/>
            <w10:anchorlock/>
          </v:shape>
          <o:OLEObject Type="Embed" ProgID="Equation.DSMT4" ShapeID="_x0000_i1414" DrawAspect="Content" ObjectID="_1468076114" r:id="rId677">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12"/>
          <w:sz w:val="24"/>
          <w:szCs w:val="24"/>
        </w:rPr>
        <w:object>
          <v:shape id="_x0000_i1415" o:spt="75" type="#_x0000_t75" style="height:18.5pt;width:22pt;" o:ole="t" filled="f" o:preferrelative="t" stroked="f" coordsize="21600,21600">
            <v:path/>
            <v:fill on="f" focussize="0,0"/>
            <v:stroke on="f" joinstyle="miter"/>
            <v:imagedata r:id="rId680" o:title=""/>
            <o:lock v:ext="edit" aspectratio="t"/>
            <w10:wrap type="none"/>
            <w10:anchorlock/>
          </v:shape>
          <o:OLEObject Type="Embed" ProgID="Equation.DSMT4" ShapeID="_x0000_i1415" DrawAspect="Content" ObjectID="_1468076115" r:id="rId679">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24"/>
          <w:sz w:val="24"/>
          <w:szCs w:val="24"/>
        </w:rPr>
        <w:object>
          <v:shape id="_x0000_i1416" o:spt="75" type="#_x0000_t75" style="height:31pt;width:90.5pt;" o:ole="t" filled="f" o:preferrelative="t" stroked="f" coordsize="21600,21600">
            <v:path/>
            <v:fill on="f" focussize="0,0"/>
            <v:stroke on="f" joinstyle="miter"/>
            <v:imagedata r:id="rId682" o:title=""/>
            <o:lock v:ext="edit" aspectratio="t"/>
            <w10:wrap type="none"/>
            <w10:anchorlock/>
          </v:shape>
          <o:OLEObject Type="Embed" ProgID="Equation.DSMT4" ShapeID="_x0000_i1416" DrawAspect="Content" ObjectID="_1468076116" r:id="rId681">
            <o:LockedField>false</o:LockedField>
          </o:OLEObject>
        </w:object>
      </w:r>
      <w:r>
        <w:rPr>
          <w:rFonts w:hint="eastAsia" w:ascii="仿宋" w:hAnsi="仿宋" w:eastAsia="仿宋" w:cs="Times New Roman"/>
          <w:color w:val="000000" w:themeColor="text1"/>
          <w:sz w:val="24"/>
          <w:szCs w:val="24"/>
        </w:rPr>
        <w:t>，故</w:t>
      </w:r>
      <w:r>
        <w:rPr>
          <w:rFonts w:ascii="仿宋" w:hAnsi="仿宋" w:eastAsia="仿宋" w:cs="Times New Roman"/>
          <w:color w:val="000000" w:themeColor="text1"/>
          <w:position w:val="-12"/>
          <w:sz w:val="24"/>
          <w:szCs w:val="24"/>
        </w:rPr>
        <w:object>
          <v:shape id="_x0000_i1417" o:spt="75" type="#_x0000_t75" style="height:18.5pt;width:41pt;" o:ole="t" filled="f" o:preferrelative="t" stroked="f" coordsize="21600,21600">
            <v:path/>
            <v:fill on="f" focussize="0,0"/>
            <v:stroke on="f" joinstyle="miter"/>
            <v:imagedata r:id="rId684" o:title=""/>
            <o:lock v:ext="edit" aspectratio="t"/>
            <w10:wrap type="none"/>
            <w10:anchorlock/>
          </v:shape>
          <o:OLEObject Type="Embed" ProgID="Equation.DSMT4" ShapeID="_x0000_i1417" DrawAspect="Content" ObjectID="_1468076117" r:id="rId683">
            <o:LockedField>false</o:LockedField>
          </o:OLEObject>
        </w:object>
      </w:r>
      <w:r>
        <w:rPr>
          <w:rFonts w:hint="eastAsia" w:ascii="仿宋" w:hAnsi="仿宋" w:eastAsia="仿宋" w:cs="Times New Roman"/>
          <w:color w:val="000000" w:themeColor="text1"/>
          <w:sz w:val="24"/>
          <w:szCs w:val="24"/>
        </w:rPr>
        <w:t>就是异面直线</w:t>
      </w:r>
      <w:r>
        <w:rPr>
          <w:rFonts w:ascii="仿宋" w:hAnsi="仿宋" w:eastAsia="仿宋" w:cs="Times New Roman"/>
          <w:color w:val="000000" w:themeColor="text1"/>
          <w:position w:val="-12"/>
          <w:sz w:val="24"/>
          <w:szCs w:val="24"/>
        </w:rPr>
        <w:object>
          <v:shape id="_x0000_i1418" o:spt="75" type="#_x0000_t75" style="height:18.5pt;width:23pt;" o:ole="t" filled="f" o:preferrelative="t" stroked="f" coordsize="21600,21600">
            <v:path/>
            <v:fill on="f" focussize="0,0"/>
            <v:stroke on="f" joinstyle="miter"/>
            <v:imagedata r:id="rId114" o:title=""/>
            <o:lock v:ext="edit" aspectratio="t"/>
            <w10:wrap type="none"/>
            <w10:anchorlock/>
          </v:shape>
          <o:OLEObject Type="Embed" ProgID="Equation.DSMT4" ShapeID="_x0000_i1418" DrawAspect="Content" ObjectID="_1468076118" r:id="rId685">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419" o:spt="75" type="#_x0000_t75" style="height:18.5pt;width:23pt;" o:ole="t" filled="f" o:preferrelative="t" stroked="f" coordsize="21600,21600">
            <v:path/>
            <v:fill on="f" focussize="0,0"/>
            <v:stroke on="f" joinstyle="miter"/>
            <v:imagedata r:id="rId687" o:title=""/>
            <o:lock v:ext="edit" aspectratio="t"/>
            <w10:wrap type="none"/>
            <w10:anchorlock/>
          </v:shape>
          <o:OLEObject Type="Embed" ProgID="Equation.DSMT4" ShapeID="_x0000_i1419" DrawAspect="Content" ObjectID="_1468076119" r:id="rId686">
            <o:LockedField>false</o:LockedField>
          </o:OLEObject>
        </w:object>
      </w:r>
      <w:r>
        <w:rPr>
          <w:rFonts w:hint="eastAsia" w:ascii="仿宋" w:hAnsi="仿宋" w:eastAsia="仿宋" w:cs="Times New Roman"/>
          <w:color w:val="000000" w:themeColor="text1"/>
          <w:sz w:val="24"/>
          <w:szCs w:val="24"/>
        </w:rPr>
        <w:t>所成的角或其补角</w: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drawing>
          <wp:anchor distT="0" distB="0" distL="114300" distR="114300" simplePos="0" relativeHeight="251665408" behindDoc="0" locked="0" layoutInCell="1" allowOverlap="1">
            <wp:simplePos x="0" y="0"/>
            <wp:positionH relativeFrom="column">
              <wp:posOffset>4213225</wp:posOffset>
            </wp:positionH>
            <wp:positionV relativeFrom="paragraph">
              <wp:posOffset>573405</wp:posOffset>
            </wp:positionV>
            <wp:extent cx="1061085" cy="1026795"/>
            <wp:effectExtent l="0" t="0" r="0" b="0"/>
            <wp:wrapNone/>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688" cstate="print">
                      <a:extLst>
                        <a:ext uri="{28A0092B-C50C-407E-A947-70E740481C1C}">
                          <a14:useLocalDpi xmlns:a14="http://schemas.microsoft.com/office/drawing/2010/main" val="0"/>
                        </a:ext>
                      </a:extLst>
                    </a:blip>
                    <a:stretch>
                      <a:fillRect/>
                    </a:stretch>
                  </pic:blipFill>
                  <pic:spPr>
                    <a:xfrm>
                      <a:off x="0" y="0"/>
                      <a:ext cx="1061085" cy="1026795"/>
                    </a:xfrm>
                    <a:prstGeom prst="rect">
                      <a:avLst/>
                    </a:prstGeom>
                  </pic:spPr>
                </pic:pic>
              </a:graphicData>
            </a:graphic>
          </wp:anchor>
        </w:drawing>
      </w:r>
      <w:r>
        <w:rPr>
          <w:rFonts w:hint="eastAsia" w:ascii="仿宋" w:hAnsi="仿宋" w:eastAsia="仿宋" w:cs="Times New Roman"/>
          <w:color w:val="000000" w:themeColor="text1"/>
          <w:sz w:val="24"/>
          <w:szCs w:val="24"/>
        </w:rPr>
        <w:t>在△</w:t>
      </w:r>
      <w:r>
        <w:rPr>
          <w:rFonts w:ascii="仿宋" w:hAnsi="仿宋" w:eastAsia="仿宋" w:cs="Times New Roman"/>
          <w:color w:val="000000" w:themeColor="text1"/>
          <w:position w:val="-12"/>
          <w:sz w:val="24"/>
          <w:szCs w:val="24"/>
        </w:rPr>
        <w:object>
          <v:shape id="_x0000_i1420" o:spt="75" type="#_x0000_t75" style="height:18.5pt;width:31pt;" o:ole="t" filled="f" o:preferrelative="t" stroked="f" coordsize="21600,21600">
            <v:path/>
            <v:fill on="f" focussize="0,0"/>
            <v:stroke on="f" joinstyle="miter"/>
            <v:imagedata r:id="rId690" o:title=""/>
            <o:lock v:ext="edit" aspectratio="t"/>
            <w10:wrap type="none"/>
            <w10:anchorlock/>
          </v:shape>
          <o:OLEObject Type="Embed" ProgID="Equation.DSMT4" ShapeID="_x0000_i1420" DrawAspect="Content" ObjectID="_1468076120" r:id="rId689">
            <o:LockedField>false</o:LockedField>
          </o:OLEObject>
        </w:object>
      </w:r>
      <w:r>
        <w:rPr>
          <w:rFonts w:hint="eastAsia" w:ascii="仿宋" w:hAnsi="仿宋" w:eastAsia="仿宋" w:cs="Times New Roman"/>
          <w:color w:val="000000" w:themeColor="text1"/>
          <w:sz w:val="24"/>
          <w:szCs w:val="24"/>
        </w:rPr>
        <w:t>中，</w:t>
      </w:r>
      <w:r>
        <w:rPr>
          <w:rFonts w:ascii="仿宋" w:hAnsi="仿宋" w:eastAsia="仿宋" w:cs="Times New Roman"/>
          <w:color w:val="000000" w:themeColor="text1"/>
          <w:position w:val="-12"/>
          <w:sz w:val="24"/>
          <w:szCs w:val="24"/>
        </w:rPr>
        <w:object>
          <v:shape id="_x0000_i1421" o:spt="75" type="#_x0000_t75" style="height:22pt;width:85pt;" o:ole="t" filled="f" o:preferrelative="t" stroked="f" coordsize="21600,21600">
            <v:path/>
            <v:fill on="f" focussize="0,0"/>
            <v:stroke on="f" joinstyle="miter"/>
            <v:imagedata r:id="rId692" o:title=""/>
            <o:lock v:ext="edit" aspectratio="t"/>
            <w10:wrap type="none"/>
            <w10:anchorlock/>
          </v:shape>
          <o:OLEObject Type="Embed" ProgID="Equation.DSMT4" ShapeID="_x0000_i1421" DrawAspect="Content" ObjectID="_1468076121" r:id="rId691">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422" o:spt="75" type="#_x0000_t75" style="height:18.5pt;width:48.5pt;" o:ole="t" filled="f" o:preferrelative="t" stroked="f" coordsize="21600,21600">
            <v:path/>
            <v:fill on="f" focussize="0,0"/>
            <v:stroke on="f" joinstyle="miter"/>
            <v:imagedata r:id="rId694" o:title=""/>
            <o:lock v:ext="edit" aspectratio="t"/>
            <w10:wrap type="none"/>
            <w10:anchorlock/>
          </v:shape>
          <o:OLEObject Type="Embed" ProgID="Equation.DSMT4" ShapeID="_x0000_i1422" DrawAspect="Content" ObjectID="_1468076122" r:id="rId693">
            <o:LockedField>false</o:LockedField>
          </o:OLEObject>
        </w:object>
      </w:r>
      <w:r>
        <w:rPr>
          <w:rFonts w:hint="eastAsia" w:ascii="仿宋" w:hAnsi="仿宋" w:eastAsia="仿宋" w:cs="Times New Roman"/>
          <w:color w:val="000000" w:themeColor="text1"/>
          <w:sz w:val="24"/>
          <w:szCs w:val="24"/>
        </w:rPr>
        <w:t>，由余弦定理，得</w:t>
      </w:r>
      <w:r>
        <w:rPr>
          <w:rFonts w:ascii="仿宋" w:hAnsi="仿宋" w:eastAsia="仿宋" w:cs="Times New Roman"/>
          <w:color w:val="000000" w:themeColor="text1"/>
          <w:position w:val="-24"/>
          <w:sz w:val="24"/>
          <w:szCs w:val="24"/>
        </w:rPr>
        <w:object>
          <v:shape id="_x0000_i1423" o:spt="75" type="#_x0000_t75" style="height:35.5pt;width:94pt;" o:ole="t" filled="f" o:preferrelative="t" stroked="f" coordsize="21600,21600">
            <v:path/>
            <v:fill on="f" focussize="0,0"/>
            <v:stroke on="f" joinstyle="miter"/>
            <v:imagedata r:id="rId696" o:title=""/>
            <o:lock v:ext="edit" aspectratio="t"/>
            <w10:wrap type="none"/>
            <w10:anchorlock/>
          </v:shape>
          <o:OLEObject Type="Embed" ProgID="Equation.DSMT4" ShapeID="_x0000_i1423" DrawAspect="Content" ObjectID="_1468076123" r:id="rId695">
            <o:LockedField>false</o:LockedField>
          </o:OLEObject>
        </w:object>
      </w:r>
      <w:r>
        <w:rPr>
          <w:rFonts w:hint="eastAsia" w:ascii="仿宋" w:hAnsi="仿宋" w:eastAsia="仿宋" w:cs="Times New Roman"/>
          <w:color w:val="000000" w:themeColor="text1"/>
          <w:sz w:val="24"/>
          <w:szCs w:val="24"/>
        </w:rPr>
        <w:t>，于是</w:t>
      </w:r>
      <w:r>
        <w:rPr>
          <w:rFonts w:ascii="仿宋" w:hAnsi="仿宋" w:eastAsia="仿宋" w:cs="Times New Roman"/>
          <w:color w:val="000000" w:themeColor="text1"/>
          <w:position w:val="-24"/>
          <w:sz w:val="24"/>
          <w:szCs w:val="24"/>
        </w:rPr>
        <w:object>
          <v:shape id="_x0000_i1424" o:spt="75" type="#_x0000_t75" style="height:35.5pt;width:109pt;" o:ole="t" filled="f" o:preferrelative="t" stroked="f" coordsize="21600,21600">
            <v:path/>
            <v:fill on="f" focussize="0,0"/>
            <v:stroke on="f" joinstyle="miter"/>
            <v:imagedata r:id="rId698" o:title=""/>
            <o:lock v:ext="edit" aspectratio="t"/>
            <w10:wrap type="none"/>
            <w10:anchorlock/>
          </v:shape>
          <o:OLEObject Type="Embed" ProgID="Equation.DSMT4" ShapeID="_x0000_i1424" DrawAspect="Content" ObjectID="_1468076124" r:id="rId697">
            <o:LockedField>false</o:LockedField>
          </o:OLEObject>
        </w:objec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因此异面直线</w:t>
      </w:r>
      <w:r>
        <w:rPr>
          <w:rFonts w:ascii="仿宋" w:hAnsi="仿宋" w:eastAsia="仿宋" w:cs="Times New Roman"/>
          <w:color w:val="000000" w:themeColor="text1"/>
          <w:position w:val="-12"/>
          <w:sz w:val="24"/>
          <w:szCs w:val="24"/>
        </w:rPr>
        <w:object>
          <v:shape id="_x0000_i1425" o:spt="75" type="#_x0000_t75" style="height:18.5pt;width:23pt;" o:ole="t" filled="f" o:preferrelative="t" stroked="f" coordsize="21600,21600">
            <v:path/>
            <v:fill on="f" focussize="0,0"/>
            <v:stroke on="f" joinstyle="miter"/>
            <v:imagedata r:id="rId114" o:title=""/>
            <o:lock v:ext="edit" aspectratio="t"/>
            <w10:wrap type="none"/>
            <w10:anchorlock/>
          </v:shape>
          <o:OLEObject Type="Embed" ProgID="Equation.DSMT4" ShapeID="_x0000_i1425" DrawAspect="Content" ObjectID="_1468076125" r:id="rId699">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12"/>
          <w:sz w:val="24"/>
          <w:szCs w:val="24"/>
        </w:rPr>
        <w:object>
          <v:shape id="_x0000_i1426" o:spt="75" type="#_x0000_t75" style="height:18.5pt;width:23pt;" o:ole="t" filled="f" o:preferrelative="t" stroked="f" coordsize="21600,21600">
            <v:path/>
            <v:fill on="f" focussize="0,0"/>
            <v:stroke on="f" joinstyle="miter"/>
            <v:imagedata r:id="rId687" o:title=""/>
            <o:lock v:ext="edit" aspectratio="t"/>
            <w10:wrap type="none"/>
            <w10:anchorlock/>
          </v:shape>
          <o:OLEObject Type="Embed" ProgID="Equation.DSMT4" ShapeID="_x0000_i1426" DrawAspect="Content" ObjectID="_1468076126" r:id="rId700">
            <o:LockedField>false</o:LockedField>
          </o:OLEObject>
        </w:object>
      </w:r>
      <w:r>
        <w:rPr>
          <w:rFonts w:hint="eastAsia" w:ascii="仿宋" w:hAnsi="仿宋" w:eastAsia="仿宋" w:cs="Times New Roman"/>
          <w:color w:val="000000" w:themeColor="text1"/>
          <w:sz w:val="24"/>
          <w:szCs w:val="24"/>
        </w:rPr>
        <w:t>所成的角的大小为</w:t>
      </w:r>
      <w:r>
        <w:rPr>
          <w:rFonts w:ascii="仿宋" w:hAnsi="仿宋" w:eastAsia="仿宋" w:cs="Times New Roman"/>
          <w:color w:val="000000" w:themeColor="text1"/>
          <w:position w:val="-24"/>
          <w:sz w:val="24"/>
          <w:szCs w:val="24"/>
        </w:rPr>
        <w:object>
          <v:shape id="_x0000_i1427" o:spt="75" type="#_x0000_t75" style="height:35.5pt;width:58.5pt;" o:ole="t" filled="f" o:preferrelative="t" stroked="f" coordsize="21600,21600">
            <v:path/>
            <v:fill on="f" focussize="0,0"/>
            <v:stroke on="f" joinstyle="miter"/>
            <v:imagedata r:id="rId702" o:title=""/>
            <o:lock v:ext="edit" aspectratio="t"/>
            <w10:wrap type="none"/>
            <w10:anchorlock/>
          </v:shape>
          <o:OLEObject Type="Embed" ProgID="Equation.DSMT4" ShapeID="_x0000_i1427" DrawAspect="Content" ObjectID="_1468076127" r:id="rId701">
            <o:LockedField>false</o:LockedField>
          </o:OLEObject>
        </w:object>
      </w:r>
      <w:r>
        <w:rPr>
          <w:rFonts w:ascii="仿宋" w:hAnsi="仿宋" w:eastAsia="仿宋" w:cs="Times New Roman"/>
          <w:color w:val="000000" w:themeColor="text1"/>
          <w:sz w:val="24"/>
          <w:szCs w:val="24"/>
        </w:rPr>
        <w:t>．</w:t>
      </w:r>
    </w:p>
    <w:p>
      <w:pPr>
        <w:spacing w:line="312" w:lineRule="auto"/>
        <w:jc w:val="right"/>
        <w:rPr>
          <w:rFonts w:ascii="仿宋" w:hAnsi="仿宋" w:eastAsia="仿宋" w:cs="Times New Roman"/>
          <w:color w:val="000000" w:themeColor="text1"/>
          <w:sz w:val="24"/>
          <w:szCs w:val="24"/>
        </w:rPr>
      </w:pPr>
    </w:p>
    <w:p>
      <w:pPr>
        <w:spacing w:line="312"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2</w:t>
      </w:r>
      <w:r>
        <w:rPr>
          <w:rFonts w:hint="eastAsia" w:ascii="仿宋" w:hAnsi="仿宋" w:eastAsia="仿宋" w:cs="Times New Roman"/>
          <w:color w:val="000000" w:themeColor="text1"/>
          <w:sz w:val="24"/>
          <w:szCs w:val="24"/>
        </w:rPr>
        <w:t>．取</w:t>
      </w:r>
      <w:r>
        <w:rPr>
          <w:rFonts w:ascii="仿宋" w:hAnsi="仿宋" w:eastAsia="仿宋" w:cs="Times New Roman"/>
          <w:color w:val="000000" w:themeColor="text1"/>
          <w:position w:val="-6"/>
          <w:sz w:val="24"/>
          <w:szCs w:val="24"/>
        </w:rPr>
        <w:object>
          <v:shape id="_x0000_i1428" o:spt="75" type="#_x0000_t75" style="height:15pt;width:22.5pt;" o:ole="t" filled="f" o:preferrelative="t" stroked="f" coordsize="21600,21600">
            <v:path/>
            <v:fill on="f" focussize="0,0"/>
            <v:stroke on="f" joinstyle="miter"/>
            <v:imagedata r:id="rId704" o:title=""/>
            <o:lock v:ext="edit" aspectratio="t"/>
            <w10:wrap type="none"/>
            <w10:anchorlock/>
          </v:shape>
          <o:OLEObject Type="Embed" ProgID="Equation.DSMT4" ShapeID="_x0000_i1428" DrawAspect="Content" ObjectID="_1468076128" r:id="rId703">
            <o:LockedField>false</o:LockedField>
          </o:OLEObject>
        </w:object>
      </w:r>
      <w:r>
        <w:rPr>
          <w:rFonts w:hint="eastAsia" w:ascii="仿宋" w:hAnsi="仿宋" w:eastAsia="仿宋" w:cs="Times New Roman"/>
          <w:color w:val="000000" w:themeColor="text1"/>
          <w:sz w:val="24"/>
          <w:szCs w:val="24"/>
        </w:rPr>
        <w:t>的中点</w:t>
      </w:r>
      <w:r>
        <w:rPr>
          <w:rFonts w:ascii="仿宋" w:hAnsi="仿宋" w:eastAsia="仿宋" w:cs="Times New Roman"/>
          <w:color w:val="000000" w:themeColor="text1"/>
          <w:position w:val="-6"/>
          <w:sz w:val="24"/>
          <w:szCs w:val="24"/>
        </w:rPr>
        <w:object>
          <v:shape id="_x0000_i1429" o:spt="75" type="#_x0000_t75" style="height:14.5pt;width:14.5pt;" o:ole="t" filled="f" o:preferrelative="t" stroked="f" coordsize="21600,21600">
            <v:path/>
            <v:fill on="f" focussize="0,0"/>
            <v:stroke on="f" joinstyle="miter"/>
            <v:imagedata r:id="rId289" o:title=""/>
            <o:lock v:ext="edit" aspectratio="t"/>
            <w10:wrap type="none"/>
            <w10:anchorlock/>
          </v:shape>
          <o:OLEObject Type="Embed" ProgID="Equation.DSMT4" ShapeID="_x0000_i1429" DrawAspect="Content" ObjectID="_1468076129" r:id="rId705">
            <o:LockedField>false</o:LockedField>
          </o:OLEObject>
        </w:object>
      </w:r>
      <w:r>
        <w:rPr>
          <w:rFonts w:hint="eastAsia" w:ascii="仿宋" w:hAnsi="仿宋" w:eastAsia="仿宋" w:cs="Times New Roman"/>
          <w:color w:val="000000" w:themeColor="text1"/>
          <w:sz w:val="24"/>
          <w:szCs w:val="24"/>
        </w:rPr>
        <w:t>，连接</w:t>
      </w:r>
      <w:r>
        <w:rPr>
          <w:rFonts w:ascii="仿宋" w:hAnsi="仿宋" w:eastAsia="仿宋" w:cs="Times New Roman"/>
          <w:color w:val="000000" w:themeColor="text1"/>
          <w:position w:val="-6"/>
          <w:sz w:val="24"/>
          <w:szCs w:val="24"/>
        </w:rPr>
        <w:object>
          <v:shape id="_x0000_i1430" o:spt="75" type="#_x0000_t75" style="height:14.5pt;width:22pt;" o:ole="t" filled="f" o:preferrelative="t" stroked="f" coordsize="21600,21600">
            <v:path/>
            <v:fill on="f" focussize="0,0"/>
            <v:stroke on="f" joinstyle="miter"/>
            <v:imagedata r:id="rId291" o:title=""/>
            <o:lock v:ext="edit" aspectratio="t"/>
            <w10:wrap type="none"/>
            <w10:anchorlock/>
          </v:shape>
          <o:OLEObject Type="Embed" ProgID="Equation.DSMT4" ShapeID="_x0000_i1430" DrawAspect="Content" ObjectID="_1468076130" r:id="rId706">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431" o:spt="75" type="#_x0000_t75" style="height:14.5pt;width:22pt;" o:ole="t" filled="f" o:preferrelative="t" stroked="f" coordsize="21600,21600">
            <v:path/>
            <v:fill on="f" focussize="0,0"/>
            <v:stroke on="f" joinstyle="miter"/>
            <v:imagedata r:id="rId293" o:title=""/>
            <o:lock v:ext="edit" aspectratio="t"/>
            <w10:wrap type="none"/>
            <w10:anchorlock/>
          </v:shape>
          <o:OLEObject Type="Embed" ProgID="Equation.DSMT4" ShapeID="_x0000_i1431" DrawAspect="Content" ObjectID="_1468076131" r:id="rId707">
            <o:LockedField>false</o:LockedField>
          </o:OLEObject>
        </w:objec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在△</w:t>
      </w:r>
      <w:r>
        <w:rPr>
          <w:rFonts w:ascii="仿宋" w:hAnsi="仿宋" w:eastAsia="仿宋" w:cs="Times New Roman"/>
          <w:color w:val="000000" w:themeColor="text1"/>
          <w:position w:val="-6"/>
          <w:sz w:val="24"/>
          <w:szCs w:val="24"/>
        </w:rPr>
        <w:object>
          <v:shape id="_x0000_i1432" o:spt="75" type="#_x0000_t75" style="height:14.5pt;width:28.5pt;" o:ole="t" filled="f" o:preferrelative="t" stroked="f" coordsize="21600,21600">
            <v:path/>
            <v:fill on="f" focussize="0,0"/>
            <v:stroke on="f" joinstyle="miter"/>
            <v:imagedata r:id="rId295" o:title=""/>
            <o:lock v:ext="edit" aspectratio="t"/>
            <w10:wrap type="none"/>
            <w10:anchorlock/>
          </v:shape>
          <o:OLEObject Type="Embed" ProgID="Equation.DSMT4" ShapeID="_x0000_i1432" DrawAspect="Content" ObjectID="_1468076132" r:id="rId708">
            <o:LockedField>false</o:LockedField>
          </o:OLEObject>
        </w:object>
      </w:r>
      <w:r>
        <w:rPr>
          <w:rFonts w:hint="eastAsia" w:ascii="仿宋" w:hAnsi="仿宋" w:eastAsia="仿宋" w:cs="Times New Roman"/>
          <w:color w:val="000000" w:themeColor="text1"/>
          <w:sz w:val="24"/>
          <w:szCs w:val="24"/>
        </w:rPr>
        <w:t>中，</w:t>
      </w:r>
      <w:r>
        <w:rPr>
          <w:rFonts w:ascii="仿宋" w:hAnsi="仿宋" w:eastAsia="仿宋" w:cs="Times New Roman"/>
          <w:color w:val="000000" w:themeColor="text1"/>
          <w:position w:val="-4"/>
          <w:sz w:val="24"/>
          <w:szCs w:val="24"/>
        </w:rPr>
        <w:object>
          <v:shape id="_x0000_i1433" o:spt="75" type="#_x0000_t75" style="height:14.5pt;width:14.5pt;" o:ole="t" filled="f" o:preferrelative="t" stroked="f" coordsize="21600,21600">
            <v:path/>
            <v:fill on="f" focussize="0,0"/>
            <v:stroke on="f" joinstyle="miter"/>
            <v:imagedata r:id="rId710" o:title=""/>
            <o:lock v:ext="edit" aspectratio="t"/>
            <w10:wrap type="none"/>
            <w10:anchorlock/>
          </v:shape>
          <o:OLEObject Type="Embed" ProgID="Equation.DSMT4" ShapeID="_x0000_i1433" DrawAspect="Content" ObjectID="_1468076133" r:id="rId709">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434" o:spt="75" type="#_x0000_t75" style="height:14.5pt;width:14.5pt;" o:ole="t" filled="f" o:preferrelative="t" stroked="f" coordsize="21600,21600">
            <v:path/>
            <v:fill on="f" focussize="0,0"/>
            <v:stroke on="f" joinstyle="miter"/>
            <v:imagedata r:id="rId298" o:title=""/>
            <o:lock v:ext="edit" aspectratio="t"/>
            <w10:wrap type="none"/>
            <w10:anchorlock/>
          </v:shape>
          <o:OLEObject Type="Embed" ProgID="Equation.DSMT4" ShapeID="_x0000_i1434" DrawAspect="Content" ObjectID="_1468076134" r:id="rId711">
            <o:LockedField>false</o:LockedField>
          </o:OLEObject>
        </w:object>
      </w:r>
      <w:r>
        <w:rPr>
          <w:rFonts w:hint="eastAsia" w:ascii="仿宋" w:hAnsi="仿宋" w:eastAsia="仿宋" w:cs="Times New Roman"/>
          <w:color w:val="000000" w:themeColor="text1"/>
          <w:sz w:val="24"/>
          <w:szCs w:val="24"/>
        </w:rPr>
        <w:t>分别为</w:t>
      </w:r>
      <w:r>
        <w:rPr>
          <w:rFonts w:ascii="仿宋" w:hAnsi="仿宋" w:eastAsia="仿宋" w:cs="Times New Roman"/>
          <w:color w:val="000000" w:themeColor="text1"/>
          <w:position w:val="-4"/>
          <w:sz w:val="24"/>
          <w:szCs w:val="24"/>
        </w:rPr>
        <w:object>
          <v:shape id="_x0000_i1435" o:spt="75" type="#_x0000_t75" style="height:14.5pt;width:22pt;" o:ole="t" filled="f" o:preferrelative="t" stroked="f" coordsize="21600,21600">
            <v:path/>
            <v:fill on="f" focussize="0,0"/>
            <v:stroke on="f" joinstyle="miter"/>
            <v:imagedata r:id="rId713" o:title=""/>
            <o:lock v:ext="edit" aspectratio="t"/>
            <w10:wrap type="none"/>
            <w10:anchorlock/>
          </v:shape>
          <o:OLEObject Type="Embed" ProgID="Equation.DSMT4" ShapeID="_x0000_i1435" DrawAspect="Content" ObjectID="_1468076135" r:id="rId712">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436" o:spt="75" type="#_x0000_t75" style="height:15pt;width:22.5pt;" o:ole="t" filled="f" o:preferrelative="t" stroked="f" coordsize="21600,21600">
            <v:path/>
            <v:fill on="f" focussize="0,0"/>
            <v:stroke on="f" joinstyle="miter"/>
            <v:imagedata r:id="rId704" o:title=""/>
            <o:lock v:ext="edit" aspectratio="t"/>
            <w10:wrap type="none"/>
            <w10:anchorlock/>
          </v:shape>
          <o:OLEObject Type="Embed" ProgID="Equation.DSMT4" ShapeID="_x0000_i1436" DrawAspect="Content" ObjectID="_1468076136" r:id="rId714">
            <o:LockedField>false</o:LockedField>
          </o:OLEObject>
        </w:object>
      </w:r>
      <w:r>
        <w:rPr>
          <w:rFonts w:hint="eastAsia" w:ascii="仿宋" w:hAnsi="仿宋" w:eastAsia="仿宋" w:cs="Times New Roman"/>
          <w:color w:val="000000" w:themeColor="text1"/>
          <w:sz w:val="24"/>
          <w:szCs w:val="24"/>
        </w:rPr>
        <w:t>的中点，故</w:t>
      </w:r>
      <w:r>
        <w:rPr>
          <w:rFonts w:ascii="仿宋" w:hAnsi="仿宋" w:eastAsia="仿宋" w:cs="Times New Roman"/>
          <w:color w:val="000000" w:themeColor="text1"/>
          <w:position w:val="-6"/>
          <w:sz w:val="24"/>
          <w:szCs w:val="24"/>
        </w:rPr>
        <w:object>
          <v:shape id="_x0000_i1437" o:spt="75" type="#_x0000_t75" style="height:14.5pt;width:22pt;" o:ole="t" filled="f" o:preferrelative="t" stroked="f" coordsize="21600,21600">
            <v:path/>
            <v:fill on="f" focussize="0,0"/>
            <v:stroke on="f" joinstyle="miter"/>
            <v:imagedata r:id="rId303" o:title=""/>
            <o:lock v:ext="edit" aspectratio="t"/>
            <w10:wrap type="none"/>
            <w10:anchorlock/>
          </v:shape>
          <o:OLEObject Type="Embed" ProgID="Equation.DSMT4" ShapeID="_x0000_i1437" DrawAspect="Content" ObjectID="_1468076137" r:id="rId715">
            <o:LockedField>false</o:LockedField>
          </o:OLEObject>
        </w:object>
      </w:r>
      <w:r>
        <w:rPr>
          <w:rFonts w:hint="eastAsia" w:ascii="仿宋" w:hAnsi="仿宋" w:eastAsia="仿宋" w:cs="Times New Roman"/>
          <w:color w:val="000000" w:themeColor="text1"/>
          <w:sz w:val="24"/>
          <w:szCs w:val="24"/>
        </w:rPr>
        <w:t>为△</w:t>
      </w:r>
      <w:r>
        <w:rPr>
          <w:rFonts w:ascii="仿宋" w:hAnsi="仿宋" w:eastAsia="仿宋" w:cs="Times New Roman"/>
          <w:color w:val="000000" w:themeColor="text1"/>
          <w:position w:val="-6"/>
          <w:sz w:val="24"/>
          <w:szCs w:val="24"/>
        </w:rPr>
        <w:object>
          <v:shape id="_x0000_i1438" o:spt="75" type="#_x0000_t75" style="height:14.5pt;width:28.5pt;" o:ole="t" filled="f" o:preferrelative="t" stroked="f" coordsize="21600,21600">
            <v:path/>
            <v:fill on="f" focussize="0,0"/>
            <v:stroke on="f" joinstyle="miter"/>
            <v:imagedata r:id="rId305" o:title=""/>
            <o:lock v:ext="edit" aspectratio="t"/>
            <w10:wrap type="none"/>
            <w10:anchorlock/>
          </v:shape>
          <o:OLEObject Type="Embed" ProgID="Equation.DSMT4" ShapeID="_x0000_i1438" DrawAspect="Content" ObjectID="_1468076138" r:id="rId716">
            <o:LockedField>false</o:LockedField>
          </o:OLEObject>
        </w:object>
      </w:r>
      <w:r>
        <w:rPr>
          <w:rFonts w:hint="eastAsia" w:ascii="仿宋" w:hAnsi="仿宋" w:eastAsia="仿宋" w:cs="Times New Roman"/>
          <w:color w:val="000000" w:themeColor="text1"/>
          <w:sz w:val="24"/>
          <w:szCs w:val="24"/>
        </w:rPr>
        <w:t>的中位线，于是</w:t>
      </w:r>
      <w:r>
        <w:rPr>
          <w:rFonts w:ascii="仿宋" w:hAnsi="仿宋" w:eastAsia="仿宋" w:cs="Times New Roman"/>
          <w:color w:val="000000" w:themeColor="text1"/>
          <w:position w:val="-6"/>
          <w:sz w:val="24"/>
          <w:szCs w:val="24"/>
        </w:rPr>
        <w:object>
          <v:shape id="_x0000_i1439" o:spt="75" type="#_x0000_t75" style="height:14.5pt;width:22pt;" o:ole="t" filled="f" o:preferrelative="t" stroked="f" coordsize="21600,21600">
            <v:path/>
            <v:fill on="f" focussize="0,0"/>
            <v:stroke on="f" joinstyle="miter"/>
            <v:imagedata r:id="rId291" o:title=""/>
            <o:lock v:ext="edit" aspectratio="t"/>
            <w10:wrap type="none"/>
            <w10:anchorlock/>
          </v:shape>
          <o:OLEObject Type="Embed" ProgID="Equation.DSMT4" ShapeID="_x0000_i1439" DrawAspect="Content" ObjectID="_1468076139" r:id="rId717">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440" o:spt="75" type="#_x0000_t75" style="height:14.5pt;width:22pt;" o:ole="t" filled="f" o:preferrelative="t" stroked="f" coordsize="21600,21600">
            <v:path/>
            <v:fill on="f" focussize="0,0"/>
            <v:stroke on="f" joinstyle="miter"/>
            <v:imagedata r:id="rId308" o:title=""/>
            <o:lock v:ext="edit" aspectratio="t"/>
            <w10:wrap type="none"/>
            <w10:anchorlock/>
          </v:shape>
          <o:OLEObject Type="Embed" ProgID="Equation.DSMT4" ShapeID="_x0000_i1440" DrawAspect="Content" ObjectID="_1468076140" r:id="rId718">
            <o:LockedField>false</o:LockedField>
          </o:OLEObject>
        </w:object>
      </w:r>
      <w:r>
        <w:rPr>
          <w:rFonts w:ascii="仿宋" w:hAnsi="仿宋" w:eastAsia="仿宋" w:cs="Times New Roman"/>
          <w:color w:val="000000" w:themeColor="text1"/>
          <w:sz w:val="24"/>
          <w:szCs w:val="24"/>
        </w:rPr>
        <w:t>且</w:t>
      </w:r>
      <w:r>
        <w:rPr>
          <w:rFonts w:ascii="仿宋" w:hAnsi="仿宋" w:eastAsia="仿宋" w:cs="Times New Roman"/>
          <w:color w:val="000000" w:themeColor="text1"/>
          <w:position w:val="-24"/>
          <w:sz w:val="24"/>
          <w:szCs w:val="24"/>
        </w:rPr>
        <w:object>
          <v:shape id="_x0000_i1441" o:spt="75" type="#_x0000_t75" style="height:31pt;width:57.5pt;" o:ole="t" filled="f" o:preferrelative="t" stroked="f" coordsize="21600,21600">
            <v:path/>
            <v:fill on="f" focussize="0,0"/>
            <v:stroke on="f" joinstyle="miter"/>
            <v:imagedata r:id="rId720" o:title=""/>
            <o:lock v:ext="edit" aspectratio="t"/>
            <w10:wrap type="none"/>
            <w10:anchorlock/>
          </v:shape>
          <o:OLEObject Type="Embed" ProgID="Equation.DSMT4" ShapeID="_x0000_i1441" DrawAspect="Content" ObjectID="_1468076141" r:id="rId719">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在△</w:t>
      </w:r>
      <w:r>
        <w:rPr>
          <w:rFonts w:ascii="仿宋" w:hAnsi="仿宋" w:eastAsia="仿宋" w:cs="Times New Roman"/>
          <w:color w:val="000000" w:themeColor="text1"/>
          <w:position w:val="-6"/>
          <w:sz w:val="24"/>
          <w:szCs w:val="24"/>
        </w:rPr>
        <w:object>
          <v:shape id="_x0000_i1442" o:spt="75" type="#_x0000_t75" style="height:14.5pt;width:31pt;" o:ole="t" filled="f" o:preferrelative="t" stroked="f" coordsize="21600,21600">
            <v:path/>
            <v:fill on="f" focussize="0,0"/>
            <v:stroke on="f" joinstyle="miter"/>
            <v:imagedata r:id="rId312" o:title=""/>
            <o:lock v:ext="edit" aspectratio="t"/>
            <w10:wrap type="none"/>
            <w10:anchorlock/>
          </v:shape>
          <o:OLEObject Type="Embed" ProgID="Equation.DSMT4" ShapeID="_x0000_i1442" DrawAspect="Content" ObjectID="_1468076142" r:id="rId721">
            <o:LockedField>false</o:LockedField>
          </o:OLEObject>
        </w:object>
      </w:r>
      <w:r>
        <w:rPr>
          <w:rFonts w:hint="eastAsia" w:ascii="仿宋" w:hAnsi="仿宋" w:eastAsia="仿宋" w:cs="Times New Roman"/>
          <w:color w:val="000000" w:themeColor="text1"/>
          <w:sz w:val="24"/>
          <w:szCs w:val="24"/>
        </w:rPr>
        <w:t>中，同理可得，</w:t>
      </w:r>
      <w:r>
        <w:rPr>
          <w:rFonts w:ascii="仿宋" w:hAnsi="仿宋" w:eastAsia="仿宋" w:cs="Times New Roman"/>
          <w:color w:val="000000" w:themeColor="text1"/>
          <w:position w:val="-6"/>
          <w:sz w:val="24"/>
          <w:szCs w:val="24"/>
        </w:rPr>
        <w:object>
          <v:shape id="_x0000_i1443" o:spt="75" type="#_x0000_t75" style="height:15pt;width:22.5pt;" o:ole="t" filled="f" o:preferrelative="t" stroked="f" coordsize="21600,21600">
            <v:path/>
            <v:fill on="f" focussize="0,0"/>
            <v:stroke on="f" joinstyle="miter"/>
            <v:imagedata r:id="rId723" o:title=""/>
            <o:lock v:ext="edit" aspectratio="t"/>
            <w10:wrap type="none"/>
            <w10:anchorlock/>
          </v:shape>
          <o:OLEObject Type="Embed" ProgID="Equation.DSMT4" ShapeID="_x0000_i1443" DrawAspect="Content" ObjectID="_1468076143" r:id="rId722">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4"/>
          <w:sz w:val="24"/>
          <w:szCs w:val="24"/>
        </w:rPr>
        <w:object>
          <v:shape id="_x0000_i1444" o:spt="75" type="#_x0000_t75" style="height:14.5pt;width:22pt;" o:ole="t" filled="f" o:preferrelative="t" stroked="f" coordsize="21600,21600">
            <v:path/>
            <v:fill on="f" focussize="0,0"/>
            <v:stroke on="f" joinstyle="miter"/>
            <v:imagedata r:id="rId725" o:title=""/>
            <o:lock v:ext="edit" aspectratio="t"/>
            <w10:wrap type="none"/>
            <w10:anchorlock/>
          </v:shape>
          <o:OLEObject Type="Embed" ProgID="Equation.DSMT4" ShapeID="_x0000_i1444" DrawAspect="Content" ObjectID="_1468076144" r:id="rId724">
            <o:LockedField>false</o:LockedField>
          </o:OLEObject>
        </w:object>
      </w:r>
      <w:r>
        <w:rPr>
          <w:rFonts w:hint="eastAsia" w:ascii="仿宋" w:hAnsi="仿宋" w:eastAsia="仿宋" w:cs="Times New Roman"/>
          <w:color w:val="000000" w:themeColor="text1"/>
          <w:sz w:val="24"/>
          <w:szCs w:val="24"/>
        </w:rPr>
        <w:t>且</w:t>
      </w:r>
      <w:r>
        <w:rPr>
          <w:rFonts w:ascii="仿宋" w:hAnsi="仿宋" w:eastAsia="仿宋" w:cs="Times New Roman"/>
          <w:color w:val="000000" w:themeColor="text1"/>
          <w:position w:val="-24"/>
          <w:sz w:val="24"/>
          <w:szCs w:val="24"/>
        </w:rPr>
        <w:object>
          <v:shape id="_x0000_i1445" o:spt="75" type="#_x0000_t75" style="height:31pt;width:62pt;" o:ole="t" filled="f" o:preferrelative="t" stroked="f" coordsize="21600,21600">
            <v:path/>
            <v:fill on="f" focussize="0,0"/>
            <v:stroke on="f" joinstyle="miter"/>
            <v:imagedata r:id="rId727" o:title=""/>
            <o:lock v:ext="edit" aspectratio="t"/>
            <w10:wrap type="none"/>
            <w10:anchorlock/>
          </v:shape>
          <o:OLEObject Type="Embed" ProgID="Equation.DSMT4" ShapeID="_x0000_i1445" DrawAspect="Content" ObjectID="_1468076145" r:id="rId726">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故</w:t>
      </w:r>
      <w:r>
        <w:rPr>
          <w:rFonts w:ascii="仿宋" w:hAnsi="仿宋" w:eastAsia="仿宋" w:cs="Times New Roman"/>
          <w:color w:val="000000" w:themeColor="text1"/>
          <w:position w:val="-6"/>
          <w:sz w:val="24"/>
          <w:szCs w:val="24"/>
        </w:rPr>
        <w:object>
          <v:shape id="_x0000_i1446" o:spt="75" type="#_x0000_t75" style="height:14.5pt;width:37.5pt;" o:ole="t" filled="f" o:preferrelative="t" stroked="f" coordsize="21600,21600">
            <v:path/>
            <v:fill on="f" focussize="0,0"/>
            <v:stroke on="f" joinstyle="miter"/>
            <v:imagedata r:id="rId320" o:title=""/>
            <o:lock v:ext="edit" aspectratio="t"/>
            <w10:wrap type="none"/>
            <w10:anchorlock/>
          </v:shape>
          <o:OLEObject Type="Embed" ProgID="Equation.DSMT4" ShapeID="_x0000_i1446" DrawAspect="Content" ObjectID="_1468076146" r:id="rId728">
            <o:LockedField>false</o:LockedField>
          </o:OLEObject>
        </w:object>
      </w:r>
      <w:r>
        <w:rPr>
          <w:rFonts w:hint="eastAsia" w:ascii="仿宋" w:hAnsi="仿宋" w:eastAsia="仿宋" w:cs="Times New Roman"/>
          <w:color w:val="000000" w:themeColor="text1"/>
          <w:sz w:val="24"/>
          <w:szCs w:val="24"/>
        </w:rPr>
        <w:t>就是异面直线</w:t>
      </w:r>
      <w:r>
        <w:rPr>
          <w:rFonts w:ascii="仿宋" w:hAnsi="仿宋" w:eastAsia="仿宋" w:cs="Times New Roman"/>
          <w:color w:val="000000" w:themeColor="text1"/>
          <w:position w:val="-4"/>
          <w:sz w:val="24"/>
          <w:szCs w:val="24"/>
        </w:rPr>
        <w:object>
          <v:shape id="_x0000_i1447" o:spt="75" type="#_x0000_t75" style="height:14.5pt;width:22pt;" o:ole="t" filled="f" o:preferrelative="t" stroked="f" coordsize="21600,21600">
            <v:path/>
            <v:fill on="f" focussize="0,0"/>
            <v:stroke on="f" joinstyle="miter"/>
            <v:imagedata r:id="rId725" o:title=""/>
            <o:lock v:ext="edit" aspectratio="t"/>
            <w10:wrap type="none"/>
            <w10:anchorlock/>
          </v:shape>
          <o:OLEObject Type="Embed" ProgID="Equation.DSMT4" ShapeID="_x0000_i1447" DrawAspect="Content" ObjectID="_1468076147" r:id="rId729">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448" o:spt="75" type="#_x0000_t75" style="height:14.5pt;width:22pt;" o:ole="t" filled="f" o:preferrelative="t" stroked="f" coordsize="21600,21600">
            <v:path/>
            <v:fill on="f" focussize="0,0"/>
            <v:stroke on="f" joinstyle="miter"/>
            <v:imagedata r:id="rId324" o:title=""/>
            <o:lock v:ext="edit" aspectratio="t"/>
            <w10:wrap type="none"/>
            <w10:anchorlock/>
          </v:shape>
          <o:OLEObject Type="Embed" ProgID="Equation.DSMT4" ShapeID="_x0000_i1448" DrawAspect="Content" ObjectID="_1468076148" r:id="rId730">
            <o:LockedField>false</o:LockedField>
          </o:OLEObject>
        </w:object>
      </w:r>
      <w:r>
        <w:rPr>
          <w:rFonts w:hint="eastAsia" w:ascii="仿宋" w:hAnsi="仿宋" w:eastAsia="仿宋" w:cs="Times New Roman"/>
          <w:color w:val="000000" w:themeColor="text1"/>
          <w:sz w:val="24"/>
          <w:szCs w:val="24"/>
        </w:rPr>
        <w:t>所成的角或其补角，即</w:t>
      </w:r>
      <w:r>
        <w:rPr>
          <w:rFonts w:ascii="仿宋" w:hAnsi="仿宋" w:eastAsia="仿宋" w:cs="Times New Roman"/>
          <w:color w:val="000000" w:themeColor="text1"/>
          <w:position w:val="-6"/>
          <w:sz w:val="24"/>
          <w:szCs w:val="24"/>
        </w:rPr>
        <w:object>
          <v:shape id="_x0000_i1449" o:spt="75" type="#_x0000_t75" style="height:14.5pt;width:68pt;" o:ole="t" filled="f" o:preferrelative="t" stroked="f" coordsize="21600,21600">
            <v:path/>
            <v:fill on="f" focussize="0,0"/>
            <v:stroke on="f" joinstyle="miter"/>
            <v:imagedata r:id="rId732" o:title=""/>
            <o:lock v:ext="edit" aspectratio="t"/>
            <w10:wrap type="none"/>
            <w10:anchorlock/>
          </v:shape>
          <o:OLEObject Type="Embed" ProgID="Equation.DSMT4" ShapeID="_x0000_i1449" DrawAspect="Content" ObjectID="_1468076149" r:id="rId731">
            <o:LockedField>false</o:LockedField>
          </o:OLEObject>
        </w:object>
      </w:r>
      <w:r>
        <w:rPr>
          <w:rFonts w:hint="eastAsia" w:ascii="仿宋" w:hAnsi="仿宋" w:eastAsia="仿宋" w:cs="Times New Roman"/>
          <w:color w:val="000000" w:themeColor="text1"/>
          <w:sz w:val="24"/>
          <w:szCs w:val="24"/>
        </w:rPr>
        <w:t>或</w:t>
      </w:r>
      <w:r>
        <w:rPr>
          <w:rFonts w:ascii="仿宋" w:hAnsi="仿宋" w:eastAsia="仿宋" w:cs="Times New Roman"/>
          <w:color w:val="000000" w:themeColor="text1"/>
          <w:position w:val="-6"/>
          <w:sz w:val="24"/>
          <w:szCs w:val="24"/>
        </w:rPr>
        <w:object>
          <v:shape id="_x0000_i1450" o:spt="75" type="#_x0000_t75" style="height:14.5pt;width:25pt;" o:ole="t" filled="f" o:preferrelative="t" stroked="f" coordsize="21600,21600">
            <v:path/>
            <v:fill on="f" focussize="0,0"/>
            <v:stroke on="f" joinstyle="miter"/>
            <v:imagedata r:id="rId734" o:title=""/>
            <o:lock v:ext="edit" aspectratio="t"/>
            <w10:wrap type="none"/>
            <w10:anchorlock/>
          </v:shape>
          <o:OLEObject Type="Embed" ProgID="Equation.DSMT4" ShapeID="_x0000_i1450" DrawAspect="Content" ObjectID="_1468076150" r:id="rId733">
            <o:LockedField>false</o:LockedField>
          </o:OLEObject>
        </w:objec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由</w:t>
      </w:r>
      <w:r>
        <w:rPr>
          <w:rFonts w:ascii="仿宋" w:hAnsi="仿宋" w:eastAsia="仿宋" w:cs="Times New Roman"/>
          <w:color w:val="000000" w:themeColor="text1"/>
          <w:position w:val="-6"/>
          <w:sz w:val="24"/>
          <w:szCs w:val="24"/>
        </w:rPr>
        <w:object>
          <v:shape id="_x0000_i1451" o:spt="75" type="#_x0000_t75" style="height:14.5pt;width:22pt;" o:ole="t" filled="f" o:preferrelative="t" stroked="f" coordsize="21600,21600">
            <v:path/>
            <v:fill on="f" focussize="0,0"/>
            <v:stroke on="f" joinstyle="miter"/>
            <v:imagedata r:id="rId291" o:title=""/>
            <o:lock v:ext="edit" aspectratio="t"/>
            <w10:wrap type="none"/>
            <w10:anchorlock/>
          </v:shape>
          <o:OLEObject Type="Embed" ProgID="Equation.DSMT4" ShapeID="_x0000_i1451" DrawAspect="Content" ObjectID="_1468076151" r:id="rId735">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452" o:spt="75" type="#_x0000_t75" style="height:14.5pt;width:22pt;" o:ole="t" filled="f" o:preferrelative="t" stroked="f" coordsize="21600,21600">
            <v:path/>
            <v:fill on="f" focussize="0,0"/>
            <v:stroke on="f" joinstyle="miter"/>
            <v:imagedata r:id="rId308" o:title=""/>
            <o:lock v:ext="edit" aspectratio="t"/>
            <w10:wrap type="none"/>
            <w10:anchorlock/>
          </v:shape>
          <o:OLEObject Type="Embed" ProgID="Equation.DSMT4" ShapeID="_x0000_i1452" DrawAspect="Content" ObjectID="_1468076152" r:id="rId736">
            <o:LockedField>false</o:LockedField>
          </o:OLEObject>
        </w:object>
      </w:r>
      <w:r>
        <w:rPr>
          <w:rFonts w:hint="eastAsia" w:ascii="仿宋" w:hAnsi="仿宋" w:eastAsia="仿宋" w:cs="Times New Roman"/>
          <w:color w:val="000000" w:themeColor="text1"/>
          <w:sz w:val="24"/>
          <w:szCs w:val="24"/>
        </w:rPr>
        <w:t>，得</w:t>
      </w:r>
      <w:r>
        <w:rPr>
          <w:rFonts w:ascii="仿宋" w:hAnsi="仿宋" w:eastAsia="仿宋" w:cs="Times New Roman"/>
          <w:color w:val="000000" w:themeColor="text1"/>
          <w:position w:val="-6"/>
          <w:sz w:val="24"/>
          <w:szCs w:val="24"/>
        </w:rPr>
        <w:object>
          <v:shape id="_x0000_i1453" o:spt="75" type="#_x0000_t75" style="height:14.5pt;width:38.5pt;" o:ole="t" filled="f" o:preferrelative="t" stroked="f" coordsize="21600,21600">
            <v:path/>
            <v:fill on="f" focussize="0,0"/>
            <v:stroke on="f" joinstyle="miter"/>
            <v:imagedata r:id="rId738" o:title=""/>
            <o:lock v:ext="edit" aspectratio="t"/>
            <w10:wrap type="none"/>
            <w10:anchorlock/>
          </v:shape>
          <o:OLEObject Type="Embed" ProgID="Equation.DSMT4" ShapeID="_x0000_i1453" DrawAspect="Content" ObjectID="_1468076153" r:id="rId737">
            <o:LockedField>false</o:LockedField>
          </o:OLEObject>
        </w:object>
      </w:r>
      <w:r>
        <w:rPr>
          <w:rFonts w:hint="eastAsia" w:ascii="仿宋" w:hAnsi="仿宋" w:eastAsia="仿宋" w:cs="Times New Roman"/>
          <w:color w:val="000000" w:themeColor="text1"/>
          <w:sz w:val="24"/>
          <w:szCs w:val="24"/>
        </w:rPr>
        <w:t>就是异面直线</w:t>
      </w:r>
      <w:r>
        <w:rPr>
          <w:rFonts w:ascii="仿宋" w:hAnsi="仿宋" w:eastAsia="仿宋" w:cs="Times New Roman"/>
          <w:color w:val="000000" w:themeColor="text1"/>
          <w:position w:val="-4"/>
          <w:sz w:val="24"/>
          <w:szCs w:val="24"/>
        </w:rPr>
        <w:object>
          <v:shape id="_x0000_i1454" o:spt="75" type="#_x0000_t75" style="height:14.5pt;width:22pt;" o:ole="t" filled="f" o:preferrelative="t" stroked="f" coordsize="21600,21600">
            <v:path/>
            <v:fill on="f" focussize="0,0"/>
            <v:stroke on="f" joinstyle="miter"/>
            <v:imagedata r:id="rId740" o:title=""/>
            <o:lock v:ext="edit" aspectratio="t"/>
            <w10:wrap type="none"/>
            <w10:anchorlock/>
          </v:shape>
          <o:OLEObject Type="Embed" ProgID="Equation.DSMT4" ShapeID="_x0000_i1454" DrawAspect="Content" ObjectID="_1468076154" r:id="rId739">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455" o:spt="75" type="#_x0000_t75" style="height:14.5pt;width:22pt;" o:ole="t" filled="f" o:preferrelative="t" stroked="f" coordsize="21600,21600">
            <v:path/>
            <v:fill on="f" focussize="0,0"/>
            <v:stroke on="f" joinstyle="miter"/>
            <v:imagedata r:id="rId324" o:title=""/>
            <o:lock v:ext="edit" aspectratio="t"/>
            <w10:wrap type="none"/>
            <w10:anchorlock/>
          </v:shape>
          <o:OLEObject Type="Embed" ProgID="Equation.DSMT4" ShapeID="_x0000_i1455" DrawAspect="Content" ObjectID="_1468076155" r:id="rId741">
            <o:LockedField>false</o:LockedField>
          </o:OLEObject>
        </w:object>
      </w:r>
      <w:r>
        <w:rPr>
          <w:rFonts w:hint="eastAsia" w:ascii="仿宋" w:hAnsi="仿宋" w:eastAsia="仿宋" w:cs="Times New Roman"/>
          <w:color w:val="000000" w:themeColor="text1"/>
          <w:sz w:val="24"/>
          <w:szCs w:val="24"/>
        </w:rPr>
        <w:t>所成的角或其补角</w:t>
      </w:r>
      <w:r>
        <w:rPr>
          <w:rFonts w:ascii="仿宋" w:hAnsi="仿宋" w:eastAsia="仿宋" w:cs="Times New Roman"/>
          <w:color w:val="000000" w:themeColor="text1"/>
          <w:sz w:val="24"/>
          <w:szCs w:val="24"/>
        </w:rPr>
        <w:t>．</w:t>
      </w:r>
    </w:p>
    <w:p>
      <w:pPr>
        <w:spacing w:line="312" w:lineRule="auto"/>
        <w:ind w:firstLine="420" w:firstLineChars="200"/>
        <w:rPr>
          <w:rFonts w:ascii="仿宋" w:hAnsi="仿宋" w:eastAsia="仿宋" w:cs="Times New Roman"/>
          <w:color w:val="000000" w:themeColor="text1"/>
          <w:sz w:val="24"/>
          <w:szCs w:val="24"/>
        </w:rPr>
      </w:pPr>
      <w:r>
        <w:rPr>
          <w:rFonts w:ascii="仿宋" w:hAnsi="仿宋" w:eastAsia="仿宋" w:cs="Times New Roman"/>
          <w:color w:val="000000" w:themeColor="text1"/>
        </w:rPr>
        <w:drawing>
          <wp:anchor distT="0" distB="0" distL="114300" distR="114300" simplePos="0" relativeHeight="251666432" behindDoc="0" locked="0" layoutInCell="1" allowOverlap="1">
            <wp:simplePos x="0" y="0"/>
            <wp:positionH relativeFrom="column">
              <wp:posOffset>3793490</wp:posOffset>
            </wp:positionH>
            <wp:positionV relativeFrom="paragraph">
              <wp:posOffset>-74930</wp:posOffset>
            </wp:positionV>
            <wp:extent cx="1308735" cy="1126490"/>
            <wp:effectExtent l="0" t="0" r="0" b="0"/>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742" cstate="print">
                      <a:extLst>
                        <a:ext uri="{28A0092B-C50C-407E-A947-70E740481C1C}">
                          <a14:useLocalDpi xmlns:a14="http://schemas.microsoft.com/office/drawing/2010/main" val="0"/>
                        </a:ext>
                      </a:extLst>
                    </a:blip>
                    <a:srcRect/>
                    <a:stretch>
                      <a:fillRect/>
                    </a:stretch>
                  </pic:blipFill>
                  <pic:spPr>
                    <a:xfrm>
                      <a:off x="0" y="0"/>
                      <a:ext cx="1308735" cy="1126490"/>
                    </a:xfrm>
                    <a:prstGeom prst="rect">
                      <a:avLst/>
                    </a:prstGeom>
                    <a:noFill/>
                  </pic:spPr>
                </pic:pic>
              </a:graphicData>
            </a:graphic>
          </wp:anchor>
        </w:drawing>
      </w:r>
      <w:r>
        <w:rPr>
          <w:rFonts w:hint="eastAsia" w:ascii="仿宋" w:hAnsi="仿宋" w:eastAsia="仿宋" w:cs="Times New Roman"/>
          <w:color w:val="000000" w:themeColor="text1"/>
          <w:sz w:val="24"/>
          <w:szCs w:val="24"/>
        </w:rPr>
        <w:t>当</w:t>
      </w:r>
      <w:r>
        <w:rPr>
          <w:rFonts w:ascii="仿宋" w:hAnsi="仿宋" w:eastAsia="仿宋" w:cs="Times New Roman"/>
          <w:color w:val="000000" w:themeColor="text1"/>
          <w:position w:val="-6"/>
          <w:sz w:val="24"/>
          <w:szCs w:val="24"/>
        </w:rPr>
        <w:object>
          <v:shape id="_x0000_i1456" o:spt="75" type="#_x0000_t75" style="height:14.5pt;width:68pt;" o:ole="t" filled="f" o:preferrelative="t" stroked="f" coordsize="21600,21600">
            <v:path/>
            <v:fill on="f" focussize="0,0"/>
            <v:stroke on="f" joinstyle="miter"/>
            <v:imagedata r:id="rId732" o:title=""/>
            <o:lock v:ext="edit" aspectratio="t"/>
            <w10:wrap type="none"/>
            <w10:anchorlock/>
          </v:shape>
          <o:OLEObject Type="Embed" ProgID="Equation.DSMT4" ShapeID="_x0000_i1456" DrawAspect="Content" ObjectID="_1468076156" r:id="rId743">
            <o:LockedField>false</o:LockedField>
          </o:OLEObject>
        </w:object>
      </w:r>
      <w:r>
        <w:rPr>
          <w:rFonts w:hint="eastAsia" w:ascii="仿宋" w:hAnsi="仿宋" w:eastAsia="仿宋" w:cs="Times New Roman"/>
          <w:color w:val="000000" w:themeColor="text1"/>
          <w:sz w:val="24"/>
          <w:szCs w:val="24"/>
        </w:rPr>
        <w:t>时，由</w:t>
      </w:r>
      <w:r>
        <w:rPr>
          <w:rFonts w:ascii="仿宋" w:hAnsi="仿宋" w:eastAsia="仿宋" w:cs="Times New Roman"/>
          <w:color w:val="000000" w:themeColor="text1"/>
          <w:position w:val="-6"/>
          <w:sz w:val="24"/>
          <w:szCs w:val="24"/>
        </w:rPr>
        <w:object>
          <v:shape id="_x0000_i1457" o:spt="75" type="#_x0000_t75" style="height:14.5pt;width:50pt;" o:ole="t" filled="f" o:preferrelative="t" stroked="f" coordsize="21600,21600">
            <v:path/>
            <v:fill on="f" focussize="0,0"/>
            <v:stroke on="f" joinstyle="miter"/>
            <v:imagedata r:id="rId745" o:title=""/>
            <o:lock v:ext="edit" aspectratio="t"/>
            <w10:wrap type="none"/>
            <w10:anchorlock/>
          </v:shape>
          <o:OLEObject Type="Embed" ProgID="Equation.DSMT4" ShapeID="_x0000_i1457" DrawAspect="Content" ObjectID="_1468076157" r:id="rId744">
            <o:LockedField>false</o:LockedField>
          </o:OLEObject>
        </w:object>
      </w:r>
      <w:r>
        <w:rPr>
          <w:rFonts w:hint="eastAsia" w:ascii="仿宋" w:hAnsi="仿宋" w:eastAsia="仿宋" w:cs="Times New Roman"/>
          <w:color w:val="000000" w:themeColor="text1"/>
          <w:sz w:val="24"/>
          <w:szCs w:val="24"/>
        </w:rPr>
        <w:t>，得△</w:t>
      </w:r>
      <w:r>
        <w:rPr>
          <w:rFonts w:ascii="仿宋" w:hAnsi="仿宋" w:eastAsia="仿宋" w:cs="Times New Roman"/>
          <w:color w:val="000000" w:themeColor="text1"/>
          <w:position w:val="-6"/>
          <w:sz w:val="24"/>
          <w:szCs w:val="24"/>
        </w:rPr>
        <w:object>
          <v:shape id="_x0000_i1458" o:spt="75" type="#_x0000_t75" style="height:14.5pt;width:29.5pt;" o:ole="t" filled="f" o:preferrelative="t" stroked="f" coordsize="21600,21600">
            <v:path/>
            <v:fill on="f" focussize="0,0"/>
            <v:stroke on="f" joinstyle="miter"/>
            <v:imagedata r:id="rId747" o:title=""/>
            <o:lock v:ext="edit" aspectratio="t"/>
            <w10:wrap type="none"/>
            <w10:anchorlock/>
          </v:shape>
          <o:OLEObject Type="Embed" ProgID="Equation.DSMT4" ShapeID="_x0000_i1458" DrawAspect="Content" ObjectID="_1468076158" r:id="rId746">
            <o:LockedField>false</o:LockedField>
          </o:OLEObject>
        </w:object>
      </w:r>
      <w:r>
        <w:rPr>
          <w:rFonts w:hint="eastAsia" w:ascii="仿宋" w:hAnsi="仿宋" w:eastAsia="仿宋" w:cs="Times New Roman"/>
          <w:color w:val="000000" w:themeColor="text1"/>
          <w:sz w:val="24"/>
          <w:szCs w:val="24"/>
        </w:rPr>
        <w:t>为等边三角形，于是</w:t>
      </w:r>
      <w:r>
        <w:rPr>
          <w:rFonts w:ascii="仿宋" w:hAnsi="仿宋" w:eastAsia="仿宋" w:cs="Times New Roman"/>
          <w:color w:val="000000" w:themeColor="text1"/>
          <w:position w:val="-6"/>
          <w:sz w:val="24"/>
          <w:szCs w:val="24"/>
        </w:rPr>
        <w:object>
          <v:shape id="_x0000_i1459" o:spt="75" type="#_x0000_t75" style="height:14.5pt;width:67.5pt;" o:ole="t" filled="f" o:preferrelative="t" stroked="f" coordsize="21600,21600">
            <v:path/>
            <v:fill on="f" focussize="0,0"/>
            <v:stroke on="f" joinstyle="miter"/>
            <v:imagedata r:id="rId749" o:title=""/>
            <o:lock v:ext="edit" aspectratio="t"/>
            <w10:wrap type="none"/>
            <w10:anchorlock/>
          </v:shape>
          <o:OLEObject Type="Embed" ProgID="Equation.DSMT4" ShapeID="_x0000_i1459" DrawAspect="Content" ObjectID="_1468076159" r:id="rId748">
            <o:LockedField>false</o:LockedField>
          </o:OLEObject>
        </w:object>
      </w:r>
      <w:r>
        <w:rPr>
          <w:rFonts w:hint="eastAsia" w:ascii="仿宋" w:hAnsi="仿宋" w:eastAsia="仿宋" w:cs="Times New Roman"/>
          <w:color w:val="000000" w:themeColor="text1"/>
          <w:sz w:val="24"/>
          <w:szCs w:val="24"/>
        </w:rPr>
        <w:t>，因此异面直线</w:t>
      </w:r>
      <w:r>
        <w:rPr>
          <w:rFonts w:ascii="仿宋" w:hAnsi="仿宋" w:eastAsia="仿宋" w:cs="Times New Roman"/>
          <w:color w:val="000000" w:themeColor="text1"/>
          <w:position w:val="-4"/>
          <w:sz w:val="24"/>
          <w:szCs w:val="24"/>
        </w:rPr>
        <w:object>
          <v:shape id="_x0000_i1460" o:spt="75" type="#_x0000_t75" style="height:14.5pt;width:22pt;" o:ole="t" filled="f" o:preferrelative="t" stroked="f" coordsize="21600,21600">
            <v:path/>
            <v:fill on="f" focussize="0,0"/>
            <v:stroke on="f" joinstyle="miter"/>
            <v:imagedata r:id="rId751" o:title=""/>
            <o:lock v:ext="edit" aspectratio="t"/>
            <w10:wrap type="none"/>
            <w10:anchorlock/>
          </v:shape>
          <o:OLEObject Type="Embed" ProgID="Equation.DSMT4" ShapeID="_x0000_i1460" DrawAspect="Content" ObjectID="_1468076160" r:id="rId750">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461" o:spt="75" type="#_x0000_t75" style="height:15pt;width:22pt;" o:ole="t" filled="f" o:preferrelative="t" stroked="f" coordsize="21600,21600">
            <v:path/>
            <v:fill on="f" focussize="0,0"/>
            <v:stroke on="f" joinstyle="miter"/>
            <v:imagedata r:id="rId753" o:title=""/>
            <o:lock v:ext="edit" aspectratio="t"/>
            <w10:wrap type="none"/>
            <w10:anchorlock/>
          </v:shape>
          <o:OLEObject Type="Embed" ProgID="Equation.DSMT4" ShapeID="_x0000_i1461" DrawAspect="Content" ObjectID="_1468076161" r:id="rId752">
            <o:LockedField>false</o:LockedField>
          </o:OLEObject>
        </w:object>
      </w:r>
      <w:r>
        <w:rPr>
          <w:rFonts w:hint="eastAsia" w:ascii="仿宋" w:hAnsi="仿宋" w:eastAsia="仿宋" w:cs="Times New Roman"/>
          <w:color w:val="000000" w:themeColor="text1"/>
          <w:sz w:val="24"/>
          <w:szCs w:val="24"/>
        </w:rPr>
        <w:t>所成的角的大小为</w:t>
      </w:r>
      <w:r>
        <w:rPr>
          <w:rFonts w:ascii="仿宋" w:hAnsi="仿宋" w:eastAsia="仿宋" w:cs="Times New Roman"/>
          <w:color w:val="000000" w:themeColor="text1"/>
          <w:position w:val="-6"/>
          <w:sz w:val="24"/>
          <w:szCs w:val="24"/>
        </w:rPr>
        <w:object>
          <v:shape id="_x0000_i1462" o:spt="75" type="#_x0000_t75" style="height:14.5pt;width:22pt;" o:ole="t" filled="f" o:preferrelative="t" stroked="f" coordsize="21600,21600">
            <v:path/>
            <v:fill on="f" focussize="0,0"/>
            <v:stroke on="f" joinstyle="miter"/>
            <v:imagedata r:id="rId227" o:title=""/>
            <o:lock v:ext="edit" aspectratio="t"/>
            <w10:wrap type="none"/>
            <w10:anchorlock/>
          </v:shape>
          <o:OLEObject Type="Embed" ProgID="Equation.DSMT4" ShapeID="_x0000_i1462" DrawAspect="Content" ObjectID="_1468076162" r:id="rId754">
            <o:LockedField>false</o:LockedField>
          </o:OLEObject>
        </w:object>
      </w:r>
      <w:r>
        <w:rPr>
          <w:rFonts w:ascii="仿宋" w:hAnsi="仿宋" w:eastAsia="仿宋" w:cs="Times New Roman"/>
          <w:color w:val="000000" w:themeColor="text1"/>
          <w:sz w:val="24"/>
          <w:szCs w:val="24"/>
        </w:rPr>
        <w:t>．</w:t>
      </w:r>
    </w:p>
    <w:p>
      <w:pPr>
        <w:spacing w:line="312" w:lineRule="auto"/>
        <w:ind w:firstLine="480" w:firstLineChars="200"/>
        <w:rPr>
          <w:rFonts w:ascii="仿宋" w:hAnsi="仿宋" w:eastAsia="仿宋" w:cs="Times New Roman"/>
          <w:color w:val="000000" w:themeColor="text1"/>
        </w:rPr>
      </w:pPr>
      <w:r>
        <w:rPr>
          <w:rFonts w:hint="eastAsia" w:ascii="仿宋" w:hAnsi="仿宋" w:eastAsia="仿宋" w:cs="Times New Roman"/>
          <w:color w:val="000000" w:themeColor="text1"/>
          <w:sz w:val="24"/>
          <w:szCs w:val="24"/>
        </w:rPr>
        <w:t>当</w:t>
      </w:r>
      <w:r>
        <w:rPr>
          <w:rFonts w:ascii="仿宋" w:hAnsi="仿宋" w:eastAsia="仿宋" w:cs="Times New Roman"/>
          <w:color w:val="000000" w:themeColor="text1"/>
          <w:position w:val="-6"/>
          <w:sz w:val="24"/>
          <w:szCs w:val="24"/>
        </w:rPr>
        <w:object>
          <v:shape id="_x0000_i1463" o:spt="75" type="#_x0000_t75" style="height:14.5pt;width:72.5pt;" o:ole="t" filled="f" o:preferrelative="t" stroked="f" coordsize="21600,21600">
            <v:path/>
            <v:fill on="f" focussize="0,0"/>
            <v:stroke on="f" joinstyle="miter"/>
            <v:imagedata r:id="rId756" o:title=""/>
            <o:lock v:ext="edit" aspectratio="t"/>
            <w10:wrap type="none"/>
            <w10:anchorlock/>
          </v:shape>
          <o:OLEObject Type="Embed" ProgID="Equation.DSMT4" ShapeID="_x0000_i1463" DrawAspect="Content" ObjectID="_1468076163" r:id="rId755">
            <o:LockedField>false</o:LockedField>
          </o:OLEObject>
        </w:object>
      </w:r>
      <w:r>
        <w:rPr>
          <w:rFonts w:hint="eastAsia" w:ascii="仿宋" w:hAnsi="仿宋" w:eastAsia="仿宋" w:cs="Times New Roman"/>
          <w:color w:val="000000" w:themeColor="text1"/>
          <w:sz w:val="24"/>
          <w:szCs w:val="24"/>
        </w:rPr>
        <w:t>时，由</w:t>
      </w:r>
      <w:r>
        <w:rPr>
          <w:rFonts w:ascii="仿宋" w:hAnsi="仿宋" w:eastAsia="仿宋" w:cs="Times New Roman"/>
          <w:color w:val="000000" w:themeColor="text1"/>
          <w:position w:val="-6"/>
          <w:sz w:val="24"/>
          <w:szCs w:val="24"/>
        </w:rPr>
        <w:object>
          <v:shape id="_x0000_i1464" o:spt="75" type="#_x0000_t75" style="height:14.5pt;width:50pt;" o:ole="t" filled="f" o:preferrelative="t" stroked="f" coordsize="21600,21600">
            <v:path/>
            <v:fill on="f" focussize="0,0"/>
            <v:stroke on="f" joinstyle="miter"/>
            <v:imagedata r:id="rId745" o:title=""/>
            <o:lock v:ext="edit" aspectratio="t"/>
            <w10:wrap type="none"/>
            <w10:anchorlock/>
          </v:shape>
          <o:OLEObject Type="Embed" ProgID="Equation.DSMT4" ShapeID="_x0000_i1464" DrawAspect="Content" ObjectID="_1468076164" r:id="rId757">
            <o:LockedField>false</o:LockedField>
          </o:OLEObject>
        </w:object>
      </w:r>
      <w:r>
        <w:rPr>
          <w:rFonts w:hint="eastAsia" w:ascii="仿宋" w:hAnsi="仿宋" w:eastAsia="仿宋" w:cs="Times New Roman"/>
          <w:color w:val="000000" w:themeColor="text1"/>
          <w:sz w:val="24"/>
          <w:szCs w:val="24"/>
        </w:rPr>
        <w:t>，得△</w:t>
      </w:r>
      <w:r>
        <w:rPr>
          <w:rFonts w:ascii="仿宋" w:hAnsi="仿宋" w:eastAsia="仿宋" w:cs="Times New Roman"/>
          <w:color w:val="000000" w:themeColor="text1"/>
          <w:position w:val="-6"/>
          <w:sz w:val="24"/>
          <w:szCs w:val="24"/>
        </w:rPr>
        <w:object>
          <v:shape id="_x0000_i1465" o:spt="75" type="#_x0000_t75" style="height:14.5pt;width:29.5pt;" o:ole="t" filled="f" o:preferrelative="t" stroked="f" coordsize="21600,21600">
            <v:path/>
            <v:fill on="f" focussize="0,0"/>
            <v:stroke on="f" joinstyle="miter"/>
            <v:imagedata r:id="rId759" o:title=""/>
            <o:lock v:ext="edit" aspectratio="t"/>
            <w10:wrap type="none"/>
            <w10:anchorlock/>
          </v:shape>
          <o:OLEObject Type="Embed" ProgID="Equation.DSMT4" ShapeID="_x0000_i1465" DrawAspect="Content" ObjectID="_1468076165" r:id="rId758">
            <o:LockedField>false</o:LockedField>
          </o:OLEObject>
        </w:object>
      </w:r>
      <w:r>
        <w:rPr>
          <w:rFonts w:hint="eastAsia" w:ascii="仿宋" w:hAnsi="仿宋" w:eastAsia="仿宋" w:cs="Times New Roman"/>
          <w:color w:val="000000" w:themeColor="text1"/>
          <w:sz w:val="24"/>
          <w:szCs w:val="24"/>
        </w:rPr>
        <w:t>为等腰三角形，于是</w:t>
      </w:r>
      <w:r>
        <w:rPr>
          <w:rFonts w:ascii="仿宋" w:hAnsi="仿宋" w:eastAsia="仿宋" w:cs="Times New Roman"/>
          <w:color w:val="000000" w:themeColor="text1"/>
          <w:position w:val="-6"/>
          <w:sz w:val="24"/>
          <w:szCs w:val="24"/>
        </w:rPr>
        <w:object>
          <v:shape id="_x0000_i1466" o:spt="75" type="#_x0000_t75" style="height:14.5pt;width:67.5pt;" o:ole="t" filled="f" o:preferrelative="t" stroked="f" coordsize="21600,21600">
            <v:path/>
            <v:fill on="f" focussize="0,0"/>
            <v:stroke on="f" joinstyle="miter"/>
            <v:imagedata r:id="rId761" o:title=""/>
            <o:lock v:ext="edit" aspectratio="t"/>
            <w10:wrap type="none"/>
            <w10:anchorlock/>
          </v:shape>
          <o:OLEObject Type="Embed" ProgID="Equation.DSMT4" ShapeID="_x0000_i1466" DrawAspect="Content" ObjectID="_1468076166" r:id="rId760">
            <o:LockedField>false</o:LockedField>
          </o:OLEObject>
        </w:object>
      </w:r>
      <w:r>
        <w:rPr>
          <w:rFonts w:hint="eastAsia" w:ascii="仿宋" w:hAnsi="仿宋" w:eastAsia="仿宋" w:cs="Times New Roman"/>
          <w:color w:val="000000" w:themeColor="text1"/>
          <w:sz w:val="24"/>
          <w:szCs w:val="24"/>
        </w:rPr>
        <w:t>，因此异面直线</w:t>
      </w:r>
      <w:r>
        <w:rPr>
          <w:rFonts w:ascii="仿宋" w:hAnsi="仿宋" w:eastAsia="仿宋" w:cs="Times New Roman"/>
          <w:color w:val="000000" w:themeColor="text1"/>
          <w:position w:val="-4"/>
          <w:sz w:val="24"/>
          <w:szCs w:val="24"/>
        </w:rPr>
        <w:object>
          <v:shape id="_x0000_i1467" o:spt="75" type="#_x0000_t75" style="height:14.5pt;width:22pt;" o:ole="t" filled="f" o:preferrelative="t" stroked="f" coordsize="21600,21600">
            <v:path/>
            <v:fill on="f" focussize="0,0"/>
            <v:stroke on="f" joinstyle="miter"/>
            <v:imagedata r:id="rId751" o:title=""/>
            <o:lock v:ext="edit" aspectratio="t"/>
            <w10:wrap type="none"/>
            <w10:anchorlock/>
          </v:shape>
          <o:OLEObject Type="Embed" ProgID="Equation.DSMT4" ShapeID="_x0000_i1467" DrawAspect="Content" ObjectID="_1468076167" r:id="rId762">
            <o:LockedField>false</o:LockedField>
          </o:OLEObject>
        </w:objec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position w:val="-6"/>
          <w:sz w:val="24"/>
          <w:szCs w:val="24"/>
        </w:rPr>
        <w:object>
          <v:shape id="_x0000_i1468" o:spt="75" type="#_x0000_t75" style="height:15pt;width:22pt;" o:ole="t" filled="f" o:preferrelative="t" stroked="f" coordsize="21600,21600">
            <v:path/>
            <v:fill on="f" focussize="0,0"/>
            <v:stroke on="f" joinstyle="miter"/>
            <v:imagedata r:id="rId753" o:title=""/>
            <o:lock v:ext="edit" aspectratio="t"/>
            <w10:wrap type="none"/>
            <w10:anchorlock/>
          </v:shape>
          <o:OLEObject Type="Embed" ProgID="Equation.DSMT4" ShapeID="_x0000_i1468" DrawAspect="Content" ObjectID="_1468076168" r:id="rId763">
            <o:LockedField>false</o:LockedField>
          </o:OLEObject>
        </w:object>
      </w:r>
      <w:r>
        <w:rPr>
          <w:rFonts w:hint="eastAsia" w:ascii="仿宋" w:hAnsi="仿宋" w:eastAsia="仿宋" w:cs="Times New Roman"/>
          <w:color w:val="000000" w:themeColor="text1"/>
          <w:sz w:val="24"/>
          <w:szCs w:val="24"/>
        </w:rPr>
        <w:t>所成的角的大小为</w:t>
      </w:r>
      <w:r>
        <w:rPr>
          <w:rFonts w:ascii="仿宋" w:hAnsi="仿宋" w:eastAsia="仿宋" w:cs="Times New Roman"/>
          <w:color w:val="000000" w:themeColor="text1"/>
          <w:position w:val="-6"/>
          <w:sz w:val="24"/>
          <w:szCs w:val="24"/>
        </w:rPr>
        <w:object>
          <v:shape id="_x0000_i1469" o:spt="75" type="#_x0000_t75" style="height:14.5pt;width:22pt;" o:ole="t" filled="f" o:preferrelative="t" stroked="f" coordsize="21600,21600">
            <v:path/>
            <v:fill on="f" focussize="0,0"/>
            <v:stroke on="f" joinstyle="miter"/>
            <v:imagedata r:id="rId765" o:title=""/>
            <o:lock v:ext="edit" aspectratio="t"/>
            <w10:wrap type="none"/>
            <w10:anchorlock/>
          </v:shape>
          <o:OLEObject Type="Embed" ProgID="Equation.DSMT4" ShapeID="_x0000_i1469" DrawAspect="Content" ObjectID="_1468076169" r:id="rId764">
            <o:LockedField>false</o:LockedField>
          </o:OLEObject>
        </w:object>
      </w:r>
      <w:r>
        <w:rPr>
          <w:rFonts w:ascii="仿宋" w:hAnsi="仿宋" w:eastAsia="仿宋" w:cs="Times New Roman"/>
          <w:color w:val="000000" w:themeColor="text1"/>
          <w:sz w:val="24"/>
          <w:szCs w:val="24"/>
        </w:rPr>
        <w:t>．</w:t>
      </w:r>
    </w:p>
    <w:bookmarkEnd w:id="0"/>
    <w:p>
      <w:pPr>
        <w:spacing w:line="312" w:lineRule="auto"/>
        <w:ind w:firstLine="480" w:firstLineChars="200"/>
        <w:rPr>
          <w:ins w:id="0" w:author="Administrator" w:date="2023-10-31T16:32:54Z"/>
          <w:rFonts w:ascii="仿宋" w:hAnsi="仿宋" w:eastAsia="仿宋" w:cs="Times New Roman"/>
          <w:color w:val="000000" w:themeColor="text1"/>
          <w:sz w:val="24"/>
          <w:szCs w:val="24"/>
        </w:rPr>
      </w:pPr>
      <w:bookmarkStart w:id="1" w:name="_GoBack"/>
      <w:bookmarkEnd w:id="1"/>
    </w:p>
    <w:p>
      <w:pPr>
        <w:spacing w:line="312" w:lineRule="auto"/>
        <w:ind w:firstLine="480" w:firstLineChars="200"/>
        <w:jc w:val="right"/>
        <w:rPr>
          <w:ins w:id="2" w:author="Administrator" w:date="2023-10-31T16:32:55Z"/>
          <w:rFonts w:ascii="仿宋" w:hAnsi="仿宋" w:eastAsia="仿宋" w:cs="Times New Roman"/>
          <w:color w:val="000000" w:themeColor="text1"/>
          <w:sz w:val="24"/>
          <w:szCs w:val="24"/>
        </w:rPr>
        <w:pPrChange w:id="1" w:author="Administrator" w:date="2023-10-31T16:32:58Z">
          <w:pPr>
            <w:spacing w:line="312" w:lineRule="auto"/>
            <w:ind w:firstLine="480" w:firstLineChars="200"/>
          </w:pPr>
        </w:pPrChange>
      </w:pPr>
    </w:p>
    <w:p>
      <w:pPr>
        <w:spacing w:line="312" w:lineRule="auto"/>
        <w:ind w:firstLine="480" w:firstLineChars="200"/>
        <w:jc w:val="right"/>
        <w:rPr>
          <w:ins w:id="4" w:author="Administrator" w:date="2023-10-31T16:32:55Z"/>
          <w:rFonts w:hint="eastAsia" w:ascii="仿宋" w:hAnsi="仿宋" w:eastAsia="仿宋" w:cs="Times New Roman"/>
          <w:color w:val="000000" w:themeColor="text1"/>
          <w:sz w:val="24"/>
          <w:szCs w:val="24"/>
        </w:rPr>
        <w:pPrChange w:id="3" w:author="Administrator" w:date="2023-10-31T16:32:58Z">
          <w:pPr>
            <w:spacing w:line="312" w:lineRule="auto"/>
            <w:ind w:firstLine="480" w:firstLineChars="200"/>
          </w:pPr>
        </w:pPrChange>
      </w:pPr>
      <w:ins w:id="5" w:author="Administrator" w:date="2023-10-31T16:32:55Z">
        <w:r>
          <w:rPr>
            <w:rFonts w:hint="eastAsia" w:ascii="仿宋" w:hAnsi="仿宋" w:eastAsia="仿宋" w:cs="Times New Roman"/>
            <w:color w:val="000000" w:themeColor="text1"/>
            <w:sz w:val="24"/>
            <w:szCs w:val="24"/>
          </w:rPr>
          <w:t>上海市基础教育数字化转型项目组（高中数学）</w:t>
        </w:r>
      </w:ins>
    </w:p>
    <w:p>
      <w:pPr>
        <w:spacing w:line="312" w:lineRule="auto"/>
        <w:ind w:firstLine="480" w:firstLineChars="200"/>
        <w:jc w:val="right"/>
        <w:rPr>
          <w:ins w:id="7" w:author="Administrator" w:date="2023-10-31T16:32:55Z"/>
          <w:rFonts w:hint="eastAsia" w:ascii="仿宋" w:hAnsi="仿宋" w:eastAsia="仿宋" w:cs="Times New Roman"/>
          <w:color w:val="000000" w:themeColor="text1"/>
          <w:sz w:val="24"/>
          <w:szCs w:val="24"/>
        </w:rPr>
        <w:pPrChange w:id="6" w:author="Administrator" w:date="2023-10-31T16:32:58Z">
          <w:pPr>
            <w:spacing w:line="312" w:lineRule="auto"/>
            <w:ind w:firstLine="480" w:firstLineChars="200"/>
          </w:pPr>
        </w:pPrChange>
      </w:pPr>
      <w:ins w:id="8" w:author="Administrator" w:date="2023-10-31T16:32:55Z">
        <w:r>
          <w:rPr>
            <w:rFonts w:hint="eastAsia" w:ascii="仿宋" w:hAnsi="仿宋" w:eastAsia="仿宋" w:cs="Times New Roman"/>
            <w:color w:val="000000" w:themeColor="text1"/>
            <w:sz w:val="24"/>
            <w:szCs w:val="24"/>
          </w:rPr>
          <w:t>制作时间：2023年</w:t>
        </w:r>
      </w:ins>
    </w:p>
    <w:p>
      <w:pPr>
        <w:spacing w:line="312" w:lineRule="auto"/>
        <w:ind w:firstLine="480" w:firstLineChars="200"/>
        <w:rPr>
          <w:ins w:id="9" w:author="Administrator" w:date="2023-10-31T16:32:55Z"/>
          <w:rFonts w:hint="eastAsia" w:ascii="仿宋" w:hAnsi="仿宋" w:eastAsia="仿宋" w:cs="Times New Roman"/>
          <w:color w:val="000000" w:themeColor="text1"/>
          <w:sz w:val="24"/>
          <w:szCs w:val="24"/>
        </w:rPr>
      </w:pPr>
    </w:p>
    <w:p>
      <w:pPr>
        <w:spacing w:line="312" w:lineRule="auto"/>
        <w:ind w:firstLine="480" w:firstLineChars="200"/>
        <w:rPr>
          <w:rFonts w:ascii="仿宋" w:hAnsi="仿宋" w:eastAsia="仿宋" w:cs="Times New Roman"/>
          <w:color w:val="000000" w:themeColor="text1"/>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docPartObj>
          <w:docPartGallery w:val="autotext"/>
        </w:docPartObj>
      </w:sdtPr>
      <w:sdtContent>
        <w:r>
          <w:fldChar w:fldCharType="begin"/>
        </w:r>
        <w:r>
          <w:instrText xml:space="preserve">PAGE   \* MERGEFORMAT</w:instrText>
        </w:r>
        <w:r>
          <w:fldChar w:fldCharType="separate"/>
        </w:r>
        <w:r>
          <w:rPr>
            <w:lang w:val="zh-CN"/>
          </w:rPr>
          <w:t>12</w:t>
        </w:r>
        <w:r>
          <w:rPr>
            <w:lang w:val="zh-CN"/>
          </w:rPr>
          <w:fldChar w:fldCharType="end"/>
        </w:r>
        <w:r>
          <w:rPr>
            <w:rFonts w:hint="eastAsia"/>
          </w:rPr>
          <w:t>页</w:t>
        </w:r>
      </w:sdtContent>
    </w:sdt>
  </w:p>
  <w:p>
    <w:pPr>
      <w:pStyle w:val="5"/>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revisionView w:markup="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0391"/>
    <w:rsid w:val="00002741"/>
    <w:rsid w:val="0000382E"/>
    <w:rsid w:val="00003A37"/>
    <w:rsid w:val="00007ABB"/>
    <w:rsid w:val="00007C18"/>
    <w:rsid w:val="00010E5E"/>
    <w:rsid w:val="0001386F"/>
    <w:rsid w:val="000168D4"/>
    <w:rsid w:val="00016FEA"/>
    <w:rsid w:val="00020295"/>
    <w:rsid w:val="00022597"/>
    <w:rsid w:val="00022AAB"/>
    <w:rsid w:val="00025C96"/>
    <w:rsid w:val="00032BB6"/>
    <w:rsid w:val="000333C8"/>
    <w:rsid w:val="00033722"/>
    <w:rsid w:val="0003781C"/>
    <w:rsid w:val="00040D7A"/>
    <w:rsid w:val="00042A08"/>
    <w:rsid w:val="00044D11"/>
    <w:rsid w:val="00044F6B"/>
    <w:rsid w:val="00047C3E"/>
    <w:rsid w:val="00051667"/>
    <w:rsid w:val="000517F0"/>
    <w:rsid w:val="0005192E"/>
    <w:rsid w:val="00051B4E"/>
    <w:rsid w:val="00052667"/>
    <w:rsid w:val="00055E83"/>
    <w:rsid w:val="0006176D"/>
    <w:rsid w:val="0006634E"/>
    <w:rsid w:val="00067618"/>
    <w:rsid w:val="00077023"/>
    <w:rsid w:val="000840DC"/>
    <w:rsid w:val="00087442"/>
    <w:rsid w:val="000921F1"/>
    <w:rsid w:val="0009443D"/>
    <w:rsid w:val="00094803"/>
    <w:rsid w:val="00096459"/>
    <w:rsid w:val="00097EBA"/>
    <w:rsid w:val="000A0069"/>
    <w:rsid w:val="000A154B"/>
    <w:rsid w:val="000A32D2"/>
    <w:rsid w:val="000A58F8"/>
    <w:rsid w:val="000A5A90"/>
    <w:rsid w:val="000A7068"/>
    <w:rsid w:val="000B0986"/>
    <w:rsid w:val="000B5D62"/>
    <w:rsid w:val="000B6F10"/>
    <w:rsid w:val="000B6F69"/>
    <w:rsid w:val="000B7473"/>
    <w:rsid w:val="000C2A0F"/>
    <w:rsid w:val="000C3885"/>
    <w:rsid w:val="000C3A87"/>
    <w:rsid w:val="000C599D"/>
    <w:rsid w:val="000D35C2"/>
    <w:rsid w:val="000D605E"/>
    <w:rsid w:val="000D7C7F"/>
    <w:rsid w:val="000E419D"/>
    <w:rsid w:val="000F04E9"/>
    <w:rsid w:val="000F06F0"/>
    <w:rsid w:val="000F0B24"/>
    <w:rsid w:val="000F2BD1"/>
    <w:rsid w:val="000F447E"/>
    <w:rsid w:val="000F52A9"/>
    <w:rsid w:val="000F5787"/>
    <w:rsid w:val="000F6978"/>
    <w:rsid w:val="00101604"/>
    <w:rsid w:val="00104F1D"/>
    <w:rsid w:val="00107C41"/>
    <w:rsid w:val="001108F7"/>
    <w:rsid w:val="00113D6B"/>
    <w:rsid w:val="0011711F"/>
    <w:rsid w:val="00122794"/>
    <w:rsid w:val="00130F74"/>
    <w:rsid w:val="0013152B"/>
    <w:rsid w:val="001324BC"/>
    <w:rsid w:val="00137733"/>
    <w:rsid w:val="001421C4"/>
    <w:rsid w:val="0014386C"/>
    <w:rsid w:val="00143B54"/>
    <w:rsid w:val="0015527D"/>
    <w:rsid w:val="00160603"/>
    <w:rsid w:val="00160DBE"/>
    <w:rsid w:val="00163B4F"/>
    <w:rsid w:val="00163F1D"/>
    <w:rsid w:val="00171B59"/>
    <w:rsid w:val="0017231A"/>
    <w:rsid w:val="0017297C"/>
    <w:rsid w:val="001768C1"/>
    <w:rsid w:val="001835B8"/>
    <w:rsid w:val="001837B9"/>
    <w:rsid w:val="001868D5"/>
    <w:rsid w:val="00187524"/>
    <w:rsid w:val="00190213"/>
    <w:rsid w:val="00190E93"/>
    <w:rsid w:val="00192E70"/>
    <w:rsid w:val="001938F6"/>
    <w:rsid w:val="00195549"/>
    <w:rsid w:val="001A0D38"/>
    <w:rsid w:val="001A53C1"/>
    <w:rsid w:val="001A5B15"/>
    <w:rsid w:val="001A5B42"/>
    <w:rsid w:val="001A79D3"/>
    <w:rsid w:val="001B10BD"/>
    <w:rsid w:val="001B189E"/>
    <w:rsid w:val="001B365A"/>
    <w:rsid w:val="001B5189"/>
    <w:rsid w:val="001C54A6"/>
    <w:rsid w:val="001D036D"/>
    <w:rsid w:val="001D4A9B"/>
    <w:rsid w:val="001E1899"/>
    <w:rsid w:val="001E74A1"/>
    <w:rsid w:val="001F1FA8"/>
    <w:rsid w:val="001F415B"/>
    <w:rsid w:val="0020304C"/>
    <w:rsid w:val="00204921"/>
    <w:rsid w:val="00205563"/>
    <w:rsid w:val="00205CEB"/>
    <w:rsid w:val="00206E23"/>
    <w:rsid w:val="00206F93"/>
    <w:rsid w:val="00207948"/>
    <w:rsid w:val="00207FA3"/>
    <w:rsid w:val="00210742"/>
    <w:rsid w:val="00213913"/>
    <w:rsid w:val="00213C9E"/>
    <w:rsid w:val="00215869"/>
    <w:rsid w:val="00221F7F"/>
    <w:rsid w:val="002253F0"/>
    <w:rsid w:val="00225EC1"/>
    <w:rsid w:val="0023246C"/>
    <w:rsid w:val="0023655F"/>
    <w:rsid w:val="002411D0"/>
    <w:rsid w:val="002413A6"/>
    <w:rsid w:val="00256A0F"/>
    <w:rsid w:val="00265513"/>
    <w:rsid w:val="002744F5"/>
    <w:rsid w:val="002749FD"/>
    <w:rsid w:val="00274CD9"/>
    <w:rsid w:val="0027537E"/>
    <w:rsid w:val="0028153D"/>
    <w:rsid w:val="002818E7"/>
    <w:rsid w:val="00283DD0"/>
    <w:rsid w:val="002906ED"/>
    <w:rsid w:val="002916F4"/>
    <w:rsid w:val="0029648D"/>
    <w:rsid w:val="002A002B"/>
    <w:rsid w:val="002A0F2C"/>
    <w:rsid w:val="002A2CEE"/>
    <w:rsid w:val="002A38A8"/>
    <w:rsid w:val="002A638D"/>
    <w:rsid w:val="002A6438"/>
    <w:rsid w:val="002A6951"/>
    <w:rsid w:val="002B0908"/>
    <w:rsid w:val="002B3078"/>
    <w:rsid w:val="002B5758"/>
    <w:rsid w:val="002C14B9"/>
    <w:rsid w:val="002D09FF"/>
    <w:rsid w:val="002D3A19"/>
    <w:rsid w:val="002D6A4A"/>
    <w:rsid w:val="002D760F"/>
    <w:rsid w:val="002E2C48"/>
    <w:rsid w:val="002E3A8E"/>
    <w:rsid w:val="002E4247"/>
    <w:rsid w:val="002E4260"/>
    <w:rsid w:val="002E4713"/>
    <w:rsid w:val="002E58BA"/>
    <w:rsid w:val="002E6088"/>
    <w:rsid w:val="002F162B"/>
    <w:rsid w:val="002F2FA6"/>
    <w:rsid w:val="003161E2"/>
    <w:rsid w:val="00317760"/>
    <w:rsid w:val="00324462"/>
    <w:rsid w:val="00327460"/>
    <w:rsid w:val="0032778D"/>
    <w:rsid w:val="003319A5"/>
    <w:rsid w:val="00331F12"/>
    <w:rsid w:val="00332A2C"/>
    <w:rsid w:val="0033402B"/>
    <w:rsid w:val="00334A96"/>
    <w:rsid w:val="003367A1"/>
    <w:rsid w:val="00337589"/>
    <w:rsid w:val="00342B66"/>
    <w:rsid w:val="003467CC"/>
    <w:rsid w:val="00347DA1"/>
    <w:rsid w:val="003508FD"/>
    <w:rsid w:val="00357FBB"/>
    <w:rsid w:val="0036190D"/>
    <w:rsid w:val="003633AE"/>
    <w:rsid w:val="00365000"/>
    <w:rsid w:val="00366B11"/>
    <w:rsid w:val="00367039"/>
    <w:rsid w:val="003744F3"/>
    <w:rsid w:val="00381A5D"/>
    <w:rsid w:val="003831D8"/>
    <w:rsid w:val="00392A27"/>
    <w:rsid w:val="00394421"/>
    <w:rsid w:val="00394E80"/>
    <w:rsid w:val="003A119F"/>
    <w:rsid w:val="003A1715"/>
    <w:rsid w:val="003A4DE9"/>
    <w:rsid w:val="003A4FBE"/>
    <w:rsid w:val="003B24D8"/>
    <w:rsid w:val="003B57F5"/>
    <w:rsid w:val="003B5C5F"/>
    <w:rsid w:val="003B7BD7"/>
    <w:rsid w:val="003C0F09"/>
    <w:rsid w:val="003C1AD9"/>
    <w:rsid w:val="003C3D4C"/>
    <w:rsid w:val="003C3DF7"/>
    <w:rsid w:val="003C485C"/>
    <w:rsid w:val="003C4B08"/>
    <w:rsid w:val="003C6A6B"/>
    <w:rsid w:val="003D110F"/>
    <w:rsid w:val="003D3109"/>
    <w:rsid w:val="003E0FE9"/>
    <w:rsid w:val="003E30E0"/>
    <w:rsid w:val="003E3376"/>
    <w:rsid w:val="003E7028"/>
    <w:rsid w:val="003F061E"/>
    <w:rsid w:val="003F0733"/>
    <w:rsid w:val="003F0D25"/>
    <w:rsid w:val="003F115F"/>
    <w:rsid w:val="003F19DC"/>
    <w:rsid w:val="003F3892"/>
    <w:rsid w:val="003F6557"/>
    <w:rsid w:val="003F74A9"/>
    <w:rsid w:val="004010BA"/>
    <w:rsid w:val="004028AE"/>
    <w:rsid w:val="00404E8B"/>
    <w:rsid w:val="004153CD"/>
    <w:rsid w:val="004172D0"/>
    <w:rsid w:val="0041762E"/>
    <w:rsid w:val="004279E6"/>
    <w:rsid w:val="004309D0"/>
    <w:rsid w:val="00435339"/>
    <w:rsid w:val="004403ED"/>
    <w:rsid w:val="004415C6"/>
    <w:rsid w:val="0044222A"/>
    <w:rsid w:val="00447795"/>
    <w:rsid w:val="00450E77"/>
    <w:rsid w:val="00452348"/>
    <w:rsid w:val="00452404"/>
    <w:rsid w:val="004541AF"/>
    <w:rsid w:val="0046227E"/>
    <w:rsid w:val="00463292"/>
    <w:rsid w:val="00464D81"/>
    <w:rsid w:val="00470501"/>
    <w:rsid w:val="004727F3"/>
    <w:rsid w:val="004735DC"/>
    <w:rsid w:val="004817DC"/>
    <w:rsid w:val="004825E1"/>
    <w:rsid w:val="004826F4"/>
    <w:rsid w:val="00485ED2"/>
    <w:rsid w:val="00486390"/>
    <w:rsid w:val="004A18F3"/>
    <w:rsid w:val="004A33C5"/>
    <w:rsid w:val="004A5546"/>
    <w:rsid w:val="004A6D1C"/>
    <w:rsid w:val="004A7664"/>
    <w:rsid w:val="004B0B20"/>
    <w:rsid w:val="004B2059"/>
    <w:rsid w:val="004B3194"/>
    <w:rsid w:val="004B3CB4"/>
    <w:rsid w:val="004C1AFF"/>
    <w:rsid w:val="004C20E0"/>
    <w:rsid w:val="004C4DA8"/>
    <w:rsid w:val="004C6486"/>
    <w:rsid w:val="004D21C1"/>
    <w:rsid w:val="004D3753"/>
    <w:rsid w:val="004D3EDC"/>
    <w:rsid w:val="004D43AB"/>
    <w:rsid w:val="004E5D38"/>
    <w:rsid w:val="004E6581"/>
    <w:rsid w:val="004F329D"/>
    <w:rsid w:val="004F3E56"/>
    <w:rsid w:val="004F4606"/>
    <w:rsid w:val="004F6A1A"/>
    <w:rsid w:val="0050182B"/>
    <w:rsid w:val="00502C25"/>
    <w:rsid w:val="00505D5F"/>
    <w:rsid w:val="005069DD"/>
    <w:rsid w:val="005110DE"/>
    <w:rsid w:val="00511983"/>
    <w:rsid w:val="00512199"/>
    <w:rsid w:val="0051518F"/>
    <w:rsid w:val="00517AE5"/>
    <w:rsid w:val="005201AC"/>
    <w:rsid w:val="0052122A"/>
    <w:rsid w:val="00521595"/>
    <w:rsid w:val="00522166"/>
    <w:rsid w:val="00524919"/>
    <w:rsid w:val="005269F3"/>
    <w:rsid w:val="00526DA2"/>
    <w:rsid w:val="00531523"/>
    <w:rsid w:val="00532B59"/>
    <w:rsid w:val="00532DCB"/>
    <w:rsid w:val="00533546"/>
    <w:rsid w:val="00534EFC"/>
    <w:rsid w:val="00537F41"/>
    <w:rsid w:val="005406D7"/>
    <w:rsid w:val="00540F87"/>
    <w:rsid w:val="005457F9"/>
    <w:rsid w:val="00545AEA"/>
    <w:rsid w:val="00547D29"/>
    <w:rsid w:val="00550ED3"/>
    <w:rsid w:val="00552F36"/>
    <w:rsid w:val="00553D96"/>
    <w:rsid w:val="005631D6"/>
    <w:rsid w:val="005660CF"/>
    <w:rsid w:val="00567B7B"/>
    <w:rsid w:val="005711C1"/>
    <w:rsid w:val="005727FE"/>
    <w:rsid w:val="00580128"/>
    <w:rsid w:val="005814F1"/>
    <w:rsid w:val="005833FD"/>
    <w:rsid w:val="005848D1"/>
    <w:rsid w:val="005877D0"/>
    <w:rsid w:val="00590C11"/>
    <w:rsid w:val="00590C57"/>
    <w:rsid w:val="005917AF"/>
    <w:rsid w:val="00593C86"/>
    <w:rsid w:val="00594632"/>
    <w:rsid w:val="005A00E0"/>
    <w:rsid w:val="005A366E"/>
    <w:rsid w:val="005A5AC8"/>
    <w:rsid w:val="005A63A1"/>
    <w:rsid w:val="005A67C1"/>
    <w:rsid w:val="005B080A"/>
    <w:rsid w:val="005C2FFC"/>
    <w:rsid w:val="005C43CB"/>
    <w:rsid w:val="005C448B"/>
    <w:rsid w:val="005C708B"/>
    <w:rsid w:val="005D1257"/>
    <w:rsid w:val="005D39CB"/>
    <w:rsid w:val="005D5719"/>
    <w:rsid w:val="005D64A3"/>
    <w:rsid w:val="005D7D3C"/>
    <w:rsid w:val="005E7507"/>
    <w:rsid w:val="005E79AE"/>
    <w:rsid w:val="005F075A"/>
    <w:rsid w:val="005F344D"/>
    <w:rsid w:val="005F6244"/>
    <w:rsid w:val="00601526"/>
    <w:rsid w:val="00602402"/>
    <w:rsid w:val="00603CD1"/>
    <w:rsid w:val="00603EFD"/>
    <w:rsid w:val="0060618D"/>
    <w:rsid w:val="006136ED"/>
    <w:rsid w:val="006200A7"/>
    <w:rsid w:val="00626168"/>
    <w:rsid w:val="00626A21"/>
    <w:rsid w:val="006271D0"/>
    <w:rsid w:val="00627933"/>
    <w:rsid w:val="00630EE1"/>
    <w:rsid w:val="00631EA0"/>
    <w:rsid w:val="00632039"/>
    <w:rsid w:val="00635325"/>
    <w:rsid w:val="00635803"/>
    <w:rsid w:val="00637A20"/>
    <w:rsid w:val="00640FFB"/>
    <w:rsid w:val="00641B89"/>
    <w:rsid w:val="006465BB"/>
    <w:rsid w:val="00654AB1"/>
    <w:rsid w:val="00660F88"/>
    <w:rsid w:val="006625FF"/>
    <w:rsid w:val="00662C96"/>
    <w:rsid w:val="0066506B"/>
    <w:rsid w:val="00665C8C"/>
    <w:rsid w:val="00670E77"/>
    <w:rsid w:val="006865ED"/>
    <w:rsid w:val="00686DC8"/>
    <w:rsid w:val="00690978"/>
    <w:rsid w:val="006923D6"/>
    <w:rsid w:val="00694C02"/>
    <w:rsid w:val="0069549C"/>
    <w:rsid w:val="006A0D77"/>
    <w:rsid w:val="006A170E"/>
    <w:rsid w:val="006A1FD8"/>
    <w:rsid w:val="006A7471"/>
    <w:rsid w:val="006B0AA0"/>
    <w:rsid w:val="006B0F10"/>
    <w:rsid w:val="006B52D6"/>
    <w:rsid w:val="006B6042"/>
    <w:rsid w:val="006C114C"/>
    <w:rsid w:val="006C2888"/>
    <w:rsid w:val="006C28BD"/>
    <w:rsid w:val="006C4322"/>
    <w:rsid w:val="006D427E"/>
    <w:rsid w:val="006D60E7"/>
    <w:rsid w:val="006E0D84"/>
    <w:rsid w:val="006E23DB"/>
    <w:rsid w:val="006E761D"/>
    <w:rsid w:val="006F0FD2"/>
    <w:rsid w:val="006F174E"/>
    <w:rsid w:val="00707CD0"/>
    <w:rsid w:val="00713CB9"/>
    <w:rsid w:val="00721C1E"/>
    <w:rsid w:val="0072336F"/>
    <w:rsid w:val="00725160"/>
    <w:rsid w:val="00727FE8"/>
    <w:rsid w:val="007312C3"/>
    <w:rsid w:val="0073287D"/>
    <w:rsid w:val="007352A2"/>
    <w:rsid w:val="007357CD"/>
    <w:rsid w:val="007414E8"/>
    <w:rsid w:val="00741FA3"/>
    <w:rsid w:val="00742F7C"/>
    <w:rsid w:val="007448A8"/>
    <w:rsid w:val="00744A85"/>
    <w:rsid w:val="00745908"/>
    <w:rsid w:val="00746358"/>
    <w:rsid w:val="007500CF"/>
    <w:rsid w:val="007524C8"/>
    <w:rsid w:val="00756301"/>
    <w:rsid w:val="00757B5D"/>
    <w:rsid w:val="007623F8"/>
    <w:rsid w:val="007643E4"/>
    <w:rsid w:val="00765D47"/>
    <w:rsid w:val="00766CAA"/>
    <w:rsid w:val="00766E9B"/>
    <w:rsid w:val="00767D15"/>
    <w:rsid w:val="00775689"/>
    <w:rsid w:val="0077750F"/>
    <w:rsid w:val="00780D40"/>
    <w:rsid w:val="00782AEE"/>
    <w:rsid w:val="00786794"/>
    <w:rsid w:val="00794913"/>
    <w:rsid w:val="00795BF8"/>
    <w:rsid w:val="007961DB"/>
    <w:rsid w:val="0079695E"/>
    <w:rsid w:val="007A2797"/>
    <w:rsid w:val="007A2D75"/>
    <w:rsid w:val="007A5607"/>
    <w:rsid w:val="007B2149"/>
    <w:rsid w:val="007B23F2"/>
    <w:rsid w:val="007B24F2"/>
    <w:rsid w:val="007B2C8B"/>
    <w:rsid w:val="007B63A8"/>
    <w:rsid w:val="007C1A3E"/>
    <w:rsid w:val="007C3230"/>
    <w:rsid w:val="007C652A"/>
    <w:rsid w:val="007C7226"/>
    <w:rsid w:val="007C77E7"/>
    <w:rsid w:val="007D7AFD"/>
    <w:rsid w:val="007E159D"/>
    <w:rsid w:val="007E3AAA"/>
    <w:rsid w:val="007E75E5"/>
    <w:rsid w:val="007F0CAB"/>
    <w:rsid w:val="007F2A52"/>
    <w:rsid w:val="007F2DDF"/>
    <w:rsid w:val="007F5022"/>
    <w:rsid w:val="00806F5D"/>
    <w:rsid w:val="00811203"/>
    <w:rsid w:val="00813464"/>
    <w:rsid w:val="00820555"/>
    <w:rsid w:val="00821059"/>
    <w:rsid w:val="008303D6"/>
    <w:rsid w:val="00830F06"/>
    <w:rsid w:val="008341E1"/>
    <w:rsid w:val="008378C5"/>
    <w:rsid w:val="00850357"/>
    <w:rsid w:val="00850E43"/>
    <w:rsid w:val="00852440"/>
    <w:rsid w:val="0085291F"/>
    <w:rsid w:val="00853928"/>
    <w:rsid w:val="008551EE"/>
    <w:rsid w:val="00856A21"/>
    <w:rsid w:val="008611FA"/>
    <w:rsid w:val="00861420"/>
    <w:rsid w:val="00861AFC"/>
    <w:rsid w:val="00865490"/>
    <w:rsid w:val="008716A5"/>
    <w:rsid w:val="008729EC"/>
    <w:rsid w:val="00874EA1"/>
    <w:rsid w:val="00886153"/>
    <w:rsid w:val="00886BFC"/>
    <w:rsid w:val="008873B9"/>
    <w:rsid w:val="00887987"/>
    <w:rsid w:val="00893449"/>
    <w:rsid w:val="0089667F"/>
    <w:rsid w:val="008B1662"/>
    <w:rsid w:val="008B5E21"/>
    <w:rsid w:val="008C0AB4"/>
    <w:rsid w:val="008C6E8B"/>
    <w:rsid w:val="008C7868"/>
    <w:rsid w:val="008C787A"/>
    <w:rsid w:val="008D1FB4"/>
    <w:rsid w:val="008D2CB3"/>
    <w:rsid w:val="008E2C67"/>
    <w:rsid w:val="008E7197"/>
    <w:rsid w:val="008E7345"/>
    <w:rsid w:val="008F0CFC"/>
    <w:rsid w:val="008F1D4A"/>
    <w:rsid w:val="008F2526"/>
    <w:rsid w:val="008F3996"/>
    <w:rsid w:val="008F4B5F"/>
    <w:rsid w:val="008F504D"/>
    <w:rsid w:val="008F747D"/>
    <w:rsid w:val="008F79EC"/>
    <w:rsid w:val="009002EC"/>
    <w:rsid w:val="00905F4C"/>
    <w:rsid w:val="00912C03"/>
    <w:rsid w:val="009177FC"/>
    <w:rsid w:val="00922B94"/>
    <w:rsid w:val="00922E53"/>
    <w:rsid w:val="0092799B"/>
    <w:rsid w:val="00930098"/>
    <w:rsid w:val="00933857"/>
    <w:rsid w:val="00935C1E"/>
    <w:rsid w:val="00937C98"/>
    <w:rsid w:val="0094109D"/>
    <w:rsid w:val="0094302C"/>
    <w:rsid w:val="00943825"/>
    <w:rsid w:val="0094470E"/>
    <w:rsid w:val="009475BD"/>
    <w:rsid w:val="009511B1"/>
    <w:rsid w:val="00951B4D"/>
    <w:rsid w:val="00951D7F"/>
    <w:rsid w:val="009529A3"/>
    <w:rsid w:val="00952C55"/>
    <w:rsid w:val="00954FE9"/>
    <w:rsid w:val="00957531"/>
    <w:rsid w:val="00963B0C"/>
    <w:rsid w:val="009675B4"/>
    <w:rsid w:val="0097036F"/>
    <w:rsid w:val="009731FF"/>
    <w:rsid w:val="00974DD7"/>
    <w:rsid w:val="009753F8"/>
    <w:rsid w:val="0097545E"/>
    <w:rsid w:val="0097644D"/>
    <w:rsid w:val="00977136"/>
    <w:rsid w:val="00977C48"/>
    <w:rsid w:val="0098201A"/>
    <w:rsid w:val="00984910"/>
    <w:rsid w:val="00985601"/>
    <w:rsid w:val="00990328"/>
    <w:rsid w:val="009907C9"/>
    <w:rsid w:val="0099731E"/>
    <w:rsid w:val="0099791B"/>
    <w:rsid w:val="009A3C68"/>
    <w:rsid w:val="009A42D5"/>
    <w:rsid w:val="009B23D5"/>
    <w:rsid w:val="009B3B60"/>
    <w:rsid w:val="009B5790"/>
    <w:rsid w:val="009B6A9A"/>
    <w:rsid w:val="009B7B79"/>
    <w:rsid w:val="009C6D04"/>
    <w:rsid w:val="009D14BA"/>
    <w:rsid w:val="009D1738"/>
    <w:rsid w:val="009D2A51"/>
    <w:rsid w:val="009D3947"/>
    <w:rsid w:val="009D3982"/>
    <w:rsid w:val="009D62F7"/>
    <w:rsid w:val="009E1860"/>
    <w:rsid w:val="009E2DB3"/>
    <w:rsid w:val="009E2FAD"/>
    <w:rsid w:val="009E67EE"/>
    <w:rsid w:val="009F15D5"/>
    <w:rsid w:val="009F32C3"/>
    <w:rsid w:val="009F58A5"/>
    <w:rsid w:val="009F7BCE"/>
    <w:rsid w:val="00A009AF"/>
    <w:rsid w:val="00A01468"/>
    <w:rsid w:val="00A03608"/>
    <w:rsid w:val="00A03CB4"/>
    <w:rsid w:val="00A111F8"/>
    <w:rsid w:val="00A1146A"/>
    <w:rsid w:val="00A14DEB"/>
    <w:rsid w:val="00A152EC"/>
    <w:rsid w:val="00A23C65"/>
    <w:rsid w:val="00A24BBB"/>
    <w:rsid w:val="00A2797D"/>
    <w:rsid w:val="00A30FD0"/>
    <w:rsid w:val="00A370E8"/>
    <w:rsid w:val="00A40137"/>
    <w:rsid w:val="00A425AB"/>
    <w:rsid w:val="00A43DA2"/>
    <w:rsid w:val="00A44B44"/>
    <w:rsid w:val="00A532DF"/>
    <w:rsid w:val="00A55E3B"/>
    <w:rsid w:val="00A619C3"/>
    <w:rsid w:val="00A65F0F"/>
    <w:rsid w:val="00A70D5C"/>
    <w:rsid w:val="00A75C8C"/>
    <w:rsid w:val="00A75D96"/>
    <w:rsid w:val="00A7685E"/>
    <w:rsid w:val="00A8090A"/>
    <w:rsid w:val="00A8297F"/>
    <w:rsid w:val="00A834A1"/>
    <w:rsid w:val="00A8633D"/>
    <w:rsid w:val="00A94465"/>
    <w:rsid w:val="00AA25C0"/>
    <w:rsid w:val="00AA7AED"/>
    <w:rsid w:val="00AB11A9"/>
    <w:rsid w:val="00AB17AE"/>
    <w:rsid w:val="00AB2559"/>
    <w:rsid w:val="00AB7685"/>
    <w:rsid w:val="00AC16F3"/>
    <w:rsid w:val="00AC616C"/>
    <w:rsid w:val="00AD28F4"/>
    <w:rsid w:val="00AE2A4A"/>
    <w:rsid w:val="00AE3F74"/>
    <w:rsid w:val="00AE43E8"/>
    <w:rsid w:val="00AE509F"/>
    <w:rsid w:val="00AE6F90"/>
    <w:rsid w:val="00AF0B17"/>
    <w:rsid w:val="00AF0C24"/>
    <w:rsid w:val="00AF1FB5"/>
    <w:rsid w:val="00AF344A"/>
    <w:rsid w:val="00AF4236"/>
    <w:rsid w:val="00AF6B37"/>
    <w:rsid w:val="00AF773A"/>
    <w:rsid w:val="00B0139F"/>
    <w:rsid w:val="00B07D5C"/>
    <w:rsid w:val="00B130A2"/>
    <w:rsid w:val="00B133E1"/>
    <w:rsid w:val="00B15BC7"/>
    <w:rsid w:val="00B17F19"/>
    <w:rsid w:val="00B17F59"/>
    <w:rsid w:val="00B225DF"/>
    <w:rsid w:val="00B2480A"/>
    <w:rsid w:val="00B262FB"/>
    <w:rsid w:val="00B32110"/>
    <w:rsid w:val="00B34320"/>
    <w:rsid w:val="00B37290"/>
    <w:rsid w:val="00B42223"/>
    <w:rsid w:val="00B47C24"/>
    <w:rsid w:val="00B5121E"/>
    <w:rsid w:val="00B55FE2"/>
    <w:rsid w:val="00B579C6"/>
    <w:rsid w:val="00B65D76"/>
    <w:rsid w:val="00B677FA"/>
    <w:rsid w:val="00B67B67"/>
    <w:rsid w:val="00B71E48"/>
    <w:rsid w:val="00B74998"/>
    <w:rsid w:val="00B76BA5"/>
    <w:rsid w:val="00B76D4A"/>
    <w:rsid w:val="00B82184"/>
    <w:rsid w:val="00B83306"/>
    <w:rsid w:val="00B844FF"/>
    <w:rsid w:val="00B8454F"/>
    <w:rsid w:val="00B84A09"/>
    <w:rsid w:val="00BA1E73"/>
    <w:rsid w:val="00BA3C04"/>
    <w:rsid w:val="00BA63CB"/>
    <w:rsid w:val="00BA7D8A"/>
    <w:rsid w:val="00BB4F9E"/>
    <w:rsid w:val="00BB64A5"/>
    <w:rsid w:val="00BB6A77"/>
    <w:rsid w:val="00BB71E5"/>
    <w:rsid w:val="00BC2DAC"/>
    <w:rsid w:val="00BC48AF"/>
    <w:rsid w:val="00BD376B"/>
    <w:rsid w:val="00BD5B51"/>
    <w:rsid w:val="00BD6626"/>
    <w:rsid w:val="00BE38B8"/>
    <w:rsid w:val="00BE3ED7"/>
    <w:rsid w:val="00BE548A"/>
    <w:rsid w:val="00BF48B3"/>
    <w:rsid w:val="00BF5835"/>
    <w:rsid w:val="00C00C63"/>
    <w:rsid w:val="00C02CD4"/>
    <w:rsid w:val="00C040E9"/>
    <w:rsid w:val="00C04BED"/>
    <w:rsid w:val="00C07614"/>
    <w:rsid w:val="00C07BD8"/>
    <w:rsid w:val="00C13411"/>
    <w:rsid w:val="00C13F3C"/>
    <w:rsid w:val="00C15407"/>
    <w:rsid w:val="00C17593"/>
    <w:rsid w:val="00C17BDA"/>
    <w:rsid w:val="00C239CA"/>
    <w:rsid w:val="00C2424C"/>
    <w:rsid w:val="00C25D7C"/>
    <w:rsid w:val="00C26E22"/>
    <w:rsid w:val="00C32C98"/>
    <w:rsid w:val="00C40C5B"/>
    <w:rsid w:val="00C44209"/>
    <w:rsid w:val="00C44288"/>
    <w:rsid w:val="00C4740C"/>
    <w:rsid w:val="00C51C67"/>
    <w:rsid w:val="00C53361"/>
    <w:rsid w:val="00C57B39"/>
    <w:rsid w:val="00C635C0"/>
    <w:rsid w:val="00C6485B"/>
    <w:rsid w:val="00C65AAF"/>
    <w:rsid w:val="00C72C19"/>
    <w:rsid w:val="00C81B9E"/>
    <w:rsid w:val="00C81D35"/>
    <w:rsid w:val="00C82666"/>
    <w:rsid w:val="00C827BE"/>
    <w:rsid w:val="00C91C9D"/>
    <w:rsid w:val="00C9528F"/>
    <w:rsid w:val="00CA4AF2"/>
    <w:rsid w:val="00CA4E70"/>
    <w:rsid w:val="00CB1A36"/>
    <w:rsid w:val="00CB42FA"/>
    <w:rsid w:val="00CC0C2C"/>
    <w:rsid w:val="00CC0F5C"/>
    <w:rsid w:val="00CC39E0"/>
    <w:rsid w:val="00CC513B"/>
    <w:rsid w:val="00CC52F1"/>
    <w:rsid w:val="00CC7DFF"/>
    <w:rsid w:val="00CD276D"/>
    <w:rsid w:val="00CE1BB1"/>
    <w:rsid w:val="00CE484E"/>
    <w:rsid w:val="00CE56D7"/>
    <w:rsid w:val="00CE6DB8"/>
    <w:rsid w:val="00CE7C4A"/>
    <w:rsid w:val="00CF62EC"/>
    <w:rsid w:val="00CF6BD3"/>
    <w:rsid w:val="00D00167"/>
    <w:rsid w:val="00D0081A"/>
    <w:rsid w:val="00D00D71"/>
    <w:rsid w:val="00D023D5"/>
    <w:rsid w:val="00D04128"/>
    <w:rsid w:val="00D046A7"/>
    <w:rsid w:val="00D052F9"/>
    <w:rsid w:val="00D073C8"/>
    <w:rsid w:val="00D07F0A"/>
    <w:rsid w:val="00D112D4"/>
    <w:rsid w:val="00D16D24"/>
    <w:rsid w:val="00D24D49"/>
    <w:rsid w:val="00D27696"/>
    <w:rsid w:val="00D3029D"/>
    <w:rsid w:val="00D303EF"/>
    <w:rsid w:val="00D30D80"/>
    <w:rsid w:val="00D3611F"/>
    <w:rsid w:val="00D36CC4"/>
    <w:rsid w:val="00D40045"/>
    <w:rsid w:val="00D403BB"/>
    <w:rsid w:val="00D4311F"/>
    <w:rsid w:val="00D54129"/>
    <w:rsid w:val="00D552EA"/>
    <w:rsid w:val="00D600CC"/>
    <w:rsid w:val="00D605AB"/>
    <w:rsid w:val="00D60D87"/>
    <w:rsid w:val="00D60E32"/>
    <w:rsid w:val="00D70B5D"/>
    <w:rsid w:val="00D74875"/>
    <w:rsid w:val="00D7557D"/>
    <w:rsid w:val="00D80744"/>
    <w:rsid w:val="00D80936"/>
    <w:rsid w:val="00D83660"/>
    <w:rsid w:val="00D855B9"/>
    <w:rsid w:val="00D86B1D"/>
    <w:rsid w:val="00D87259"/>
    <w:rsid w:val="00D93539"/>
    <w:rsid w:val="00D94F36"/>
    <w:rsid w:val="00DA087F"/>
    <w:rsid w:val="00DA2E6E"/>
    <w:rsid w:val="00DA52E2"/>
    <w:rsid w:val="00DB1238"/>
    <w:rsid w:val="00DB4E6B"/>
    <w:rsid w:val="00DB709B"/>
    <w:rsid w:val="00DC27D8"/>
    <w:rsid w:val="00DC600B"/>
    <w:rsid w:val="00DC660C"/>
    <w:rsid w:val="00DC77B7"/>
    <w:rsid w:val="00DD0988"/>
    <w:rsid w:val="00DD110B"/>
    <w:rsid w:val="00DD48B2"/>
    <w:rsid w:val="00DD54AE"/>
    <w:rsid w:val="00DD54C4"/>
    <w:rsid w:val="00DD6FD3"/>
    <w:rsid w:val="00DE235C"/>
    <w:rsid w:val="00DE462F"/>
    <w:rsid w:val="00DE637F"/>
    <w:rsid w:val="00DE6DA3"/>
    <w:rsid w:val="00DE7D6C"/>
    <w:rsid w:val="00DF1787"/>
    <w:rsid w:val="00DF2B72"/>
    <w:rsid w:val="00DF3BBC"/>
    <w:rsid w:val="00DF6BC6"/>
    <w:rsid w:val="00DF7442"/>
    <w:rsid w:val="00E013E8"/>
    <w:rsid w:val="00E0262D"/>
    <w:rsid w:val="00E11AA4"/>
    <w:rsid w:val="00E126A1"/>
    <w:rsid w:val="00E14287"/>
    <w:rsid w:val="00E15BC7"/>
    <w:rsid w:val="00E217D2"/>
    <w:rsid w:val="00E24D73"/>
    <w:rsid w:val="00E305FB"/>
    <w:rsid w:val="00E31ADA"/>
    <w:rsid w:val="00E3405A"/>
    <w:rsid w:val="00E362C8"/>
    <w:rsid w:val="00E37C0D"/>
    <w:rsid w:val="00E37CF9"/>
    <w:rsid w:val="00E40B57"/>
    <w:rsid w:val="00E41B8B"/>
    <w:rsid w:val="00E42B4D"/>
    <w:rsid w:val="00E43B00"/>
    <w:rsid w:val="00E43D97"/>
    <w:rsid w:val="00E45560"/>
    <w:rsid w:val="00E4611A"/>
    <w:rsid w:val="00E4759A"/>
    <w:rsid w:val="00E50F38"/>
    <w:rsid w:val="00E51865"/>
    <w:rsid w:val="00E5471B"/>
    <w:rsid w:val="00E5482C"/>
    <w:rsid w:val="00E60CDA"/>
    <w:rsid w:val="00E62B7F"/>
    <w:rsid w:val="00E62E8B"/>
    <w:rsid w:val="00E64DB0"/>
    <w:rsid w:val="00E65A6E"/>
    <w:rsid w:val="00E67E48"/>
    <w:rsid w:val="00E70939"/>
    <w:rsid w:val="00E75231"/>
    <w:rsid w:val="00E7657D"/>
    <w:rsid w:val="00E80F74"/>
    <w:rsid w:val="00E8474F"/>
    <w:rsid w:val="00E85B15"/>
    <w:rsid w:val="00E85DE6"/>
    <w:rsid w:val="00E868CA"/>
    <w:rsid w:val="00E874A4"/>
    <w:rsid w:val="00E87BBF"/>
    <w:rsid w:val="00E91B12"/>
    <w:rsid w:val="00E91D58"/>
    <w:rsid w:val="00E94BFF"/>
    <w:rsid w:val="00E95E81"/>
    <w:rsid w:val="00EA1767"/>
    <w:rsid w:val="00EA3E20"/>
    <w:rsid w:val="00EA3E65"/>
    <w:rsid w:val="00EA60AD"/>
    <w:rsid w:val="00EB7C52"/>
    <w:rsid w:val="00EC340A"/>
    <w:rsid w:val="00EC4C7B"/>
    <w:rsid w:val="00EC76D4"/>
    <w:rsid w:val="00EC7BE2"/>
    <w:rsid w:val="00ED15CA"/>
    <w:rsid w:val="00ED512E"/>
    <w:rsid w:val="00ED648E"/>
    <w:rsid w:val="00ED6DCF"/>
    <w:rsid w:val="00EE34A3"/>
    <w:rsid w:val="00EE3A71"/>
    <w:rsid w:val="00EE41BF"/>
    <w:rsid w:val="00EE491B"/>
    <w:rsid w:val="00EE6339"/>
    <w:rsid w:val="00EE7BC2"/>
    <w:rsid w:val="00EE7BDF"/>
    <w:rsid w:val="00EF035E"/>
    <w:rsid w:val="00EF1C19"/>
    <w:rsid w:val="00EF44AC"/>
    <w:rsid w:val="00EF4B82"/>
    <w:rsid w:val="00EF6673"/>
    <w:rsid w:val="00F006B3"/>
    <w:rsid w:val="00F03D57"/>
    <w:rsid w:val="00F05C6A"/>
    <w:rsid w:val="00F075CD"/>
    <w:rsid w:val="00F07F00"/>
    <w:rsid w:val="00F10106"/>
    <w:rsid w:val="00F139DB"/>
    <w:rsid w:val="00F14A05"/>
    <w:rsid w:val="00F16630"/>
    <w:rsid w:val="00F16919"/>
    <w:rsid w:val="00F16AAE"/>
    <w:rsid w:val="00F20A2C"/>
    <w:rsid w:val="00F20D97"/>
    <w:rsid w:val="00F21B41"/>
    <w:rsid w:val="00F225E7"/>
    <w:rsid w:val="00F229AC"/>
    <w:rsid w:val="00F27C6B"/>
    <w:rsid w:val="00F302EB"/>
    <w:rsid w:val="00F3178A"/>
    <w:rsid w:val="00F33792"/>
    <w:rsid w:val="00F33E55"/>
    <w:rsid w:val="00F34E51"/>
    <w:rsid w:val="00F367FB"/>
    <w:rsid w:val="00F377C5"/>
    <w:rsid w:val="00F4101C"/>
    <w:rsid w:val="00F42C72"/>
    <w:rsid w:val="00F42F3E"/>
    <w:rsid w:val="00F43377"/>
    <w:rsid w:val="00F522E8"/>
    <w:rsid w:val="00F5409C"/>
    <w:rsid w:val="00F552D6"/>
    <w:rsid w:val="00F5711E"/>
    <w:rsid w:val="00F60808"/>
    <w:rsid w:val="00F611DE"/>
    <w:rsid w:val="00F6252D"/>
    <w:rsid w:val="00F64F16"/>
    <w:rsid w:val="00F74FE7"/>
    <w:rsid w:val="00F767B7"/>
    <w:rsid w:val="00F820EB"/>
    <w:rsid w:val="00F84289"/>
    <w:rsid w:val="00F960EC"/>
    <w:rsid w:val="00F96F95"/>
    <w:rsid w:val="00FB170B"/>
    <w:rsid w:val="00FB2E40"/>
    <w:rsid w:val="00FB379C"/>
    <w:rsid w:val="00FB4F16"/>
    <w:rsid w:val="00FC1DE6"/>
    <w:rsid w:val="00FC1E21"/>
    <w:rsid w:val="00FC55CD"/>
    <w:rsid w:val="00FC5E13"/>
    <w:rsid w:val="00FC7660"/>
    <w:rsid w:val="00FD076F"/>
    <w:rsid w:val="00FD0FD2"/>
    <w:rsid w:val="00FD1BF0"/>
    <w:rsid w:val="00FD29FB"/>
    <w:rsid w:val="00FD3A4F"/>
    <w:rsid w:val="00FD67DB"/>
    <w:rsid w:val="00FD7AAD"/>
    <w:rsid w:val="00FD7BBD"/>
    <w:rsid w:val="00FE2136"/>
    <w:rsid w:val="00FE2395"/>
    <w:rsid w:val="00FE4C40"/>
    <w:rsid w:val="00FE644C"/>
    <w:rsid w:val="00FE7FD9"/>
    <w:rsid w:val="00FF2769"/>
    <w:rsid w:val="65F948DD"/>
    <w:rsid w:val="74911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AutoShape 448"/>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qFormat/>
    <w:uiPriority w:val="99"/>
    <w:pPr>
      <w:jc w:val="left"/>
    </w:pPr>
  </w:style>
  <w:style w:type="paragraph" w:styleId="3">
    <w:name w:val="Body Text Indent"/>
    <w:basedOn w:val="1"/>
    <w:link w:val="17"/>
    <w:uiPriority w:val="0"/>
    <w:pPr>
      <w:ind w:firstLine="420" w:firstLineChars="200"/>
    </w:pPr>
    <w:rPr>
      <w:rFonts w:ascii="Times New Roman" w:hAnsi="Times New Roman" w:eastAsia="宋体" w:cs="Times New Roman"/>
      <w:szCs w:val="24"/>
    </w:rPr>
  </w:style>
  <w:style w:type="paragraph" w:styleId="4">
    <w:name w:val="Balloon Text"/>
    <w:basedOn w:val="1"/>
    <w:link w:val="21"/>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20"/>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5"/>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2"/>
    <w:semiHidden/>
    <w:unhideWhenUsed/>
    <w:uiPriority w:val="99"/>
    <w:rPr>
      <w:b/>
      <w:bCs/>
    </w:rPr>
  </w:style>
  <w:style w:type="table" w:styleId="11">
    <w:name w:val="Table Grid"/>
    <w:basedOn w:val="10"/>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annotation reference"/>
    <w:basedOn w:val="12"/>
    <w:semiHidden/>
    <w:unhideWhenUsed/>
    <w:uiPriority w:val="99"/>
    <w:rPr>
      <w:sz w:val="21"/>
      <w:szCs w:val="21"/>
    </w:rPr>
  </w:style>
  <w:style w:type="character" w:customStyle="1" w:styleId="14">
    <w:name w:val="页脚 Char"/>
    <w:basedOn w:val="12"/>
    <w:link w:val="5"/>
    <w:qFormat/>
    <w:uiPriority w:val="99"/>
    <w:rPr>
      <w:sz w:val="18"/>
      <w:szCs w:val="18"/>
    </w:rPr>
  </w:style>
  <w:style w:type="character" w:customStyle="1" w:styleId="15">
    <w:name w:val="标题 Char"/>
    <w:basedOn w:val="12"/>
    <w:link w:val="8"/>
    <w:qFormat/>
    <w:uiPriority w:val="10"/>
    <w:rPr>
      <w:rFonts w:asciiTheme="majorHAnsi" w:hAnsiTheme="majorHAnsi" w:eastAsiaTheme="majorEastAsia" w:cstheme="majorBidi"/>
      <w:b/>
      <w:bCs/>
      <w:sz w:val="32"/>
      <w:szCs w:val="32"/>
    </w:rPr>
  </w:style>
  <w:style w:type="paragraph" w:styleId="16">
    <w:name w:val="List Paragraph"/>
    <w:basedOn w:val="1"/>
    <w:qFormat/>
    <w:uiPriority w:val="34"/>
    <w:pPr>
      <w:ind w:firstLine="420" w:firstLineChars="200"/>
    </w:pPr>
  </w:style>
  <w:style w:type="character" w:customStyle="1" w:styleId="17">
    <w:name w:val="正文文本缩进 Char"/>
    <w:basedOn w:val="12"/>
    <w:link w:val="3"/>
    <w:qFormat/>
    <w:uiPriority w:val="0"/>
    <w:rPr>
      <w:rFonts w:ascii="Times New Roman" w:hAnsi="Times New Roman" w:eastAsia="宋体" w:cs="Times New Roman"/>
      <w:szCs w:val="24"/>
    </w:rPr>
  </w:style>
  <w:style w:type="character" w:customStyle="1" w:styleId="18">
    <w:name w:val="批注文字 Char"/>
    <w:basedOn w:val="12"/>
    <w:link w:val="2"/>
    <w:qFormat/>
    <w:uiPriority w:val="99"/>
  </w:style>
  <w:style w:type="character" w:styleId="19">
    <w:name w:val="Placeholder Text"/>
    <w:basedOn w:val="12"/>
    <w:semiHidden/>
    <w:qFormat/>
    <w:uiPriority w:val="99"/>
    <w:rPr>
      <w:color w:val="808080"/>
    </w:rPr>
  </w:style>
  <w:style w:type="character" w:customStyle="1" w:styleId="20">
    <w:name w:val="页眉 Char"/>
    <w:basedOn w:val="12"/>
    <w:link w:val="6"/>
    <w:qFormat/>
    <w:uiPriority w:val="99"/>
    <w:rPr>
      <w:sz w:val="18"/>
      <w:szCs w:val="18"/>
    </w:rPr>
  </w:style>
  <w:style w:type="character" w:customStyle="1" w:styleId="21">
    <w:name w:val="批注框文本 Char"/>
    <w:basedOn w:val="12"/>
    <w:link w:val="4"/>
    <w:semiHidden/>
    <w:qFormat/>
    <w:uiPriority w:val="99"/>
    <w:rPr>
      <w:sz w:val="18"/>
      <w:szCs w:val="18"/>
    </w:rPr>
  </w:style>
  <w:style w:type="character" w:customStyle="1" w:styleId="22">
    <w:name w:val="批注主题 Char"/>
    <w:basedOn w:val="18"/>
    <w:link w:val="9"/>
    <w:semiHidden/>
    <w:qFormat/>
    <w:uiPriority w:val="99"/>
    <w:rPr>
      <w:b/>
      <w:bCs/>
    </w:rPr>
  </w:style>
  <w:style w:type="paragraph" w:customStyle="1" w:styleId="23">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4">
    <w:name w:val="Char1"/>
    <w:basedOn w:val="1"/>
    <w:qFormat/>
    <w:uiPriority w:val="0"/>
    <w:pPr>
      <w:widowControl/>
      <w:spacing w:line="300" w:lineRule="auto"/>
      <w:ind w:firstLine="480" w:firstLineChars="200"/>
    </w:pPr>
    <w:rPr>
      <w:rFonts w:ascii="Verdana" w:hAnsi="Verdana" w:eastAsia="宋体" w:cs="Times New Roman"/>
      <w:kern w:val="0"/>
      <w:szCs w:val="20"/>
      <w:lang w:eastAsia="en-US"/>
    </w:rPr>
  </w:style>
  <w:style w:type="paragraph" w:customStyle="1" w:styleId="25">
    <w:name w:val="Char Char Char Char Char Char Char Char Char Char Char Char Char Char Char Char Char Char Char"/>
    <w:basedOn w:val="1"/>
    <w:qFormat/>
    <w:uiPriority w:val="0"/>
    <w:pPr>
      <w:widowControl/>
      <w:spacing w:line="300" w:lineRule="auto"/>
      <w:ind w:firstLine="200" w:firstLineChars="200"/>
    </w:pPr>
    <w:rPr>
      <w:rFonts w:ascii="Times New Roman" w:hAnsi="Times New Roman" w:eastAsia="宋体" w:cs="Times New Roman"/>
      <w:szCs w:val="20"/>
    </w:rPr>
  </w:style>
  <w:style w:type="paragraph" w:customStyle="1" w:styleId="26">
    <w:name w:val="MTDisplayEquation"/>
    <w:basedOn w:val="1"/>
    <w:next w:val="1"/>
    <w:link w:val="27"/>
    <w:qFormat/>
    <w:uiPriority w:val="0"/>
    <w:pPr>
      <w:tabs>
        <w:tab w:val="center" w:pos="4160"/>
        <w:tab w:val="right" w:pos="8300"/>
      </w:tabs>
    </w:pPr>
    <w:rPr>
      <w:rFonts w:ascii="Times New Roman" w:hAnsi="Times New Roman" w:eastAsia="仿宋" w:cs="Times New Roman"/>
      <w:sz w:val="24"/>
      <w:szCs w:val="24"/>
    </w:rPr>
  </w:style>
  <w:style w:type="character" w:customStyle="1" w:styleId="27">
    <w:name w:val="MTDisplayEquation Char"/>
    <w:basedOn w:val="12"/>
    <w:link w:val="26"/>
    <w:qFormat/>
    <w:uiPriority w:val="0"/>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9.bin"/><Relationship Id="rId98" Type="http://schemas.openxmlformats.org/officeDocument/2006/relationships/oleObject" Target="embeddings/oleObject58.bin"/><Relationship Id="rId97" Type="http://schemas.openxmlformats.org/officeDocument/2006/relationships/oleObject" Target="embeddings/oleObject57.bin"/><Relationship Id="rId96" Type="http://schemas.openxmlformats.org/officeDocument/2006/relationships/oleObject" Target="embeddings/oleObject56.bin"/><Relationship Id="rId95" Type="http://schemas.openxmlformats.org/officeDocument/2006/relationships/oleObject" Target="embeddings/oleObject55.bin"/><Relationship Id="rId94" Type="http://schemas.openxmlformats.org/officeDocument/2006/relationships/oleObject" Target="embeddings/oleObject54.bin"/><Relationship Id="rId93" Type="http://schemas.openxmlformats.org/officeDocument/2006/relationships/oleObject" Target="embeddings/oleObject53.bin"/><Relationship Id="rId92" Type="http://schemas.openxmlformats.org/officeDocument/2006/relationships/image" Target="media/image36.png"/><Relationship Id="rId91" Type="http://schemas.openxmlformats.org/officeDocument/2006/relationships/oleObject" Target="embeddings/oleObject52.bin"/><Relationship Id="rId90" Type="http://schemas.openxmlformats.org/officeDocument/2006/relationships/oleObject" Target="embeddings/oleObject51.bin"/><Relationship Id="rId9" Type="http://schemas.openxmlformats.org/officeDocument/2006/relationships/oleObject" Target="embeddings/oleObject3.bin"/><Relationship Id="rId89" Type="http://schemas.openxmlformats.org/officeDocument/2006/relationships/image" Target="media/image35.wmf"/><Relationship Id="rId88" Type="http://schemas.openxmlformats.org/officeDocument/2006/relationships/oleObject" Target="embeddings/oleObject50.bin"/><Relationship Id="rId87" Type="http://schemas.openxmlformats.org/officeDocument/2006/relationships/image" Target="media/image34.wmf"/><Relationship Id="rId86" Type="http://schemas.openxmlformats.org/officeDocument/2006/relationships/oleObject" Target="embeddings/oleObject49.bin"/><Relationship Id="rId85" Type="http://schemas.openxmlformats.org/officeDocument/2006/relationships/image" Target="media/image33.wmf"/><Relationship Id="rId84" Type="http://schemas.openxmlformats.org/officeDocument/2006/relationships/oleObject" Target="embeddings/oleObject48.bin"/><Relationship Id="rId83" Type="http://schemas.openxmlformats.org/officeDocument/2006/relationships/oleObject" Target="embeddings/oleObject47.bin"/><Relationship Id="rId82" Type="http://schemas.openxmlformats.org/officeDocument/2006/relationships/image" Target="media/image32.wmf"/><Relationship Id="rId81" Type="http://schemas.openxmlformats.org/officeDocument/2006/relationships/oleObject" Target="embeddings/oleObject46.bin"/><Relationship Id="rId80" Type="http://schemas.openxmlformats.org/officeDocument/2006/relationships/image" Target="media/image31.wmf"/><Relationship Id="rId8" Type="http://schemas.openxmlformats.org/officeDocument/2006/relationships/image" Target="media/image2.wmf"/><Relationship Id="rId79" Type="http://schemas.openxmlformats.org/officeDocument/2006/relationships/oleObject" Target="embeddings/oleObject45.bin"/><Relationship Id="rId78" Type="http://schemas.openxmlformats.org/officeDocument/2006/relationships/image" Target="media/image30.wmf"/><Relationship Id="rId77" Type="http://schemas.openxmlformats.org/officeDocument/2006/relationships/oleObject" Target="embeddings/oleObject44.bin"/><Relationship Id="rId769" Type="http://schemas.microsoft.com/office/2011/relationships/people" Target="people.xml"/><Relationship Id="rId768" Type="http://schemas.openxmlformats.org/officeDocument/2006/relationships/fontTable" Target="fontTable.xml"/><Relationship Id="rId767" Type="http://schemas.openxmlformats.org/officeDocument/2006/relationships/customXml" Target="../customXml/item2.xml"/><Relationship Id="rId766" Type="http://schemas.openxmlformats.org/officeDocument/2006/relationships/customXml" Target="../customXml/item1.xml"/><Relationship Id="rId765" Type="http://schemas.openxmlformats.org/officeDocument/2006/relationships/image" Target="media/image316.wmf"/><Relationship Id="rId764" Type="http://schemas.openxmlformats.org/officeDocument/2006/relationships/oleObject" Target="embeddings/oleObject445.bin"/><Relationship Id="rId763" Type="http://schemas.openxmlformats.org/officeDocument/2006/relationships/oleObject" Target="embeddings/oleObject444.bin"/><Relationship Id="rId762" Type="http://schemas.openxmlformats.org/officeDocument/2006/relationships/oleObject" Target="embeddings/oleObject443.bin"/><Relationship Id="rId761" Type="http://schemas.openxmlformats.org/officeDocument/2006/relationships/image" Target="media/image315.wmf"/><Relationship Id="rId760" Type="http://schemas.openxmlformats.org/officeDocument/2006/relationships/oleObject" Target="embeddings/oleObject442.bin"/><Relationship Id="rId76" Type="http://schemas.openxmlformats.org/officeDocument/2006/relationships/oleObject" Target="embeddings/oleObject43.bin"/><Relationship Id="rId759" Type="http://schemas.openxmlformats.org/officeDocument/2006/relationships/image" Target="media/image314.wmf"/><Relationship Id="rId758" Type="http://schemas.openxmlformats.org/officeDocument/2006/relationships/oleObject" Target="embeddings/oleObject441.bin"/><Relationship Id="rId757" Type="http://schemas.openxmlformats.org/officeDocument/2006/relationships/oleObject" Target="embeddings/oleObject440.bin"/><Relationship Id="rId756" Type="http://schemas.openxmlformats.org/officeDocument/2006/relationships/image" Target="media/image313.wmf"/><Relationship Id="rId755" Type="http://schemas.openxmlformats.org/officeDocument/2006/relationships/oleObject" Target="embeddings/oleObject439.bin"/><Relationship Id="rId754" Type="http://schemas.openxmlformats.org/officeDocument/2006/relationships/oleObject" Target="embeddings/oleObject438.bin"/><Relationship Id="rId753" Type="http://schemas.openxmlformats.org/officeDocument/2006/relationships/image" Target="media/image312.wmf"/><Relationship Id="rId752" Type="http://schemas.openxmlformats.org/officeDocument/2006/relationships/oleObject" Target="embeddings/oleObject437.bin"/><Relationship Id="rId751" Type="http://schemas.openxmlformats.org/officeDocument/2006/relationships/image" Target="media/image311.wmf"/><Relationship Id="rId750" Type="http://schemas.openxmlformats.org/officeDocument/2006/relationships/oleObject" Target="embeddings/oleObject436.bin"/><Relationship Id="rId75" Type="http://schemas.openxmlformats.org/officeDocument/2006/relationships/oleObject" Target="embeddings/oleObject42.bin"/><Relationship Id="rId749" Type="http://schemas.openxmlformats.org/officeDocument/2006/relationships/image" Target="media/image310.wmf"/><Relationship Id="rId748" Type="http://schemas.openxmlformats.org/officeDocument/2006/relationships/oleObject" Target="embeddings/oleObject435.bin"/><Relationship Id="rId747" Type="http://schemas.openxmlformats.org/officeDocument/2006/relationships/image" Target="media/image309.wmf"/><Relationship Id="rId746" Type="http://schemas.openxmlformats.org/officeDocument/2006/relationships/oleObject" Target="embeddings/oleObject434.bin"/><Relationship Id="rId745" Type="http://schemas.openxmlformats.org/officeDocument/2006/relationships/image" Target="media/image308.wmf"/><Relationship Id="rId744" Type="http://schemas.openxmlformats.org/officeDocument/2006/relationships/oleObject" Target="embeddings/oleObject433.bin"/><Relationship Id="rId743" Type="http://schemas.openxmlformats.org/officeDocument/2006/relationships/oleObject" Target="embeddings/oleObject432.bin"/><Relationship Id="rId742" Type="http://schemas.openxmlformats.org/officeDocument/2006/relationships/image" Target="media/image307.png"/><Relationship Id="rId741" Type="http://schemas.openxmlformats.org/officeDocument/2006/relationships/oleObject" Target="embeddings/oleObject431.bin"/><Relationship Id="rId740" Type="http://schemas.openxmlformats.org/officeDocument/2006/relationships/image" Target="media/image306.wmf"/><Relationship Id="rId74" Type="http://schemas.openxmlformats.org/officeDocument/2006/relationships/oleObject" Target="embeddings/oleObject41.bin"/><Relationship Id="rId739" Type="http://schemas.openxmlformats.org/officeDocument/2006/relationships/oleObject" Target="embeddings/oleObject430.bin"/><Relationship Id="rId738" Type="http://schemas.openxmlformats.org/officeDocument/2006/relationships/image" Target="media/image305.wmf"/><Relationship Id="rId737" Type="http://schemas.openxmlformats.org/officeDocument/2006/relationships/oleObject" Target="embeddings/oleObject429.bin"/><Relationship Id="rId736" Type="http://schemas.openxmlformats.org/officeDocument/2006/relationships/oleObject" Target="embeddings/oleObject428.bin"/><Relationship Id="rId735" Type="http://schemas.openxmlformats.org/officeDocument/2006/relationships/oleObject" Target="embeddings/oleObject427.bin"/><Relationship Id="rId734" Type="http://schemas.openxmlformats.org/officeDocument/2006/relationships/image" Target="media/image304.wmf"/><Relationship Id="rId733" Type="http://schemas.openxmlformats.org/officeDocument/2006/relationships/oleObject" Target="embeddings/oleObject426.bin"/><Relationship Id="rId732" Type="http://schemas.openxmlformats.org/officeDocument/2006/relationships/image" Target="media/image303.wmf"/><Relationship Id="rId731" Type="http://schemas.openxmlformats.org/officeDocument/2006/relationships/oleObject" Target="embeddings/oleObject425.bin"/><Relationship Id="rId730" Type="http://schemas.openxmlformats.org/officeDocument/2006/relationships/oleObject" Target="embeddings/oleObject424.bin"/><Relationship Id="rId73" Type="http://schemas.openxmlformats.org/officeDocument/2006/relationships/oleObject" Target="embeddings/oleObject40.bin"/><Relationship Id="rId729" Type="http://schemas.openxmlformats.org/officeDocument/2006/relationships/oleObject" Target="embeddings/oleObject423.bin"/><Relationship Id="rId728" Type="http://schemas.openxmlformats.org/officeDocument/2006/relationships/oleObject" Target="embeddings/oleObject422.bin"/><Relationship Id="rId727" Type="http://schemas.openxmlformats.org/officeDocument/2006/relationships/image" Target="media/image302.wmf"/><Relationship Id="rId726" Type="http://schemas.openxmlformats.org/officeDocument/2006/relationships/oleObject" Target="embeddings/oleObject421.bin"/><Relationship Id="rId725" Type="http://schemas.openxmlformats.org/officeDocument/2006/relationships/image" Target="media/image301.wmf"/><Relationship Id="rId724" Type="http://schemas.openxmlformats.org/officeDocument/2006/relationships/oleObject" Target="embeddings/oleObject420.bin"/><Relationship Id="rId723" Type="http://schemas.openxmlformats.org/officeDocument/2006/relationships/image" Target="media/image300.wmf"/><Relationship Id="rId722" Type="http://schemas.openxmlformats.org/officeDocument/2006/relationships/oleObject" Target="embeddings/oleObject419.bin"/><Relationship Id="rId721" Type="http://schemas.openxmlformats.org/officeDocument/2006/relationships/oleObject" Target="embeddings/oleObject418.bin"/><Relationship Id="rId720" Type="http://schemas.openxmlformats.org/officeDocument/2006/relationships/image" Target="media/image299.wmf"/><Relationship Id="rId72" Type="http://schemas.openxmlformats.org/officeDocument/2006/relationships/image" Target="media/image29.wmf"/><Relationship Id="rId719" Type="http://schemas.openxmlformats.org/officeDocument/2006/relationships/oleObject" Target="embeddings/oleObject417.bin"/><Relationship Id="rId718" Type="http://schemas.openxmlformats.org/officeDocument/2006/relationships/oleObject" Target="embeddings/oleObject416.bin"/><Relationship Id="rId717" Type="http://schemas.openxmlformats.org/officeDocument/2006/relationships/oleObject" Target="embeddings/oleObject415.bin"/><Relationship Id="rId716" Type="http://schemas.openxmlformats.org/officeDocument/2006/relationships/oleObject" Target="embeddings/oleObject414.bin"/><Relationship Id="rId715" Type="http://schemas.openxmlformats.org/officeDocument/2006/relationships/oleObject" Target="embeddings/oleObject413.bin"/><Relationship Id="rId714" Type="http://schemas.openxmlformats.org/officeDocument/2006/relationships/oleObject" Target="embeddings/oleObject412.bin"/><Relationship Id="rId713" Type="http://schemas.openxmlformats.org/officeDocument/2006/relationships/image" Target="media/image298.wmf"/><Relationship Id="rId712" Type="http://schemas.openxmlformats.org/officeDocument/2006/relationships/oleObject" Target="embeddings/oleObject411.bin"/><Relationship Id="rId711" Type="http://schemas.openxmlformats.org/officeDocument/2006/relationships/oleObject" Target="embeddings/oleObject410.bin"/><Relationship Id="rId710" Type="http://schemas.openxmlformats.org/officeDocument/2006/relationships/image" Target="media/image297.wmf"/><Relationship Id="rId71" Type="http://schemas.openxmlformats.org/officeDocument/2006/relationships/oleObject" Target="embeddings/oleObject39.bin"/><Relationship Id="rId709" Type="http://schemas.openxmlformats.org/officeDocument/2006/relationships/oleObject" Target="embeddings/oleObject409.bin"/><Relationship Id="rId708" Type="http://schemas.openxmlformats.org/officeDocument/2006/relationships/oleObject" Target="embeddings/oleObject408.bin"/><Relationship Id="rId707" Type="http://schemas.openxmlformats.org/officeDocument/2006/relationships/oleObject" Target="embeddings/oleObject407.bin"/><Relationship Id="rId706" Type="http://schemas.openxmlformats.org/officeDocument/2006/relationships/oleObject" Target="embeddings/oleObject406.bin"/><Relationship Id="rId705" Type="http://schemas.openxmlformats.org/officeDocument/2006/relationships/oleObject" Target="embeddings/oleObject405.bin"/><Relationship Id="rId704" Type="http://schemas.openxmlformats.org/officeDocument/2006/relationships/image" Target="media/image296.wmf"/><Relationship Id="rId703" Type="http://schemas.openxmlformats.org/officeDocument/2006/relationships/oleObject" Target="embeddings/oleObject404.bin"/><Relationship Id="rId702" Type="http://schemas.openxmlformats.org/officeDocument/2006/relationships/image" Target="media/image295.wmf"/><Relationship Id="rId701" Type="http://schemas.openxmlformats.org/officeDocument/2006/relationships/oleObject" Target="embeddings/oleObject403.bin"/><Relationship Id="rId700" Type="http://schemas.openxmlformats.org/officeDocument/2006/relationships/oleObject" Target="embeddings/oleObject402.bin"/><Relationship Id="rId70" Type="http://schemas.openxmlformats.org/officeDocument/2006/relationships/image" Target="media/image28.wmf"/><Relationship Id="rId7" Type="http://schemas.openxmlformats.org/officeDocument/2006/relationships/oleObject" Target="embeddings/oleObject2.bin"/><Relationship Id="rId699" Type="http://schemas.openxmlformats.org/officeDocument/2006/relationships/oleObject" Target="embeddings/oleObject401.bin"/><Relationship Id="rId698" Type="http://schemas.openxmlformats.org/officeDocument/2006/relationships/image" Target="media/image294.wmf"/><Relationship Id="rId697" Type="http://schemas.openxmlformats.org/officeDocument/2006/relationships/oleObject" Target="embeddings/oleObject400.bin"/><Relationship Id="rId696" Type="http://schemas.openxmlformats.org/officeDocument/2006/relationships/image" Target="media/image293.wmf"/><Relationship Id="rId695" Type="http://schemas.openxmlformats.org/officeDocument/2006/relationships/oleObject" Target="embeddings/oleObject399.bin"/><Relationship Id="rId694" Type="http://schemas.openxmlformats.org/officeDocument/2006/relationships/image" Target="media/image292.wmf"/><Relationship Id="rId693" Type="http://schemas.openxmlformats.org/officeDocument/2006/relationships/oleObject" Target="embeddings/oleObject398.bin"/><Relationship Id="rId692" Type="http://schemas.openxmlformats.org/officeDocument/2006/relationships/image" Target="media/image291.wmf"/><Relationship Id="rId691" Type="http://schemas.openxmlformats.org/officeDocument/2006/relationships/oleObject" Target="embeddings/oleObject397.bin"/><Relationship Id="rId690" Type="http://schemas.openxmlformats.org/officeDocument/2006/relationships/image" Target="media/image290.wmf"/><Relationship Id="rId69" Type="http://schemas.openxmlformats.org/officeDocument/2006/relationships/oleObject" Target="embeddings/oleObject38.bin"/><Relationship Id="rId689" Type="http://schemas.openxmlformats.org/officeDocument/2006/relationships/oleObject" Target="embeddings/oleObject396.bin"/><Relationship Id="rId688" Type="http://schemas.openxmlformats.org/officeDocument/2006/relationships/image" Target="media/image289.png"/><Relationship Id="rId687" Type="http://schemas.openxmlformats.org/officeDocument/2006/relationships/image" Target="media/image288.wmf"/><Relationship Id="rId686" Type="http://schemas.openxmlformats.org/officeDocument/2006/relationships/oleObject" Target="embeddings/oleObject395.bin"/><Relationship Id="rId685" Type="http://schemas.openxmlformats.org/officeDocument/2006/relationships/oleObject" Target="embeddings/oleObject394.bin"/><Relationship Id="rId684" Type="http://schemas.openxmlformats.org/officeDocument/2006/relationships/image" Target="media/image287.wmf"/><Relationship Id="rId683" Type="http://schemas.openxmlformats.org/officeDocument/2006/relationships/oleObject" Target="embeddings/oleObject393.bin"/><Relationship Id="rId682" Type="http://schemas.openxmlformats.org/officeDocument/2006/relationships/image" Target="media/image286.wmf"/><Relationship Id="rId681" Type="http://schemas.openxmlformats.org/officeDocument/2006/relationships/oleObject" Target="embeddings/oleObject392.bin"/><Relationship Id="rId680" Type="http://schemas.openxmlformats.org/officeDocument/2006/relationships/image" Target="media/image285.wmf"/><Relationship Id="rId68" Type="http://schemas.openxmlformats.org/officeDocument/2006/relationships/image" Target="media/image27.wmf"/><Relationship Id="rId679" Type="http://schemas.openxmlformats.org/officeDocument/2006/relationships/oleObject" Target="embeddings/oleObject391.bin"/><Relationship Id="rId678" Type="http://schemas.openxmlformats.org/officeDocument/2006/relationships/image" Target="media/image284.wmf"/><Relationship Id="rId677" Type="http://schemas.openxmlformats.org/officeDocument/2006/relationships/oleObject" Target="embeddings/oleObject390.bin"/><Relationship Id="rId676" Type="http://schemas.openxmlformats.org/officeDocument/2006/relationships/image" Target="media/image283.wmf"/><Relationship Id="rId675" Type="http://schemas.openxmlformats.org/officeDocument/2006/relationships/oleObject" Target="embeddings/oleObject389.bin"/><Relationship Id="rId674" Type="http://schemas.openxmlformats.org/officeDocument/2006/relationships/image" Target="media/image282.wmf"/><Relationship Id="rId673" Type="http://schemas.openxmlformats.org/officeDocument/2006/relationships/oleObject" Target="embeddings/oleObject388.bin"/><Relationship Id="rId672" Type="http://schemas.openxmlformats.org/officeDocument/2006/relationships/image" Target="media/image281.wmf"/><Relationship Id="rId671" Type="http://schemas.openxmlformats.org/officeDocument/2006/relationships/oleObject" Target="embeddings/oleObject387.bin"/><Relationship Id="rId670" Type="http://schemas.openxmlformats.org/officeDocument/2006/relationships/image" Target="media/image280.wmf"/><Relationship Id="rId67" Type="http://schemas.openxmlformats.org/officeDocument/2006/relationships/oleObject" Target="embeddings/oleObject37.bin"/><Relationship Id="rId669" Type="http://schemas.openxmlformats.org/officeDocument/2006/relationships/oleObject" Target="embeddings/oleObject386.bin"/><Relationship Id="rId668" Type="http://schemas.openxmlformats.org/officeDocument/2006/relationships/image" Target="media/image279.wmf"/><Relationship Id="rId667" Type="http://schemas.openxmlformats.org/officeDocument/2006/relationships/oleObject" Target="embeddings/oleObject385.bin"/><Relationship Id="rId666" Type="http://schemas.openxmlformats.org/officeDocument/2006/relationships/image" Target="media/image278.wmf"/><Relationship Id="rId665" Type="http://schemas.openxmlformats.org/officeDocument/2006/relationships/oleObject" Target="embeddings/oleObject384.bin"/><Relationship Id="rId664" Type="http://schemas.openxmlformats.org/officeDocument/2006/relationships/image" Target="media/image277.wmf"/><Relationship Id="rId663" Type="http://schemas.openxmlformats.org/officeDocument/2006/relationships/oleObject" Target="embeddings/oleObject383.bin"/><Relationship Id="rId662" Type="http://schemas.openxmlformats.org/officeDocument/2006/relationships/image" Target="media/image276.wmf"/><Relationship Id="rId661" Type="http://schemas.openxmlformats.org/officeDocument/2006/relationships/oleObject" Target="embeddings/oleObject382.bin"/><Relationship Id="rId660" Type="http://schemas.openxmlformats.org/officeDocument/2006/relationships/oleObject" Target="embeddings/oleObject381.bin"/><Relationship Id="rId66" Type="http://schemas.openxmlformats.org/officeDocument/2006/relationships/image" Target="media/image26.wmf"/><Relationship Id="rId659" Type="http://schemas.openxmlformats.org/officeDocument/2006/relationships/oleObject" Target="embeddings/oleObject380.bin"/><Relationship Id="rId658" Type="http://schemas.openxmlformats.org/officeDocument/2006/relationships/oleObject" Target="embeddings/oleObject379.bin"/><Relationship Id="rId657" Type="http://schemas.openxmlformats.org/officeDocument/2006/relationships/image" Target="media/image275.wmf"/><Relationship Id="rId656" Type="http://schemas.openxmlformats.org/officeDocument/2006/relationships/oleObject" Target="embeddings/oleObject378.bin"/><Relationship Id="rId655" Type="http://schemas.openxmlformats.org/officeDocument/2006/relationships/oleObject" Target="embeddings/oleObject377.bin"/><Relationship Id="rId654" Type="http://schemas.openxmlformats.org/officeDocument/2006/relationships/oleObject" Target="embeddings/oleObject376.bin"/><Relationship Id="rId653" Type="http://schemas.openxmlformats.org/officeDocument/2006/relationships/image" Target="media/image274.wmf"/><Relationship Id="rId652" Type="http://schemas.openxmlformats.org/officeDocument/2006/relationships/oleObject" Target="embeddings/oleObject375.bin"/><Relationship Id="rId651" Type="http://schemas.openxmlformats.org/officeDocument/2006/relationships/oleObject" Target="embeddings/oleObject374.bin"/><Relationship Id="rId650" Type="http://schemas.openxmlformats.org/officeDocument/2006/relationships/oleObject" Target="embeddings/oleObject373.bin"/><Relationship Id="rId65" Type="http://schemas.openxmlformats.org/officeDocument/2006/relationships/oleObject" Target="embeddings/oleObject36.bin"/><Relationship Id="rId649" Type="http://schemas.openxmlformats.org/officeDocument/2006/relationships/image" Target="media/image273.wmf"/><Relationship Id="rId648" Type="http://schemas.openxmlformats.org/officeDocument/2006/relationships/oleObject" Target="embeddings/oleObject372.bin"/><Relationship Id="rId647" Type="http://schemas.openxmlformats.org/officeDocument/2006/relationships/image" Target="media/image272.wmf"/><Relationship Id="rId646" Type="http://schemas.openxmlformats.org/officeDocument/2006/relationships/oleObject" Target="embeddings/oleObject371.bin"/><Relationship Id="rId645" Type="http://schemas.openxmlformats.org/officeDocument/2006/relationships/oleObject" Target="embeddings/oleObject370.bin"/><Relationship Id="rId644" Type="http://schemas.openxmlformats.org/officeDocument/2006/relationships/oleObject" Target="embeddings/oleObject369.bin"/><Relationship Id="rId643" Type="http://schemas.openxmlformats.org/officeDocument/2006/relationships/oleObject" Target="embeddings/oleObject368.bin"/><Relationship Id="rId642" Type="http://schemas.openxmlformats.org/officeDocument/2006/relationships/image" Target="media/image271.wmf"/><Relationship Id="rId641" Type="http://schemas.openxmlformats.org/officeDocument/2006/relationships/oleObject" Target="embeddings/oleObject367.bin"/><Relationship Id="rId640" Type="http://schemas.openxmlformats.org/officeDocument/2006/relationships/image" Target="media/image270.wmf"/><Relationship Id="rId64" Type="http://schemas.openxmlformats.org/officeDocument/2006/relationships/oleObject" Target="embeddings/oleObject35.bin"/><Relationship Id="rId639" Type="http://schemas.openxmlformats.org/officeDocument/2006/relationships/oleObject" Target="embeddings/oleObject366.bin"/><Relationship Id="rId638" Type="http://schemas.openxmlformats.org/officeDocument/2006/relationships/image" Target="media/image269.wmf"/><Relationship Id="rId637" Type="http://schemas.openxmlformats.org/officeDocument/2006/relationships/oleObject" Target="embeddings/oleObject365.bin"/><Relationship Id="rId636" Type="http://schemas.openxmlformats.org/officeDocument/2006/relationships/oleObject" Target="embeddings/oleObject364.bin"/><Relationship Id="rId635" Type="http://schemas.openxmlformats.org/officeDocument/2006/relationships/oleObject" Target="embeddings/oleObject363.bin"/><Relationship Id="rId634" Type="http://schemas.openxmlformats.org/officeDocument/2006/relationships/image" Target="media/image268.wmf"/><Relationship Id="rId633" Type="http://schemas.openxmlformats.org/officeDocument/2006/relationships/oleObject" Target="embeddings/oleObject362.bin"/><Relationship Id="rId632" Type="http://schemas.openxmlformats.org/officeDocument/2006/relationships/image" Target="media/image267.wmf"/><Relationship Id="rId631" Type="http://schemas.openxmlformats.org/officeDocument/2006/relationships/oleObject" Target="embeddings/oleObject361.bin"/><Relationship Id="rId630" Type="http://schemas.openxmlformats.org/officeDocument/2006/relationships/image" Target="media/image266.wmf"/><Relationship Id="rId63" Type="http://schemas.openxmlformats.org/officeDocument/2006/relationships/oleObject" Target="embeddings/oleObject34.bin"/><Relationship Id="rId629" Type="http://schemas.openxmlformats.org/officeDocument/2006/relationships/oleObject" Target="embeddings/oleObject360.bin"/><Relationship Id="rId628" Type="http://schemas.openxmlformats.org/officeDocument/2006/relationships/image" Target="media/image265.wmf"/><Relationship Id="rId627" Type="http://schemas.openxmlformats.org/officeDocument/2006/relationships/oleObject" Target="embeddings/oleObject359.bin"/><Relationship Id="rId626" Type="http://schemas.openxmlformats.org/officeDocument/2006/relationships/image" Target="media/image264.wmf"/><Relationship Id="rId625" Type="http://schemas.openxmlformats.org/officeDocument/2006/relationships/oleObject" Target="embeddings/oleObject358.bin"/><Relationship Id="rId624" Type="http://schemas.openxmlformats.org/officeDocument/2006/relationships/image" Target="media/image263.wmf"/><Relationship Id="rId623" Type="http://schemas.openxmlformats.org/officeDocument/2006/relationships/oleObject" Target="embeddings/oleObject357.bin"/><Relationship Id="rId622" Type="http://schemas.openxmlformats.org/officeDocument/2006/relationships/oleObject" Target="embeddings/oleObject356.bin"/><Relationship Id="rId621" Type="http://schemas.openxmlformats.org/officeDocument/2006/relationships/image" Target="media/image262.wmf"/><Relationship Id="rId620" Type="http://schemas.openxmlformats.org/officeDocument/2006/relationships/oleObject" Target="embeddings/oleObject355.bin"/><Relationship Id="rId62" Type="http://schemas.openxmlformats.org/officeDocument/2006/relationships/oleObject" Target="embeddings/oleObject33.bin"/><Relationship Id="rId619" Type="http://schemas.openxmlformats.org/officeDocument/2006/relationships/image" Target="media/image261.wmf"/><Relationship Id="rId618" Type="http://schemas.openxmlformats.org/officeDocument/2006/relationships/oleObject" Target="embeddings/oleObject354.bin"/><Relationship Id="rId617" Type="http://schemas.openxmlformats.org/officeDocument/2006/relationships/image" Target="media/image260.wmf"/><Relationship Id="rId616" Type="http://schemas.openxmlformats.org/officeDocument/2006/relationships/oleObject" Target="embeddings/oleObject353.bin"/><Relationship Id="rId615" Type="http://schemas.openxmlformats.org/officeDocument/2006/relationships/oleObject" Target="embeddings/oleObject352.bin"/><Relationship Id="rId614" Type="http://schemas.openxmlformats.org/officeDocument/2006/relationships/image" Target="media/image259.wmf"/><Relationship Id="rId613" Type="http://schemas.openxmlformats.org/officeDocument/2006/relationships/oleObject" Target="embeddings/oleObject351.bin"/><Relationship Id="rId612" Type="http://schemas.openxmlformats.org/officeDocument/2006/relationships/image" Target="media/image258.wmf"/><Relationship Id="rId611" Type="http://schemas.openxmlformats.org/officeDocument/2006/relationships/oleObject" Target="embeddings/oleObject350.bin"/><Relationship Id="rId610" Type="http://schemas.openxmlformats.org/officeDocument/2006/relationships/image" Target="media/image257.wmf"/><Relationship Id="rId61" Type="http://schemas.openxmlformats.org/officeDocument/2006/relationships/image" Target="media/image25.wmf"/><Relationship Id="rId609" Type="http://schemas.openxmlformats.org/officeDocument/2006/relationships/oleObject" Target="embeddings/oleObject349.bin"/><Relationship Id="rId608" Type="http://schemas.openxmlformats.org/officeDocument/2006/relationships/oleObject" Target="embeddings/oleObject348.bin"/><Relationship Id="rId607" Type="http://schemas.openxmlformats.org/officeDocument/2006/relationships/image" Target="media/image256.wmf"/><Relationship Id="rId606" Type="http://schemas.openxmlformats.org/officeDocument/2006/relationships/oleObject" Target="embeddings/oleObject347.bin"/><Relationship Id="rId605" Type="http://schemas.openxmlformats.org/officeDocument/2006/relationships/image" Target="media/image255.wmf"/><Relationship Id="rId604" Type="http://schemas.openxmlformats.org/officeDocument/2006/relationships/oleObject" Target="embeddings/oleObject346.bin"/><Relationship Id="rId603" Type="http://schemas.openxmlformats.org/officeDocument/2006/relationships/image" Target="media/image254.wmf"/><Relationship Id="rId602" Type="http://schemas.openxmlformats.org/officeDocument/2006/relationships/oleObject" Target="embeddings/oleObject345.bin"/><Relationship Id="rId601" Type="http://schemas.openxmlformats.org/officeDocument/2006/relationships/image" Target="media/image253.wmf"/><Relationship Id="rId600" Type="http://schemas.openxmlformats.org/officeDocument/2006/relationships/oleObject" Target="embeddings/oleObject344.bin"/><Relationship Id="rId60" Type="http://schemas.openxmlformats.org/officeDocument/2006/relationships/oleObject" Target="embeddings/oleObject32.bin"/><Relationship Id="rId6" Type="http://schemas.openxmlformats.org/officeDocument/2006/relationships/image" Target="media/image1.wmf"/><Relationship Id="rId599" Type="http://schemas.openxmlformats.org/officeDocument/2006/relationships/image" Target="media/image252.wmf"/><Relationship Id="rId598" Type="http://schemas.openxmlformats.org/officeDocument/2006/relationships/oleObject" Target="embeddings/oleObject343.bin"/><Relationship Id="rId597" Type="http://schemas.openxmlformats.org/officeDocument/2006/relationships/oleObject" Target="embeddings/oleObject342.bin"/><Relationship Id="rId596" Type="http://schemas.openxmlformats.org/officeDocument/2006/relationships/oleObject" Target="embeddings/oleObject341.bin"/><Relationship Id="rId595" Type="http://schemas.openxmlformats.org/officeDocument/2006/relationships/oleObject" Target="embeddings/oleObject340.bin"/><Relationship Id="rId594" Type="http://schemas.openxmlformats.org/officeDocument/2006/relationships/oleObject" Target="embeddings/oleObject339.bin"/><Relationship Id="rId593" Type="http://schemas.openxmlformats.org/officeDocument/2006/relationships/oleObject" Target="embeddings/oleObject338.bin"/><Relationship Id="rId592" Type="http://schemas.openxmlformats.org/officeDocument/2006/relationships/oleObject" Target="embeddings/oleObject337.bin"/><Relationship Id="rId591" Type="http://schemas.openxmlformats.org/officeDocument/2006/relationships/image" Target="media/image251.wmf"/><Relationship Id="rId590" Type="http://schemas.openxmlformats.org/officeDocument/2006/relationships/oleObject" Target="embeddings/oleObject336.bin"/><Relationship Id="rId59" Type="http://schemas.openxmlformats.org/officeDocument/2006/relationships/image" Target="media/image24.png"/><Relationship Id="rId589" Type="http://schemas.openxmlformats.org/officeDocument/2006/relationships/image" Target="media/image250.wmf"/><Relationship Id="rId588" Type="http://schemas.openxmlformats.org/officeDocument/2006/relationships/oleObject" Target="embeddings/oleObject335.bin"/><Relationship Id="rId587" Type="http://schemas.openxmlformats.org/officeDocument/2006/relationships/image" Target="media/image249.wmf"/><Relationship Id="rId586" Type="http://schemas.openxmlformats.org/officeDocument/2006/relationships/oleObject" Target="embeddings/oleObject334.bin"/><Relationship Id="rId585" Type="http://schemas.openxmlformats.org/officeDocument/2006/relationships/image" Target="media/image248.png"/><Relationship Id="rId584" Type="http://schemas.openxmlformats.org/officeDocument/2006/relationships/image" Target="media/image247.wmf"/><Relationship Id="rId583" Type="http://schemas.openxmlformats.org/officeDocument/2006/relationships/oleObject" Target="embeddings/oleObject333.bin"/><Relationship Id="rId582" Type="http://schemas.openxmlformats.org/officeDocument/2006/relationships/image" Target="media/image246.wmf"/><Relationship Id="rId581" Type="http://schemas.openxmlformats.org/officeDocument/2006/relationships/oleObject" Target="embeddings/oleObject332.bin"/><Relationship Id="rId580" Type="http://schemas.openxmlformats.org/officeDocument/2006/relationships/image" Target="media/image245.wmf"/><Relationship Id="rId58" Type="http://schemas.openxmlformats.org/officeDocument/2006/relationships/image" Target="media/image23.png"/><Relationship Id="rId579" Type="http://schemas.openxmlformats.org/officeDocument/2006/relationships/oleObject" Target="embeddings/oleObject331.bin"/><Relationship Id="rId578" Type="http://schemas.openxmlformats.org/officeDocument/2006/relationships/image" Target="media/image244.wmf"/><Relationship Id="rId577" Type="http://schemas.openxmlformats.org/officeDocument/2006/relationships/oleObject" Target="embeddings/oleObject330.bin"/><Relationship Id="rId576" Type="http://schemas.openxmlformats.org/officeDocument/2006/relationships/image" Target="media/image243.wmf"/><Relationship Id="rId575" Type="http://schemas.openxmlformats.org/officeDocument/2006/relationships/oleObject" Target="embeddings/oleObject329.bin"/><Relationship Id="rId574" Type="http://schemas.openxmlformats.org/officeDocument/2006/relationships/image" Target="media/image242.wmf"/><Relationship Id="rId573" Type="http://schemas.openxmlformats.org/officeDocument/2006/relationships/oleObject" Target="embeddings/oleObject328.bin"/><Relationship Id="rId572" Type="http://schemas.openxmlformats.org/officeDocument/2006/relationships/image" Target="media/image241.wmf"/><Relationship Id="rId571" Type="http://schemas.openxmlformats.org/officeDocument/2006/relationships/oleObject" Target="embeddings/oleObject327.bin"/><Relationship Id="rId570" Type="http://schemas.openxmlformats.org/officeDocument/2006/relationships/image" Target="media/image240.wmf"/><Relationship Id="rId57" Type="http://schemas.openxmlformats.org/officeDocument/2006/relationships/oleObject" Target="embeddings/oleObject31.bin"/><Relationship Id="rId569" Type="http://schemas.openxmlformats.org/officeDocument/2006/relationships/oleObject" Target="embeddings/oleObject326.bin"/><Relationship Id="rId568" Type="http://schemas.openxmlformats.org/officeDocument/2006/relationships/image" Target="media/image239.wmf"/><Relationship Id="rId567" Type="http://schemas.openxmlformats.org/officeDocument/2006/relationships/oleObject" Target="embeddings/oleObject325.bin"/><Relationship Id="rId566" Type="http://schemas.openxmlformats.org/officeDocument/2006/relationships/image" Target="media/image238.wmf"/><Relationship Id="rId565" Type="http://schemas.openxmlformats.org/officeDocument/2006/relationships/oleObject" Target="embeddings/oleObject324.bin"/><Relationship Id="rId564" Type="http://schemas.openxmlformats.org/officeDocument/2006/relationships/image" Target="media/image237.wmf"/><Relationship Id="rId563" Type="http://schemas.openxmlformats.org/officeDocument/2006/relationships/oleObject" Target="embeddings/oleObject323.bin"/><Relationship Id="rId562" Type="http://schemas.openxmlformats.org/officeDocument/2006/relationships/oleObject" Target="embeddings/oleObject322.bin"/><Relationship Id="rId561" Type="http://schemas.openxmlformats.org/officeDocument/2006/relationships/oleObject" Target="embeddings/oleObject321.bin"/><Relationship Id="rId560" Type="http://schemas.openxmlformats.org/officeDocument/2006/relationships/image" Target="media/image236.wmf"/><Relationship Id="rId56" Type="http://schemas.openxmlformats.org/officeDocument/2006/relationships/oleObject" Target="embeddings/oleObject30.bin"/><Relationship Id="rId559" Type="http://schemas.openxmlformats.org/officeDocument/2006/relationships/oleObject" Target="embeddings/oleObject320.bin"/><Relationship Id="rId558" Type="http://schemas.openxmlformats.org/officeDocument/2006/relationships/oleObject" Target="embeddings/oleObject319.bin"/><Relationship Id="rId557" Type="http://schemas.openxmlformats.org/officeDocument/2006/relationships/image" Target="media/image235.wmf"/><Relationship Id="rId556" Type="http://schemas.openxmlformats.org/officeDocument/2006/relationships/oleObject" Target="embeddings/oleObject318.bin"/><Relationship Id="rId555" Type="http://schemas.openxmlformats.org/officeDocument/2006/relationships/image" Target="media/image234.wmf"/><Relationship Id="rId554" Type="http://schemas.openxmlformats.org/officeDocument/2006/relationships/oleObject" Target="embeddings/oleObject317.bin"/><Relationship Id="rId553" Type="http://schemas.openxmlformats.org/officeDocument/2006/relationships/image" Target="media/image233.png"/><Relationship Id="rId552" Type="http://schemas.openxmlformats.org/officeDocument/2006/relationships/image" Target="media/image232.wmf"/><Relationship Id="rId551" Type="http://schemas.openxmlformats.org/officeDocument/2006/relationships/oleObject" Target="embeddings/oleObject316.bin"/><Relationship Id="rId550" Type="http://schemas.openxmlformats.org/officeDocument/2006/relationships/oleObject" Target="embeddings/oleObject315.bin"/><Relationship Id="rId55" Type="http://schemas.openxmlformats.org/officeDocument/2006/relationships/oleObject" Target="embeddings/oleObject29.bin"/><Relationship Id="rId549" Type="http://schemas.openxmlformats.org/officeDocument/2006/relationships/oleObject" Target="embeddings/oleObject314.bin"/><Relationship Id="rId548" Type="http://schemas.openxmlformats.org/officeDocument/2006/relationships/image" Target="media/image231.wmf"/><Relationship Id="rId547" Type="http://schemas.openxmlformats.org/officeDocument/2006/relationships/oleObject" Target="embeddings/oleObject313.bin"/><Relationship Id="rId546" Type="http://schemas.openxmlformats.org/officeDocument/2006/relationships/image" Target="media/image230.wmf"/><Relationship Id="rId545" Type="http://schemas.openxmlformats.org/officeDocument/2006/relationships/oleObject" Target="embeddings/oleObject312.bin"/><Relationship Id="rId544" Type="http://schemas.openxmlformats.org/officeDocument/2006/relationships/image" Target="media/image229.wmf"/><Relationship Id="rId543" Type="http://schemas.openxmlformats.org/officeDocument/2006/relationships/oleObject" Target="embeddings/oleObject311.bin"/><Relationship Id="rId542" Type="http://schemas.openxmlformats.org/officeDocument/2006/relationships/oleObject" Target="embeddings/oleObject310.bin"/><Relationship Id="rId541" Type="http://schemas.openxmlformats.org/officeDocument/2006/relationships/oleObject" Target="embeddings/oleObject309.bin"/><Relationship Id="rId540" Type="http://schemas.openxmlformats.org/officeDocument/2006/relationships/image" Target="media/image228.wmf"/><Relationship Id="rId54" Type="http://schemas.openxmlformats.org/officeDocument/2006/relationships/image" Target="media/image22.wmf"/><Relationship Id="rId539" Type="http://schemas.openxmlformats.org/officeDocument/2006/relationships/oleObject" Target="embeddings/oleObject308.bin"/><Relationship Id="rId538" Type="http://schemas.openxmlformats.org/officeDocument/2006/relationships/image" Target="media/image227.wmf"/><Relationship Id="rId537" Type="http://schemas.openxmlformats.org/officeDocument/2006/relationships/oleObject" Target="embeddings/oleObject307.bin"/><Relationship Id="rId536" Type="http://schemas.openxmlformats.org/officeDocument/2006/relationships/oleObject" Target="embeddings/oleObject306.bin"/><Relationship Id="rId535" Type="http://schemas.openxmlformats.org/officeDocument/2006/relationships/oleObject" Target="embeddings/oleObject305.bin"/><Relationship Id="rId534" Type="http://schemas.openxmlformats.org/officeDocument/2006/relationships/oleObject" Target="embeddings/oleObject304.bin"/><Relationship Id="rId533" Type="http://schemas.openxmlformats.org/officeDocument/2006/relationships/oleObject" Target="embeddings/oleObject303.bin"/><Relationship Id="rId532" Type="http://schemas.openxmlformats.org/officeDocument/2006/relationships/image" Target="media/image226.wmf"/><Relationship Id="rId531" Type="http://schemas.openxmlformats.org/officeDocument/2006/relationships/oleObject" Target="embeddings/oleObject302.bin"/><Relationship Id="rId530" Type="http://schemas.openxmlformats.org/officeDocument/2006/relationships/image" Target="media/image225.wmf"/><Relationship Id="rId53" Type="http://schemas.openxmlformats.org/officeDocument/2006/relationships/oleObject" Target="embeddings/oleObject28.bin"/><Relationship Id="rId529" Type="http://schemas.openxmlformats.org/officeDocument/2006/relationships/oleObject" Target="embeddings/oleObject301.bin"/><Relationship Id="rId528" Type="http://schemas.openxmlformats.org/officeDocument/2006/relationships/image" Target="media/image224.wmf"/><Relationship Id="rId527" Type="http://schemas.openxmlformats.org/officeDocument/2006/relationships/oleObject" Target="embeddings/oleObject300.bin"/><Relationship Id="rId526" Type="http://schemas.openxmlformats.org/officeDocument/2006/relationships/image" Target="media/image223.wmf"/><Relationship Id="rId525" Type="http://schemas.openxmlformats.org/officeDocument/2006/relationships/oleObject" Target="embeddings/oleObject299.bin"/><Relationship Id="rId524" Type="http://schemas.openxmlformats.org/officeDocument/2006/relationships/image" Target="media/image222.wmf"/><Relationship Id="rId523" Type="http://schemas.openxmlformats.org/officeDocument/2006/relationships/oleObject" Target="embeddings/oleObject298.bin"/><Relationship Id="rId522" Type="http://schemas.openxmlformats.org/officeDocument/2006/relationships/image" Target="media/image221.wmf"/><Relationship Id="rId521" Type="http://schemas.openxmlformats.org/officeDocument/2006/relationships/oleObject" Target="embeddings/oleObject297.bin"/><Relationship Id="rId520" Type="http://schemas.openxmlformats.org/officeDocument/2006/relationships/image" Target="media/image220.wmf"/><Relationship Id="rId52" Type="http://schemas.openxmlformats.org/officeDocument/2006/relationships/image" Target="media/image21.wmf"/><Relationship Id="rId519" Type="http://schemas.openxmlformats.org/officeDocument/2006/relationships/oleObject" Target="embeddings/oleObject296.bin"/><Relationship Id="rId518" Type="http://schemas.openxmlformats.org/officeDocument/2006/relationships/image" Target="media/image219.wmf"/><Relationship Id="rId517" Type="http://schemas.openxmlformats.org/officeDocument/2006/relationships/oleObject" Target="embeddings/oleObject295.bin"/><Relationship Id="rId516" Type="http://schemas.openxmlformats.org/officeDocument/2006/relationships/image" Target="media/image218.wmf"/><Relationship Id="rId515" Type="http://schemas.openxmlformats.org/officeDocument/2006/relationships/oleObject" Target="embeddings/oleObject294.bin"/><Relationship Id="rId514" Type="http://schemas.openxmlformats.org/officeDocument/2006/relationships/image" Target="media/image217.wmf"/><Relationship Id="rId513" Type="http://schemas.openxmlformats.org/officeDocument/2006/relationships/oleObject" Target="embeddings/oleObject293.bin"/><Relationship Id="rId512" Type="http://schemas.openxmlformats.org/officeDocument/2006/relationships/image" Target="media/image216.wmf"/><Relationship Id="rId511" Type="http://schemas.openxmlformats.org/officeDocument/2006/relationships/oleObject" Target="embeddings/oleObject292.bin"/><Relationship Id="rId510" Type="http://schemas.openxmlformats.org/officeDocument/2006/relationships/image" Target="media/image215.wmf"/><Relationship Id="rId51" Type="http://schemas.openxmlformats.org/officeDocument/2006/relationships/oleObject" Target="embeddings/oleObject27.bin"/><Relationship Id="rId509" Type="http://schemas.openxmlformats.org/officeDocument/2006/relationships/oleObject" Target="embeddings/oleObject291.bin"/><Relationship Id="rId508" Type="http://schemas.openxmlformats.org/officeDocument/2006/relationships/image" Target="media/image214.wmf"/><Relationship Id="rId507" Type="http://schemas.openxmlformats.org/officeDocument/2006/relationships/oleObject" Target="embeddings/oleObject290.bin"/><Relationship Id="rId506" Type="http://schemas.openxmlformats.org/officeDocument/2006/relationships/image" Target="media/image213.wmf"/><Relationship Id="rId505" Type="http://schemas.openxmlformats.org/officeDocument/2006/relationships/oleObject" Target="embeddings/oleObject289.bin"/><Relationship Id="rId504" Type="http://schemas.openxmlformats.org/officeDocument/2006/relationships/image" Target="media/image212.wmf"/><Relationship Id="rId503" Type="http://schemas.openxmlformats.org/officeDocument/2006/relationships/oleObject" Target="embeddings/oleObject288.bin"/><Relationship Id="rId502" Type="http://schemas.openxmlformats.org/officeDocument/2006/relationships/image" Target="media/image211.wmf"/><Relationship Id="rId501" Type="http://schemas.openxmlformats.org/officeDocument/2006/relationships/oleObject" Target="embeddings/oleObject287.bin"/><Relationship Id="rId500" Type="http://schemas.openxmlformats.org/officeDocument/2006/relationships/image" Target="media/image210.wmf"/><Relationship Id="rId50" Type="http://schemas.openxmlformats.org/officeDocument/2006/relationships/oleObject" Target="embeddings/oleObject26.bin"/><Relationship Id="rId5" Type="http://schemas.openxmlformats.org/officeDocument/2006/relationships/oleObject" Target="embeddings/oleObject1.bin"/><Relationship Id="rId499" Type="http://schemas.openxmlformats.org/officeDocument/2006/relationships/oleObject" Target="embeddings/oleObject286.bin"/><Relationship Id="rId498" Type="http://schemas.openxmlformats.org/officeDocument/2006/relationships/image" Target="media/image209.png"/><Relationship Id="rId497" Type="http://schemas.openxmlformats.org/officeDocument/2006/relationships/oleObject" Target="embeddings/oleObject285.bin"/><Relationship Id="rId496" Type="http://schemas.openxmlformats.org/officeDocument/2006/relationships/image" Target="media/image208.wmf"/><Relationship Id="rId495" Type="http://schemas.openxmlformats.org/officeDocument/2006/relationships/oleObject" Target="embeddings/oleObject284.bin"/><Relationship Id="rId494" Type="http://schemas.openxmlformats.org/officeDocument/2006/relationships/oleObject" Target="embeddings/oleObject283.bin"/><Relationship Id="rId493" Type="http://schemas.openxmlformats.org/officeDocument/2006/relationships/oleObject" Target="embeddings/oleObject282.bin"/><Relationship Id="rId492" Type="http://schemas.openxmlformats.org/officeDocument/2006/relationships/image" Target="media/image207.wmf"/><Relationship Id="rId491" Type="http://schemas.openxmlformats.org/officeDocument/2006/relationships/oleObject" Target="embeddings/oleObject281.bin"/><Relationship Id="rId490" Type="http://schemas.openxmlformats.org/officeDocument/2006/relationships/oleObject" Target="embeddings/oleObject280.bin"/><Relationship Id="rId49" Type="http://schemas.openxmlformats.org/officeDocument/2006/relationships/image" Target="media/image20.wmf"/><Relationship Id="rId489" Type="http://schemas.openxmlformats.org/officeDocument/2006/relationships/image" Target="media/image206.wmf"/><Relationship Id="rId488" Type="http://schemas.openxmlformats.org/officeDocument/2006/relationships/oleObject" Target="embeddings/oleObject279.bin"/><Relationship Id="rId487" Type="http://schemas.openxmlformats.org/officeDocument/2006/relationships/image" Target="media/image205.wmf"/><Relationship Id="rId486" Type="http://schemas.openxmlformats.org/officeDocument/2006/relationships/oleObject" Target="embeddings/oleObject278.bin"/><Relationship Id="rId485" Type="http://schemas.openxmlformats.org/officeDocument/2006/relationships/image" Target="media/image204.wmf"/><Relationship Id="rId484" Type="http://schemas.openxmlformats.org/officeDocument/2006/relationships/oleObject" Target="embeddings/oleObject277.bin"/><Relationship Id="rId483" Type="http://schemas.openxmlformats.org/officeDocument/2006/relationships/image" Target="media/image203.wmf"/><Relationship Id="rId482" Type="http://schemas.openxmlformats.org/officeDocument/2006/relationships/oleObject" Target="embeddings/oleObject276.bin"/><Relationship Id="rId481" Type="http://schemas.openxmlformats.org/officeDocument/2006/relationships/image" Target="media/image202.wmf"/><Relationship Id="rId480" Type="http://schemas.openxmlformats.org/officeDocument/2006/relationships/oleObject" Target="embeddings/oleObject275.bin"/><Relationship Id="rId48" Type="http://schemas.openxmlformats.org/officeDocument/2006/relationships/oleObject" Target="embeddings/oleObject25.bin"/><Relationship Id="rId479" Type="http://schemas.openxmlformats.org/officeDocument/2006/relationships/oleObject" Target="embeddings/oleObject274.bin"/><Relationship Id="rId478" Type="http://schemas.openxmlformats.org/officeDocument/2006/relationships/oleObject" Target="embeddings/oleObject273.bin"/><Relationship Id="rId477" Type="http://schemas.openxmlformats.org/officeDocument/2006/relationships/image" Target="media/image201.wmf"/><Relationship Id="rId476" Type="http://schemas.openxmlformats.org/officeDocument/2006/relationships/oleObject" Target="embeddings/oleObject272.bin"/><Relationship Id="rId475" Type="http://schemas.openxmlformats.org/officeDocument/2006/relationships/oleObject" Target="embeddings/oleObject271.bin"/><Relationship Id="rId474" Type="http://schemas.openxmlformats.org/officeDocument/2006/relationships/image" Target="media/image200.wmf"/><Relationship Id="rId473" Type="http://schemas.openxmlformats.org/officeDocument/2006/relationships/oleObject" Target="embeddings/oleObject270.bin"/><Relationship Id="rId472" Type="http://schemas.openxmlformats.org/officeDocument/2006/relationships/image" Target="media/image199.wmf"/><Relationship Id="rId471" Type="http://schemas.openxmlformats.org/officeDocument/2006/relationships/oleObject" Target="embeddings/oleObject269.bin"/><Relationship Id="rId470" Type="http://schemas.openxmlformats.org/officeDocument/2006/relationships/oleObject" Target="embeddings/oleObject268.bin"/><Relationship Id="rId47" Type="http://schemas.openxmlformats.org/officeDocument/2006/relationships/image" Target="media/image19.wmf"/><Relationship Id="rId469" Type="http://schemas.openxmlformats.org/officeDocument/2006/relationships/image" Target="media/image198.png"/><Relationship Id="rId468" Type="http://schemas.openxmlformats.org/officeDocument/2006/relationships/image" Target="media/image197.wmf"/><Relationship Id="rId467" Type="http://schemas.openxmlformats.org/officeDocument/2006/relationships/oleObject" Target="embeddings/oleObject267.bin"/><Relationship Id="rId466" Type="http://schemas.openxmlformats.org/officeDocument/2006/relationships/image" Target="media/image196.wmf"/><Relationship Id="rId465" Type="http://schemas.openxmlformats.org/officeDocument/2006/relationships/oleObject" Target="embeddings/oleObject266.bin"/><Relationship Id="rId464" Type="http://schemas.openxmlformats.org/officeDocument/2006/relationships/image" Target="media/image195.wmf"/><Relationship Id="rId463" Type="http://schemas.openxmlformats.org/officeDocument/2006/relationships/oleObject" Target="embeddings/oleObject265.bin"/><Relationship Id="rId462" Type="http://schemas.openxmlformats.org/officeDocument/2006/relationships/image" Target="media/image194.wmf"/><Relationship Id="rId461" Type="http://schemas.openxmlformats.org/officeDocument/2006/relationships/oleObject" Target="embeddings/oleObject264.bin"/><Relationship Id="rId460" Type="http://schemas.openxmlformats.org/officeDocument/2006/relationships/image" Target="media/image193.wmf"/><Relationship Id="rId46" Type="http://schemas.openxmlformats.org/officeDocument/2006/relationships/oleObject" Target="embeddings/oleObject24.bin"/><Relationship Id="rId459" Type="http://schemas.openxmlformats.org/officeDocument/2006/relationships/oleObject" Target="embeddings/oleObject263.bin"/><Relationship Id="rId458" Type="http://schemas.openxmlformats.org/officeDocument/2006/relationships/image" Target="media/image192.wmf"/><Relationship Id="rId457" Type="http://schemas.openxmlformats.org/officeDocument/2006/relationships/oleObject" Target="embeddings/oleObject262.bin"/><Relationship Id="rId456" Type="http://schemas.openxmlformats.org/officeDocument/2006/relationships/image" Target="media/image191.wmf"/><Relationship Id="rId455" Type="http://schemas.openxmlformats.org/officeDocument/2006/relationships/oleObject" Target="embeddings/oleObject261.bin"/><Relationship Id="rId454" Type="http://schemas.openxmlformats.org/officeDocument/2006/relationships/image" Target="media/image190.wmf"/><Relationship Id="rId453" Type="http://schemas.openxmlformats.org/officeDocument/2006/relationships/oleObject" Target="embeddings/oleObject260.bin"/><Relationship Id="rId452" Type="http://schemas.openxmlformats.org/officeDocument/2006/relationships/image" Target="media/image189.wmf"/><Relationship Id="rId451" Type="http://schemas.openxmlformats.org/officeDocument/2006/relationships/oleObject" Target="embeddings/oleObject259.bin"/><Relationship Id="rId450" Type="http://schemas.openxmlformats.org/officeDocument/2006/relationships/image" Target="media/image188.wmf"/><Relationship Id="rId45" Type="http://schemas.openxmlformats.org/officeDocument/2006/relationships/image" Target="media/image18.wmf"/><Relationship Id="rId449" Type="http://schemas.openxmlformats.org/officeDocument/2006/relationships/oleObject" Target="embeddings/oleObject258.bin"/><Relationship Id="rId448" Type="http://schemas.openxmlformats.org/officeDocument/2006/relationships/image" Target="media/image187.wmf"/><Relationship Id="rId447" Type="http://schemas.openxmlformats.org/officeDocument/2006/relationships/oleObject" Target="embeddings/oleObject257.bin"/><Relationship Id="rId446" Type="http://schemas.openxmlformats.org/officeDocument/2006/relationships/image" Target="media/image186.jpeg"/><Relationship Id="rId445" Type="http://schemas.openxmlformats.org/officeDocument/2006/relationships/image" Target="media/image185.wmf"/><Relationship Id="rId444" Type="http://schemas.openxmlformats.org/officeDocument/2006/relationships/oleObject" Target="embeddings/oleObject256.bin"/><Relationship Id="rId443" Type="http://schemas.openxmlformats.org/officeDocument/2006/relationships/image" Target="media/image184.wmf"/><Relationship Id="rId442" Type="http://schemas.openxmlformats.org/officeDocument/2006/relationships/oleObject" Target="embeddings/oleObject255.bin"/><Relationship Id="rId441" Type="http://schemas.openxmlformats.org/officeDocument/2006/relationships/image" Target="media/image183.wmf"/><Relationship Id="rId440" Type="http://schemas.openxmlformats.org/officeDocument/2006/relationships/oleObject" Target="embeddings/oleObject254.bin"/><Relationship Id="rId44" Type="http://schemas.openxmlformats.org/officeDocument/2006/relationships/oleObject" Target="embeddings/oleObject23.bin"/><Relationship Id="rId439" Type="http://schemas.openxmlformats.org/officeDocument/2006/relationships/image" Target="media/image182.wmf"/><Relationship Id="rId438" Type="http://schemas.openxmlformats.org/officeDocument/2006/relationships/oleObject" Target="embeddings/oleObject253.bin"/><Relationship Id="rId437" Type="http://schemas.openxmlformats.org/officeDocument/2006/relationships/image" Target="media/image181.wmf"/><Relationship Id="rId436" Type="http://schemas.openxmlformats.org/officeDocument/2006/relationships/oleObject" Target="embeddings/oleObject252.bin"/><Relationship Id="rId435" Type="http://schemas.openxmlformats.org/officeDocument/2006/relationships/image" Target="media/image180.wmf"/><Relationship Id="rId434" Type="http://schemas.openxmlformats.org/officeDocument/2006/relationships/oleObject" Target="embeddings/oleObject251.bin"/><Relationship Id="rId433" Type="http://schemas.openxmlformats.org/officeDocument/2006/relationships/image" Target="media/image179.wmf"/><Relationship Id="rId432" Type="http://schemas.openxmlformats.org/officeDocument/2006/relationships/oleObject" Target="embeddings/oleObject250.bin"/><Relationship Id="rId431" Type="http://schemas.openxmlformats.org/officeDocument/2006/relationships/image" Target="media/image178.wmf"/><Relationship Id="rId430" Type="http://schemas.openxmlformats.org/officeDocument/2006/relationships/oleObject" Target="embeddings/oleObject249.bin"/><Relationship Id="rId43" Type="http://schemas.openxmlformats.org/officeDocument/2006/relationships/image" Target="media/image17.wmf"/><Relationship Id="rId429" Type="http://schemas.openxmlformats.org/officeDocument/2006/relationships/image" Target="media/image177.wmf"/><Relationship Id="rId428" Type="http://schemas.openxmlformats.org/officeDocument/2006/relationships/oleObject" Target="embeddings/oleObject248.bin"/><Relationship Id="rId427" Type="http://schemas.openxmlformats.org/officeDocument/2006/relationships/image" Target="media/image176.wmf"/><Relationship Id="rId426" Type="http://schemas.openxmlformats.org/officeDocument/2006/relationships/oleObject" Target="embeddings/oleObject247.bin"/><Relationship Id="rId425" Type="http://schemas.openxmlformats.org/officeDocument/2006/relationships/image" Target="media/image175.wmf"/><Relationship Id="rId424" Type="http://schemas.openxmlformats.org/officeDocument/2006/relationships/oleObject" Target="embeddings/oleObject246.bin"/><Relationship Id="rId423" Type="http://schemas.openxmlformats.org/officeDocument/2006/relationships/image" Target="media/image174.wmf"/><Relationship Id="rId422" Type="http://schemas.openxmlformats.org/officeDocument/2006/relationships/oleObject" Target="embeddings/oleObject245.bin"/><Relationship Id="rId421" Type="http://schemas.openxmlformats.org/officeDocument/2006/relationships/image" Target="media/image173.jpeg"/><Relationship Id="rId420" Type="http://schemas.openxmlformats.org/officeDocument/2006/relationships/image" Target="media/image172.wmf"/><Relationship Id="rId42" Type="http://schemas.openxmlformats.org/officeDocument/2006/relationships/oleObject" Target="embeddings/oleObject22.bin"/><Relationship Id="rId419" Type="http://schemas.openxmlformats.org/officeDocument/2006/relationships/oleObject" Target="embeddings/oleObject244.bin"/><Relationship Id="rId418" Type="http://schemas.openxmlformats.org/officeDocument/2006/relationships/image" Target="media/image171.wmf"/><Relationship Id="rId417" Type="http://schemas.openxmlformats.org/officeDocument/2006/relationships/oleObject" Target="embeddings/oleObject243.bin"/><Relationship Id="rId416" Type="http://schemas.openxmlformats.org/officeDocument/2006/relationships/image" Target="media/image170.wmf"/><Relationship Id="rId415" Type="http://schemas.openxmlformats.org/officeDocument/2006/relationships/oleObject" Target="embeddings/oleObject242.bin"/><Relationship Id="rId414" Type="http://schemas.openxmlformats.org/officeDocument/2006/relationships/image" Target="media/image169.wmf"/><Relationship Id="rId413" Type="http://schemas.openxmlformats.org/officeDocument/2006/relationships/oleObject" Target="embeddings/oleObject241.bin"/><Relationship Id="rId412" Type="http://schemas.openxmlformats.org/officeDocument/2006/relationships/image" Target="media/image168.wmf"/><Relationship Id="rId411" Type="http://schemas.openxmlformats.org/officeDocument/2006/relationships/oleObject" Target="embeddings/oleObject240.bin"/><Relationship Id="rId410" Type="http://schemas.openxmlformats.org/officeDocument/2006/relationships/image" Target="media/image167.wmf"/><Relationship Id="rId41" Type="http://schemas.openxmlformats.org/officeDocument/2006/relationships/oleObject" Target="embeddings/oleObject21.bin"/><Relationship Id="rId409" Type="http://schemas.openxmlformats.org/officeDocument/2006/relationships/oleObject" Target="embeddings/oleObject239.bin"/><Relationship Id="rId408" Type="http://schemas.openxmlformats.org/officeDocument/2006/relationships/image" Target="media/image166.wmf"/><Relationship Id="rId407" Type="http://schemas.openxmlformats.org/officeDocument/2006/relationships/oleObject" Target="embeddings/oleObject238.bin"/><Relationship Id="rId406" Type="http://schemas.openxmlformats.org/officeDocument/2006/relationships/image" Target="media/image165.wmf"/><Relationship Id="rId405" Type="http://schemas.openxmlformats.org/officeDocument/2006/relationships/oleObject" Target="embeddings/oleObject237.bin"/><Relationship Id="rId404" Type="http://schemas.openxmlformats.org/officeDocument/2006/relationships/image" Target="media/image164.wmf"/><Relationship Id="rId403" Type="http://schemas.openxmlformats.org/officeDocument/2006/relationships/oleObject" Target="embeddings/oleObject236.bin"/><Relationship Id="rId402" Type="http://schemas.openxmlformats.org/officeDocument/2006/relationships/image" Target="media/image163.wmf"/><Relationship Id="rId401" Type="http://schemas.openxmlformats.org/officeDocument/2006/relationships/oleObject" Target="embeddings/oleObject235.bin"/><Relationship Id="rId400" Type="http://schemas.openxmlformats.org/officeDocument/2006/relationships/image" Target="media/image162.wmf"/><Relationship Id="rId40" Type="http://schemas.openxmlformats.org/officeDocument/2006/relationships/image" Target="media/image16.wmf"/><Relationship Id="rId4" Type="http://schemas.openxmlformats.org/officeDocument/2006/relationships/theme" Target="theme/theme1.xml"/><Relationship Id="rId399" Type="http://schemas.openxmlformats.org/officeDocument/2006/relationships/oleObject" Target="embeddings/oleObject234.bin"/><Relationship Id="rId398" Type="http://schemas.openxmlformats.org/officeDocument/2006/relationships/image" Target="media/image161.jpeg"/><Relationship Id="rId397" Type="http://schemas.openxmlformats.org/officeDocument/2006/relationships/image" Target="media/image160.wmf"/><Relationship Id="rId396" Type="http://schemas.openxmlformats.org/officeDocument/2006/relationships/oleObject" Target="embeddings/oleObject233.bin"/><Relationship Id="rId395" Type="http://schemas.openxmlformats.org/officeDocument/2006/relationships/image" Target="media/image159.wmf"/><Relationship Id="rId394" Type="http://schemas.openxmlformats.org/officeDocument/2006/relationships/oleObject" Target="embeddings/oleObject232.bin"/><Relationship Id="rId393" Type="http://schemas.openxmlformats.org/officeDocument/2006/relationships/image" Target="media/image158.wmf"/><Relationship Id="rId392" Type="http://schemas.openxmlformats.org/officeDocument/2006/relationships/oleObject" Target="embeddings/oleObject231.bin"/><Relationship Id="rId391" Type="http://schemas.openxmlformats.org/officeDocument/2006/relationships/image" Target="media/image157.wmf"/><Relationship Id="rId390" Type="http://schemas.openxmlformats.org/officeDocument/2006/relationships/oleObject" Target="embeddings/oleObject230.bin"/><Relationship Id="rId39" Type="http://schemas.openxmlformats.org/officeDocument/2006/relationships/oleObject" Target="embeddings/oleObject20.bin"/><Relationship Id="rId389" Type="http://schemas.openxmlformats.org/officeDocument/2006/relationships/image" Target="media/image156.wmf"/><Relationship Id="rId388" Type="http://schemas.openxmlformats.org/officeDocument/2006/relationships/oleObject" Target="embeddings/oleObject229.bin"/><Relationship Id="rId387" Type="http://schemas.openxmlformats.org/officeDocument/2006/relationships/image" Target="media/image155.wmf"/><Relationship Id="rId386" Type="http://schemas.openxmlformats.org/officeDocument/2006/relationships/oleObject" Target="embeddings/oleObject228.bin"/><Relationship Id="rId385" Type="http://schemas.openxmlformats.org/officeDocument/2006/relationships/image" Target="media/image154.wmf"/><Relationship Id="rId384" Type="http://schemas.openxmlformats.org/officeDocument/2006/relationships/oleObject" Target="embeddings/oleObject227.bin"/><Relationship Id="rId383" Type="http://schemas.openxmlformats.org/officeDocument/2006/relationships/image" Target="media/image153.wmf"/><Relationship Id="rId382" Type="http://schemas.openxmlformats.org/officeDocument/2006/relationships/oleObject" Target="embeddings/oleObject226.bin"/><Relationship Id="rId381" Type="http://schemas.openxmlformats.org/officeDocument/2006/relationships/image" Target="media/image152.wmf"/><Relationship Id="rId380" Type="http://schemas.openxmlformats.org/officeDocument/2006/relationships/oleObject" Target="embeddings/oleObject225.bin"/><Relationship Id="rId38" Type="http://schemas.openxmlformats.org/officeDocument/2006/relationships/image" Target="media/image15.wmf"/><Relationship Id="rId379" Type="http://schemas.openxmlformats.org/officeDocument/2006/relationships/image" Target="media/image151.wmf"/><Relationship Id="rId378" Type="http://schemas.openxmlformats.org/officeDocument/2006/relationships/oleObject" Target="embeddings/oleObject224.bin"/><Relationship Id="rId377" Type="http://schemas.openxmlformats.org/officeDocument/2006/relationships/oleObject" Target="embeddings/oleObject223.bin"/><Relationship Id="rId376" Type="http://schemas.openxmlformats.org/officeDocument/2006/relationships/oleObject" Target="embeddings/oleObject222.bin"/><Relationship Id="rId375" Type="http://schemas.openxmlformats.org/officeDocument/2006/relationships/oleObject" Target="embeddings/oleObject221.bin"/><Relationship Id="rId374" Type="http://schemas.openxmlformats.org/officeDocument/2006/relationships/image" Target="media/image150.wmf"/><Relationship Id="rId373" Type="http://schemas.openxmlformats.org/officeDocument/2006/relationships/oleObject" Target="embeddings/oleObject220.bin"/><Relationship Id="rId372" Type="http://schemas.openxmlformats.org/officeDocument/2006/relationships/oleObject" Target="embeddings/oleObject219.bin"/><Relationship Id="rId371" Type="http://schemas.openxmlformats.org/officeDocument/2006/relationships/image" Target="media/image149.wmf"/><Relationship Id="rId370" Type="http://schemas.openxmlformats.org/officeDocument/2006/relationships/oleObject" Target="embeddings/oleObject218.bin"/><Relationship Id="rId37" Type="http://schemas.openxmlformats.org/officeDocument/2006/relationships/oleObject" Target="embeddings/oleObject19.bin"/><Relationship Id="rId369" Type="http://schemas.openxmlformats.org/officeDocument/2006/relationships/image" Target="media/image148.wmf"/><Relationship Id="rId368" Type="http://schemas.openxmlformats.org/officeDocument/2006/relationships/oleObject" Target="embeddings/oleObject217.bin"/><Relationship Id="rId367" Type="http://schemas.openxmlformats.org/officeDocument/2006/relationships/image" Target="media/image147.wmf"/><Relationship Id="rId366" Type="http://schemas.openxmlformats.org/officeDocument/2006/relationships/oleObject" Target="embeddings/oleObject216.bin"/><Relationship Id="rId365" Type="http://schemas.openxmlformats.org/officeDocument/2006/relationships/image" Target="media/image146.jpeg"/><Relationship Id="rId364" Type="http://schemas.openxmlformats.org/officeDocument/2006/relationships/image" Target="media/image145.wmf"/><Relationship Id="rId363" Type="http://schemas.openxmlformats.org/officeDocument/2006/relationships/oleObject" Target="embeddings/oleObject215.bin"/><Relationship Id="rId362" Type="http://schemas.openxmlformats.org/officeDocument/2006/relationships/image" Target="media/image144.png"/><Relationship Id="rId361" Type="http://schemas.openxmlformats.org/officeDocument/2006/relationships/image" Target="media/image143.wmf"/><Relationship Id="rId360" Type="http://schemas.openxmlformats.org/officeDocument/2006/relationships/oleObject" Target="embeddings/oleObject214.bin"/><Relationship Id="rId36" Type="http://schemas.openxmlformats.org/officeDocument/2006/relationships/image" Target="media/image14.wmf"/><Relationship Id="rId359" Type="http://schemas.openxmlformats.org/officeDocument/2006/relationships/image" Target="media/image142.wmf"/><Relationship Id="rId358" Type="http://schemas.openxmlformats.org/officeDocument/2006/relationships/oleObject" Target="embeddings/oleObject213.bin"/><Relationship Id="rId357" Type="http://schemas.openxmlformats.org/officeDocument/2006/relationships/image" Target="media/image141.wmf"/><Relationship Id="rId356" Type="http://schemas.openxmlformats.org/officeDocument/2006/relationships/oleObject" Target="embeddings/oleObject212.bin"/><Relationship Id="rId355" Type="http://schemas.openxmlformats.org/officeDocument/2006/relationships/image" Target="media/image140.wmf"/><Relationship Id="rId354" Type="http://schemas.openxmlformats.org/officeDocument/2006/relationships/oleObject" Target="embeddings/oleObject211.bin"/><Relationship Id="rId353" Type="http://schemas.openxmlformats.org/officeDocument/2006/relationships/image" Target="media/image139.wmf"/><Relationship Id="rId352" Type="http://schemas.openxmlformats.org/officeDocument/2006/relationships/oleObject" Target="embeddings/oleObject210.bin"/><Relationship Id="rId351" Type="http://schemas.openxmlformats.org/officeDocument/2006/relationships/image" Target="media/image138.wmf"/><Relationship Id="rId350" Type="http://schemas.openxmlformats.org/officeDocument/2006/relationships/oleObject" Target="embeddings/oleObject209.bin"/><Relationship Id="rId35" Type="http://schemas.openxmlformats.org/officeDocument/2006/relationships/oleObject" Target="embeddings/oleObject18.bin"/><Relationship Id="rId349" Type="http://schemas.openxmlformats.org/officeDocument/2006/relationships/image" Target="media/image137.wmf"/><Relationship Id="rId348" Type="http://schemas.openxmlformats.org/officeDocument/2006/relationships/oleObject" Target="embeddings/oleObject208.bin"/><Relationship Id="rId347" Type="http://schemas.openxmlformats.org/officeDocument/2006/relationships/image" Target="media/image136.wmf"/><Relationship Id="rId346" Type="http://schemas.openxmlformats.org/officeDocument/2006/relationships/oleObject" Target="embeddings/oleObject207.bin"/><Relationship Id="rId345" Type="http://schemas.openxmlformats.org/officeDocument/2006/relationships/image" Target="media/image135.png"/><Relationship Id="rId344" Type="http://schemas.openxmlformats.org/officeDocument/2006/relationships/oleObject" Target="embeddings/oleObject206.bin"/><Relationship Id="rId343" Type="http://schemas.openxmlformats.org/officeDocument/2006/relationships/image" Target="media/image134.wmf"/><Relationship Id="rId342" Type="http://schemas.openxmlformats.org/officeDocument/2006/relationships/oleObject" Target="embeddings/oleObject205.bin"/><Relationship Id="rId341" Type="http://schemas.openxmlformats.org/officeDocument/2006/relationships/image" Target="media/image133.wmf"/><Relationship Id="rId340" Type="http://schemas.openxmlformats.org/officeDocument/2006/relationships/oleObject" Target="embeddings/oleObject204.bin"/><Relationship Id="rId34" Type="http://schemas.openxmlformats.org/officeDocument/2006/relationships/image" Target="media/image13.wmf"/><Relationship Id="rId339" Type="http://schemas.openxmlformats.org/officeDocument/2006/relationships/oleObject" Target="embeddings/oleObject203.bin"/><Relationship Id="rId338" Type="http://schemas.openxmlformats.org/officeDocument/2006/relationships/oleObject" Target="embeddings/oleObject202.bin"/><Relationship Id="rId337" Type="http://schemas.openxmlformats.org/officeDocument/2006/relationships/oleObject" Target="embeddings/oleObject201.bin"/><Relationship Id="rId336" Type="http://schemas.openxmlformats.org/officeDocument/2006/relationships/image" Target="media/image132.wmf"/><Relationship Id="rId335" Type="http://schemas.openxmlformats.org/officeDocument/2006/relationships/oleObject" Target="embeddings/oleObject200.bin"/><Relationship Id="rId334" Type="http://schemas.openxmlformats.org/officeDocument/2006/relationships/image" Target="media/image131.wmf"/><Relationship Id="rId333" Type="http://schemas.openxmlformats.org/officeDocument/2006/relationships/oleObject" Target="embeddings/oleObject199.bin"/><Relationship Id="rId332" Type="http://schemas.openxmlformats.org/officeDocument/2006/relationships/image" Target="media/image130.wmf"/><Relationship Id="rId331" Type="http://schemas.openxmlformats.org/officeDocument/2006/relationships/oleObject" Target="embeddings/oleObject198.bin"/><Relationship Id="rId330" Type="http://schemas.openxmlformats.org/officeDocument/2006/relationships/image" Target="media/image129.wmf"/><Relationship Id="rId33" Type="http://schemas.openxmlformats.org/officeDocument/2006/relationships/oleObject" Target="embeddings/oleObject17.bin"/><Relationship Id="rId329" Type="http://schemas.openxmlformats.org/officeDocument/2006/relationships/oleObject" Target="embeddings/oleObject197.bin"/><Relationship Id="rId328" Type="http://schemas.openxmlformats.org/officeDocument/2006/relationships/image" Target="media/image128.wmf"/><Relationship Id="rId327" Type="http://schemas.openxmlformats.org/officeDocument/2006/relationships/oleObject" Target="embeddings/oleObject196.bin"/><Relationship Id="rId326" Type="http://schemas.openxmlformats.org/officeDocument/2006/relationships/image" Target="media/image127.wmf"/><Relationship Id="rId325" Type="http://schemas.openxmlformats.org/officeDocument/2006/relationships/oleObject" Target="embeddings/oleObject195.bin"/><Relationship Id="rId324" Type="http://schemas.openxmlformats.org/officeDocument/2006/relationships/image" Target="media/image126.wmf"/><Relationship Id="rId323" Type="http://schemas.openxmlformats.org/officeDocument/2006/relationships/oleObject" Target="embeddings/oleObject194.bin"/><Relationship Id="rId322" Type="http://schemas.openxmlformats.org/officeDocument/2006/relationships/image" Target="media/image125.wmf"/><Relationship Id="rId321" Type="http://schemas.openxmlformats.org/officeDocument/2006/relationships/oleObject" Target="embeddings/oleObject193.bin"/><Relationship Id="rId320" Type="http://schemas.openxmlformats.org/officeDocument/2006/relationships/image" Target="media/image124.wmf"/><Relationship Id="rId32" Type="http://schemas.openxmlformats.org/officeDocument/2006/relationships/oleObject" Target="embeddings/oleObject16.bin"/><Relationship Id="rId319" Type="http://schemas.openxmlformats.org/officeDocument/2006/relationships/oleObject" Target="embeddings/oleObject192.bin"/><Relationship Id="rId318" Type="http://schemas.openxmlformats.org/officeDocument/2006/relationships/image" Target="media/image123.wmf"/><Relationship Id="rId317" Type="http://schemas.openxmlformats.org/officeDocument/2006/relationships/oleObject" Target="embeddings/oleObject191.bin"/><Relationship Id="rId316" Type="http://schemas.openxmlformats.org/officeDocument/2006/relationships/image" Target="media/image122.wmf"/><Relationship Id="rId315" Type="http://schemas.openxmlformats.org/officeDocument/2006/relationships/oleObject" Target="embeddings/oleObject190.bin"/><Relationship Id="rId314" Type="http://schemas.openxmlformats.org/officeDocument/2006/relationships/image" Target="media/image121.wmf"/><Relationship Id="rId313" Type="http://schemas.openxmlformats.org/officeDocument/2006/relationships/oleObject" Target="embeddings/oleObject189.bin"/><Relationship Id="rId312" Type="http://schemas.openxmlformats.org/officeDocument/2006/relationships/image" Target="media/image120.wmf"/><Relationship Id="rId311" Type="http://schemas.openxmlformats.org/officeDocument/2006/relationships/oleObject" Target="embeddings/oleObject188.bin"/><Relationship Id="rId310" Type="http://schemas.openxmlformats.org/officeDocument/2006/relationships/image" Target="media/image119.wmf"/><Relationship Id="rId31" Type="http://schemas.openxmlformats.org/officeDocument/2006/relationships/image" Target="media/image12.wmf"/><Relationship Id="rId309" Type="http://schemas.openxmlformats.org/officeDocument/2006/relationships/oleObject" Target="embeddings/oleObject187.bin"/><Relationship Id="rId308" Type="http://schemas.openxmlformats.org/officeDocument/2006/relationships/image" Target="media/image118.wmf"/><Relationship Id="rId307" Type="http://schemas.openxmlformats.org/officeDocument/2006/relationships/oleObject" Target="embeddings/oleObject186.bin"/><Relationship Id="rId306" Type="http://schemas.openxmlformats.org/officeDocument/2006/relationships/oleObject" Target="embeddings/oleObject185.bin"/><Relationship Id="rId305" Type="http://schemas.openxmlformats.org/officeDocument/2006/relationships/image" Target="media/image117.wmf"/><Relationship Id="rId304" Type="http://schemas.openxmlformats.org/officeDocument/2006/relationships/oleObject" Target="embeddings/oleObject184.bin"/><Relationship Id="rId303" Type="http://schemas.openxmlformats.org/officeDocument/2006/relationships/image" Target="media/image116.wmf"/><Relationship Id="rId302" Type="http://schemas.openxmlformats.org/officeDocument/2006/relationships/oleObject" Target="embeddings/oleObject183.bin"/><Relationship Id="rId301" Type="http://schemas.openxmlformats.org/officeDocument/2006/relationships/image" Target="media/image115.wmf"/><Relationship Id="rId300" Type="http://schemas.openxmlformats.org/officeDocument/2006/relationships/oleObject" Target="embeddings/oleObject182.bin"/><Relationship Id="rId30" Type="http://schemas.openxmlformats.org/officeDocument/2006/relationships/oleObject" Target="embeddings/oleObject15.bin"/><Relationship Id="rId3" Type="http://schemas.openxmlformats.org/officeDocument/2006/relationships/footer" Target="footer1.xml"/><Relationship Id="rId299" Type="http://schemas.openxmlformats.org/officeDocument/2006/relationships/oleObject" Target="embeddings/oleObject181.bin"/><Relationship Id="rId298" Type="http://schemas.openxmlformats.org/officeDocument/2006/relationships/image" Target="media/image114.wmf"/><Relationship Id="rId297" Type="http://schemas.openxmlformats.org/officeDocument/2006/relationships/oleObject" Target="embeddings/oleObject180.bin"/><Relationship Id="rId296" Type="http://schemas.openxmlformats.org/officeDocument/2006/relationships/oleObject" Target="embeddings/oleObject179.bin"/><Relationship Id="rId295" Type="http://schemas.openxmlformats.org/officeDocument/2006/relationships/image" Target="media/image113.wmf"/><Relationship Id="rId294" Type="http://schemas.openxmlformats.org/officeDocument/2006/relationships/oleObject" Target="embeddings/oleObject178.bin"/><Relationship Id="rId293" Type="http://schemas.openxmlformats.org/officeDocument/2006/relationships/image" Target="media/image112.wmf"/><Relationship Id="rId292" Type="http://schemas.openxmlformats.org/officeDocument/2006/relationships/oleObject" Target="embeddings/oleObject177.bin"/><Relationship Id="rId291" Type="http://schemas.openxmlformats.org/officeDocument/2006/relationships/image" Target="media/image111.wmf"/><Relationship Id="rId290" Type="http://schemas.openxmlformats.org/officeDocument/2006/relationships/oleObject" Target="embeddings/oleObject176.bin"/><Relationship Id="rId29" Type="http://schemas.openxmlformats.org/officeDocument/2006/relationships/image" Target="media/image11.wmf"/><Relationship Id="rId289" Type="http://schemas.openxmlformats.org/officeDocument/2006/relationships/image" Target="media/image110.wmf"/><Relationship Id="rId288" Type="http://schemas.openxmlformats.org/officeDocument/2006/relationships/oleObject" Target="embeddings/oleObject175.bin"/><Relationship Id="rId287" Type="http://schemas.openxmlformats.org/officeDocument/2006/relationships/image" Target="media/image109.wmf"/><Relationship Id="rId286" Type="http://schemas.openxmlformats.org/officeDocument/2006/relationships/oleObject" Target="embeddings/oleObject174.bin"/><Relationship Id="rId285" Type="http://schemas.openxmlformats.org/officeDocument/2006/relationships/image" Target="media/image108.wmf"/><Relationship Id="rId284" Type="http://schemas.openxmlformats.org/officeDocument/2006/relationships/oleObject" Target="embeddings/oleObject173.bin"/><Relationship Id="rId283" Type="http://schemas.openxmlformats.org/officeDocument/2006/relationships/oleObject" Target="embeddings/oleObject172.bin"/><Relationship Id="rId282" Type="http://schemas.openxmlformats.org/officeDocument/2006/relationships/image" Target="media/image107.wmf"/><Relationship Id="rId281" Type="http://schemas.openxmlformats.org/officeDocument/2006/relationships/oleObject" Target="embeddings/oleObject171.bin"/><Relationship Id="rId280" Type="http://schemas.openxmlformats.org/officeDocument/2006/relationships/oleObject" Target="embeddings/oleObject170.bin"/><Relationship Id="rId28" Type="http://schemas.openxmlformats.org/officeDocument/2006/relationships/oleObject" Target="embeddings/oleObject14.bin"/><Relationship Id="rId279" Type="http://schemas.openxmlformats.org/officeDocument/2006/relationships/oleObject" Target="embeddings/oleObject169.bin"/><Relationship Id="rId278" Type="http://schemas.openxmlformats.org/officeDocument/2006/relationships/oleObject" Target="embeddings/oleObject168.bin"/><Relationship Id="rId277" Type="http://schemas.openxmlformats.org/officeDocument/2006/relationships/image" Target="media/image106.png"/><Relationship Id="rId276" Type="http://schemas.openxmlformats.org/officeDocument/2006/relationships/image" Target="media/image105.png"/><Relationship Id="rId275" Type="http://schemas.openxmlformats.org/officeDocument/2006/relationships/image" Target="media/image104.wmf"/><Relationship Id="rId274" Type="http://schemas.openxmlformats.org/officeDocument/2006/relationships/oleObject" Target="embeddings/oleObject167.bin"/><Relationship Id="rId273" Type="http://schemas.openxmlformats.org/officeDocument/2006/relationships/image" Target="media/image103.wmf"/><Relationship Id="rId272" Type="http://schemas.openxmlformats.org/officeDocument/2006/relationships/oleObject" Target="embeddings/oleObject166.bin"/><Relationship Id="rId271" Type="http://schemas.openxmlformats.org/officeDocument/2006/relationships/image" Target="media/image102.wmf"/><Relationship Id="rId270" Type="http://schemas.openxmlformats.org/officeDocument/2006/relationships/oleObject" Target="embeddings/oleObject165.bin"/><Relationship Id="rId27" Type="http://schemas.openxmlformats.org/officeDocument/2006/relationships/oleObject" Target="embeddings/oleObject13.bin"/><Relationship Id="rId269" Type="http://schemas.openxmlformats.org/officeDocument/2006/relationships/image" Target="media/image101.wmf"/><Relationship Id="rId268" Type="http://schemas.openxmlformats.org/officeDocument/2006/relationships/oleObject" Target="embeddings/oleObject164.bin"/><Relationship Id="rId267" Type="http://schemas.openxmlformats.org/officeDocument/2006/relationships/image" Target="media/image100.wmf"/><Relationship Id="rId266" Type="http://schemas.openxmlformats.org/officeDocument/2006/relationships/oleObject" Target="embeddings/oleObject163.bin"/><Relationship Id="rId265" Type="http://schemas.openxmlformats.org/officeDocument/2006/relationships/image" Target="media/image99.wmf"/><Relationship Id="rId264" Type="http://schemas.openxmlformats.org/officeDocument/2006/relationships/oleObject" Target="embeddings/oleObject162.bin"/><Relationship Id="rId263" Type="http://schemas.openxmlformats.org/officeDocument/2006/relationships/image" Target="media/image98.wmf"/><Relationship Id="rId262" Type="http://schemas.openxmlformats.org/officeDocument/2006/relationships/oleObject" Target="embeddings/oleObject161.bin"/><Relationship Id="rId261" Type="http://schemas.openxmlformats.org/officeDocument/2006/relationships/image" Target="media/image97.wmf"/><Relationship Id="rId260" Type="http://schemas.openxmlformats.org/officeDocument/2006/relationships/oleObject" Target="embeddings/oleObject160.bin"/><Relationship Id="rId26" Type="http://schemas.openxmlformats.org/officeDocument/2006/relationships/oleObject" Target="embeddings/oleObject12.bin"/><Relationship Id="rId259" Type="http://schemas.openxmlformats.org/officeDocument/2006/relationships/image" Target="media/image96.wmf"/><Relationship Id="rId258" Type="http://schemas.openxmlformats.org/officeDocument/2006/relationships/oleObject" Target="embeddings/oleObject159.bin"/><Relationship Id="rId257" Type="http://schemas.openxmlformats.org/officeDocument/2006/relationships/oleObject" Target="embeddings/oleObject158.bin"/><Relationship Id="rId256" Type="http://schemas.openxmlformats.org/officeDocument/2006/relationships/oleObject" Target="embeddings/oleObject157.bin"/><Relationship Id="rId255" Type="http://schemas.openxmlformats.org/officeDocument/2006/relationships/oleObject" Target="embeddings/oleObject156.bin"/><Relationship Id="rId254" Type="http://schemas.openxmlformats.org/officeDocument/2006/relationships/oleObject" Target="embeddings/oleObject155.bin"/><Relationship Id="rId253" Type="http://schemas.openxmlformats.org/officeDocument/2006/relationships/oleObject" Target="embeddings/oleObject154.bin"/><Relationship Id="rId252" Type="http://schemas.openxmlformats.org/officeDocument/2006/relationships/oleObject" Target="embeddings/oleObject153.bin"/><Relationship Id="rId251" Type="http://schemas.openxmlformats.org/officeDocument/2006/relationships/oleObject" Target="embeddings/oleObject152.bin"/><Relationship Id="rId250" Type="http://schemas.openxmlformats.org/officeDocument/2006/relationships/image" Target="media/image95.wmf"/><Relationship Id="rId25" Type="http://schemas.openxmlformats.org/officeDocument/2006/relationships/oleObject" Target="embeddings/oleObject11.bin"/><Relationship Id="rId249" Type="http://schemas.openxmlformats.org/officeDocument/2006/relationships/oleObject" Target="embeddings/oleObject151.bin"/><Relationship Id="rId248" Type="http://schemas.openxmlformats.org/officeDocument/2006/relationships/image" Target="media/image94.wmf"/><Relationship Id="rId247" Type="http://schemas.openxmlformats.org/officeDocument/2006/relationships/oleObject" Target="embeddings/oleObject150.bin"/><Relationship Id="rId246" Type="http://schemas.openxmlformats.org/officeDocument/2006/relationships/image" Target="media/image93.wmf"/><Relationship Id="rId245" Type="http://schemas.openxmlformats.org/officeDocument/2006/relationships/oleObject" Target="embeddings/oleObject149.bin"/><Relationship Id="rId244" Type="http://schemas.openxmlformats.org/officeDocument/2006/relationships/oleObject" Target="embeddings/oleObject148.bin"/><Relationship Id="rId243" Type="http://schemas.openxmlformats.org/officeDocument/2006/relationships/image" Target="media/image92.wmf"/><Relationship Id="rId242" Type="http://schemas.openxmlformats.org/officeDocument/2006/relationships/oleObject" Target="embeddings/oleObject147.bin"/><Relationship Id="rId241" Type="http://schemas.openxmlformats.org/officeDocument/2006/relationships/image" Target="media/image91.wmf"/><Relationship Id="rId240" Type="http://schemas.openxmlformats.org/officeDocument/2006/relationships/oleObject" Target="embeddings/oleObject146.bin"/><Relationship Id="rId24" Type="http://schemas.openxmlformats.org/officeDocument/2006/relationships/image" Target="media/image10.wmf"/><Relationship Id="rId239" Type="http://schemas.openxmlformats.org/officeDocument/2006/relationships/image" Target="media/image90.wmf"/><Relationship Id="rId238" Type="http://schemas.openxmlformats.org/officeDocument/2006/relationships/oleObject" Target="embeddings/oleObject145.bin"/><Relationship Id="rId237" Type="http://schemas.openxmlformats.org/officeDocument/2006/relationships/oleObject" Target="embeddings/oleObject144.bin"/><Relationship Id="rId236" Type="http://schemas.openxmlformats.org/officeDocument/2006/relationships/oleObject" Target="embeddings/oleObject143.bin"/><Relationship Id="rId235" Type="http://schemas.openxmlformats.org/officeDocument/2006/relationships/image" Target="media/image89.wmf"/><Relationship Id="rId234" Type="http://schemas.openxmlformats.org/officeDocument/2006/relationships/oleObject" Target="embeddings/oleObject142.bin"/><Relationship Id="rId233" Type="http://schemas.openxmlformats.org/officeDocument/2006/relationships/oleObject" Target="embeddings/oleObject141.bin"/><Relationship Id="rId232" Type="http://schemas.openxmlformats.org/officeDocument/2006/relationships/image" Target="media/image88.wmf"/><Relationship Id="rId231" Type="http://schemas.openxmlformats.org/officeDocument/2006/relationships/oleObject" Target="embeddings/oleObject140.bin"/><Relationship Id="rId230" Type="http://schemas.openxmlformats.org/officeDocument/2006/relationships/oleObject" Target="embeddings/oleObject139.bin"/><Relationship Id="rId23" Type="http://schemas.openxmlformats.org/officeDocument/2006/relationships/oleObject" Target="embeddings/oleObject10.bin"/><Relationship Id="rId229" Type="http://schemas.openxmlformats.org/officeDocument/2006/relationships/oleObject" Target="embeddings/oleObject138.bin"/><Relationship Id="rId228" Type="http://schemas.openxmlformats.org/officeDocument/2006/relationships/image" Target="media/image87.png"/><Relationship Id="rId227" Type="http://schemas.openxmlformats.org/officeDocument/2006/relationships/image" Target="media/image86.wmf"/><Relationship Id="rId226" Type="http://schemas.openxmlformats.org/officeDocument/2006/relationships/oleObject" Target="embeddings/oleObject137.bin"/><Relationship Id="rId225" Type="http://schemas.openxmlformats.org/officeDocument/2006/relationships/oleObject" Target="embeddings/oleObject136.bin"/><Relationship Id="rId224" Type="http://schemas.openxmlformats.org/officeDocument/2006/relationships/oleObject" Target="embeddings/oleObject135.bin"/><Relationship Id="rId223" Type="http://schemas.openxmlformats.org/officeDocument/2006/relationships/image" Target="media/image85.wmf"/><Relationship Id="rId222" Type="http://schemas.openxmlformats.org/officeDocument/2006/relationships/oleObject" Target="embeddings/oleObject134.bin"/><Relationship Id="rId221" Type="http://schemas.openxmlformats.org/officeDocument/2006/relationships/oleObject" Target="embeddings/oleObject133.bin"/><Relationship Id="rId220" Type="http://schemas.openxmlformats.org/officeDocument/2006/relationships/image" Target="media/image84.wmf"/><Relationship Id="rId22" Type="http://schemas.openxmlformats.org/officeDocument/2006/relationships/image" Target="media/image9.wmf"/><Relationship Id="rId219" Type="http://schemas.openxmlformats.org/officeDocument/2006/relationships/oleObject" Target="embeddings/oleObject132.bin"/><Relationship Id="rId218" Type="http://schemas.openxmlformats.org/officeDocument/2006/relationships/image" Target="media/image83.wmf"/><Relationship Id="rId217" Type="http://schemas.openxmlformats.org/officeDocument/2006/relationships/oleObject" Target="embeddings/oleObject131.bin"/><Relationship Id="rId216" Type="http://schemas.openxmlformats.org/officeDocument/2006/relationships/image" Target="media/image82.wmf"/><Relationship Id="rId215" Type="http://schemas.openxmlformats.org/officeDocument/2006/relationships/oleObject" Target="embeddings/oleObject130.bin"/><Relationship Id="rId214" Type="http://schemas.openxmlformats.org/officeDocument/2006/relationships/oleObject" Target="embeddings/oleObject129.bin"/><Relationship Id="rId213" Type="http://schemas.openxmlformats.org/officeDocument/2006/relationships/oleObject" Target="embeddings/oleObject128.bin"/><Relationship Id="rId212" Type="http://schemas.openxmlformats.org/officeDocument/2006/relationships/image" Target="media/image81.wmf"/><Relationship Id="rId211" Type="http://schemas.openxmlformats.org/officeDocument/2006/relationships/oleObject" Target="embeddings/oleObject127.bin"/><Relationship Id="rId210" Type="http://schemas.openxmlformats.org/officeDocument/2006/relationships/oleObject" Target="embeddings/oleObject126.bin"/><Relationship Id="rId21" Type="http://schemas.openxmlformats.org/officeDocument/2006/relationships/oleObject" Target="embeddings/oleObject9.bin"/><Relationship Id="rId209" Type="http://schemas.openxmlformats.org/officeDocument/2006/relationships/oleObject" Target="embeddings/oleObject125.bin"/><Relationship Id="rId208" Type="http://schemas.openxmlformats.org/officeDocument/2006/relationships/oleObject" Target="embeddings/oleObject124.bin"/><Relationship Id="rId207" Type="http://schemas.openxmlformats.org/officeDocument/2006/relationships/image" Target="media/image80.wmf"/><Relationship Id="rId206" Type="http://schemas.openxmlformats.org/officeDocument/2006/relationships/oleObject" Target="embeddings/oleObject123.bin"/><Relationship Id="rId205" Type="http://schemas.openxmlformats.org/officeDocument/2006/relationships/image" Target="media/image79.wmf"/><Relationship Id="rId204" Type="http://schemas.openxmlformats.org/officeDocument/2006/relationships/oleObject" Target="embeddings/oleObject122.bin"/><Relationship Id="rId203" Type="http://schemas.openxmlformats.org/officeDocument/2006/relationships/image" Target="media/image78.wmf"/><Relationship Id="rId202" Type="http://schemas.openxmlformats.org/officeDocument/2006/relationships/oleObject" Target="embeddings/oleObject121.bin"/><Relationship Id="rId201" Type="http://schemas.openxmlformats.org/officeDocument/2006/relationships/image" Target="media/image77.png"/><Relationship Id="rId200" Type="http://schemas.openxmlformats.org/officeDocument/2006/relationships/oleObject" Target="embeddings/oleObject120.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19.bin"/><Relationship Id="rId198" Type="http://schemas.openxmlformats.org/officeDocument/2006/relationships/image" Target="media/image76.wmf"/><Relationship Id="rId197" Type="http://schemas.openxmlformats.org/officeDocument/2006/relationships/oleObject" Target="embeddings/oleObject118.bin"/><Relationship Id="rId196" Type="http://schemas.openxmlformats.org/officeDocument/2006/relationships/oleObject" Target="embeddings/oleObject117.bin"/><Relationship Id="rId195" Type="http://schemas.openxmlformats.org/officeDocument/2006/relationships/oleObject" Target="embeddings/oleObject116.bin"/><Relationship Id="rId194" Type="http://schemas.openxmlformats.org/officeDocument/2006/relationships/image" Target="media/image75.wmf"/><Relationship Id="rId193" Type="http://schemas.openxmlformats.org/officeDocument/2006/relationships/oleObject" Target="embeddings/oleObject115.bin"/><Relationship Id="rId192" Type="http://schemas.openxmlformats.org/officeDocument/2006/relationships/image" Target="media/image74.wmf"/><Relationship Id="rId191" Type="http://schemas.openxmlformats.org/officeDocument/2006/relationships/oleObject" Target="embeddings/oleObject114.bin"/><Relationship Id="rId190" Type="http://schemas.openxmlformats.org/officeDocument/2006/relationships/image" Target="media/image73.wmf"/><Relationship Id="rId19" Type="http://schemas.openxmlformats.org/officeDocument/2006/relationships/oleObject" Target="embeddings/oleObject8.bin"/><Relationship Id="rId189" Type="http://schemas.openxmlformats.org/officeDocument/2006/relationships/oleObject" Target="embeddings/oleObject113.bin"/><Relationship Id="rId188" Type="http://schemas.openxmlformats.org/officeDocument/2006/relationships/image" Target="media/image72.wmf"/><Relationship Id="rId187" Type="http://schemas.openxmlformats.org/officeDocument/2006/relationships/oleObject" Target="embeddings/oleObject112.bin"/><Relationship Id="rId186" Type="http://schemas.openxmlformats.org/officeDocument/2006/relationships/image" Target="media/image71.wmf"/><Relationship Id="rId185" Type="http://schemas.openxmlformats.org/officeDocument/2006/relationships/oleObject" Target="embeddings/oleObject111.bin"/><Relationship Id="rId184" Type="http://schemas.openxmlformats.org/officeDocument/2006/relationships/image" Target="media/image70.wmf"/><Relationship Id="rId183" Type="http://schemas.openxmlformats.org/officeDocument/2006/relationships/oleObject" Target="embeddings/oleObject110.bin"/><Relationship Id="rId182" Type="http://schemas.openxmlformats.org/officeDocument/2006/relationships/image" Target="media/image69.wmf"/><Relationship Id="rId181" Type="http://schemas.openxmlformats.org/officeDocument/2006/relationships/oleObject" Target="embeddings/oleObject109.bin"/><Relationship Id="rId180" Type="http://schemas.openxmlformats.org/officeDocument/2006/relationships/image" Target="media/image68.wmf"/><Relationship Id="rId18" Type="http://schemas.openxmlformats.org/officeDocument/2006/relationships/image" Target="media/image7.wmf"/><Relationship Id="rId179" Type="http://schemas.openxmlformats.org/officeDocument/2006/relationships/oleObject" Target="embeddings/oleObject108.bin"/><Relationship Id="rId178" Type="http://schemas.openxmlformats.org/officeDocument/2006/relationships/image" Target="media/image67.wmf"/><Relationship Id="rId177" Type="http://schemas.openxmlformats.org/officeDocument/2006/relationships/oleObject" Target="embeddings/oleObject107.bin"/><Relationship Id="rId176" Type="http://schemas.openxmlformats.org/officeDocument/2006/relationships/oleObject" Target="embeddings/oleObject106.bin"/><Relationship Id="rId175" Type="http://schemas.openxmlformats.org/officeDocument/2006/relationships/oleObject" Target="embeddings/oleObject105.bin"/><Relationship Id="rId174" Type="http://schemas.openxmlformats.org/officeDocument/2006/relationships/image" Target="media/image66.wmf"/><Relationship Id="rId173" Type="http://schemas.openxmlformats.org/officeDocument/2006/relationships/oleObject" Target="embeddings/oleObject104.bin"/><Relationship Id="rId172" Type="http://schemas.openxmlformats.org/officeDocument/2006/relationships/image" Target="media/image65.wmf"/><Relationship Id="rId171" Type="http://schemas.openxmlformats.org/officeDocument/2006/relationships/oleObject" Target="embeddings/oleObject103.bin"/><Relationship Id="rId170" Type="http://schemas.openxmlformats.org/officeDocument/2006/relationships/oleObject" Target="embeddings/oleObject102.bin"/><Relationship Id="rId17" Type="http://schemas.openxmlformats.org/officeDocument/2006/relationships/oleObject" Target="embeddings/oleObject7.bin"/><Relationship Id="rId169" Type="http://schemas.openxmlformats.org/officeDocument/2006/relationships/oleObject" Target="embeddings/oleObject101.bin"/><Relationship Id="rId168" Type="http://schemas.openxmlformats.org/officeDocument/2006/relationships/image" Target="media/image64.wmf"/><Relationship Id="rId167" Type="http://schemas.openxmlformats.org/officeDocument/2006/relationships/oleObject" Target="embeddings/oleObject100.bin"/><Relationship Id="rId166" Type="http://schemas.openxmlformats.org/officeDocument/2006/relationships/oleObject" Target="embeddings/oleObject99.bin"/><Relationship Id="rId165" Type="http://schemas.openxmlformats.org/officeDocument/2006/relationships/oleObject" Target="embeddings/oleObject98.bin"/><Relationship Id="rId164" Type="http://schemas.openxmlformats.org/officeDocument/2006/relationships/oleObject" Target="embeddings/oleObject97.bin"/><Relationship Id="rId163" Type="http://schemas.openxmlformats.org/officeDocument/2006/relationships/image" Target="media/image63.wmf"/><Relationship Id="rId162" Type="http://schemas.openxmlformats.org/officeDocument/2006/relationships/oleObject" Target="embeddings/oleObject96.bin"/><Relationship Id="rId161" Type="http://schemas.openxmlformats.org/officeDocument/2006/relationships/image" Target="media/image62.wmf"/><Relationship Id="rId160" Type="http://schemas.openxmlformats.org/officeDocument/2006/relationships/oleObject" Target="embeddings/oleObject95.bin"/><Relationship Id="rId16" Type="http://schemas.openxmlformats.org/officeDocument/2006/relationships/oleObject" Target="embeddings/oleObject6.bin"/><Relationship Id="rId159" Type="http://schemas.openxmlformats.org/officeDocument/2006/relationships/image" Target="media/image61.wmf"/><Relationship Id="rId158" Type="http://schemas.openxmlformats.org/officeDocument/2006/relationships/oleObject" Target="embeddings/oleObject94.bin"/><Relationship Id="rId157" Type="http://schemas.openxmlformats.org/officeDocument/2006/relationships/image" Target="media/image60.wmf"/><Relationship Id="rId156" Type="http://schemas.openxmlformats.org/officeDocument/2006/relationships/oleObject" Target="embeddings/oleObject93.bin"/><Relationship Id="rId155" Type="http://schemas.openxmlformats.org/officeDocument/2006/relationships/oleObject" Target="embeddings/oleObject92.bin"/><Relationship Id="rId154" Type="http://schemas.openxmlformats.org/officeDocument/2006/relationships/image" Target="media/image59.wmf"/><Relationship Id="rId153" Type="http://schemas.openxmlformats.org/officeDocument/2006/relationships/oleObject" Target="embeddings/oleObject91.bin"/><Relationship Id="rId152" Type="http://schemas.openxmlformats.org/officeDocument/2006/relationships/oleObject" Target="embeddings/oleObject90.bin"/><Relationship Id="rId151" Type="http://schemas.openxmlformats.org/officeDocument/2006/relationships/oleObject" Target="embeddings/oleObject89.bin"/><Relationship Id="rId150" Type="http://schemas.openxmlformats.org/officeDocument/2006/relationships/oleObject" Target="embeddings/oleObject88.bin"/><Relationship Id="rId15" Type="http://schemas.openxmlformats.org/officeDocument/2006/relationships/image" Target="media/image6.png"/><Relationship Id="rId149" Type="http://schemas.openxmlformats.org/officeDocument/2006/relationships/image" Target="media/image58.wmf"/><Relationship Id="rId148" Type="http://schemas.openxmlformats.org/officeDocument/2006/relationships/oleObject" Target="embeddings/oleObject87.bin"/><Relationship Id="rId147" Type="http://schemas.openxmlformats.org/officeDocument/2006/relationships/oleObject" Target="embeddings/oleObject86.bin"/><Relationship Id="rId146" Type="http://schemas.openxmlformats.org/officeDocument/2006/relationships/image" Target="media/image57.wmf"/><Relationship Id="rId145" Type="http://schemas.openxmlformats.org/officeDocument/2006/relationships/oleObject" Target="embeddings/oleObject85.bin"/><Relationship Id="rId144" Type="http://schemas.openxmlformats.org/officeDocument/2006/relationships/image" Target="media/image56.wmf"/><Relationship Id="rId143" Type="http://schemas.openxmlformats.org/officeDocument/2006/relationships/oleObject" Target="embeddings/oleObject84.bin"/><Relationship Id="rId142" Type="http://schemas.openxmlformats.org/officeDocument/2006/relationships/image" Target="media/image55.wmf"/><Relationship Id="rId141" Type="http://schemas.openxmlformats.org/officeDocument/2006/relationships/oleObject" Target="embeddings/oleObject83.bin"/><Relationship Id="rId140" Type="http://schemas.openxmlformats.org/officeDocument/2006/relationships/image" Target="media/image54.wmf"/><Relationship Id="rId14" Type="http://schemas.openxmlformats.org/officeDocument/2006/relationships/oleObject" Target="embeddings/oleObject5.bin"/><Relationship Id="rId139" Type="http://schemas.openxmlformats.org/officeDocument/2006/relationships/oleObject" Target="embeddings/oleObject82.bin"/><Relationship Id="rId138" Type="http://schemas.openxmlformats.org/officeDocument/2006/relationships/oleObject" Target="embeddings/oleObject81.bin"/><Relationship Id="rId137" Type="http://schemas.openxmlformats.org/officeDocument/2006/relationships/oleObject" Target="embeddings/oleObject80.bin"/><Relationship Id="rId136" Type="http://schemas.openxmlformats.org/officeDocument/2006/relationships/oleObject" Target="embeddings/oleObject79.bin"/><Relationship Id="rId135" Type="http://schemas.openxmlformats.org/officeDocument/2006/relationships/oleObject" Target="embeddings/oleObject78.bin"/><Relationship Id="rId134" Type="http://schemas.openxmlformats.org/officeDocument/2006/relationships/image" Target="media/image53.wmf"/><Relationship Id="rId133" Type="http://schemas.openxmlformats.org/officeDocument/2006/relationships/oleObject" Target="embeddings/oleObject77.bin"/><Relationship Id="rId132" Type="http://schemas.openxmlformats.org/officeDocument/2006/relationships/oleObject" Target="embeddings/oleObject76.bin"/><Relationship Id="rId131" Type="http://schemas.openxmlformats.org/officeDocument/2006/relationships/image" Target="media/image52.wmf"/><Relationship Id="rId130" Type="http://schemas.openxmlformats.org/officeDocument/2006/relationships/oleObject" Target="embeddings/oleObject75.bin"/><Relationship Id="rId13" Type="http://schemas.openxmlformats.org/officeDocument/2006/relationships/image" Target="media/image5.wmf"/><Relationship Id="rId129" Type="http://schemas.openxmlformats.org/officeDocument/2006/relationships/image" Target="media/image51.wmf"/><Relationship Id="rId128" Type="http://schemas.openxmlformats.org/officeDocument/2006/relationships/oleObject" Target="embeddings/oleObject74.bin"/><Relationship Id="rId127" Type="http://schemas.openxmlformats.org/officeDocument/2006/relationships/image" Target="media/image50.wmf"/><Relationship Id="rId126" Type="http://schemas.openxmlformats.org/officeDocument/2006/relationships/oleObject" Target="embeddings/oleObject73.bin"/><Relationship Id="rId125" Type="http://schemas.openxmlformats.org/officeDocument/2006/relationships/image" Target="media/image49.wmf"/><Relationship Id="rId124" Type="http://schemas.openxmlformats.org/officeDocument/2006/relationships/oleObject" Target="embeddings/oleObject72.bin"/><Relationship Id="rId123" Type="http://schemas.openxmlformats.org/officeDocument/2006/relationships/image" Target="media/image48.png"/><Relationship Id="rId122" Type="http://schemas.openxmlformats.org/officeDocument/2006/relationships/image" Target="media/image47.png"/><Relationship Id="rId121" Type="http://schemas.openxmlformats.org/officeDocument/2006/relationships/image" Target="media/image46.wmf"/><Relationship Id="rId120" Type="http://schemas.openxmlformats.org/officeDocument/2006/relationships/oleObject" Target="embeddings/oleObject71.bin"/><Relationship Id="rId12" Type="http://schemas.openxmlformats.org/officeDocument/2006/relationships/oleObject" Target="embeddings/oleObject4.bin"/><Relationship Id="rId119" Type="http://schemas.openxmlformats.org/officeDocument/2006/relationships/image" Target="media/image45.wmf"/><Relationship Id="rId118" Type="http://schemas.openxmlformats.org/officeDocument/2006/relationships/oleObject" Target="embeddings/oleObject70.bin"/><Relationship Id="rId117" Type="http://schemas.openxmlformats.org/officeDocument/2006/relationships/oleObject" Target="embeddings/oleObject69.bin"/><Relationship Id="rId116" Type="http://schemas.openxmlformats.org/officeDocument/2006/relationships/image" Target="media/image44.wmf"/><Relationship Id="rId115" Type="http://schemas.openxmlformats.org/officeDocument/2006/relationships/oleObject" Target="embeddings/oleObject68.bin"/><Relationship Id="rId114" Type="http://schemas.openxmlformats.org/officeDocument/2006/relationships/image" Target="media/image43.wmf"/><Relationship Id="rId113" Type="http://schemas.openxmlformats.org/officeDocument/2006/relationships/oleObject" Target="embeddings/oleObject67.bin"/><Relationship Id="rId112" Type="http://schemas.openxmlformats.org/officeDocument/2006/relationships/image" Target="media/image42.wmf"/><Relationship Id="rId111" Type="http://schemas.openxmlformats.org/officeDocument/2006/relationships/oleObject" Target="embeddings/oleObject66.bin"/><Relationship Id="rId110" Type="http://schemas.openxmlformats.org/officeDocument/2006/relationships/image" Target="media/image41.wmf"/><Relationship Id="rId11" Type="http://schemas.openxmlformats.org/officeDocument/2006/relationships/image" Target="media/image4.png"/><Relationship Id="rId109" Type="http://schemas.openxmlformats.org/officeDocument/2006/relationships/oleObject" Target="embeddings/oleObject65.bin"/><Relationship Id="rId108" Type="http://schemas.openxmlformats.org/officeDocument/2006/relationships/oleObject" Target="embeddings/oleObject64.bin"/><Relationship Id="rId107" Type="http://schemas.openxmlformats.org/officeDocument/2006/relationships/image" Target="media/image40.wmf"/><Relationship Id="rId106" Type="http://schemas.openxmlformats.org/officeDocument/2006/relationships/oleObject" Target="embeddings/oleObject63.bin"/><Relationship Id="rId105" Type="http://schemas.openxmlformats.org/officeDocument/2006/relationships/image" Target="media/image39.wmf"/><Relationship Id="rId104" Type="http://schemas.openxmlformats.org/officeDocument/2006/relationships/oleObject" Target="embeddings/oleObject62.bin"/><Relationship Id="rId103" Type="http://schemas.openxmlformats.org/officeDocument/2006/relationships/image" Target="media/image38.wmf"/><Relationship Id="rId102" Type="http://schemas.openxmlformats.org/officeDocument/2006/relationships/oleObject" Target="embeddings/oleObject61.bin"/><Relationship Id="rId101" Type="http://schemas.openxmlformats.org/officeDocument/2006/relationships/image" Target="media/image37.wmf"/><Relationship Id="rId100" Type="http://schemas.openxmlformats.org/officeDocument/2006/relationships/oleObject" Target="embeddings/oleObject60.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F7ED27-96CC-41B3-9AF5-688D2F1FAB4C}">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2595</Words>
  <Characters>14794</Characters>
  <Lines>123</Lines>
  <Paragraphs>34</Paragraphs>
  <TotalTime>11</TotalTime>
  <ScaleCrop>false</ScaleCrop>
  <LinksUpToDate>false</LinksUpToDate>
  <CharactersWithSpaces>17355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2023-10-08T05:46:00Z</dcterms:created>
  <dc:creator>Microsoft</dc:creator>
  <cp:lastModifiedBy>Administrator</cp:lastModifiedBy>
  <cp:lastPrinted>2020-02-17T10:04:00Z</cp:lastPrinted>
  <dcterms:modified xsi:type="dcterms:W3CDTF">2023-10-31T08:33:12Z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F60DA85188E44BBF820C3B4D1341CBA3</vt:lpwstr>
  </property>
</Properties>
</file>
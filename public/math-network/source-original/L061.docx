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4"/>
        </w:rPr>
      </w:pPr>
      <w:bookmarkStart w:id="0" w:name="_Hlk77960184"/>
      <w:bookmarkEnd w:id="0"/>
      <w:r>
        <w:rPr>
          <w:rFonts w:ascii="Times New Roman" w:hAnsi="Times New Roman" w:eastAsia="仿宋" w:cs="Times New Roman"/>
          <w:sz w:val="28"/>
          <w:szCs w:val="24"/>
        </w:rPr>
        <w:t>第5课时</w:t>
      </w:r>
    </w:p>
    <w:p>
      <w:pPr>
        <w:spacing w:line="312" w:lineRule="auto"/>
        <w:jc w:val="center"/>
        <w:rPr>
          <w:rFonts w:ascii="Times New Roman" w:hAnsi="Times New Roman" w:eastAsia="仿宋" w:cs="Times New Roman"/>
          <w:sz w:val="28"/>
          <w:szCs w:val="24"/>
        </w:rPr>
      </w:pPr>
      <w:r>
        <w:rPr>
          <w:rFonts w:ascii="Times New Roman" w:hAnsi="Times New Roman" w:eastAsia="仿宋" w:cs="Times New Roman"/>
          <w:sz w:val="28"/>
          <w:szCs w:val="24"/>
        </w:rPr>
        <w:t>11</w:t>
      </w:r>
      <w:r>
        <w:rPr>
          <w:rFonts w:hint="eastAsia" w:ascii="Times New Roman" w:hAnsi="Times New Roman" w:eastAsia="仿宋" w:cs="Times New Roman"/>
          <w:sz w:val="28"/>
          <w:szCs w:val="24"/>
        </w:rPr>
        <w:t>.</w:t>
      </w:r>
      <w:r>
        <w:rPr>
          <w:rFonts w:ascii="Times New Roman" w:hAnsi="Times New Roman" w:eastAsia="仿宋" w:cs="Times New Roman"/>
          <w:sz w:val="28"/>
          <w:szCs w:val="24"/>
        </w:rPr>
        <w:t>2</w:t>
      </w:r>
      <w:r>
        <w:rPr>
          <w:rFonts w:hint="eastAsia" w:ascii="Times New Roman" w:hAnsi="Times New Roman" w:eastAsia="仿宋" w:cs="Times New Roman"/>
          <w:sz w:val="28"/>
          <w:szCs w:val="24"/>
        </w:rPr>
        <w:t>锥体</w:t>
      </w:r>
      <w:r>
        <w:rPr>
          <w:rFonts w:ascii="Times New Roman" w:hAnsi="Times New Roman" w:eastAsia="仿宋" w:cs="Times New Roman"/>
          <w:sz w:val="28"/>
          <w:szCs w:val="24"/>
        </w:rPr>
        <w:t>（2）</w:t>
      </w:r>
    </w:p>
    <w:p>
      <w:pPr>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册第11章第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锥体的</w:t>
      </w:r>
      <w:r>
        <w:rPr>
          <w:rFonts w:ascii="Times New Roman" w:hAnsi="Times New Roman" w:eastAsia="仿宋" w:cs="Times New Roman"/>
          <w:sz w:val="24"/>
          <w:szCs w:val="24"/>
        </w:rPr>
        <w:t>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课时．</w:t>
      </w:r>
      <w:r>
        <w:rPr>
          <w:rFonts w:hint="eastAsia" w:ascii="Times New Roman" w:hAnsi="Times New Roman" w:eastAsia="仿宋" w:cs="Times New Roman"/>
          <w:sz w:val="24"/>
          <w:szCs w:val="24"/>
        </w:rPr>
        <w:t>在前一节课中，学生已经学习了棱锥和圆锥的概念和性质，在此基础上，本节课将学习棱锥和圆锥的体积公式</w:t>
      </w:r>
      <w:r>
        <w:rPr>
          <w:rFonts w:ascii="Times New Roman" w:hAnsi="Times New Roman" w:eastAsia="仿宋" w:cs="Times New Roman"/>
          <w:sz w:val="24"/>
          <w:szCs w:val="24"/>
        </w:rPr>
        <w:t>．</w:t>
      </w:r>
      <w:r>
        <w:rPr>
          <w:rFonts w:hint="eastAsia" w:ascii="Times New Roman" w:hAnsi="Times New Roman" w:eastAsia="仿宋" w:cs="Times New Roman"/>
          <w:sz w:val="24"/>
          <w:szCs w:val="24"/>
        </w:rPr>
        <w:t>理解锥体体积公式及其推导过程，为后续运用祖暅原理推导球的体积公式奠定基础</w:t>
      </w:r>
      <w:r>
        <w:rPr>
          <w:rFonts w:ascii="Times New Roman" w:hAnsi="Times New Roman" w:eastAsia="仿宋" w:cs="Times New Roman"/>
          <w:sz w:val="24"/>
          <w:szCs w:val="24"/>
        </w:rPr>
        <w:t>．</w:t>
      </w:r>
      <w:r>
        <w:rPr>
          <w:rFonts w:hint="eastAsia" w:ascii="Times New Roman" w:hAnsi="Times New Roman" w:eastAsia="仿宋" w:cs="Times New Roman"/>
          <w:sz w:val="24"/>
          <w:szCs w:val="24"/>
        </w:rPr>
        <w:t>此外，在本节课的教学中，将三棱锥补成三棱柱并将一般棱锥的体积转化为三棱锥的体积和，蕴含的割补思想为后续研究一般几何体的体积</w:t>
      </w:r>
      <w:r>
        <w:rPr>
          <w:rFonts w:ascii="Times New Roman" w:hAnsi="Times New Roman" w:eastAsia="仿宋" w:cs="Times New Roman"/>
          <w:sz w:val="24"/>
          <w:szCs w:val="24"/>
        </w:rPr>
        <w:t>做好铺垫．</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通过构造一个与三棱锥同底等高的三棱柱，得到棱锥的体积公式，再利用祖暅原理，进一步得到圆锥的体积公式</w:t>
      </w:r>
      <w:r>
        <w:rPr>
          <w:rFonts w:ascii="Times New Roman" w:hAnsi="Times New Roman" w:eastAsia="仿宋" w:cs="Times New Roman"/>
          <w:sz w:val="24"/>
          <w:szCs w:val="24"/>
        </w:rPr>
        <w:t>．</w:t>
      </w:r>
    </w:p>
    <w:p>
      <w:pPr>
        <w:pStyle w:val="2"/>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pPr>
        <w:adjustRightInd w:val="0"/>
        <w:snapToGrid w:val="0"/>
        <w:spacing w:line="312" w:lineRule="auto"/>
        <w:ind w:firstLine="480" w:firstLineChars="200"/>
        <w:jc w:val="left"/>
        <w:rPr>
          <w:rStyle w:val="9"/>
          <w:rFonts w:ascii="Times New Roman" w:hAnsi="Times New Roman" w:eastAsia="仿宋" w:cs="Times New Roman"/>
          <w:i w:val="0"/>
          <w:iCs w:val="0"/>
          <w:kern w:val="0"/>
          <w:sz w:val="24"/>
          <w:szCs w:val="24"/>
        </w:rPr>
      </w:pPr>
      <w:r>
        <w:rPr>
          <w:rStyle w:val="9"/>
          <w:rFonts w:ascii="Times New Roman" w:hAnsi="Times New Roman" w:eastAsia="仿宋" w:cs="Times New Roman"/>
          <w:i w:val="0"/>
          <w:iCs w:val="0"/>
          <w:snapToGrid w:val="0"/>
          <w:color w:val="000000"/>
          <w:kern w:val="0"/>
          <w:sz w:val="24"/>
          <w:szCs w:val="24"/>
        </w:rPr>
        <w:t>1．经历借助棱锥与棱柱的联系推导得到锥体体积公式的过程，体会割补法和化归等数学思想方法的应用，发展直观想象、逻辑推理素养．</w:t>
      </w:r>
    </w:p>
    <w:p>
      <w:pPr>
        <w:adjustRightInd w:val="0"/>
        <w:snapToGrid w:val="0"/>
        <w:spacing w:line="312" w:lineRule="auto"/>
        <w:ind w:firstLine="480" w:firstLineChars="200"/>
        <w:jc w:val="left"/>
        <w:rPr>
          <w:rStyle w:val="9"/>
          <w:rFonts w:ascii="Times New Roman" w:hAnsi="Times New Roman" w:eastAsia="仿宋" w:cs="Times New Roman"/>
          <w:i w:val="0"/>
          <w:iCs w:val="0"/>
          <w:kern w:val="0"/>
          <w:sz w:val="24"/>
          <w:szCs w:val="24"/>
        </w:rPr>
      </w:pPr>
      <w:r>
        <w:rPr>
          <w:rStyle w:val="9"/>
          <w:rFonts w:ascii="Times New Roman" w:hAnsi="Times New Roman" w:eastAsia="仿宋" w:cs="Times New Roman"/>
          <w:i w:val="0"/>
          <w:iCs w:val="0"/>
          <w:snapToGrid w:val="0"/>
          <w:color w:val="000000"/>
          <w:kern w:val="0"/>
          <w:sz w:val="24"/>
          <w:szCs w:val="24"/>
        </w:rPr>
        <w:t>2．掌握锥体的体积公式，并能运用公式解决相关的实际问题．</w:t>
      </w:r>
    </w:p>
    <w:p>
      <w:pPr>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【教学重点及学习难点】</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掌握锥体的体积公式</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w:t>
      </w:r>
      <w:r>
        <w:rPr>
          <w:rFonts w:hint="eastAsia" w:ascii="Times New Roman" w:hAnsi="Times New Roman" w:eastAsia="仿宋" w:cs="Times New Roman"/>
          <w:sz w:val="24"/>
          <w:szCs w:val="24"/>
        </w:rPr>
        <w:t>锥体体积公式的推导</w:t>
      </w:r>
      <w:r>
        <w:rPr>
          <w:rFonts w:ascii="Times New Roman" w:hAnsi="Times New Roman" w:eastAsia="仿宋" w:cs="Times New Roman"/>
          <w:sz w:val="24"/>
          <w:szCs w:val="24"/>
        </w:rPr>
        <w:t>．</w:t>
      </w:r>
    </w:p>
    <w:p>
      <w:pPr>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各位同学，你们好．在本章第一节中，我们依次研究了柱体的概念、性质、体积和表面积</w:t>
      </w:r>
      <w:r>
        <w:rPr>
          <w:rFonts w:ascii="Times New Roman" w:hAnsi="Times New Roman" w:eastAsia="仿宋" w:cs="Times New Roman"/>
          <w:sz w:val="24"/>
          <w:szCs w:val="24"/>
        </w:rPr>
        <w:t>．</w:t>
      </w:r>
      <w:r>
        <w:rPr>
          <w:rFonts w:hint="eastAsia" w:ascii="Times New Roman" w:hAnsi="Times New Roman" w:eastAsia="仿宋" w:cs="Times New Roman"/>
          <w:sz w:val="24"/>
          <w:szCs w:val="24"/>
        </w:rPr>
        <w:t>遵循这样的研究思路，在上节课学习了锥体概念、性质的基础上，本节课，我们将研究锥体的体积</w:t>
      </w:r>
      <w:r>
        <w:rPr>
          <w:rFonts w:ascii="Times New Roman" w:hAnsi="Times New Roman" w:eastAsia="仿宋" w:cs="Times New Roman"/>
          <w:sz w:val="24"/>
          <w:szCs w:val="24"/>
        </w:rPr>
        <w:t>．</w:t>
      </w:r>
    </w:p>
    <w:p>
      <w:pPr>
        <w:spacing w:line="312" w:lineRule="auto"/>
        <w:ind w:firstLine="480"/>
        <w:rPr>
          <w:rFonts w:ascii="Times New Roman" w:hAnsi="Times New Roman" w:eastAsia="仿宋"/>
          <w:b/>
          <w:bCs/>
          <w:sz w:val="24"/>
          <w:szCs w:val="24"/>
        </w:rPr>
      </w:pPr>
      <w:r>
        <w:rPr>
          <w:rFonts w:hint="eastAsia" w:ascii="Times New Roman" w:hAnsi="Times New Roman" w:eastAsia="仿宋"/>
          <w:b/>
          <w:bCs/>
          <w:sz w:val="24"/>
          <w:szCs w:val="24"/>
        </w:rPr>
        <w:t>（环节一）复习旧知</w:t>
      </w:r>
      <w:r>
        <w:rPr>
          <w:rFonts w:ascii="Times New Roman" w:hAnsi="Times New Roman" w:eastAsia="仿宋"/>
          <w:b/>
          <w:bCs/>
          <w:sz w:val="24"/>
          <w:szCs w:val="24"/>
        </w:rPr>
        <w:t xml:space="preserve"> </w:t>
      </w:r>
      <w:r>
        <w:rPr>
          <w:rFonts w:hint="eastAsia" w:ascii="Times New Roman" w:hAnsi="Times New Roman" w:eastAsia="仿宋"/>
          <w:b/>
          <w:bCs/>
          <w:sz w:val="24"/>
          <w:szCs w:val="24"/>
        </w:rPr>
        <w:t>引入课题</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首先，让我们一起回顾平面上多边形面积的求法</w:t>
      </w:r>
      <w:r>
        <w:rPr>
          <w:rFonts w:ascii="Times New Roman" w:hAnsi="Times New Roman" w:eastAsia="仿宋" w:cs="Times New Roman"/>
          <w:kern w:val="0"/>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25" o:spid="_x0000_s1026" o:spt="203" style="height:91pt;width:99pt;" coordsize="12573,11557">
            <o:lock v:ext="edit"/>
            <v:shape id="六边形 1" o:spid="_x0000_s1027" o:spt="9" type="#_x0000_t9" style="position:absolute;left:2349;top:2222;height:6731;width:8001;v-text-anchor:middle;" fillcolor="#FFFFFF"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" adj="5057">
              <v:path/>
              <v:fill on="t" focussize="0,0"/>
              <v:stroke weight="1pt" color="#1F3763" joinstyle="miter"/>
              <v:imagedata o:title=""/>
              <o:lock v:ext="edit"/>
            </v:shape>
            <v:line id="直接连接符 2" o:spid="_x0000_s1028" o:spt="20" style="position:absolute;left:4064;top:5397;flip:y;height:3429;width:6477;"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">
              <v:path arrowok="t"/>
              <v:fill focussize="0,0"/>
              <v:stroke weight="0.5pt" color="#000000" joinstyle="miter"/>
              <v:imagedata o:title=""/>
              <o:lock v:ext="edit"/>
            </v:line>
            <v:line id="直接连接符 3" o:spid="_x0000_s1029" o:spt="20" style="position:absolute;left:4127;top:2159;flip:y;height:6731;width:4318;"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">
              <v:path arrowok="t"/>
              <v:fill focussize="0,0"/>
              <v:stroke weight="0.5pt" color="#000000" joinstyle="miter"/>
              <v:imagedata o:title=""/>
              <o:lock v:ext="edit"/>
            </v:line>
            <v:line id="直接连接符 4" o:spid="_x0000_s1030" o:spt="20" style="position:absolute;left:4254;top:2095;flip:y;height:6668;width:64;"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">
              <v:path arrowok="t"/>
              <v:fill focussize="0,0"/>
              <v:stroke weight="0.5pt" color="#000000" joinstyle="miter"/>
              <v:imagedata o:title=""/>
              <o:lock v:ext="edit"/>
            </v:line>
            <v:shape id="文本框 18" o:spid="_x0000_s1031" o:spt="202" type="#_x0000_t202" style="position:absolute;left:0;top:4254;height:3683;width:266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v:path/>
              <v:fill on="f" focussize="0,0"/>
              <v:stroke on="f" weight="0.5pt" joinstyle="miter"/>
              <v:imagedata o:title=""/>
              <o:lock v:ext="edit"/>
              <v:textbox>
                <w:txbxContent>
                  <w:p>
                    <w:pPr>
                      <w:rPr>
                        <w:color w:val="000000" w:themeColor="text1"/>
                      </w:rPr>
                    </w:pPr>
                    <w:r>
                      <w:rPr>
                        <w:rFonts w:hint="eastAsia"/>
                        <w:color w:val="000000" w:themeColor="text1"/>
                      </w:rPr>
                      <w:t>A</w:t>
                    </w:r>
                  </w:p>
                </w:txbxContent>
              </v:textbox>
            </v:shape>
            <v:shape id="文本框 19" o:spid="_x0000_s1032" o:spt="202" type="#_x0000_t202" style="position:absolute;left:2286;top:7874;height:3683;width:266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v:path/>
              <v:fill on="f" focussize="0,0"/>
              <v:stroke on="f" weight="0.5pt" joinstyle="miter"/>
              <v:imagedata o:title=""/>
              <o:lock v:ext="edit"/>
              <v:textbox>
                <w:txbxContent>
                  <w:p>
                    <w:pPr>
                      <w:rPr>
                        <w:color w:val="000000" w:themeColor="text1"/>
                      </w:rPr>
                    </w:pPr>
                    <w:r>
                      <w:rPr>
                        <w:color w:val="000000" w:themeColor="text1"/>
                      </w:rPr>
                      <w:t>B</w:t>
                    </w:r>
                  </w:p>
                </w:txbxContent>
              </v:textbox>
            </v:shape>
            <v:shape id="文本框 20" o:spid="_x0000_s1033" o:spt="202" type="#_x0000_t202" style="position:absolute;left:7747;top:7493;height:3683;width:266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v:path/>
              <v:fill on="f" focussize="0,0"/>
              <v:stroke on="f" weight="0.5pt" joinstyle="miter"/>
              <v:imagedata o:title=""/>
              <o:lock v:ext="edit"/>
              <v:textbox>
                <w:txbxContent>
                  <w:p>
                    <w:pPr>
                      <w:rPr>
                        <w:color w:val="000000" w:themeColor="text1"/>
                      </w:rPr>
                    </w:pPr>
                    <w:r>
                      <w:rPr>
                        <w:color w:val="000000" w:themeColor="text1"/>
                      </w:rPr>
                      <w:t>C</w:t>
                    </w:r>
                  </w:p>
                </w:txbxContent>
              </v:textbox>
            </v:shape>
            <v:shape id="文本框 21" o:spid="_x0000_s1034" o:spt="202" type="#_x0000_t202" style="position:absolute;left:9906;top:3746;height:3683;width:266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v:path/>
              <v:fill on="f" focussize="0,0"/>
              <v:stroke on="f" weight="0.5pt" joinstyle="miter"/>
              <v:imagedata o:title=""/>
              <o:lock v:ext="edit"/>
              <v:textbox>
                <w:txbxContent>
                  <w:p>
                    <w:pPr>
                      <w:rPr>
                        <w:color w:val="000000" w:themeColor="text1"/>
                      </w:rPr>
                    </w:pPr>
                    <w:r>
                      <w:rPr>
                        <w:color w:val="000000" w:themeColor="text1"/>
                      </w:rPr>
                      <w:t>D</w:t>
                    </w:r>
                  </w:p>
                </w:txbxContent>
              </v:textbox>
            </v:shape>
            <v:shape id="文本框 22" o:spid="_x0000_s1035" o:spt="202" type="#_x0000_t202" style="position:absolute;left:7683;top:0;height:3683;width:266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v:path/>
              <v:fill on="f" focussize="0,0"/>
              <v:stroke on="f" weight="0.5pt" joinstyle="miter"/>
              <v:imagedata o:title=""/>
              <o:lock v:ext="edit"/>
              <v:textbox>
                <w:txbxContent>
                  <w:p>
                    <w:pPr>
                      <w:rPr>
                        <w:color w:val="000000" w:themeColor="text1"/>
                      </w:rPr>
                    </w:pPr>
                    <w:r>
                      <w:rPr>
                        <w:color w:val="000000" w:themeColor="text1"/>
                      </w:rPr>
                      <w:t>E</w:t>
                    </w:r>
                  </w:p>
                </w:txbxContent>
              </v:textbox>
            </v:shape>
            <v:shape id="文本框 23" o:spid="_x0000_s1036" o:spt="202" type="#_x0000_t202" style="position:absolute;left:2349;top:0;height:3683;width:266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v:path/>
              <v:fill on="f" focussize="0,0"/>
              <v:stroke on="f" weight="0.5pt" joinstyle="miter"/>
              <v:imagedata o:title=""/>
              <o:lock v:ext="edit"/>
              <v:textbox>
                <w:txbxContent>
                  <w:p>
                    <w:pPr>
                      <w:rPr>
                        <w:color w:val="000000" w:themeColor="text1"/>
                      </w:rPr>
                    </w:pPr>
                    <w:r>
                      <w:rPr>
                        <w:color w:val="000000" w:themeColor="text1"/>
                      </w:rPr>
                      <w:t>F</w:t>
                    </w:r>
                  </w:p>
                </w:txbxContent>
              </v:textbox>
            </v:shape>
            <w10:wrap type="none"/>
            <w10:anchorlock/>
          </v:group>
        </w:pic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我们以凸六边形</w:t>
      </w:r>
      <w:r>
        <w:rPr>
          <w:rFonts w:ascii="Times New Roman" w:hAnsi="Times New Roman" w:eastAsia="仿宋" w:cs="Times New Roman"/>
          <w:position w:val="-6"/>
          <w:sz w:val="24"/>
          <w:szCs w:val="24"/>
        </w:rPr>
        <w:object>
          <v:shape id="_x0000_i1025" o:spt="75" type="#_x0000_t75" style="height:14.5pt;width:51.4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为例，可以从顶点</w:t>
      </w:r>
      <w:r>
        <w:rPr>
          <w:rFonts w:ascii="Times New Roman" w:hAnsi="Times New Roman" w:eastAsia="仿宋" w:cs="Times New Roman"/>
          <w:position w:val="-4"/>
          <w:sz w:val="24"/>
          <w:szCs w:val="24"/>
        </w:rPr>
        <w:object>
          <v:shape id="_x0000_i1026" o:spt="75" type="#_x0000_t75" style="height:13.1pt;width:12.1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出发，连接对角线</w:t>
      </w:r>
      <w:r>
        <w:rPr>
          <w:rFonts w:ascii="Times New Roman" w:hAnsi="Times New Roman" w:eastAsia="仿宋" w:cs="Times New Roman"/>
          <w:position w:val="-4"/>
          <w:sz w:val="24"/>
          <w:szCs w:val="24"/>
        </w:rPr>
        <w:object>
          <v:shape id="_x0000_i1027" o:spt="75" type="#_x0000_t75" style="height:13.1pt;width:20.5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28" o:spt="75" type="#_x0000_t75" style="height:13.1pt;width:20.5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29" o:spt="75" type="#_x0000_t75" style="height:13.1pt;width:20.5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，这样该六边形的面积转化为四个三角形面积之和</w:t>
      </w:r>
      <w:r>
        <w:rPr>
          <w:rFonts w:ascii="Times New Roman" w:hAnsi="Times New Roman" w:eastAsia="仿宋" w:cs="Times New Roman"/>
          <w:sz w:val="24"/>
          <w:szCs w:val="24"/>
        </w:rPr>
        <w:t>，</w:t>
      </w:r>
      <w:r>
        <w:rPr>
          <w:rFonts w:hint="eastAsia" w:ascii="Times New Roman" w:hAnsi="Times New Roman" w:eastAsia="仿宋" w:cs="Times New Roman"/>
          <w:sz w:val="24"/>
          <w:szCs w:val="24"/>
        </w:rPr>
        <w:t>即</w:t>
      </w:r>
      <w:r>
        <w:rPr>
          <w:rFonts w:ascii="Times New Roman" w:hAnsi="Times New Roman" w:eastAsia="仿宋" w:cs="Times New Roman"/>
          <w:position w:val="-12"/>
          <w:sz w:val="24"/>
          <w:szCs w:val="24"/>
        </w:rPr>
        <w:object>
          <v:shape id="_x0000_i1030" o:spt="75" type="#_x0000_t75" style="height:18.25pt;width:199.1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仿宋" w:cs="Times New Roman"/>
          <w:kern w:val="0"/>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sz w:val="24"/>
          <w:szCs w:val="24"/>
        </w:rPr>
        <w:drawing>
          <wp:inline distT="0" distB="0" distL="0" distR="0">
            <wp:extent cx="1225550" cy="1426845"/>
            <wp:effectExtent l="0" t="0" r="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25550" cy="1426845"/>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类似地，在求六棱锥</w:t>
      </w:r>
      <w:r>
        <w:rPr>
          <w:rFonts w:ascii="Times New Roman" w:hAnsi="Times New Roman" w:eastAsia="仿宋" w:cs="Times New Roman"/>
          <w:position w:val="-6"/>
          <w:sz w:val="24"/>
          <w:szCs w:val="24"/>
        </w:rPr>
        <w:object>
          <v:shape id="_x0000_i1031" o:spt="75" type="#_x0000_t75" style="height:14.5pt;width:70.6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cs="Times New Roman"/>
          <w:sz w:val="24"/>
          <w:szCs w:val="24"/>
        </w:rPr>
        <w:t>的体积时，我们是不是也可以将其转化为若干三棱锥的体积之和，请同学们思考一下，如何转化？</w:t>
      </w:r>
    </w:p>
    <w:p>
      <w:pPr>
        <w:spacing w:line="312" w:lineRule="auto"/>
        <w:ind w:firstLine="480" w:firstLineChars="200"/>
        <w:rPr>
          <w:rFonts w:ascii="Times New Roman" w:hAnsi="Times New Roman" w:eastAsia="仿宋" w:cs="Times New Roman"/>
          <w:color w:val="000000" w:themeColor="text1"/>
          <w:kern w:val="0"/>
          <w:sz w:val="24"/>
          <w:szCs w:val="24"/>
        </w:rPr>
      </w:pPr>
      <w:r>
        <w:rPr>
          <w:rFonts w:hint="eastAsia" w:ascii="Times New Roman" w:hAnsi="Times New Roman" w:eastAsia="仿宋" w:cs="Times New Roman"/>
          <w:color w:val="000000" w:themeColor="text1"/>
          <w:sz w:val="24"/>
          <w:szCs w:val="24"/>
        </w:rPr>
        <w:t>生 因为六棱锥的底面是六边形，在底面上，我们从顶点</w:t>
      </w:r>
      <w:r>
        <w:rPr>
          <w:rFonts w:ascii="Times New Roman" w:hAnsi="Times New Roman" w:eastAsia="仿宋" w:cs="Times New Roman"/>
          <w:color w:val="000000" w:themeColor="text1"/>
          <w:position w:val="-4"/>
          <w:sz w:val="24"/>
          <w:szCs w:val="24"/>
        </w:rPr>
        <w:object>
          <v:shape id="_x0000_i1032" o:spt="75" type="#_x0000_t75" style="height:13.1pt;width:12.15pt;" o:ole="t" filled="f" o:preferrelative="t" stroked="f" coordsize="21600,21600">
            <v:path/>
            <v:fill on="f" focussize="0,0"/>
            <v:stroke on="f" joinstyle="miter"/>
            <v:imagedata r:id="rId7"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cs="Times New Roman"/>
          <w:color w:val="000000" w:themeColor="text1"/>
          <w:sz w:val="24"/>
          <w:szCs w:val="24"/>
        </w:rPr>
        <w:t>出发，连接对角线</w:t>
      </w:r>
      <w:r>
        <w:rPr>
          <w:rFonts w:ascii="Times New Roman" w:hAnsi="Times New Roman" w:eastAsia="仿宋" w:cs="Times New Roman"/>
          <w:color w:val="000000" w:themeColor="text1"/>
          <w:position w:val="-4"/>
          <w:sz w:val="24"/>
          <w:szCs w:val="24"/>
        </w:rPr>
        <w:object>
          <v:shape id="_x0000_i1033" o:spt="75" type="#_x0000_t75" style="height:13.1pt;width:20.55pt;" o:ole="t" filled="f" o:preferrelative="t" stroked="f" coordsize="21600,21600">
            <v:path/>
            <v:fill on="f" focussize="0,0"/>
            <v:stroke on="f" joinstyle="miter"/>
            <v:imagedata r:id="rId9"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34" o:spt="75" type="#_x0000_t75" style="height:13.1pt;width:20.55pt;" o:ole="t" filled="f" o:preferrelative="t" stroked="f" coordsize="21600,21600">
            <v:path/>
            <v:fill on="f" focussize="0,0"/>
            <v:stroke on="f" joinstyle="miter"/>
            <v:imagedata r:id="rId11" o:title=""/>
            <o:lock v:ext="edit" aspectratio="t"/>
            <w10:wrap type="none"/>
            <w10:anchorlock/>
          </v:shape>
          <o:OLEObject Type="Embed" ProgID="Equation.DSMT4" ShapeID="_x0000_i1034" DrawAspect="Content" ObjectID="_1468075734" r:id="rId2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35" o:spt="75" type="#_x0000_t75" style="height:13.1pt;width:20.55pt;" o:ole="t" filled="f" o:preferrelative="t" stroked="f" coordsize="21600,21600">
            <v:path/>
            <v:fill on="f" focussize="0,0"/>
            <v:stroke on="f" joinstyle="miter"/>
            <v:imagedata r:id="rId13" o:title=""/>
            <o:lock v:ext="edit" aspectratio="t"/>
            <w10:wrap type="none"/>
            <w10:anchorlock/>
          </v:shape>
          <o:OLEObject Type="Embed" ProgID="Equation.DSMT4" ShapeID="_x0000_i1035" DrawAspect="Content" ObjectID="_1468075735" r:id="rId22">
            <o:LockedField>false</o:LockedField>
          </o:OLEObject>
        </w:object>
      </w:r>
      <w:r>
        <w:rPr>
          <w:rFonts w:hint="eastAsia" w:ascii="Times New Roman" w:hAnsi="Times New Roman" w:eastAsia="仿宋" w:cs="Times New Roman"/>
          <w:color w:val="000000" w:themeColor="text1"/>
          <w:sz w:val="24"/>
          <w:szCs w:val="24"/>
        </w:rPr>
        <w:t>，每条对角线和六棱锥的顶点</w:t>
      </w:r>
      <w:r>
        <w:rPr>
          <w:rFonts w:ascii="Times New Roman" w:hAnsi="Times New Roman" w:eastAsia="仿宋" w:cs="Times New Roman"/>
          <w:color w:val="000000" w:themeColor="text1"/>
          <w:position w:val="-4"/>
          <w:sz w:val="24"/>
          <w:szCs w:val="24"/>
        </w:rPr>
        <w:object>
          <v:shape id="_x0000_i1036" o:spt="75" type="#_x0000_t75" style="height:13.1pt;width:12.15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hint="eastAsia" w:ascii="Times New Roman" w:hAnsi="Times New Roman" w:eastAsia="仿宋" w:cs="Times New Roman"/>
          <w:color w:val="000000" w:themeColor="text1"/>
          <w:sz w:val="24"/>
          <w:szCs w:val="24"/>
        </w:rPr>
        <w:t>可确定一个平面</w:t>
      </w:r>
      <w:r>
        <w:rPr>
          <w:rFonts w:ascii="Times New Roman" w:hAnsi="Times New Roman" w:eastAsia="仿宋" w:cs="Times New Roman"/>
          <w:color w:val="000000" w:themeColor="text1"/>
          <w:kern w:val="0"/>
          <w:sz w:val="24"/>
          <w:szCs w:val="24"/>
        </w:rPr>
        <w:t>．</w:t>
      </w:r>
      <w:r>
        <w:rPr>
          <w:rFonts w:hint="eastAsia" w:ascii="Times New Roman" w:hAnsi="Times New Roman" w:eastAsia="仿宋" w:cs="Times New Roman"/>
          <w:color w:val="000000" w:themeColor="text1"/>
          <w:sz w:val="24"/>
          <w:szCs w:val="24"/>
        </w:rPr>
        <w:t>这</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个平面将六棱锥分割为四个三棱锥</w:t>
      </w:r>
      <w:r>
        <w:rPr>
          <w:rFonts w:ascii="Times New Roman" w:hAnsi="Times New Roman" w:eastAsia="仿宋" w:cs="Times New Roman"/>
          <w:color w:val="000000" w:themeColor="text1"/>
          <w:position w:val="-4"/>
          <w:sz w:val="24"/>
          <w:szCs w:val="24"/>
        </w:rPr>
        <w:object>
          <v:shape id="_x0000_i1037" o:spt="75" type="#_x0000_t75" style="height:13.1pt;width:46.3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38" o:spt="75" type="#_x0000_t75" style="height:13.1pt;width:46.3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039" o:spt="75" type="#_x0000_t75" style="height:13.1pt;width:46.3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040" o:spt="75" type="#_x0000_t75" style="height:14.5pt;width:49.1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这样六棱锥的体积</w:t>
      </w:r>
      <w:r>
        <w:rPr>
          <w:rFonts w:ascii="Times New Roman" w:hAnsi="Times New Roman" w:eastAsia="仿宋" w:cs="Times New Roman"/>
          <w:color w:val="000000" w:themeColor="text1"/>
          <w:position w:val="-12"/>
          <w:sz w:val="24"/>
          <w:szCs w:val="24"/>
        </w:rPr>
        <w:object>
          <v:shape id="_x0000_i1041" o:spt="75" type="#_x0000_t75" style="height:18.25pt;width:216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ascii="Times New Roman" w:hAnsi="Times New Roman" w:eastAsia="仿宋" w:cs="Times New Roman"/>
          <w:color w:val="000000" w:themeColor="text1"/>
          <w:kern w:val="0"/>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kern w:val="0"/>
          <w:sz w:val="24"/>
          <w:szCs w:val="24"/>
        </w:rPr>
        <w:t>很好，我们可以将这个发现推广至</w:t>
      </w:r>
      <w:r>
        <w:rPr>
          <w:rFonts w:ascii="Times New Roman" w:hAnsi="Times New Roman" w:eastAsia="仿宋" w:cs="Times New Roman"/>
          <w:kern w:val="0"/>
          <w:position w:val="-6"/>
          <w:sz w:val="24"/>
          <w:szCs w:val="24"/>
        </w:rPr>
        <w:object>
          <v:shape id="_x0000_i1042" o:spt="75" type="#_x0000_t75" style="height:11.7pt;width:11.7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r>
        <w:rPr>
          <w:rFonts w:hint="eastAsia" w:ascii="Times New Roman" w:hAnsi="Times New Roman" w:eastAsia="仿宋" w:cs="Times New Roman"/>
          <w:kern w:val="0"/>
          <w:sz w:val="24"/>
          <w:szCs w:val="24"/>
        </w:rPr>
        <w:t>棱锥</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一般地，对于一个</w:t>
      </w:r>
      <w:r>
        <w:rPr>
          <w:rFonts w:ascii="Times New Roman" w:hAnsi="Times New Roman" w:eastAsia="仿宋" w:cs="Times New Roman"/>
          <w:position w:val="-14"/>
          <w:sz w:val="24"/>
          <w:szCs w:val="24"/>
        </w:rPr>
        <w:object>
          <v:shape id="_x0000_i1043" o:spt="75" type="#_x0000_t75" style="height:20.55pt;width:76.2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37">
            <o:LockedField>false</o:LockedField>
          </o:OLEObject>
        </w:object>
      </w:r>
      <w:r>
        <w:rPr>
          <w:rFonts w:hint="eastAsia" w:ascii="Times New Roman" w:hAnsi="Times New Roman" w:eastAsia="仿宋" w:cs="Times New Roman"/>
          <w:sz w:val="24"/>
          <w:szCs w:val="24"/>
        </w:rPr>
        <w:t>棱锥，它的底面是一个</w:t>
      </w:r>
      <w:r>
        <w:rPr>
          <w:rFonts w:ascii="Times New Roman" w:hAnsi="Times New Roman" w:eastAsia="仿宋" w:cs="Times New Roman"/>
          <w:position w:val="-6"/>
          <w:sz w:val="24"/>
          <w:szCs w:val="24"/>
        </w:rPr>
        <w:object>
          <v:shape id="_x0000_i1044" o:spt="75" type="#_x0000_t75" style="height:11.7pt;width:11.7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r>
        <w:rPr>
          <w:rFonts w:hint="eastAsia" w:ascii="Times New Roman" w:hAnsi="Times New Roman" w:eastAsia="仿宋" w:cs="Times New Roman"/>
          <w:sz w:val="24"/>
          <w:szCs w:val="24"/>
        </w:rPr>
        <w:t>边形，我们在它的底面上过一个顶点作</w:t>
      </w:r>
      <w:r>
        <w:rPr>
          <w:rFonts w:ascii="Times New Roman" w:hAnsi="Times New Roman" w:eastAsia="仿宋" w:cs="Times New Roman"/>
          <w:position w:val="-6"/>
          <w:sz w:val="24"/>
          <w:szCs w:val="24"/>
        </w:rPr>
        <w:object>
          <v:shape id="_x0000_i1045" o:spt="75" type="#_x0000_t75" style="height:14.5pt;width:26.65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5" r:id="rId41">
            <o:LockedField>false</o:LockedField>
          </o:OLEObject>
        </w:object>
      </w:r>
      <w:r>
        <w:rPr>
          <w:rFonts w:hint="eastAsia" w:ascii="Times New Roman" w:hAnsi="Times New Roman" w:eastAsia="仿宋" w:cs="Times New Roman"/>
          <w:sz w:val="24"/>
          <w:szCs w:val="24"/>
        </w:rPr>
        <w:t>条对角线，每条对角线和</w:t>
      </w:r>
      <w:r>
        <w:rPr>
          <w:rFonts w:ascii="Times New Roman" w:hAnsi="Times New Roman" w:eastAsia="仿宋" w:cs="Times New Roman"/>
          <w:position w:val="-6"/>
          <w:sz w:val="24"/>
          <w:szCs w:val="24"/>
        </w:rPr>
        <w:object>
          <v:shape id="_x0000_i1046" o:spt="75" type="#_x0000_t75" style="height:11.7pt;width:11.7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hint="eastAsia" w:ascii="Times New Roman" w:hAnsi="Times New Roman" w:eastAsia="仿宋" w:cs="Times New Roman"/>
          <w:sz w:val="24"/>
          <w:szCs w:val="24"/>
        </w:rPr>
        <w:t>棱锥的顶点</w:t>
      </w:r>
      <w:r>
        <w:rPr>
          <w:rFonts w:ascii="Times New Roman" w:hAnsi="Times New Roman" w:eastAsia="仿宋" w:cs="Times New Roman"/>
          <w:position w:val="-4"/>
          <w:sz w:val="24"/>
          <w:szCs w:val="24"/>
        </w:rPr>
        <w:object>
          <v:shape id="_x0000_i1047" o:spt="75" type="#_x0000_t75" style="height:13.1pt;width:12.1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hint="eastAsia" w:ascii="Times New Roman" w:hAnsi="Times New Roman" w:eastAsia="仿宋" w:cs="Times New Roman"/>
          <w:sz w:val="24"/>
          <w:szCs w:val="24"/>
        </w:rPr>
        <w:t>可以确定一个平面，这</w:t>
      </w:r>
      <w:r>
        <w:rPr>
          <w:rFonts w:ascii="Times New Roman" w:hAnsi="Times New Roman" w:eastAsia="仿宋" w:cs="Times New Roman"/>
          <w:position w:val="-6"/>
          <w:sz w:val="24"/>
          <w:szCs w:val="24"/>
        </w:rPr>
        <w:object>
          <v:shape id="_x0000_i1048" o:spt="75" type="#_x0000_t75" style="height:14.5pt;width:26.6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hint="eastAsia" w:ascii="Times New Roman" w:hAnsi="Times New Roman" w:eastAsia="仿宋" w:cs="Times New Roman"/>
          <w:sz w:val="24"/>
          <w:szCs w:val="24"/>
        </w:rPr>
        <w:t>个平面将</w:t>
      </w:r>
      <w:r>
        <w:rPr>
          <w:rFonts w:ascii="Times New Roman" w:hAnsi="Times New Roman" w:eastAsia="仿宋" w:cs="Times New Roman"/>
          <w:position w:val="-6"/>
          <w:sz w:val="24"/>
          <w:szCs w:val="24"/>
        </w:rPr>
        <w:object>
          <v:shape id="_x0000_i1049" o:spt="75" type="#_x0000_t75" style="height:11.7pt;width:11.7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hint="eastAsia" w:ascii="Times New Roman" w:hAnsi="Times New Roman" w:eastAsia="仿宋" w:cs="Times New Roman"/>
          <w:sz w:val="24"/>
          <w:szCs w:val="24"/>
        </w:rPr>
        <w:t>棱锥分割成</w:t>
      </w:r>
      <w:r>
        <w:rPr>
          <w:rFonts w:ascii="Times New Roman" w:hAnsi="Times New Roman" w:eastAsia="仿宋" w:cs="Times New Roman"/>
          <w:position w:val="-6"/>
          <w:sz w:val="24"/>
          <w:szCs w:val="24"/>
        </w:rPr>
        <w:object>
          <v:shape id="_x0000_i1050" o:spt="75" type="#_x0000_t75" style="height:14.5pt;width:28.05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hint="eastAsia" w:ascii="Times New Roman" w:hAnsi="Times New Roman" w:eastAsia="仿宋" w:cs="Times New Roman"/>
          <w:sz w:val="24"/>
          <w:szCs w:val="24"/>
        </w:rPr>
        <w:t>个三棱锥</w: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显然，这</w:t>
      </w:r>
      <w:r>
        <w:rPr>
          <w:rFonts w:ascii="Times New Roman" w:hAnsi="Times New Roman" w:eastAsia="仿宋" w:cs="Times New Roman"/>
          <w:position w:val="-6"/>
          <w:sz w:val="24"/>
          <w:szCs w:val="24"/>
        </w:rPr>
        <w:object>
          <v:shape id="_x0000_i1051" o:spt="75" type="#_x0000_t75" style="height:14.5pt;width:28.05pt;" o:ole="t" filled="f" o:preferrelative="t" stroked="f" coordsize="21600,21600">
            <v:path/>
            <v:fill on="f" focussize="0,0"/>
            <v:stroke on="f" joinstyle="miter"/>
            <v:imagedata r:id="rId52" o:title=""/>
            <o:lock v:ext="edit" aspectratio="t"/>
            <w10:wrap type="none"/>
            <w10:anchorlock/>
          </v:shape>
          <o:OLEObject Type="Embed" ProgID="Equation.DSMT4" ShapeID="_x0000_i1051" DrawAspect="Content" ObjectID="_1468075751" r:id="rId53">
            <o:LockedField>false</o:LockedField>
          </o:OLEObject>
        </w:object>
      </w:r>
      <w:r>
        <w:rPr>
          <w:rFonts w:hint="eastAsia" w:ascii="Times New Roman" w:hAnsi="Times New Roman" w:eastAsia="仿宋" w:cs="Times New Roman"/>
          <w:sz w:val="24"/>
          <w:szCs w:val="24"/>
        </w:rPr>
        <w:t>个三棱锥的体积之和就等于原</w:t>
      </w:r>
      <w:r>
        <w:rPr>
          <w:rFonts w:ascii="Times New Roman" w:hAnsi="Times New Roman" w:eastAsia="仿宋" w:cs="Times New Roman"/>
          <w:position w:val="-6"/>
          <w:sz w:val="24"/>
          <w:szCs w:val="24"/>
        </w:rPr>
        <w:object>
          <v:shape id="_x0000_i1052" o:spt="75" type="#_x0000_t75" style="height:11.7pt;width:11.7pt;" o:ole="t" filled="f" o:preferrelative="t" stroked="f" coordsize="21600,21600">
            <v:path/>
            <v:fill on="f" focussize="0,0"/>
            <v:stroke on="f" joinstyle="miter"/>
            <v:imagedata r:id="rId44" o:title=""/>
            <o:lock v:ext="edit" aspectratio="t"/>
            <w10:wrap type="none"/>
            <w10:anchorlock/>
          </v:shape>
          <o:OLEObject Type="Embed" ProgID="Equation.DSMT4" ShapeID="_x0000_i1052" DrawAspect="Content" ObjectID="_1468075752" r:id="rId54">
            <o:LockedField>false</o:LockedField>
          </o:OLEObject>
        </w:object>
      </w:r>
      <w:r>
        <w:rPr>
          <w:rFonts w:hint="eastAsia" w:ascii="Times New Roman" w:hAnsi="Times New Roman" w:eastAsia="仿宋" w:cs="Times New Roman"/>
          <w:sz w:val="24"/>
          <w:szCs w:val="24"/>
        </w:rPr>
        <w:t>棱锥的体积</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sz w:val="24"/>
          <w:szCs w:val="24"/>
        </w:rPr>
        <w:t>所以，可以看到只要解决了三棱锥的体积问题也就可以解决</w:t>
      </w:r>
      <w:r>
        <w:rPr>
          <w:rFonts w:ascii="Times New Roman" w:hAnsi="Times New Roman" w:eastAsia="仿宋" w:cs="Times New Roman"/>
          <w:position w:val="-6"/>
          <w:sz w:val="24"/>
          <w:szCs w:val="24"/>
        </w:rPr>
        <w:object>
          <v:shape id="_x0000_i1053" o:spt="75" type="#_x0000_t75" style="height:11.7pt;width:11.7pt;" o:ole="t" filled="f" o:preferrelative="t" stroked="f" coordsize="21600,21600">
            <v:path/>
            <v:fill on="f" focussize="0,0"/>
            <v:stroke on="f" joinstyle="miter"/>
            <v:imagedata r:id="rId56" o:title=""/>
            <o:lock v:ext="edit" aspectratio="t"/>
            <w10:wrap type="none"/>
            <w10:anchorlock/>
          </v:shape>
          <o:OLEObject Type="Embed" ProgID="Equation.DSMT4" ShapeID="_x0000_i1053" DrawAspect="Content" ObjectID="_1468075753" r:id="rId55">
            <o:LockedField>false</o:LockedField>
          </o:OLEObject>
        </w:object>
      </w:r>
      <w:r>
        <w:rPr>
          <w:rFonts w:hint="eastAsia" w:ascii="Times New Roman" w:hAnsi="Times New Roman" w:eastAsia="仿宋" w:cs="Times New Roman"/>
          <w:sz w:val="24"/>
          <w:szCs w:val="24"/>
        </w:rPr>
        <w:t>棱锥的体积问题</w: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接下来，我们来首先来探究三棱锥的体积</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kern w:val="0"/>
          <w:sz w:val="24"/>
          <w:szCs w:val="24"/>
        </w:rPr>
      </w:pPr>
    </w:p>
    <w:p>
      <w:pPr>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sz w:val="24"/>
          <w:szCs w:val="24"/>
        </w:rPr>
        <w:t>我们再来回忆之前柱体的体积公式及其推导过程，哪位同学来帮我们回忆下，好，你来说一说</w: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生 根据祖暅原理和柱体的性质，我们可以得到等底面积、等高的柱体体积相等</w:t>
      </w:r>
      <w:r>
        <w:rPr>
          <w:rFonts w:ascii="Times New Roman" w:hAnsi="Times New Roman" w:eastAsia="仿宋" w:cs="Times New Roman"/>
          <w:kern w:val="0"/>
          <w:sz w:val="24"/>
          <w:szCs w:val="24"/>
        </w:rPr>
        <w:t>．</w:t>
      </w:r>
    </w:p>
    <w:p>
      <w:pPr>
        <w:spacing w:line="312" w:lineRule="auto"/>
        <w:ind w:firstLine="480" w:firstLineChars="200"/>
        <w:jc w:val="center"/>
        <w:rPr>
          <w:rFonts w:ascii="Times New Roman" w:hAnsi="Times New Roman" w:eastAsia="仿宋" w:cs="Times New Roman"/>
          <w:sz w:val="24"/>
          <w:szCs w:val="24"/>
        </w:rPr>
      </w:pP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sz w:val="24"/>
          <w:szCs w:val="24"/>
        </w:rPr>
        <w:drawing>
          <wp:inline distT="0" distB="0" distL="0" distR="0">
            <wp:extent cx="2416175" cy="1028700"/>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416397" cy="102870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于是，我们可以将任一底面积为</w:t>
      </w:r>
      <w:r>
        <w:rPr>
          <w:rFonts w:ascii="Times New Roman" w:hAnsi="Times New Roman" w:eastAsia="仿宋" w:cs="Times New Roman"/>
          <w:position w:val="-6"/>
          <w:sz w:val="24"/>
          <w:szCs w:val="24"/>
        </w:rPr>
        <w:object>
          <v:shape id="_x0000_i1054" o:spt="75" type="#_x0000_t75" style="height:14.5pt;width:11.7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r>
        <w:rPr>
          <w:rFonts w:hint="eastAsia" w:ascii="Times New Roman" w:hAnsi="Times New Roman" w:eastAsia="仿宋" w:cs="Times New Roman"/>
          <w:sz w:val="24"/>
          <w:szCs w:val="24"/>
        </w:rPr>
        <w:t>，高为</w:t>
      </w:r>
      <w:r>
        <w:rPr>
          <w:rFonts w:ascii="Times New Roman" w:hAnsi="Times New Roman" w:eastAsia="仿宋" w:cs="Times New Roman"/>
          <w:position w:val="-6"/>
          <w:sz w:val="24"/>
          <w:szCs w:val="24"/>
        </w:rPr>
        <w:object>
          <v:shape id="_x0000_i1055" o:spt="75" type="#_x0000_t75" style="height:14.5pt;width:11.7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r>
        <w:rPr>
          <w:rFonts w:hint="eastAsia" w:ascii="Times New Roman" w:hAnsi="Times New Roman" w:eastAsia="仿宋" w:cs="Times New Roman"/>
          <w:sz w:val="24"/>
          <w:szCs w:val="24"/>
        </w:rPr>
        <w:t>的柱体体积转化为底面积为</w:t>
      </w:r>
      <w:r>
        <w:rPr>
          <w:rFonts w:ascii="Times New Roman" w:hAnsi="Times New Roman" w:eastAsia="仿宋" w:cs="Times New Roman"/>
          <w:position w:val="-6"/>
          <w:sz w:val="24"/>
          <w:szCs w:val="24"/>
        </w:rPr>
        <w:object>
          <v:shape id="_x0000_i1056" o:spt="75" type="#_x0000_t75" style="height:14.5pt;width:11.7pt;" o:ole="t" filled="f" o:preferrelative="t" stroked="f" coordsize="21600,21600">
            <v:path/>
            <v:fill on="f" focussize="0,0"/>
            <v:stroke on="f" joinstyle="miter"/>
            <v:imagedata r:id="rId59" o:title=""/>
            <o:lock v:ext="edit" aspectratio="t"/>
            <w10:wrap type="none"/>
            <w10:anchorlock/>
          </v:shape>
          <o:OLEObject Type="Embed" ProgID="Equation.DSMT4" ShapeID="_x0000_i1056" DrawAspect="Content" ObjectID="_1468075756" r:id="rId62">
            <o:LockedField>false</o:LockedField>
          </o:OLEObject>
        </w:object>
      </w:r>
      <w:r>
        <w:rPr>
          <w:rFonts w:hint="eastAsia" w:ascii="Times New Roman" w:hAnsi="Times New Roman" w:eastAsia="仿宋" w:cs="Times New Roman"/>
          <w:sz w:val="24"/>
          <w:szCs w:val="24"/>
        </w:rPr>
        <w:t>，高为</w:t>
      </w:r>
      <w:r>
        <w:rPr>
          <w:rFonts w:ascii="Times New Roman" w:hAnsi="Times New Roman" w:eastAsia="仿宋" w:cs="Times New Roman"/>
          <w:position w:val="-6"/>
          <w:sz w:val="24"/>
          <w:szCs w:val="24"/>
        </w:rPr>
        <w:object>
          <v:shape id="_x0000_i1057" o:spt="75" type="#_x0000_t75" style="height:14.5pt;width:11.7pt;" o:ole="t" filled="f" o:preferrelative="t" stroked="f" coordsize="21600,21600">
            <v:path/>
            <v:fill on="f" focussize="0,0"/>
            <v:stroke on="f" joinstyle="miter"/>
            <v:imagedata r:id="rId61" o:title=""/>
            <o:lock v:ext="edit" aspectratio="t"/>
            <w10:wrap type="none"/>
            <w10:anchorlock/>
          </v:shape>
          <o:OLEObject Type="Embed" ProgID="Equation.DSMT4" ShapeID="_x0000_i1057" DrawAspect="Content" ObjectID="_1468075757" r:id="rId63">
            <o:LockedField>false</o:LockedField>
          </o:OLEObject>
        </w:object>
      </w:r>
      <w:r>
        <w:rPr>
          <w:rFonts w:hint="eastAsia" w:ascii="Times New Roman" w:hAnsi="Times New Roman" w:eastAsia="仿宋" w:cs="Times New Roman"/>
          <w:sz w:val="24"/>
          <w:szCs w:val="24"/>
        </w:rPr>
        <w:t>的长方体的体积，这样由长方体的体积公式推得柱体的体积公式为：</w:t>
      </w:r>
    </w:p>
    <w:p>
      <w:pPr>
        <w:spacing w:line="312" w:lineRule="auto"/>
        <w:ind w:firstLine="480"/>
        <w:rPr>
          <w:rFonts w:ascii="Times New Roman" w:hAnsi="Times New Roman" w:eastAsia="仿宋"/>
          <w:sz w:val="24"/>
          <w:szCs w:val="24"/>
        </w:rPr>
      </w:pPr>
      <w:r>
        <w:rPr>
          <w:rFonts w:ascii="Times New Roman" w:hAnsi="Times New Roman" w:eastAsia="仿宋"/>
          <w:position w:val="-14"/>
          <w:sz w:val="24"/>
          <w:szCs w:val="24"/>
        </w:rPr>
        <w:object>
          <v:shape id="_x0000_i1058" o:spt="75" type="#_x0000_t75" style="height:20.55pt;width:41.15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hint="eastAsia" w:ascii="Times New Roman" w:hAnsi="Times New Roman" w:eastAsia="仿宋"/>
          <w:sz w:val="24"/>
          <w:szCs w:val="24"/>
        </w:rPr>
        <w:t>，其中</w:t>
      </w:r>
      <w:r>
        <w:rPr>
          <w:rFonts w:ascii="Times New Roman" w:hAnsi="Times New Roman" w:eastAsia="仿宋"/>
          <w:position w:val="-14"/>
          <w:sz w:val="24"/>
          <w:szCs w:val="24"/>
        </w:rPr>
        <w:object>
          <v:shape id="_x0000_i1059" o:spt="75" type="#_x0000_t75" style="height:20.55pt;width:16.35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060" o:spt="75" type="#_x0000_t75" style="height:14.5pt;width:11.7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hint="eastAsia" w:ascii="Times New Roman" w:hAnsi="Times New Roman" w:eastAsia="仿宋"/>
          <w:sz w:val="24"/>
          <w:szCs w:val="24"/>
        </w:rPr>
        <w:t>和</w:t>
      </w:r>
      <w:r>
        <w:rPr>
          <w:rFonts w:ascii="Times New Roman" w:hAnsi="Times New Roman" w:eastAsia="仿宋"/>
          <w:position w:val="-6"/>
          <w:sz w:val="24"/>
          <w:szCs w:val="24"/>
        </w:rPr>
        <w:object>
          <v:shape id="_x0000_i1061" o:spt="75" type="#_x0000_t75" style="height:14.5pt;width:11.7pt;" o:ole="t" filled="f" o:preferrelative="t" stroked="f" coordsize="21600,21600">
            <v:path/>
            <v:fill on="f" focussize="0,0"/>
            <v:stroke on="f" joinstyle="miter"/>
            <v:imagedata r:id="rId71" o:title=""/>
            <o:lock v:ext="edit" aspectratio="t"/>
            <w10:wrap type="none"/>
            <w10:anchorlock/>
          </v:shape>
          <o:OLEObject Type="Embed" ProgID="Equation.DSMT4" ShapeID="_x0000_i1061" DrawAspect="Content" ObjectID="_1468075761" r:id="rId70">
            <o:LockedField>false</o:LockedField>
          </o:OLEObject>
        </w:object>
      </w:r>
      <w:r>
        <w:rPr>
          <w:rFonts w:hint="eastAsia" w:ascii="Times New Roman" w:hAnsi="Times New Roman" w:eastAsia="仿宋"/>
          <w:sz w:val="24"/>
          <w:szCs w:val="24"/>
        </w:rPr>
        <w:t>分别表示柱体的体积、底面面积和高</w:t>
      </w:r>
      <w:r>
        <w:rPr>
          <w:rFonts w:ascii="Times New Roman" w:hAnsi="Times New Roman" w:eastAsia="仿宋" w:cs="Times New Roman"/>
          <w:kern w:val="0"/>
          <w:sz w:val="24"/>
          <w:szCs w:val="24"/>
        </w:rPr>
        <w:t>．</w:t>
      </w:r>
    </w:p>
    <w:p>
      <w:pPr>
        <w:spacing w:line="312" w:lineRule="auto"/>
        <w:ind w:firstLine="480"/>
        <w:rPr>
          <w:rFonts w:ascii="Times New Roman" w:hAnsi="Times New Roman" w:eastAsia="仿宋" w:cs="Times New Roman"/>
          <w:kern w:val="0"/>
          <w:sz w:val="24"/>
          <w:szCs w:val="24"/>
        </w:rPr>
      </w:pPr>
      <w:r>
        <w:rPr>
          <w:rFonts w:hint="eastAsia" w:ascii="Times New Roman" w:hAnsi="Times New Roman" w:eastAsia="仿宋" w:cs="Times New Roman"/>
          <w:sz w:val="24"/>
          <w:szCs w:val="24"/>
        </w:rPr>
        <w:t>由祖暅原理，我们同样可以得到</w:t>
      </w:r>
      <w:r>
        <w:rPr>
          <w:rFonts w:hint="eastAsia" w:ascii="Times New Roman" w:hAnsi="Times New Roman" w:eastAsia="仿宋" w:cs="Times New Roman"/>
          <w:b/>
          <w:bCs/>
          <w:sz w:val="24"/>
          <w:szCs w:val="24"/>
        </w:rPr>
        <w:t>等底面积、等高的两个三棱锥体积相等</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该结论，这里我们不展开证明，请同学们课后参考教材第</w:t>
      </w:r>
      <w:r>
        <w:rPr>
          <w:rFonts w:ascii="Times New Roman" w:hAnsi="Times New Roman" w:eastAsia="仿宋" w:cs="Times New Roman"/>
          <w:kern w:val="0"/>
          <w:sz w:val="24"/>
          <w:szCs w:val="24"/>
        </w:rPr>
        <w:t>66</w:t>
      </w:r>
      <w:r>
        <w:rPr>
          <w:rFonts w:hint="eastAsia" w:ascii="Times New Roman" w:hAnsi="Times New Roman" w:eastAsia="仿宋" w:cs="Times New Roman"/>
          <w:kern w:val="0"/>
          <w:sz w:val="24"/>
          <w:szCs w:val="24"/>
        </w:rPr>
        <w:t>页的“探究与实践”，自行证明</w:t>
      </w:r>
      <w:r>
        <w:rPr>
          <w:rFonts w:ascii="Times New Roman" w:hAnsi="Times New Roman" w:eastAsia="仿宋" w:cs="Times New Roman"/>
          <w:kern w:val="0"/>
          <w:sz w:val="24"/>
          <w:szCs w:val="24"/>
        </w:rPr>
        <w:t>．</w:t>
      </w:r>
    </w:p>
    <w:p>
      <w:pPr>
        <w:spacing w:line="312" w:lineRule="auto"/>
        <w:ind w:firstLine="480"/>
        <w:rPr>
          <w:rFonts w:ascii="Times New Roman" w:hAnsi="Times New Roman" w:eastAsia="仿宋" w:cs="Times New Roman"/>
          <w:kern w:val="0"/>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通过回顾求解凸六边形的面积以及</w:t>
      </w:r>
      <w:r>
        <w:rPr>
          <w:rFonts w:hint="eastAsia" w:ascii="Times New Roman" w:hAnsi="Times New Roman" w:eastAsia="仿宋" w:cs="Times New Roman"/>
          <w:sz w:val="24"/>
          <w:szCs w:val="24"/>
        </w:rPr>
        <w:t>柱体的体积公式及其推导过程</w:t>
      </w:r>
      <w:r>
        <w:rPr>
          <w:rFonts w:hint="eastAsia" w:ascii="Times New Roman" w:hAnsi="Times New Roman" w:eastAsia="仿宋" w:cs="Times New Roman"/>
          <w:kern w:val="0"/>
          <w:sz w:val="24"/>
          <w:szCs w:val="24"/>
        </w:rPr>
        <w:t>，引导学生思考求解三棱锥的体积的方法</w:t>
      </w:r>
      <w:r>
        <w:rPr>
          <w:rFonts w:ascii="Times New Roman" w:hAnsi="Times New Roman" w:eastAsia="仿宋" w:cs="Times New Roman"/>
          <w:kern w:val="0"/>
          <w:sz w:val="24"/>
          <w:szCs w:val="24"/>
        </w:rPr>
        <w:t>．</w:t>
      </w:r>
    </w:p>
    <w:p>
      <w:pPr>
        <w:spacing w:line="312" w:lineRule="auto"/>
        <w:ind w:firstLine="480"/>
        <w:rPr>
          <w:rFonts w:ascii="Times New Roman" w:hAnsi="Times New Roman" w:eastAsia="仿宋"/>
          <w:sz w:val="24"/>
          <w:szCs w:val="24"/>
        </w:rPr>
      </w:pP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w:t>
      </w:r>
      <w:r>
        <w:rPr>
          <w:rFonts w:ascii="Times New Roman" w:hAnsi="Times New Roman" w:eastAsia="仿宋" w:cs="Times New Roman"/>
          <w:b/>
          <w:bCs/>
          <w:sz w:val="24"/>
          <w:szCs w:val="24"/>
        </w:rPr>
        <w:t>二）</w:t>
      </w:r>
      <w:r>
        <w:rPr>
          <w:rFonts w:hint="eastAsia" w:ascii="Times New Roman" w:hAnsi="Times New Roman" w:eastAsia="仿宋" w:cs="Times New Roman"/>
          <w:b/>
          <w:bCs/>
          <w:sz w:val="24"/>
          <w:szCs w:val="24"/>
        </w:rPr>
        <w:t>探究公式</w:t>
      </w:r>
      <w:r>
        <w:rPr>
          <w:rFonts w:ascii="Times New Roman" w:hAnsi="Times New Roman" w:eastAsia="仿宋" w:cs="Times New Roman"/>
          <w:b/>
          <w:bCs/>
          <w:sz w:val="24"/>
          <w:szCs w:val="24"/>
        </w:rPr>
        <w:t xml:space="preserve"> </w:t>
      </w:r>
      <w:r>
        <w:rPr>
          <w:rFonts w:hint="eastAsia" w:ascii="Times New Roman" w:hAnsi="Times New Roman" w:eastAsia="仿宋" w:cs="Times New Roman"/>
          <w:b/>
          <w:bCs/>
          <w:sz w:val="24"/>
          <w:szCs w:val="24"/>
        </w:rPr>
        <w:t>感悟联系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经过前面的学习，我们已经知道了三棱柱的体积公式</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我们自然思考能否借助三棱柱的体积公式推导三棱锥的体积公式？</w:t>
      </w:r>
    </w:p>
    <w:p>
      <w:pPr>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问题</w:t>
      </w:r>
      <w:r>
        <w:rPr>
          <w:rFonts w:ascii="Times New Roman" w:hAnsi="Times New Roman" w:eastAsia="仿宋" w:cs="Times New Roman"/>
          <w:b/>
          <w:bCs/>
          <w:sz w:val="24"/>
          <w:szCs w:val="24"/>
        </w:rPr>
        <w:t xml:space="preserve">1] </w:t>
      </w:r>
      <w:r>
        <w:rPr>
          <w:rFonts w:hint="eastAsia" w:ascii="Times New Roman" w:hAnsi="Times New Roman" w:eastAsia="仿宋" w:cs="Times New Roman"/>
          <w:kern w:val="0"/>
          <w:sz w:val="24"/>
          <w:szCs w:val="24"/>
        </w:rPr>
        <w:t>如何</w:t>
      </w:r>
      <w:r>
        <w:rPr>
          <w:rFonts w:hint="eastAsia" w:ascii="Times New Roman" w:hAnsi="Times New Roman" w:eastAsia="仿宋" w:cs="Times New Roman"/>
          <w:sz w:val="24"/>
          <w:szCs w:val="24"/>
        </w:rPr>
        <w:t>构造一个与三棱锥同底等高的三棱柱？</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如图，设</w:t>
      </w:r>
      <w:r>
        <w:rPr>
          <w:rFonts w:ascii="Times New Roman" w:hAnsi="Times New Roman" w:eastAsia="仿宋" w:cs="Times New Roman"/>
          <w:position w:val="-6"/>
          <w:sz w:val="24"/>
          <w:szCs w:val="24"/>
        </w:rPr>
        <w:object>
          <v:shape id="_x0000_i1062"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062" DrawAspect="Content" ObjectID="_1468075762" r:id="rId72">
            <o:LockedField>false</o:LockedField>
          </o:OLEObject>
        </w:object>
      </w:r>
      <w:r>
        <w:rPr>
          <w:rFonts w:hint="eastAsia" w:ascii="Times New Roman" w:hAnsi="Times New Roman" w:eastAsia="仿宋" w:cs="Times New Roman"/>
          <w:sz w:val="24"/>
          <w:szCs w:val="24"/>
        </w:rPr>
        <w:t>是任一给定的三棱锥，其底面积为</w:t>
      </w:r>
      <w:r>
        <w:rPr>
          <w:rFonts w:ascii="Times New Roman" w:hAnsi="Times New Roman" w:eastAsia="仿宋" w:cs="Times New Roman"/>
          <w:position w:val="-6"/>
          <w:sz w:val="24"/>
          <w:szCs w:val="24"/>
        </w:rPr>
        <w:object>
          <v:shape id="_x0000_i1063" o:spt="75" type="#_x0000_t75" style="height:14.5pt;width:11.7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64" o:spt="75" type="#_x0000_t75" style="height:14.5pt;width:20.55pt;" o:ole="t" filled="f" o:preferrelative="t" stroked="f" coordsize="21600,21600">
            <v:path/>
            <v:fill on="f" focussize="0,0"/>
            <v:stroke on="f" joinstyle="miter"/>
            <v:imagedata r:id="rId77" o:title=""/>
            <o:lock v:ext="edit" aspectratio="t"/>
            <w10:wrap type="none"/>
            <w10:anchorlock/>
          </v:shape>
          <o:OLEObject Type="Embed" ProgID="Equation.DSMT4" ShapeID="_x0000_i1064" DrawAspect="Content" ObjectID="_1468075764" r:id="rId76">
            <o:LockedField>false</o:LockedField>
          </o:OLEObject>
        </w:object>
      </w:r>
      <w:r>
        <w:rPr>
          <w:rFonts w:hint="eastAsia" w:ascii="Times New Roman" w:hAnsi="Times New Roman" w:eastAsia="仿宋" w:cs="Times New Roman"/>
          <w:sz w:val="24"/>
          <w:szCs w:val="24"/>
        </w:rPr>
        <w:t>为高，且</w:t>
      </w:r>
      <w:r>
        <w:rPr>
          <w:rFonts w:ascii="Times New Roman" w:hAnsi="Times New Roman" w:eastAsia="仿宋" w:cs="Times New Roman"/>
          <w:position w:val="-6"/>
          <w:sz w:val="24"/>
          <w:szCs w:val="24"/>
        </w:rPr>
        <w:object>
          <v:shape id="_x0000_i1065" o:spt="75" type="#_x0000_t75" style="height:14.5pt;width:38.35pt;" o:ole="t" filled="f" o:preferrelative="t" stroked="f" coordsize="21600,21600">
            <v:path/>
            <v:fill on="f" focussize="0,0"/>
            <v:stroke on="f" joinstyle="miter"/>
            <v:imagedata r:id="rId79" o:title=""/>
            <o:lock v:ext="edit" aspectratio="t"/>
            <w10:wrap type="none"/>
            <w10:anchorlock/>
          </v:shape>
          <o:OLEObject Type="Embed" ProgID="Equation.DSMT4" ShapeID="_x0000_i1065" DrawAspect="Content" ObjectID="_1468075765" r:id="rId78">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如何</w:t>
      </w:r>
      <w:r>
        <w:rPr>
          <w:rFonts w:hint="eastAsia" w:ascii="Times New Roman" w:hAnsi="Times New Roman" w:eastAsia="仿宋" w:cs="Times New Roman"/>
          <w:sz w:val="24"/>
          <w:szCs w:val="24"/>
        </w:rPr>
        <w:t>在三棱锥</w:t>
      </w:r>
      <w:r>
        <w:rPr>
          <w:rFonts w:ascii="Times New Roman" w:hAnsi="Times New Roman" w:eastAsia="仿宋" w:cs="Times New Roman"/>
          <w:position w:val="-6"/>
          <w:sz w:val="24"/>
          <w:szCs w:val="24"/>
        </w:rPr>
        <w:object>
          <v:shape id="_x0000_i1066"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066" DrawAspect="Content" ObjectID="_1468075766" r:id="rId80">
            <o:LockedField>false</o:LockedField>
          </o:OLEObject>
        </w:object>
      </w:r>
      <w:r>
        <w:rPr>
          <w:rFonts w:hint="eastAsia" w:ascii="Times New Roman" w:hAnsi="Times New Roman" w:eastAsia="仿宋" w:cs="Times New Roman"/>
          <w:sz w:val="24"/>
          <w:szCs w:val="24"/>
        </w:rPr>
        <w:t>的基础上构造一个同底等高的三棱柱？</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w:t>
      </w:r>
      <w:bookmarkStart w:id="1" w:name="_Hlk79936213"/>
      <w:r>
        <w:rPr>
          <w:rFonts w:hint="eastAsia" w:ascii="Times New Roman" w:hAnsi="Times New Roman" w:eastAsia="仿宋" w:cs="Times New Roman"/>
          <w:sz w:val="24"/>
          <w:szCs w:val="24"/>
        </w:rPr>
        <w:t xml:space="preserve"> 如图，过顶点</w:t>
      </w:r>
      <w:r>
        <w:rPr>
          <w:rFonts w:ascii="Times New Roman" w:hAnsi="Times New Roman" w:eastAsia="仿宋" w:cs="Times New Roman"/>
          <w:position w:val="-4"/>
          <w:sz w:val="24"/>
          <w:szCs w:val="24"/>
        </w:rPr>
        <w:object>
          <v:shape id="_x0000_i1067" o:spt="75" type="#_x0000_t75" style="height:13.1pt;width:12.15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hint="eastAsia" w:ascii="Times New Roman" w:hAnsi="Times New Roman" w:eastAsia="仿宋" w:cs="Times New Roman"/>
          <w:sz w:val="24"/>
          <w:szCs w:val="24"/>
        </w:rPr>
        <w:t>分别作</w:t>
      </w:r>
      <w:r>
        <w:rPr>
          <w:rFonts w:ascii="Times New Roman" w:hAnsi="Times New Roman" w:eastAsia="仿宋" w:cs="Times New Roman"/>
          <w:position w:val="-30"/>
          <w:sz w:val="24"/>
          <w:szCs w:val="24"/>
        </w:rPr>
        <w:object>
          <v:shape id="_x0000_i1068" o:spt="75" type="#_x0000_t75" style="height:28.05pt;width:50.95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30"/>
          <w:sz w:val="24"/>
          <w:szCs w:val="24"/>
        </w:rPr>
        <w:object>
          <v:shape id="_x0000_i1069" o:spt="75" type="#_x0000_t75" style="height:28.05pt;width:46.3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hint="eastAsia" w:ascii="Times New Roman" w:hAnsi="Times New Roman" w:eastAsia="仿宋" w:cs="Times New Roman"/>
          <w:sz w:val="24"/>
          <w:szCs w:val="24"/>
        </w:rPr>
        <w:t>，连接</w:t>
      </w:r>
      <w:r>
        <w:rPr>
          <w:rFonts w:ascii="Times New Roman" w:hAnsi="Times New Roman" w:eastAsia="仿宋" w:cs="Times New Roman"/>
          <w:position w:val="-12"/>
          <w:sz w:val="24"/>
          <w:szCs w:val="24"/>
        </w:rPr>
        <w:object>
          <v:shape id="_x0000_i1070" o:spt="75" type="#_x0000_t75" style="height:19.15pt;width:23.4pt;" o:ole="t" filled="f" o:preferrelative="t" stroked="f" coordsize="21600,21600">
            <v:path/>
            <v:fill on="f" focussize="0,0"/>
            <v:stroke on="f" joinstyle="miter"/>
            <v:imagedata r:id="rId88" o:title=""/>
            <o:lock v:ext="edit" aspectratio="t"/>
            <w10:wrap type="none"/>
            <w10:anchorlock/>
          </v:shape>
          <o:OLEObject Type="Embed" ProgID="Equation.DSMT4" ShapeID="_x0000_i1070" DrawAspect="Content" ObjectID="_1468075770" r:id="rId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071" o:spt="75" type="#_x0000_t75" style="height:19.15pt;width:23.4pt;" o:ole="t" filled="f" o:preferrelative="t" stroked="f" coordsize="21600,21600">
            <v:path/>
            <v:fill on="f" focussize="0,0"/>
            <v:stroke on="f" joinstyle="miter"/>
            <v:imagedata r:id="rId90" o:title=""/>
            <o:lock v:ext="edit" aspectratio="t"/>
            <w10:wrap type="none"/>
            <w10:anchorlock/>
          </v:shape>
          <o:OLEObject Type="Embed" ProgID="Equation.DSMT4" ShapeID="_x0000_i1071" DrawAspect="Content" ObjectID="_1468075771" r:id="rId8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072" o:spt="75" type="#_x0000_t75" style="height:19.15pt;width:21.05pt;" o:ole="t" filled="f" o:preferrelative="t" stroked="f" coordsize="21600,21600">
            <v:path/>
            <v:fill on="f" focussize="0,0"/>
            <v:stroke on="f" joinstyle="miter"/>
            <v:imagedata r:id="rId92" o:title=""/>
            <o:lock v:ext="edit" aspectratio="t"/>
            <w10:wrap type="none"/>
            <w10:anchorlock/>
          </v:shape>
          <o:OLEObject Type="Embed" ProgID="Equation.DSMT4" ShapeID="_x0000_i1072" DrawAspect="Content" ObjectID="_1468075772" r:id="rId91">
            <o:LockedField>false</o:LockedField>
          </o:OLEObject>
        </w:object>
      </w:r>
      <w:r>
        <w:rPr>
          <w:rFonts w:hint="eastAsia" w:ascii="Times New Roman" w:hAnsi="Times New Roman" w:eastAsia="仿宋" w:cs="Times New Roman"/>
          <w:sz w:val="24"/>
          <w:szCs w:val="24"/>
        </w:rPr>
        <w:t>，</w:t>
      </w:r>
      <w:bookmarkEnd w:id="1"/>
      <w:bookmarkStart w:id="2" w:name="_Hlk79936688"/>
      <w:r>
        <w:rPr>
          <w:rFonts w:hint="eastAsia" w:ascii="Times New Roman" w:hAnsi="Times New Roman" w:eastAsia="仿宋" w:cs="Times New Roman"/>
          <w:sz w:val="24"/>
          <w:szCs w:val="24"/>
        </w:rPr>
        <w:t>显然△</w:t>
      </w:r>
      <w:r>
        <w:rPr>
          <w:rFonts w:ascii="Times New Roman" w:hAnsi="Times New Roman" w:eastAsia="仿宋" w:cs="Times New Roman"/>
          <w:position w:val="-6"/>
          <w:sz w:val="24"/>
          <w:szCs w:val="24"/>
        </w:rPr>
        <w:object>
          <v:shape id="_x0000_i1073" o:spt="75" type="#_x0000_t75" style="height:14.5pt;width:28.5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12"/>
          <w:sz w:val="24"/>
          <w:szCs w:val="24"/>
        </w:rPr>
        <w:object>
          <v:shape id="_x0000_i1074" o:spt="75" type="#_x0000_t75" style="height:18.25pt;width:31.3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面</w:t>
      </w:r>
      <w:r>
        <w:rPr>
          <w:rFonts w:ascii="Times New Roman" w:hAnsi="Times New Roman" w:eastAsia="仿宋" w:cs="Times New Roman"/>
          <w:position w:val="-6"/>
          <w:sz w:val="24"/>
          <w:szCs w:val="24"/>
        </w:rPr>
        <w:object>
          <v:shape id="_x0000_i1075" o:spt="75" type="#_x0000_t75" style="height:13.55pt;width:28.5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hint="eastAsia" w:ascii="Times New Roman" w:hAnsi="Times New Roman" w:eastAsia="仿宋" w:cs="Times New Roman"/>
          <w:sz w:val="24"/>
          <w:szCs w:val="24"/>
        </w:rPr>
        <w:t>与面</w:t>
      </w:r>
      <w:r>
        <w:rPr>
          <w:rFonts w:ascii="Times New Roman" w:hAnsi="Times New Roman" w:eastAsia="仿宋" w:cs="Times New Roman"/>
          <w:position w:val="-12"/>
          <w:sz w:val="24"/>
          <w:szCs w:val="24"/>
        </w:rPr>
        <w:object>
          <v:shape id="_x0000_i1076" o:spt="75" type="#_x0000_t75" style="height:19.15pt;width:31.3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hint="eastAsia" w:ascii="Times New Roman" w:hAnsi="Times New Roman" w:eastAsia="仿宋" w:cs="Times New Roman"/>
          <w:sz w:val="24"/>
          <w:szCs w:val="24"/>
        </w:rPr>
        <w:t>平行且全等，棱</w:t>
      </w:r>
      <w:r>
        <w:rPr>
          <w:rFonts w:ascii="Times New Roman" w:hAnsi="Times New Roman" w:eastAsia="仿宋" w:cs="Times New Roman"/>
          <w:position w:val="-12"/>
          <w:sz w:val="24"/>
          <w:szCs w:val="24"/>
        </w:rPr>
        <w:object>
          <v:shape id="_x0000_i1077" o:spt="75" type="#_x0000_t75" style="height:19.15pt;width:21.05pt;" o:ole="t" filled="f" o:preferrelative="t" stroked="f" coordsize="21600,21600">
            <v:path/>
            <v:fill on="f" focussize="0,0"/>
            <v:stroke on="f" joinstyle="miter"/>
            <v:imagedata r:id="rId102" o:title=""/>
            <o:lock v:ext="edit" aspectratio="t"/>
            <w10:wrap type="none"/>
            <w10:anchorlock/>
          </v:shape>
          <o:OLEObject Type="Embed" ProgID="Equation.DSMT4" ShapeID="_x0000_i1077" DrawAspect="Content" ObjectID="_1468075777" r:id="rId10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078" o:spt="75" type="#_x0000_t75" style="height:19.15pt;width:23.4pt;" o:ole="t" filled="f" o:preferrelative="t" stroked="f" coordsize="21600,21600">
            <v:path/>
            <v:fill on="f" focussize="0,0"/>
            <v:stroke on="f" joinstyle="miter"/>
            <v:imagedata r:id="rId104" o:title=""/>
            <o:lock v:ext="edit" aspectratio="t"/>
            <w10:wrap type="none"/>
            <w10:anchorlock/>
          </v:shape>
          <o:OLEObject Type="Embed" ProgID="Equation.DSMT4" ShapeID="_x0000_i1078" DrawAspect="Content" ObjectID="_1468075778" r:id="rId10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079" o:spt="75" type="#_x0000_t75" style="height:13.1pt;width:20.55pt;" o:ole="t" filled="f" o:preferrelative="t" stroked="f" coordsize="21600,21600">
            <v:path/>
            <v:fill on="f" focussize="0,0"/>
            <v:stroke on="f" joinstyle="miter"/>
            <v:imagedata r:id="rId106" o:title=""/>
            <o:lock v:ext="edit" aspectratio="t"/>
            <w10:wrap type="none"/>
            <w10:anchorlock/>
          </v:shape>
          <o:OLEObject Type="Embed" ProgID="Equation.DSMT4" ShapeID="_x0000_i1079" DrawAspect="Content" ObjectID="_1468075779" r:id="rId105">
            <o:LockedField>false</o:LockedField>
          </o:OLEObject>
        </w:object>
      </w:r>
      <w:r>
        <w:rPr>
          <w:rFonts w:hint="eastAsia" w:ascii="Times New Roman" w:hAnsi="Times New Roman" w:eastAsia="仿宋" w:cs="Times New Roman"/>
          <w:sz w:val="24"/>
          <w:szCs w:val="24"/>
        </w:rPr>
        <w:t>互相平行</w:t>
      </w:r>
      <w:r>
        <w:rPr>
          <w:rFonts w:ascii="Times New Roman" w:hAnsi="Times New Roman" w:eastAsia="仿宋" w:cs="Times New Roman"/>
          <w:kern w:val="0"/>
          <w:sz w:val="24"/>
          <w:szCs w:val="24"/>
        </w:rPr>
        <w:t>．</w:t>
      </w:r>
    </w:p>
    <w:bookmarkEnd w:id="2"/>
    <w:p>
      <w:pPr>
        <w:spacing w:line="312" w:lineRule="auto"/>
        <w:ind w:firstLine="480" w:firstLineChars="200"/>
        <w:jc w:val="left"/>
        <w:rPr>
          <w:rFonts w:ascii="Times New Roman" w:hAnsi="Times New Roman" w:eastAsia="仿宋" w:cs="Times New Roman"/>
          <w:kern w:val="0"/>
          <w:sz w:val="24"/>
          <w:szCs w:val="24"/>
        </w:rPr>
      </w:pPr>
      <w:bookmarkStart w:id="3" w:name="_Hlk79936857"/>
      <w:r>
        <w:rPr>
          <w:rFonts w:hint="eastAsia" w:ascii="Times New Roman" w:hAnsi="Times New Roman" w:eastAsia="仿宋" w:cs="Times New Roman"/>
          <w:sz w:val="24"/>
          <w:szCs w:val="24"/>
        </w:rPr>
        <w:t>由棱柱的定义，可知</w:t>
      </w:r>
      <w:r>
        <w:rPr>
          <w:rFonts w:ascii="Times New Roman" w:hAnsi="Times New Roman" w:eastAsia="仿宋" w:cs="Times New Roman"/>
          <w:position w:val="-12"/>
          <w:sz w:val="24"/>
          <w:szCs w:val="24"/>
        </w:rPr>
        <w:object>
          <v:shape id="_x0000_i1080" o:spt="75" type="#_x0000_t75" style="height:19.15pt;width:67.3pt;" o:ole="t" filled="f" o:preferrelative="t" stroked="f" coordsize="21600,21600">
            <v:path/>
            <v:fill on="f" focussize="0,0"/>
            <v:stroke on="f" joinstyle="miter"/>
            <v:imagedata r:id="rId108" o:title=""/>
            <o:lock v:ext="edit" aspectratio="t"/>
            <w10:wrap type="none"/>
            <w10:anchorlock/>
          </v:shape>
          <o:OLEObject Type="Embed" ProgID="Equation.DSMT4" ShapeID="_x0000_i1080" DrawAspect="Content" ObjectID="_1468075780" r:id="rId107">
            <o:LockedField>false</o:LockedField>
          </o:OLEObject>
        </w:object>
      </w:r>
      <w:r>
        <w:rPr>
          <w:rFonts w:hint="eastAsia" w:ascii="Times New Roman" w:hAnsi="Times New Roman" w:eastAsia="仿宋" w:cs="Times New Roman"/>
          <w:sz w:val="24"/>
          <w:szCs w:val="24"/>
        </w:rPr>
        <w:t>为三棱柱，其底面面积为</w:t>
      </w:r>
      <w:r>
        <w:rPr>
          <w:rFonts w:ascii="Times New Roman" w:hAnsi="Times New Roman" w:eastAsia="仿宋" w:cs="Times New Roman"/>
          <w:position w:val="-6"/>
          <w:sz w:val="24"/>
          <w:szCs w:val="24"/>
        </w:rPr>
        <w:object>
          <v:shape id="_x0000_i1081" o:spt="75" type="#_x0000_t75" style="height:14.5pt;width:11.7pt;" o:ole="t" filled="f" o:preferrelative="t" stroked="f" coordsize="21600,21600">
            <v:path/>
            <v:fill on="f" focussize="0,0"/>
            <v:stroke on="f" joinstyle="miter"/>
            <v:imagedata r:id="rId110" o:title=""/>
            <o:lock v:ext="edit" aspectratio="t"/>
            <w10:wrap type="none"/>
            <w10:anchorlock/>
          </v:shape>
          <o:OLEObject Type="Embed" ProgID="Equation.DSMT4" ShapeID="_x0000_i1081" DrawAspect="Content" ObjectID="_1468075781" r:id="rId109">
            <o:LockedField>false</o:LockedField>
          </o:OLEObject>
        </w:object>
      </w:r>
      <w:r>
        <w:rPr>
          <w:rFonts w:hint="eastAsia" w:ascii="Times New Roman" w:hAnsi="Times New Roman" w:eastAsia="仿宋" w:cs="Times New Roman"/>
          <w:sz w:val="24"/>
          <w:szCs w:val="24"/>
        </w:rPr>
        <w:t>，高为</w:t>
      </w:r>
      <w:r>
        <w:rPr>
          <w:rFonts w:ascii="Times New Roman" w:hAnsi="Times New Roman" w:eastAsia="仿宋" w:cs="Times New Roman"/>
          <w:position w:val="-6"/>
          <w:sz w:val="24"/>
          <w:szCs w:val="24"/>
        </w:rPr>
        <w:object>
          <v:shape id="_x0000_i1082" o:spt="75" type="#_x0000_t75" style="height:14.5pt;width:11.7pt;" o:ole="t" filled="f" o:preferrelative="t" stroked="f" coordsize="21600,21600">
            <v:path/>
            <v:fill on="f" focussize="0,0"/>
            <v:stroke on="f" joinstyle="miter"/>
            <v:imagedata r:id="rId112" o:title=""/>
            <o:lock v:ext="edit" aspectratio="t"/>
            <w10:wrap type="none"/>
            <w10:anchorlock/>
          </v:shape>
          <o:OLEObject Type="Embed" ProgID="Equation.DSMT4" ShapeID="_x0000_i1082" DrawAspect="Content" ObjectID="_1468075782" r:id="rId111">
            <o:LockedField>false</o:LockedField>
          </o:OLEObject>
        </w:object>
      </w:r>
      <w:r>
        <w:rPr>
          <w:rFonts w:ascii="Times New Roman" w:hAnsi="Times New Roman" w:eastAsia="仿宋" w:cs="Times New Roman"/>
          <w:kern w:val="0"/>
          <w:sz w:val="24"/>
          <w:szCs w:val="24"/>
        </w:rPr>
        <w:t>．</w:t>
      </w:r>
    </w:p>
    <w:bookmarkEnd w:id="3"/>
    <w:p>
      <w:pPr>
        <w:spacing w:line="312" w:lineRule="auto"/>
        <w:ind w:firstLine="480" w:firstLineChars="200"/>
        <w:jc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drawing>
          <wp:inline distT="0" distB="0" distL="0" distR="0">
            <wp:extent cx="3168650" cy="199834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168650" cy="1998345"/>
                    </a:xfrm>
                    <a:prstGeom prst="rect">
                      <a:avLst/>
                    </a:prstGeom>
                  </pic:spPr>
                </pic:pic>
              </a:graphicData>
            </a:graphic>
          </wp:inline>
        </w:drawing>
      </w:r>
    </w:p>
    <w:p>
      <w:pPr>
        <w:snapToGrid w:val="0"/>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问题</w:t>
      </w:r>
      <w:r>
        <w:rPr>
          <w:rFonts w:ascii="Times New Roman" w:hAnsi="Times New Roman" w:eastAsia="仿宋" w:cs="Times New Roman"/>
          <w:b/>
          <w:bCs/>
          <w:sz w:val="24"/>
          <w:szCs w:val="24"/>
        </w:rPr>
        <w:t xml:space="preserve">2] </w:t>
      </w:r>
      <w:r>
        <w:rPr>
          <w:rFonts w:hint="eastAsia" w:ascii="Times New Roman" w:hAnsi="Times New Roman" w:eastAsia="仿宋" w:cs="Times New Roman"/>
          <w:sz w:val="24"/>
          <w:szCs w:val="24"/>
        </w:rPr>
        <w:t>如图，同底等高的三棱锥</w:t>
      </w:r>
      <w:r>
        <w:rPr>
          <w:rFonts w:ascii="Times New Roman" w:hAnsi="Times New Roman" w:eastAsia="仿宋" w:cs="Times New Roman"/>
          <w:position w:val="-6"/>
          <w:sz w:val="24"/>
          <w:szCs w:val="24"/>
        </w:rPr>
        <w:object>
          <v:shape id="_x0000_i1083"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083" DrawAspect="Content" ObjectID="_1468075783" r:id="rId114">
            <o:LockedField>false</o:LockedField>
          </o:OLEObject>
        </w:object>
      </w:r>
      <w:r>
        <w:rPr>
          <w:rFonts w:hint="eastAsia" w:ascii="Times New Roman" w:hAnsi="Times New Roman" w:eastAsia="仿宋" w:cs="Times New Roman"/>
          <w:sz w:val="24"/>
          <w:szCs w:val="24"/>
        </w:rPr>
        <w:t>和三棱柱</w:t>
      </w:r>
      <w:r>
        <w:rPr>
          <w:rFonts w:ascii="Times New Roman" w:hAnsi="Times New Roman" w:eastAsia="仿宋" w:cs="Times New Roman"/>
          <w:position w:val="-12"/>
          <w:sz w:val="24"/>
          <w:szCs w:val="24"/>
        </w:rPr>
        <w:object>
          <v:shape id="_x0000_i1084" o:spt="75" type="#_x0000_t75" style="height:19.15pt;width:67.3pt;" o:ole="t" filled="f" o:preferrelative="t" stroked="f" coordsize="21600,21600">
            <v:path/>
            <v:fill on="f" focussize="0,0"/>
            <v:stroke on="f" joinstyle="miter"/>
            <v:imagedata r:id="rId108" o:title=""/>
            <o:lock v:ext="edit" aspectratio="t"/>
            <w10:wrap type="none"/>
            <w10:anchorlock/>
          </v:shape>
          <o:OLEObject Type="Embed" ProgID="Equation.DSMT4" ShapeID="_x0000_i1084" DrawAspect="Content" ObjectID="_1468075784" r:id="rId115">
            <o:LockedField>false</o:LockedField>
          </o:OLEObject>
        </w:object>
      </w:r>
      <w:r>
        <w:rPr>
          <w:rFonts w:hint="eastAsia" w:ascii="Times New Roman" w:hAnsi="Times New Roman" w:eastAsia="仿宋" w:cs="Times New Roman"/>
          <w:sz w:val="24"/>
          <w:szCs w:val="24"/>
        </w:rPr>
        <w:t>体积有什么关系？</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请同学们观察这两个几何体，思考它们的体积有什么关系？</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观察图形，我发现，三棱柱</w:t>
      </w:r>
      <w:r>
        <w:rPr>
          <w:rFonts w:ascii="Times New Roman" w:hAnsi="Times New Roman" w:eastAsia="仿宋" w:cs="Times New Roman"/>
          <w:position w:val="-12"/>
          <w:sz w:val="24"/>
          <w:szCs w:val="24"/>
        </w:rPr>
        <w:object>
          <v:shape id="_x0000_i1085" o:spt="75" type="#_x0000_t75" style="height:19.15pt;width:67.3pt;" o:ole="t" filled="f" o:preferrelative="t" stroked="f" coordsize="21600,21600">
            <v:path/>
            <v:fill on="f" focussize="0,0"/>
            <v:stroke on="f" joinstyle="miter"/>
            <v:imagedata r:id="rId108" o:title=""/>
            <o:lock v:ext="edit" aspectratio="t"/>
            <w10:wrap type="none"/>
            <w10:anchorlock/>
          </v:shape>
          <o:OLEObject Type="Embed" ProgID="Equation.DSMT4" ShapeID="_x0000_i1085" DrawAspect="Content" ObjectID="_1468075785" r:id="rId116">
            <o:LockedField>false</o:LockedField>
          </o:OLEObject>
        </w:object>
      </w:r>
      <w:r>
        <w:rPr>
          <w:rFonts w:hint="eastAsia" w:ascii="Times New Roman" w:hAnsi="Times New Roman" w:eastAsia="仿宋" w:cs="Times New Roman"/>
          <w:sz w:val="24"/>
          <w:szCs w:val="24"/>
        </w:rPr>
        <w:t>是在三棱锥</w:t>
      </w:r>
      <w:r>
        <w:rPr>
          <w:rFonts w:ascii="Times New Roman" w:hAnsi="Times New Roman" w:eastAsia="仿宋" w:cs="Times New Roman"/>
          <w:position w:val="-6"/>
          <w:sz w:val="24"/>
          <w:szCs w:val="24"/>
        </w:rPr>
        <w:object>
          <v:shape id="_x0000_i1086"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086" DrawAspect="Content" ObjectID="_1468075786" r:id="rId117">
            <o:LockedField>false</o:LockedField>
          </o:OLEObject>
        </w:object>
      </w:r>
      <w:r>
        <w:rPr>
          <w:rFonts w:hint="eastAsia" w:ascii="Times New Roman" w:hAnsi="Times New Roman" w:eastAsia="仿宋" w:cs="Times New Roman"/>
          <w:sz w:val="24"/>
          <w:szCs w:val="24"/>
        </w:rPr>
        <w:t>的基础上加了一个几何体</w:t>
      </w:r>
      <w:r>
        <w:rPr>
          <w:rFonts w:ascii="Times New Roman" w:hAnsi="Times New Roman" w:eastAsia="仿宋" w:cs="Times New Roman"/>
          <w:position w:val="-12"/>
          <w:sz w:val="24"/>
          <w:szCs w:val="24"/>
        </w:rPr>
        <w:object>
          <v:shape id="_x0000_i1087" o:spt="75" type="#_x0000_t75" style="height:19.15pt;width:61.25pt;" o:ole="t" filled="f" o:preferrelative="t" stroked="f" coordsize="21600,21600">
            <v:path/>
            <v:fill on="f" focussize="0,0"/>
            <v:stroke on="f" joinstyle="miter"/>
            <v:imagedata r:id="rId119" o:title=""/>
            <o:lock v:ext="edit" aspectratio="t"/>
            <w10:wrap type="none"/>
            <w10:anchorlock/>
          </v:shape>
          <o:OLEObject Type="Embed" ProgID="Equation.DSMT4" ShapeID="_x0000_i1087" DrawAspect="Content" ObjectID="_1468075787" r:id="rId118">
            <o:LockedField>false</o:LockedField>
          </o:OLEObject>
        </w:object>
      </w:r>
      <w:r>
        <w:rPr>
          <w:rFonts w:hint="eastAsia" w:ascii="Times New Roman" w:hAnsi="Times New Roman" w:eastAsia="仿宋" w:cs="Times New Roman"/>
          <w:sz w:val="24"/>
          <w:szCs w:val="24"/>
        </w:rPr>
        <w:t>，它是一个四棱锥</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从直观上想象一下，四棱锥</w:t>
      </w:r>
      <w:r>
        <w:rPr>
          <w:rFonts w:ascii="Times New Roman" w:hAnsi="Times New Roman" w:eastAsia="仿宋" w:cs="Times New Roman"/>
          <w:position w:val="-12"/>
          <w:sz w:val="24"/>
          <w:szCs w:val="24"/>
        </w:rPr>
        <w:object>
          <v:shape id="_x0000_i1088" o:spt="75" type="#_x0000_t75" style="height:19.15pt;width:61.25pt;" o:ole="t" filled="f" o:preferrelative="t" stroked="f" coordsize="21600,21600">
            <v:path/>
            <v:fill on="f" focussize="0,0"/>
            <v:stroke on="f" joinstyle="miter"/>
            <v:imagedata r:id="rId119" o:title=""/>
            <o:lock v:ext="edit" aspectratio="t"/>
            <w10:wrap type="none"/>
            <w10:anchorlock/>
          </v:shape>
          <o:OLEObject Type="Embed" ProgID="Equation.DSMT4" ShapeID="_x0000_i1088" DrawAspect="Content" ObjectID="_1468075788" r:id="rId120">
            <o:LockedField>false</o:LockedField>
          </o:OLEObject>
        </w:object>
      </w:r>
      <w:r>
        <w:rPr>
          <w:rFonts w:hint="eastAsia" w:ascii="Times New Roman" w:hAnsi="Times New Roman" w:eastAsia="仿宋" w:cs="Times New Roman"/>
          <w:sz w:val="24"/>
          <w:szCs w:val="24"/>
        </w:rPr>
        <w:t>的体积是三棱锥</w:t>
      </w:r>
      <w:r>
        <w:rPr>
          <w:rFonts w:ascii="Times New Roman" w:hAnsi="Times New Roman" w:eastAsia="仿宋" w:cs="Times New Roman"/>
          <w:position w:val="-6"/>
          <w:sz w:val="24"/>
          <w:szCs w:val="24"/>
        </w:rPr>
        <w:object>
          <v:shape id="_x0000_i1089"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089" DrawAspect="Content" ObjectID="_1468075789" r:id="rId121">
            <o:LockedField>false</o:LockedField>
          </o:OLEObject>
        </w:object>
      </w:r>
      <w:r>
        <w:rPr>
          <w:rFonts w:hint="eastAsia" w:ascii="Times New Roman" w:hAnsi="Times New Roman" w:eastAsia="仿宋" w:cs="Times New Roman"/>
          <w:sz w:val="24"/>
          <w:szCs w:val="24"/>
        </w:rPr>
        <w:t>体积的</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倍</w: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所以三棱柱</w:t>
      </w:r>
      <w:r>
        <w:rPr>
          <w:rFonts w:ascii="Times New Roman" w:hAnsi="Times New Roman" w:eastAsia="仿宋" w:cs="Times New Roman"/>
          <w:position w:val="-12"/>
          <w:sz w:val="24"/>
          <w:szCs w:val="24"/>
        </w:rPr>
        <w:object>
          <v:shape id="_x0000_i1090" o:spt="75" type="#_x0000_t75" style="height:19.15pt;width:67.3pt;" o:ole="t" filled="f" o:preferrelative="t" stroked="f" coordsize="21600,21600">
            <v:path/>
            <v:fill on="f" focussize="0,0"/>
            <v:stroke on="f" joinstyle="miter"/>
            <v:imagedata r:id="rId108" o:title=""/>
            <o:lock v:ext="edit" aspectratio="t"/>
            <w10:wrap type="none"/>
            <w10:anchorlock/>
          </v:shape>
          <o:OLEObject Type="Embed" ProgID="Equation.DSMT4" ShapeID="_x0000_i1090" DrawAspect="Content" ObjectID="_1468075790" r:id="rId122">
            <o:LockedField>false</o:LockedField>
          </o:OLEObject>
        </w:object>
      </w:r>
      <w:r>
        <w:rPr>
          <w:rFonts w:hint="eastAsia" w:ascii="Times New Roman" w:hAnsi="Times New Roman" w:eastAsia="仿宋" w:cs="Times New Roman"/>
          <w:sz w:val="24"/>
          <w:szCs w:val="24"/>
        </w:rPr>
        <w:t>是三棱锥</w:t>
      </w:r>
      <w:r>
        <w:rPr>
          <w:rFonts w:ascii="Times New Roman" w:hAnsi="Times New Roman" w:eastAsia="仿宋" w:cs="Times New Roman"/>
          <w:position w:val="-6"/>
          <w:sz w:val="24"/>
          <w:szCs w:val="24"/>
        </w:rPr>
        <w:object>
          <v:shape id="_x0000_i1091"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091" DrawAspect="Content" ObjectID="_1468075791" r:id="rId123">
            <o:LockedField>false</o:LockedField>
          </o:OLEObject>
        </w:object>
      </w:r>
      <w:r>
        <w:rPr>
          <w:rFonts w:hint="eastAsia" w:ascii="Times New Roman" w:hAnsi="Times New Roman" w:eastAsia="仿宋" w:cs="Times New Roman"/>
          <w:sz w:val="24"/>
          <w:szCs w:val="24"/>
        </w:rPr>
        <w:t>体积的</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倍</w:t>
      </w:r>
      <w:r>
        <w:rPr>
          <w:rFonts w:ascii="Times New Roman" w:hAnsi="Times New Roman" w:eastAsia="仿宋" w:cs="Times New Roman"/>
          <w:kern w:val="0"/>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这位同学的直观感受很灵敏，但</w:t>
      </w:r>
      <w:r>
        <w:rPr>
          <w:rFonts w:hint="eastAsia" w:ascii="Times New Roman" w:hAnsi="Times New Roman" w:eastAsia="仿宋" w:cs="Times New Roman"/>
          <w:kern w:val="0"/>
          <w:sz w:val="24"/>
          <w:szCs w:val="24"/>
        </w:rPr>
        <w:t>四棱锥</w:t>
      </w:r>
      <w:r>
        <w:rPr>
          <w:rFonts w:ascii="Times New Roman" w:hAnsi="Times New Roman" w:eastAsia="仿宋" w:cs="Times New Roman"/>
          <w:position w:val="-12"/>
          <w:sz w:val="24"/>
          <w:szCs w:val="24"/>
        </w:rPr>
        <w:object>
          <v:shape id="_x0000_i1092" o:spt="75" type="#_x0000_t75" style="height:19.15pt;width:61.25pt;" o:ole="t" filled="f" o:preferrelative="t" stroked="f" coordsize="21600,21600">
            <v:path/>
            <v:fill on="f" focussize="0,0"/>
            <v:stroke on="f" joinstyle="miter"/>
            <v:imagedata r:id="rId119" o:title=""/>
            <o:lock v:ext="edit" aspectratio="t"/>
            <w10:wrap type="none"/>
            <w10:anchorlock/>
          </v:shape>
          <o:OLEObject Type="Embed" ProgID="Equation.DSMT4" ShapeID="_x0000_i1092" DrawAspect="Content" ObjectID="_1468075792" r:id="rId124">
            <o:LockedField>false</o:LockedField>
          </o:OLEObject>
        </w:object>
      </w:r>
      <w:r>
        <w:rPr>
          <w:rFonts w:hint="eastAsia" w:ascii="Times New Roman" w:hAnsi="Times New Roman" w:eastAsia="仿宋" w:cs="Times New Roman"/>
          <w:sz w:val="24"/>
          <w:szCs w:val="24"/>
        </w:rPr>
        <w:t>的体积为什么是三棱锥</w:t>
      </w:r>
      <w:r>
        <w:rPr>
          <w:rFonts w:ascii="Times New Roman" w:hAnsi="Times New Roman" w:eastAsia="仿宋" w:cs="Times New Roman"/>
          <w:position w:val="-6"/>
          <w:sz w:val="24"/>
          <w:szCs w:val="24"/>
        </w:rPr>
        <w:object>
          <v:shape id="_x0000_i1093"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093" DrawAspect="Content" ObjectID="_1468075793" r:id="rId125">
            <o:LockedField>false</o:LockedField>
          </o:OLEObject>
        </w:object>
      </w:r>
      <w:r>
        <w:rPr>
          <w:rFonts w:hint="eastAsia" w:ascii="Times New Roman" w:hAnsi="Times New Roman" w:eastAsia="仿宋" w:cs="Times New Roman"/>
          <w:sz w:val="24"/>
          <w:szCs w:val="24"/>
        </w:rPr>
        <w:t>体积的</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倍还没有解释清楚，我们再观察思考思考，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哪位同学来补充？</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在四棱锥</w:t>
      </w:r>
      <w:r>
        <w:rPr>
          <w:rFonts w:ascii="Times New Roman" w:hAnsi="Times New Roman" w:eastAsia="仿宋" w:cs="Times New Roman"/>
          <w:position w:val="-12"/>
          <w:sz w:val="24"/>
          <w:szCs w:val="24"/>
        </w:rPr>
        <w:object>
          <v:shape id="_x0000_i1094" o:spt="75" type="#_x0000_t75" style="height:19.15pt;width:61.25pt;" o:ole="t" filled="f" o:preferrelative="t" stroked="f" coordsize="21600,21600">
            <v:path/>
            <v:fill on="f" focussize="0,0"/>
            <v:stroke on="f" joinstyle="miter"/>
            <v:imagedata r:id="rId127" o:title=""/>
            <o:lock v:ext="edit" aspectratio="t"/>
            <w10:wrap type="none"/>
            <w10:anchorlock/>
          </v:shape>
          <o:OLEObject Type="Embed" ProgID="Equation.DSMT4" ShapeID="_x0000_i1094" DrawAspect="Content" ObjectID="_1468075794" r:id="rId126">
            <o:LockedField>false</o:LockedField>
          </o:OLEObject>
        </w:object>
      </w:r>
      <w:r>
        <w:rPr>
          <w:rFonts w:hint="eastAsia" w:ascii="Times New Roman" w:hAnsi="Times New Roman" w:eastAsia="仿宋" w:cs="Times New Roman"/>
          <w:sz w:val="24"/>
          <w:szCs w:val="24"/>
        </w:rPr>
        <w:t>的底面</w:t>
      </w:r>
      <w:r>
        <w:rPr>
          <w:rFonts w:ascii="Times New Roman" w:hAnsi="Times New Roman" w:eastAsia="仿宋" w:cs="Times New Roman"/>
          <w:position w:val="-12"/>
          <w:sz w:val="24"/>
          <w:szCs w:val="24"/>
        </w:rPr>
        <w:object>
          <v:shape id="_x0000_i1095" o:spt="75" type="#_x0000_t75" style="height:19.15pt;width:40.7pt;" o:ole="t" filled="f" o:preferrelative="t" stroked="f" coordsize="21600,21600">
            <v:path/>
            <v:fill on="f" focussize="0,0"/>
            <v:stroke on="f" joinstyle="miter"/>
            <v:imagedata r:id="rId129" o:title=""/>
            <o:lock v:ext="edit" aspectratio="t"/>
            <w10:wrap type="none"/>
            <w10:anchorlock/>
          </v:shape>
          <o:OLEObject Type="Embed" ProgID="Equation.DSMT4" ShapeID="_x0000_i1095" DrawAspect="Content" ObjectID="_1468075795" r:id="rId128">
            <o:LockedField>false</o:LockedField>
          </o:OLEObject>
        </w:object>
      </w:r>
      <w:r>
        <w:rPr>
          <w:rFonts w:hint="eastAsia" w:ascii="Times New Roman" w:hAnsi="Times New Roman" w:eastAsia="仿宋" w:cs="Times New Roman"/>
          <w:sz w:val="24"/>
          <w:szCs w:val="24"/>
        </w:rPr>
        <w:t>上，连接</w:t>
      </w:r>
      <w:r>
        <w:rPr>
          <w:rFonts w:ascii="Times New Roman" w:hAnsi="Times New Roman" w:eastAsia="仿宋" w:cs="Times New Roman"/>
          <w:position w:val="-12"/>
          <w:sz w:val="24"/>
          <w:szCs w:val="24"/>
        </w:rPr>
        <w:object>
          <v:shape id="_x0000_i1096" o:spt="75" type="#_x0000_t75" style="height:19.15pt;width:21.05pt;" o:ole="t" filled="f" o:preferrelative="t" stroked="f" coordsize="21600,21600">
            <v:path/>
            <v:fill on="f" focussize="0,0"/>
            <v:stroke on="f" joinstyle="miter"/>
            <v:imagedata r:id="rId131" o:title=""/>
            <o:lock v:ext="edit" aspectratio="t"/>
            <w10:wrap type="none"/>
            <w10:anchorlock/>
          </v:shape>
          <o:OLEObject Type="Embed" ProgID="Equation.DSMT4" ShapeID="_x0000_i1096" DrawAspect="Content" ObjectID="_1468075796" r:id="rId130">
            <o:LockedField>false</o:LockedField>
          </o:OLEObject>
        </w:object>
      </w:r>
      <w:r>
        <w:rPr>
          <w:rFonts w:hint="eastAsia" w:ascii="Times New Roman" w:hAnsi="Times New Roman" w:eastAsia="仿宋" w:cs="Times New Roman"/>
          <w:sz w:val="24"/>
          <w:szCs w:val="24"/>
        </w:rPr>
        <w:t>，这样将这个四棱锥分割成两个三棱锥</w:t>
      </w:r>
      <w:r>
        <w:rPr>
          <w:rFonts w:ascii="Times New Roman" w:hAnsi="Times New Roman" w:eastAsia="仿宋" w:cs="Times New Roman"/>
          <w:position w:val="-12"/>
          <w:sz w:val="24"/>
          <w:szCs w:val="24"/>
        </w:rPr>
        <w:object>
          <v:shape id="_x0000_i1097" o:spt="75" type="#_x0000_t75" style="height:19.15pt;width:50.95pt;" o:ole="t" filled="f" o:preferrelative="t" stroked="f" coordsize="21600,21600">
            <v:path/>
            <v:fill on="f" focussize="0,0"/>
            <v:stroke on="f" joinstyle="miter"/>
            <v:imagedata r:id="rId133" o:title=""/>
            <o:lock v:ext="edit" aspectratio="t"/>
            <w10:wrap type="none"/>
            <w10:anchorlock/>
          </v:shape>
          <o:OLEObject Type="Embed" ProgID="Equation.DSMT4" ShapeID="_x0000_i1097" DrawAspect="Content" ObjectID="_1468075797" r:id="rId132">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2"/>
          <w:sz w:val="24"/>
          <w:szCs w:val="24"/>
        </w:rPr>
        <w:object>
          <v:shape id="_x0000_i1098" o:spt="75" type="#_x0000_t75" style="height:19.15pt;width:51.45pt;" o:ole="t" filled="f" o:preferrelative="t" stroked="f" coordsize="21600,21600">
            <v:path/>
            <v:fill on="f" focussize="0,0"/>
            <v:stroke on="f" joinstyle="miter"/>
            <v:imagedata r:id="rId135" o:title=""/>
            <o:lock v:ext="edit" aspectratio="t"/>
            <w10:wrap type="none"/>
            <w10:anchorlock/>
          </v:shape>
          <o:OLEObject Type="Embed" ProgID="Equation.DSMT4" ShapeID="_x0000_i1098" DrawAspect="Content" ObjectID="_1468075798" r:id="rId134">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因为</w:t>
      </w:r>
      <w:r>
        <w:rPr>
          <w:rFonts w:hint="eastAsia" w:ascii="Times New Roman" w:hAnsi="Times New Roman" w:eastAsia="仿宋" w:cs="Times New Roman"/>
          <w:sz w:val="24"/>
          <w:szCs w:val="24"/>
        </w:rPr>
        <w:t>面</w:t>
      </w:r>
      <w:r>
        <w:rPr>
          <w:rFonts w:ascii="Times New Roman" w:hAnsi="Times New Roman" w:eastAsia="仿宋" w:cs="Times New Roman"/>
          <w:position w:val="-12"/>
          <w:sz w:val="24"/>
          <w:szCs w:val="24"/>
        </w:rPr>
        <w:object>
          <v:shape id="_x0000_i1099" o:spt="75" type="#_x0000_t75" style="height:19.15pt;width:40.7pt;" o:ole="t" filled="f" o:preferrelative="t" stroked="f" coordsize="21600,21600">
            <v:path/>
            <v:fill on="f" focussize="0,0"/>
            <v:stroke on="f" joinstyle="miter"/>
            <v:imagedata r:id="rId129" o:title=""/>
            <o:lock v:ext="edit" aspectratio="t"/>
            <w10:wrap type="none"/>
            <w10:anchorlock/>
          </v:shape>
          <o:OLEObject Type="Embed" ProgID="Equation.DSMT4" ShapeID="_x0000_i1099" DrawAspect="Content" ObjectID="_1468075799" r:id="rId136">
            <o:LockedField>false</o:LockedField>
          </o:OLEObject>
        </w:object>
      </w:r>
      <w:r>
        <w:rPr>
          <w:rFonts w:hint="eastAsia" w:ascii="Times New Roman" w:hAnsi="Times New Roman" w:eastAsia="仿宋" w:cs="Times New Roman"/>
          <w:sz w:val="24"/>
          <w:szCs w:val="24"/>
        </w:rPr>
        <w:t>是平行四边形且</w:t>
      </w:r>
      <w:r>
        <w:rPr>
          <w:rFonts w:ascii="Times New Roman" w:hAnsi="Times New Roman" w:eastAsia="仿宋" w:cs="Times New Roman"/>
          <w:position w:val="-12"/>
          <w:sz w:val="24"/>
          <w:szCs w:val="24"/>
        </w:rPr>
        <w:object>
          <v:shape id="_x0000_i1100" o:spt="75" type="#_x0000_t75" style="height:19.15pt;width:21.05pt;" o:ole="t" filled="f" o:preferrelative="t" stroked="f" coordsize="21600,21600">
            <v:path/>
            <v:fill on="f" focussize="0,0"/>
            <v:stroke on="f" joinstyle="miter"/>
            <v:imagedata r:id="rId131" o:title=""/>
            <o:lock v:ext="edit" aspectratio="t"/>
            <w10:wrap type="none"/>
            <w10:anchorlock/>
          </v:shape>
          <o:OLEObject Type="Embed" ProgID="Equation.DSMT4" ShapeID="_x0000_i1100" DrawAspect="Content" ObjectID="_1468075800" r:id="rId137">
            <o:LockedField>false</o:LockedField>
          </o:OLEObject>
        </w:object>
      </w:r>
      <w:r>
        <w:rPr>
          <w:rFonts w:hint="eastAsia" w:ascii="Times New Roman" w:hAnsi="Times New Roman" w:eastAsia="仿宋" w:cs="Times New Roman"/>
          <w:sz w:val="24"/>
          <w:szCs w:val="24"/>
        </w:rPr>
        <w:t>是对角线，所以三棱锥</w:t>
      </w:r>
      <w:r>
        <w:rPr>
          <w:rFonts w:ascii="Times New Roman" w:hAnsi="Times New Roman" w:eastAsia="仿宋" w:cs="Times New Roman"/>
          <w:position w:val="-12"/>
          <w:sz w:val="24"/>
          <w:szCs w:val="24"/>
        </w:rPr>
        <w:object>
          <v:shape id="_x0000_i1101" o:spt="75" type="#_x0000_t75" style="height:19.15pt;width:50.95pt;" o:ole="t" filled="f" o:preferrelative="t" stroked="f" coordsize="21600,21600">
            <v:path/>
            <v:fill on="f" focussize="0,0"/>
            <v:stroke on="f" joinstyle="miter"/>
            <v:imagedata r:id="rId133" o:title=""/>
            <o:lock v:ext="edit" aspectratio="t"/>
            <w10:wrap type="none"/>
            <w10:anchorlock/>
          </v:shape>
          <o:OLEObject Type="Embed" ProgID="Equation.DSMT4" ShapeID="_x0000_i1101" DrawAspect="Content" ObjectID="_1468075801" r:id="rId138">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2"/>
          <w:sz w:val="24"/>
          <w:szCs w:val="24"/>
        </w:rPr>
        <w:object>
          <v:shape id="_x0000_i1102" o:spt="75" type="#_x0000_t75" style="height:19.15pt;width:51.45pt;" o:ole="t" filled="f" o:preferrelative="t" stroked="f" coordsize="21600,21600">
            <v:path/>
            <v:fill on="f" focussize="0,0"/>
            <v:stroke on="f" joinstyle="miter"/>
            <v:imagedata r:id="rId135" o:title=""/>
            <o:lock v:ext="edit" aspectratio="t"/>
            <w10:wrap type="none"/>
            <w10:anchorlock/>
          </v:shape>
          <o:OLEObject Type="Embed" ProgID="Equation.DSMT4" ShapeID="_x0000_i1102" DrawAspect="Content" ObjectID="_1468075802" r:id="rId139">
            <o:LockedField>false</o:LockedField>
          </o:OLEObject>
        </w:object>
      </w:r>
      <w:r>
        <w:rPr>
          <w:rFonts w:hint="eastAsia" w:ascii="Times New Roman" w:hAnsi="Times New Roman" w:eastAsia="仿宋" w:cs="Times New Roman"/>
          <w:sz w:val="24"/>
          <w:szCs w:val="24"/>
        </w:rPr>
        <w:t>的底面积相等，且高均为点</w:t>
      </w:r>
      <w:r>
        <w:rPr>
          <w:rFonts w:ascii="Times New Roman" w:hAnsi="Times New Roman" w:eastAsia="仿宋" w:cs="Times New Roman"/>
          <w:position w:val="-4"/>
          <w:sz w:val="24"/>
          <w:szCs w:val="24"/>
        </w:rPr>
        <w:object>
          <v:shape id="_x0000_i1103" o:spt="75" type="#_x0000_t75" style="height:13.1pt;width:12.15pt;" o:ole="t" filled="f" o:preferrelative="t" stroked="f" coordsize="21600,21600">
            <v:path/>
            <v:fill on="f" focussize="0,0"/>
            <v:stroke on="f" joinstyle="miter"/>
            <v:imagedata r:id="rId141" o:title=""/>
            <o:lock v:ext="edit" aspectratio="t"/>
            <w10:wrap type="none"/>
            <w10:anchorlock/>
          </v:shape>
          <o:OLEObject Type="Embed" ProgID="Equation.DSMT4" ShapeID="_x0000_i1103" DrawAspect="Content" ObjectID="_1468075803" r:id="rId140">
            <o:LockedField>false</o:LockedField>
          </o:OLEObject>
        </w:object>
      </w:r>
      <w:r>
        <w:rPr>
          <w:rFonts w:hint="eastAsia" w:ascii="Times New Roman" w:hAnsi="Times New Roman" w:eastAsia="仿宋" w:cs="Times New Roman"/>
          <w:sz w:val="24"/>
          <w:szCs w:val="24"/>
        </w:rPr>
        <w:t>到面</w:t>
      </w:r>
      <w:r>
        <w:rPr>
          <w:rFonts w:ascii="Times New Roman" w:hAnsi="Times New Roman" w:eastAsia="仿宋" w:cs="Times New Roman"/>
          <w:position w:val="-12"/>
          <w:sz w:val="24"/>
          <w:szCs w:val="24"/>
        </w:rPr>
        <w:object>
          <v:shape id="_x0000_i1104" o:spt="75" type="#_x0000_t75" style="height:19.15pt;width:40.7pt;" o:ole="t" filled="f" o:preferrelative="t" stroked="f" coordsize="21600,21600">
            <v:path/>
            <v:fill on="f" focussize="0,0"/>
            <v:stroke on="f" joinstyle="miter"/>
            <v:imagedata r:id="rId129" o:title=""/>
            <o:lock v:ext="edit" aspectratio="t"/>
            <w10:wrap type="none"/>
            <w10:anchorlock/>
          </v:shape>
          <o:OLEObject Type="Embed" ProgID="Equation.DSMT4" ShapeID="_x0000_i1104" DrawAspect="Content" ObjectID="_1468075804" r:id="rId142">
            <o:LockedField>false</o:LockedField>
          </o:OLEObject>
        </w:object>
      </w:r>
      <w:r>
        <w:rPr>
          <w:rFonts w:hint="eastAsia" w:ascii="Times New Roman" w:hAnsi="Times New Roman" w:eastAsia="仿宋" w:cs="Times New Roman"/>
          <w:sz w:val="24"/>
          <w:szCs w:val="24"/>
        </w:rPr>
        <w:t>的距离</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由前面所讲的结论</w:t>
      </w:r>
      <w:r>
        <w:rPr>
          <w:rFonts w:hint="eastAsia" w:ascii="Times New Roman" w:hAnsi="Times New Roman" w:eastAsia="仿宋" w:cs="Times New Roman"/>
          <w:sz w:val="24"/>
          <w:szCs w:val="24"/>
        </w:rPr>
        <w:t>，棱锥</w:t>
      </w:r>
      <w:r>
        <w:rPr>
          <w:rFonts w:ascii="Times New Roman" w:hAnsi="Times New Roman" w:eastAsia="仿宋" w:cs="Times New Roman"/>
          <w:position w:val="-12"/>
          <w:sz w:val="24"/>
          <w:szCs w:val="24"/>
        </w:rPr>
        <w:object>
          <v:shape id="_x0000_i1105" o:spt="75" type="#_x0000_t75" style="height:19.15pt;width:50.95pt;" o:ole="t" filled="f" o:preferrelative="t" stroked="f" coordsize="21600,21600">
            <v:path/>
            <v:fill on="f" focussize="0,0"/>
            <v:stroke on="f" joinstyle="miter"/>
            <v:imagedata r:id="rId133" o:title=""/>
            <o:lock v:ext="edit" aspectratio="t"/>
            <w10:wrap type="none"/>
            <w10:anchorlock/>
          </v:shape>
          <o:OLEObject Type="Embed" ProgID="Equation.DSMT4" ShapeID="_x0000_i1105" DrawAspect="Content" ObjectID="_1468075805" r:id="rId143">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2"/>
          <w:sz w:val="24"/>
          <w:szCs w:val="24"/>
        </w:rPr>
        <w:object>
          <v:shape id="_x0000_i1106" o:spt="75" type="#_x0000_t75" style="height:19.15pt;width:51.45pt;" o:ole="t" filled="f" o:preferrelative="t" stroked="f" coordsize="21600,21600">
            <v:path/>
            <v:fill on="f" focussize="0,0"/>
            <v:stroke on="f" joinstyle="miter"/>
            <v:imagedata r:id="rId135" o:title=""/>
            <o:lock v:ext="edit" aspectratio="t"/>
            <w10:wrap type="none"/>
            <w10:anchorlock/>
          </v:shape>
          <o:OLEObject Type="Embed" ProgID="Equation.DSMT4" ShapeID="_x0000_i1106" DrawAspect="Content" ObjectID="_1468075806" r:id="rId144">
            <o:LockedField>false</o:LockedField>
          </o:OLEObject>
        </w:object>
      </w:r>
      <w:r>
        <w:rPr>
          <w:rFonts w:hint="eastAsia" w:ascii="Times New Roman" w:hAnsi="Times New Roman" w:eastAsia="仿宋" w:cs="Times New Roman"/>
          <w:sz w:val="24"/>
          <w:szCs w:val="24"/>
        </w:rPr>
        <w:t>等底同高</w:t>
      </w:r>
      <w:r>
        <w:rPr>
          <w:rFonts w:hint="eastAsia" w:ascii="Times New Roman" w:hAnsi="Times New Roman" w:eastAsia="仿宋" w:cs="Times New Roman"/>
          <w:kern w:val="0"/>
          <w:sz w:val="24"/>
          <w:szCs w:val="24"/>
        </w:rPr>
        <w:t>，</w:t>
      </w:r>
      <w:r>
        <w:rPr>
          <w:rFonts w:hint="eastAsia" w:ascii="Times New Roman" w:hAnsi="Times New Roman" w:eastAsia="仿宋" w:cs="Times New Roman"/>
          <w:sz w:val="24"/>
          <w:szCs w:val="24"/>
        </w:rPr>
        <w:t>因此</w:t>
      </w:r>
      <w:r>
        <w:rPr>
          <w:rFonts w:ascii="Times New Roman" w:hAnsi="Times New Roman" w:eastAsia="仿宋" w:cs="Times New Roman"/>
          <w:position w:val="-16"/>
          <w:sz w:val="24"/>
          <w:szCs w:val="24"/>
        </w:rPr>
        <w:object>
          <v:shape id="_x0000_i1107" o:spt="75" type="#_x0000_t75" style="height:20.55pt;width:109.85pt;" o:ole="t" filled="f" o:preferrelative="t" stroked="f" coordsize="21600,21600">
            <v:path/>
            <v:fill on="f" focussize="0,0"/>
            <v:stroke on="f" joinstyle="miter"/>
            <v:imagedata r:id="rId146" o:title=""/>
            <o:lock v:ext="edit" aspectratio="t"/>
            <w10:wrap type="none"/>
            <w10:anchorlock/>
          </v:shape>
          <o:OLEObject Type="Embed" ProgID="Equation.DSMT4" ShapeID="_x0000_i1107" DrawAspect="Content" ObjectID="_1468075807" r:id="rId145">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另一方面</w:t>
      </w:r>
      <w:bookmarkStart w:id="4" w:name="_Hlk79937712"/>
      <w:r>
        <w:rPr>
          <w:rFonts w:hint="eastAsia" w:ascii="Times New Roman" w:hAnsi="Times New Roman" w:eastAsia="仿宋" w:cs="Times New Roman"/>
          <w:sz w:val="24"/>
          <w:szCs w:val="24"/>
        </w:rPr>
        <w:t>将三棱锥</w:t>
      </w:r>
      <w:r>
        <w:rPr>
          <w:rFonts w:ascii="Times New Roman" w:hAnsi="Times New Roman" w:eastAsia="仿宋" w:cs="Times New Roman"/>
          <w:position w:val="-12"/>
          <w:sz w:val="24"/>
          <w:szCs w:val="24"/>
        </w:rPr>
        <w:object>
          <v:shape id="_x0000_i1108" o:spt="75" type="#_x0000_t75" style="height:19.15pt;width:51.45pt;" o:ole="t" filled="f" o:preferrelative="t" stroked="f" coordsize="21600,21600">
            <v:path/>
            <v:fill on="f" focussize="0,0"/>
            <v:stroke on="f" joinstyle="miter"/>
            <v:imagedata r:id="rId148" o:title=""/>
            <o:lock v:ext="edit" aspectratio="t"/>
            <w10:wrap type="none"/>
            <w10:anchorlock/>
          </v:shape>
          <o:OLEObject Type="Embed" ProgID="Equation.DSMT4" ShapeID="_x0000_i1108" DrawAspect="Content" ObjectID="_1468075808" r:id="rId147">
            <o:LockedField>false</o:LockedField>
          </o:OLEObject>
        </w:object>
      </w:r>
      <w:r>
        <w:rPr>
          <w:rFonts w:hint="eastAsia" w:ascii="Times New Roman" w:hAnsi="Times New Roman" w:eastAsia="仿宋" w:cs="Times New Roman"/>
          <w:sz w:val="24"/>
          <w:szCs w:val="24"/>
        </w:rPr>
        <w:t>视作三棱锥</w:t>
      </w:r>
      <w:r>
        <w:rPr>
          <w:rFonts w:ascii="Times New Roman" w:hAnsi="Times New Roman" w:eastAsia="仿宋" w:cs="Times New Roman"/>
          <w:position w:val="-12"/>
          <w:sz w:val="24"/>
          <w:szCs w:val="24"/>
        </w:rPr>
        <w:object>
          <v:shape id="_x0000_i1109" o:spt="75" type="#_x0000_t75" style="height:19.15pt;width:51.9pt;" o:ole="t" filled="f" o:preferrelative="t" stroked="f" coordsize="21600,21600">
            <v:path/>
            <v:fill on="f" focussize="0,0"/>
            <v:stroke on="f" joinstyle="miter"/>
            <v:imagedata r:id="rId150" o:title=""/>
            <o:lock v:ext="edit" aspectratio="t"/>
            <w10:wrap type="none"/>
            <w10:anchorlock/>
          </v:shape>
          <o:OLEObject Type="Embed" ProgID="Equation.DSMT4" ShapeID="_x0000_i1109" DrawAspect="Content" ObjectID="_1468075809" r:id="rId149">
            <o:LockedField>false</o:LockedField>
          </o:OLEObject>
        </w:object>
      </w:r>
      <w:bookmarkEnd w:id="4"/>
      <w:r>
        <w:rPr>
          <w:rFonts w:hint="eastAsia" w:ascii="Times New Roman" w:hAnsi="Times New Roman" w:eastAsia="仿宋" w:cs="Times New Roman"/>
          <w:sz w:val="24"/>
          <w:szCs w:val="24"/>
        </w:rPr>
        <w:t>，则它和原三棱锥</w:t>
      </w:r>
      <w:r>
        <w:rPr>
          <w:rFonts w:ascii="Times New Roman" w:hAnsi="Times New Roman" w:eastAsia="仿宋" w:cs="Times New Roman"/>
          <w:position w:val="-6"/>
          <w:sz w:val="24"/>
          <w:szCs w:val="24"/>
        </w:rPr>
        <w:object>
          <v:shape id="_x0000_i1110"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110" DrawAspect="Content" ObjectID="_1468075810" r:id="rId151">
            <o:LockedField>false</o:LockedField>
          </o:OLEObject>
        </w:object>
      </w:r>
      <w:r>
        <w:rPr>
          <w:rFonts w:hint="eastAsia" w:ascii="Times New Roman" w:hAnsi="Times New Roman" w:eastAsia="仿宋" w:cs="Times New Roman"/>
          <w:sz w:val="24"/>
          <w:szCs w:val="24"/>
        </w:rPr>
        <w:t>又是等底等高的三棱锥，于是</w:t>
      </w:r>
    </w:p>
    <w:p>
      <w:pPr>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position w:val="-16"/>
          <w:sz w:val="24"/>
          <w:szCs w:val="24"/>
        </w:rPr>
        <w:object>
          <v:shape id="_x0000_i1111" o:spt="75" type="#_x0000_t75" style="height:20.55pt;width:166.9pt;" o:ole="t" filled="f" o:preferrelative="t" stroked="f" coordsize="21600,21600">
            <v:path/>
            <v:fill on="f" focussize="0,0"/>
            <v:stroke on="f" joinstyle="miter"/>
            <v:imagedata r:id="rId153" o:title=""/>
            <o:lock v:ext="edit" aspectratio="t"/>
            <w10:wrap type="none"/>
            <w10:anchorlock/>
          </v:shape>
          <o:OLEObject Type="Embed" ProgID="Equation.DSMT4" ShapeID="_x0000_i1111" DrawAspect="Content" ObjectID="_1468075811" r:id="rId152">
            <o:LockedField>false</o:LockedField>
          </o:OLEObject>
        </w:object>
      </w:r>
      <w:r>
        <w:rPr>
          <w:rFonts w:ascii="Times New Roman" w:hAnsi="Times New Roman" w:eastAsia="仿宋" w:cs="Times New Roman"/>
          <w:kern w:val="0"/>
          <w:sz w:val="24"/>
          <w:szCs w:val="24"/>
        </w:rPr>
        <w:t>．</w:t>
      </w:r>
    </w:p>
    <w:p>
      <w:pPr>
        <w:spacing w:line="312" w:lineRule="auto"/>
        <w:ind w:firstLine="480" w:firstLineChars="200"/>
        <w:jc w:val="center"/>
        <w:rPr>
          <w:rFonts w:ascii="Times New Roman" w:hAnsi="Times New Roman" w:eastAsia="仿宋" w:cs="Times New Roman"/>
          <w:kern w:val="0"/>
          <w:sz w:val="24"/>
          <w:szCs w:val="24"/>
        </w:rPr>
      </w:pPr>
      <w:r>
        <w:rPr>
          <w:rFonts w:ascii="Times New Roman" w:hAnsi="Times New Roman" w:eastAsia="仿宋"/>
          <w:sz w:val="24"/>
          <w:szCs w:val="24"/>
        </w:rPr>
        <w:drawing>
          <wp:inline distT="0" distB="0" distL="0" distR="0">
            <wp:extent cx="3695700" cy="2091690"/>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4" cstate="print"/>
                    <a:stretch>
                      <a:fillRect/>
                    </a:stretch>
                  </pic:blipFill>
                  <pic:spPr>
                    <a:xfrm>
                      <a:off x="0" y="0"/>
                      <a:ext cx="3716717" cy="2104021"/>
                    </a:xfrm>
                    <a:prstGeom prst="rect">
                      <a:avLst/>
                    </a:prstGeom>
                  </pic:spPr>
                </pic:pic>
              </a:graphicData>
            </a:graphic>
          </wp:inline>
        </w:drawing>
      </w:r>
    </w:p>
    <w:p>
      <w:pPr>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Times New Roman" w:eastAsia="仿宋" w:cs="Times New Roman"/>
          <w:sz w:val="24"/>
          <w:szCs w:val="24"/>
        </w:rPr>
        <w:t>于是，四棱锥</w:t>
      </w:r>
      <w:r>
        <w:rPr>
          <w:rFonts w:ascii="Times New Roman" w:hAnsi="Times New Roman" w:eastAsia="仿宋" w:cs="Times New Roman"/>
          <w:position w:val="-12"/>
          <w:sz w:val="24"/>
          <w:szCs w:val="24"/>
        </w:rPr>
        <w:object>
          <v:shape id="_x0000_i1112" o:spt="75" type="#_x0000_t75" style="height:19.15pt;width:61.25pt;" o:ole="t" filled="f" o:preferrelative="t" stroked="f" coordsize="21600,21600">
            <v:path/>
            <v:fill on="f" focussize="0,0"/>
            <v:stroke on="f" joinstyle="miter"/>
            <v:imagedata r:id="rId119" o:title=""/>
            <o:lock v:ext="edit" aspectratio="t"/>
            <w10:wrap type="none"/>
            <w10:anchorlock/>
          </v:shape>
          <o:OLEObject Type="Embed" ProgID="Equation.DSMT4" ShapeID="_x0000_i1112" DrawAspect="Content" ObjectID="_1468075812" r:id="rId155">
            <o:LockedField>false</o:LockedField>
          </o:OLEObject>
        </w:object>
      </w:r>
      <w:r>
        <w:rPr>
          <w:rFonts w:hint="eastAsia" w:ascii="Times New Roman" w:hAnsi="Times New Roman" w:eastAsia="仿宋" w:cs="Times New Roman"/>
          <w:sz w:val="24"/>
          <w:szCs w:val="24"/>
        </w:rPr>
        <w:t>的体积是三棱锥</w:t>
      </w:r>
      <w:r>
        <w:rPr>
          <w:rFonts w:ascii="Times New Roman" w:hAnsi="Times New Roman" w:eastAsia="仿宋" w:cs="Times New Roman"/>
          <w:position w:val="-6"/>
          <w:sz w:val="24"/>
          <w:szCs w:val="24"/>
        </w:rPr>
        <w:object>
          <v:shape id="_x0000_i1113"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113" DrawAspect="Content" ObjectID="_1468075813" r:id="rId156">
            <o:LockedField>false</o:LockedField>
          </o:OLEObject>
        </w:object>
      </w:r>
      <w:r>
        <w:rPr>
          <w:rFonts w:hint="eastAsia" w:ascii="Times New Roman" w:hAnsi="Times New Roman" w:eastAsia="仿宋" w:cs="Times New Roman"/>
          <w:sz w:val="24"/>
          <w:szCs w:val="24"/>
        </w:rPr>
        <w:t>体积的</w:t>
      </w:r>
      <w:r>
        <w:rPr>
          <w:rFonts w:ascii="Times New Roman" w:hAnsi="Times New Roman" w:eastAsia="仿宋" w:cs="Times New Roman"/>
          <w:sz w:val="24"/>
          <w:szCs w:val="24"/>
        </w:rPr>
        <w:t>2</w:t>
      </w:r>
      <w:r>
        <w:rPr>
          <w:rFonts w:hint="eastAsia" w:ascii="Times New Roman" w:hAnsi="Times New Roman" w:eastAsia="仿宋" w:cs="Times New Roman"/>
          <w:sz w:val="24"/>
          <w:szCs w:val="24"/>
        </w:rPr>
        <w:t>倍</w:t>
      </w:r>
      <w:r>
        <w:rPr>
          <w:rFonts w:ascii="Times New Roman" w:hAnsi="Times New Roman" w:eastAsia="仿宋" w:cs="Times New Roman"/>
          <w:kern w:val="0"/>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上述过程，我们实际证明了三个三棱锥</w:t>
      </w:r>
      <w:r>
        <w:rPr>
          <w:rFonts w:ascii="Times New Roman" w:hAnsi="Times New Roman" w:eastAsia="仿宋" w:cs="Times New Roman"/>
          <w:position w:val="-6"/>
          <w:sz w:val="24"/>
          <w:szCs w:val="24"/>
        </w:rPr>
        <w:object>
          <v:shape id="_x0000_i1114" o:spt="75" type="#_x0000_t75" style="height:14.5pt;width:46.3pt;" o:ole="t" filled="f" o:preferrelative="t" stroked="f" coordsize="21600,21600">
            <v:path/>
            <v:fill on="f" focussize="0,0"/>
            <v:stroke on="f" joinstyle="miter"/>
            <v:imagedata r:id="rId73" o:title=""/>
            <o:lock v:ext="edit" aspectratio="t"/>
            <w10:wrap type="none"/>
            <w10:anchorlock/>
          </v:shape>
          <o:OLEObject Type="Embed" ProgID="Equation.DSMT4" ShapeID="_x0000_i1114" DrawAspect="Content" ObjectID="_1468075814" r:id="rId15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15" o:spt="75" type="#_x0000_t75" style="height:19.15pt;width:50.95pt;" o:ole="t" filled="f" o:preferrelative="t" stroked="f" coordsize="21600,21600">
            <v:path/>
            <v:fill on="f" focussize="0,0"/>
            <v:stroke on="f" joinstyle="miter"/>
            <v:imagedata r:id="rId133" o:title=""/>
            <o:lock v:ext="edit" aspectratio="t"/>
            <w10:wrap type="none"/>
            <w10:anchorlock/>
          </v:shape>
          <o:OLEObject Type="Embed" ProgID="Equation.DSMT4" ShapeID="_x0000_i1115" DrawAspect="Content" ObjectID="_1468075815" r:id="rId15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16" o:spt="75" type="#_x0000_t75" style="height:19.15pt;width:51.45pt;" o:ole="t" filled="f" o:preferrelative="t" stroked="f" coordsize="21600,21600">
            <v:path/>
            <v:fill on="f" focussize="0,0"/>
            <v:stroke on="f" joinstyle="miter"/>
            <v:imagedata r:id="rId135" o:title=""/>
            <o:lock v:ext="edit" aspectratio="t"/>
            <w10:wrap type="none"/>
            <w10:anchorlock/>
          </v:shape>
          <o:OLEObject Type="Embed" ProgID="Equation.DSMT4" ShapeID="_x0000_i1116" DrawAspect="Content" ObjectID="_1468075816" r:id="rId159">
            <o:LockedField>false</o:LockedField>
          </o:OLEObject>
        </w:object>
      </w:r>
      <w:r>
        <w:rPr>
          <w:rFonts w:hint="eastAsia" w:ascii="Times New Roman" w:hAnsi="Times New Roman" w:eastAsia="仿宋" w:cs="Times New Roman"/>
          <w:sz w:val="24"/>
          <w:szCs w:val="24"/>
        </w:rPr>
        <w:t>都具有相同的体积，于是</w:t>
      </w:r>
    </w:p>
    <w:p>
      <w:pPr>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position w:val="-16"/>
          <w:sz w:val="24"/>
          <w:szCs w:val="24"/>
        </w:rPr>
        <w:object>
          <v:shape id="_x0000_i1117" o:spt="75" type="#_x0000_t75" style="height:20.55pt;width:236.1pt;" o:ole="t" filled="f" o:preferrelative="t" stroked="f" coordsize="21600,21600">
            <v:path/>
            <v:fill on="f" focussize="0,0"/>
            <v:stroke on="f" joinstyle="miter"/>
            <v:imagedata r:id="rId161" o:title=""/>
            <o:lock v:ext="edit" aspectratio="t"/>
            <w10:wrap type="none"/>
            <w10:anchorlock/>
          </v:shape>
          <o:OLEObject Type="Embed" ProgID="Equation.DSMT4" ShapeID="_x0000_i1117" DrawAspect="Content" ObjectID="_1468075817" r:id="rId160">
            <o:LockedField>false</o:LockedField>
          </o:OLEObject>
        </w:object>
      </w:r>
      <w:r>
        <w:rPr>
          <w:rFonts w:ascii="Times New Roman" w:hAnsi="Times New Roman" w:eastAsia="仿宋" w:cs="Times New Roman"/>
          <w:sz w:val="24"/>
          <w:szCs w:val="24"/>
        </w:rPr>
        <w:t>=3</w:t>
      </w:r>
      <w:r>
        <w:rPr>
          <w:rFonts w:ascii="Times New Roman" w:hAnsi="Times New Roman" w:eastAsia="仿宋"/>
          <w:position w:val="-14"/>
          <w:sz w:val="24"/>
          <w:szCs w:val="24"/>
        </w:rPr>
        <w:object>
          <v:shape id="_x0000_i1118" o:spt="75" type="#_x0000_t75" style="height:20.55pt;width:46.3pt;" o:ole="t" filled="f" o:preferrelative="t" stroked="f" coordsize="21600,21600">
            <v:path/>
            <v:fill on="f" focussize="0,0"/>
            <v:stroke on="f" joinstyle="miter"/>
            <v:imagedata r:id="rId163" o:title=""/>
            <o:lock v:ext="edit" aspectratio="t"/>
            <w10:wrap type="none"/>
            <w10:anchorlock/>
          </v:shape>
          <o:OLEObject Type="Embed" ProgID="Equation.DSMT4" ShapeID="_x0000_i1118" DrawAspect="Content" ObjectID="_1468075818" r:id="rId162">
            <o:LockedField>false</o:LockedField>
          </o:OLEObject>
        </w:object>
      </w:r>
      <w:r>
        <w:rPr>
          <w:rFonts w:ascii="Times New Roman" w:hAnsi="Times New Roman" w:eastAsia="仿宋" w:cs="Times New Roman"/>
          <w:kern w:val="0"/>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由此得</w:t>
      </w:r>
      <w:r>
        <w:rPr>
          <w:rFonts w:ascii="Times New Roman" w:hAnsi="Times New Roman" w:eastAsia="仿宋" w:cs="Times New Roman"/>
          <w:position w:val="-24"/>
          <w:sz w:val="24"/>
          <w:szCs w:val="24"/>
        </w:rPr>
        <w:object>
          <v:shape id="_x0000_i1119" o:spt="75" type="#_x0000_t75" style="height:30.85pt;width:80.9pt;" o:ole="t" filled="f" o:preferrelative="t" stroked="f" coordsize="21600,21600">
            <v:path/>
            <v:fill on="f" focussize="0,0"/>
            <v:stroke on="f" joinstyle="miter"/>
            <v:imagedata r:id="rId165" o:title=""/>
            <o:lock v:ext="edit" aspectratio="t"/>
            <w10:wrap type="none"/>
            <w10:anchorlock/>
          </v:shape>
          <o:OLEObject Type="Embed" ProgID="Equation.DSMT4" ShapeID="_x0000_i1119" DrawAspect="Content" ObjectID="_1468075819" r:id="rId164">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由于任意棱锥都可以分割为若干个同高的三棱锥，因此可以得</w:t>
      </w:r>
    </w:p>
    <w:p>
      <w:pPr>
        <w:spacing w:line="312" w:lineRule="auto"/>
        <w:ind w:firstLine="480" w:firstLineChars="200"/>
        <w:jc w:val="left"/>
        <w:rPr>
          <w:rFonts w:ascii="Times New Roman" w:hAnsi="Times New Roman" w:eastAsia="仿宋" w:cs="Times New Roman"/>
          <w:sz w:val="24"/>
          <w:szCs w:val="24"/>
        </w:rPr>
      </w:pPr>
      <w:bookmarkStart w:id="5" w:name="_Hlk79938378"/>
      <w:r>
        <w:rPr>
          <w:rFonts w:hint="eastAsia" w:ascii="Times New Roman" w:hAnsi="Times New Roman" w:eastAsia="仿宋" w:cs="Times New Roman"/>
          <w:sz w:val="24"/>
          <w:szCs w:val="24"/>
        </w:rPr>
        <w:t>棱锥的体积公式：</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120" o:spt="75" type="#_x0000_t75" style="height:30.85pt;width:58.45pt;" o:ole="t" filled="f" o:preferrelative="t" stroked="f" coordsize="21600,21600">
            <v:path/>
            <v:fill on="f" focussize="0,0"/>
            <v:stroke on="f" joinstyle="miter"/>
            <v:imagedata r:id="rId167" o:title=""/>
            <o:lock v:ext="edit" aspectratio="t"/>
            <w10:wrap type="none"/>
            <w10:anchorlock/>
          </v:shape>
          <o:OLEObject Type="Embed" ProgID="Equation.DSMT4" ShapeID="_x0000_i1120" DrawAspect="Content" ObjectID="_1468075820" r:id="rId166">
            <o:LockedField>false</o:LockedField>
          </o:OLEObject>
        </w:object>
      </w:r>
      <w:r>
        <w:rPr>
          <w:rFonts w:ascii="Times New Roman" w:hAnsi="Times New Roman" w:eastAsia="仿宋" w:cs="Times New Roman"/>
          <w:sz w:val="24"/>
          <w:szCs w:val="24"/>
        </w:rPr>
        <w:t>．</w:t>
      </w:r>
    </w:p>
    <w:bookmarkEnd w:id="5"/>
    <w:p>
      <w:pPr>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kern w:val="0"/>
          <w:sz w:val="24"/>
          <w:szCs w:val="24"/>
        </w:rPr>
        <w:t>上面我们用补形的方法，将三棱锥补成一个同底等高的三棱柱，利用三棱柱的体积公式，推导出三棱锥的体积公式</w:t>
      </w:r>
      <w:r>
        <w:rPr>
          <w:rFonts w:ascii="Times New Roman" w:hAnsi="Times New Roman" w:eastAsia="仿宋" w:cs="Times New Roman"/>
          <w:position w:val="-24"/>
          <w:sz w:val="24"/>
          <w:szCs w:val="24"/>
        </w:rPr>
        <w:object>
          <v:shape id="_x0000_i1121" o:spt="75" type="#_x0000_t75" style="height:30.85pt;width:80.9pt;" o:ole="t" filled="f" o:preferrelative="t" stroked="f" coordsize="21600,21600">
            <v:path/>
            <v:fill on="f" focussize="0,0"/>
            <v:stroke on="f" joinstyle="miter"/>
            <v:imagedata r:id="rId165" o:title=""/>
            <o:lock v:ext="edit" aspectratio="t"/>
            <w10:wrap type="none"/>
            <w10:anchorlock/>
          </v:shape>
          <o:OLEObject Type="Embed" ProgID="Equation.DSMT4" ShapeID="_x0000_i1121" DrawAspect="Content" ObjectID="_1468075821" r:id="rId168">
            <o:LockedField>false</o:LockedField>
          </o:OLEObject>
        </w:object>
      </w:r>
      <w:r>
        <w:rPr>
          <w:rFonts w:hint="eastAsia" w:ascii="Times New Roman" w:hAnsi="Times New Roman" w:eastAsia="仿宋" w:cs="Times New Roman"/>
          <w:sz w:val="24"/>
          <w:szCs w:val="24"/>
        </w:rPr>
        <w:t>，其中</w:t>
      </w:r>
      <w:r>
        <w:rPr>
          <w:rFonts w:ascii="Times New Roman" w:hAnsi="Times New Roman" w:eastAsia="仿宋"/>
          <w:position w:val="-6"/>
          <w:sz w:val="24"/>
          <w:szCs w:val="24"/>
        </w:rPr>
        <w:object>
          <v:shape id="_x0000_i1122" o:spt="75" type="#_x0000_t75" style="height:14.5pt;width:11.7pt;" o:ole="t" filled="f" o:preferrelative="t" stroked="f" coordsize="21600,21600">
            <v:path/>
            <v:fill on="f" focussize="0,0"/>
            <v:stroke on="f" joinstyle="miter"/>
            <v:imagedata r:id="rId69" o:title=""/>
            <o:lock v:ext="edit" aspectratio="t"/>
            <w10:wrap type="none"/>
            <w10:anchorlock/>
          </v:shape>
          <o:OLEObject Type="Embed" ProgID="Equation.DSMT4" ShapeID="_x0000_i1122" DrawAspect="Content" ObjectID="_1468075822" r:id="rId169">
            <o:LockedField>false</o:LockedField>
          </o:OLEObject>
        </w:object>
      </w:r>
      <w:r>
        <w:rPr>
          <w:rFonts w:hint="eastAsia" w:ascii="Times New Roman" w:hAnsi="Times New Roman" w:eastAsia="仿宋"/>
          <w:sz w:val="24"/>
          <w:szCs w:val="24"/>
        </w:rPr>
        <w:t>和</w:t>
      </w:r>
      <w:r>
        <w:rPr>
          <w:rFonts w:ascii="Times New Roman" w:hAnsi="Times New Roman" w:eastAsia="仿宋"/>
          <w:position w:val="-6"/>
          <w:sz w:val="24"/>
          <w:szCs w:val="24"/>
        </w:rPr>
        <w:object>
          <v:shape id="_x0000_i1123" o:spt="75" type="#_x0000_t75" style="height:14.5pt;width:11.7pt;" o:ole="t" filled="f" o:preferrelative="t" stroked="f" coordsize="21600,21600">
            <v:path/>
            <v:fill on="f" focussize="0,0"/>
            <v:stroke on="f" joinstyle="miter"/>
            <v:imagedata r:id="rId71" o:title=""/>
            <o:lock v:ext="edit" aspectratio="t"/>
            <w10:wrap type="none"/>
            <w10:anchorlock/>
          </v:shape>
          <o:OLEObject Type="Embed" ProgID="Equation.DSMT4" ShapeID="_x0000_i1123" DrawAspect="Content" ObjectID="_1468075823" r:id="rId170">
            <o:LockedField>false</o:LockedField>
          </o:OLEObject>
        </w:object>
      </w:r>
      <w:r>
        <w:rPr>
          <w:rFonts w:hint="eastAsia" w:ascii="Times New Roman" w:hAnsi="Times New Roman" w:eastAsia="仿宋"/>
          <w:sz w:val="24"/>
          <w:szCs w:val="24"/>
        </w:rPr>
        <w:t>分别表示三棱锥的底面面积和高</w:t>
      </w:r>
      <w:r>
        <w:rPr>
          <w:rFonts w:ascii="Times New Roman" w:hAnsi="Times New Roman" w:eastAsia="仿宋" w:cs="Times New Roman"/>
          <w:sz w:val="24"/>
          <w:szCs w:val="24"/>
        </w:rPr>
        <w:t>．</w:t>
      </w:r>
    </w:p>
    <w:p>
      <w:pPr>
        <w:spacing w:line="312" w:lineRule="auto"/>
        <w:ind w:firstLine="482" w:firstLineChars="200"/>
        <w:jc w:val="left"/>
        <w:rPr>
          <w:rFonts w:ascii="Times New Roman" w:hAnsi="Times New Roman" w:eastAsia="仿宋" w:cs="Times New Roman"/>
          <w:b/>
          <w:bCs/>
          <w:kern w:val="0"/>
          <w:sz w:val="24"/>
          <w:szCs w:val="24"/>
        </w:rPr>
      </w:pPr>
      <w:r>
        <w:rPr>
          <w:rFonts w:ascii="Times New Roman" w:hAnsi="Times New Roman" w:eastAsia="仿宋" w:cs="Times New Roman"/>
          <w:b/>
          <w:bCs/>
          <w:kern w:val="0"/>
          <w:sz w:val="24"/>
          <w:szCs w:val="24"/>
        </w:rPr>
        <w:t>[</w:t>
      </w:r>
      <w:r>
        <w:rPr>
          <w:rFonts w:hint="eastAsia" w:ascii="Times New Roman" w:hAnsi="Times New Roman" w:eastAsia="仿宋" w:cs="Times New Roman"/>
          <w:b/>
          <w:bCs/>
          <w:kern w:val="0"/>
          <w:sz w:val="24"/>
          <w:szCs w:val="24"/>
        </w:rPr>
        <w:t>问题</w:t>
      </w:r>
      <w:r>
        <w:rPr>
          <w:rFonts w:ascii="Times New Roman" w:hAnsi="Times New Roman" w:eastAsia="仿宋" w:cs="Times New Roman"/>
          <w:b/>
          <w:bCs/>
          <w:kern w:val="0"/>
          <w:sz w:val="24"/>
          <w:szCs w:val="24"/>
        </w:rPr>
        <w:t xml:space="preserve">3] </w:t>
      </w:r>
      <w:r>
        <w:rPr>
          <w:rFonts w:hint="eastAsia" w:ascii="Times New Roman" w:hAnsi="Times New Roman" w:eastAsia="仿宋" w:cs="Times New Roman"/>
          <w:b/>
          <w:bCs/>
          <w:kern w:val="0"/>
          <w:sz w:val="24"/>
          <w:szCs w:val="24"/>
        </w:rPr>
        <w:t>圆锥的体积公式如何推导呢？</w:t>
      </w:r>
    </w:p>
    <w:p>
      <w:pPr>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我们请一个同学来简单说一说大致思路</w:t>
      </w:r>
      <w:r>
        <w:rPr>
          <w:rFonts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sz w:val="24"/>
          <w:szCs w:val="24"/>
        </w:rPr>
        <w:drawing>
          <wp:inline distT="0" distB="0" distL="0" distR="0">
            <wp:extent cx="2534920" cy="14859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534920" cy="1485900"/>
                    </a:xfrm>
                    <a:prstGeom prst="rect">
                      <a:avLst/>
                    </a:prstGeom>
                  </pic:spPr>
                </pic:pic>
              </a:graphicData>
            </a:graphic>
          </wp:inline>
        </w:drawing>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我觉得可以利用三棱锥的体积公式和祖暅原理进行推导</w:t>
      </w:r>
      <w:r>
        <w:rPr>
          <w:rFonts w:ascii="Times New Roman" w:hAnsi="Times New Roman" w:eastAsia="仿宋" w:cs="Times New Roman"/>
          <w:sz w:val="24"/>
          <w:szCs w:val="24"/>
        </w:rPr>
        <w:t>．</w:t>
      </w:r>
      <w:r>
        <w:rPr>
          <w:rFonts w:hint="eastAsia" w:ascii="Times New Roman" w:hAnsi="Times New Roman" w:eastAsia="仿宋" w:cs="Times New Roman"/>
          <w:sz w:val="24"/>
          <w:szCs w:val="24"/>
        </w:rPr>
        <w:t>先构造一个与圆锥等底等高的三棱锥，将圆锥和三棱锥的底面都放在平面</w:t>
      </w:r>
      <w:r>
        <w:rPr>
          <w:rFonts w:ascii="Times New Roman" w:hAnsi="Times New Roman" w:eastAsia="仿宋" w:cs="Times New Roman"/>
          <w:position w:val="-6"/>
          <w:sz w:val="24"/>
          <w:szCs w:val="24"/>
        </w:rPr>
        <w:object>
          <v:shape id="_x0000_i1124" o:spt="75" type="#_x0000_t75" style="height:11.7pt;width:12.15pt;" o:ole="t" filled="f" o:preferrelative="t" stroked="f" coordsize="21600,21600">
            <v:path/>
            <v:fill on="f" focussize="0,0"/>
            <v:stroke on="f" joinstyle="miter"/>
            <v:imagedata r:id="rId173" o:title=""/>
            <o:lock v:ext="edit" aspectratio="t"/>
            <w10:wrap type="none"/>
            <w10:anchorlock/>
          </v:shape>
          <o:OLEObject Type="Embed" ProgID="Equation.DSMT4" ShapeID="_x0000_i1124" DrawAspect="Content" ObjectID="_1468075824" r:id="rId172">
            <o:LockedField>false</o:LockedField>
          </o:OLEObject>
        </w:object>
      </w:r>
      <w:r>
        <w:rPr>
          <w:rFonts w:hint="eastAsia" w:ascii="Times New Roman" w:hAnsi="Times New Roman" w:eastAsia="仿宋" w:cs="Times New Roman"/>
          <w:sz w:val="24"/>
          <w:szCs w:val="24"/>
        </w:rPr>
        <w:t>上</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设圆锥的高为</w:t>
      </w:r>
      <w:r>
        <w:rPr>
          <w:rFonts w:ascii="Times New Roman" w:hAnsi="Times New Roman" w:eastAsia="仿宋" w:cs="Times New Roman"/>
          <w:position w:val="-6"/>
          <w:sz w:val="24"/>
          <w:szCs w:val="24"/>
        </w:rPr>
        <w:object>
          <v:shape id="_x0000_i1125" o:spt="75" type="#_x0000_t75" style="height:13.55pt;width:11.7pt;" o:ole="t" filled="f" o:preferrelative="t" stroked="f" coordsize="21600,21600">
            <v:path/>
            <v:fill on="f" focussize="0,0"/>
            <v:stroke on="f" joinstyle="miter"/>
            <v:imagedata r:id="rId175" o:title=""/>
            <o:lock v:ext="edit" aspectratio="t"/>
            <w10:wrap type="none"/>
            <w10:anchorlock/>
          </v:shape>
          <o:OLEObject Type="Embed" ProgID="Equation.DSMT4" ShapeID="_x0000_i1125" DrawAspect="Content" ObjectID="_1468075825" r:id="rId174">
            <o:LockedField>false</o:LockedField>
          </o:OLEObject>
        </w:object>
      </w:r>
      <w:r>
        <w:rPr>
          <w:rFonts w:hint="eastAsia" w:ascii="Times New Roman" w:hAnsi="Times New Roman" w:eastAsia="仿宋" w:cs="Times New Roman"/>
          <w:sz w:val="24"/>
          <w:szCs w:val="24"/>
        </w:rPr>
        <w:t>，任意作平面</w:t>
      </w:r>
      <w:r>
        <w:rPr>
          <w:rFonts w:ascii="Times New Roman" w:hAnsi="Times New Roman" w:eastAsia="仿宋" w:cs="Times New Roman"/>
          <w:position w:val="-10"/>
          <w:sz w:val="24"/>
          <w:szCs w:val="24"/>
        </w:rPr>
        <w:object>
          <v:shape id="_x0000_i1126" o:spt="75" type="#_x0000_t75" style="height:16.35pt;width:12.15pt;" o:ole="t" filled="f" o:preferrelative="t" stroked="f" coordsize="21600,21600">
            <v:path/>
            <v:fill on="f" focussize="0,0"/>
            <v:stroke on="f" joinstyle="miter"/>
            <v:imagedata r:id="rId177" o:title=""/>
            <o:lock v:ext="edit" aspectratio="t"/>
            <w10:wrap type="none"/>
            <w10:anchorlock/>
          </v:shape>
          <o:OLEObject Type="Embed" ProgID="Equation.DSMT4" ShapeID="_x0000_i1126" DrawAspect="Content" ObjectID="_1468075826" r:id="rId176">
            <o:LockedField>false</o:LockedField>
          </o:OLEObject>
        </w:object>
      </w:r>
      <w:r>
        <w:rPr>
          <w:rFonts w:hint="eastAsia" w:ascii="Times New Roman" w:hAnsi="Times New Roman" w:eastAsia="仿宋" w:cs="Times New Roman"/>
          <w:sz w:val="24"/>
          <w:szCs w:val="24"/>
        </w:rPr>
        <w:t>平行于平面</w:t>
      </w:r>
      <w:r>
        <w:rPr>
          <w:rFonts w:ascii="Times New Roman" w:hAnsi="Times New Roman" w:eastAsia="仿宋" w:cs="Times New Roman"/>
          <w:position w:val="-6"/>
          <w:sz w:val="24"/>
          <w:szCs w:val="24"/>
        </w:rPr>
        <w:object>
          <v:shape id="_x0000_i1127" o:spt="75" type="#_x0000_t75" style="height:11.7pt;width:12.15pt;" o:ole="t" filled="f" o:preferrelative="t" stroked="f" coordsize="21600,21600">
            <v:path/>
            <v:fill on="f" focussize="0,0"/>
            <v:stroke on="f" joinstyle="miter"/>
            <v:imagedata r:id="rId179" o:title=""/>
            <o:lock v:ext="edit" aspectratio="t"/>
            <w10:wrap type="none"/>
            <w10:anchorlock/>
          </v:shape>
          <o:OLEObject Type="Embed" ProgID="Equation.DSMT4" ShapeID="_x0000_i1127" DrawAspect="Content" ObjectID="_1468075827" r:id="rId178">
            <o:LockedField>false</o:LockedField>
          </o:OLEObject>
        </w:object>
      </w:r>
      <w:r>
        <w:rPr>
          <w:rFonts w:hint="eastAsia" w:ascii="Times New Roman" w:hAnsi="Times New Roman" w:eastAsia="仿宋" w:cs="Times New Roman"/>
          <w:sz w:val="24"/>
          <w:szCs w:val="24"/>
        </w:rPr>
        <w:t>，</w:t>
      </w:r>
      <w:bookmarkStart w:id="6" w:name="_Hlk79094723"/>
      <w:r>
        <w:rPr>
          <w:rFonts w:hint="eastAsia" w:ascii="Times New Roman" w:hAnsi="Times New Roman" w:eastAsia="仿宋" w:cs="Times New Roman"/>
          <w:sz w:val="24"/>
          <w:szCs w:val="24"/>
        </w:rPr>
        <w:t>设平面</w:t>
      </w:r>
      <w:r>
        <w:rPr>
          <w:rFonts w:ascii="Times New Roman" w:hAnsi="Times New Roman" w:eastAsia="仿宋" w:cs="Times New Roman"/>
          <w:position w:val="-10"/>
          <w:sz w:val="24"/>
          <w:szCs w:val="24"/>
        </w:rPr>
        <w:object>
          <v:shape id="_x0000_i1128" o:spt="75" type="#_x0000_t75" style="height:16.35pt;width:12.15pt;" o:ole="t" filled="f" o:preferrelative="t" stroked="f" coordsize="21600,21600">
            <v:path/>
            <v:fill on="f" focussize="0,0"/>
            <v:stroke on="f" joinstyle="miter"/>
            <v:imagedata r:id="rId177" o:title=""/>
            <o:lock v:ext="edit" aspectratio="t"/>
            <w10:wrap type="none"/>
            <w10:anchorlock/>
          </v:shape>
          <o:OLEObject Type="Embed" ProgID="Equation.DSMT4" ShapeID="_x0000_i1128" DrawAspect="Content" ObjectID="_1468075828" r:id="rId180">
            <o:LockedField>false</o:LockedField>
          </o:OLEObject>
        </w:object>
      </w:r>
      <w:r>
        <w:rPr>
          <w:rFonts w:hint="eastAsia" w:ascii="Times New Roman" w:hAnsi="Times New Roman" w:eastAsia="仿宋" w:cs="Times New Roman"/>
          <w:sz w:val="24"/>
          <w:szCs w:val="24"/>
        </w:rPr>
        <w:t>截圆锥所得的截面为⊙</w:t>
      </w:r>
      <w:r>
        <w:rPr>
          <w:rFonts w:ascii="Times New Roman" w:hAnsi="Times New Roman" w:eastAsia="仿宋" w:cs="Times New Roman"/>
          <w:position w:val="-12"/>
          <w:sz w:val="24"/>
          <w:szCs w:val="24"/>
        </w:rPr>
        <w:object>
          <v:shape id="_x0000_i1129" o:spt="75" type="#_x0000_t75" style="height:19.15pt;width:13.55pt;" o:ole="t" filled="f" o:preferrelative="t" stroked="f" coordsize="21600,21600">
            <v:path/>
            <v:fill on="f" focussize="0,0"/>
            <v:stroke on="f" joinstyle="miter"/>
            <v:imagedata r:id="rId182" o:title=""/>
            <o:lock v:ext="edit" aspectratio="t"/>
            <w10:wrap type="none"/>
            <w10:anchorlock/>
          </v:shape>
          <o:OLEObject Type="Embed" ProgID="Equation.DSMT4" ShapeID="_x0000_i1129" DrawAspect="Content" ObjectID="_1468075829" r:id="rId18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其面积为</w:t>
      </w:r>
      <w:r>
        <w:rPr>
          <w:rFonts w:ascii="Times New Roman" w:hAnsi="Times New Roman" w:eastAsia="仿宋" w:cs="Times New Roman"/>
          <w:position w:val="-12"/>
          <w:sz w:val="24"/>
          <w:szCs w:val="24"/>
        </w:rPr>
        <w:object>
          <v:shape id="_x0000_i1130" o:spt="75" type="#_x0000_t75" style="height:20.55pt;width:20.55pt;" o:ole="t" filled="f" o:preferrelative="t" stroked="f" coordsize="21600,21600">
            <v:path/>
            <v:fill on="f" focussize="0,0"/>
            <v:stroke on="f" joinstyle="miter"/>
            <v:imagedata r:id="rId184" o:title=""/>
            <o:lock v:ext="edit" aspectratio="t"/>
            <w10:wrap type="none"/>
            <w10:anchorlock/>
          </v:shape>
          <o:OLEObject Type="Embed" ProgID="Equation.DSMT4" ShapeID="_x0000_i1130" DrawAspect="Content" ObjectID="_1468075830" r:id="rId183">
            <o:LockedField>false</o:LockedField>
          </o:OLEObject>
        </w:object>
      </w:r>
      <w:r>
        <w:rPr>
          <w:rFonts w:hint="eastAsia" w:ascii="Times New Roman" w:hAnsi="Times New Roman" w:eastAsia="仿宋" w:cs="Times New Roman"/>
          <w:sz w:val="24"/>
          <w:szCs w:val="24"/>
        </w:rPr>
        <w:t>；平面</w:t>
      </w:r>
      <w:r>
        <w:rPr>
          <w:rFonts w:ascii="Times New Roman" w:hAnsi="Times New Roman" w:eastAsia="仿宋" w:cs="Times New Roman"/>
          <w:position w:val="-10"/>
          <w:sz w:val="24"/>
          <w:szCs w:val="24"/>
        </w:rPr>
        <w:object>
          <v:shape id="_x0000_i1131" o:spt="75" type="#_x0000_t75" style="height:16.35pt;width:12.15pt;" o:ole="t" filled="f" o:preferrelative="t" stroked="f" coordsize="21600,21600">
            <v:path/>
            <v:fill on="f" focussize="0,0"/>
            <v:stroke on="f" joinstyle="miter"/>
            <v:imagedata r:id="rId177" o:title=""/>
            <o:lock v:ext="edit" aspectratio="t"/>
            <w10:wrap type="none"/>
            <w10:anchorlock/>
          </v:shape>
          <o:OLEObject Type="Embed" ProgID="Equation.DSMT4" ShapeID="_x0000_i1131" DrawAspect="Content" ObjectID="_1468075831" r:id="rId185">
            <o:LockedField>false</o:LockedField>
          </o:OLEObject>
        </w:object>
      </w:r>
      <w:r>
        <w:rPr>
          <w:rFonts w:hint="eastAsia" w:ascii="Times New Roman" w:hAnsi="Times New Roman" w:eastAsia="仿宋" w:cs="Times New Roman"/>
          <w:sz w:val="24"/>
          <w:szCs w:val="24"/>
        </w:rPr>
        <w:t>截三棱锥所得的截面为△</w:t>
      </w:r>
      <w:r>
        <w:rPr>
          <w:rFonts w:ascii="Times New Roman" w:hAnsi="Times New Roman" w:eastAsia="仿宋" w:cs="Times New Roman"/>
          <w:position w:val="-6"/>
          <w:sz w:val="24"/>
          <w:szCs w:val="24"/>
        </w:rPr>
        <w:object>
          <v:shape id="_x0000_i1132" o:spt="75" type="#_x0000_t75" style="height:13.55pt;width:36pt;" o:ole="t" filled="f" o:preferrelative="t" stroked="f" coordsize="21600,21600">
            <v:path/>
            <v:fill on="f" focussize="0,0"/>
            <v:stroke on="f" joinstyle="miter"/>
            <v:imagedata r:id="rId187" o:title=""/>
            <o:lock v:ext="edit" aspectratio="t"/>
            <w10:wrap type="none"/>
            <w10:anchorlock/>
          </v:shape>
          <o:OLEObject Type="Embed" ProgID="Equation.DSMT4" ShapeID="_x0000_i1132" DrawAspect="Content" ObjectID="_1468075832" r:id="rId186">
            <o:LockedField>false</o:LockedField>
          </o:OLEObject>
        </w:object>
      </w:r>
      <w:r>
        <w:rPr>
          <w:rFonts w:hint="eastAsia" w:ascii="Times New Roman" w:hAnsi="Times New Roman" w:eastAsia="仿宋" w:cs="Times New Roman"/>
          <w:sz w:val="24"/>
          <w:szCs w:val="24"/>
        </w:rPr>
        <w:t>，其面积为</w:t>
      </w:r>
      <w:r>
        <w:rPr>
          <w:rFonts w:ascii="Times New Roman" w:hAnsi="Times New Roman" w:eastAsia="仿宋" w:cs="Times New Roman"/>
          <w:position w:val="-6"/>
          <w:sz w:val="24"/>
          <w:szCs w:val="24"/>
        </w:rPr>
        <w:object>
          <v:shape id="_x0000_i1133" o:spt="75" type="#_x0000_t75" style="height:13.55pt;width:13.55pt;" o:ole="t" filled="f" o:preferrelative="t" stroked="f" coordsize="21600,21600">
            <v:path/>
            <v:fill on="f" focussize="0,0"/>
            <v:stroke on="f" joinstyle="miter"/>
            <v:imagedata r:id="rId189" o:title=""/>
            <o:lock v:ext="edit" aspectratio="t"/>
            <w10:wrap type="none"/>
            <w10:anchorlock/>
          </v:shape>
          <o:OLEObject Type="Embed" ProgID="Equation.DSMT4" ShapeID="_x0000_i1133" DrawAspect="Content" ObjectID="_1468075833" r:id="rId18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由相似图形的性质可证得</w:t>
      </w:r>
      <w:r>
        <w:rPr>
          <w:rFonts w:ascii="Times New Roman" w:hAnsi="Times New Roman" w:eastAsia="仿宋" w:cs="Times New Roman"/>
          <w:position w:val="-28"/>
          <w:sz w:val="24"/>
          <w:szCs w:val="24"/>
        </w:rPr>
        <w:object>
          <v:shape id="_x0000_i1134" o:spt="75" type="#_x0000_t75" style="height:36pt;width:90.7pt;" o:ole="t" filled="f" o:preferrelative="t" stroked="f" coordsize="21600,21600">
            <v:path/>
            <v:fill on="f" focussize="0,0"/>
            <v:stroke on="f" joinstyle="miter"/>
            <v:imagedata r:id="rId191" o:title=""/>
            <o:lock v:ext="edit" aspectratio="t"/>
            <w10:wrap type="none"/>
            <w10:anchorlock/>
          </v:shape>
          <o:OLEObject Type="Embed" ProgID="Equation.DSMT4" ShapeID="_x0000_i1134" DrawAspect="Content" ObjectID="_1468075834" r:id="rId19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故</w:t>
      </w:r>
      <w:r>
        <w:rPr>
          <w:rFonts w:ascii="Times New Roman" w:hAnsi="Times New Roman" w:eastAsia="仿宋" w:cs="Times New Roman"/>
          <w:position w:val="-28"/>
          <w:sz w:val="24"/>
          <w:szCs w:val="24"/>
        </w:rPr>
        <w:object>
          <v:shape id="_x0000_i1135" o:spt="75" type="#_x0000_t75" style="height:36pt;width:88.35pt;" o:ole="t" filled="f" o:preferrelative="t" stroked="f" coordsize="21600,21600">
            <v:path/>
            <v:fill on="f" focussize="0,0"/>
            <v:stroke on="f" joinstyle="miter"/>
            <v:imagedata r:id="rId193" o:title=""/>
            <o:lock v:ext="edit" aspectratio="t"/>
            <w10:wrap type="none"/>
            <w10:anchorlock/>
          </v:shape>
          <o:OLEObject Type="Embed" ProgID="Equation.DSMT4" ShapeID="_x0000_i1135" DrawAspect="Content" ObjectID="_1468075835" r:id="rId192">
            <o:LockedField>false</o:LockedField>
          </o:OLEObject>
        </w:object>
      </w:r>
      <w:bookmarkEnd w:id="6"/>
      <w:r>
        <w:rPr>
          <w:rFonts w:hint="eastAsia" w:ascii="Times New Roman" w:hAnsi="Times New Roman" w:eastAsia="仿宋" w:cs="Times New Roman"/>
          <w:sz w:val="24"/>
          <w:szCs w:val="24"/>
        </w:rPr>
        <w:t>，即用任意平行于底面的平面截这两个等底面积的圆锥和三棱锥，所得截面面积相等，所以由祖暅原理得，圆锥的体积与对应三棱锥的体积相等</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于是</w:t>
      </w:r>
      <w:r>
        <w:rPr>
          <w:rFonts w:ascii="Times New Roman" w:hAnsi="Times New Roman" w:eastAsia="仿宋" w:cs="Times New Roman"/>
          <w:position w:val="-24"/>
          <w:sz w:val="24"/>
          <w:szCs w:val="24"/>
        </w:rPr>
        <w:object>
          <v:shape id="_x0000_i1136" o:spt="75" type="#_x0000_t75" style="height:30.85pt;width:144.45pt;" o:ole="t" filled="f" o:preferrelative="t" stroked="f" coordsize="21600,21600">
            <v:path/>
            <v:fill on="f" focussize="0,0"/>
            <v:stroke on="f" joinstyle="miter"/>
            <v:imagedata r:id="rId195" o:title=""/>
            <o:lock v:ext="edit" aspectratio="t"/>
            <w10:wrap type="none"/>
            <w10:anchorlock/>
          </v:shape>
          <o:OLEObject Type="Embed" ProgID="Equation.DSMT4" ShapeID="_x0000_i1136" DrawAspect="Content" ObjectID="_1468075836" r:id="rId194">
            <o:LockedField>false</o:LockedField>
          </o:OLEObject>
        </w:objec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即有：</w:t>
      </w:r>
      <w:r>
        <w:rPr>
          <w:rFonts w:ascii="Times New Roman" w:hAnsi="Times New Roman" w:eastAsia="仿宋" w:cs="Times New Roman"/>
          <w:position w:val="-24"/>
          <w:sz w:val="24"/>
          <w:szCs w:val="24"/>
        </w:rPr>
        <w:object>
          <v:shape id="_x0000_i1137" o:spt="75" type="#_x0000_t75" style="height:30.85pt;width:100.5pt;" o:ole="t" filled="f" o:preferrelative="t" stroked="f" coordsize="21600,21600">
            <v:path/>
            <v:fill on="f" focussize="0,0"/>
            <v:stroke on="f" joinstyle="miter"/>
            <v:imagedata r:id="rId197" o:title=""/>
            <o:lock v:ext="edit" aspectratio="t"/>
            <w10:wrap type="none"/>
            <w10:anchorlock/>
          </v:shape>
          <o:OLEObject Type="Embed" ProgID="Equation.DSMT4" ShapeID="_x0000_i1137" DrawAspect="Content" ObjectID="_1468075837" r:id="rId196">
            <o:LockedField>false</o:LockedField>
          </o:OLEObject>
        </w:object>
      </w:r>
    </w:p>
    <w:p>
      <w:pPr>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138" o:spt="75" type="#_x0000_t75" style="height:14.5pt;width:11.7pt;" o:ole="t" filled="f" o:preferrelative="t" stroked="f" coordsize="21600,21600">
            <v:path/>
            <v:fill on="f" focussize="0,0"/>
            <v:stroke on="f" joinstyle="miter"/>
            <v:imagedata r:id="rId199" o:title=""/>
            <o:lock v:ext="edit" aspectratio="t"/>
            <w10:wrap type="none"/>
            <w10:anchorlock/>
          </v:shape>
          <o:OLEObject Type="Embed" ProgID="Equation.DSMT4" ShapeID="_x0000_i1138" DrawAspect="Content" ObjectID="_1468075838" r:id="rId198">
            <o:LockedField>false</o:LockedField>
          </o:OLEObject>
        </w:object>
      </w:r>
      <w:r>
        <w:rPr>
          <w:rFonts w:hint="eastAsia" w:ascii="Times New Roman" w:hAnsi="Times New Roman" w:eastAsia="仿宋" w:cs="Times New Roman"/>
          <w:sz w:val="24"/>
          <w:szCs w:val="24"/>
        </w:rPr>
        <w:t>为圆锥的底面积，</w:t>
      </w:r>
      <w:r>
        <w:rPr>
          <w:rFonts w:ascii="Times New Roman" w:hAnsi="Times New Roman" w:eastAsia="仿宋" w:cs="Times New Roman"/>
          <w:position w:val="-6"/>
          <w:sz w:val="24"/>
          <w:szCs w:val="24"/>
        </w:rPr>
        <w:object>
          <v:shape id="_x0000_i1139" o:spt="75" type="#_x0000_t75" style="height:14.5pt;width:11.7pt;" o:ole="t" filled="f" o:preferrelative="t" stroked="f" coordsize="21600,21600">
            <v:path/>
            <v:fill on="f" focussize="0,0"/>
            <v:stroke on="f" joinstyle="miter"/>
            <v:imagedata r:id="rId201" o:title=""/>
            <o:lock v:ext="edit" aspectratio="t"/>
            <w10:wrap type="none"/>
            <w10:anchorlock/>
          </v:shape>
          <o:OLEObject Type="Embed" ProgID="Equation.DSMT4" ShapeID="_x0000_i1139" DrawAspect="Content" ObjectID="_1468075839" r:id="rId200">
            <o:LockedField>false</o:LockedField>
          </o:OLEObject>
        </w:object>
      </w:r>
      <w:r>
        <w:rPr>
          <w:rFonts w:hint="eastAsia" w:ascii="Times New Roman" w:hAnsi="Times New Roman" w:eastAsia="仿宋" w:cs="Times New Roman"/>
          <w:sz w:val="24"/>
          <w:szCs w:val="24"/>
        </w:rPr>
        <w:t>为圆锥的高，</w:t>
      </w:r>
      <w:r>
        <w:rPr>
          <w:rFonts w:ascii="Times New Roman" w:hAnsi="Times New Roman" w:eastAsia="仿宋" w:cs="Times New Roman"/>
          <w:position w:val="-4"/>
          <w:sz w:val="24"/>
          <w:szCs w:val="24"/>
        </w:rPr>
        <w:object>
          <v:shape id="_x0000_i1140" o:spt="75" type="#_x0000_t75" style="height:11.7pt;width:8.9pt;" o:ole="t" filled="f" o:preferrelative="t" stroked="f" coordsize="21600,21600">
            <v:path/>
            <v:fill on="f" focussize="0,0"/>
            <v:stroke on="f" joinstyle="miter"/>
            <v:imagedata r:id="rId203" o:title=""/>
            <o:lock v:ext="edit" aspectratio="t"/>
            <w10:wrap type="none"/>
            <w10:anchorlock/>
          </v:shape>
          <o:OLEObject Type="Embed" ProgID="Equation.DSMT4" ShapeID="_x0000_i1140" DrawAspect="Content" ObjectID="_1468075840" r:id="rId202">
            <o:LockedField>false</o:LockedField>
          </o:OLEObject>
        </w:object>
      </w:r>
      <w:r>
        <w:rPr>
          <w:rFonts w:hint="eastAsia" w:ascii="Times New Roman" w:hAnsi="Times New Roman" w:eastAsia="仿宋" w:cs="Times New Roman"/>
          <w:sz w:val="24"/>
          <w:szCs w:val="24"/>
        </w:rPr>
        <w:t>为圆锥的底面半径</w:t>
      </w:r>
      <w:r>
        <w:rPr>
          <w:rFonts w:ascii="Times New Roman" w:hAnsi="Times New Roman" w:eastAsia="仿宋" w:cs="Times New Roman"/>
          <w:kern w:val="0"/>
          <w:sz w:val="24"/>
          <w:szCs w:val="24"/>
        </w:rPr>
        <w:t>．</w:t>
      </w:r>
    </w:p>
    <w:p>
      <w:pPr>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很好，我们由三棱锥的体积推导出圆锥的体积，发现圆锥的体积也满足</w:t>
      </w:r>
      <w:r>
        <w:rPr>
          <w:rFonts w:ascii="Times New Roman" w:hAnsi="Times New Roman" w:eastAsia="仿宋" w:cs="Times New Roman"/>
          <w:position w:val="-24"/>
          <w:sz w:val="24"/>
          <w:szCs w:val="24"/>
        </w:rPr>
        <w:object>
          <v:shape id="_x0000_i1141" o:spt="75" type="#_x0000_t75" style="height:30.85pt;width:43.95pt;" o:ole="t" filled="f" o:preferrelative="t" stroked="f" coordsize="21600,21600">
            <v:path/>
            <v:fill on="f" focussize="0,0"/>
            <v:stroke on="f" joinstyle="miter"/>
            <v:imagedata r:id="rId205" o:title=""/>
            <o:lock v:ext="edit" aspectratio="t"/>
            <w10:wrap type="none"/>
            <w10:anchorlock/>
          </v:shape>
          <o:OLEObject Type="Embed" ProgID="Equation.DSMT4" ShapeID="_x0000_i1141" DrawAspect="Content" ObjectID="_1468075841" r:id="rId204">
            <o:LockedField>false</o:LockedField>
          </o:OLEObject>
        </w:object>
      </w:r>
      <w:r>
        <w:rPr>
          <w:rFonts w:hint="eastAsia" w:ascii="Times New Roman" w:hAnsi="Times New Roman" w:eastAsia="仿宋" w:cs="Times New Roman"/>
          <w:sz w:val="24"/>
          <w:szCs w:val="24"/>
        </w:rPr>
        <w:t>，其中</w:t>
      </w:r>
      <w:r>
        <w:rPr>
          <w:rFonts w:ascii="Times New Roman" w:hAnsi="Times New Roman" w:eastAsia="仿宋"/>
          <w:position w:val="-6"/>
          <w:sz w:val="24"/>
          <w:szCs w:val="24"/>
        </w:rPr>
        <w:object>
          <v:shape id="_x0000_i1142" o:spt="75" type="#_x0000_t75" style="height:14.5pt;width:11.7pt;" o:ole="t" filled="f" o:preferrelative="t" stroked="f" coordsize="21600,21600">
            <v:path/>
            <v:fill on="f" focussize="0,0"/>
            <v:stroke on="f" joinstyle="miter"/>
            <v:imagedata r:id="rId69" o:title=""/>
            <o:lock v:ext="edit" aspectratio="t"/>
            <w10:wrap type="none"/>
            <w10:anchorlock/>
          </v:shape>
          <o:OLEObject Type="Embed" ProgID="Equation.DSMT4" ShapeID="_x0000_i1142" DrawAspect="Content" ObjectID="_1468075842" r:id="rId206">
            <o:LockedField>false</o:LockedField>
          </o:OLEObject>
        </w:object>
      </w:r>
      <w:r>
        <w:rPr>
          <w:rFonts w:hint="eastAsia" w:ascii="Times New Roman" w:hAnsi="Times New Roman" w:eastAsia="仿宋"/>
          <w:sz w:val="24"/>
          <w:szCs w:val="24"/>
        </w:rPr>
        <w:t>和</w:t>
      </w:r>
      <w:r>
        <w:rPr>
          <w:rFonts w:ascii="Times New Roman" w:hAnsi="Times New Roman" w:eastAsia="仿宋"/>
          <w:position w:val="-6"/>
          <w:sz w:val="24"/>
          <w:szCs w:val="24"/>
        </w:rPr>
        <w:object>
          <v:shape id="_x0000_i1143" o:spt="75" type="#_x0000_t75" style="height:14.5pt;width:11.7pt;" o:ole="t" filled="f" o:preferrelative="t" stroked="f" coordsize="21600,21600">
            <v:path/>
            <v:fill on="f" focussize="0,0"/>
            <v:stroke on="f" joinstyle="miter"/>
            <v:imagedata r:id="rId71" o:title=""/>
            <o:lock v:ext="edit" aspectratio="t"/>
            <w10:wrap type="none"/>
            <w10:anchorlock/>
          </v:shape>
          <o:OLEObject Type="Embed" ProgID="Equation.DSMT4" ShapeID="_x0000_i1143" DrawAspect="Content" ObjectID="_1468075843" r:id="rId207">
            <o:LockedField>false</o:LockedField>
          </o:OLEObject>
        </w:object>
      </w:r>
      <w:r>
        <w:rPr>
          <w:rFonts w:hint="eastAsia" w:ascii="Times New Roman" w:hAnsi="Times New Roman" w:eastAsia="仿宋"/>
          <w:sz w:val="24"/>
          <w:szCs w:val="24"/>
        </w:rPr>
        <w:t>分别表示圆锥的底面面积和高</w:t>
      </w:r>
      <w:r>
        <w:rPr>
          <w:rFonts w:ascii="Times New Roman" w:hAnsi="Times New Roman" w:eastAsia="仿宋" w:cs="Times New Roman"/>
          <w:kern w:val="0"/>
          <w:sz w:val="24"/>
          <w:szCs w:val="24"/>
        </w:rPr>
        <w:t>．</w:t>
      </w:r>
    </w:p>
    <w:p>
      <w:pPr>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通过上面的分析，我们可以发现，对于任一锥体，其体积公式均可表示为</w:t>
      </w:r>
      <w:bookmarkStart w:id="7" w:name="_Hlk79954931"/>
      <w:r>
        <w:rPr>
          <w:rFonts w:ascii="Times New Roman" w:hAnsi="Times New Roman" w:eastAsia="仿宋" w:cs="Times New Roman"/>
          <w:position w:val="-24"/>
          <w:sz w:val="24"/>
          <w:szCs w:val="24"/>
        </w:rPr>
        <w:object>
          <v:shape id="_x0000_i1144" o:spt="75" type="#_x0000_t75" style="height:30.85pt;width:51.9pt;" o:ole="t" filled="f" o:preferrelative="t" stroked="f" coordsize="21600,21600">
            <v:path/>
            <v:fill on="f" focussize="0,0"/>
            <v:stroke on="f" joinstyle="miter"/>
            <v:imagedata r:id="rId209" o:title=""/>
            <o:lock v:ext="edit" aspectratio="t"/>
            <w10:wrap type="none"/>
            <w10:anchorlock/>
          </v:shape>
          <o:OLEObject Type="Embed" ProgID="Equation.DSMT4" ShapeID="_x0000_i1144" DrawAspect="Content" ObjectID="_1468075844" r:id="rId208">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其中，</w:t>
      </w:r>
      <w:r>
        <w:rPr>
          <w:rFonts w:ascii="Times New Roman" w:hAnsi="Times New Roman" w:eastAsia="仿宋" w:cs="Times New Roman"/>
          <w:position w:val="-6"/>
          <w:sz w:val="24"/>
          <w:szCs w:val="24"/>
        </w:rPr>
        <w:object>
          <v:shape id="_x0000_i1145" o:spt="75" type="#_x0000_t75" style="height:14.5pt;width:11.7pt;" o:ole="t" filled="f" o:preferrelative="t" stroked="f" coordsize="21600,21600">
            <v:path/>
            <v:fill on="f" focussize="0,0"/>
            <v:stroke on="f" joinstyle="miter"/>
            <v:imagedata r:id="rId199" o:title=""/>
            <o:lock v:ext="edit" aspectratio="t"/>
            <w10:wrap type="none"/>
            <w10:anchorlock/>
          </v:shape>
          <o:OLEObject Type="Embed" ProgID="Equation.DSMT4" ShapeID="_x0000_i1145" DrawAspect="Content" ObjectID="_1468075845" r:id="rId210">
            <o:LockedField>false</o:LockedField>
          </o:OLEObject>
        </w:object>
      </w:r>
      <w:r>
        <w:rPr>
          <w:rFonts w:hint="eastAsia" w:ascii="Times New Roman" w:hAnsi="Times New Roman" w:eastAsia="仿宋" w:cs="Times New Roman"/>
          <w:sz w:val="24"/>
          <w:szCs w:val="24"/>
        </w:rPr>
        <w:t>为锥体的底面积，</w:t>
      </w:r>
      <w:r>
        <w:rPr>
          <w:rFonts w:ascii="Times New Roman" w:hAnsi="Times New Roman" w:eastAsia="仿宋" w:cs="Times New Roman"/>
          <w:position w:val="-6"/>
          <w:sz w:val="24"/>
          <w:szCs w:val="24"/>
        </w:rPr>
        <w:object>
          <v:shape id="_x0000_i1146" o:spt="75" type="#_x0000_t75" style="height:14.5pt;width:11.7pt;" o:ole="t" filled="f" o:preferrelative="t" stroked="f" coordsize="21600,21600">
            <v:path/>
            <v:fill on="f" focussize="0,0"/>
            <v:stroke on="f" joinstyle="miter"/>
            <v:imagedata r:id="rId201" o:title=""/>
            <o:lock v:ext="edit" aspectratio="t"/>
            <w10:wrap type="none"/>
            <w10:anchorlock/>
          </v:shape>
          <o:OLEObject Type="Embed" ProgID="Equation.DSMT4" ShapeID="_x0000_i1146" DrawAspect="Content" ObjectID="_1468075846" r:id="rId211">
            <o:LockedField>false</o:LockedField>
          </o:OLEObject>
        </w:object>
      </w:r>
      <w:r>
        <w:rPr>
          <w:rFonts w:hint="eastAsia" w:ascii="Times New Roman" w:hAnsi="Times New Roman" w:eastAsia="仿宋" w:cs="Times New Roman"/>
          <w:sz w:val="24"/>
          <w:szCs w:val="24"/>
        </w:rPr>
        <w:t>为锥体的高</w:t>
      </w:r>
      <w:r>
        <w:rPr>
          <w:rFonts w:ascii="Times New Roman" w:hAnsi="Times New Roman" w:eastAsia="仿宋" w:cs="Times New Roman"/>
          <w:kern w:val="0"/>
          <w:sz w:val="24"/>
          <w:szCs w:val="24"/>
        </w:rPr>
        <w:t>．</w:t>
      </w:r>
      <w:bookmarkEnd w:id="7"/>
    </w:p>
    <w:p>
      <w:pPr>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Times New Roman" w:eastAsia="仿宋" w:cs="Times New Roman"/>
          <w:sz w:val="24"/>
          <w:szCs w:val="24"/>
        </w:rPr>
        <w:t>锥体的体积公式在具体问题中应该如何应用，下面来看几个例题</w:t>
      </w:r>
      <w:r>
        <w:rPr>
          <w:rFonts w:ascii="Times New Roman" w:hAnsi="Times New Roman" w:eastAsia="仿宋" w:cs="Times New Roman"/>
          <w:kern w:val="0"/>
          <w:sz w:val="24"/>
          <w:szCs w:val="24"/>
        </w:rPr>
        <w:t>．</w:t>
      </w:r>
    </w:p>
    <w:p>
      <w:pPr>
        <w:spacing w:line="312" w:lineRule="auto"/>
        <w:ind w:firstLine="480"/>
        <w:rPr>
          <w:rFonts w:ascii="Times New Roman" w:hAnsi="Times New Roman" w:eastAsia="仿宋" w:cs="Times New Roman"/>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通过</w:t>
      </w:r>
      <w:r>
        <w:rPr>
          <w:rFonts w:hint="eastAsia" w:ascii="Times New Roman" w:hAnsi="Times New Roman" w:eastAsia="仿宋" w:cs="Times New Roman"/>
          <w:sz w:val="24"/>
          <w:szCs w:val="24"/>
        </w:rPr>
        <w:t>构造一个与三棱锥同底等高的三棱柱，探究它们之间体积的关系，推导出锥体的体积公式．</w:t>
      </w:r>
    </w:p>
    <w:p>
      <w:pPr>
        <w:spacing w:line="312" w:lineRule="auto"/>
        <w:ind w:firstLine="480"/>
        <w:rPr>
          <w:rFonts w:ascii="Times New Roman" w:hAnsi="Times New Roman" w:eastAsia="仿宋" w:cs="Times New Roman"/>
          <w:kern w:val="0"/>
          <w:sz w:val="24"/>
          <w:szCs w:val="24"/>
        </w:rPr>
      </w:pPr>
    </w:p>
    <w:p>
      <w:pPr>
        <w:spacing w:line="312" w:lineRule="auto"/>
        <w:ind w:firstLine="482" w:firstLineChars="200"/>
        <w:jc w:val="left"/>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w:t>
      </w:r>
      <w:r>
        <w:rPr>
          <w:rFonts w:ascii="Times New Roman" w:hAnsi="Times New Roman" w:eastAsia="仿宋" w:cs="Times New Roman"/>
          <w:b/>
          <w:bCs/>
          <w:sz w:val="24"/>
          <w:szCs w:val="24"/>
        </w:rPr>
        <w:t>三）例题讲解 巩固</w:t>
      </w:r>
      <w:r>
        <w:rPr>
          <w:rFonts w:hint="eastAsia" w:ascii="Times New Roman" w:hAnsi="Times New Roman" w:eastAsia="仿宋" w:cs="Times New Roman"/>
          <w:b/>
          <w:bCs/>
          <w:sz w:val="24"/>
          <w:szCs w:val="24"/>
        </w:rPr>
        <w:t>新知</w:t>
      </w:r>
    </w:p>
    <w:p>
      <w:pPr>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z w:val="24"/>
          <w:szCs w:val="24"/>
        </w:rPr>
        <w:t xml:space="preserve">例1 </w:t>
      </w:r>
      <w:r>
        <w:rPr>
          <w:rFonts w:hint="eastAsia" w:ascii="Times New Roman" w:hAnsi="Times New Roman" w:eastAsia="仿宋" w:cs="Times New Roman"/>
          <w:sz w:val="24"/>
          <w:szCs w:val="24"/>
        </w:rPr>
        <w:t>如图，设</w:t>
      </w:r>
      <w:r>
        <w:rPr>
          <w:rFonts w:ascii="Times New Roman" w:hAnsi="Times New Roman" w:eastAsia="仿宋" w:cs="Times New Roman"/>
          <w:position w:val="-4"/>
          <w:sz w:val="24"/>
          <w:szCs w:val="24"/>
        </w:rPr>
        <w:object>
          <v:shape id="_x0000_i1147" o:spt="75" type="#_x0000_t75" style="height:13.1pt;width:12.15pt;" o:ole="t" filled="f" o:preferrelative="t" stroked="f" coordsize="21600,21600">
            <v:path/>
            <v:fill on="f" focussize="0,0"/>
            <v:stroke on="f" joinstyle="miter"/>
            <v:imagedata r:id="rId213" o:title=""/>
            <o:lock v:ext="edit" aspectratio="t"/>
            <w10:wrap type="none"/>
            <w10:anchorlock/>
          </v:shape>
          <o:OLEObject Type="Embed" ProgID="Equation.DSMT4" ShapeID="_x0000_i1147" DrawAspect="Content" ObjectID="_1468075847" r:id="rId21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48" o:spt="75" type="#_x0000_t75" style="height:13.1pt;width:13.1pt;" o:ole="t" filled="f" o:preferrelative="t" stroked="f" coordsize="21600,21600">
            <v:path/>
            <v:fill on="f" focussize="0,0"/>
            <v:stroke on="f" joinstyle="miter"/>
            <v:imagedata r:id="rId215" o:title=""/>
            <o:lock v:ext="edit" aspectratio="t"/>
            <w10:wrap type="none"/>
            <w10:anchorlock/>
          </v:shape>
          <o:OLEObject Type="Embed" ProgID="Equation.DSMT4" ShapeID="_x0000_i1148" DrawAspect="Content" ObjectID="_1468075848" r:id="rId214">
            <o:LockedField>false</o:LockedField>
          </o:OLEObject>
        </w:object>
      </w:r>
      <w:r>
        <w:rPr>
          <w:rFonts w:hint="eastAsia" w:ascii="Times New Roman" w:hAnsi="Times New Roman" w:eastAsia="仿宋" w:cs="Times New Roman"/>
          <w:sz w:val="24"/>
          <w:szCs w:val="24"/>
        </w:rPr>
        <w:t>分别是给定正方体</w:t>
      </w:r>
      <w:r>
        <w:rPr>
          <w:rFonts w:ascii="Times New Roman" w:hAnsi="Times New Roman" w:eastAsia="仿宋" w:cs="Times New Roman"/>
          <w:position w:val="-12"/>
          <w:sz w:val="24"/>
          <w:szCs w:val="24"/>
        </w:rPr>
        <w:object>
          <v:shape id="_x0000_i1149" o:spt="75" type="#_x0000_t75" style="height:19.15pt;width:89.75pt;" o:ole="t" filled="f" o:preferrelative="t" stroked="f" coordsize="21600,21600">
            <v:path/>
            <v:fill on="f" focussize="0,0"/>
            <v:stroke on="f" joinstyle="miter"/>
            <v:imagedata r:id="rId217" o:title=""/>
            <o:lock v:ext="edit" aspectratio="t"/>
            <w10:wrap type="none"/>
            <w10:anchorlock/>
          </v:shape>
          <o:OLEObject Type="Embed" ProgID="Equation.DSMT4" ShapeID="_x0000_i1149" DrawAspect="Content" ObjectID="_1468075849" r:id="rId216">
            <o:LockedField>false</o:LockedField>
          </o:OLEObject>
        </w:object>
      </w:r>
      <w:r>
        <w:rPr>
          <w:rFonts w:hint="eastAsia" w:ascii="Times New Roman" w:hAnsi="Times New Roman" w:eastAsia="仿宋" w:cs="Times New Roman"/>
          <w:sz w:val="24"/>
          <w:szCs w:val="24"/>
        </w:rPr>
        <w:t>上的棱</w:t>
      </w:r>
      <w:r>
        <w:rPr>
          <w:rFonts w:ascii="Times New Roman" w:hAnsi="Times New Roman" w:eastAsia="仿宋" w:cs="Times New Roman"/>
          <w:position w:val="-12"/>
          <w:sz w:val="24"/>
          <w:szCs w:val="24"/>
        </w:rPr>
        <w:object>
          <v:shape id="_x0000_i1150" o:spt="75" type="#_x0000_t75" style="height:19.15pt;width:25.7pt;" o:ole="t" filled="f" o:preferrelative="t" stroked="f" coordsize="21600,21600">
            <v:path/>
            <v:fill on="f" focussize="0,0"/>
            <v:stroke on="f" joinstyle="miter"/>
            <v:imagedata r:id="rId219" o:title=""/>
            <o:lock v:ext="edit" aspectratio="t"/>
            <w10:wrap type="none"/>
            <w10:anchorlock/>
          </v:shape>
          <o:OLEObject Type="Embed" ProgID="Equation.DSMT4" ShapeID="_x0000_i1150" DrawAspect="Content" ObjectID="_1468075850" r:id="rId218">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51" o:spt="75" type="#_x0000_t75" style="height:14.5pt;width:20.55pt;" o:ole="t" filled="f" o:preferrelative="t" stroked="f" coordsize="21600,21600">
            <v:path/>
            <v:fill on="f" focussize="0,0"/>
            <v:stroke on="f" joinstyle="miter"/>
            <v:imagedata r:id="rId221" o:title=""/>
            <o:lock v:ext="edit" aspectratio="t"/>
            <w10:wrap type="none"/>
            <w10:anchorlock/>
          </v:shape>
          <o:OLEObject Type="Embed" ProgID="Equation.DSMT4" ShapeID="_x0000_i1151" DrawAspect="Content" ObjectID="_1468075851" r:id="rId220">
            <o:LockedField>false</o:LockedField>
          </o:OLEObject>
        </w:object>
      </w:r>
      <w:r>
        <w:rPr>
          <w:rFonts w:hint="eastAsia" w:ascii="Times New Roman" w:hAnsi="Times New Roman" w:eastAsia="仿宋" w:cs="Times New Roman"/>
          <w:sz w:val="24"/>
          <w:szCs w:val="24"/>
        </w:rPr>
        <w:t>上的任意点，求证：三棱锥</w:t>
      </w:r>
      <w:r>
        <w:rPr>
          <w:rFonts w:ascii="Times New Roman" w:hAnsi="Times New Roman" w:eastAsia="仿宋" w:cs="Times New Roman"/>
          <w:position w:val="-4"/>
          <w:sz w:val="24"/>
          <w:szCs w:val="24"/>
        </w:rPr>
        <w:object>
          <v:shape id="_x0000_i1152" o:spt="75" type="#_x0000_t75" style="height:13.1pt;width:49.1pt;" o:ole="t" filled="f" o:preferrelative="t" stroked="f" coordsize="21600,21600">
            <v:path/>
            <v:fill on="f" focussize="0,0"/>
            <v:stroke on="f" joinstyle="miter"/>
            <v:imagedata r:id="rId223" o:title=""/>
            <o:lock v:ext="edit" aspectratio="t"/>
            <w10:wrap type="none"/>
            <w10:anchorlock/>
          </v:shape>
          <o:OLEObject Type="Embed" ProgID="Equation.DSMT4" ShapeID="_x0000_i1152" DrawAspect="Content" ObjectID="_1468075852" r:id="rId222">
            <o:LockedField>false</o:LockedField>
          </o:OLEObject>
        </w:object>
      </w:r>
      <w:r>
        <w:rPr>
          <w:rFonts w:hint="eastAsia" w:ascii="Times New Roman" w:hAnsi="Times New Roman" w:eastAsia="仿宋" w:cs="Times New Roman"/>
          <w:sz w:val="24"/>
          <w:szCs w:val="24"/>
        </w:rPr>
        <w:t>的体积是定值</w:t>
      </w:r>
      <w:r>
        <w:rPr>
          <w:rFonts w:ascii="Times New Roman" w:hAnsi="Times New Roman" w:eastAsia="仿宋" w:cs="Times New Roman"/>
          <w:kern w:val="0"/>
          <w:sz w:val="24"/>
          <w:szCs w:val="24"/>
        </w:rPr>
        <w:t>．</w:t>
      </w:r>
    </w:p>
    <w:p>
      <w:pPr>
        <w:spacing w:line="312" w:lineRule="auto"/>
        <w:ind w:firstLine="480" w:firstLineChars="200"/>
        <w:jc w:val="center"/>
        <w:rPr>
          <w:rFonts w:ascii="Times New Roman" w:hAnsi="Times New Roman" w:eastAsia="仿宋" w:cs="Times New Roman"/>
          <w:kern w:val="0"/>
          <w:sz w:val="24"/>
          <w:szCs w:val="24"/>
        </w:rPr>
      </w:pPr>
      <w:r>
        <w:rPr>
          <w:rFonts w:ascii="Times New Roman" w:hAnsi="Times New Roman" w:eastAsia="仿宋"/>
          <w:sz w:val="24"/>
          <w:szCs w:val="24"/>
        </w:rPr>
        <w:drawing>
          <wp:inline distT="0" distB="0" distL="0" distR="0">
            <wp:extent cx="1440815" cy="1280160"/>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a:xfrm>
                      <a:off x="0" y="0"/>
                      <a:ext cx="1440815" cy="1280160"/>
                    </a:xfrm>
                    <a:prstGeom prst="rect">
                      <a:avLst/>
                    </a:prstGeom>
                    <a:noFill/>
                    <a:ln>
                      <a:noFill/>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分析</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要计算</w:t>
      </w:r>
      <w:r>
        <w:rPr>
          <w:rFonts w:hint="eastAsia" w:ascii="Times New Roman" w:hAnsi="Times New Roman" w:eastAsia="仿宋" w:cs="Times New Roman"/>
          <w:sz w:val="24"/>
          <w:szCs w:val="24"/>
        </w:rPr>
        <w:t>三棱锥</w:t>
      </w:r>
      <w:r>
        <w:rPr>
          <w:rFonts w:ascii="Times New Roman" w:hAnsi="Times New Roman" w:eastAsia="仿宋" w:cs="Times New Roman"/>
          <w:position w:val="-4"/>
          <w:sz w:val="24"/>
          <w:szCs w:val="24"/>
        </w:rPr>
        <w:object>
          <v:shape id="_x0000_i1153" o:spt="75" type="#_x0000_t75" style="height:13.1pt;width:49.1pt;" o:ole="t" filled="f" o:preferrelative="t" stroked="f" coordsize="21600,21600">
            <v:path/>
            <v:fill on="f" focussize="0,0"/>
            <v:stroke on="f" joinstyle="miter"/>
            <v:imagedata r:id="rId223" o:title=""/>
            <o:lock v:ext="edit" aspectratio="t"/>
            <w10:wrap type="none"/>
            <w10:anchorlock/>
          </v:shape>
          <o:OLEObject Type="Embed" ProgID="Equation.DSMT4" ShapeID="_x0000_i1153" DrawAspect="Content" ObjectID="_1468075853" r:id="rId225">
            <o:LockedField>false</o:LockedField>
          </o:OLEObject>
        </w:object>
      </w:r>
      <w:r>
        <w:rPr>
          <w:rFonts w:hint="eastAsia" w:ascii="Times New Roman" w:hAnsi="Times New Roman" w:eastAsia="仿宋" w:cs="Times New Roman"/>
          <w:sz w:val="24"/>
          <w:szCs w:val="24"/>
        </w:rPr>
        <w:t>的体积，应先确定将哪个面作为其的底面</w: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由于△</w:t>
      </w:r>
      <w:r>
        <w:rPr>
          <w:rFonts w:ascii="Times New Roman" w:hAnsi="Times New Roman" w:eastAsia="仿宋" w:cs="Times New Roman"/>
          <w:position w:val="-4"/>
          <w:sz w:val="24"/>
          <w:szCs w:val="24"/>
        </w:rPr>
        <w:object>
          <v:shape id="_x0000_i1154" o:spt="75" type="#_x0000_t75" style="height:13.1pt;width:28.5pt;" o:ole="t" filled="f" o:preferrelative="t" stroked="f" coordsize="21600,21600">
            <v:path/>
            <v:fill on="f" focussize="0,0"/>
            <v:stroke on="f" joinstyle="miter"/>
            <v:imagedata r:id="rId227" o:title=""/>
            <o:lock v:ext="edit" aspectratio="t"/>
            <w10:wrap type="none"/>
            <w10:anchorlock/>
          </v:shape>
          <o:OLEObject Type="Embed" ProgID="Equation.DSMT4" ShapeID="_x0000_i1154" DrawAspect="Content" ObjectID="_1468075854" r:id="rId226">
            <o:LockedField>false</o:LockedField>
          </o:OLEObject>
        </w:object>
      </w:r>
      <w:r>
        <w:rPr>
          <w:rFonts w:hint="eastAsia" w:ascii="Times New Roman" w:hAnsi="Times New Roman" w:eastAsia="仿宋" w:cs="Times New Roman"/>
          <w:sz w:val="24"/>
          <w:szCs w:val="24"/>
        </w:rPr>
        <w:t>在面</w:t>
      </w:r>
      <w:r>
        <w:rPr>
          <w:rFonts w:ascii="Times New Roman" w:hAnsi="Times New Roman" w:eastAsia="仿宋" w:cs="Times New Roman"/>
          <w:position w:val="-6"/>
          <w:sz w:val="24"/>
          <w:szCs w:val="24"/>
        </w:rPr>
        <w:object>
          <v:shape id="_x0000_i1155" o:spt="75" type="#_x0000_t75" style="height:14.5pt;width:36pt;" o:ole="t" filled="f" o:preferrelative="t" stroked="f" coordsize="21600,21600">
            <v:path/>
            <v:fill on="f" focussize="0,0"/>
            <v:stroke on="f" joinstyle="miter"/>
            <v:imagedata r:id="rId229" o:title=""/>
            <o:lock v:ext="edit" aspectratio="t"/>
            <w10:wrap type="none"/>
            <w10:anchorlock/>
          </v:shape>
          <o:OLEObject Type="Embed" ProgID="Equation.DSMT4" ShapeID="_x0000_i1155" DrawAspect="Content" ObjectID="_1468075855" r:id="rId228">
            <o:LockedField>false</o:LockedField>
          </o:OLEObject>
        </w:object>
      </w:r>
      <w:r>
        <w:rPr>
          <w:rFonts w:hint="eastAsia" w:ascii="Times New Roman" w:hAnsi="Times New Roman" w:eastAsia="仿宋" w:cs="Times New Roman"/>
          <w:sz w:val="24"/>
          <w:szCs w:val="24"/>
        </w:rPr>
        <w:t>上，且易求得其面积为定值，所以底面即为△</w:t>
      </w:r>
      <w:r>
        <w:rPr>
          <w:rFonts w:ascii="Times New Roman" w:hAnsi="Times New Roman" w:eastAsia="仿宋" w:cs="Times New Roman"/>
          <w:position w:val="-4"/>
          <w:sz w:val="24"/>
          <w:szCs w:val="24"/>
        </w:rPr>
        <w:object>
          <v:shape id="_x0000_i1156" o:spt="75" type="#_x0000_t75" style="height:13.1pt;width:28.5pt;" o:ole="t" filled="f" o:preferrelative="t" stroked="f" coordsize="21600,21600">
            <v:path/>
            <v:fill on="f" focussize="0,0"/>
            <v:stroke on="f" joinstyle="miter"/>
            <v:imagedata r:id="rId227" o:title=""/>
            <o:lock v:ext="edit" aspectratio="t"/>
            <w10:wrap type="none"/>
            <w10:anchorlock/>
          </v:shape>
          <o:OLEObject Type="Embed" ProgID="Equation.DSMT4" ShapeID="_x0000_i1156" DrawAspect="Content" ObjectID="_1468075856" r:id="rId230">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因此</w:t>
      </w:r>
      <w:r>
        <w:rPr>
          <w:rFonts w:hint="eastAsia" w:ascii="Times New Roman" w:hAnsi="Times New Roman" w:eastAsia="仿宋" w:cs="Times New Roman"/>
          <w:sz w:val="24"/>
          <w:szCs w:val="24"/>
        </w:rPr>
        <w:t>判断并计算点</w:t>
      </w:r>
      <w:r>
        <w:rPr>
          <w:rFonts w:ascii="Times New Roman" w:hAnsi="Times New Roman" w:eastAsia="仿宋" w:cs="Times New Roman"/>
          <w:position w:val="-4"/>
          <w:sz w:val="24"/>
          <w:szCs w:val="24"/>
        </w:rPr>
        <w:object>
          <v:shape id="_x0000_i1157" o:spt="75" type="#_x0000_t75" style="height:13.1pt;width:12.15pt;" o:ole="t" filled="f" o:preferrelative="t" stroked="f" coordsize="21600,21600">
            <v:path/>
            <v:fill on="f" focussize="0,0"/>
            <v:stroke on="f" joinstyle="miter"/>
            <v:imagedata r:id="rId232" o:title=""/>
            <o:lock v:ext="edit" aspectratio="t"/>
            <w10:wrap type="none"/>
            <w10:anchorlock/>
          </v:shape>
          <o:OLEObject Type="Embed" ProgID="Equation.DSMT4" ShapeID="_x0000_i1157" DrawAspect="Content" ObjectID="_1468075857" r:id="rId231">
            <o:LockedField>false</o:LockedField>
          </o:OLEObject>
        </w:object>
      </w:r>
      <w:r>
        <w:rPr>
          <w:rFonts w:hint="eastAsia" w:ascii="Times New Roman" w:hAnsi="Times New Roman" w:eastAsia="仿宋" w:cs="Times New Roman"/>
          <w:sz w:val="24"/>
          <w:szCs w:val="24"/>
        </w:rPr>
        <w:t>到底面</w:t>
      </w:r>
      <w:r>
        <w:rPr>
          <w:rFonts w:ascii="Times New Roman" w:hAnsi="Times New Roman" w:eastAsia="仿宋" w:cs="Times New Roman"/>
          <w:position w:val="-4"/>
          <w:sz w:val="24"/>
          <w:szCs w:val="24"/>
        </w:rPr>
        <w:object>
          <v:shape id="_x0000_i1158" o:spt="75" type="#_x0000_t75" style="height:13.1pt;width:28.5pt;" o:ole="t" filled="f" o:preferrelative="t" stroked="f" coordsize="21600,21600">
            <v:path/>
            <v:fill on="f" focussize="0,0"/>
            <v:stroke on="f" joinstyle="miter"/>
            <v:imagedata r:id="rId234" o:title=""/>
            <o:lock v:ext="edit" aspectratio="t"/>
            <w10:wrap type="none"/>
            <w10:anchorlock/>
          </v:shape>
          <o:OLEObject Type="Embed" ProgID="Equation.DSMT4" ShapeID="_x0000_i1158" DrawAspect="Content" ObjectID="_1468075858" r:id="rId233">
            <o:LockedField>false</o:LockedField>
          </o:OLEObject>
        </w:object>
      </w:r>
      <w:r>
        <w:rPr>
          <w:rFonts w:hint="eastAsia" w:ascii="Times New Roman" w:hAnsi="Times New Roman" w:eastAsia="仿宋" w:cs="Times New Roman"/>
          <w:sz w:val="24"/>
          <w:szCs w:val="24"/>
        </w:rPr>
        <w:t>的距离就是关键</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而点</w:t>
      </w:r>
      <w:r>
        <w:rPr>
          <w:rFonts w:ascii="Times New Roman" w:hAnsi="Times New Roman" w:eastAsia="仿宋" w:cs="Times New Roman"/>
          <w:kern w:val="0"/>
          <w:position w:val="-4"/>
          <w:sz w:val="24"/>
          <w:szCs w:val="24"/>
        </w:rPr>
        <w:object>
          <v:shape id="_x0000_i1159" o:spt="75" type="#_x0000_t75" style="height:13.1pt;width:12.15pt;" o:ole="t" filled="f" o:preferrelative="t" stroked="f" coordsize="21600,21600">
            <v:path/>
            <v:fill on="f" focussize="0,0"/>
            <v:stroke on="f" joinstyle="miter"/>
            <v:imagedata r:id="rId236" o:title=""/>
            <o:lock v:ext="edit" aspectratio="t"/>
            <w10:wrap type="none"/>
            <w10:anchorlock/>
          </v:shape>
          <o:OLEObject Type="Embed" ProgID="Equation.DSMT4" ShapeID="_x0000_i1159" DrawAspect="Content" ObjectID="_1468075859" r:id="rId235">
            <o:LockedField>false</o:LockedField>
          </o:OLEObject>
        </w:object>
      </w:r>
      <w:r>
        <w:rPr>
          <w:rFonts w:hint="eastAsia" w:ascii="Times New Roman" w:hAnsi="Times New Roman" w:eastAsia="仿宋" w:cs="Times New Roman"/>
          <w:kern w:val="0"/>
          <w:sz w:val="24"/>
          <w:szCs w:val="24"/>
        </w:rPr>
        <w:t>是棱</w:t>
      </w:r>
      <w:r>
        <w:rPr>
          <w:rFonts w:ascii="Times New Roman" w:hAnsi="Times New Roman" w:eastAsia="仿宋" w:cs="Times New Roman"/>
          <w:kern w:val="0"/>
          <w:position w:val="-12"/>
          <w:sz w:val="24"/>
          <w:szCs w:val="24"/>
        </w:rPr>
        <w:object>
          <v:shape id="_x0000_i1160" o:spt="75" type="#_x0000_t75" style="height:18.25pt;width:25.7pt;" o:ole="t" filled="f" o:preferrelative="t" stroked="f" coordsize="21600,21600">
            <v:path/>
            <v:fill on="f" focussize="0,0"/>
            <v:stroke on="f" joinstyle="miter"/>
            <v:imagedata r:id="rId238" o:title=""/>
            <o:lock v:ext="edit" aspectratio="t"/>
            <w10:wrap type="none"/>
            <w10:anchorlock/>
          </v:shape>
          <o:OLEObject Type="Embed" ProgID="Equation.DSMT4" ShapeID="_x0000_i1160" DrawAspect="Content" ObjectID="_1468075860" r:id="rId237">
            <o:LockedField>false</o:LockedField>
          </o:OLEObject>
        </w:object>
      </w:r>
      <w:r>
        <w:rPr>
          <w:rFonts w:hint="eastAsia" w:ascii="Times New Roman" w:hAnsi="Times New Roman" w:eastAsia="仿宋" w:cs="Times New Roman"/>
          <w:kern w:val="0"/>
          <w:sz w:val="24"/>
          <w:szCs w:val="24"/>
        </w:rPr>
        <w:t>上的动点，又</w:t>
      </w:r>
      <w:r>
        <w:rPr>
          <w:rFonts w:ascii="Times New Roman" w:hAnsi="Times New Roman" w:eastAsia="仿宋" w:cs="Times New Roman"/>
          <w:kern w:val="0"/>
          <w:position w:val="-12"/>
          <w:sz w:val="24"/>
          <w:szCs w:val="24"/>
        </w:rPr>
        <w:object>
          <v:shape id="_x0000_i1161" o:spt="75" type="#_x0000_t75" style="height:18.25pt;width:25.7pt;" o:ole="t" filled="f" o:preferrelative="t" stroked="f" coordsize="21600,21600">
            <v:path/>
            <v:fill on="f" focussize="0,0"/>
            <v:stroke on="f" joinstyle="miter"/>
            <v:imagedata r:id="rId240" o:title=""/>
            <o:lock v:ext="edit" aspectratio="t"/>
            <w10:wrap type="none"/>
            <w10:anchorlock/>
          </v:shape>
          <o:OLEObject Type="Embed" ProgID="Equation.DSMT4" ShapeID="_x0000_i1161" DrawAspect="Content" ObjectID="_1468075861" r:id="rId239">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面</w:t>
      </w:r>
      <w:r>
        <w:rPr>
          <w:rFonts w:ascii="Times New Roman" w:hAnsi="Times New Roman" w:eastAsia="仿宋" w:cs="Times New Roman"/>
          <w:kern w:val="0"/>
          <w:position w:val="-4"/>
          <w:sz w:val="24"/>
          <w:szCs w:val="24"/>
        </w:rPr>
        <w:object>
          <v:shape id="_x0000_i1162" o:spt="75" type="#_x0000_t75" style="height:13.1pt;width:28.5pt;" o:ole="t" filled="f" o:preferrelative="t" stroked="f" coordsize="21600,21600">
            <v:path/>
            <v:fill on="f" focussize="0,0"/>
            <v:stroke on="f" joinstyle="miter"/>
            <v:imagedata r:id="rId242" o:title=""/>
            <o:lock v:ext="edit" aspectratio="t"/>
            <w10:wrap type="none"/>
            <w10:anchorlock/>
          </v:shape>
          <o:OLEObject Type="Embed" ProgID="Equation.DSMT4" ShapeID="_x0000_i1162" DrawAspect="Content" ObjectID="_1468075862" r:id="rId241">
            <o:LockedField>false</o:LockedField>
          </o:OLEObject>
        </w:object>
      </w:r>
      <w:r>
        <w:rPr>
          <w:rFonts w:hint="eastAsia" w:ascii="Times New Roman" w:hAnsi="Times New Roman" w:eastAsia="仿宋" w:cs="Times New Roman"/>
          <w:kern w:val="0"/>
          <w:sz w:val="24"/>
          <w:szCs w:val="24"/>
        </w:rPr>
        <w:t>，所以</w:t>
      </w:r>
      <w:r>
        <w:rPr>
          <w:rFonts w:hint="eastAsia" w:ascii="Times New Roman" w:hAnsi="Times New Roman" w:eastAsia="仿宋" w:cs="Times New Roman"/>
          <w:sz w:val="24"/>
          <w:szCs w:val="24"/>
        </w:rPr>
        <w:t>点</w:t>
      </w:r>
      <w:r>
        <w:rPr>
          <w:rFonts w:ascii="Times New Roman" w:hAnsi="Times New Roman" w:eastAsia="仿宋" w:cs="Times New Roman"/>
          <w:position w:val="-4"/>
          <w:sz w:val="24"/>
          <w:szCs w:val="24"/>
        </w:rPr>
        <w:object>
          <v:shape id="_x0000_i1163" o:spt="75" type="#_x0000_t75" style="height:13.1pt;width:12.15pt;" o:ole="t" filled="f" o:preferrelative="t" stroked="f" coordsize="21600,21600">
            <v:path/>
            <v:fill on="f" focussize="0,0"/>
            <v:stroke on="f" joinstyle="miter"/>
            <v:imagedata r:id="rId232" o:title=""/>
            <o:lock v:ext="edit" aspectratio="t"/>
            <w10:wrap type="none"/>
            <w10:anchorlock/>
          </v:shape>
          <o:OLEObject Type="Embed" ProgID="Equation.DSMT4" ShapeID="_x0000_i1163" DrawAspect="Content" ObjectID="_1468075863" r:id="rId243">
            <o:LockedField>false</o:LockedField>
          </o:OLEObject>
        </w:object>
      </w:r>
      <w:r>
        <w:rPr>
          <w:rFonts w:hint="eastAsia" w:ascii="Times New Roman" w:hAnsi="Times New Roman" w:eastAsia="仿宋" w:cs="Times New Roman"/>
          <w:sz w:val="24"/>
          <w:szCs w:val="24"/>
        </w:rPr>
        <w:t>底面</w:t>
      </w:r>
      <w:r>
        <w:rPr>
          <w:rFonts w:ascii="Times New Roman" w:hAnsi="Times New Roman" w:eastAsia="仿宋" w:cs="Times New Roman"/>
          <w:position w:val="-4"/>
          <w:sz w:val="24"/>
          <w:szCs w:val="24"/>
        </w:rPr>
        <w:object>
          <v:shape id="_x0000_i1164" o:spt="75" type="#_x0000_t75" style="height:13.1pt;width:28.5pt;" o:ole="t" filled="f" o:preferrelative="t" stroked="f" coordsize="21600,21600">
            <v:path/>
            <v:fill on="f" focussize="0,0"/>
            <v:stroke on="f" joinstyle="miter"/>
            <v:imagedata r:id="rId234" o:title=""/>
            <o:lock v:ext="edit" aspectratio="t"/>
            <w10:wrap type="none"/>
            <w10:anchorlock/>
          </v:shape>
          <o:OLEObject Type="Embed" ProgID="Equation.DSMT4" ShapeID="_x0000_i1164" DrawAspect="Content" ObjectID="_1468075864" r:id="rId244">
            <o:LockedField>false</o:LockedField>
          </o:OLEObject>
        </w:object>
      </w:r>
      <w:r>
        <w:rPr>
          <w:rFonts w:hint="eastAsia" w:ascii="Times New Roman" w:hAnsi="Times New Roman" w:eastAsia="仿宋" w:cs="Times New Roman"/>
          <w:sz w:val="24"/>
          <w:szCs w:val="24"/>
        </w:rPr>
        <w:t>的距离就转化为</w:t>
      </w:r>
      <w:r>
        <w:rPr>
          <w:rFonts w:ascii="Times New Roman" w:hAnsi="Times New Roman" w:eastAsia="仿宋" w:cs="Times New Roman"/>
          <w:position w:val="-12"/>
          <w:sz w:val="24"/>
          <w:szCs w:val="24"/>
        </w:rPr>
        <w:object>
          <v:shape id="_x0000_i1165" o:spt="75" type="#_x0000_t75" style="height:18.25pt;width:14.5pt;" o:ole="t" filled="f" o:preferrelative="t" stroked="f" coordsize="21600,21600">
            <v:path/>
            <v:fill on="f" focussize="0,0"/>
            <v:stroke on="f" joinstyle="miter"/>
            <v:imagedata r:id="rId246" o:title=""/>
            <o:lock v:ext="edit" aspectratio="t"/>
            <w10:wrap type="none"/>
            <w10:anchorlock/>
          </v:shape>
          <o:OLEObject Type="Embed" ProgID="Equation.DSMT4" ShapeID="_x0000_i1165" DrawAspect="Content" ObjectID="_1468075865" r:id="rId245">
            <o:LockedField>false</o:LockedField>
          </o:OLEObject>
        </w:object>
      </w:r>
      <w:r>
        <w:rPr>
          <w:rFonts w:hint="eastAsia" w:ascii="Times New Roman" w:hAnsi="Times New Roman" w:eastAsia="仿宋" w:cs="Times New Roman"/>
          <w:sz w:val="24"/>
          <w:szCs w:val="24"/>
        </w:rPr>
        <w:t>到下底面的距离</w:t>
      </w:r>
      <w:r>
        <w:rPr>
          <w:rFonts w:ascii="Times New Roman" w:hAnsi="Times New Roman" w:eastAsia="仿宋" w:cs="Times New Roman"/>
          <w:position w:val="-6"/>
          <w:sz w:val="24"/>
          <w:szCs w:val="24"/>
        </w:rPr>
        <w:object>
          <v:shape id="_x0000_i1166" o:spt="75" type="#_x0000_t75" style="height:11.7pt;width:11.7pt;" o:ole="t" filled="f" o:preferrelative="t" stroked="f" coordsize="21600,21600">
            <v:path/>
            <v:fill on="f" focussize="0,0"/>
            <v:stroke on="f" joinstyle="miter"/>
            <v:imagedata r:id="rId248" o:title=""/>
            <o:lock v:ext="edit" aspectratio="t"/>
            <w10:wrap type="none"/>
            <w10:anchorlock/>
          </v:shape>
          <o:OLEObject Type="Embed" ProgID="Equation.DSMT4" ShapeID="_x0000_i1166" DrawAspect="Content" ObjectID="_1468075866" r:id="rId247">
            <o:LockedField>false</o:LockedField>
          </o:OLEObject>
        </w:object>
      </w:r>
      <w:r>
        <w:rPr>
          <w:rFonts w:ascii="Times New Roman" w:hAnsi="Times New Roman" w:eastAsia="仿宋" w:cs="Times New Roman"/>
          <w:kern w:val="0"/>
          <w:sz w:val="24"/>
          <w:szCs w:val="24"/>
        </w:rPr>
        <w:t>．</w:t>
      </w:r>
      <w:r>
        <w:rPr>
          <w:rFonts w:ascii="Times New Roman" w:hAnsi="Times New Roman" w:eastAsia="仿宋" w:cs="Times New Roman"/>
          <w:sz w:val="24"/>
          <w:szCs w:val="24"/>
        </w:rPr>
        <w:t xml:space="preserve"> </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证明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设正方体</w:t>
      </w:r>
      <w:r>
        <w:rPr>
          <w:rFonts w:ascii="Times New Roman" w:hAnsi="Times New Roman" w:eastAsia="仿宋" w:cs="Times New Roman"/>
          <w:position w:val="-12"/>
          <w:sz w:val="24"/>
          <w:szCs w:val="24"/>
        </w:rPr>
        <w:object>
          <v:shape id="_x0000_i1167" o:spt="75" type="#_x0000_t75" style="height:19.15pt;width:89.75pt;" o:ole="t" filled="f" o:preferrelative="t" stroked="f" coordsize="21600,21600">
            <v:path/>
            <v:fill on="f" focussize="0,0"/>
            <v:stroke on="f" joinstyle="miter"/>
            <v:imagedata r:id="rId250" o:title=""/>
            <o:lock v:ext="edit" aspectratio="t"/>
            <w10:wrap type="none"/>
            <w10:anchorlock/>
          </v:shape>
          <o:OLEObject Type="Embed" ProgID="Equation.DSMT4" ShapeID="_x0000_i1167" DrawAspect="Content" ObjectID="_1468075867" r:id="rId249">
            <o:LockedField>false</o:LockedField>
          </o:OLEObject>
        </w:object>
      </w:r>
      <w:r>
        <w:rPr>
          <w:rFonts w:hint="eastAsia" w:ascii="Times New Roman" w:hAnsi="Times New Roman" w:eastAsia="仿宋" w:cs="Times New Roman"/>
          <w:sz w:val="24"/>
          <w:szCs w:val="24"/>
        </w:rPr>
        <w:t>的棱长为</w:t>
      </w:r>
      <w:r>
        <w:rPr>
          <w:rFonts w:ascii="Times New Roman" w:hAnsi="Times New Roman" w:eastAsia="仿宋" w:cs="Times New Roman"/>
          <w:position w:val="-6"/>
          <w:sz w:val="24"/>
          <w:szCs w:val="24"/>
        </w:rPr>
        <w:object>
          <v:shape id="_x0000_i1168" o:spt="75" type="#_x0000_t75" style="height:11.7pt;width:11.7pt;" o:ole="t" filled="f" o:preferrelative="t" stroked="f" coordsize="21600,21600">
            <v:path/>
            <v:fill on="f" focussize="0,0"/>
            <v:stroke on="f" joinstyle="miter"/>
            <v:imagedata r:id="rId252" o:title=""/>
            <o:lock v:ext="edit" aspectratio="t"/>
            <w10:wrap type="none"/>
            <w10:anchorlock/>
          </v:shape>
          <o:OLEObject Type="Embed" ProgID="Equation.DSMT4" ShapeID="_x0000_i1168" DrawAspect="Content" ObjectID="_1468075868" r:id="rId25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因为</w:t>
      </w:r>
      <w:r>
        <w:rPr>
          <w:rFonts w:ascii="Times New Roman" w:hAnsi="Times New Roman" w:eastAsia="仿宋" w:cs="Times New Roman"/>
          <w:position w:val="-4"/>
          <w:sz w:val="24"/>
          <w:szCs w:val="24"/>
        </w:rPr>
        <w:object>
          <v:shape id="_x0000_i1169" o:spt="75" type="#_x0000_t75" style="height:13.1pt;width:20.55pt;" o:ole="t" filled="f" o:preferrelative="t" stroked="f" coordsize="21600,21600">
            <v:path/>
            <v:fill on="f" focussize="0,0"/>
            <v:stroke on="f" joinstyle="miter"/>
            <v:imagedata r:id="rId254" o:title=""/>
            <o:lock v:ext="edit" aspectratio="t"/>
            <w10:wrap type="none"/>
            <w10:anchorlock/>
          </v:shape>
          <o:OLEObject Type="Embed" ProgID="Equation.DSMT4" ShapeID="_x0000_i1169" DrawAspect="Content" ObjectID="_1468075869" r:id="rId25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70" o:spt="75" type="#_x0000_t75" style="height:14.5pt;width:20.55pt;" o:ole="t" filled="f" o:preferrelative="t" stroked="f" coordsize="21600,21600">
            <v:path/>
            <v:fill on="f" focussize="0,0"/>
            <v:stroke on="f" joinstyle="miter"/>
            <v:imagedata r:id="rId256" o:title=""/>
            <o:lock v:ext="edit" aspectratio="t"/>
            <w10:wrap type="none"/>
            <w10:anchorlock/>
          </v:shape>
          <o:OLEObject Type="Embed" ProgID="Equation.DSMT4" ShapeID="_x0000_i1170" DrawAspect="Content" ObjectID="_1468075870" r:id="rId255">
            <o:LockedField>false</o:LockedField>
          </o:OLEObject>
        </w:object>
      </w:r>
      <w:r>
        <w:rPr>
          <w:rFonts w:hint="eastAsia" w:ascii="Times New Roman" w:hAnsi="Times New Roman" w:eastAsia="仿宋" w:cs="Times New Roman"/>
          <w:sz w:val="24"/>
          <w:szCs w:val="24"/>
        </w:rPr>
        <w:t>，所以当点</w:t>
      </w:r>
      <w:r>
        <w:rPr>
          <w:rFonts w:ascii="Times New Roman" w:hAnsi="Times New Roman" w:eastAsia="仿宋" w:cs="Times New Roman"/>
          <w:position w:val="-4"/>
          <w:sz w:val="24"/>
          <w:szCs w:val="24"/>
        </w:rPr>
        <w:object>
          <v:shape id="_x0000_i1171" o:spt="75" type="#_x0000_t75" style="height:13.1pt;width:13.1pt;" o:ole="t" filled="f" o:preferrelative="t" stroked="f" coordsize="21600,21600">
            <v:path/>
            <v:fill on="f" focussize="0,0"/>
            <v:stroke on="f" joinstyle="miter"/>
            <v:imagedata r:id="rId258" o:title=""/>
            <o:lock v:ext="edit" aspectratio="t"/>
            <w10:wrap type="none"/>
            <w10:anchorlock/>
          </v:shape>
          <o:OLEObject Type="Embed" ProgID="Equation.DSMT4" ShapeID="_x0000_i1171" DrawAspect="Content" ObjectID="_1468075871" r:id="rId257">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172" o:spt="75" type="#_x0000_t75" style="height:14.5pt;width:20.55pt;" o:ole="t" filled="f" o:preferrelative="t" stroked="f" coordsize="21600,21600">
            <v:path/>
            <v:fill on="f" focussize="0,0"/>
            <v:stroke on="f" joinstyle="miter"/>
            <v:imagedata r:id="rId260" o:title=""/>
            <o:lock v:ext="edit" aspectratio="t"/>
            <w10:wrap type="none"/>
            <w10:anchorlock/>
          </v:shape>
          <o:OLEObject Type="Embed" ProgID="Equation.DSMT4" ShapeID="_x0000_i1172" DrawAspect="Content" ObjectID="_1468075872" r:id="rId259">
            <o:LockedField>false</o:LockedField>
          </o:OLEObject>
        </w:object>
      </w:r>
      <w:r>
        <w:rPr>
          <w:rFonts w:hint="eastAsia" w:ascii="Times New Roman" w:hAnsi="Times New Roman" w:eastAsia="仿宋" w:cs="Times New Roman"/>
          <w:sz w:val="24"/>
          <w:szCs w:val="24"/>
        </w:rPr>
        <w:t>上移动时，它与</w:t>
      </w:r>
      <w:r>
        <w:rPr>
          <w:rFonts w:ascii="Times New Roman" w:hAnsi="Times New Roman" w:eastAsia="仿宋" w:cs="Times New Roman"/>
          <w:position w:val="-4"/>
          <w:sz w:val="24"/>
          <w:szCs w:val="24"/>
        </w:rPr>
        <w:object>
          <v:shape id="_x0000_i1173" o:spt="75" type="#_x0000_t75" style="height:13.1pt;width:20.55pt;" o:ole="t" filled="f" o:preferrelative="t" stroked="f" coordsize="21600,21600">
            <v:path/>
            <v:fill on="f" focussize="0,0"/>
            <v:stroke on="f" joinstyle="miter"/>
            <v:imagedata r:id="rId262" o:title=""/>
            <o:lock v:ext="edit" aspectratio="t"/>
            <w10:wrap type="none"/>
            <w10:anchorlock/>
          </v:shape>
          <o:OLEObject Type="Embed" ProgID="Equation.DSMT4" ShapeID="_x0000_i1173" DrawAspect="Content" ObjectID="_1468075873" r:id="rId261">
            <o:LockedField>false</o:LockedField>
          </o:OLEObject>
        </w:object>
      </w:r>
      <w:r>
        <w:rPr>
          <w:rFonts w:hint="eastAsia" w:ascii="Times New Roman" w:hAnsi="Times New Roman" w:eastAsia="仿宋" w:cs="Times New Roman"/>
          <w:sz w:val="24"/>
          <w:szCs w:val="24"/>
        </w:rPr>
        <w:t>的距离（即△</w:t>
      </w:r>
      <w:r>
        <w:rPr>
          <w:rFonts w:ascii="Times New Roman" w:hAnsi="Times New Roman" w:eastAsia="仿宋" w:cs="Times New Roman"/>
          <w:position w:val="-4"/>
          <w:sz w:val="24"/>
          <w:szCs w:val="24"/>
        </w:rPr>
        <w:object>
          <v:shape id="_x0000_i1174" o:spt="75" type="#_x0000_t75" style="height:13.1pt;width:26.65pt;" o:ole="t" filled="f" o:preferrelative="t" stroked="f" coordsize="21600,21600">
            <v:path/>
            <v:fill on="f" focussize="0,0"/>
            <v:stroke on="f" joinstyle="miter"/>
            <v:imagedata r:id="rId264" o:title=""/>
            <o:lock v:ext="edit" aspectratio="t"/>
            <w10:wrap type="none"/>
            <w10:anchorlock/>
          </v:shape>
          <o:OLEObject Type="Embed" ProgID="Equation.DSMT4" ShapeID="_x0000_i1174" DrawAspect="Content" ObjectID="_1468075874" r:id="rId263">
            <o:LockedField>false</o:LockedField>
          </o:OLEObject>
        </w:object>
      </w:r>
      <w:r>
        <w:rPr>
          <w:rFonts w:hint="eastAsia" w:ascii="Times New Roman" w:hAnsi="Times New Roman" w:eastAsia="仿宋" w:cs="Times New Roman"/>
          <w:sz w:val="24"/>
          <w:szCs w:val="24"/>
        </w:rPr>
        <w:t>的高）都等于</w:t>
      </w:r>
      <w:r>
        <w:rPr>
          <w:rFonts w:ascii="Times New Roman" w:hAnsi="Times New Roman" w:eastAsia="仿宋" w:cs="Times New Roman"/>
          <w:position w:val="-6"/>
          <w:sz w:val="24"/>
          <w:szCs w:val="24"/>
        </w:rPr>
        <w:object>
          <v:shape id="_x0000_i1175" o:spt="75" type="#_x0000_t75" style="height:14.5pt;width:20.55pt;" o:ole="t" filled="f" o:preferrelative="t" stroked="f" coordsize="21600,21600">
            <v:path/>
            <v:fill on="f" focussize="0,0"/>
            <v:stroke on="f" joinstyle="miter"/>
            <v:imagedata r:id="rId266" o:title=""/>
            <o:lock v:ext="edit" aspectratio="t"/>
            <w10:wrap type="none"/>
            <w10:anchorlock/>
          </v:shape>
          <o:OLEObject Type="Embed" ProgID="Equation.DSMT4" ShapeID="_x0000_i1175" DrawAspect="Content" ObjectID="_1468075875" r:id="rId265">
            <o:LockedField>false</o:LockedField>
          </o:OLEObject>
        </w:object>
      </w:r>
      <w:r>
        <w:rPr>
          <w:rFonts w:hint="eastAsia" w:ascii="Times New Roman" w:hAnsi="Times New Roman" w:eastAsia="仿宋" w:cs="Times New Roman"/>
          <w:sz w:val="24"/>
          <w:szCs w:val="24"/>
        </w:rPr>
        <w:t>，三角形</w:t>
      </w:r>
      <w:r>
        <w:rPr>
          <w:rFonts w:ascii="Times New Roman" w:hAnsi="Times New Roman" w:eastAsia="仿宋" w:cs="Times New Roman"/>
          <w:position w:val="-4"/>
          <w:sz w:val="24"/>
          <w:szCs w:val="24"/>
        </w:rPr>
        <w:object>
          <v:shape id="_x0000_i1176" o:spt="75" type="#_x0000_t75" style="height:13.1pt;width:26.65pt;" o:ole="t" filled="f" o:preferrelative="t" stroked="f" coordsize="21600,21600">
            <v:path/>
            <v:fill on="f" focussize="0,0"/>
            <v:stroke on="f" joinstyle="miter"/>
            <v:imagedata r:id="rId268" o:title=""/>
            <o:lock v:ext="edit" aspectratio="t"/>
            <w10:wrap type="none"/>
            <w10:anchorlock/>
          </v:shape>
          <o:OLEObject Type="Embed" ProgID="Equation.DSMT4" ShapeID="_x0000_i1176" DrawAspect="Content" ObjectID="_1468075876" r:id="rId267">
            <o:LockedField>false</o:LockedField>
          </o:OLEObject>
        </w:object>
      </w:r>
      <w:r>
        <w:rPr>
          <w:rFonts w:hint="eastAsia" w:ascii="Times New Roman" w:hAnsi="Times New Roman" w:eastAsia="仿宋" w:cs="Times New Roman"/>
          <w:sz w:val="24"/>
          <w:szCs w:val="24"/>
        </w:rPr>
        <w:t>的面积</w:t>
      </w:r>
      <w:r>
        <w:rPr>
          <w:rFonts w:ascii="Times New Roman" w:hAnsi="Times New Roman" w:eastAsia="仿宋" w:cs="Times New Roman"/>
          <w:position w:val="-24"/>
          <w:sz w:val="24"/>
          <w:szCs w:val="24"/>
        </w:rPr>
        <w:object>
          <v:shape id="_x0000_i1177" o:spt="75" type="#_x0000_t75" style="height:30.85pt;width:128.55pt;" o:ole="t" filled="f" o:preferrelative="t" stroked="f" coordsize="21600,21600">
            <v:path/>
            <v:fill on="f" focussize="0,0"/>
            <v:stroke on="f" joinstyle="miter"/>
            <v:imagedata r:id="rId270" o:title=""/>
            <o:lock v:ext="edit" aspectratio="t"/>
            <w10:wrap type="none"/>
            <w10:anchorlock/>
          </v:shape>
          <o:OLEObject Type="Embed" ProgID="Equation.DSMT4" ShapeID="_x0000_i1177" DrawAspect="Content" ObjectID="_1468075877" r:id="rId269">
            <o:LockedField>false</o:LockedField>
          </o:OLEObject>
        </w:object>
      </w:r>
      <w:r>
        <w:rPr>
          <w:rFonts w:hint="eastAsia" w:ascii="Times New Roman" w:hAnsi="Times New Roman" w:eastAsia="仿宋" w:cs="Times New Roman"/>
          <w:sz w:val="24"/>
          <w:szCs w:val="24"/>
        </w:rPr>
        <w:t>为定值</w:t>
      </w:r>
      <w:r>
        <w:rPr>
          <w:rFonts w:ascii="Times New Roman" w:hAnsi="Times New Roman" w:eastAsia="仿宋" w:cs="Times New Roman"/>
          <w:kern w:val="0"/>
          <w:sz w:val="24"/>
          <w:szCs w:val="24"/>
        </w:rPr>
        <w:t>．</w:t>
      </w:r>
    </w:p>
    <w:p>
      <w:pPr>
        <w:spacing w:line="312" w:lineRule="auto"/>
        <w:ind w:firstLine="240" w:firstLineChars="100"/>
        <w:rPr>
          <w:rFonts w:ascii="Times New Roman" w:hAnsi="Times New Roman" w:eastAsia="仿宋" w:cs="Times New Roman"/>
          <w:sz w:val="24"/>
          <w:szCs w:val="24"/>
        </w:rPr>
      </w:pPr>
      <w:r>
        <w:rPr>
          <w:rFonts w:hint="eastAsia" w:ascii="Times New Roman" w:hAnsi="Times New Roman" w:eastAsia="仿宋" w:cs="Times New Roman"/>
          <w:sz w:val="24"/>
          <w:szCs w:val="24"/>
        </w:rPr>
        <w:t>又因为正方体的棱</w:t>
      </w:r>
      <w:r>
        <w:rPr>
          <w:rFonts w:ascii="Times New Roman" w:hAnsi="Times New Roman" w:eastAsia="仿宋" w:cs="Times New Roman"/>
          <w:position w:val="-12"/>
          <w:sz w:val="24"/>
          <w:szCs w:val="24"/>
        </w:rPr>
        <w:object>
          <v:shape id="_x0000_i1178" o:spt="75" type="#_x0000_t75" style="height:19.15pt;width:25.7pt;" o:ole="t" filled="f" o:preferrelative="t" stroked="f" coordsize="21600,21600">
            <v:path/>
            <v:fill on="f" focussize="0,0"/>
            <v:stroke on="f" joinstyle="miter"/>
            <v:imagedata r:id="rId272" o:title=""/>
            <o:lock v:ext="edit" aspectratio="t"/>
            <w10:wrap type="none"/>
            <w10:anchorlock/>
          </v:shape>
          <o:OLEObject Type="Embed" ProgID="Equation.DSMT4" ShapeID="_x0000_i1178" DrawAspect="Content" ObjectID="_1468075878" r:id="rId271">
            <o:LockedField>false</o:LockedField>
          </o:OLEObject>
        </w:object>
      </w:r>
      <w:r>
        <w:rPr>
          <w:rFonts w:hint="eastAsia" w:ascii="Times New Roman" w:hAnsi="Times New Roman" w:eastAsia="仿宋" w:cs="Times New Roman"/>
          <w:sz w:val="24"/>
          <w:szCs w:val="24"/>
        </w:rPr>
        <w:t>与下底面平行，所以</w:t>
      </w:r>
      <w:r>
        <w:rPr>
          <w:rFonts w:ascii="Times New Roman" w:hAnsi="Times New Roman" w:eastAsia="仿宋" w:cs="Times New Roman"/>
          <w:position w:val="-12"/>
          <w:sz w:val="24"/>
          <w:szCs w:val="24"/>
        </w:rPr>
        <w:object>
          <v:shape id="_x0000_i1179" o:spt="75" type="#_x0000_t75" style="height:19.15pt;width:25.7pt;" o:ole="t" filled="f" o:preferrelative="t" stroked="f" coordsize="21600,21600">
            <v:path/>
            <v:fill on="f" focussize="0,0"/>
            <v:stroke on="f" joinstyle="miter"/>
            <v:imagedata r:id="rId272" o:title=""/>
            <o:lock v:ext="edit" aspectratio="t"/>
            <w10:wrap type="none"/>
            <w10:anchorlock/>
          </v:shape>
          <o:OLEObject Type="Embed" ProgID="Equation.DSMT4" ShapeID="_x0000_i1179" DrawAspect="Content" ObjectID="_1468075879" r:id="rId273">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任意一点到下底面的距离都等于</w:t>
      </w:r>
      <w:r>
        <w:rPr>
          <w:rFonts w:ascii="Times New Roman" w:hAnsi="Times New Roman" w:eastAsia="仿宋" w:cs="Times New Roman"/>
          <w:position w:val="-6"/>
          <w:sz w:val="24"/>
          <w:szCs w:val="24"/>
        </w:rPr>
        <w:object>
          <v:shape id="_x0000_i1180" o:spt="75" type="#_x0000_t75" style="height:11.7pt;width:11.7pt;" o:ole="t" filled="f" o:preferrelative="t" stroked="f" coordsize="21600,21600">
            <v:path/>
            <v:fill on="f" focussize="0,0"/>
            <v:stroke on="f" joinstyle="miter"/>
            <v:imagedata r:id="rId275" o:title=""/>
            <o:lock v:ext="edit" aspectratio="t"/>
            <w10:wrap type="none"/>
            <w10:anchorlock/>
          </v:shape>
          <o:OLEObject Type="Embed" ProgID="Equation.DSMT4" ShapeID="_x0000_i1180" DrawAspect="Content" ObjectID="_1468075880" r:id="rId274">
            <o:LockedField>false</o:LockedField>
          </o:OLEObject>
        </w:object>
      </w:r>
      <w:r>
        <w:rPr>
          <w:rFonts w:hint="eastAsia" w:ascii="Times New Roman" w:hAnsi="Times New Roman" w:eastAsia="仿宋" w:cs="Times New Roman"/>
          <w:sz w:val="24"/>
          <w:szCs w:val="24"/>
        </w:rPr>
        <w:t>，所以三棱锥</w:t>
      </w:r>
      <w:r>
        <w:rPr>
          <w:rFonts w:ascii="Times New Roman" w:hAnsi="Times New Roman" w:eastAsia="仿宋" w:cs="Times New Roman"/>
          <w:position w:val="-4"/>
          <w:sz w:val="24"/>
          <w:szCs w:val="24"/>
        </w:rPr>
        <w:object>
          <v:shape id="_x0000_i1181" o:spt="75" type="#_x0000_t75" style="height:13.1pt;width:49.1pt;" o:ole="t" filled="f" o:preferrelative="t" stroked="f" coordsize="21600,21600">
            <v:path/>
            <v:fill on="f" focussize="0,0"/>
            <v:stroke on="f" joinstyle="miter"/>
            <v:imagedata r:id="rId223" o:title=""/>
            <o:lock v:ext="edit" aspectratio="t"/>
            <w10:wrap type="none"/>
            <w10:anchorlock/>
          </v:shape>
          <o:OLEObject Type="Embed" ProgID="Equation.DSMT4" ShapeID="_x0000_i1181" DrawAspect="Content" ObjectID="_1468075881" r:id="rId276">
            <o:LockedField>false</o:LockedField>
          </o:OLEObject>
        </w:object>
      </w:r>
      <w:r>
        <w:rPr>
          <w:rFonts w:hint="eastAsia" w:ascii="Times New Roman" w:hAnsi="Times New Roman" w:eastAsia="仿宋" w:cs="Times New Roman"/>
          <w:sz w:val="24"/>
          <w:szCs w:val="24"/>
        </w:rPr>
        <w:t>的体积</w:t>
      </w:r>
      <w:r>
        <w:rPr>
          <w:rFonts w:ascii="Times New Roman" w:hAnsi="Times New Roman" w:eastAsia="仿宋" w:cs="Times New Roman"/>
          <w:position w:val="-24"/>
          <w:sz w:val="24"/>
          <w:szCs w:val="24"/>
        </w:rPr>
        <w:object>
          <v:shape id="_x0000_i1182" o:spt="75" type="#_x0000_t75" style="height:30.85pt;width:136.5pt;" o:ole="t" filled="f" o:preferrelative="t" stroked="f" coordsize="21600,21600">
            <v:path/>
            <v:fill on="f" focussize="0,0"/>
            <v:stroke on="f" joinstyle="miter"/>
            <v:imagedata r:id="rId278" o:title=""/>
            <o:lock v:ext="edit" aspectratio="t"/>
            <w10:wrap type="none"/>
            <w10:anchorlock/>
          </v:shape>
          <o:OLEObject Type="Embed" ProgID="Equation.DSMT4" ShapeID="_x0000_i1182" DrawAspect="Content" ObjectID="_1468075882" r:id="rId277">
            <o:LockedField>false</o:LockedField>
          </o:OLEObject>
        </w:object>
      </w:r>
      <w:r>
        <w:rPr>
          <w:rFonts w:hint="eastAsia" w:ascii="Times New Roman" w:hAnsi="Times New Roman" w:eastAsia="仿宋" w:cs="Times New Roman"/>
          <w:sz w:val="24"/>
          <w:szCs w:val="24"/>
        </w:rPr>
        <w:t>为定值</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本题是正方体中构造的三棱锥体积的定值问题</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本题的依据是两条直线平行、直线与平面平行时点线距离、点面距离的不变性</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利用这种不变性，常常可以灵活地计算三棱锥的体积</w:t>
      </w:r>
      <w:r>
        <w:rPr>
          <w:rFonts w:ascii="Times New Roman" w:hAnsi="Times New Roman" w:eastAsia="仿宋" w:cs="Times New Roman"/>
          <w:kern w:val="0"/>
          <w:sz w:val="24"/>
          <w:szCs w:val="24"/>
        </w:rPr>
        <w:t>．</w:t>
      </w:r>
    </w:p>
    <w:p>
      <w:pPr>
        <w:spacing w:line="312" w:lineRule="auto"/>
        <w:ind w:firstLine="480" w:firstLineChars="200"/>
        <w:rPr>
          <w:del w:id="0" w:author="datong" w:date="2023-10-11T16:45:00Z"/>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w:t>
      </w: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如图，设正方体</w:t>
      </w:r>
      <w:r>
        <w:rPr>
          <w:rFonts w:ascii="Times New Roman" w:hAnsi="Times New Roman" w:eastAsia="仿宋" w:cs="Times New Roman"/>
          <w:position w:val="-12"/>
          <w:sz w:val="24"/>
          <w:szCs w:val="24"/>
        </w:rPr>
        <w:object>
          <v:shape id="_x0000_i1183" o:spt="75" type="#_x0000_t75" style="height:19.15pt;width:89.75pt;" o:ole="t" filled="f" o:preferrelative="t" stroked="f" coordsize="21600,21600">
            <v:path/>
            <v:fill on="f" focussize="0,0"/>
            <v:stroke on="f" joinstyle="miter"/>
            <v:imagedata r:id="rId280" o:title=""/>
            <o:lock v:ext="edit" aspectratio="t"/>
            <w10:wrap type="none"/>
            <w10:anchorlock/>
          </v:shape>
          <o:OLEObject Type="Embed" ProgID="Equation.DSMT4" ShapeID="_x0000_i1183" DrawAspect="Content" ObjectID="_1468075883" r:id="rId279">
            <o:LockedField>false</o:LockedField>
          </o:OLEObject>
        </w:object>
      </w:r>
      <w:r>
        <w:rPr>
          <w:rFonts w:hint="eastAsia" w:ascii="Times New Roman" w:hAnsi="Times New Roman" w:eastAsia="仿宋" w:cs="Times New Roman"/>
          <w:sz w:val="24"/>
          <w:szCs w:val="24"/>
        </w:rPr>
        <w:t>的棱长为</w:t>
      </w:r>
      <w:r>
        <w:rPr>
          <w:rFonts w:ascii="Times New Roman" w:hAnsi="Times New Roman" w:eastAsia="仿宋" w:cs="Times New Roman"/>
          <w:position w:val="-6"/>
          <w:sz w:val="24"/>
          <w:szCs w:val="24"/>
        </w:rPr>
        <w:object>
          <v:shape id="_x0000_i1184" o:spt="75" type="#_x0000_t75" style="height:11.7pt;width:11.7pt;" o:ole="t" filled="f" o:preferrelative="t" stroked="f" coordsize="21600,21600">
            <v:path/>
            <v:fill on="f" focussize="0,0"/>
            <v:stroke on="f" joinstyle="miter"/>
            <v:imagedata r:id="rId282" o:title=""/>
            <o:lock v:ext="edit" aspectratio="t"/>
            <w10:wrap type="none"/>
            <w10:anchorlock/>
          </v:shape>
          <o:OLEObject Type="Embed" ProgID="Equation.DSMT4" ShapeID="_x0000_i1184" DrawAspect="Content" ObjectID="_1468075884" r:id="rId281">
            <o:LockedField>false</o:LockedField>
          </o:OLEObject>
        </w:object>
      </w:r>
      <w:r>
        <w:rPr>
          <w:rFonts w:hint="eastAsia" w:ascii="Times New Roman" w:hAnsi="Times New Roman" w:eastAsia="仿宋" w:cs="Times New Roman"/>
          <w:sz w:val="24"/>
          <w:szCs w:val="24"/>
        </w:rPr>
        <w:t>，求顶点</w:t>
      </w:r>
      <w:r>
        <w:rPr>
          <w:rFonts w:ascii="Times New Roman" w:hAnsi="Times New Roman" w:eastAsia="仿宋" w:cs="Times New Roman"/>
          <w:position w:val="-12"/>
          <w:sz w:val="24"/>
          <w:szCs w:val="24"/>
        </w:rPr>
        <w:object>
          <v:shape id="_x0000_i1185" o:spt="75" type="#_x0000_t75" style="height:19.15pt;width:13.1pt;" o:ole="t" filled="f" o:preferrelative="t" stroked="f" coordsize="21600,21600">
            <v:path/>
            <v:fill on="f" focussize="0,0"/>
            <v:stroke on="f" joinstyle="miter"/>
            <v:imagedata r:id="rId284" o:title=""/>
            <o:lock v:ext="edit" aspectratio="t"/>
            <w10:wrap type="none"/>
            <w10:anchorlock/>
          </v:shape>
          <o:OLEObject Type="Embed" ProgID="Equation.DSMT4" ShapeID="_x0000_i1185" DrawAspect="Content" ObjectID="_1468075885" r:id="rId283">
            <o:LockedField>false</o:LockedField>
          </o:OLEObject>
        </w:object>
      </w:r>
      <w:r>
        <w:rPr>
          <w:rFonts w:hint="eastAsia" w:ascii="Times New Roman" w:hAnsi="Times New Roman" w:eastAsia="仿宋" w:cs="Times New Roman"/>
          <w:sz w:val="24"/>
          <w:szCs w:val="24"/>
        </w:rPr>
        <w:t>到面</w:t>
      </w:r>
      <w:r>
        <w:rPr>
          <w:rFonts w:ascii="Times New Roman" w:hAnsi="Times New Roman" w:eastAsia="仿宋" w:cs="Times New Roman"/>
          <w:position w:val="-12"/>
          <w:sz w:val="24"/>
          <w:szCs w:val="24"/>
        </w:rPr>
        <w:object>
          <v:shape id="_x0000_i1186" o:spt="75" type="#_x0000_t75" style="height:19.15pt;width:30.85pt;" o:ole="t" filled="f" o:preferrelative="t" stroked="f" coordsize="21600,21600">
            <v:path/>
            <v:fill on="f" focussize="0,0"/>
            <v:stroke on="f" joinstyle="miter"/>
            <v:imagedata r:id="rId286" o:title=""/>
            <o:lock v:ext="edit" aspectratio="t"/>
            <w10:wrap type="none"/>
            <w10:anchorlock/>
          </v:shape>
          <o:OLEObject Type="Embed" ProgID="Equation.DSMT4" ShapeID="_x0000_i1186" DrawAspect="Content" ObjectID="_1468075886" r:id="rId285">
            <o:LockedField>false</o:LockedField>
          </o:OLEObject>
        </w:object>
      </w:r>
      <w:r>
        <w:rPr>
          <w:rFonts w:hint="eastAsia" w:ascii="Times New Roman" w:hAnsi="Times New Roman" w:eastAsia="仿宋" w:cs="Times New Roman"/>
          <w:sz w:val="24"/>
          <w:szCs w:val="24"/>
        </w:rPr>
        <w:t>的距离</w:t>
      </w:r>
      <w:r>
        <w:rPr>
          <w:rFonts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sz w:val="24"/>
          <w:szCs w:val="24"/>
        </w:rPr>
        <w:drawing>
          <wp:inline distT="0" distB="0" distL="0" distR="0">
            <wp:extent cx="1797050" cy="16014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1797050" cy="1601681"/>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在本题中，要求点</w:t>
      </w:r>
      <w:r>
        <w:rPr>
          <w:rFonts w:ascii="Times New Roman" w:hAnsi="Times New Roman" w:eastAsia="仿宋" w:cs="Times New Roman"/>
          <w:position w:val="-12"/>
          <w:sz w:val="24"/>
          <w:szCs w:val="24"/>
        </w:rPr>
        <w:object>
          <v:shape id="_x0000_i1187" o:spt="75" type="#_x0000_t75" style="height:18.25pt;width:13.1pt;" o:ole="t" filled="f" o:preferrelative="t" stroked="f" coordsize="21600,21600">
            <v:path/>
            <v:fill on="f" focussize="0,0"/>
            <v:stroke on="f" joinstyle="miter"/>
            <v:imagedata r:id="rId289" o:title=""/>
            <o:lock v:ext="edit" aspectratio="t"/>
            <w10:wrap type="none"/>
            <w10:anchorlock/>
          </v:shape>
          <o:OLEObject Type="Embed" ProgID="Equation.DSMT4" ShapeID="_x0000_i1187" DrawAspect="Content" ObjectID="_1468075887" r:id="rId288">
            <o:LockedField>false</o:LockedField>
          </o:OLEObject>
        </w:object>
      </w:r>
      <w:r>
        <w:rPr>
          <w:rFonts w:hint="eastAsia" w:ascii="Times New Roman" w:hAnsi="Times New Roman" w:eastAsia="仿宋" w:cs="Times New Roman"/>
          <w:sz w:val="24"/>
          <w:szCs w:val="24"/>
        </w:rPr>
        <w:t>到面</w:t>
      </w:r>
      <w:r>
        <w:rPr>
          <w:rFonts w:ascii="Times New Roman" w:hAnsi="Times New Roman" w:eastAsia="仿宋" w:cs="Times New Roman"/>
          <w:position w:val="-12"/>
          <w:sz w:val="24"/>
          <w:szCs w:val="24"/>
        </w:rPr>
        <w:object>
          <v:shape id="_x0000_i1188" o:spt="75" type="#_x0000_t75" style="height:19.15pt;width:30.85pt;" o:ole="t" filled="f" o:preferrelative="t" stroked="f" coordsize="21600,21600">
            <v:path/>
            <v:fill on="f" focussize="0,0"/>
            <v:stroke on="f" joinstyle="miter"/>
            <v:imagedata r:id="rId286" o:title=""/>
            <o:lock v:ext="edit" aspectratio="t"/>
            <w10:wrap type="none"/>
            <w10:anchorlock/>
          </v:shape>
          <o:OLEObject Type="Embed" ProgID="Equation.DSMT4" ShapeID="_x0000_i1188" DrawAspect="Content" ObjectID="_1468075888" r:id="rId290">
            <o:LockedField>false</o:LockedField>
          </o:OLEObject>
        </w:object>
      </w:r>
      <w:r>
        <w:rPr>
          <w:rFonts w:hint="eastAsia" w:ascii="Times New Roman" w:hAnsi="Times New Roman" w:eastAsia="仿宋" w:cs="Times New Roman"/>
          <w:sz w:val="24"/>
          <w:szCs w:val="24"/>
        </w:rPr>
        <w:t>的距离，难点在于在平面</w:t>
      </w:r>
      <w:r>
        <w:rPr>
          <w:rFonts w:ascii="Times New Roman" w:hAnsi="Times New Roman" w:eastAsia="仿宋" w:cs="Times New Roman"/>
          <w:position w:val="-12"/>
          <w:sz w:val="24"/>
          <w:szCs w:val="24"/>
        </w:rPr>
        <w:object>
          <v:shape id="_x0000_i1189" o:spt="75" type="#_x0000_t75" style="height:19.15pt;width:30.85pt;" o:ole="t" filled="f" o:preferrelative="t" stroked="f" coordsize="21600,21600">
            <v:path/>
            <v:fill on="f" focussize="0,0"/>
            <v:stroke on="f" joinstyle="miter"/>
            <v:imagedata r:id="rId286" o:title=""/>
            <o:lock v:ext="edit" aspectratio="t"/>
            <w10:wrap type="none"/>
            <w10:anchorlock/>
          </v:shape>
          <o:OLEObject Type="Embed" ProgID="Equation.DSMT4" ShapeID="_x0000_i1189" DrawAspect="Content" ObjectID="_1468075889" r:id="rId291">
            <o:LockedField>false</o:LockedField>
          </o:OLEObject>
        </w:object>
      </w:r>
      <w:r>
        <w:rPr>
          <w:rFonts w:hint="eastAsia" w:ascii="Times New Roman" w:hAnsi="Times New Roman" w:eastAsia="仿宋" w:cs="Times New Roman"/>
          <w:sz w:val="24"/>
          <w:szCs w:val="24"/>
        </w:rPr>
        <w:t>寻找垂足</w:t>
      </w:r>
      <w:r>
        <w:rPr>
          <w:rFonts w:ascii="Times New Roman" w:hAnsi="Times New Roman" w:eastAsia="仿宋" w:cs="Times New Roman"/>
          <w:position w:val="-4"/>
          <w:sz w:val="24"/>
          <w:szCs w:val="24"/>
        </w:rPr>
        <w:object>
          <v:shape id="_x0000_i1190" o:spt="75" type="#_x0000_t75" style="height:13.1pt;width:14.5pt;" o:ole="t" filled="f" o:preferrelative="t" stroked="f" coordsize="21600,21600">
            <v:path/>
            <v:fill on="f" focussize="0,0"/>
            <v:stroke on="f" joinstyle="miter"/>
            <v:imagedata r:id="rId293" o:title=""/>
            <o:lock v:ext="edit" aspectratio="t"/>
            <w10:wrap type="none"/>
            <w10:anchorlock/>
          </v:shape>
          <o:OLEObject Type="Embed" ProgID="Equation.DSMT4" ShapeID="_x0000_i1190" DrawAspect="Content" ObjectID="_1468075890" r:id="rId292">
            <o:LockedField>false</o:LockedField>
          </o:OLEObject>
        </w:object>
      </w:r>
      <w:r>
        <w:rPr>
          <w:rFonts w:hint="eastAsia" w:ascii="Times New Roman" w:hAnsi="Times New Roman" w:eastAsia="仿宋" w:cs="Times New Roman"/>
          <w:sz w:val="24"/>
          <w:szCs w:val="24"/>
        </w:rPr>
        <w:t>，使得</w:t>
      </w:r>
      <w:r>
        <w:rPr>
          <w:rFonts w:ascii="Times New Roman" w:hAnsi="Times New Roman" w:eastAsia="仿宋" w:cs="Times New Roman"/>
          <w:position w:val="-12"/>
          <w:sz w:val="24"/>
          <w:szCs w:val="24"/>
        </w:rPr>
        <w:object>
          <v:shape id="_x0000_i1191" o:spt="75" type="#_x0000_t75" style="height:18.25pt;width:36pt;" o:ole="t" filled="f" o:preferrelative="t" stroked="f" coordsize="21600,21600">
            <v:path/>
            <v:fill on="f" focussize="0,0"/>
            <v:stroke on="f" joinstyle="miter"/>
            <v:imagedata r:id="rId295" o:title=""/>
            <o:lock v:ext="edit" aspectratio="t"/>
            <w10:wrap type="none"/>
            <w10:anchorlock/>
          </v:shape>
          <o:OLEObject Type="Embed" ProgID="Equation.DSMT4" ShapeID="_x0000_i1191" DrawAspect="Content" ObjectID="_1468075891" r:id="rId294">
            <o:LockedField>false</o:LockedField>
          </o:OLEObject>
        </w:object>
      </w:r>
      <w:r>
        <w:rPr>
          <w:rFonts w:hint="eastAsia" w:ascii="Times New Roman" w:hAnsi="Times New Roman" w:eastAsia="仿宋" w:cs="Times New Roman"/>
          <w:sz w:val="24"/>
          <w:szCs w:val="24"/>
        </w:rPr>
        <w:t>面</w:t>
      </w:r>
      <w:r>
        <w:rPr>
          <w:rFonts w:ascii="Times New Roman" w:hAnsi="Times New Roman" w:eastAsia="仿宋" w:cs="Times New Roman"/>
          <w:position w:val="-12"/>
          <w:sz w:val="24"/>
          <w:szCs w:val="24"/>
        </w:rPr>
        <w:object>
          <v:shape id="_x0000_i1192" o:spt="75" type="#_x0000_t75" style="height:19.15pt;width:30.85pt;" o:ole="t" filled="f" o:preferrelative="t" stroked="f" coordsize="21600,21600">
            <v:path/>
            <v:fill on="f" focussize="0,0"/>
            <v:stroke on="f" joinstyle="miter"/>
            <v:imagedata r:id="rId286" o:title=""/>
            <o:lock v:ext="edit" aspectratio="t"/>
            <w10:wrap type="none"/>
            <w10:anchorlock/>
          </v:shape>
          <o:OLEObject Type="Embed" ProgID="Equation.DSMT4" ShapeID="_x0000_i1192" DrawAspect="Content" ObjectID="_1468075892" r:id="rId296">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而</w:t>
      </w:r>
      <w:r>
        <w:rPr>
          <w:rFonts w:hint="eastAsia" w:ascii="Times New Roman" w:hAnsi="Times New Roman" w:eastAsia="仿宋" w:cs="Times New Roman"/>
          <w:sz w:val="24"/>
          <w:szCs w:val="24"/>
        </w:rPr>
        <w:t>顶点</w:t>
      </w:r>
      <w:r>
        <w:rPr>
          <w:rFonts w:ascii="Times New Roman" w:hAnsi="Times New Roman" w:eastAsia="仿宋" w:cs="Times New Roman"/>
          <w:position w:val="-12"/>
          <w:sz w:val="24"/>
          <w:szCs w:val="24"/>
        </w:rPr>
        <w:object>
          <v:shape id="_x0000_i1193" o:spt="75" type="#_x0000_t75" style="height:19.15pt;width:13.1pt;" o:ole="t" filled="f" o:preferrelative="t" stroked="f" coordsize="21600,21600">
            <v:path/>
            <v:fill on="f" focussize="0,0"/>
            <v:stroke on="f" joinstyle="miter"/>
            <v:imagedata r:id="rId284" o:title=""/>
            <o:lock v:ext="edit" aspectratio="t"/>
            <w10:wrap type="none"/>
            <w10:anchorlock/>
          </v:shape>
          <o:OLEObject Type="Embed" ProgID="Equation.DSMT4" ShapeID="_x0000_i1193" DrawAspect="Content" ObjectID="_1468075893" r:id="rId297">
            <o:LockedField>false</o:LockedField>
          </o:OLEObject>
        </w:object>
      </w:r>
      <w:r>
        <w:rPr>
          <w:rFonts w:hint="eastAsia" w:ascii="Times New Roman" w:hAnsi="Times New Roman" w:eastAsia="仿宋" w:cs="Times New Roman"/>
          <w:sz w:val="24"/>
          <w:szCs w:val="24"/>
        </w:rPr>
        <w:t>到面</w:t>
      </w:r>
      <w:r>
        <w:rPr>
          <w:rFonts w:ascii="Times New Roman" w:hAnsi="Times New Roman" w:eastAsia="仿宋" w:cs="Times New Roman"/>
          <w:position w:val="-12"/>
          <w:sz w:val="24"/>
          <w:szCs w:val="24"/>
        </w:rPr>
        <w:object>
          <v:shape id="_x0000_i1194" o:spt="75" type="#_x0000_t75" style="height:19.15pt;width:30.85pt;" o:ole="t" filled="f" o:preferrelative="t" stroked="f" coordsize="21600,21600">
            <v:path/>
            <v:fill on="f" focussize="0,0"/>
            <v:stroke on="f" joinstyle="miter"/>
            <v:imagedata r:id="rId286" o:title=""/>
            <o:lock v:ext="edit" aspectratio="t"/>
            <w10:wrap type="none"/>
            <w10:anchorlock/>
          </v:shape>
          <o:OLEObject Type="Embed" ProgID="Equation.DSMT4" ShapeID="_x0000_i1194" DrawAspect="Content" ObjectID="_1468075894" r:id="rId298">
            <o:LockedField>false</o:LockedField>
          </o:OLEObject>
        </w:object>
      </w:r>
      <w:r>
        <w:rPr>
          <w:rFonts w:hint="eastAsia" w:ascii="Times New Roman" w:hAnsi="Times New Roman" w:eastAsia="仿宋" w:cs="Times New Roman"/>
          <w:sz w:val="24"/>
          <w:szCs w:val="24"/>
        </w:rPr>
        <w:t>的距离还可以看作三棱锥</w:t>
      </w:r>
      <w:r>
        <w:rPr>
          <w:rFonts w:ascii="Times New Roman" w:hAnsi="Times New Roman" w:eastAsia="仿宋" w:cs="Times New Roman"/>
          <w:position w:val="-12"/>
          <w:sz w:val="24"/>
          <w:szCs w:val="24"/>
        </w:rPr>
        <w:object>
          <v:shape id="_x0000_i1195" o:spt="75" type="#_x0000_t75" style="height:18.25pt;width:54.25pt;" o:ole="t" filled="f" o:preferrelative="t" stroked="f" coordsize="21600,21600">
            <v:path/>
            <v:fill on="f" focussize="0,0"/>
            <v:stroke on="f" joinstyle="miter"/>
            <v:imagedata r:id="rId300" o:title=""/>
            <o:lock v:ext="edit" aspectratio="t"/>
            <w10:wrap type="none"/>
            <w10:anchorlock/>
          </v:shape>
          <o:OLEObject Type="Embed" ProgID="Equation.DSMT4" ShapeID="_x0000_i1195" DrawAspect="Content" ObjectID="_1468075895" r:id="rId299">
            <o:LockedField>false</o:LockedField>
          </o:OLEObject>
        </w:object>
      </w:r>
      <w:r>
        <w:rPr>
          <w:rFonts w:hint="eastAsia" w:ascii="Times New Roman" w:hAnsi="Times New Roman" w:eastAsia="仿宋" w:cs="Times New Roman"/>
          <w:sz w:val="24"/>
          <w:szCs w:val="24"/>
        </w:rPr>
        <w:t>的高，而三棱锥</w:t>
      </w:r>
      <w:r>
        <w:rPr>
          <w:rFonts w:ascii="Times New Roman" w:hAnsi="Times New Roman" w:eastAsia="仿宋" w:cs="Times New Roman"/>
          <w:position w:val="-12"/>
          <w:sz w:val="24"/>
          <w:szCs w:val="24"/>
        </w:rPr>
        <w:object>
          <v:shape id="_x0000_i1196" o:spt="75" type="#_x0000_t75" style="height:18.25pt;width:54.25pt;" o:ole="t" filled="f" o:preferrelative="t" stroked="f" coordsize="21600,21600">
            <v:path/>
            <v:fill on="f" focussize="0,0"/>
            <v:stroke on="f" joinstyle="miter"/>
            <v:imagedata r:id="rId300" o:title=""/>
            <o:lock v:ext="edit" aspectratio="t"/>
            <w10:wrap type="none"/>
            <w10:anchorlock/>
          </v:shape>
          <o:OLEObject Type="Embed" ProgID="Equation.DSMT4" ShapeID="_x0000_i1196" DrawAspect="Content" ObjectID="_1468075896" r:id="rId301">
            <o:LockedField>false</o:LockedField>
          </o:OLEObject>
        </w:object>
      </w:r>
      <w:r>
        <w:rPr>
          <w:rFonts w:hint="eastAsia" w:ascii="Times New Roman" w:hAnsi="Times New Roman" w:eastAsia="仿宋" w:cs="Times New Roman"/>
          <w:sz w:val="24"/>
          <w:szCs w:val="24"/>
        </w:rPr>
        <w:t>又可视为三棱锥</w:t>
      </w:r>
      <w:r>
        <w:rPr>
          <w:rFonts w:ascii="Times New Roman" w:hAnsi="Times New Roman" w:eastAsia="仿宋" w:cs="Times New Roman"/>
          <w:position w:val="-12"/>
          <w:sz w:val="24"/>
          <w:szCs w:val="24"/>
        </w:rPr>
        <w:object>
          <v:shape id="_x0000_i1197" o:spt="75" type="#_x0000_t75" style="height:18.25pt;width:55.65pt;" o:ole="t" filled="f" o:preferrelative="t" stroked="f" coordsize="21600,21600">
            <v:path/>
            <v:fill on="f" focussize="0,0"/>
            <v:stroke on="f" joinstyle="miter"/>
            <v:imagedata r:id="rId303" o:title=""/>
            <o:lock v:ext="edit" aspectratio="t"/>
            <w10:wrap type="none"/>
            <w10:anchorlock/>
          </v:shape>
          <o:OLEObject Type="Embed" ProgID="Equation.DSMT4" ShapeID="_x0000_i1197" DrawAspect="Content" ObjectID="_1468075897" r:id="rId302">
            <o:LockedField>false</o:LockedField>
          </o:OLEObject>
        </w:object>
      </w:r>
      <w:r>
        <w:rPr>
          <w:rFonts w:hint="eastAsia" w:ascii="Times New Roman" w:hAnsi="Times New Roman" w:eastAsia="仿宋" w:cs="Times New Roman"/>
          <w:sz w:val="24"/>
          <w:szCs w:val="24"/>
        </w:rPr>
        <w:t>，在正方体中，三棱锥</w:t>
      </w:r>
      <w:r>
        <w:rPr>
          <w:rFonts w:ascii="Times New Roman" w:hAnsi="Times New Roman" w:eastAsia="仿宋" w:cs="Times New Roman"/>
          <w:position w:val="-12"/>
          <w:sz w:val="24"/>
          <w:szCs w:val="24"/>
        </w:rPr>
        <w:object>
          <v:shape id="_x0000_i1198" o:spt="75" type="#_x0000_t75" style="height:18.25pt;width:55.65pt;" o:ole="t" filled="f" o:preferrelative="t" stroked="f" coordsize="21600,21600">
            <v:path/>
            <v:fill on="f" focussize="0,0"/>
            <v:stroke on="f" joinstyle="miter"/>
            <v:imagedata r:id="rId303" o:title=""/>
            <o:lock v:ext="edit" aspectratio="t"/>
            <w10:wrap type="none"/>
            <w10:anchorlock/>
          </v:shape>
          <o:OLEObject Type="Embed" ProgID="Equation.DSMT4" ShapeID="_x0000_i1198" DrawAspect="Content" ObjectID="_1468075898" r:id="rId304">
            <o:LockedField>false</o:LockedField>
          </o:OLEObject>
        </w:object>
      </w:r>
      <w:r>
        <w:rPr>
          <w:rFonts w:hint="eastAsia" w:ascii="Times New Roman" w:hAnsi="Times New Roman" w:eastAsia="仿宋" w:cs="Times New Roman"/>
          <w:sz w:val="24"/>
          <w:szCs w:val="24"/>
        </w:rPr>
        <w:t>容易求得，因此在计算出△</w:t>
      </w:r>
      <w:r>
        <w:rPr>
          <w:rFonts w:ascii="Times New Roman" w:hAnsi="Times New Roman" w:eastAsia="仿宋" w:cs="Times New Roman"/>
          <w:position w:val="-12"/>
          <w:sz w:val="24"/>
          <w:szCs w:val="24"/>
        </w:rPr>
        <w:object>
          <v:shape id="_x0000_i1199" o:spt="75" type="#_x0000_t75" style="height:18.25pt;width:31.3pt;" o:ole="t" filled="f" o:preferrelative="t" stroked="f" coordsize="21600,21600">
            <v:path/>
            <v:fill on="f" focussize="0,0"/>
            <v:stroke on="f" joinstyle="miter"/>
            <v:imagedata r:id="rId306" o:title=""/>
            <o:lock v:ext="edit" aspectratio="t"/>
            <w10:wrap type="none"/>
            <w10:anchorlock/>
          </v:shape>
          <o:OLEObject Type="Embed" ProgID="Equation.DSMT4" ShapeID="_x0000_i1199" DrawAspect="Content" ObjectID="_1468075899" r:id="rId305">
            <o:LockedField>false</o:LockedField>
          </o:OLEObject>
        </w:object>
      </w:r>
      <w:r>
        <w:rPr>
          <w:rFonts w:hint="eastAsia" w:ascii="Times New Roman" w:hAnsi="Times New Roman" w:eastAsia="仿宋" w:cs="Times New Roman"/>
          <w:sz w:val="24"/>
          <w:szCs w:val="24"/>
        </w:rPr>
        <w:t>的面积后，利用棱锥的体积公式，即可求得点</w:t>
      </w:r>
      <w:r>
        <w:rPr>
          <w:rFonts w:ascii="Times New Roman" w:hAnsi="Times New Roman" w:eastAsia="仿宋" w:cs="Times New Roman"/>
          <w:position w:val="-12"/>
          <w:sz w:val="24"/>
          <w:szCs w:val="24"/>
        </w:rPr>
        <w:object>
          <v:shape id="_x0000_i1200" o:spt="75" type="#_x0000_t75" style="height:18.25pt;width:13.1pt;" o:ole="t" filled="f" o:preferrelative="t" stroked="f" coordsize="21600,21600">
            <v:path/>
            <v:fill on="f" focussize="0,0"/>
            <v:stroke on="f" joinstyle="miter"/>
            <v:imagedata r:id="rId289" o:title=""/>
            <o:lock v:ext="edit" aspectratio="t"/>
            <w10:wrap type="none"/>
            <w10:anchorlock/>
          </v:shape>
          <o:OLEObject Type="Embed" ProgID="Equation.DSMT4" ShapeID="_x0000_i1200" DrawAspect="Content" ObjectID="_1468075900" r:id="rId307">
            <o:LockedField>false</o:LockedField>
          </o:OLEObject>
        </w:object>
      </w:r>
      <w:r>
        <w:rPr>
          <w:rFonts w:hint="eastAsia" w:ascii="Times New Roman" w:hAnsi="Times New Roman" w:eastAsia="仿宋" w:cs="Times New Roman"/>
          <w:sz w:val="24"/>
          <w:szCs w:val="24"/>
        </w:rPr>
        <w:t>到面</w:t>
      </w:r>
      <w:r>
        <w:rPr>
          <w:rFonts w:ascii="Times New Roman" w:hAnsi="Times New Roman" w:eastAsia="仿宋" w:cs="Times New Roman"/>
          <w:position w:val="-12"/>
          <w:sz w:val="24"/>
          <w:szCs w:val="24"/>
        </w:rPr>
        <w:object>
          <v:shape id="_x0000_i1201" o:spt="75" type="#_x0000_t75" style="height:19.15pt;width:30.85pt;" o:ole="t" filled="f" o:preferrelative="t" stroked="f" coordsize="21600,21600">
            <v:path/>
            <v:fill on="f" focussize="0,0"/>
            <v:stroke on="f" joinstyle="miter"/>
            <v:imagedata r:id="rId286" o:title=""/>
            <o:lock v:ext="edit" aspectratio="t"/>
            <w10:wrap type="none"/>
            <w10:anchorlock/>
          </v:shape>
          <o:OLEObject Type="Embed" ProgID="Equation.DSMT4" ShapeID="_x0000_i1201" DrawAspect="Content" ObjectID="_1468075901" r:id="rId308">
            <o:LockedField>false</o:LockedField>
          </o:OLEObject>
        </w:object>
      </w:r>
      <w:r>
        <w:rPr>
          <w:rFonts w:hint="eastAsia" w:ascii="Times New Roman" w:hAnsi="Times New Roman" w:eastAsia="仿宋" w:cs="Times New Roman"/>
          <w:sz w:val="24"/>
          <w:szCs w:val="24"/>
        </w:rPr>
        <w:t>的距离</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bookmarkStart w:id="8" w:name="_Hlk79072117"/>
      <w:r>
        <w:rPr>
          <w:rFonts w:hint="eastAsia" w:ascii="Times New Roman" w:hAnsi="Times New Roman" w:eastAsia="仿宋" w:cs="Times New Roman"/>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设顶点</w:t>
      </w:r>
      <w:r>
        <w:rPr>
          <w:rFonts w:ascii="Times New Roman" w:hAnsi="Times New Roman" w:eastAsia="仿宋" w:cs="Times New Roman"/>
          <w:position w:val="-12"/>
          <w:sz w:val="24"/>
          <w:szCs w:val="24"/>
        </w:rPr>
        <w:object>
          <v:shape id="_x0000_i1202" o:spt="75" type="#_x0000_t75" style="height:19.15pt;width:13.1pt;" o:ole="t" filled="f" o:preferrelative="t" stroked="f" coordsize="21600,21600">
            <v:path/>
            <v:fill on="f" focussize="0,0"/>
            <v:stroke on="f" joinstyle="miter"/>
            <v:imagedata r:id="rId310" o:title=""/>
            <o:lock v:ext="edit" aspectratio="t"/>
            <w10:wrap type="none"/>
            <w10:anchorlock/>
          </v:shape>
          <o:OLEObject Type="Embed" ProgID="Equation.DSMT4" ShapeID="_x0000_i1202" DrawAspect="Content" ObjectID="_1468075902" r:id="rId309">
            <o:LockedField>false</o:LockedField>
          </o:OLEObject>
        </w:object>
      </w:r>
      <w:r>
        <w:rPr>
          <w:rFonts w:hint="eastAsia" w:ascii="Times New Roman" w:hAnsi="Times New Roman" w:eastAsia="仿宋" w:cs="Times New Roman"/>
          <w:sz w:val="24"/>
          <w:szCs w:val="24"/>
        </w:rPr>
        <w:t>到面</w:t>
      </w:r>
      <w:r>
        <w:rPr>
          <w:rFonts w:ascii="Times New Roman" w:hAnsi="Times New Roman" w:eastAsia="仿宋" w:cs="Times New Roman"/>
          <w:position w:val="-12"/>
          <w:sz w:val="24"/>
          <w:szCs w:val="24"/>
        </w:rPr>
        <w:object>
          <v:shape id="_x0000_i1203" o:spt="75" type="#_x0000_t75" style="height:19.15pt;width:30.85pt;" o:ole="t" filled="f" o:preferrelative="t" stroked="f" coordsize="21600,21600">
            <v:path/>
            <v:fill on="f" focussize="0,0"/>
            <v:stroke on="f" joinstyle="miter"/>
            <v:imagedata r:id="rId312" o:title=""/>
            <o:lock v:ext="edit" aspectratio="t"/>
            <w10:wrap type="none"/>
            <w10:anchorlock/>
          </v:shape>
          <o:OLEObject Type="Embed" ProgID="Equation.DSMT4" ShapeID="_x0000_i1203" DrawAspect="Content" ObjectID="_1468075903" r:id="rId311">
            <o:LockedField>false</o:LockedField>
          </o:OLEObject>
        </w:object>
      </w:r>
      <w:r>
        <w:rPr>
          <w:rFonts w:hint="eastAsia" w:ascii="Times New Roman" w:hAnsi="Times New Roman" w:eastAsia="仿宋" w:cs="Times New Roman"/>
          <w:sz w:val="24"/>
          <w:szCs w:val="24"/>
        </w:rPr>
        <w:t>的距离为</w:t>
      </w:r>
      <w:r>
        <w:rPr>
          <w:rFonts w:ascii="Times New Roman" w:hAnsi="Times New Roman" w:eastAsia="仿宋" w:cs="Times New Roman"/>
          <w:position w:val="-6"/>
          <w:sz w:val="24"/>
          <w:szCs w:val="24"/>
        </w:rPr>
        <w:object>
          <v:shape id="_x0000_i1204" o:spt="75" type="#_x0000_t75" style="height:14.5pt;width:11.7pt;" o:ole="t" filled="f" o:preferrelative="t" stroked="f" coordsize="21600,21600">
            <v:path/>
            <v:fill on="f" focussize="0,0"/>
            <v:stroke on="f" joinstyle="miter"/>
            <v:imagedata r:id="rId314" o:title=""/>
            <o:lock v:ext="edit" aspectratio="t"/>
            <w10:wrap type="none"/>
            <w10:anchorlock/>
          </v:shape>
          <o:OLEObject Type="Embed" ProgID="Equation.DSMT4" ShapeID="_x0000_i1204" DrawAspect="Content" ObjectID="_1468075904" r:id="rId313">
            <o:LockedField>false</o:LockedField>
          </o:OLEObject>
        </w:object>
      </w:r>
      <w:r>
        <w:rPr>
          <w:rFonts w:hint="eastAsia" w:ascii="Times New Roman" w:hAnsi="Times New Roman" w:eastAsia="仿宋" w:cs="Times New Roman"/>
          <w:sz w:val="24"/>
          <w:szCs w:val="24"/>
        </w:rPr>
        <w:t>，则</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205" o:spt="75" type="#_x0000_t75" style="height:34.15pt;width:162.7pt;" o:ole="t" filled="f" o:preferrelative="t" stroked="f" coordsize="21600,21600">
            <v:path/>
            <v:fill on="f" focussize="0,0"/>
            <v:stroke on="f" joinstyle="miter"/>
            <v:imagedata r:id="rId316" o:title=""/>
            <o:lock v:ext="edit" aspectratio="t"/>
            <w10:wrap type="none"/>
            <w10:anchorlock/>
          </v:shape>
          <o:OLEObject Type="Embed" ProgID="Equation.DSMT4" ShapeID="_x0000_i1205" DrawAspect="Content" ObjectID="_1468075905" r:id="rId31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bookmarkStart w:id="9" w:name="_Hlk79771525"/>
      <w:r>
        <w:rPr>
          <w:rFonts w:ascii="Times New Roman" w:hAnsi="Times New Roman" w:eastAsia="仿宋" w:cs="Times New Roman"/>
          <w:position w:val="-24"/>
          <w:sz w:val="24"/>
          <w:szCs w:val="24"/>
        </w:rPr>
        <w:object>
          <v:shape id="_x0000_i1206" o:spt="75" type="#_x0000_t75" style="height:30.85pt;width:216.45pt;" o:ole="t" filled="f" o:preferrelative="t" stroked="f" coordsize="21600,21600">
            <v:path/>
            <v:fill on="f" focussize="0,0"/>
            <v:stroke on="f" joinstyle="miter"/>
            <v:imagedata r:id="rId318" o:title=""/>
            <o:lock v:ext="edit" aspectratio="t"/>
            <w10:wrap type="none"/>
            <w10:anchorlock/>
          </v:shape>
          <o:OLEObject Type="Embed" ProgID="Equation.DSMT4" ShapeID="_x0000_i1206" DrawAspect="Content" ObjectID="_1468075906" r:id="rId317">
            <o:LockedField>false</o:LockedField>
          </o:OLEObject>
        </w:object>
      </w:r>
      <w:bookmarkEnd w:id="9"/>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bookmarkStart w:id="10" w:name="_Hlk79771648"/>
      <w:r>
        <w:rPr>
          <w:rFonts w:hint="eastAsia" w:ascii="Times New Roman" w:hAnsi="Times New Roman" w:eastAsia="仿宋" w:cs="Times New Roman"/>
          <w:sz w:val="24"/>
          <w:szCs w:val="24"/>
        </w:rPr>
        <w:t>所以</w:t>
      </w:r>
      <w:r>
        <w:rPr>
          <w:rFonts w:ascii="Times New Roman" w:hAnsi="Times New Roman" w:eastAsia="仿宋" w:cs="Times New Roman"/>
          <w:position w:val="-24"/>
          <w:sz w:val="24"/>
          <w:szCs w:val="24"/>
        </w:rPr>
        <w:object>
          <v:shape id="_x0000_i1207" o:spt="75" type="#_x0000_t75" style="height:34.15pt;width:70.6pt;" o:ole="t" filled="f" o:preferrelative="t" stroked="f" coordsize="21600,21600">
            <v:path/>
            <v:fill on="f" focussize="0,0"/>
            <v:stroke on="f" joinstyle="miter"/>
            <v:imagedata r:id="rId320" o:title=""/>
            <o:lock v:ext="edit" aspectratio="t"/>
            <w10:wrap type="none"/>
            <w10:anchorlock/>
          </v:shape>
          <o:OLEObject Type="Embed" ProgID="Equation.DSMT4" ShapeID="_x0000_i1207" DrawAspect="Content" ObjectID="_1468075907" r:id="rId3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08" o:spt="75" type="#_x0000_t75" style="height:34.15pt;width:45.8pt;" o:ole="t" filled="f" o:preferrelative="t" stroked="f" coordsize="21600,21600">
            <v:path/>
            <v:fill on="f" focussize="0,0"/>
            <v:stroke on="f" joinstyle="miter"/>
            <v:imagedata r:id="rId322" o:title=""/>
            <o:lock v:ext="edit" aspectratio="t"/>
            <w10:wrap type="none"/>
            <w10:anchorlock/>
          </v:shape>
          <o:OLEObject Type="Embed" ProgID="Equation.DSMT4" ShapeID="_x0000_i1208" DrawAspect="Content" ObjectID="_1468075908" r:id="rId321">
            <o:LockedField>false</o:LockedField>
          </o:OLEObject>
        </w:object>
      </w:r>
      <w:r>
        <w:rPr>
          <w:rFonts w:ascii="Times New Roman" w:hAnsi="Times New Roman" w:eastAsia="仿宋" w:cs="Times New Roman"/>
          <w:kern w:val="0"/>
          <w:sz w:val="24"/>
          <w:szCs w:val="24"/>
        </w:rPr>
        <w:t>．</w:t>
      </w:r>
    </w:p>
    <w:bookmarkEnd w:id="8"/>
    <w:bookmarkEnd w:id="10"/>
    <w:p>
      <w:pPr>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本题是利用三棱锥的等体积变换求点到平面的距离</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这种方法类似于平面几何中的面积法</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由于四面体的体积可以通过多种方法来计算，因此可以建立某种相等关系，然后利用方程的思想解决问题</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bookmarkStart w:id="11" w:name="_Hlk79072296"/>
      <w:r>
        <w:rPr>
          <w:rFonts w:hint="eastAsia" w:ascii="Times New Roman" w:hAnsi="Times New Roman" w:eastAsia="仿宋" w:cs="Times New Roman"/>
          <w:sz w:val="24"/>
          <w:szCs w:val="24"/>
        </w:rPr>
        <w:t>例</w:t>
      </w:r>
      <w:r>
        <w:rPr>
          <w:rFonts w:ascii="Times New Roman" w:hAnsi="Times New Roman" w:eastAsia="仿宋" w:cs="Times New Roman"/>
          <w:sz w:val="24"/>
          <w:szCs w:val="24"/>
        </w:rPr>
        <w:t xml:space="preserve">3 </w:t>
      </w:r>
      <w:r>
        <w:rPr>
          <w:rFonts w:hint="eastAsia" w:ascii="Times New Roman" w:hAnsi="Times New Roman" w:eastAsia="仿宋" w:cs="Times New Roman"/>
          <w:sz w:val="24"/>
          <w:szCs w:val="24"/>
        </w:rPr>
        <w:t>如图，设台体上、下底面积分别是</w:t>
      </w:r>
      <w:r>
        <w:rPr>
          <w:rFonts w:ascii="Times New Roman" w:hAnsi="Times New Roman" w:eastAsia="仿宋" w:cs="Times New Roman"/>
          <w:position w:val="-6"/>
          <w:sz w:val="24"/>
          <w:szCs w:val="24"/>
        </w:rPr>
        <w:object>
          <v:shape id="_x0000_i1209" o:spt="75" type="#_x0000_t75" style="height:14.5pt;width:14.5pt;" o:ole="t" filled="f" o:preferrelative="t" stroked="f" coordsize="21600,21600">
            <v:path/>
            <v:fill on="f" focussize="0,0"/>
            <v:stroke on="f" joinstyle="miter"/>
            <v:imagedata r:id="rId324" o:title=""/>
            <o:lock v:ext="edit" aspectratio="t"/>
            <w10:wrap type="none"/>
            <w10:anchorlock/>
          </v:shape>
          <o:OLEObject Type="Embed" ProgID="Equation.DSMT4" ShapeID="_x0000_i1209" DrawAspect="Content" ObjectID="_1468075909" r:id="rId323">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10" o:spt="75" type="#_x0000_t75" style="height:14.5pt;width:11.7pt;" o:ole="t" filled="f" o:preferrelative="t" stroked="f" coordsize="21600,21600">
            <v:path/>
            <v:fill on="f" focussize="0,0"/>
            <v:stroke on="f" joinstyle="miter"/>
            <v:imagedata r:id="rId326" o:title=""/>
            <o:lock v:ext="edit" aspectratio="t"/>
            <w10:wrap type="none"/>
            <w10:anchorlock/>
          </v:shape>
          <o:OLEObject Type="Embed" ProgID="Equation.DSMT4" ShapeID="_x0000_i1210" DrawAspect="Content" ObjectID="_1468075910" r:id="rId325">
            <o:LockedField>false</o:LockedField>
          </o:OLEObject>
        </w:object>
      </w:r>
      <w:r>
        <w:rPr>
          <w:rFonts w:hint="eastAsia" w:ascii="Times New Roman" w:hAnsi="Times New Roman" w:eastAsia="仿宋" w:cs="Times New Roman"/>
          <w:sz w:val="24"/>
          <w:szCs w:val="24"/>
        </w:rPr>
        <w:t>，上下底面的距离为</w:t>
      </w:r>
      <w:r>
        <w:rPr>
          <w:rFonts w:ascii="Times New Roman" w:hAnsi="Times New Roman" w:eastAsia="仿宋" w:cs="Times New Roman"/>
          <w:position w:val="-6"/>
          <w:sz w:val="24"/>
          <w:szCs w:val="24"/>
        </w:rPr>
        <w:object>
          <v:shape id="_x0000_i1211" o:spt="75" type="#_x0000_t75" style="height:14.5pt;width:11.7pt;" o:ole="t" filled="f" o:preferrelative="t" stroked="f" coordsize="21600,21600">
            <v:path/>
            <v:fill on="f" focussize="0,0"/>
            <v:stroke on="f" joinstyle="miter"/>
            <v:imagedata r:id="rId328" o:title=""/>
            <o:lock v:ext="edit" aspectratio="t"/>
            <w10:wrap type="none"/>
            <w10:anchorlock/>
          </v:shape>
          <o:OLEObject Type="Embed" ProgID="Equation.DSMT4" ShapeID="_x0000_i1211" DrawAspect="Content" ObjectID="_1468075911" r:id="rId327">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求证：</w:t>
      </w:r>
      <w:r>
        <w:rPr>
          <w:rFonts w:ascii="Times New Roman" w:hAnsi="Times New Roman" w:eastAsia="仿宋" w:cs="Times New Roman"/>
          <w:position w:val="-24"/>
          <w:sz w:val="24"/>
          <w:szCs w:val="24"/>
        </w:rPr>
        <w:object>
          <v:shape id="_x0000_i1212" o:spt="75" type="#_x0000_t75" style="height:30.85pt;width:117.35pt;" o:ole="t" filled="f" o:preferrelative="t" stroked="f" coordsize="21600,21600">
            <v:path/>
            <v:fill on="f" focussize="0,0"/>
            <v:stroke on="f" joinstyle="miter"/>
            <v:imagedata r:id="rId330" o:title=""/>
            <o:lock v:ext="edit" aspectratio="t"/>
            <w10:wrap type="none"/>
            <w10:anchorlock/>
          </v:shape>
          <o:OLEObject Type="Embed" ProgID="Equation.DSMT4" ShapeID="_x0000_i1212" DrawAspect="Content" ObjectID="_1468075912" r:id="rId329">
            <o:LockedField>false</o:LockedField>
          </o:OLEObject>
        </w:object>
      </w:r>
      <w:r>
        <w:rPr>
          <w:rFonts w:ascii="Times New Roman" w:hAnsi="Times New Roman" w:eastAsia="仿宋" w:cs="Times New Roman"/>
          <w:kern w:val="0"/>
          <w:sz w:val="24"/>
          <w:szCs w:val="24"/>
        </w:rPr>
        <w:t>．</w:t>
      </w:r>
    </w:p>
    <w:bookmarkEnd w:id="11"/>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sz w:val="24"/>
          <w:szCs w:val="24"/>
        </w:rPr>
        <w:drawing>
          <wp:inline distT="0" distB="0" distL="0" distR="0">
            <wp:extent cx="1725930" cy="1165225"/>
            <wp:effectExtent l="0" t="0" r="762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1725930" cy="1165225"/>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分析</w:t>
      </w:r>
      <w:r>
        <w:rPr>
          <w:rFonts w:ascii="Times New Roman" w:hAnsi="Times New Roman" w:eastAsia="仿宋" w:cs="Times New Roman"/>
          <w:sz w:val="24"/>
          <w:szCs w:val="24"/>
        </w:rPr>
        <w:t>]</w:t>
      </w:r>
      <w:r>
        <w:rPr>
          <w:rFonts w:hint="eastAsia" w:ascii="Times New Roman" w:hAnsi="Times New Roman" w:eastAsia="仿宋" w:cs="Times New Roman"/>
          <w:sz w:val="24"/>
          <w:szCs w:val="24"/>
        </w:rPr>
        <w:t>从锥体的角度，台体可以看成用平行于锥体底面的截面截得的两个几何体，去掉小的那个锥体，余下的那个几何体即为台体</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这样台体的体积就可以用原来锥体的体积减去小的锥体体积得到</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bookmarkStart w:id="12" w:name="_Hlk79072492"/>
      <w:r>
        <w:rPr>
          <w:rFonts w:hint="eastAsia" w:ascii="Times New Roman" w:hAnsi="Times New Roman" w:eastAsia="仿宋" w:cs="Times New Roman"/>
          <w:sz w:val="24"/>
          <w:szCs w:val="24"/>
        </w:rPr>
        <w:t>证明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设去掉的锥体和原来的锥体的体积分别为</w:t>
      </w:r>
      <w:r>
        <w:rPr>
          <w:rFonts w:ascii="Times New Roman" w:hAnsi="Times New Roman" w:eastAsia="仿宋" w:cs="Times New Roman"/>
          <w:position w:val="-6"/>
          <w:sz w:val="24"/>
          <w:szCs w:val="24"/>
        </w:rPr>
        <w:object>
          <v:shape id="_x0000_i1213" o:spt="75" type="#_x0000_t75" style="height:14.5pt;width:14.5pt;" o:ole="t" filled="f" o:preferrelative="t" stroked="f" coordsize="21600,21600">
            <v:path/>
            <v:fill on="f" focussize="0,0"/>
            <v:stroke on="f" joinstyle="miter"/>
            <v:imagedata r:id="rId333" o:title=""/>
            <o:lock v:ext="edit" aspectratio="t"/>
            <w10:wrap type="none"/>
            <w10:anchorlock/>
          </v:shape>
          <o:OLEObject Type="Embed" ProgID="Equation.DSMT4" ShapeID="_x0000_i1213" DrawAspect="Content" ObjectID="_1468075913" r:id="rId332">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14" o:spt="75" type="#_x0000_t75" style="height:14.5pt;width:12.15pt;" o:ole="t" filled="f" o:preferrelative="t" stroked="f" coordsize="21600,21600">
            <v:path/>
            <v:fill on="f" focussize="0,0"/>
            <v:stroke on="f" joinstyle="miter"/>
            <v:imagedata r:id="rId335" o:title=""/>
            <o:lock v:ext="edit" aspectratio="t"/>
            <w10:wrap type="none"/>
            <w10:anchorlock/>
          </v:shape>
          <o:OLEObject Type="Embed" ProgID="Equation.DSMT4" ShapeID="_x0000_i1214" DrawAspect="Content" ObjectID="_1468075914" r:id="rId33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去掉的锥体高为</w:t>
      </w:r>
      <w:r>
        <w:rPr>
          <w:rFonts w:ascii="Times New Roman" w:hAnsi="Times New Roman" w:eastAsia="仿宋" w:cs="Times New Roman"/>
          <w:position w:val="-6"/>
          <w:sz w:val="24"/>
          <w:szCs w:val="24"/>
        </w:rPr>
        <w:object>
          <v:shape id="_x0000_i1215" o:spt="75" type="#_x0000_t75" style="height:11.7pt;width:11.7pt;" o:ole="t" filled="f" o:preferrelative="t" stroked="f" coordsize="21600,21600">
            <v:path/>
            <v:fill on="f" focussize="0,0"/>
            <v:stroke on="f" joinstyle="miter"/>
            <v:imagedata r:id="rId337" o:title=""/>
            <o:lock v:ext="edit" aspectratio="t"/>
            <w10:wrap type="none"/>
            <w10:anchorlock/>
          </v:shape>
          <o:OLEObject Type="Embed" ProgID="Equation.DSMT4" ShapeID="_x0000_i1215" DrawAspect="Content" ObjectID="_1468075915" r:id="rId336">
            <o:LockedField>false</o:LockedField>
          </o:OLEObject>
        </w:object>
      </w:r>
      <w:r>
        <w:rPr>
          <w:rFonts w:hint="eastAsia" w:ascii="Times New Roman" w:hAnsi="Times New Roman" w:eastAsia="仿宋" w:cs="Times New Roman"/>
          <w:sz w:val="24"/>
          <w:szCs w:val="24"/>
        </w:rPr>
        <w:t>，则</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216" o:spt="75" type="#_x0000_t75" style="height:30.85pt;width:49.1pt;" o:ole="t" filled="f" o:preferrelative="t" stroked="f" coordsize="21600,21600">
            <v:path/>
            <v:fill on="f" focussize="0,0"/>
            <v:stroke on="f" joinstyle="miter"/>
            <v:imagedata r:id="rId339" o:title=""/>
            <o:lock v:ext="edit" aspectratio="t"/>
            <w10:wrap type="none"/>
            <w10:anchorlock/>
          </v:shape>
          <o:OLEObject Type="Embed" ProgID="Equation.DSMT4" ShapeID="_x0000_i1216" DrawAspect="Content" ObjectID="_1468075916" r:id="rId33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17" o:spt="75" type="#_x0000_t75" style="height:30.85pt;width:72pt;" o:ole="t" filled="f" o:preferrelative="t" stroked="f" coordsize="21600,21600">
            <v:path/>
            <v:fill on="f" focussize="0,0"/>
            <v:stroke on="f" joinstyle="miter"/>
            <v:imagedata r:id="rId341" o:title=""/>
            <o:lock v:ext="edit" aspectratio="t"/>
            <w10:wrap type="none"/>
            <w10:anchorlock/>
          </v:shape>
          <o:OLEObject Type="Embed" ProgID="Equation.DSMT4" ShapeID="_x0000_i1217" DrawAspect="Content" ObjectID="_1468075917" r:id="rId34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bookmarkStart w:id="13" w:name="_Hlk79075043"/>
      <w:r>
        <w:rPr>
          <w:rFonts w:hint="eastAsia" w:ascii="Times New Roman" w:hAnsi="Times New Roman" w:eastAsia="仿宋" w:cs="Times New Roman"/>
          <w:sz w:val="24"/>
          <w:szCs w:val="24"/>
        </w:rPr>
        <w:t>因为</w:t>
      </w:r>
      <w:r>
        <w:rPr>
          <w:rFonts w:ascii="Times New Roman" w:hAnsi="Times New Roman" w:eastAsia="仿宋" w:cs="Times New Roman"/>
          <w:position w:val="-28"/>
          <w:sz w:val="24"/>
          <w:szCs w:val="24"/>
        </w:rPr>
        <w:object>
          <v:shape id="_x0000_i1218" o:spt="75" type="#_x0000_t75" style="height:36pt;width:60.8pt;" o:ole="t" filled="f" o:preferrelative="t" stroked="f" coordsize="21600,21600">
            <v:path/>
            <v:fill on="f" focussize="0,0"/>
            <v:stroke on="f" joinstyle="miter"/>
            <v:imagedata r:id="rId343" o:title=""/>
            <o:lock v:ext="edit" aspectratio="t"/>
            <w10:wrap type="none"/>
            <w10:anchorlock/>
          </v:shape>
          <o:OLEObject Type="Embed" ProgID="Equation.DSMT4" ShapeID="_x0000_i1218" DrawAspect="Content" ObjectID="_1468075918" r:id="rId342">
            <o:LockedField>false</o:LockedField>
          </o:OLEObject>
        </w:object>
      </w:r>
      <w:r>
        <w:rPr>
          <w:rFonts w:hint="eastAsia" w:ascii="Times New Roman" w:hAnsi="Times New Roman" w:eastAsia="仿宋" w:cs="Times New Roman"/>
          <w:sz w:val="24"/>
          <w:szCs w:val="24"/>
        </w:rPr>
        <w:t>，可解得</w:t>
      </w:r>
      <w:r>
        <w:rPr>
          <w:rFonts w:ascii="Times New Roman" w:hAnsi="Times New Roman" w:eastAsia="仿宋" w:cs="Times New Roman"/>
          <w:position w:val="-28"/>
          <w:sz w:val="24"/>
          <w:szCs w:val="24"/>
        </w:rPr>
        <w:object>
          <v:shape id="_x0000_i1219" o:spt="75" type="#_x0000_t75" style="height:36pt;width:70.6pt;" o:ole="t" filled="f" o:preferrelative="t" stroked="f" coordsize="21600,21600">
            <v:path/>
            <v:fill on="f" focussize="0,0"/>
            <v:stroke on="f" joinstyle="miter"/>
            <v:imagedata r:id="rId345" o:title=""/>
            <o:lock v:ext="edit" aspectratio="t"/>
            <w10:wrap type="none"/>
            <w10:anchorlock/>
          </v:shape>
          <o:OLEObject Type="Embed" ProgID="Equation.DSMT4" ShapeID="_x0000_i1219" DrawAspect="Content" ObjectID="_1468075919" r:id="rId344">
            <o:LockedField>false</o:LockedField>
          </o:OLEObject>
        </w:object>
      </w:r>
      <w:r>
        <w:rPr>
          <w:rFonts w:hint="eastAsia" w:ascii="Times New Roman" w:hAnsi="Times New Roman" w:eastAsia="仿宋" w:cs="Times New Roman"/>
          <w:sz w:val="24"/>
          <w:szCs w:val="24"/>
        </w:rPr>
        <w:t>，所以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220" o:spt="75" type="#_x0000_t75" style="height:36pt;width:251.55pt;" o:ole="t" filled="f" o:preferrelative="t" stroked="f" coordsize="21600,21600">
            <v:path/>
            <v:fill on="f" focussize="0,0"/>
            <v:stroke on="f" joinstyle="miter"/>
            <v:imagedata r:id="rId347" o:title=""/>
            <o:lock v:ext="edit" aspectratio="t"/>
            <w10:wrap type="none"/>
            <w10:anchorlock/>
          </v:shape>
          <o:OLEObject Type="Embed" ProgID="Equation.DSMT4" ShapeID="_x0000_i1220" DrawAspect="Content" ObjectID="_1468075920" r:id="rId346">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221" o:spt="75" type="#_x0000_t75" style="height:30.85pt;width:232.85pt;" o:ole="t" filled="f" o:preferrelative="t" stroked="f" coordsize="21600,21600">
            <v:path/>
            <v:fill on="f" focussize="0,0"/>
            <v:stroke on="f" joinstyle="miter"/>
            <v:imagedata r:id="rId349" o:title=""/>
            <o:lock v:ext="edit" aspectratio="t"/>
            <w10:wrap type="none"/>
            <w10:anchorlock/>
          </v:shape>
          <o:OLEObject Type="Embed" ProgID="Equation.DSMT4" ShapeID="_x0000_i1221" DrawAspect="Content" ObjectID="_1468075921" r:id="rId348">
            <o:LockedField>false</o:LockedField>
          </o:OLEObject>
        </w:object>
      </w:r>
      <w:r>
        <w:rPr>
          <w:rFonts w:ascii="Times New Roman" w:hAnsi="Times New Roman" w:eastAsia="仿宋" w:cs="Times New Roman"/>
          <w:kern w:val="0"/>
          <w:sz w:val="24"/>
          <w:szCs w:val="24"/>
        </w:rPr>
        <w:t>．</w:t>
      </w:r>
    </w:p>
    <w:bookmarkEnd w:id="12"/>
    <w:bookmarkEnd w:id="13"/>
    <w:p>
      <w:pPr>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小结</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本题是推导台体的体积公式，该公式不要求强行识记</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台体体积的计算关键是将它构造为原来锥体和去掉锥体的体积之差，难点在于用上下底面面积</w:t>
      </w:r>
      <w:r>
        <w:rPr>
          <w:rFonts w:ascii="Times New Roman" w:hAnsi="Times New Roman" w:eastAsia="仿宋" w:cs="Times New Roman"/>
          <w:position w:val="-6"/>
          <w:sz w:val="24"/>
          <w:szCs w:val="24"/>
        </w:rPr>
        <w:object>
          <v:shape id="_x0000_i1222" o:spt="75" type="#_x0000_t75" style="height:14.5pt;width:14.5pt;" o:ole="t" filled="f" o:preferrelative="t" stroked="f" coordsize="21600,21600">
            <v:path/>
            <v:fill on="f" focussize="0,0"/>
            <v:stroke on="f" joinstyle="miter"/>
            <v:imagedata r:id="rId324" o:title=""/>
            <o:lock v:ext="edit" aspectratio="t"/>
            <w10:wrap type="none"/>
            <w10:anchorlock/>
          </v:shape>
          <o:OLEObject Type="Embed" ProgID="Equation.DSMT4" ShapeID="_x0000_i1222" DrawAspect="Content" ObjectID="_1468075922" r:id="rId350">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23" o:spt="75" type="#_x0000_t75" style="height:14.5pt;width:11.7pt;" o:ole="t" filled="f" o:preferrelative="t" stroked="f" coordsize="21600,21600">
            <v:path/>
            <v:fill on="f" focussize="0,0"/>
            <v:stroke on="f" joinstyle="miter"/>
            <v:imagedata r:id="rId326" o:title=""/>
            <o:lock v:ext="edit" aspectratio="t"/>
            <w10:wrap type="none"/>
            <w10:anchorlock/>
          </v:shape>
          <o:OLEObject Type="Embed" ProgID="Equation.DSMT4" ShapeID="_x0000_i1223" DrawAspect="Content" ObjectID="_1468075923" r:id="rId351">
            <o:LockedField>false</o:LockedField>
          </o:OLEObject>
        </w:object>
      </w:r>
      <w:r>
        <w:rPr>
          <w:rFonts w:hint="eastAsia" w:ascii="Times New Roman" w:hAnsi="Times New Roman" w:eastAsia="仿宋" w:cs="Times New Roman"/>
          <w:sz w:val="24"/>
          <w:szCs w:val="24"/>
        </w:rPr>
        <w:t>，上下底面的距离为</w:t>
      </w:r>
      <w:r>
        <w:rPr>
          <w:rFonts w:ascii="Times New Roman" w:hAnsi="Times New Roman" w:eastAsia="仿宋" w:cs="Times New Roman"/>
          <w:position w:val="-6"/>
          <w:sz w:val="24"/>
          <w:szCs w:val="24"/>
        </w:rPr>
        <w:object>
          <v:shape id="_x0000_i1224" o:spt="75" type="#_x0000_t75" style="height:14.5pt;width:11.7pt;" o:ole="t" filled="f" o:preferrelative="t" stroked="f" coordsize="21600,21600">
            <v:path/>
            <v:fill on="f" focussize="0,0"/>
            <v:stroke on="f" joinstyle="miter"/>
            <v:imagedata r:id="rId328" o:title=""/>
            <o:lock v:ext="edit" aspectratio="t"/>
            <w10:wrap type="none"/>
            <w10:anchorlock/>
          </v:shape>
          <o:OLEObject Type="Embed" ProgID="Equation.DSMT4" ShapeID="_x0000_i1224" DrawAspect="Content" ObjectID="_1468075924" r:id="rId352">
            <o:LockedField>false</o:LockedField>
          </o:OLEObject>
        </w:object>
      </w:r>
      <w:r>
        <w:rPr>
          <w:rFonts w:hint="eastAsia" w:ascii="Times New Roman" w:hAnsi="Times New Roman" w:eastAsia="仿宋" w:cs="Times New Roman"/>
          <w:sz w:val="24"/>
          <w:szCs w:val="24"/>
        </w:rPr>
        <w:t>来表示圆锥的高</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特别地当</w:t>
      </w:r>
      <w:r>
        <w:rPr>
          <w:rFonts w:ascii="Times New Roman" w:hAnsi="Times New Roman" w:eastAsia="仿宋" w:cs="Times New Roman"/>
          <w:kern w:val="0"/>
          <w:position w:val="-6"/>
          <w:sz w:val="24"/>
          <w:szCs w:val="24"/>
        </w:rPr>
        <w:object>
          <v:shape id="_x0000_i1225" o:spt="75" type="#_x0000_t75" style="height:14.5pt;width:31.3pt;" o:ole="t" filled="f" o:preferrelative="t" stroked="f" coordsize="21600,21600">
            <v:path/>
            <v:fill on="f" focussize="0,0"/>
            <v:stroke on="f" joinstyle="miter"/>
            <v:imagedata r:id="rId354" o:title=""/>
            <o:lock v:ext="edit" aspectratio="t"/>
            <w10:wrap type="none"/>
            <w10:anchorlock/>
          </v:shape>
          <o:OLEObject Type="Embed" ProgID="Equation.DSMT4" ShapeID="_x0000_i1225" DrawAspect="Content" ObjectID="_1468075925" r:id="rId353">
            <o:LockedField>false</o:LockedField>
          </o:OLEObject>
        </w:object>
      </w:r>
      <w:r>
        <w:rPr>
          <w:rFonts w:hint="eastAsia" w:ascii="Times New Roman" w:hAnsi="Times New Roman" w:eastAsia="仿宋" w:cs="Times New Roman"/>
          <w:kern w:val="0"/>
          <w:sz w:val="24"/>
          <w:szCs w:val="24"/>
        </w:rPr>
        <w:t>时，</w:t>
      </w:r>
      <w:r>
        <w:rPr>
          <w:rFonts w:ascii="Times New Roman" w:hAnsi="Times New Roman" w:eastAsia="仿宋" w:cs="Times New Roman"/>
          <w:kern w:val="0"/>
          <w:position w:val="-24"/>
          <w:sz w:val="24"/>
          <w:szCs w:val="24"/>
        </w:rPr>
        <w:object>
          <v:shape id="_x0000_i1226" o:spt="75" type="#_x0000_t75" style="height:30.85pt;width:50.95pt;" o:ole="t" filled="f" o:preferrelative="t" stroked="f" coordsize="21600,21600">
            <v:path/>
            <v:fill on="f" focussize="0,0"/>
            <v:stroke on="f" joinstyle="miter"/>
            <v:imagedata r:id="rId356" o:title=""/>
            <o:lock v:ext="edit" aspectratio="t"/>
            <w10:wrap type="none"/>
            <w10:anchorlock/>
          </v:shape>
          <o:OLEObject Type="Embed" ProgID="Equation.DSMT4" ShapeID="_x0000_i1226" DrawAspect="Content" ObjectID="_1468075926" r:id="rId355">
            <o:LockedField>false</o:LockedField>
          </o:OLEObject>
        </w:object>
      </w:r>
      <w:r>
        <w:rPr>
          <w:rFonts w:hint="eastAsia" w:ascii="Times New Roman" w:hAnsi="Times New Roman" w:eastAsia="仿宋" w:cs="Times New Roman"/>
          <w:kern w:val="0"/>
          <w:sz w:val="24"/>
          <w:szCs w:val="24"/>
        </w:rPr>
        <w:t>；当</w:t>
      </w:r>
      <w:r>
        <w:rPr>
          <w:rFonts w:ascii="Times New Roman" w:hAnsi="Times New Roman" w:eastAsia="仿宋" w:cs="Times New Roman"/>
          <w:kern w:val="0"/>
          <w:position w:val="-6"/>
          <w:sz w:val="24"/>
          <w:szCs w:val="24"/>
        </w:rPr>
        <w:object>
          <v:shape id="_x0000_i1227" o:spt="75" type="#_x0000_t75" style="height:14.5pt;width:31.3pt;" o:ole="t" filled="f" o:preferrelative="t" stroked="f" coordsize="21600,21600">
            <v:path/>
            <v:fill on="f" focussize="0,0"/>
            <v:stroke on="f" joinstyle="miter"/>
            <v:imagedata r:id="rId358" o:title=""/>
            <o:lock v:ext="edit" aspectratio="t"/>
            <w10:wrap type="none"/>
            <w10:anchorlock/>
          </v:shape>
          <o:OLEObject Type="Embed" ProgID="Equation.DSMT4" ShapeID="_x0000_i1227" DrawAspect="Content" ObjectID="_1468075927" r:id="rId357">
            <o:LockedField>false</o:LockedField>
          </o:OLEObject>
        </w:object>
      </w:r>
      <w:r>
        <w:rPr>
          <w:rFonts w:hint="eastAsia" w:ascii="Times New Roman" w:hAnsi="Times New Roman" w:eastAsia="仿宋" w:cs="Times New Roman"/>
          <w:kern w:val="0"/>
          <w:sz w:val="24"/>
          <w:szCs w:val="24"/>
        </w:rPr>
        <w:t>时，</w:t>
      </w:r>
      <w:r>
        <w:rPr>
          <w:rFonts w:ascii="Times New Roman" w:hAnsi="Times New Roman" w:eastAsia="仿宋" w:cs="Times New Roman"/>
          <w:kern w:val="0"/>
          <w:position w:val="-14"/>
          <w:sz w:val="24"/>
          <w:szCs w:val="24"/>
        </w:rPr>
        <w:object>
          <v:shape id="_x0000_i1228" o:spt="75" type="#_x0000_t75" style="height:20.55pt;width:41.15pt;" o:ole="t" filled="f" o:preferrelative="t" stroked="f" coordsize="21600,21600">
            <v:path/>
            <v:fill on="f" focussize="0,0"/>
            <v:stroke on="f" joinstyle="miter"/>
            <v:imagedata r:id="rId360" o:title=""/>
            <o:lock v:ext="edit" aspectratio="t"/>
            <w10:wrap type="none"/>
            <w10:anchorlock/>
          </v:shape>
          <o:OLEObject Type="Embed" ProgID="Equation.DSMT4" ShapeID="_x0000_i1228" DrawAspect="Content" ObjectID="_1468075928" r:id="rId359">
            <o:LockedField>false</o:LockedField>
          </o:OLEObject>
        </w:objec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因此，从这个意义上讲，我们可以将圆锥和圆柱看作是圆台的特殊情形</w:t>
      </w:r>
      <w:r>
        <w:rPr>
          <w:rFonts w:ascii="Times New Roman" w:hAnsi="Times New Roman" w:eastAsia="仿宋" w:cs="Times New Roman"/>
          <w:kern w:val="0"/>
          <w:sz w:val="24"/>
          <w:szCs w:val="24"/>
        </w:rPr>
        <w:t>．</w:t>
      </w:r>
    </w:p>
    <w:p>
      <w:pPr>
        <w:spacing w:line="312" w:lineRule="auto"/>
        <w:ind w:firstLine="480"/>
        <w:rPr>
          <w:rFonts w:ascii="Times New Roman" w:hAnsi="Times New Roman" w:eastAsia="仿宋" w:cs="Times New Roman"/>
          <w:kern w:val="0"/>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通过</w:t>
      </w:r>
      <w:r>
        <w:rPr>
          <w:rFonts w:hint="eastAsia" w:ascii="Times New Roman" w:hAnsi="Times New Roman" w:eastAsia="仿宋" w:cs="Times New Roman"/>
          <w:sz w:val="24"/>
          <w:szCs w:val="24"/>
        </w:rPr>
        <w:t>例题，进一步巩固锥体的体积公式的应用，推导台体体积公式．</w:t>
      </w:r>
    </w:p>
    <w:p>
      <w:pPr>
        <w:spacing w:line="312" w:lineRule="auto"/>
        <w:ind w:firstLine="480" w:firstLineChars="200"/>
        <w:rPr>
          <w:rFonts w:ascii="Times New Roman" w:hAnsi="Times New Roman" w:eastAsia="仿宋" w:cs="Times New Roman"/>
          <w:kern w:val="0"/>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 迁移应用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1．已知四棱锥</w:t>
      </w:r>
      <w:r>
        <w:rPr>
          <w:rFonts w:ascii="Times New Roman" w:hAnsi="Times New Roman" w:eastAsia="仿宋" w:cs="Times New Roman"/>
          <w:position w:val="-6"/>
          <w:sz w:val="24"/>
          <w:szCs w:val="24"/>
        </w:rPr>
        <w:object>
          <v:shape id="_x0000_i1229" o:spt="75" type="#_x0000_t75" style="height:13.55pt;width:54.25pt;" o:ole="t" filled="f" o:preferrelative="t" stroked="f" coordsize="21600,21600">
            <v:path/>
            <v:fill on="f" focussize="0,0"/>
            <v:stroke on="f" joinstyle="miter"/>
            <v:imagedata r:id="rId362" o:title=""/>
            <o:lock v:ext="edit" aspectratio="t"/>
            <w10:wrap type="none"/>
            <w10:anchorlock/>
          </v:shape>
          <o:OLEObject Type="Embed" ProgID="Equation.DSMT4" ShapeID="_x0000_i1229" DrawAspect="Content" ObjectID="_1468075929" r:id="rId361">
            <o:LockedField>false</o:LockedField>
          </o:OLEObject>
        </w:object>
      </w:r>
      <w:r>
        <w:rPr>
          <w:rFonts w:ascii="Times New Roman" w:hAnsi="Times New Roman" w:eastAsia="仿宋" w:cs="Times New Roman"/>
          <w:sz w:val="24"/>
          <w:szCs w:val="24"/>
        </w:rPr>
        <w:t>的底面是边长为6的正方形，侧棱</w:t>
      </w:r>
      <w:r>
        <w:rPr>
          <w:rFonts w:ascii="Times New Roman" w:hAnsi="Times New Roman" w:eastAsia="仿宋" w:cs="Times New Roman"/>
          <w:position w:val="-4"/>
          <w:sz w:val="24"/>
          <w:szCs w:val="24"/>
        </w:rPr>
        <w:object>
          <v:shape id="_x0000_i1230" o:spt="75" type="#_x0000_t75" style="height:13.1pt;width:20.55pt;" o:ole="t" filled="f" o:preferrelative="t" stroked="f" coordsize="21600,21600">
            <v:path/>
            <v:fill on="f" focussize="0,0"/>
            <v:stroke on="f" joinstyle="miter"/>
            <v:imagedata r:id="rId364" o:title=""/>
            <o:lock v:ext="edit" aspectratio="t"/>
            <w10:wrap type="none"/>
            <w10:anchorlock/>
          </v:shape>
          <o:OLEObject Type="Embed" ProgID="Equation.DSMT4" ShapeID="_x0000_i1230" DrawAspect="Content" ObjectID="_1468075930" r:id="rId363">
            <o:LockedField>false</o:LockedField>
          </o:OLEObject>
        </w:object>
      </w:r>
      <w:r>
        <w:rPr>
          <w:rFonts w:ascii="Times New Roman" w:hAnsi="Times New Roman" w:eastAsia="仿宋" w:cs="Times New Roman"/>
          <w:sz w:val="24"/>
          <w:szCs w:val="24"/>
        </w:rPr>
        <w:t>垂直于底面，且</w:t>
      </w:r>
      <w:r>
        <w:rPr>
          <w:rFonts w:ascii="Times New Roman" w:hAnsi="Times New Roman" w:eastAsia="仿宋" w:cs="Times New Roman"/>
          <w:position w:val="-6"/>
          <w:sz w:val="24"/>
          <w:szCs w:val="24"/>
        </w:rPr>
        <w:object>
          <v:shape id="_x0000_i1231" o:spt="75" type="#_x0000_t75" style="height:13.55pt;width:36pt;" o:ole="t" filled="f" o:preferrelative="t" stroked="f" coordsize="21600,21600">
            <v:path/>
            <v:fill on="f" focussize="0,0"/>
            <v:stroke on="f" joinstyle="miter"/>
            <v:imagedata r:id="rId366" o:title=""/>
            <o:lock v:ext="edit" aspectratio="t"/>
            <w10:wrap type="none"/>
            <w10:anchorlock/>
          </v:shape>
          <o:OLEObject Type="Embed" ProgID="Equation.DSMT4" ShapeID="_x0000_i1231" DrawAspect="Content" ObjectID="_1468075931" r:id="rId365">
            <o:LockedField>false</o:LockedField>
          </o:OLEObject>
        </w:object>
      </w:r>
      <w:r>
        <w:rPr>
          <w:rFonts w:ascii="Times New Roman" w:hAnsi="Times New Roman" w:eastAsia="仿宋" w:cs="Times New Roman"/>
          <w:sz w:val="24"/>
          <w:szCs w:val="24"/>
        </w:rPr>
        <w:t>．求该四棱锥的体积．</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2．已知直三棱柱</w:t>
      </w:r>
      <w:r>
        <w:rPr>
          <w:rFonts w:ascii="Times New Roman" w:hAnsi="Times New Roman" w:eastAsia="仿宋" w:cs="Times New Roman"/>
          <w:position w:val="-6"/>
          <w:sz w:val="24"/>
          <w:szCs w:val="24"/>
        </w:rPr>
        <w:object>
          <v:shape id="_x0000_i1232" o:spt="75" type="#_x0000_t75" style="height:13.55pt;width:70.6pt;" o:ole="t" filled="f" o:preferrelative="t" stroked="f" coordsize="21600,21600">
            <v:path/>
            <v:fill on="f" focussize="0,0"/>
            <v:stroke on="f" joinstyle="miter"/>
            <v:imagedata r:id="rId368" o:title=""/>
            <o:lock v:ext="edit" aspectratio="t"/>
            <w10:wrap type="none"/>
            <w10:anchorlock/>
          </v:shape>
          <o:OLEObject Type="Embed" ProgID="Equation.DSMT4" ShapeID="_x0000_i1232" DrawAspect="Content" ObjectID="_1468075932" r:id="rId367">
            <o:LockedField>false</o:LockedField>
          </o:OLEObject>
        </w:object>
      </w:r>
      <w:r>
        <w:rPr>
          <w:rFonts w:ascii="Times New Roman" w:hAnsi="Times New Roman" w:eastAsia="仿宋" w:cs="Times New Roman"/>
          <w:sz w:val="24"/>
          <w:szCs w:val="24"/>
        </w:rPr>
        <w:t>的侧棱长为9，底面相邻的长分别是7和5，夹角为120°．求三棱锥</w:t>
      </w:r>
      <w:r>
        <w:rPr>
          <w:rFonts w:ascii="Times New Roman" w:hAnsi="Times New Roman" w:eastAsia="仿宋" w:cs="Times New Roman"/>
          <w:position w:val="-6"/>
          <w:sz w:val="24"/>
          <w:szCs w:val="24"/>
        </w:rPr>
        <w:object>
          <v:shape id="_x0000_i1233" o:spt="75" type="#_x0000_t75" style="height:13.55pt;width:54.25pt;" o:ole="t" filled="f" o:preferrelative="t" stroked="f" coordsize="21600,21600">
            <v:path/>
            <v:fill on="f" focussize="0,0"/>
            <v:stroke on="f" joinstyle="miter"/>
            <v:imagedata r:id="rId370" o:title=""/>
            <o:lock v:ext="edit" aspectratio="t"/>
            <w10:wrap type="none"/>
            <w10:anchorlock/>
          </v:shape>
          <o:OLEObject Type="Embed" ProgID="Equation.DSMT4" ShapeID="_x0000_i1233" DrawAspect="Content" ObjectID="_1468075933" r:id="rId369">
            <o:LockedField>false</o:LockedField>
          </o:OLEObject>
        </w:object>
      </w:r>
      <w:r>
        <w:rPr>
          <w:rFonts w:ascii="Times New Roman" w:hAnsi="Times New Roman" w:eastAsia="仿宋" w:cs="Times New Roman"/>
          <w:sz w:val="24"/>
          <w:szCs w:val="24"/>
        </w:rPr>
        <w:t>的体积．</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3．已知圆台上、下底面的半径分别为</w:t>
      </w:r>
      <w:r>
        <w:rPr>
          <w:rFonts w:ascii="Times New Roman" w:hAnsi="Times New Roman" w:eastAsia="仿宋" w:cs="Times New Roman"/>
          <w:position w:val="-12"/>
          <w:sz w:val="24"/>
          <w:szCs w:val="24"/>
        </w:rPr>
        <w:object>
          <v:shape id="_x0000_i1234" o:spt="75" type="#_x0000_t75" style="height:19.15pt;width:11.7pt;" o:ole="t" filled="f" o:preferrelative="t" stroked="f" coordsize="21600,21600">
            <v:path/>
            <v:fill on="f" focussize="0,0"/>
            <v:stroke on="f" joinstyle="miter"/>
            <v:imagedata r:id="rId372" o:title=""/>
            <o:lock v:ext="edit" aspectratio="t"/>
            <w10:wrap type="none"/>
            <w10:anchorlock/>
          </v:shape>
          <o:OLEObject Type="Embed" ProgID="Equation.DSMT4" ShapeID="_x0000_i1234" DrawAspect="Content" ObjectID="_1468075934" r:id="rId3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35" o:spt="75" type="#_x0000_t75" style="height:19.15pt;width:11.7pt;" o:ole="t" filled="f" o:preferrelative="t" stroked="f" coordsize="21600,21600">
            <v:path/>
            <v:fill on="f" focussize="0,0"/>
            <v:stroke on="f" joinstyle="miter"/>
            <v:imagedata r:id="rId374" o:title=""/>
            <o:lock v:ext="edit" aspectratio="t"/>
            <w10:wrap type="none"/>
            <w10:anchorlock/>
          </v:shape>
          <o:OLEObject Type="Embed" ProgID="Equation.DSMT4" ShapeID="_x0000_i1235" DrawAspect="Content" ObjectID="_1468075935" r:id="rId373">
            <o:LockedField>false</o:LockedField>
          </o:OLEObject>
        </w:object>
      </w:r>
      <w:r>
        <w:rPr>
          <w:rFonts w:ascii="Times New Roman" w:hAnsi="Times New Roman" w:eastAsia="仿宋" w:cs="Times New Roman"/>
          <w:sz w:val="24"/>
          <w:szCs w:val="24"/>
        </w:rPr>
        <w:t>，高为</w:t>
      </w:r>
      <w:r>
        <w:rPr>
          <w:rFonts w:ascii="Times New Roman" w:hAnsi="Times New Roman" w:eastAsia="仿宋" w:cs="Times New Roman"/>
          <w:position w:val="-6"/>
          <w:sz w:val="24"/>
          <w:szCs w:val="24"/>
        </w:rPr>
        <w:object>
          <v:shape id="_x0000_i1236" o:spt="75" type="#_x0000_t75" style="height:13.55pt;width:11.7pt;" o:ole="t" filled="f" o:preferrelative="t" stroked="f" coordsize="21600,21600">
            <v:path/>
            <v:fill on="f" focussize="0,0"/>
            <v:stroke on="f" joinstyle="miter"/>
            <v:imagedata r:id="rId376" o:title=""/>
            <o:lock v:ext="edit" aspectratio="t"/>
            <w10:wrap type="none"/>
            <w10:anchorlock/>
          </v:shape>
          <o:OLEObject Type="Embed" ProgID="Equation.DSMT4" ShapeID="_x0000_i1236" DrawAspect="Content" ObjectID="_1468075936" r:id="rId375">
            <o:LockedField>false</o:LockedField>
          </o:OLEObject>
        </w:objec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求证：</w:t>
      </w:r>
      <w:r>
        <w:rPr>
          <w:rFonts w:ascii="Times New Roman" w:hAnsi="Times New Roman" w:eastAsia="仿宋" w:cs="Times New Roman"/>
          <w:position w:val="-24"/>
          <w:sz w:val="24"/>
          <w:szCs w:val="24"/>
        </w:rPr>
        <w:object>
          <v:shape id="_x0000_i1237" o:spt="75" type="#_x0000_t75" style="height:30.85pt;width:129.05pt;" o:ole="t" filled="f" o:preferrelative="t" stroked="f" coordsize="21600,21600">
            <v:path/>
            <v:fill on="f" focussize="0,0"/>
            <v:stroke on="f" joinstyle="miter"/>
            <v:imagedata r:id="rId378" o:title=""/>
            <o:lock v:ext="edit" aspectratio="t"/>
            <w10:wrap type="none"/>
            <w10:anchorlock/>
          </v:shape>
          <o:OLEObject Type="Embed" ProgID="Equation.DSMT4" ShapeID="_x0000_i1237" DrawAspect="Content" ObjectID="_1468075937" r:id="rId377">
            <o:LockedField>false</o:LockedField>
          </o:OLEObject>
        </w:objec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pStyle w:val="16"/>
        <w:ind w:firstLine="480"/>
        <w:rPr>
          <w:rFonts w:ascii="仿宋" w:hAnsi="仿宋"/>
          <w:snapToGrid w:val="0"/>
          <w:kern w:val="0"/>
        </w:rPr>
      </w:pPr>
      <w:r>
        <w:t>1．</w:t>
      </w:r>
      <w:r>
        <w:rPr>
          <w:position w:val="-24"/>
        </w:rPr>
        <w:object>
          <v:shape id="_x0000_i1238" o:spt="75" type="#_x0000_t75" style="height:30.85pt;width:116.9pt;" o:ole="t" filled="f" o:preferrelative="t" stroked="f" coordsize="21600,21600">
            <v:path/>
            <v:fill on="f" focussize="0,0"/>
            <v:stroke on="f" joinstyle="miter"/>
            <v:imagedata r:id="rId380" o:title=""/>
            <o:lock v:ext="edit" aspectratio="t"/>
            <w10:wrap type="none"/>
            <w10:anchorlock/>
          </v:shape>
          <o:OLEObject Type="Embed" ProgID="Equation.DSMT4" ShapeID="_x0000_i1238" DrawAspect="Content" ObjectID="_1468075938" r:id="rId379">
            <o:LockedField>false</o:LockedField>
          </o:OLEObject>
        </w:object>
      </w:r>
      <w:r>
        <w:rPr>
          <w:rFonts w:hint="eastAsia" w:ascii="仿宋" w:hAnsi="仿宋"/>
          <w:snapToGrid w:val="0"/>
          <w:kern w:val="0"/>
        </w:rPr>
        <w:t>．</w:t>
      </w:r>
    </w:p>
    <w:p>
      <w:pPr>
        <w:pStyle w:val="16"/>
        <w:ind w:firstLine="480"/>
        <w:rPr>
          <w:rFonts w:ascii="仿宋" w:hAnsi="仿宋"/>
          <w:snapToGrid w:val="0"/>
          <w:kern w:val="0"/>
        </w:rPr>
      </w:pPr>
      <w:r>
        <w:t>2．</w:t>
      </w:r>
      <w:r>
        <w:rPr>
          <w:rFonts w:ascii="仿宋" w:hAnsi="仿宋"/>
          <w:snapToGrid w:val="0"/>
          <w:kern w:val="0"/>
        </w:rPr>
        <w:t>直三棱柱</w:t>
      </w:r>
      <w:r>
        <w:rPr>
          <w:position w:val="-6"/>
        </w:rPr>
        <w:object>
          <v:shape id="_x0000_i1239" o:spt="75" type="#_x0000_t75" style="height:13.55pt;width:70.6pt;" o:ole="t" filled="f" o:preferrelative="t" stroked="f" coordsize="21600,21600">
            <v:path/>
            <v:fill on="f" focussize="0,0"/>
            <v:stroke on="f" joinstyle="miter"/>
            <v:imagedata r:id="rId382" o:title=""/>
            <o:lock v:ext="edit" aspectratio="t"/>
            <w10:wrap type="none"/>
            <w10:anchorlock/>
          </v:shape>
          <o:OLEObject Type="Embed" ProgID="Equation.DSMT4" ShapeID="_x0000_i1239" DrawAspect="Content" ObjectID="_1468075939" r:id="rId381">
            <o:LockedField>false</o:LockedField>
          </o:OLEObject>
        </w:object>
      </w:r>
      <w:r>
        <w:rPr>
          <w:rFonts w:hint="eastAsia" w:ascii="仿宋" w:hAnsi="仿宋"/>
          <w:snapToGrid w:val="0"/>
          <w:kern w:val="0"/>
        </w:rPr>
        <w:t>底面积</w:t>
      </w:r>
      <w:r>
        <w:rPr>
          <w:position w:val="-24"/>
        </w:rPr>
        <w:object>
          <v:shape id="_x0000_i1240" o:spt="75" type="#_x0000_t75" style="height:34.15pt;width:160.35pt;" o:ole="t" filled="f" o:preferrelative="t" stroked="f" coordsize="21600,21600">
            <v:path/>
            <v:fill on="f" focussize="0,0"/>
            <v:stroke on="f" joinstyle="miter"/>
            <v:imagedata r:id="rId384" o:title=""/>
            <o:lock v:ext="edit" aspectratio="t"/>
            <w10:wrap type="none"/>
            <w10:anchorlock/>
          </v:shape>
          <o:OLEObject Type="Embed" ProgID="Equation.DSMT4" ShapeID="_x0000_i1240" DrawAspect="Content" ObjectID="_1468075940" r:id="rId383">
            <o:LockedField>false</o:LockedField>
          </o:OLEObject>
        </w:object>
      </w:r>
      <w:r>
        <w:rPr>
          <w:rFonts w:hint="eastAsia" w:ascii="仿宋" w:hAnsi="仿宋"/>
          <w:snapToGrid w:val="0"/>
          <w:kern w:val="0"/>
        </w:rPr>
        <w:t>，高</w:t>
      </w:r>
      <w:r>
        <w:rPr>
          <w:rFonts w:ascii="仿宋" w:hAnsi="仿宋"/>
          <w:snapToGrid w:val="0"/>
          <w:kern w:val="0"/>
        </w:rPr>
        <w:t>为</w:t>
      </w:r>
      <w:r>
        <w:rPr>
          <w:position w:val="-6"/>
        </w:rPr>
        <w:object>
          <v:shape id="_x0000_i1241" o:spt="75" type="#_x0000_t75" style="height:13.55pt;width:8.9pt;" o:ole="t" filled="f" o:preferrelative="t" stroked="f" coordsize="21600,21600">
            <v:path/>
            <v:fill on="f" focussize="0,0"/>
            <v:stroke on="f" joinstyle="miter"/>
            <v:imagedata r:id="rId386" o:title=""/>
            <o:lock v:ext="edit" aspectratio="t"/>
            <w10:wrap type="none"/>
            <w10:anchorlock/>
          </v:shape>
          <o:OLEObject Type="Embed" ProgID="Equation.DSMT4" ShapeID="_x0000_i1241" DrawAspect="Content" ObjectID="_1468075941" r:id="rId385">
            <o:LockedField>false</o:LockedField>
          </o:OLEObject>
        </w:object>
      </w:r>
      <w:r>
        <w:rPr>
          <w:rFonts w:ascii="仿宋" w:hAnsi="仿宋"/>
          <w:snapToGrid w:val="0"/>
          <w:kern w:val="0"/>
        </w:rPr>
        <w:t>，</w:t>
      </w:r>
      <w:r>
        <w:rPr>
          <w:rFonts w:hint="eastAsia" w:ascii="仿宋" w:hAnsi="仿宋"/>
          <w:snapToGrid w:val="0"/>
          <w:kern w:val="0"/>
        </w:rPr>
        <w:t>所以，体积</w:t>
      </w:r>
      <w:r>
        <w:rPr>
          <w:position w:val="-24"/>
        </w:rPr>
        <w:object>
          <v:shape id="_x0000_i1242" o:spt="75" type="#_x0000_t75" style="height:34.15pt;width:184.7pt;" o:ole="t" filled="f" o:preferrelative="t" stroked="f" coordsize="21600,21600">
            <v:path/>
            <v:fill on="f" focussize="0,0"/>
            <v:stroke on="f" joinstyle="miter"/>
            <v:imagedata r:id="rId388" o:title=""/>
            <o:lock v:ext="edit" aspectratio="t"/>
            <w10:wrap type="none"/>
            <w10:anchorlock/>
          </v:shape>
          <o:OLEObject Type="Embed" ProgID="Equation.DSMT4" ShapeID="_x0000_i1242" DrawAspect="Content" ObjectID="_1468075942" r:id="rId387">
            <o:LockedField>false</o:LockedField>
          </o:OLEObject>
        </w:object>
      </w:r>
      <w:r>
        <w:rPr>
          <w:rFonts w:hint="eastAsia" w:ascii="仿宋" w:hAnsi="仿宋"/>
          <w:snapToGrid w:val="0"/>
          <w:kern w:val="0"/>
        </w:rPr>
        <w:t>，</w:t>
      </w:r>
      <w:r>
        <w:rPr>
          <w:rFonts w:ascii="仿宋" w:hAnsi="仿宋"/>
          <w:snapToGrid w:val="0"/>
          <w:kern w:val="0"/>
        </w:rPr>
        <w:t>三棱锥</w:t>
      </w:r>
      <w:r>
        <w:rPr>
          <w:position w:val="-6"/>
        </w:rPr>
        <w:object>
          <v:shape id="_x0000_i1243" o:spt="75" type="#_x0000_t75" style="height:13.55pt;width:54.7pt;" o:ole="t" filled="f" o:preferrelative="t" stroked="f" coordsize="21600,21600">
            <v:path/>
            <v:fill on="f" focussize="0,0"/>
            <v:stroke on="f" joinstyle="miter"/>
            <v:imagedata r:id="rId390" o:title=""/>
            <o:lock v:ext="edit" aspectratio="t"/>
            <w10:wrap type="none"/>
            <w10:anchorlock/>
          </v:shape>
          <o:OLEObject Type="Embed" ProgID="Equation.DSMT4" ShapeID="_x0000_i1243" DrawAspect="Content" ObjectID="_1468075943" r:id="rId389">
            <o:LockedField>false</o:LockedField>
          </o:OLEObject>
        </w:object>
      </w:r>
      <w:r>
        <w:rPr>
          <w:rFonts w:ascii="仿宋" w:hAnsi="仿宋"/>
          <w:snapToGrid w:val="0"/>
          <w:kern w:val="0"/>
        </w:rPr>
        <w:t>的体积</w:t>
      </w:r>
      <w:r>
        <w:rPr>
          <w:position w:val="-24"/>
        </w:rPr>
        <w:object>
          <v:shape id="_x0000_i1244" o:spt="75" type="#_x0000_t75" style="height:34.15pt;width:149.6pt;" o:ole="t" filled="f" o:preferrelative="t" stroked="f" coordsize="21600,21600">
            <v:path/>
            <v:fill on="f" focussize="0,0"/>
            <v:stroke on="f" joinstyle="miter"/>
            <v:imagedata r:id="rId392" o:title=""/>
            <o:lock v:ext="edit" aspectratio="t"/>
            <w10:wrap type="none"/>
            <w10:anchorlock/>
          </v:shape>
          <o:OLEObject Type="Embed" ProgID="Equation.DSMT4" ShapeID="_x0000_i1244" DrawAspect="Content" ObjectID="_1468075944" r:id="rId391">
            <o:LockedField>false</o:LockedField>
          </o:OLEObject>
        </w:object>
      </w:r>
      <w:r>
        <w:rPr>
          <w:rFonts w:hint="eastAsia" w:ascii="仿宋" w:hAnsi="仿宋"/>
          <w:snapToGrid w:val="0"/>
          <w:kern w:val="0"/>
        </w:rPr>
        <w:t>．</w:t>
      </w:r>
    </w:p>
    <w:p>
      <w:pPr>
        <w:pStyle w:val="16"/>
        <w:ind w:firstLine="480"/>
        <w:rPr>
          <w:rFonts w:ascii="仿宋" w:hAnsi="仿宋"/>
          <w:snapToGrid w:val="0"/>
          <w:kern w:val="0"/>
        </w:rPr>
      </w:pPr>
      <w:r>
        <w:t>3．</w:t>
      </w:r>
      <w:r>
        <w:rPr>
          <w:rFonts w:hint="eastAsia" w:ascii="仿宋" w:hAnsi="仿宋"/>
          <w:snapToGrid w:val="0"/>
          <w:kern w:val="0"/>
        </w:rPr>
        <w:t>不妨设</w:t>
      </w:r>
      <w:r>
        <w:rPr>
          <w:position w:val="-12"/>
        </w:rPr>
        <w:object>
          <v:shape id="_x0000_i1245" o:spt="75" type="#_x0000_t75" style="height:18.25pt;width:29.9pt;" o:ole="t" filled="f" o:preferrelative="t" stroked="f" coordsize="21600,21600">
            <v:path/>
            <v:fill on="f" focussize="0,0"/>
            <v:stroke on="f" joinstyle="miter"/>
            <v:imagedata r:id="rId394" o:title=""/>
            <o:lock v:ext="edit" aspectratio="t"/>
            <w10:wrap type="none"/>
            <w10:anchorlock/>
          </v:shape>
          <o:OLEObject Type="Embed" ProgID="Equation.DSMT4" ShapeID="_x0000_i1245" DrawAspect="Content" ObjectID="_1468075945" r:id="rId393">
            <o:LockedField>false</o:LockedField>
          </o:OLEObject>
        </w:object>
      </w:r>
      <w:r>
        <w:rPr>
          <w:rFonts w:hint="eastAsia" w:ascii="仿宋" w:hAnsi="仿宋"/>
          <w:snapToGrid w:val="0"/>
          <w:kern w:val="0"/>
        </w:rPr>
        <w:t>，记去掉的圆锥和原来的圆锥的体积分别为</w:t>
      </w:r>
      <w:r>
        <w:rPr>
          <w:position w:val="-6"/>
        </w:rPr>
        <w:object>
          <v:shape id="_x0000_i1246" o:spt="75" type="#_x0000_t75" style="height:13.55pt;width:13.55pt;" o:ole="t" filled="f" o:preferrelative="t" stroked="f" coordsize="21600,21600">
            <v:path/>
            <v:fill on="f" focussize="0,0"/>
            <v:stroke on="f" joinstyle="miter"/>
            <v:imagedata r:id="rId396" o:title=""/>
            <o:lock v:ext="edit" aspectratio="t"/>
            <w10:wrap type="none"/>
            <w10:anchorlock/>
          </v:shape>
          <o:OLEObject Type="Embed" ProgID="Equation.DSMT4" ShapeID="_x0000_i1246" DrawAspect="Content" ObjectID="_1468075946" r:id="rId395">
            <o:LockedField>false</o:LockedField>
          </o:OLEObject>
        </w:object>
      </w:r>
      <w:r>
        <w:rPr>
          <w:rFonts w:hint="eastAsia" w:ascii="仿宋" w:hAnsi="仿宋"/>
          <w:snapToGrid w:val="0"/>
          <w:kern w:val="0"/>
        </w:rPr>
        <w:t>和</w:t>
      </w:r>
      <w:r>
        <w:rPr>
          <w:position w:val="-6"/>
        </w:rPr>
        <w:object>
          <v:shape id="_x0000_i1247" o:spt="75" type="#_x0000_t75" style="height:13.55pt;width:12.15pt;" o:ole="t" filled="f" o:preferrelative="t" stroked="f" coordsize="21600,21600">
            <v:path/>
            <v:fill on="f" focussize="0,0"/>
            <v:stroke on="f" joinstyle="miter"/>
            <v:imagedata r:id="rId398" o:title=""/>
            <o:lock v:ext="edit" aspectratio="t"/>
            <w10:wrap type="none"/>
            <w10:anchorlock/>
          </v:shape>
          <o:OLEObject Type="Embed" ProgID="Equation.DSMT4" ShapeID="_x0000_i1247" DrawAspect="Content" ObjectID="_1468075947" r:id="rId397">
            <o:LockedField>false</o:LockedField>
          </o:OLEObject>
        </w:object>
      </w:r>
      <w:r>
        <w:rPr>
          <w:rFonts w:hint="eastAsia" w:ascii="仿宋" w:hAnsi="仿宋"/>
          <w:snapToGrid w:val="0"/>
          <w:kern w:val="0"/>
        </w:rPr>
        <w:t>，去掉部分的高为</w:t>
      </w:r>
      <w:r>
        <w:rPr>
          <w:position w:val="-6"/>
        </w:rPr>
        <w:object>
          <v:shape id="_x0000_i1248" o:spt="75" type="#_x0000_t75" style="height:11.7pt;width:9.8pt;" o:ole="t" filled="f" o:preferrelative="t" stroked="f" coordsize="21600,21600">
            <v:path/>
            <v:fill on="f" focussize="0,0"/>
            <v:stroke on="f" joinstyle="miter"/>
            <v:imagedata r:id="rId400" o:title=""/>
            <o:lock v:ext="edit" aspectratio="t"/>
            <w10:wrap type="none"/>
            <w10:anchorlock/>
          </v:shape>
          <o:OLEObject Type="Embed" ProgID="Equation.DSMT4" ShapeID="_x0000_i1248" DrawAspect="Content" ObjectID="_1468075948" r:id="rId399">
            <o:LockedField>false</o:LockedField>
          </o:OLEObject>
        </w:object>
      </w:r>
      <w:r>
        <w:rPr>
          <w:rFonts w:hint="eastAsia" w:ascii="仿宋" w:hAnsi="仿宋"/>
          <w:snapToGrid w:val="0"/>
          <w:kern w:val="0"/>
        </w:rPr>
        <w:t>，所以有</w:t>
      </w:r>
      <w:r>
        <w:rPr>
          <w:position w:val="-30"/>
        </w:rPr>
        <w:object>
          <v:shape id="_x0000_i1249" o:spt="75" type="#_x0000_t75" style="height:34.15pt;width:50.95pt;" o:ole="t" filled="f" o:preferrelative="t" stroked="f" coordsize="21600,21600">
            <v:path/>
            <v:fill on="f" focussize="0,0"/>
            <v:stroke on="f" joinstyle="miter"/>
            <v:imagedata r:id="rId402" o:title=""/>
            <o:lock v:ext="edit" aspectratio="t"/>
            <w10:wrap type="none"/>
            <w10:anchorlock/>
          </v:shape>
          <o:OLEObject Type="Embed" ProgID="Equation.DSMT4" ShapeID="_x0000_i1249" DrawAspect="Content" ObjectID="_1468075949" r:id="rId401">
            <o:LockedField>false</o:LockedField>
          </o:OLEObject>
        </w:object>
      </w:r>
      <w:r>
        <w:rPr>
          <w:rFonts w:hint="eastAsia" w:ascii="仿宋" w:hAnsi="仿宋"/>
          <w:snapToGrid w:val="0"/>
          <w:kern w:val="0"/>
        </w:rPr>
        <w:t>，设</w:t>
      </w:r>
      <w:r>
        <w:rPr>
          <w:position w:val="-30"/>
        </w:rPr>
        <w:object>
          <v:shape id="_x0000_i1250" o:spt="75" type="#_x0000_t75" style="height:34.15pt;width:67.8pt;" o:ole="t" filled="f" o:preferrelative="t" stroked="f" coordsize="21600,21600">
            <v:path/>
            <v:fill on="f" focussize="0,0"/>
            <v:stroke on="f" joinstyle="miter"/>
            <v:imagedata r:id="rId404" o:title=""/>
            <o:lock v:ext="edit" aspectratio="t"/>
            <w10:wrap type="none"/>
            <w10:anchorlock/>
          </v:shape>
          <o:OLEObject Type="Embed" ProgID="Equation.DSMT4" ShapeID="_x0000_i1250" DrawAspect="Content" ObjectID="_1468075950" r:id="rId403">
            <o:LockedField>false</o:LockedField>
          </o:OLEObject>
        </w:object>
      </w:r>
      <w:r>
        <w:rPr>
          <w:rFonts w:hint="eastAsia" w:ascii="仿宋" w:hAnsi="仿宋"/>
          <w:snapToGrid w:val="0"/>
          <w:kern w:val="0"/>
        </w:rPr>
        <w:t>，所以</w:t>
      </w:r>
      <w:r>
        <w:rPr>
          <w:position w:val="-12"/>
        </w:rPr>
        <w:object>
          <v:shape id="_x0000_i1251" o:spt="75" type="#_x0000_t75" style="height:18.25pt;width:33.2pt;" o:ole="t" filled="f" o:preferrelative="t" stroked="f" coordsize="21600,21600">
            <v:path/>
            <v:fill on="f" focussize="0,0"/>
            <v:stroke on="f" joinstyle="miter"/>
            <v:imagedata r:id="rId406" o:title=""/>
            <o:lock v:ext="edit" aspectratio="t"/>
            <w10:wrap type="none"/>
            <w10:anchorlock/>
          </v:shape>
          <o:OLEObject Type="Embed" ProgID="Equation.DSMT4" ShapeID="_x0000_i1251" DrawAspect="Content" ObjectID="_1468075951" r:id="rId405">
            <o:LockedField>false</o:LockedField>
          </o:OLEObject>
        </w:object>
      </w:r>
      <w:r>
        <w:rPr>
          <w:rFonts w:hint="eastAsia" w:ascii="仿宋" w:hAnsi="仿宋"/>
          <w:snapToGrid w:val="0"/>
          <w:kern w:val="0"/>
        </w:rPr>
        <w:t>，</w:t>
      </w:r>
      <w:r>
        <w:rPr>
          <w:position w:val="-12"/>
        </w:rPr>
        <w:object>
          <v:shape id="_x0000_i1252" o:spt="75" type="#_x0000_t75" style="height:18.25pt;width:50.95pt;" o:ole="t" filled="f" o:preferrelative="t" stroked="f" coordsize="21600,21600">
            <v:path/>
            <v:fill on="f" focussize="0,0"/>
            <v:stroke on="f" joinstyle="miter"/>
            <v:imagedata r:id="rId408" o:title=""/>
            <o:lock v:ext="edit" aspectratio="t"/>
            <w10:wrap type="none"/>
            <w10:anchorlock/>
          </v:shape>
          <o:OLEObject Type="Embed" ProgID="Equation.DSMT4" ShapeID="_x0000_i1252" DrawAspect="Content" ObjectID="_1468075952" r:id="rId407">
            <o:LockedField>false</o:LockedField>
          </o:OLEObject>
        </w:object>
      </w:r>
      <w:r>
        <w:rPr>
          <w:rFonts w:hint="eastAsia" w:ascii="仿宋" w:hAnsi="仿宋"/>
          <w:snapToGrid w:val="0"/>
          <w:kern w:val="0"/>
        </w:rPr>
        <w:t>，所以</w:t>
      </w:r>
      <w:r>
        <w:rPr>
          <w:position w:val="-24"/>
        </w:rPr>
        <w:object>
          <v:shape id="_x0000_i1253" o:spt="75" type="#_x0000_t75" style="height:30.85pt;width:175.3pt;" o:ole="t" filled="f" o:preferrelative="t" stroked="f" coordsize="21600,21600">
            <v:path/>
            <v:fill on="f" focussize="0,0"/>
            <v:stroke on="f" joinstyle="miter"/>
            <v:imagedata r:id="rId410" o:title=""/>
            <o:lock v:ext="edit" aspectratio="t"/>
            <w10:wrap type="none"/>
            <w10:anchorlock/>
          </v:shape>
          <o:OLEObject Type="Embed" ProgID="Equation.DSMT4" ShapeID="_x0000_i1253" DrawAspect="Content" ObjectID="_1468075953" r:id="rId409">
            <o:LockedField>false</o:LockedField>
          </o:OLEObject>
        </w:object>
      </w:r>
      <w:r>
        <w:rPr>
          <w:position w:val="-24"/>
        </w:rPr>
        <w:object>
          <v:shape id="_x0000_i1254" o:spt="75" type="#_x0000_t75" style="height:30.85pt;width:73.4pt;" o:ole="t" filled="f" o:preferrelative="t" stroked="f" coordsize="21600,21600">
            <v:path/>
            <v:fill on="f" focussize="0,0"/>
            <v:stroke on="f" joinstyle="miter"/>
            <v:imagedata r:id="rId412" o:title=""/>
            <o:lock v:ext="edit" aspectratio="t"/>
            <w10:wrap type="none"/>
            <w10:anchorlock/>
          </v:shape>
          <o:OLEObject Type="Embed" ProgID="Equation.DSMT4" ShapeID="_x0000_i1254" DrawAspect="Content" ObjectID="_1468075954" r:id="rId411">
            <o:LockedField>false</o:LockedField>
          </o:OLEObject>
        </w:object>
      </w:r>
      <w:r>
        <w:rPr>
          <w:position w:val="-24"/>
        </w:rPr>
        <w:object>
          <v:shape id="_x0000_i1255" o:spt="75" type="#_x0000_t75" style="height:30.85pt;width:139.8pt;" o:ole="t" filled="f" o:preferrelative="t" stroked="f" coordsize="21600,21600">
            <v:path/>
            <v:fill on="f" focussize="0,0"/>
            <v:stroke on="f" joinstyle="miter"/>
            <v:imagedata r:id="rId414" o:title=""/>
            <o:lock v:ext="edit" aspectratio="t"/>
            <w10:wrap type="none"/>
            <w10:anchorlock/>
          </v:shape>
          <o:OLEObject Type="Embed" ProgID="Equation.DSMT4" ShapeID="_x0000_i1255" DrawAspect="Content" ObjectID="_1468075955" r:id="rId413">
            <o:LockedField>false</o:LockedField>
          </o:OLEObject>
        </w:object>
      </w:r>
      <w:r>
        <w:rPr>
          <w:position w:val="-24"/>
        </w:rPr>
        <w:object>
          <v:shape id="_x0000_i1256" o:spt="75" type="#_x0000_t75" style="height:30.85pt;width:100.5pt;" o:ole="t" filled="f" o:preferrelative="t" stroked="f" coordsize="21600,21600">
            <v:path/>
            <v:fill on="f" focussize="0,0"/>
            <v:stroke on="f" joinstyle="miter"/>
            <v:imagedata r:id="rId416" o:title=""/>
            <o:lock v:ext="edit" aspectratio="t"/>
            <w10:wrap type="none"/>
            <w10:anchorlock/>
          </v:shape>
          <o:OLEObject Type="Embed" ProgID="Equation.DSMT4" ShapeID="_x0000_i1256" DrawAspect="Content" ObjectID="_1468075956" r:id="rId415">
            <o:LockedField>false</o:LockedField>
          </o:OLEObject>
        </w:object>
      </w:r>
      <w:r>
        <w:rPr>
          <w:rFonts w:hint="eastAsia" w:ascii="仿宋" w:hAnsi="仿宋"/>
          <w:snapToGrid w:val="0"/>
          <w:color w:val="000000" w:themeColor="text1"/>
          <w:kern w:val="0"/>
        </w:rPr>
        <w:t>．</w:t>
      </w:r>
    </w:p>
    <w:p>
      <w:pPr>
        <w:spacing w:line="312" w:lineRule="auto"/>
        <w:ind w:firstLine="480"/>
        <w:rPr>
          <w:rFonts w:ascii="Times New Roman" w:hAnsi="Times New Roman" w:eastAsia="仿宋" w:cs="Times New Roman"/>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通过</w:t>
      </w:r>
      <w:r>
        <w:rPr>
          <w:rFonts w:hint="eastAsia" w:ascii="Times New Roman" w:hAnsi="Times New Roman" w:eastAsia="仿宋" w:cs="Times New Roman"/>
          <w:sz w:val="24"/>
          <w:szCs w:val="24"/>
        </w:rPr>
        <w:t>课堂练习加强锥体的体积公式的应用与理解</w: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w:t>
      </w:r>
      <w:r>
        <w:rPr>
          <w:rFonts w:ascii="Times New Roman" w:hAnsi="Times New Roman" w:eastAsia="仿宋" w:cs="Times New Roman"/>
          <w:b/>
          <w:bCs/>
          <w:sz w:val="24"/>
          <w:szCs w:val="24"/>
        </w:rPr>
        <w:t>五）课堂小结 布置作业</w:t>
      </w:r>
    </w:p>
    <w:p>
      <w:pPr>
        <w:spacing w:line="312" w:lineRule="auto"/>
        <w:ind w:firstLine="482" w:firstLineChars="200"/>
        <w:jc w:val="left"/>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回顾本节课所学的内容．我们先借助祖暅原理论证了等底同高的三棱锥体积相等，再通过割补法研究得出三棱锥的体积是等底同高的三棱柱体积的三分之一，进而得出棱锥的体积公式</w:t>
      </w:r>
      <w:r>
        <w:rPr>
          <w:rFonts w:ascii="Times New Roman" w:hAnsi="Times New Roman" w:eastAsia="仿宋" w:cs="Times New Roman"/>
          <w:sz w:val="24"/>
          <w:szCs w:val="24"/>
        </w:rPr>
        <w:object>
          <v:shape id="_x0000_i1257" o:spt="75" type="#_x0000_t75" style="height:30.85pt;width:58.45pt;" o:ole="t" filled="f" o:preferrelative="t" stroked="f" coordsize="21600,21600">
            <v:path/>
            <v:fill on="f" focussize="0,0"/>
            <v:stroke on="f" joinstyle="miter"/>
            <v:imagedata r:id="rId418" o:title=""/>
            <o:lock v:ext="edit" aspectratio="t"/>
            <w10:wrap type="none"/>
            <w10:anchorlock/>
          </v:shape>
          <o:OLEObject Type="Embed" ProgID="Equation.DSMT4" ShapeID="_x0000_i1257" DrawAspect="Content" ObjectID="_1468075957" r:id="rId417">
            <o:LockedField>false</o:LockedField>
          </o:OLEObject>
        </w:object>
      </w:r>
      <w:r>
        <w:rPr>
          <w:rFonts w:hint="eastAsia" w:ascii="Times New Roman" w:hAnsi="Times New Roman" w:eastAsia="仿宋" w:cs="Times New Roman"/>
          <w:sz w:val="24"/>
          <w:szCs w:val="24"/>
        </w:rPr>
        <w:t>和圆锥的体积公式</w:t>
      </w:r>
      <w:r>
        <w:rPr>
          <w:rFonts w:ascii="Times New Roman" w:hAnsi="Times New Roman" w:eastAsia="仿宋" w:cs="Times New Roman"/>
          <w:sz w:val="24"/>
          <w:szCs w:val="24"/>
        </w:rPr>
        <w:object>
          <v:shape id="_x0000_i1258" o:spt="75" type="#_x0000_t75" style="height:30.85pt;width:100.5pt;" o:ole="t" filled="f" o:preferrelative="t" stroked="f" coordsize="21600,21600">
            <v:path/>
            <v:fill on="f" focussize="0,0"/>
            <v:stroke on="f" joinstyle="miter"/>
            <v:imagedata r:id="rId420" o:title=""/>
            <o:lock v:ext="edit" aspectratio="t"/>
            <w10:wrap type="none"/>
            <w10:anchorlock/>
          </v:shape>
          <o:OLEObject Type="Embed" ProgID="Equation.DSMT4" ShapeID="_x0000_i1258" DrawAspect="Content" ObjectID="_1468075958" r:id="rId41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我们可以将棱锥和圆锥的体积公式统一记作</w:t>
      </w:r>
      <w:r>
        <w:rPr>
          <w:rFonts w:ascii="Times New Roman" w:hAnsi="Times New Roman" w:eastAsia="仿宋" w:cs="Times New Roman"/>
          <w:sz w:val="24"/>
          <w:szCs w:val="24"/>
        </w:rPr>
        <w:object>
          <v:shape id="_x0000_i1259" o:spt="75" type="#_x0000_t75" style="height:30.85pt;width:51.9pt;" o:ole="t" filled="f" o:preferrelative="t" stroked="f" coordsize="21600,21600">
            <v:path/>
            <v:fill on="f" focussize="0,0"/>
            <v:stroke on="f" joinstyle="miter"/>
            <v:imagedata r:id="rId422" o:title=""/>
            <o:lock v:ext="edit" aspectratio="t"/>
            <w10:wrap type="none"/>
            <w10:anchorlock/>
          </v:shape>
          <o:OLEObject Type="Embed" ProgID="Equation.DSMT4" ShapeID="_x0000_i1259" DrawAspect="Content" ObjectID="_1468075959" r:id="rId42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其中</w:t>
      </w:r>
      <w:r>
        <w:rPr>
          <w:rFonts w:ascii="Times New Roman" w:hAnsi="Times New Roman" w:eastAsia="仿宋" w:cs="Times New Roman"/>
          <w:sz w:val="24"/>
          <w:szCs w:val="24"/>
        </w:rPr>
        <w:object>
          <v:shape id="_x0000_i1260" o:spt="75" type="#_x0000_t75" style="height:14.5pt;width:11.7pt;" o:ole="t" filled="f" o:preferrelative="t" stroked="f" coordsize="21600,21600">
            <v:path/>
            <v:fill on="f" focussize="0,0"/>
            <v:stroke on="f" joinstyle="miter"/>
            <v:imagedata r:id="rId424" o:title=""/>
            <o:lock v:ext="edit" aspectratio="t"/>
            <w10:wrap type="none"/>
            <w10:anchorlock/>
          </v:shape>
          <o:OLEObject Type="Embed" ProgID="Equation.DSMT4" ShapeID="_x0000_i1260" DrawAspect="Content" ObjectID="_1468075960" r:id="rId423">
            <o:LockedField>false</o:LockedField>
          </o:OLEObject>
        </w:object>
      </w:r>
      <w:r>
        <w:rPr>
          <w:rFonts w:hint="eastAsia" w:ascii="Times New Roman" w:hAnsi="Times New Roman" w:eastAsia="仿宋" w:cs="Times New Roman"/>
          <w:sz w:val="24"/>
          <w:szCs w:val="24"/>
        </w:rPr>
        <w:t>是底面积，</w:t>
      </w:r>
      <w:r>
        <w:rPr>
          <w:rFonts w:ascii="Times New Roman" w:hAnsi="Times New Roman" w:eastAsia="仿宋" w:cs="Times New Roman"/>
          <w:sz w:val="24"/>
          <w:szCs w:val="24"/>
        </w:rPr>
        <w:object>
          <v:shape id="_x0000_i1261" o:spt="75" type="#_x0000_t75" style="height:14.5pt;width:11.7pt;" o:ole="t" filled="f" o:preferrelative="t" stroked="f" coordsize="21600,21600">
            <v:path/>
            <v:fill on="f" focussize="0,0"/>
            <v:stroke on="f" joinstyle="miter"/>
            <v:imagedata r:id="rId426" o:title=""/>
            <o:lock v:ext="edit" aspectratio="t"/>
            <w10:wrap type="none"/>
            <w10:anchorlock/>
          </v:shape>
          <o:OLEObject Type="Embed" ProgID="Equation.DSMT4" ShapeID="_x0000_i1261" DrawAspect="Content" ObjectID="_1468075961" r:id="rId425">
            <o:LockedField>false</o:LockedField>
          </o:OLEObject>
        </w:object>
      </w:r>
      <w:r>
        <w:rPr>
          <w:rFonts w:hint="eastAsia" w:ascii="Times New Roman" w:hAnsi="Times New Roman" w:eastAsia="仿宋" w:cs="Times New Roman"/>
          <w:sz w:val="24"/>
          <w:szCs w:val="24"/>
        </w:rPr>
        <w:t>是锥体的高</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本节课中，将棱锥的体积转化为若干三棱锥的和，将台体的体积转化为两个锥体的体积之差，这些都体会了转化与化归的数学思想；本节课在探索棱锥体积和应用体积公式求点到面的距离时，渗透了借助图像的性质和变换发现数学规律，发现图形与图形、图形与数量关系的直观想象素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本节课是锥体的第二节课，既是前一节课知识内容的延续，也为后续学习《球的体积》做准备．</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另外，通过对本节课的学习，希望各位同学能够养成用图形描述和表达熟悉的数学问题、启迪解决问题的思路的习惯．</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知识：锥体（台体）的体积公式．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思想方法：割补法，化归．</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核心素养：直观想象，逻辑推理，数学运算．</w:t>
      </w:r>
    </w:p>
    <w:p>
      <w:pPr>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pPr>
        <w:tabs>
          <w:tab w:val="left" w:pos="420"/>
        </w:tabs>
        <w:spacing w:line="312" w:lineRule="auto"/>
        <w:ind w:firstLine="480" w:firstLineChars="200"/>
        <w:textAlignment w:val="center"/>
        <w:rPr>
          <w:rFonts w:ascii="Times New Roman" w:hAnsi="Times New Roman" w:eastAsia="仿宋" w:cs="Times New Roman"/>
          <w:sz w:val="24"/>
          <w:szCs w:val="24"/>
        </w:rPr>
      </w:pPr>
      <w:bookmarkStart w:id="14" w:name="_Hlk77103628"/>
      <w:r>
        <w:rPr>
          <w:rFonts w:ascii="Times New Roman" w:hAnsi="Times New Roman" w:eastAsia="仿宋" w:cs="Times New Roman"/>
          <w:sz w:val="24"/>
          <w:szCs w:val="24"/>
        </w:rPr>
        <w:t>[基础练习]</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1．已知一个正三棱锥的底面边长为</w:t>
      </w:r>
      <w:r>
        <w:rPr>
          <w:rFonts w:ascii="Times New Roman" w:hAnsi="Times New Roman" w:eastAsia="仿宋" w:cs="Times New Roman"/>
          <w:sz w:val="24"/>
          <w:szCs w:val="24"/>
        </w:rPr>
        <w:object>
          <v:shape id="_x0000_i1262" o:spt="75" type="#_x0000_t75" style="height:14.5pt;width:11.7pt;" o:ole="t" filled="f" o:preferrelative="t" stroked="f" coordsize="21600,21600">
            <v:path/>
            <v:fill on="f" focussize="0,0"/>
            <v:stroke on="f" joinstyle="miter"/>
            <v:imagedata r:id="rId428" o:title=""/>
            <o:lock v:ext="edit" aspectratio="t"/>
            <w10:wrap type="none"/>
            <w10:anchorlock/>
          </v:shape>
          <o:OLEObject Type="Embed" ProgID="Equation.DSMT4" ShapeID="_x0000_i1262" DrawAspect="Content" ObjectID="_1468075962" r:id="rId427">
            <o:LockedField>false</o:LockedField>
          </o:OLEObject>
        </w:object>
      </w:r>
      <w:r>
        <w:rPr>
          <w:rFonts w:ascii="Times New Roman" w:hAnsi="Times New Roman" w:eastAsia="仿宋" w:cs="Times New Roman"/>
          <w:sz w:val="24"/>
          <w:szCs w:val="24"/>
        </w:rPr>
        <w:t>，侧棱长为</w:t>
      </w:r>
      <w:r>
        <w:rPr>
          <w:rFonts w:ascii="Times New Roman" w:hAnsi="Times New Roman" w:eastAsia="仿宋" w:cs="Times New Roman"/>
          <w:sz w:val="24"/>
          <w:szCs w:val="24"/>
        </w:rPr>
        <w:object>
          <v:shape id="_x0000_i1263" o:spt="75" type="#_x0000_t75" style="height:19.15pt;width:21.05pt;" o:ole="t" filled="f" o:preferrelative="t" stroked="f" coordsize="21600,21600">
            <v:path/>
            <v:fill on="f" focussize="0,0"/>
            <v:stroke on="f" joinstyle="miter"/>
            <v:imagedata r:id="rId430" o:title=""/>
            <o:lock v:ext="edit" aspectratio="t"/>
            <w10:wrap type="none"/>
            <w10:anchorlock/>
          </v:shape>
          <o:OLEObject Type="Embed" ProgID="Equation.DSMT4" ShapeID="_x0000_i1263" DrawAspect="Content" ObjectID="_1468075963" r:id="rId429">
            <o:LockedField>false</o:LockedField>
          </o:OLEObject>
        </w:object>
      </w:r>
      <w:r>
        <w:rPr>
          <w:rFonts w:ascii="Times New Roman" w:hAnsi="Times New Roman" w:eastAsia="仿宋" w:cs="Times New Roman"/>
          <w:sz w:val="24"/>
          <w:szCs w:val="24"/>
        </w:rPr>
        <w:t>．求这个三棱锥的体积．</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2．如图，已知三棱锥</w:t>
      </w:r>
      <w:r>
        <w:rPr>
          <w:rFonts w:ascii="Times New Roman" w:hAnsi="Times New Roman" w:eastAsia="仿宋" w:cs="Times New Roman"/>
          <w:sz w:val="24"/>
          <w:szCs w:val="24"/>
        </w:rPr>
        <w:object>
          <v:shape id="_x0000_i1264" o:spt="75" type="#_x0000_t75" style="height:13.55pt;width:45.35pt;" o:ole="t" filled="f" o:preferrelative="t" stroked="f" coordsize="21600,21600">
            <v:path/>
            <v:fill on="f" focussize="0,0"/>
            <v:stroke on="f" joinstyle="miter"/>
            <v:imagedata r:id="rId432" o:title=""/>
            <o:lock v:ext="edit" aspectratio="t"/>
            <w10:wrap type="none"/>
            <w10:anchorlock/>
          </v:shape>
          <o:OLEObject Type="Embed" ProgID="Equation.DSMT4" ShapeID="_x0000_i1264" DrawAspect="Content" ObjectID="_1468075964" r:id="rId431">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sz w:val="24"/>
          <w:szCs w:val="24"/>
        </w:rPr>
        <w:object>
          <v:shape id="_x0000_i1265" o:spt="75" type="#_x0000_t75" style="height:13.1pt;width:20.55pt;" o:ole="t" filled="f" o:preferrelative="t" stroked="f" coordsize="21600,21600">
            <v:path/>
            <v:fill on="f" focussize="0,0"/>
            <v:stroke on="f" joinstyle="miter"/>
            <v:imagedata r:id="rId434" o:title=""/>
            <o:lock v:ext="edit" aspectratio="t"/>
            <w10:wrap type="none"/>
            <w10:anchorlock/>
          </v:shape>
          <o:OLEObject Type="Embed" ProgID="Equation.DSMT4" ShapeID="_x0000_i1265" DrawAspect="Content" ObjectID="_1468075965" r:id="rId433">
            <o:LockedField>false</o:LockedField>
          </o:OLEObject>
        </w:object>
      </w:r>
      <w:r>
        <w:rPr>
          <w:rFonts w:ascii="Times New Roman" w:hAnsi="Times New Roman" w:eastAsia="仿宋" w:cs="Times New Roman"/>
          <w:sz w:val="24"/>
          <w:szCs w:val="24"/>
        </w:rPr>
        <w:t>垂直于平面</w:t>
      </w:r>
      <w:r>
        <w:rPr>
          <w:rFonts w:ascii="Times New Roman" w:hAnsi="Times New Roman" w:eastAsia="仿宋" w:cs="Times New Roman"/>
          <w:sz w:val="24"/>
          <w:szCs w:val="24"/>
        </w:rPr>
        <w:object>
          <v:shape id="_x0000_i1266" o:spt="75" type="#_x0000_t75" style="height:13.55pt;width:26.65pt;" o:ole="t" filled="f" o:preferrelative="t" stroked="f" coordsize="21600,21600">
            <v:path/>
            <v:fill on="f" focussize="0,0"/>
            <v:stroke on="f" joinstyle="miter"/>
            <v:imagedata r:id="rId436" o:title=""/>
            <o:lock v:ext="edit" aspectratio="t"/>
            <w10:wrap type="none"/>
            <w10:anchorlock/>
          </v:shape>
          <o:OLEObject Type="Embed" ProgID="Equation.DSMT4" ShapeID="_x0000_i1266" DrawAspect="Content" ObjectID="_1468075966" r:id="rId43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67" o:spt="75" type="#_x0000_t75" style="height:13.55pt;width:49.1pt;" o:ole="t" filled="f" o:preferrelative="t" stroked="f" coordsize="21600,21600">
            <v:path/>
            <v:fill on="f" focussize="0,0"/>
            <v:stroke on="f" joinstyle="miter"/>
            <v:imagedata r:id="rId438" o:title=""/>
            <o:lock v:ext="edit" aspectratio="t"/>
            <w10:wrap type="none"/>
            <w10:anchorlock/>
          </v:shape>
          <o:OLEObject Type="Embed" ProgID="Equation.DSMT4" ShapeID="_x0000_i1267" DrawAspect="Content" ObjectID="_1468075967" r:id="rId43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68" o:spt="75" type="#_x0000_t75" style="height:13.1pt;width:36.45pt;" o:ole="t" filled="f" o:preferrelative="t" stroked="f" coordsize="21600,21600">
            <v:path/>
            <v:fill on="f" focussize="0,0"/>
            <v:stroke on="f" joinstyle="miter"/>
            <v:imagedata r:id="rId440" o:title=""/>
            <o:lock v:ext="edit" aspectratio="t"/>
            <w10:wrap type="none"/>
            <w10:anchorlock/>
          </v:shape>
          <o:OLEObject Type="Embed" ProgID="Equation.DSMT4" ShapeID="_x0000_i1268" DrawAspect="Content" ObjectID="_1468075968" r:id="rId43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69" o:spt="75" type="#_x0000_t75" style="height:13.55pt;width:36pt;" o:ole="t" filled="f" o:preferrelative="t" stroked="f" coordsize="21600,21600">
            <v:path/>
            <v:fill on="f" focussize="0,0"/>
            <v:stroke on="f" joinstyle="miter"/>
            <v:imagedata r:id="rId442" o:title=""/>
            <o:lock v:ext="edit" aspectratio="t"/>
            <w10:wrap type="none"/>
            <w10:anchorlock/>
          </v:shape>
          <o:OLEObject Type="Embed" ProgID="Equation.DSMT4" ShapeID="_x0000_i1269" DrawAspect="Content" ObjectID="_1468075969" r:id="rId44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70" o:spt="75" type="#_x0000_t75" style="height:13.55pt;width:36pt;" o:ole="t" filled="f" o:preferrelative="t" stroked="f" coordsize="21600,21600">
            <v:path/>
            <v:fill on="f" focussize="0,0"/>
            <v:stroke on="f" joinstyle="miter"/>
            <v:imagedata r:id="rId444" o:title=""/>
            <o:lock v:ext="edit" aspectratio="t"/>
            <w10:wrap type="none"/>
            <w10:anchorlock/>
          </v:shape>
          <o:OLEObject Type="Embed" ProgID="Equation.DSMT4" ShapeID="_x0000_i1270" DrawAspect="Content" ObjectID="_1468075970" r:id="rId443">
            <o:LockedField>false</o:LockedField>
          </o:OLEObject>
        </w:object>
      </w:r>
      <w:r>
        <w:rPr>
          <w:rFonts w:ascii="Times New Roman" w:hAnsi="Times New Roman" w:eastAsia="仿宋" w:cs="Times New Roman"/>
          <w:sz w:val="24"/>
          <w:szCs w:val="24"/>
        </w:rPr>
        <w:t>．求点</w:t>
      </w:r>
      <w:r>
        <w:rPr>
          <w:rFonts w:ascii="Times New Roman" w:hAnsi="Times New Roman" w:eastAsia="仿宋" w:cs="Times New Roman"/>
          <w:sz w:val="24"/>
          <w:szCs w:val="24"/>
        </w:rPr>
        <w:object>
          <v:shape id="_x0000_i1271" o:spt="75" type="#_x0000_t75" style="height:13.1pt;width:12.15pt;" o:ole="t" filled="f" o:preferrelative="t" stroked="f" coordsize="21600,21600">
            <v:path/>
            <v:fill on="f" focussize="0,0"/>
            <v:stroke on="f" joinstyle="miter"/>
            <v:imagedata r:id="rId446" o:title=""/>
            <o:lock v:ext="edit" aspectratio="t"/>
            <w10:wrap type="none"/>
            <w10:anchorlock/>
          </v:shape>
          <o:OLEObject Type="Embed" ProgID="Equation.DSMT4" ShapeID="_x0000_i1271" DrawAspect="Content" ObjectID="_1468075971" r:id="rId445">
            <o:LockedField>false</o:LockedField>
          </o:OLEObject>
        </w:object>
      </w:r>
      <w:r>
        <w:rPr>
          <w:rFonts w:ascii="Times New Roman" w:hAnsi="Times New Roman" w:eastAsia="仿宋" w:cs="Times New Roman"/>
          <w:sz w:val="24"/>
          <w:szCs w:val="24"/>
        </w:rPr>
        <w:t>到平面</w:t>
      </w:r>
      <w:r>
        <w:rPr>
          <w:rFonts w:ascii="Times New Roman" w:hAnsi="Times New Roman" w:eastAsia="仿宋" w:cs="Times New Roman"/>
          <w:sz w:val="24"/>
          <w:szCs w:val="24"/>
        </w:rPr>
        <w:object>
          <v:shape id="_x0000_i1272" o:spt="75" type="#_x0000_t75" style="height:13.55pt;width:26.65pt;" o:ole="t" filled="f" o:preferrelative="t" stroked="f" coordsize="21600,21600">
            <v:path/>
            <v:fill on="f" focussize="0,0"/>
            <v:stroke on="f" joinstyle="miter"/>
            <v:imagedata r:id="rId448" o:title=""/>
            <o:lock v:ext="edit" aspectratio="t"/>
            <w10:wrap type="none"/>
            <w10:anchorlock/>
          </v:shape>
          <o:OLEObject Type="Embed" ProgID="Equation.DSMT4" ShapeID="_x0000_i1272" DrawAspect="Content" ObjectID="_1468075972" r:id="rId447">
            <o:LockedField>false</o:LockedField>
          </o:OLEObject>
        </w:object>
      </w:r>
      <w:r>
        <w:rPr>
          <w:rFonts w:ascii="Times New Roman" w:hAnsi="Times New Roman" w:eastAsia="仿宋" w:cs="Times New Roman"/>
          <w:sz w:val="24"/>
          <w:szCs w:val="24"/>
        </w:rPr>
        <w:t>的距离．</w:t>
      </w:r>
    </w:p>
    <w:p>
      <w:pPr>
        <w:spacing w:line="312" w:lineRule="auto"/>
        <w:ind w:firstLine="480" w:firstLineChars="200"/>
        <w:jc w:val="right"/>
        <w:textAlignment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267460" cy="926465"/>
            <wp:effectExtent l="19050" t="0" r="8890" b="0"/>
            <wp:docPr id="951591649" name="图片 951591649" descr="id:21474887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1649" name="图片 951591649" descr="id:2147488732;FounderCES"/>
                    <pic:cNvPicPr>
                      <a:picLocks noChangeAspect="1"/>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1267460" cy="926465"/>
                    </a:xfrm>
                    <a:prstGeom prst="rect">
                      <a:avLst/>
                    </a:prstGeom>
                  </pic:spPr>
                </pic:pic>
              </a:graphicData>
            </a:graphic>
          </wp:inline>
        </w:drawing>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3．棱锥被平行于底面的平面所截，当截面分别平分棱锥的高与体积时，相应的截面面积分别为</w:t>
      </w:r>
      <w:r>
        <w:rPr>
          <w:rFonts w:ascii="Times New Roman" w:hAnsi="Times New Roman" w:eastAsia="仿宋" w:cs="Times New Roman"/>
          <w:sz w:val="24"/>
          <w:szCs w:val="24"/>
        </w:rPr>
        <w:object>
          <v:shape id="_x0000_i1273" o:spt="75" type="#_x0000_t75" style="height:16.35pt;width:13.1pt;" o:ole="t" filled="f" o:preferrelative="t" stroked="f" coordsize="21600,21600">
            <v:path/>
            <v:fill on="f" focussize="0,0"/>
            <v:stroke on="f" joinstyle="miter"/>
            <v:imagedata r:id="rId451" o:title=""/>
            <o:lock v:ext="edit" aspectratio="t"/>
            <w10:wrap type="none"/>
            <w10:anchorlock/>
          </v:shape>
          <o:OLEObject Type="Embed" ProgID="Equation.DSMT4" ShapeID="_x0000_i1273" DrawAspect="Content" ObjectID="_1468075973" r:id="rId45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74" o:spt="75" type="#_x0000_t75" style="height:16.35pt;width:14.5pt;" o:ole="t" filled="f" o:preferrelative="t" stroked="f" coordsize="21600,21600">
            <v:path/>
            <v:fill on="f" focussize="0,0"/>
            <v:stroke on="f" joinstyle="miter"/>
            <v:imagedata r:id="rId453" o:title=""/>
            <o:lock v:ext="edit" aspectratio="t"/>
            <w10:wrap type="none"/>
            <w10:anchorlock/>
          </v:shape>
          <o:OLEObject Type="Embed" ProgID="Equation.DSMT4" ShapeID="_x0000_i1274" DrawAspect="Content" ObjectID="_1468075974" r:id="rId452">
            <o:LockedField>false</o:LockedField>
          </o:OLEObject>
        </w:object>
      </w:r>
      <w:r>
        <w:rPr>
          <w:rFonts w:ascii="Times New Roman" w:hAnsi="Times New Roman" w:eastAsia="仿宋" w:cs="Times New Roman"/>
          <w:sz w:val="24"/>
          <w:szCs w:val="24"/>
        </w:rPr>
        <w:t>．求证：</w:t>
      </w:r>
      <w:r>
        <w:rPr>
          <w:rFonts w:ascii="Times New Roman" w:hAnsi="Times New Roman" w:eastAsia="仿宋" w:cs="Times New Roman"/>
          <w:sz w:val="24"/>
          <w:szCs w:val="24"/>
        </w:rPr>
        <w:object>
          <v:shape id="_x0000_i1275" o:spt="75" type="#_x0000_t75" style="height:16.35pt;width:36pt;" o:ole="t" filled="f" o:preferrelative="t" stroked="f" coordsize="21600,21600">
            <v:path/>
            <v:fill on="f" focussize="0,0"/>
            <v:stroke on="f" joinstyle="miter"/>
            <v:imagedata r:id="rId455" o:title=""/>
            <o:lock v:ext="edit" aspectratio="t"/>
            <w10:wrap type="none"/>
            <w10:anchorlock/>
          </v:shape>
          <o:OLEObject Type="Embed" ProgID="Equation.DSMT4" ShapeID="_x0000_i1275" DrawAspect="Content" ObjectID="_1468075975" r:id="rId454">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4．用一个平面去截正方体，得到一个三棱锥，截得的三棱锥中，除了截面外另三个面的面积分别为</w:t>
      </w:r>
      <w:r>
        <w:rPr>
          <w:rFonts w:ascii="Times New Roman" w:hAnsi="Times New Roman" w:eastAsia="仿宋" w:cs="Times New Roman"/>
          <w:sz w:val="24"/>
          <w:szCs w:val="24"/>
        </w:rPr>
        <w:object>
          <v:shape id="_x0000_i1276" o:spt="75" type="#_x0000_t75" style="height:16.35pt;width:13.1pt;" o:ole="t" filled="f" o:preferrelative="t" stroked="f" coordsize="21600,21600">
            <v:path/>
            <v:fill on="f" focussize="0,0"/>
            <v:stroke on="f" joinstyle="miter"/>
            <v:imagedata r:id="rId451" o:title=""/>
            <o:lock v:ext="edit" aspectratio="t"/>
            <w10:wrap type="none"/>
            <w10:anchorlock/>
          </v:shape>
          <o:OLEObject Type="Embed" ProgID="Equation.DSMT4" ShapeID="_x0000_i1276" DrawAspect="Content" ObjectID="_1468075976" r:id="rId45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77" o:spt="75" type="#_x0000_t75" style="height:16.35pt;width:14.5pt;" o:ole="t" filled="f" o:preferrelative="t" stroked="f" coordsize="21600,21600">
            <v:path/>
            <v:fill on="f" focussize="0,0"/>
            <v:stroke on="f" joinstyle="miter"/>
            <v:imagedata r:id="rId458" o:title=""/>
            <o:lock v:ext="edit" aspectratio="t"/>
            <w10:wrap type="none"/>
            <w10:anchorlock/>
          </v:shape>
          <o:OLEObject Type="Embed" ProgID="Equation.DSMT4" ShapeID="_x0000_i1277" DrawAspect="Content" ObjectID="_1468075977" r:id="rId45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78" o:spt="75" type="#_x0000_t75" style="height:16.35pt;width:14.5pt;" o:ole="t" filled="f" o:preferrelative="t" stroked="f" coordsize="21600,21600">
            <v:path/>
            <v:fill on="f" focussize="0,0"/>
            <v:stroke on="f" joinstyle="miter"/>
            <v:imagedata r:id="rId460" o:title=""/>
            <o:lock v:ext="edit" aspectratio="t"/>
            <w10:wrap type="none"/>
            <w10:anchorlock/>
          </v:shape>
          <o:OLEObject Type="Embed" ProgID="Equation.DSMT4" ShapeID="_x0000_i1278" DrawAspect="Content" ObjectID="_1468075978" r:id="rId459">
            <o:LockedField>false</o:LockedField>
          </o:OLEObject>
        </w:object>
      </w:r>
      <w:r>
        <w:rPr>
          <w:rFonts w:ascii="Times New Roman" w:hAnsi="Times New Roman" w:eastAsia="仿宋" w:cs="Times New Roman"/>
          <w:sz w:val="24"/>
          <w:szCs w:val="24"/>
        </w:rPr>
        <w:t>．求这个三棱锥的体积．</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5．在三棱锥</w:t>
      </w:r>
      <w:r>
        <w:rPr>
          <w:rFonts w:ascii="Times New Roman" w:hAnsi="Times New Roman" w:eastAsia="仿宋" w:cs="Times New Roman"/>
          <w:sz w:val="24"/>
          <w:szCs w:val="24"/>
        </w:rPr>
        <w:object>
          <v:shape id="_x0000_i1279" o:spt="75" type="#_x0000_t75" style="height:14.5pt;width:45.35pt;" o:ole="t" filled="f" o:preferrelative="t" stroked="f" coordsize="21600,21600">
            <v:path/>
            <v:fill on="f" focussize="0,0"/>
            <v:stroke on="f" joinstyle="miter"/>
            <v:imagedata r:id="rId462" o:title=""/>
            <o:lock v:ext="edit" aspectratio="t"/>
            <w10:wrap type="none"/>
            <w10:anchorlock/>
          </v:shape>
          <o:OLEObject Type="Embed" ProgID="Equation.DSMT4" ShapeID="_x0000_i1279" DrawAspect="Content" ObjectID="_1468075979" r:id="rId461">
            <o:LockedField>false</o:LockedField>
          </o:OLEObject>
        </w:object>
      </w:r>
      <w:r>
        <w:rPr>
          <w:rFonts w:ascii="Times New Roman" w:hAnsi="Times New Roman" w:eastAsia="仿宋" w:cs="Times New Roman"/>
          <w:sz w:val="24"/>
          <w:szCs w:val="24"/>
        </w:rPr>
        <w:t>中，已知</w:t>
      </w:r>
      <w:r>
        <w:rPr>
          <w:rFonts w:ascii="Times New Roman" w:hAnsi="Times New Roman" w:eastAsia="仿宋" w:cs="Times New Roman"/>
          <w:sz w:val="24"/>
          <w:szCs w:val="24"/>
        </w:rPr>
        <w:object>
          <v:shape id="_x0000_i1280" o:spt="75" type="#_x0000_t75" style="height:14.5pt;width:92.55pt;" o:ole="t" filled="f" o:preferrelative="t" stroked="f" coordsize="21600,21600">
            <v:path/>
            <v:fill on="f" focussize="0,0"/>
            <v:stroke on="f" joinstyle="miter"/>
            <v:imagedata r:id="rId464" o:title=""/>
            <o:lock v:ext="edit" aspectratio="t"/>
            <w10:wrap type="none"/>
            <w10:anchorlock/>
          </v:shape>
          <o:OLEObject Type="Embed" ProgID="Equation.DSMT4" ShapeID="_x0000_i1280" DrawAspect="Content" ObjectID="_1468075980" r:id="rId46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81" o:spt="75" type="#_x0000_t75" style="height:16.35pt;width:45.35pt;" o:ole="t" filled="f" o:preferrelative="t" stroked="f" coordsize="21600,21600">
            <v:path/>
            <v:fill on="f" focussize="0,0"/>
            <v:stroke on="f" joinstyle="miter"/>
            <v:imagedata r:id="rId466" o:title=""/>
            <o:lock v:ext="edit" aspectratio="t"/>
            <w10:wrap type="none"/>
            <w10:anchorlock/>
          </v:shape>
          <o:OLEObject Type="Embed" ProgID="Equation.DSMT4" ShapeID="_x0000_i1281" DrawAspect="Content" ObjectID="_1468075981" r:id="rId46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82" o:spt="75" type="#_x0000_t75" style="height:14.5pt;width:36pt;" o:ole="t" filled="f" o:preferrelative="t" stroked="f" coordsize="21600,21600">
            <v:path/>
            <v:fill on="f" focussize="0,0"/>
            <v:stroke on="f" joinstyle="miter"/>
            <v:imagedata r:id="rId468" o:title=""/>
            <o:lock v:ext="edit" aspectratio="t"/>
            <w10:wrap type="none"/>
            <w10:anchorlock/>
          </v:shape>
          <o:OLEObject Type="Embed" ProgID="Equation.DSMT4" ShapeID="_x0000_i1282" DrawAspect="Content" ObjectID="_1468075982" r:id="rId4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83" o:spt="75" type="#_x0000_t75" style="height:19.15pt;width:45.35pt;" o:ole="t" filled="f" o:preferrelative="t" stroked="f" coordsize="21600,21600">
            <v:path/>
            <v:fill on="f" focussize="0,0"/>
            <v:stroke on="f" joinstyle="miter"/>
            <v:imagedata r:id="rId470" o:title=""/>
            <o:lock v:ext="edit" aspectratio="t"/>
            <w10:wrap type="none"/>
            <w10:anchorlock/>
          </v:shape>
          <o:OLEObject Type="Embed" ProgID="Equation.DSMT4" ShapeID="_x0000_i1283" DrawAspect="Content" ObjectID="_1468075983" r:id="rId469">
            <o:LockedField>false</o:LockedField>
          </o:OLEObject>
        </w:object>
      </w:r>
      <w:r>
        <w:rPr>
          <w:rFonts w:ascii="Times New Roman" w:hAnsi="Times New Roman" w:eastAsia="仿宋" w:cs="Times New Roman"/>
          <w:sz w:val="24"/>
          <w:szCs w:val="24"/>
        </w:rPr>
        <w:t>．求该三棱锥底面</w:t>
      </w:r>
      <w:r>
        <w:rPr>
          <w:rFonts w:ascii="Times New Roman" w:hAnsi="Times New Roman" w:eastAsia="仿宋" w:cs="Times New Roman"/>
          <w:sz w:val="24"/>
          <w:szCs w:val="24"/>
        </w:rPr>
        <w:object>
          <v:shape id="_x0000_i1284" o:spt="75" type="#_x0000_t75" style="height:14.5pt;width:28.5pt;" o:ole="t" filled="f" o:preferrelative="t" stroked="f" coordsize="21600,21600">
            <v:path/>
            <v:fill on="f" focussize="0,0"/>
            <v:stroke on="f" joinstyle="miter"/>
            <v:imagedata r:id="rId472" o:title=""/>
            <o:lock v:ext="edit" aspectratio="t"/>
            <w10:wrap type="none"/>
            <w10:anchorlock/>
          </v:shape>
          <o:OLEObject Type="Embed" ProgID="Equation.DSMT4" ShapeID="_x0000_i1284" DrawAspect="Content" ObjectID="_1468075984" r:id="rId471">
            <o:LockedField>false</o:LockedField>
          </o:OLEObject>
        </w:object>
      </w:r>
      <w:r>
        <w:rPr>
          <w:rFonts w:ascii="Times New Roman" w:hAnsi="Times New Roman" w:eastAsia="仿宋" w:cs="Times New Roman"/>
          <w:sz w:val="24"/>
          <w:szCs w:val="24"/>
        </w:rPr>
        <w:t>上的高与三棱锥的体积．</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6．如图，将一个长方体沿相邻三个面的对角线截出一个棱锥，求棱锥的体积与剩下的几何体的体积之比．</w:t>
      </w:r>
    </w:p>
    <w:p>
      <w:pPr>
        <w:spacing w:line="312" w:lineRule="auto"/>
        <w:ind w:firstLine="480" w:firstLineChars="200"/>
        <w:jc w:val="right"/>
        <w:textAlignment w:val="center"/>
        <w:rPr>
          <w:rFonts w:ascii="Times New Roman" w:hAnsi="Times New Roman" w:eastAsia="仿宋" w:cs="Times New Roman"/>
          <w:sz w:val="24"/>
          <w:szCs w:val="24"/>
        </w:rPr>
      </w:pPr>
      <w:r>
        <w:rPr>
          <w:rFonts w:ascii="Times New Roman" w:hAnsi="Times New Roman" w:eastAsia="仿宋" w:cs="Times New Roman"/>
          <w:sz w:val="24"/>
          <w:szCs w:val="24"/>
        </w:rPr>
        <w:pict>
          <v:group id="组合 1" o:spid="_x0000_s1095" o:spt="203" style="height:93.45pt;width:95.55pt;" coordsize="21301,20980">
            <o:lock v:ext="edit" aspectratio="t"/>
            <v:shape id="等腰三角形 34" o:spid="_x0000_s1105" o:spt="5" type="#_x0000_t5" style="position:absolute;left:2212;top:2369;flip:x;height:18611;width:19089;rotation:-10737581f;v-text-anchor:middle;" fillcolor="#D5DCE4"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" adj="10368">
              <v:path/>
              <v:fill on="t" focussize="0,0"/>
              <v:stroke weight="1pt" color="#333300" joinstyle="miter"/>
              <v:imagedata o:title=""/>
              <o:lock v:ext="edit" aspectratio="t"/>
            </v:shape>
            <v:group id="组合 35" o:spid="_x0000_s1096" o:spt="203" style="position:absolute;left:0;top:0;height:20817;width:18549;" coordsize="18549,20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">
              <o:lock v:ext="edit" aspectratio="t"/>
              <v:line id="直接连接符 36" o:spid="_x0000_s1104" o:spt="20" style="position:absolute;left:110;top:20573;height:0;width:1403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">
                <v:path arrowok="t"/>
                <v:fill focussize="0,0"/>
                <v:stroke weight="1pt" color="#000000"/>
                <v:imagedata o:title=""/>
                <o:lock v:ext="edit" aspectratio="t"/>
              </v:line>
              <v:group id="组合 37" o:spid="_x0000_s1097" o:spt="203" style="position:absolute;left:0;top:0;height:20817;width:18549;" coordsize="18549,20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">
                <o:lock v:ext="edit" aspectratio="t"/>
                <v:line id="直接连接符 38" o:spid="_x0000_s1103" o:spt="20" style="position:absolute;left:4478;top:15454;height:0;width:14031;"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">
                  <v:path arrowok="t"/>
                  <v:fill focussize="0,0"/>
                  <v:stroke weight="1pt" color="#000000" dashstyle="dash"/>
                  <v:imagedata o:title=""/>
                  <o:lock v:ext="edit" aspectratio="t"/>
                </v:line>
                <v:line id="直接连接符 39" o:spid="_x0000_s1102" o:spt="20" style="position:absolute;left:0;top:15454;flip:x;height:5363;width:4409;"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">
                  <v:path arrowok="t"/>
                  <v:fill focussize="0,0"/>
                  <v:stroke weight="1pt" color="#000000" dashstyle="dash"/>
                  <v:imagedata o:title=""/>
                  <o:lock v:ext="edit" aspectratio="t"/>
                </v:line>
                <v:line id="直接连接符 40" o:spid="_x0000_s1101" o:spt="20" style="position:absolute;left:4278;top:243;height:15211;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">
                  <v:path arrowok="t"/>
                  <v:fill focussize="0,0"/>
                  <v:stroke weight="1pt" color="#000000" dashstyle="dash"/>
                  <v:imagedata o:title=""/>
                  <o:lock v:ext="edit" aspectratio="t"/>
                </v:line>
                <v:group id="组合 41" o:spid="_x0000_s1098" o:spt="203" style="position:absolute;left:0;top:0;height:20661;width:18549;" coordsize="18549,2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">
                  <o:lock v:ext="edit" aspectratio="t"/>
                  <v:group id="组合 42" o:spid="_x0000_s1099" o:spt="203" style="position:absolute;left:0;top:0;height:20661;width:18549;" coordsize="18549,2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">
                    <o:lock v:ext="edit" aspectratio="t"/>
                    <v:line id="直接连接符 43" o:spid="_x0000_s1100" o:spt="20" style="position:absolute;left:4409;top:0;height:0;width:1403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">
                      <v:path arrowok="t"/>
                      <v:fill focussize="0,0"/>
                      <v:stroke weight="1pt" color="#000000"/>
                      <v:imagedata o:title=""/>
                      <o:lock v:ext="edit" aspectratio="t"/>
                    </v:line>
                    <v:line id="直接连接符 44" o:spid="_x0000_s1037" o:spt="20" style="position:absolute;left:0;top:0;flip:x;height:5363;width:4409;"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">
                      <v:path arrowok="t"/>
                      <v:fill focussize="0,0"/>
                      <v:stroke weight="1pt" color="#000000"/>
                      <v:imagedata o:title=""/>
                      <o:lock v:ext="edit" aspectratio="t"/>
                    </v:line>
                    <v:line id="直接连接符 45" o:spid="_x0000_s1038" o:spt="20" style="position:absolute;left:14140;top:15210;flip:x;height:5363;width:4409;"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">
                      <v:path arrowok="t"/>
                      <v:fill focussize="0,0"/>
                      <v:stroke weight="1pt" color="#000000"/>
                      <v:imagedata o:title=""/>
                      <o:lock v:ext="edit" aspectratio="t"/>
                    </v:line>
                    <v:line id="直接连接符 46" o:spid="_x0000_s1039" o:spt="20" style="position:absolute;left:130;top:5450;height:15211;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">
                      <v:path arrowok="t"/>
                      <v:fill focussize="0,0"/>
                      <v:stroke weight="1pt" color="#000000"/>
                      <v:imagedata o:title=""/>
                      <o:lock v:ext="edit" aspectratio="t"/>
                    </v:line>
                  </v:group>
                  <v:line id="直接连接符 47" o:spid="_x0000_s1040" o:spt="20" style="position:absolute;left:18439;top:87;height:15211;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">
                    <v:path arrowok="t"/>
                    <v:fill focussize="0,0"/>
                    <v:stroke weight="1pt" color="#000000"/>
                    <v:imagedata o:title=""/>
                    <o:lock v:ext="edit" aspectratio="t"/>
                  </v:line>
                  <v:line id="直接连接符 48" o:spid="_x0000_s1041" o:spt="20" style="position:absolute;left:14030;top:5363;height:15210;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">
                    <v:path arrowok="t"/>
                    <v:fill focussize="0,0"/>
                    <v:stroke weight="1pt" color="#000000"/>
                    <v:imagedata o:title=""/>
                    <o:lock v:ext="edit" aspectratio="t"/>
                  </v:line>
                  <v:line id="直接连接符 49" o:spid="_x0000_s1042" o:spt="20" style="position:absolute;left:110;top:5450;height:0;width:1403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">
                    <v:path arrowok="t"/>
                    <v:fill focussize="0,0"/>
                    <v:stroke weight="1pt" color="#000000"/>
                    <v:imagedata o:title=""/>
                    <o:lock v:ext="edit" aspectratio="t"/>
                  </v:line>
                </v:group>
                <v:line id="直接连接符 50" o:spid="_x0000_s1043" o:spt="20" style="position:absolute;left:13940;top:243;flip:x;height:5363;width:4409;"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">
                  <v:path arrowok="t"/>
                  <v:fill focussize="0,0"/>
                  <v:stroke weight="1pt" color="#000000"/>
                  <v:imagedata o:title=""/>
                  <o:lock v:ext="edit" aspectratio="t"/>
                </v:line>
              </v:group>
            </v:group>
            <w10:wrap type="none"/>
            <w10:anchorlock/>
          </v:group>
        </w:pict>
      </w:r>
    </w:p>
    <w:p>
      <w:pPr>
        <w:spacing w:line="312" w:lineRule="auto"/>
        <w:ind w:firstLine="480" w:firstLineChars="200"/>
        <w:textAlignment w:val="center"/>
        <w:rPr>
          <w:rFonts w:ascii="Times New Roman" w:hAnsi="Times New Roman" w:eastAsia="仿宋" w:cs="Times New Roman"/>
          <w:color w:val="000000" w:themeColor="text1"/>
          <w:sz w:val="24"/>
          <w:szCs w:val="24"/>
        </w:rPr>
      </w:pP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1．如图，一个倒立的圆锥形水杯，底面半径为</w:t>
      </w:r>
      <w:r>
        <w:rPr>
          <w:rFonts w:ascii="Times New Roman" w:hAnsi="Times New Roman" w:eastAsia="仿宋" w:cs="Times New Roman"/>
          <w:sz w:val="24"/>
          <w:szCs w:val="24"/>
        </w:rPr>
        <w:object>
          <v:shape id="_x0000_i1285" o:spt="75" type="#_x0000_t75" style="height:13.55pt;width:13.55pt;" o:ole="t" filled="f" o:preferrelative="t" stroked="f" coordsize="21600,21600">
            <v:path/>
            <v:fill on="f" focussize="0,0"/>
            <v:stroke on="f" joinstyle="miter"/>
            <v:imagedata r:id="rId474" o:title=""/>
            <o:lock v:ext="edit" aspectratio="t"/>
            <w10:wrap type="none"/>
            <w10:anchorlock/>
          </v:shape>
          <o:OLEObject Type="Embed" ProgID="Equation.DSMT4" ShapeID="_x0000_i1285" DrawAspect="Content" ObjectID="_1468075985" r:id="rId473">
            <o:LockedField>false</o:LockedField>
          </o:OLEObject>
        </w:object>
      </w:r>
      <w:r>
        <w:rPr>
          <w:rFonts w:ascii="Times New Roman" w:hAnsi="Times New Roman" w:eastAsia="仿宋" w:cs="Times New Roman"/>
          <w:sz w:val="24"/>
          <w:szCs w:val="24"/>
        </w:rPr>
        <w:t>cm，高为</w:t>
      </w:r>
      <w:r>
        <w:rPr>
          <w:rFonts w:ascii="Times New Roman" w:hAnsi="Times New Roman" w:eastAsia="仿宋" w:cs="Times New Roman"/>
          <w:sz w:val="24"/>
          <w:szCs w:val="24"/>
        </w:rPr>
        <w:object>
          <v:shape id="_x0000_i1286" o:spt="75" type="#_x0000_t75" style="height:13.55pt;width:13.55pt;" o:ole="t" filled="f" o:preferrelative="t" stroked="f" coordsize="21600,21600">
            <v:path/>
            <v:fill on="f" focussize="0,0"/>
            <v:stroke on="f" joinstyle="miter"/>
            <v:imagedata r:id="rId476" o:title=""/>
            <o:lock v:ext="edit" aspectratio="t"/>
            <w10:wrap type="none"/>
            <w10:anchorlock/>
          </v:shape>
          <o:OLEObject Type="Embed" ProgID="Equation.DSMT4" ShapeID="_x0000_i1286" DrawAspect="Content" ObjectID="_1468075986" r:id="rId475">
            <o:LockedField>false</o:LockedField>
          </o:OLEObject>
        </w:object>
      </w:r>
      <w:r>
        <w:rPr>
          <w:rFonts w:ascii="Times New Roman" w:hAnsi="Times New Roman" w:eastAsia="仿宋" w:cs="Times New Roman"/>
          <w:sz w:val="24"/>
          <w:szCs w:val="24"/>
        </w:rPr>
        <w:t>cm．将一定量的水注入其中，水形成的圆锥高为</w:t>
      </w:r>
      <w:r>
        <w:rPr>
          <w:rFonts w:ascii="Times New Roman" w:hAnsi="Times New Roman" w:eastAsia="仿宋" w:cs="Times New Roman"/>
          <w:sz w:val="24"/>
          <w:szCs w:val="24"/>
        </w:rPr>
        <w:object>
          <v:shape id="_x0000_i1287" o:spt="75" type="#_x0000_t75" style="height:13.55pt;width:11.7pt;" o:ole="t" filled="f" o:preferrelative="t" stroked="f" coordsize="21600,21600">
            <v:path/>
            <v:fill on="f" focussize="0,0"/>
            <v:stroke on="f" joinstyle="miter"/>
            <v:imagedata r:id="rId478" o:title=""/>
            <o:lock v:ext="edit" aspectratio="t"/>
            <w10:wrap type="none"/>
            <w10:anchorlock/>
          </v:shape>
          <o:OLEObject Type="Embed" ProgID="Equation.DSMT4" ShapeID="_x0000_i1287" DrawAspect="Content" ObjectID="_1468075987" r:id="rId477">
            <o:LockedField>false</o:LockedField>
          </o:OLEObject>
        </w:object>
      </w:r>
      <w:r>
        <w:rPr>
          <w:rFonts w:ascii="Times New Roman" w:hAnsi="Times New Roman" w:eastAsia="仿宋" w:cs="Times New Roman"/>
          <w:sz w:val="24"/>
          <w:szCs w:val="24"/>
        </w:rPr>
        <w:t>cm．</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（1）用</w:t>
      </w:r>
      <w:r>
        <w:rPr>
          <w:rFonts w:ascii="Times New Roman" w:hAnsi="Times New Roman" w:eastAsia="仿宋" w:cs="Times New Roman"/>
          <w:sz w:val="24"/>
          <w:szCs w:val="24"/>
        </w:rPr>
        <w:object>
          <v:shape id="_x0000_i1288" o:spt="75" type="#_x0000_t75" style="height:13.55pt;width:11.7pt;" o:ole="t" filled="f" o:preferrelative="t" stroked="f" coordsize="21600,21600">
            <v:path/>
            <v:fill on="f" focussize="0,0"/>
            <v:stroke on="f" joinstyle="miter"/>
            <v:imagedata r:id="rId480" o:title=""/>
            <o:lock v:ext="edit" aspectratio="t"/>
            <w10:wrap type="none"/>
            <w10:anchorlock/>
          </v:shape>
          <o:OLEObject Type="Embed" ProgID="Equation.DSMT4" ShapeID="_x0000_i1288" DrawAspect="Content" ObjectID="_1468075988" r:id="rId479">
            <o:LockedField>false</o:LockedField>
          </o:OLEObject>
        </w:object>
      </w:r>
      <w:r>
        <w:rPr>
          <w:rFonts w:ascii="Times New Roman" w:hAnsi="Times New Roman" w:eastAsia="仿宋" w:cs="Times New Roman"/>
          <w:sz w:val="24"/>
          <w:szCs w:val="24"/>
        </w:rPr>
        <w:t>表示水的体积；</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（2）若水的体积恰为圆锥形水杯容积的一半，求</w:t>
      </w:r>
      <w:r>
        <w:rPr>
          <w:rFonts w:ascii="Times New Roman" w:hAnsi="Times New Roman" w:eastAsia="仿宋" w:cs="Times New Roman"/>
          <w:sz w:val="24"/>
          <w:szCs w:val="24"/>
        </w:rPr>
        <w:object>
          <v:shape id="_x0000_i1289" o:spt="75" type="#_x0000_t75" style="height:13.55pt;width:11.7pt;" o:ole="t" filled="f" o:preferrelative="t" stroked="f" coordsize="21600,21600">
            <v:path/>
            <v:fill on="f" focussize="0,0"/>
            <v:stroke on="f" joinstyle="miter"/>
            <v:imagedata r:id="rId482" o:title=""/>
            <o:lock v:ext="edit" aspectratio="t"/>
            <w10:wrap type="none"/>
            <w10:anchorlock/>
          </v:shape>
          <o:OLEObject Type="Embed" ProgID="Equation.DSMT4" ShapeID="_x0000_i1289" DrawAspect="Content" ObjectID="_1468075989" r:id="rId481">
            <o:LockedField>false</o:LockedField>
          </o:OLEObject>
        </w:object>
      </w:r>
      <w:r>
        <w:rPr>
          <w:rFonts w:ascii="Times New Roman" w:hAnsi="Times New Roman" w:eastAsia="仿宋" w:cs="Times New Roman"/>
          <w:sz w:val="24"/>
          <w:szCs w:val="24"/>
        </w:rPr>
        <w:t>的值．(结果精确到</w:t>
      </w:r>
      <w:r>
        <w:rPr>
          <w:rFonts w:ascii="Times New Roman" w:hAnsi="Times New Roman" w:eastAsia="仿宋" w:cs="Times New Roman"/>
          <w:sz w:val="24"/>
          <w:szCs w:val="24"/>
        </w:rPr>
        <w:object>
          <v:shape id="_x0000_i1290" o:spt="75" type="#_x0000_t75" style="height:13.55pt;width:23.4pt;" o:ole="t" filled="f" o:preferrelative="t" stroked="f" coordsize="21600,21600">
            <v:path/>
            <v:fill on="f" focussize="0,0"/>
            <v:stroke on="f" joinstyle="miter"/>
            <v:imagedata r:id="rId484" o:title=""/>
            <o:lock v:ext="edit" aspectratio="t"/>
            <w10:wrap type="none"/>
            <w10:anchorlock/>
          </v:shape>
          <o:OLEObject Type="Embed" ProgID="Equation.DSMT4" ShapeID="_x0000_i1290" DrawAspect="Content" ObjectID="_1468075990" r:id="rId483">
            <o:LockedField>false</o:LockedField>
          </o:OLEObject>
        </w:object>
      </w:r>
      <w:r>
        <w:rPr>
          <w:rFonts w:ascii="Times New Roman" w:hAnsi="Times New Roman" w:eastAsia="仿宋" w:cs="Times New Roman"/>
          <w:sz w:val="24"/>
          <w:szCs w:val="24"/>
        </w:rPr>
        <w:t>cm)</w:t>
      </w:r>
    </w:p>
    <w:p>
      <w:pPr>
        <w:spacing w:line="312" w:lineRule="auto"/>
        <w:ind w:firstLine="480" w:firstLineChars="200"/>
        <w:jc w:val="center"/>
        <w:textAlignment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203960" cy="1080770"/>
            <wp:effectExtent l="19050" t="0" r="0" b="0"/>
            <wp:docPr id="889063411" name="图片 88906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63411" name="图片 889063411"/>
                    <pic:cNvPicPr>
                      <a:picLocks noChangeAspect="1" noChangeArrowheads="1"/>
                    </pic:cNvPicPr>
                  </pic:nvPicPr>
                  <pic:blipFill>
                    <a:blip r:embed="rId485" cstate="print"/>
                    <a:srcRect/>
                    <a:stretch>
                      <a:fillRect/>
                    </a:stretch>
                  </pic:blipFill>
                  <pic:spPr>
                    <a:xfrm>
                      <a:off x="0" y="0"/>
                      <a:ext cx="1204480" cy="1081392"/>
                    </a:xfrm>
                    <a:prstGeom prst="rect">
                      <a:avLst/>
                    </a:prstGeom>
                    <a:noFill/>
                    <a:ln w="9525">
                      <a:noFill/>
                      <a:miter lim="800000"/>
                      <a:headEnd/>
                      <a:tailEnd/>
                    </a:ln>
                  </pic:spPr>
                </pic:pic>
              </a:graphicData>
            </a:graphic>
          </wp:inline>
        </w:drawing>
      </w:r>
    </w:p>
    <w:p>
      <w:pPr>
        <w:spacing w:line="312" w:lineRule="auto"/>
        <w:ind w:firstLine="480" w:firstLineChars="200"/>
        <w:textAlignment w:val="center"/>
        <w:rPr>
          <w:rFonts w:ascii="Times New Roman" w:hAnsi="Times New Roman" w:eastAsia="仿宋" w:cs="Times New Roman"/>
          <w:sz w:val="24"/>
          <w:szCs w:val="24"/>
        </w:rPr>
      </w:pPr>
      <w:bookmarkStart w:id="15" w:name="_Hlk79093795"/>
      <w:r>
        <w:rPr>
          <w:rFonts w:ascii="Times New Roman" w:hAnsi="Times New Roman" w:eastAsia="仿宋" w:cs="Times New Roman"/>
          <w:sz w:val="24"/>
          <w:szCs w:val="24"/>
        </w:rPr>
        <w:t>2．我国古代数学名著《数书九章》中有“天池盆测雨”题：在下雨时，用一个圆台形的天池盆接雨水．天池盆盆口直径为二尺八寸，盆底直径为一尺二寸，盆深一尺八寸．若盆中积水深九寸，则降雨量是___________寸．</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（注：</w:t>
      </w:r>
      <w:r>
        <w:rPr>
          <w:rFonts w:hint="eastAsia" w:ascii="Times New Roman" w:hAnsi="Times New Roman" w:eastAsia="仿宋" w:cs="宋体"/>
          <w:sz w:val="24"/>
          <w:szCs w:val="24"/>
        </w:rPr>
        <w:t>①</w:t>
      </w:r>
      <w:r>
        <w:rPr>
          <w:rFonts w:ascii="Times New Roman" w:hAnsi="Times New Roman" w:eastAsia="仿宋" w:cs="Times New Roman"/>
          <w:sz w:val="24"/>
          <w:szCs w:val="24"/>
        </w:rPr>
        <w:t>一尺等于十寸；</w:t>
      </w:r>
      <w:r>
        <w:rPr>
          <w:rFonts w:hint="eastAsia" w:ascii="Times New Roman" w:hAnsi="Times New Roman" w:eastAsia="仿宋" w:cs="宋体"/>
          <w:sz w:val="24"/>
          <w:szCs w:val="24"/>
        </w:rPr>
        <w:t>②</w:t>
      </w:r>
      <w:r>
        <w:rPr>
          <w:rFonts w:ascii="Times New Roman" w:hAnsi="Times New Roman" w:eastAsia="仿宋" w:cs="Times New Roman"/>
          <w:sz w:val="24"/>
          <w:szCs w:val="24"/>
        </w:rPr>
        <w:t>降雨量等于盆中积水体积除以盆口面积）．</w:t>
      </w:r>
      <w:bookmarkEnd w:id="15"/>
    </w:p>
    <w:p>
      <w:pPr>
        <w:spacing w:line="312" w:lineRule="auto"/>
        <w:ind w:firstLine="480" w:firstLineChars="200"/>
        <w:textAlignment w:val="center"/>
        <w:rPr>
          <w:rFonts w:ascii="Times New Roman" w:hAnsi="Times New Roman" w:eastAsia="仿宋" w:cs="Times New Roman"/>
          <w:kern w:val="0"/>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通过课堂小结，进一步总结本节课的重点；通过课后练习，加强巩固本节课的知识要点，进一步掌握锥体（台体）的体积公式．</w:t>
      </w:r>
    </w:p>
    <w:p>
      <w:pPr>
        <w:spacing w:line="312" w:lineRule="auto"/>
        <w:ind w:firstLine="480" w:firstLineChars="200"/>
        <w:textAlignment w:val="center"/>
        <w:rPr>
          <w:rFonts w:ascii="Times New Roman" w:hAnsi="Times New Roman" w:eastAsia="仿宋" w:cs="Times New Roman"/>
          <w:sz w:val="24"/>
          <w:szCs w:val="24"/>
        </w:rPr>
      </w:pPr>
    </w:p>
    <w:bookmarkEnd w:id="14"/>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环节六</w:t>
      </w:r>
      <w:r>
        <w:rPr>
          <w:rFonts w:ascii="Times New Roman" w:hAnsi="Times New Roman" w:eastAsia="仿宋" w:cs="Times New Roman"/>
          <w:b/>
          <w:bCs/>
          <w:sz w:val="24"/>
          <w:szCs w:val="24"/>
        </w:rPr>
        <w:t>）</w:t>
      </w:r>
      <w:r>
        <w:rPr>
          <w:rFonts w:hint="eastAsia" w:ascii="Times New Roman" w:hAnsi="Times New Roman" w:eastAsia="仿宋" w:cs="Times New Roman"/>
          <w:b/>
          <w:bCs/>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在数学家庞加莱的心中“感觉到数学的美，感觉到数与形的协调，感觉到几何的优雅，这是所有真正的数学家都清楚的真实的美的感觉．”在本节课中，我们就是在祖暅原理的基础上，借助图形的性质研究了等底同高的柱体与锥体体积之间的协调关系，并利用锥体的体积优美地探索了台体体积．相信各位同学在学习数学的过程中能自觉地通过直观想象提出数学问题；借助图形探索解决问题的思路，从而形成更全面的思维方式．</w:t>
      </w:r>
    </w:p>
    <w:p>
      <w:pPr>
        <w:spacing w:line="312" w:lineRule="auto"/>
        <w:ind w:firstLine="480" w:firstLineChars="200"/>
        <w:textAlignment w:val="center"/>
        <w:rPr>
          <w:rFonts w:ascii="Times New Roman" w:hAnsi="Times New Roman" w:eastAsia="仿宋"/>
          <w:sz w:val="24"/>
          <w:szCs w:val="24"/>
        </w:rPr>
      </w:pP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ascii="Times New Roman" w:hAnsi="Times New Roman" w:eastAsia="仿宋"/>
          <w:sz w:val="24"/>
          <w:szCs w:val="24"/>
        </w:rPr>
        <w:t xml:space="preserve"> </w:t>
      </w:r>
      <w:r>
        <w:rPr>
          <w:rFonts w:hint="eastAsia" w:ascii="Times New Roman" w:hAnsi="Times New Roman" w:eastAsia="仿宋"/>
          <w:sz w:val="24"/>
          <w:szCs w:val="24"/>
        </w:rPr>
        <w:t>融入学科德育，升华本节课的育人价值．</w:t>
      </w:r>
    </w:p>
    <w:p>
      <w:pPr>
        <w:spacing w:line="312" w:lineRule="auto"/>
        <w:ind w:firstLine="480" w:firstLineChars="200"/>
        <w:textAlignment w:val="center"/>
        <w:rPr>
          <w:rFonts w:ascii="Times New Roman" w:hAnsi="Times New Roman" w:eastAsia="仿宋"/>
          <w:sz w:val="24"/>
          <w:szCs w:val="24"/>
        </w:rPr>
      </w:pP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参考答案</w:t>
      </w:r>
      <w:r>
        <w:rPr>
          <w:rFonts w:ascii="仿宋" w:hAnsi="仿宋"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291" o:spt="75" type="#_x0000_t75" style="height:14.5pt;width:8.9pt;" o:ole="t" filled="f" o:preferrelative="t" stroked="f" coordsize="21600,21600">
            <v:path/>
            <v:fill on="f" focussize="0,0"/>
            <v:stroke on="f" joinstyle="miter"/>
            <v:imagedata r:id="rId487" o:title=""/>
            <o:lock v:ext="edit" aspectratio="t"/>
            <w10:wrap type="none"/>
            <w10:anchorlock/>
          </v:shape>
          <o:OLEObject Type="Embed" ProgID="Equation.DSMT4" ShapeID="_x0000_i1291" DrawAspect="Content" ObjectID="_1468075991" r:id="rId486">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292" o:spt="75" type="#_x0000_t75" style="height:30.85pt;width:16.35pt;" o:ole="t" filled="f" o:preferrelative="t" stroked="f" coordsize="21600,21600">
            <v:path/>
            <v:fill on="f" focussize="0,0"/>
            <v:stroke on="f" joinstyle="miter"/>
            <v:imagedata r:id="rId489" o:title=""/>
            <o:lock v:ext="edit" aspectratio="t"/>
            <w10:wrap type="none"/>
            <w10:anchorlock/>
          </v:shape>
          <o:OLEObject Type="Embed" ProgID="Equation.DSMT4" ShapeID="_x0000_i1292" DrawAspect="Content" ObjectID="_1468075992" r:id="rId488">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3．设棱锥的高为</w:t>
      </w:r>
      <w:r>
        <w:rPr>
          <w:rFonts w:ascii="Times New Roman" w:hAnsi="Times New Roman" w:eastAsia="仿宋" w:cs="Times New Roman"/>
          <w:sz w:val="24"/>
          <w:szCs w:val="24"/>
        </w:rPr>
        <w:object>
          <v:shape id="_x0000_i1293" o:spt="75" type="#_x0000_t75" style="height:14.5pt;width:11.7pt;" o:ole="t" filled="f" o:preferrelative="t" stroked="f" coordsize="21600,21600">
            <v:path/>
            <v:fill on="f" focussize="0,0"/>
            <v:stroke on="f" joinstyle="miter"/>
            <v:imagedata r:id="rId491" o:title=""/>
            <o:lock v:ext="edit" aspectratio="t"/>
            <w10:wrap type="none"/>
            <w10:anchorlock/>
          </v:shape>
          <o:OLEObject Type="Embed" ProgID="Equation.DSMT4" ShapeID="_x0000_i1293" DrawAspect="Content" ObjectID="_1468075993" r:id="rId490">
            <o:LockedField>false</o:LockedField>
          </o:OLEObject>
        </w:object>
      </w:r>
      <w:r>
        <w:rPr>
          <w:rFonts w:ascii="Times New Roman" w:hAnsi="Times New Roman" w:eastAsia="仿宋" w:cs="Times New Roman"/>
          <w:sz w:val="24"/>
          <w:szCs w:val="24"/>
        </w:rPr>
        <w:t>，底面面积为</w:t>
      </w:r>
      <w:r>
        <w:rPr>
          <w:rFonts w:ascii="Times New Roman" w:hAnsi="Times New Roman" w:eastAsia="仿宋" w:cs="Times New Roman"/>
          <w:sz w:val="24"/>
          <w:szCs w:val="24"/>
        </w:rPr>
        <w:object>
          <v:shape id="_x0000_i1294" o:spt="75" type="#_x0000_t75" style="height:14.5pt;width:11.7pt;" o:ole="t" filled="f" o:preferrelative="t" stroked="f" coordsize="21600,21600">
            <v:path/>
            <v:fill on="f" focussize="0,0"/>
            <v:stroke on="f" joinstyle="miter"/>
            <v:imagedata r:id="rId493" o:title=""/>
            <o:lock v:ext="edit" aspectratio="t"/>
            <w10:wrap type="none"/>
            <w10:anchorlock/>
          </v:shape>
          <o:OLEObject Type="Embed" ProgID="Equation.DSMT4" ShapeID="_x0000_i1294" DrawAspect="Content" ObjectID="_1468075994" r:id="rId492">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当截面平分棱锥的高时，此时截面面积</w:t>
      </w:r>
      <w:r>
        <w:rPr>
          <w:rFonts w:ascii="Times New Roman" w:hAnsi="Times New Roman" w:eastAsia="仿宋" w:cs="Times New Roman"/>
          <w:sz w:val="24"/>
          <w:szCs w:val="24"/>
        </w:rPr>
        <w:object>
          <v:shape id="_x0000_i1295" o:spt="75" type="#_x0000_t75" style="height:30.85pt;width:34.6pt;" o:ole="t" filled="f" o:preferrelative="t" stroked="f" coordsize="21600,21600">
            <v:path/>
            <v:fill on="f" focussize="0,0"/>
            <v:stroke on="f" joinstyle="miter"/>
            <v:imagedata r:id="rId495" o:title=""/>
            <o:lock v:ext="edit" aspectratio="t"/>
            <w10:wrap type="none"/>
            <w10:anchorlock/>
          </v:shape>
          <o:OLEObject Type="Embed" ProgID="Equation.DSMT4" ShapeID="_x0000_i1295" DrawAspect="Content" ObjectID="_1468075995" r:id="rId494">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当截面平分棱锥的体积时，由</w:t>
      </w:r>
      <w:r>
        <w:rPr>
          <w:rFonts w:ascii="Times New Roman" w:hAnsi="Times New Roman" w:eastAsia="仿宋" w:cs="Times New Roman"/>
          <w:sz w:val="24"/>
          <w:szCs w:val="24"/>
        </w:rPr>
        <w:object>
          <v:shape id="_x0000_i1296" o:spt="75" type="#_x0000_t75" style="height:43.5pt;width:60.8pt;" o:ole="t" filled="f" o:preferrelative="t" stroked="f" coordsize="21600,21600">
            <v:path/>
            <v:fill on="f" focussize="0,0"/>
            <v:stroke on="f" joinstyle="miter"/>
            <v:imagedata r:id="rId497" o:title=""/>
            <o:lock v:ext="edit" aspectratio="t"/>
            <w10:wrap type="none"/>
            <w10:anchorlock/>
          </v:shape>
          <o:OLEObject Type="Embed" ProgID="Equation.DSMT4" ShapeID="_x0000_i1296" DrawAspect="Content" ObjectID="_1468075996" r:id="rId496">
            <o:LockedField>false</o:LockedField>
          </o:OLEObject>
        </w:object>
      </w:r>
      <w:r>
        <w:rPr>
          <w:rFonts w:ascii="Times New Roman" w:hAnsi="Times New Roman" w:eastAsia="仿宋" w:cs="Times New Roman"/>
          <w:sz w:val="24"/>
          <w:szCs w:val="24"/>
        </w:rPr>
        <w:t>，得此时截面面积</w:t>
      </w:r>
      <w:r>
        <w:rPr>
          <w:rFonts w:ascii="Times New Roman" w:hAnsi="Times New Roman" w:eastAsia="仿宋" w:cs="Times New Roman"/>
          <w:sz w:val="24"/>
          <w:szCs w:val="24"/>
        </w:rPr>
        <w:object>
          <v:shape id="_x0000_i1297" o:spt="75" type="#_x0000_t75" style="height:34.15pt;width:45.8pt;" o:ole="t" filled="f" o:preferrelative="t" stroked="f" coordsize="21600,21600">
            <v:path/>
            <v:fill on="f" focussize="0,0"/>
            <v:stroke on="f" joinstyle="miter"/>
            <v:imagedata r:id="rId499" o:title=""/>
            <o:lock v:ext="edit" aspectratio="t"/>
            <w10:wrap type="none"/>
            <w10:anchorlock/>
          </v:shape>
          <o:OLEObject Type="Embed" ProgID="Equation.DSMT4" ShapeID="_x0000_i1297" DrawAspect="Content" ObjectID="_1468075997" r:id="rId498">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sz w:val="24"/>
          <w:szCs w:val="24"/>
        </w:rPr>
        <w:object>
          <v:shape id="_x0000_i1298" o:spt="75" type="#_x0000_t75" style="height:19.15pt;width:36pt;" o:ole="t" filled="f" o:preferrelative="t" stroked="f" coordsize="21600,21600">
            <v:path/>
            <v:fill on="f" focussize="0,0"/>
            <v:stroke on="f" joinstyle="miter"/>
            <v:imagedata r:id="rId501" o:title=""/>
            <o:lock v:ext="edit" aspectratio="t"/>
            <w10:wrap type="none"/>
            <w10:anchorlock/>
          </v:shape>
          <o:OLEObject Type="Embed" ProgID="Equation.DSMT4" ShapeID="_x0000_i1298" DrawAspect="Content" ObjectID="_1468075998" r:id="rId500">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sz w:val="24"/>
          <w:szCs w:val="24"/>
        </w:rPr>
        <w:object>
          <v:shape id="_x0000_i1299" o:spt="75" type="#_x0000_t75" style="height:34.6pt;width:51.9pt;" o:ole="t" filled="f" o:preferrelative="t" stroked="f" coordsize="21600,21600">
            <v:path/>
            <v:fill on="f" focussize="0,0"/>
            <v:stroke on="f" joinstyle="miter"/>
            <v:imagedata r:id="rId503" o:title=""/>
            <o:lock v:ext="edit" aspectratio="t"/>
            <w10:wrap type="none"/>
            <w10:anchorlock/>
          </v:shape>
          <o:OLEObject Type="Embed" ProgID="Equation.DSMT4" ShapeID="_x0000_i1299" DrawAspect="Content" ObjectID="_1468075999" r:id="rId502">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5．</w:t>
      </w:r>
      <w:r>
        <w:rPr>
          <w:rFonts w:ascii="Times New Roman" w:hAnsi="Times New Roman" w:eastAsia="仿宋" w:cs="Times New Roman"/>
          <w:sz w:val="24"/>
          <w:szCs w:val="24"/>
        </w:rPr>
        <w:object>
          <v:shape id="_x0000_i1300" o:spt="75" type="#_x0000_t75" style="height:30.85pt;width:12.15pt;" o:ole="t" filled="f" o:preferrelative="t" stroked="f" coordsize="21600,21600">
            <v:path/>
            <v:fill on="f" focussize="0,0"/>
            <v:stroke on="f" joinstyle="miter"/>
            <v:imagedata r:id="rId505" o:title=""/>
            <o:lock v:ext="edit" aspectratio="t"/>
            <w10:wrap type="none"/>
            <w10:anchorlock/>
          </v:shape>
          <o:OLEObject Type="Embed" ProgID="Equation.DSMT4" ShapeID="_x0000_i1300" DrawAspect="Content" ObjectID="_1468076000" r:id="rId50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301" o:spt="75" type="#_x0000_t75" style="height:34.15pt;width:21.05pt;" o:ole="t" filled="f" o:preferrelative="t" stroked="f" coordsize="21600,21600">
            <v:path/>
            <v:fill on="f" focussize="0,0"/>
            <v:stroke on="f" joinstyle="miter"/>
            <v:imagedata r:id="rId507" o:title=""/>
            <o:lock v:ext="edit" aspectratio="t"/>
            <w10:wrap type="none"/>
            <w10:anchorlock/>
          </v:shape>
          <o:OLEObject Type="Embed" ProgID="Equation.DSMT4" ShapeID="_x0000_i1301" DrawAspect="Content" ObjectID="_1468076001" r:id="rId506">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Times New Roman" w:eastAsia="仿宋" w:cs="Times New Roman"/>
          <w:sz w:val="24"/>
          <w:szCs w:val="24"/>
        </w:rPr>
        <w:object>
          <v:shape id="_x0000_i1302" o:spt="75" type="#_x0000_t75" style="height:14.5pt;width:20.55pt;" o:ole="t" filled="f" o:preferrelative="t" stroked="f" coordsize="21600,21600">
            <v:path/>
            <v:fill on="f" focussize="0,0"/>
            <v:stroke on="f" joinstyle="miter"/>
            <v:imagedata r:id="rId509" o:title=""/>
            <o:lock v:ext="edit" aspectratio="t"/>
            <w10:wrap type="none"/>
            <w10:anchorlock/>
          </v:shape>
          <o:OLEObject Type="Embed" ProgID="Equation.DSMT4" ShapeID="_x0000_i1302" DrawAspect="Content" ObjectID="_1468076002" r:id="rId508">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1．（1）设水形成的圆锥的底面半径长为</w:t>
      </w:r>
      <w:r>
        <w:rPr>
          <w:rFonts w:ascii="Times New Roman" w:hAnsi="Times New Roman" w:eastAsia="仿宋" w:cs="Times New Roman"/>
          <w:sz w:val="24"/>
          <w:szCs w:val="24"/>
        </w:rPr>
        <w:object>
          <v:shape id="_x0000_i1303" o:spt="75" type="#_x0000_t75" style="height:11.7pt;width:8.9pt;" o:ole="t" filled="f" o:preferrelative="t" stroked="f" coordsize="21600,21600">
            <v:path/>
            <v:fill on="f" focussize="0,0"/>
            <v:stroke on="f" joinstyle="miter"/>
            <v:imagedata r:id="rId511" o:title=""/>
            <o:lock v:ext="edit" aspectratio="t"/>
            <w10:wrap type="none"/>
            <w10:anchorlock/>
          </v:shape>
          <o:OLEObject Type="Embed" ProgID="Equation.DSMT4" ShapeID="_x0000_i1303" DrawAspect="Content" ObjectID="_1468076003" r:id="rId510">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由题设，</w:t>
      </w:r>
      <w:r>
        <w:rPr>
          <w:rFonts w:ascii="Times New Roman" w:hAnsi="Times New Roman" w:eastAsia="仿宋" w:cs="Times New Roman"/>
          <w:sz w:val="24"/>
          <w:szCs w:val="24"/>
        </w:rPr>
        <w:object>
          <v:shape id="_x0000_i1304" o:spt="75" type="#_x0000_t75" style="height:30.85pt;width:41.15pt;" o:ole="t" filled="f" o:preferrelative="t" stroked="f" coordsize="21600,21600">
            <v:path/>
            <v:fill on="f" focussize="0,0"/>
            <v:stroke on="f" joinstyle="miter"/>
            <v:imagedata r:id="rId513" o:title=""/>
            <o:lock v:ext="edit" aspectratio="t"/>
            <w10:wrap type="none"/>
            <w10:anchorlock/>
          </v:shape>
          <o:OLEObject Type="Embed" ProgID="Equation.DSMT4" ShapeID="_x0000_i1304" DrawAspect="Content" ObjectID="_1468076004" r:id="rId512">
            <o:LockedField>false</o:LockedField>
          </o:OLEObject>
        </w:object>
      </w:r>
      <w:r>
        <w:rPr>
          <w:rFonts w:ascii="Times New Roman" w:hAnsi="Times New Roman" w:eastAsia="仿宋" w:cs="Times New Roman"/>
          <w:sz w:val="24"/>
          <w:szCs w:val="24"/>
        </w:rPr>
        <w:t>，于是</w:t>
      </w:r>
      <w:r>
        <w:rPr>
          <w:rFonts w:ascii="Times New Roman" w:hAnsi="Times New Roman" w:eastAsia="仿宋" w:cs="Times New Roman"/>
          <w:sz w:val="24"/>
          <w:szCs w:val="24"/>
        </w:rPr>
        <w:object>
          <v:shape id="_x0000_i1305" o:spt="75" type="#_x0000_t75" style="height:30.85pt;width:34.6pt;" o:ole="t" filled="f" o:preferrelative="t" stroked="f" coordsize="21600,21600">
            <v:path/>
            <v:fill on="f" focussize="0,0"/>
            <v:stroke on="f" joinstyle="miter"/>
            <v:imagedata r:id="rId515" o:title=""/>
            <o:lock v:ext="edit" aspectratio="t"/>
            <w10:wrap type="none"/>
            <w10:anchorlock/>
          </v:shape>
          <o:OLEObject Type="Embed" ProgID="Equation.DSMT4" ShapeID="_x0000_i1305" DrawAspect="Content" ObjectID="_1468076005" r:id="rId514">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因此水的体积</w:t>
      </w:r>
      <w:r>
        <w:rPr>
          <w:rFonts w:ascii="Times New Roman" w:hAnsi="Times New Roman" w:eastAsia="仿宋" w:cs="Times New Roman"/>
          <w:sz w:val="24"/>
          <w:szCs w:val="24"/>
        </w:rPr>
        <w:object>
          <v:shape id="_x0000_i1306" o:spt="75" type="#_x0000_t75" style="height:30.85pt;width:102.4pt;" o:ole="t" filled="f" o:preferrelative="t" stroked="f" coordsize="21600,21600">
            <v:path/>
            <v:fill on="f" focussize="0,0"/>
            <v:stroke on="f" joinstyle="miter"/>
            <v:imagedata r:id="rId517" o:title=""/>
            <o:lock v:ext="edit" aspectratio="t"/>
            <w10:wrap type="none"/>
            <w10:anchorlock/>
          </v:shape>
          <o:OLEObject Type="Embed" ProgID="Equation.DSMT4" ShapeID="_x0000_i1306" DrawAspect="Content" ObjectID="_1468076006" r:id="rId516">
            <o:LockedField>false</o:LockedField>
          </o:OLEObject>
        </w:object>
      </w:r>
      <w:r>
        <w:rPr>
          <w:rFonts w:ascii="Times New Roman" w:hAnsi="Times New Roman" w:eastAsia="仿宋" w:cs="Times New Roman"/>
          <w:sz w:val="24"/>
          <w:szCs w:val="24"/>
        </w:rPr>
        <w:t>(cm</w:t>
      </w:r>
      <w:r>
        <w:rPr>
          <w:rFonts w:ascii="Times New Roman" w:hAnsi="Times New Roman" w:eastAsia="仿宋" w:cs="Times New Roman"/>
          <w:sz w:val="24"/>
          <w:szCs w:val="24"/>
        </w:rPr>
        <w:object>
          <v:shape id="_x0000_i1307" o:spt="75" type="#_x0000_t75" style="height:14.95pt;width:6.1pt;" o:ole="t" filled="f" o:preferrelative="t" stroked="f" coordsize="21600,21600">
            <v:path/>
            <v:fill on="f" focussize="0,0"/>
            <v:stroke on="f" joinstyle="miter"/>
            <v:imagedata r:id="rId519" o:title=""/>
            <o:lock v:ext="edit" aspectratio="t"/>
            <w10:wrap type="none"/>
            <w10:anchorlock/>
          </v:shape>
          <o:OLEObject Type="Embed" ProgID="Equation.DSMT4" ShapeID="_x0000_i1307" DrawAspect="Content" ObjectID="_1468076007" r:id="rId518">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（2）由题设，圆锥形水杯容积为</w:t>
      </w:r>
      <w:r>
        <w:rPr>
          <w:rFonts w:ascii="Times New Roman" w:hAnsi="Times New Roman" w:eastAsia="仿宋" w:cs="Times New Roman"/>
          <w:sz w:val="24"/>
          <w:szCs w:val="24"/>
        </w:rPr>
        <w:object>
          <v:shape id="_x0000_i1308" o:spt="75" type="#_x0000_t75" style="height:30.85pt;width:100.5pt;" o:ole="t" filled="f" o:preferrelative="t" stroked="f" coordsize="21600,21600">
            <v:path/>
            <v:fill on="f" focussize="0,0"/>
            <v:stroke on="f" joinstyle="miter"/>
            <v:imagedata r:id="rId521" o:title=""/>
            <o:lock v:ext="edit" aspectratio="t"/>
            <w10:wrap type="none"/>
            <w10:anchorlock/>
          </v:shape>
          <o:OLEObject Type="Embed" ProgID="Equation.DSMT4" ShapeID="_x0000_i1308" DrawAspect="Content" ObjectID="_1468076008" r:id="rId520">
            <o:LockedField>false</o:LockedField>
          </o:OLEObject>
        </w:object>
      </w:r>
      <w:r>
        <w:rPr>
          <w:rFonts w:ascii="Times New Roman" w:hAnsi="Times New Roman" w:eastAsia="仿宋" w:cs="Times New Roman"/>
          <w:sz w:val="24"/>
          <w:szCs w:val="24"/>
        </w:rPr>
        <w:t>，于是水的体积为</w:t>
      </w:r>
      <w:r>
        <w:rPr>
          <w:rFonts w:ascii="Times New Roman" w:hAnsi="Times New Roman" w:eastAsia="仿宋" w:cs="Times New Roman"/>
          <w:sz w:val="24"/>
          <w:szCs w:val="24"/>
        </w:rPr>
        <w:object>
          <v:shape id="_x0000_i1309" o:spt="75" type="#_x0000_t75" style="height:14.5pt;width:28.5pt;" o:ole="t" filled="f" o:preferrelative="t" stroked="f" coordsize="21600,21600">
            <v:path/>
            <v:fill on="f" focussize="0,0"/>
            <v:stroke on="f" joinstyle="miter"/>
            <v:imagedata r:id="rId523" o:title=""/>
            <o:lock v:ext="edit" aspectratio="t"/>
            <w10:wrap type="none"/>
            <w10:anchorlock/>
          </v:shape>
          <o:OLEObject Type="Embed" ProgID="Equation.DSMT4" ShapeID="_x0000_i1309" DrawAspect="Content" ObjectID="_1468076009" r:id="rId522">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sz w:val="24"/>
          <w:szCs w:val="24"/>
        </w:rPr>
        <w:object>
          <v:shape id="_x0000_i1310" o:spt="75" type="#_x0000_t75" style="height:30.85pt;width:73.4pt;" o:ole="t" filled="f" o:preferrelative="t" stroked="f" coordsize="21600,21600">
            <v:path/>
            <v:fill on="f" focussize="0,0"/>
            <v:stroke on="f" joinstyle="miter"/>
            <v:imagedata r:id="rId525" o:title=""/>
            <o:lock v:ext="edit" aspectratio="t"/>
            <w10:wrap type="none"/>
            <w10:anchorlock/>
          </v:shape>
          <o:OLEObject Type="Embed" ProgID="Equation.DSMT4" ShapeID="_x0000_i1310" DrawAspect="Content" ObjectID="_1468076010" r:id="rId524">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sz w:val="24"/>
          <w:szCs w:val="24"/>
        </w:rPr>
        <w:object>
          <v:shape id="_x0000_i1311" o:spt="75" type="#_x0000_t75" style="height:14.5pt;width:45.35pt;" o:ole="t" filled="f" o:preferrelative="t" stroked="f" coordsize="21600,21600">
            <v:path/>
            <v:fill on="f" focussize="0,0"/>
            <v:stroke on="f" joinstyle="miter"/>
            <v:imagedata r:id="rId527" o:title=""/>
            <o:lock v:ext="edit" aspectratio="t"/>
            <w10:wrap type="none"/>
            <w10:anchorlock/>
          </v:shape>
          <o:OLEObject Type="Embed" ProgID="Equation.DSMT4" ShapeID="_x0000_i1311" DrawAspect="Content" ObjectID="_1468076011" r:id="rId526">
            <o:LockedField>false</o:LockedField>
          </o:OLEObject>
        </w:object>
      </w:r>
      <w:r>
        <w:rPr>
          <w:rFonts w:ascii="Times New Roman" w:hAnsi="Times New Roman" w:eastAsia="仿宋" w:cs="Times New Roman"/>
          <w:sz w:val="24"/>
          <w:szCs w:val="24"/>
        </w:rPr>
        <w:t>(cm)．</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312" o:spt="75" type="#_x0000_t75" style="height:14.5pt;width:8.9pt;" o:ole="t" filled="f" o:preferrelative="t" stroked="f" coordsize="21600,21600">
            <v:path/>
            <v:fill on="f" focussize="0,0"/>
            <v:stroke on="f" joinstyle="miter"/>
            <v:imagedata r:id="rId529" o:title=""/>
            <o:lock v:ext="edit" aspectratio="t"/>
            <w10:wrap type="none"/>
            <w10:anchorlock/>
          </v:shape>
          <o:OLEObject Type="Embed" ProgID="Equation.DSMT4" ShapeID="_x0000_i1312" DrawAspect="Content" ObjectID="_1468076012" r:id="rId528">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kern w:val="0"/>
          <w:sz w:val="24"/>
          <w:szCs w:val="24"/>
        </w:rPr>
      </w:pPr>
    </w:p>
    <w:p>
      <w:pPr>
        <w:spacing w:line="312" w:lineRule="auto"/>
        <w:ind w:firstLine="480" w:firstLineChars="200"/>
        <w:textAlignment w:val="center"/>
        <w:rPr>
          <w:rFonts w:ascii="Times New Roman" w:hAnsi="Times New Roman" w:eastAsia="仿宋" w:cs="Times New Roman"/>
          <w:kern w:val="0"/>
          <w:sz w:val="24"/>
          <w:szCs w:val="24"/>
        </w:rPr>
      </w:pPr>
    </w:p>
    <w:p>
      <w:pPr>
        <w:spacing w:line="312" w:lineRule="auto"/>
        <w:ind w:firstLine="480" w:firstLineChars="200"/>
        <w:textAlignment w:val="center"/>
        <w:rPr>
          <w:rFonts w:ascii="Times New Roman" w:hAnsi="Times New Roman" w:eastAsia="仿宋" w:cs="Times New Roman"/>
          <w:kern w:val="0"/>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ind w:firstLine="480" w:firstLineChars="200"/>
        <w:textAlignment w:val="center"/>
        <w:rPr>
          <w:rFonts w:ascii="Times New Roman" w:hAnsi="Times New Roman" w:eastAsia="仿宋" w:cs="Times New Roman"/>
          <w:kern w:val="0"/>
          <w:sz w:val="24"/>
          <w:szCs w:val="24"/>
        </w:rPr>
      </w:pPr>
      <w:bookmarkStart w:id="16" w:name="_GoBack"/>
      <w:bookmarkEnd w:id="1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tong">
    <w15:presenceInfo w15:providerId="Windows Live" w15:userId="a7856d0353782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8673FB"/>
    <w:rsid w:val="000107C2"/>
    <w:rsid w:val="00013623"/>
    <w:rsid w:val="0002043C"/>
    <w:rsid w:val="000255CC"/>
    <w:rsid w:val="00031B01"/>
    <w:rsid w:val="000350D8"/>
    <w:rsid w:val="0003680B"/>
    <w:rsid w:val="0004189F"/>
    <w:rsid w:val="00050D1E"/>
    <w:rsid w:val="00051175"/>
    <w:rsid w:val="00064F54"/>
    <w:rsid w:val="00080BA5"/>
    <w:rsid w:val="000853C4"/>
    <w:rsid w:val="00096A97"/>
    <w:rsid w:val="000A00DF"/>
    <w:rsid w:val="000D162F"/>
    <w:rsid w:val="000D3AB6"/>
    <w:rsid w:val="000E2FD5"/>
    <w:rsid w:val="000F2666"/>
    <w:rsid w:val="000F42EB"/>
    <w:rsid w:val="001227DF"/>
    <w:rsid w:val="0012440C"/>
    <w:rsid w:val="00127D2F"/>
    <w:rsid w:val="0015583D"/>
    <w:rsid w:val="00163635"/>
    <w:rsid w:val="00197145"/>
    <w:rsid w:val="001A2B90"/>
    <w:rsid w:val="001B3B63"/>
    <w:rsid w:val="001B70FE"/>
    <w:rsid w:val="001B7930"/>
    <w:rsid w:val="00204643"/>
    <w:rsid w:val="002225B6"/>
    <w:rsid w:val="0023075E"/>
    <w:rsid w:val="00233CC4"/>
    <w:rsid w:val="002401D9"/>
    <w:rsid w:val="002460E4"/>
    <w:rsid w:val="00250D88"/>
    <w:rsid w:val="00254A33"/>
    <w:rsid w:val="0026017C"/>
    <w:rsid w:val="00270313"/>
    <w:rsid w:val="0028491C"/>
    <w:rsid w:val="002901E2"/>
    <w:rsid w:val="002A2F6C"/>
    <w:rsid w:val="002A781C"/>
    <w:rsid w:val="002A7F90"/>
    <w:rsid w:val="002B05C8"/>
    <w:rsid w:val="002B30FF"/>
    <w:rsid w:val="002B64F2"/>
    <w:rsid w:val="002D27D1"/>
    <w:rsid w:val="00305BA8"/>
    <w:rsid w:val="003360DE"/>
    <w:rsid w:val="00341173"/>
    <w:rsid w:val="00344559"/>
    <w:rsid w:val="00345AC0"/>
    <w:rsid w:val="00345ED3"/>
    <w:rsid w:val="003475E2"/>
    <w:rsid w:val="00350776"/>
    <w:rsid w:val="00354335"/>
    <w:rsid w:val="00381B28"/>
    <w:rsid w:val="003A4DF2"/>
    <w:rsid w:val="003B2A96"/>
    <w:rsid w:val="003F302D"/>
    <w:rsid w:val="00401CD7"/>
    <w:rsid w:val="0040445E"/>
    <w:rsid w:val="004125F6"/>
    <w:rsid w:val="00415C98"/>
    <w:rsid w:val="0043690F"/>
    <w:rsid w:val="00437764"/>
    <w:rsid w:val="00441601"/>
    <w:rsid w:val="00495FF0"/>
    <w:rsid w:val="004A3EBF"/>
    <w:rsid w:val="004B2810"/>
    <w:rsid w:val="004C4328"/>
    <w:rsid w:val="004D5031"/>
    <w:rsid w:val="004D6C83"/>
    <w:rsid w:val="004E170E"/>
    <w:rsid w:val="004E45D1"/>
    <w:rsid w:val="004F7E1E"/>
    <w:rsid w:val="00534A89"/>
    <w:rsid w:val="00546922"/>
    <w:rsid w:val="0056690E"/>
    <w:rsid w:val="00570BB7"/>
    <w:rsid w:val="00583B22"/>
    <w:rsid w:val="00587756"/>
    <w:rsid w:val="005B36AF"/>
    <w:rsid w:val="005C25B9"/>
    <w:rsid w:val="005C7B71"/>
    <w:rsid w:val="005D26F1"/>
    <w:rsid w:val="005D6A6C"/>
    <w:rsid w:val="005E0165"/>
    <w:rsid w:val="005E7507"/>
    <w:rsid w:val="005F6947"/>
    <w:rsid w:val="006047E5"/>
    <w:rsid w:val="006054B5"/>
    <w:rsid w:val="00606AD5"/>
    <w:rsid w:val="00606B3F"/>
    <w:rsid w:val="00606BF9"/>
    <w:rsid w:val="00637C0D"/>
    <w:rsid w:val="00653E8D"/>
    <w:rsid w:val="00664C4E"/>
    <w:rsid w:val="00670F2E"/>
    <w:rsid w:val="00683763"/>
    <w:rsid w:val="006843B0"/>
    <w:rsid w:val="006A4162"/>
    <w:rsid w:val="006A5194"/>
    <w:rsid w:val="006A5C94"/>
    <w:rsid w:val="006D366D"/>
    <w:rsid w:val="006D7546"/>
    <w:rsid w:val="006F56DE"/>
    <w:rsid w:val="006F749E"/>
    <w:rsid w:val="00712B89"/>
    <w:rsid w:val="0072763C"/>
    <w:rsid w:val="00741A7C"/>
    <w:rsid w:val="00745532"/>
    <w:rsid w:val="00750B17"/>
    <w:rsid w:val="00771647"/>
    <w:rsid w:val="007836AD"/>
    <w:rsid w:val="00792504"/>
    <w:rsid w:val="0079333A"/>
    <w:rsid w:val="007A7D1A"/>
    <w:rsid w:val="007D70A0"/>
    <w:rsid w:val="008218C2"/>
    <w:rsid w:val="008308F0"/>
    <w:rsid w:val="008451D1"/>
    <w:rsid w:val="00851321"/>
    <w:rsid w:val="008673FB"/>
    <w:rsid w:val="008701D2"/>
    <w:rsid w:val="00872A8E"/>
    <w:rsid w:val="00877CF2"/>
    <w:rsid w:val="00893E21"/>
    <w:rsid w:val="008A2E9F"/>
    <w:rsid w:val="008C1028"/>
    <w:rsid w:val="008C5919"/>
    <w:rsid w:val="008D55D1"/>
    <w:rsid w:val="008E34C4"/>
    <w:rsid w:val="008E415F"/>
    <w:rsid w:val="009040BB"/>
    <w:rsid w:val="0090702F"/>
    <w:rsid w:val="009107CB"/>
    <w:rsid w:val="00940F45"/>
    <w:rsid w:val="00945BB4"/>
    <w:rsid w:val="0095137F"/>
    <w:rsid w:val="00953119"/>
    <w:rsid w:val="00956AA4"/>
    <w:rsid w:val="00962D6F"/>
    <w:rsid w:val="009862C9"/>
    <w:rsid w:val="009A03B0"/>
    <w:rsid w:val="009B24A1"/>
    <w:rsid w:val="009B59F8"/>
    <w:rsid w:val="009C1305"/>
    <w:rsid w:val="009C197C"/>
    <w:rsid w:val="009C1D1C"/>
    <w:rsid w:val="009C23A8"/>
    <w:rsid w:val="009C6C8E"/>
    <w:rsid w:val="009E5AFE"/>
    <w:rsid w:val="009F73DD"/>
    <w:rsid w:val="00A074D9"/>
    <w:rsid w:val="00A17844"/>
    <w:rsid w:val="00A3044B"/>
    <w:rsid w:val="00A306E4"/>
    <w:rsid w:val="00A3218E"/>
    <w:rsid w:val="00A34B55"/>
    <w:rsid w:val="00A37C66"/>
    <w:rsid w:val="00A54CFF"/>
    <w:rsid w:val="00A56E15"/>
    <w:rsid w:val="00A6515B"/>
    <w:rsid w:val="00A73E16"/>
    <w:rsid w:val="00A77298"/>
    <w:rsid w:val="00A839D8"/>
    <w:rsid w:val="00AB51AF"/>
    <w:rsid w:val="00AD1E83"/>
    <w:rsid w:val="00AE296A"/>
    <w:rsid w:val="00AE58FF"/>
    <w:rsid w:val="00B007CB"/>
    <w:rsid w:val="00B13A42"/>
    <w:rsid w:val="00B30CA9"/>
    <w:rsid w:val="00B46E3D"/>
    <w:rsid w:val="00B730BF"/>
    <w:rsid w:val="00BA17B2"/>
    <w:rsid w:val="00BA3C12"/>
    <w:rsid w:val="00BB5841"/>
    <w:rsid w:val="00BD2848"/>
    <w:rsid w:val="00BD5FB4"/>
    <w:rsid w:val="00BE5117"/>
    <w:rsid w:val="00C05449"/>
    <w:rsid w:val="00C132D3"/>
    <w:rsid w:val="00C33148"/>
    <w:rsid w:val="00C67638"/>
    <w:rsid w:val="00C679EC"/>
    <w:rsid w:val="00C76932"/>
    <w:rsid w:val="00C83797"/>
    <w:rsid w:val="00CA32FD"/>
    <w:rsid w:val="00CB6ED0"/>
    <w:rsid w:val="00CE140F"/>
    <w:rsid w:val="00CF300A"/>
    <w:rsid w:val="00D01E3A"/>
    <w:rsid w:val="00D032F9"/>
    <w:rsid w:val="00D0614D"/>
    <w:rsid w:val="00D16F90"/>
    <w:rsid w:val="00D278F4"/>
    <w:rsid w:val="00D30959"/>
    <w:rsid w:val="00D638DA"/>
    <w:rsid w:val="00D75FE3"/>
    <w:rsid w:val="00D8123D"/>
    <w:rsid w:val="00D813BE"/>
    <w:rsid w:val="00D93C02"/>
    <w:rsid w:val="00D94998"/>
    <w:rsid w:val="00D96495"/>
    <w:rsid w:val="00DA0988"/>
    <w:rsid w:val="00DA6CC3"/>
    <w:rsid w:val="00DA7189"/>
    <w:rsid w:val="00DB363E"/>
    <w:rsid w:val="00DE0C18"/>
    <w:rsid w:val="00DE3C55"/>
    <w:rsid w:val="00DF3A5A"/>
    <w:rsid w:val="00DF4102"/>
    <w:rsid w:val="00E14ABF"/>
    <w:rsid w:val="00E155E5"/>
    <w:rsid w:val="00E16FDA"/>
    <w:rsid w:val="00E2649F"/>
    <w:rsid w:val="00E27BB7"/>
    <w:rsid w:val="00E45430"/>
    <w:rsid w:val="00E4681F"/>
    <w:rsid w:val="00E62016"/>
    <w:rsid w:val="00E92BC5"/>
    <w:rsid w:val="00EC6635"/>
    <w:rsid w:val="00ED27A6"/>
    <w:rsid w:val="00ED6E51"/>
    <w:rsid w:val="00F10587"/>
    <w:rsid w:val="00F24441"/>
    <w:rsid w:val="00F25C53"/>
    <w:rsid w:val="00F47757"/>
    <w:rsid w:val="00F5251E"/>
    <w:rsid w:val="00F54FDF"/>
    <w:rsid w:val="00F56C32"/>
    <w:rsid w:val="00F60FF1"/>
    <w:rsid w:val="00F71566"/>
    <w:rsid w:val="00F716AE"/>
    <w:rsid w:val="00F71BA9"/>
    <w:rsid w:val="00F755A0"/>
    <w:rsid w:val="00F906FF"/>
    <w:rsid w:val="00FA76FA"/>
    <w:rsid w:val="00FB4D1D"/>
    <w:rsid w:val="00FC5FB8"/>
    <w:rsid w:val="00FE1ED1"/>
    <w:rsid w:val="00FE7737"/>
    <w:rsid w:val="00FF74F7"/>
    <w:rsid w:val="43F61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Emphasis"/>
    <w:basedOn w:val="8"/>
    <w:qFormat/>
    <w:uiPriority w:val="20"/>
    <w:rPr>
      <w:i/>
      <w:iCs/>
    </w:rPr>
  </w:style>
  <w:style w:type="character" w:styleId="10">
    <w:name w:val="annotation reference"/>
    <w:basedOn w:val="8"/>
    <w:semiHidden/>
    <w:unhideWhenUsed/>
    <w:qFormat/>
    <w:uiPriority w:val="99"/>
    <w:rPr>
      <w:sz w:val="21"/>
      <w:szCs w:val="21"/>
    </w:rPr>
  </w:style>
  <w:style w:type="character" w:customStyle="1" w:styleId="11">
    <w:name w:val="批注文字 Char"/>
    <w:basedOn w:val="8"/>
    <w:link w:val="2"/>
    <w:qFormat/>
    <w:uiPriority w:val="99"/>
  </w:style>
  <w:style w:type="character" w:customStyle="1" w:styleId="12">
    <w:name w:val="页眉 Char"/>
    <w:basedOn w:val="8"/>
    <w:link w:val="5"/>
    <w:qFormat/>
    <w:uiPriority w:val="99"/>
    <w:rPr>
      <w:sz w:val="18"/>
      <w:szCs w:val="18"/>
    </w:rPr>
  </w:style>
  <w:style w:type="character" w:customStyle="1" w:styleId="13">
    <w:name w:val="页脚 Char"/>
    <w:basedOn w:val="8"/>
    <w:link w:val="4"/>
    <w:qFormat/>
    <w:uiPriority w:val="99"/>
    <w:rPr>
      <w:sz w:val="18"/>
      <w:szCs w:val="18"/>
    </w:rPr>
  </w:style>
  <w:style w:type="character" w:customStyle="1" w:styleId="14">
    <w:name w:val="批注主题 Char"/>
    <w:basedOn w:val="11"/>
    <w:link w:val="6"/>
    <w:semiHidden/>
    <w:qFormat/>
    <w:uiPriority w:val="99"/>
    <w:rPr>
      <w:b/>
      <w:bCs/>
    </w:rPr>
  </w:style>
  <w:style w:type="character" w:customStyle="1" w:styleId="15">
    <w:name w:val="批注框文本 Char"/>
    <w:basedOn w:val="8"/>
    <w:link w:val="3"/>
    <w:semiHidden/>
    <w:qFormat/>
    <w:uiPriority w:val="99"/>
    <w:rPr>
      <w:sz w:val="18"/>
      <w:szCs w:val="18"/>
    </w:rPr>
  </w:style>
  <w:style w:type="paragraph" w:customStyle="1" w:styleId="16">
    <w:name w:val="样式1"/>
    <w:basedOn w:val="1"/>
    <w:link w:val="17"/>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 w:type="character" w:customStyle="1" w:styleId="17">
    <w:name w:val="样式1 字符"/>
    <w:basedOn w:val="8"/>
    <w:link w:val="16"/>
    <w:qFormat/>
    <w:uiPriority w:val="0"/>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image" Target="media/image41.wmf"/><Relationship Id="rId91" Type="http://schemas.openxmlformats.org/officeDocument/2006/relationships/oleObject" Target="embeddings/oleObject48.bin"/><Relationship Id="rId90" Type="http://schemas.openxmlformats.org/officeDocument/2006/relationships/image" Target="media/image40.wmf"/><Relationship Id="rId9" Type="http://schemas.openxmlformats.org/officeDocument/2006/relationships/image" Target="media/image3.wmf"/><Relationship Id="rId89" Type="http://schemas.openxmlformats.org/officeDocument/2006/relationships/oleObject" Target="embeddings/oleObject47.bin"/><Relationship Id="rId88" Type="http://schemas.openxmlformats.org/officeDocument/2006/relationships/image" Target="media/image39.wmf"/><Relationship Id="rId87" Type="http://schemas.openxmlformats.org/officeDocument/2006/relationships/oleObject" Target="embeddings/oleObject46.bin"/><Relationship Id="rId86" Type="http://schemas.openxmlformats.org/officeDocument/2006/relationships/image" Target="media/image38.wmf"/><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oleObject" Target="embeddings/oleObject3.bin"/><Relationship Id="rId79" Type="http://schemas.openxmlformats.org/officeDocument/2006/relationships/image" Target="media/image35.wmf"/><Relationship Id="rId78" Type="http://schemas.openxmlformats.org/officeDocument/2006/relationships/oleObject" Target="embeddings/oleObject41.bin"/><Relationship Id="rId77" Type="http://schemas.openxmlformats.org/officeDocument/2006/relationships/image" Target="media/image34.wmf"/><Relationship Id="rId76" Type="http://schemas.openxmlformats.org/officeDocument/2006/relationships/oleObject" Target="embeddings/oleObject40.bin"/><Relationship Id="rId75" Type="http://schemas.openxmlformats.org/officeDocument/2006/relationships/image" Target="media/image33.wmf"/><Relationship Id="rId74" Type="http://schemas.openxmlformats.org/officeDocument/2006/relationships/oleObject" Target="embeddings/oleObject39.bin"/><Relationship Id="rId73" Type="http://schemas.openxmlformats.org/officeDocument/2006/relationships/image" Target="media/image32.wmf"/><Relationship Id="rId72" Type="http://schemas.openxmlformats.org/officeDocument/2006/relationships/oleObject" Target="embeddings/oleObject38.bin"/><Relationship Id="rId71" Type="http://schemas.openxmlformats.org/officeDocument/2006/relationships/image" Target="media/image31.wmf"/><Relationship Id="rId70" Type="http://schemas.openxmlformats.org/officeDocument/2006/relationships/oleObject" Target="embeddings/oleObject37.bin"/><Relationship Id="rId7" Type="http://schemas.openxmlformats.org/officeDocument/2006/relationships/image" Target="media/image2.wmf"/><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image" Target="media/image29.wmf"/><Relationship Id="rId66" Type="http://schemas.openxmlformats.org/officeDocument/2006/relationships/oleObject" Target="embeddings/oleObject35.bin"/><Relationship Id="rId65" Type="http://schemas.openxmlformats.org/officeDocument/2006/relationships/image" Target="media/image28.wmf"/><Relationship Id="rId64" Type="http://schemas.openxmlformats.org/officeDocument/2006/relationships/oleObject" Target="embeddings/oleObject34.bin"/><Relationship Id="rId63" Type="http://schemas.openxmlformats.org/officeDocument/2006/relationships/oleObject" Target="embeddings/oleObject33.bin"/><Relationship Id="rId62" Type="http://schemas.openxmlformats.org/officeDocument/2006/relationships/oleObject" Target="embeddings/oleObject32.bin"/><Relationship Id="rId61" Type="http://schemas.openxmlformats.org/officeDocument/2006/relationships/image" Target="media/image27.wmf"/><Relationship Id="rId60" Type="http://schemas.openxmlformats.org/officeDocument/2006/relationships/oleObject" Target="embeddings/oleObject31.bin"/><Relationship Id="rId6" Type="http://schemas.openxmlformats.org/officeDocument/2006/relationships/oleObject" Target="embeddings/oleObject2.bin"/><Relationship Id="rId59" Type="http://schemas.openxmlformats.org/officeDocument/2006/relationships/image" Target="media/image26.wmf"/><Relationship Id="rId58" Type="http://schemas.openxmlformats.org/officeDocument/2006/relationships/oleObject" Target="embeddings/oleObject30.bin"/><Relationship Id="rId57" Type="http://schemas.openxmlformats.org/officeDocument/2006/relationships/image" Target="media/image25.emf"/><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oleObject" Target="embeddings/oleObject28.bin"/><Relationship Id="rId532" Type="http://schemas.microsoft.com/office/2011/relationships/people" Target="people.xml"/><Relationship Id="rId531" Type="http://schemas.openxmlformats.org/officeDocument/2006/relationships/fontTable" Target="fontTable.xml"/><Relationship Id="rId530" Type="http://schemas.openxmlformats.org/officeDocument/2006/relationships/customXml" Target="../customXml/item1.xml"/><Relationship Id="rId53" Type="http://schemas.openxmlformats.org/officeDocument/2006/relationships/oleObject" Target="embeddings/oleObject27.bin"/><Relationship Id="rId529" Type="http://schemas.openxmlformats.org/officeDocument/2006/relationships/image" Target="media/image238.wmf"/><Relationship Id="rId528" Type="http://schemas.openxmlformats.org/officeDocument/2006/relationships/oleObject" Target="embeddings/oleObject288.bin"/><Relationship Id="rId527" Type="http://schemas.openxmlformats.org/officeDocument/2006/relationships/image" Target="media/image237.wmf"/><Relationship Id="rId526" Type="http://schemas.openxmlformats.org/officeDocument/2006/relationships/oleObject" Target="embeddings/oleObject287.bin"/><Relationship Id="rId525" Type="http://schemas.openxmlformats.org/officeDocument/2006/relationships/image" Target="media/image236.wmf"/><Relationship Id="rId524" Type="http://schemas.openxmlformats.org/officeDocument/2006/relationships/oleObject" Target="embeddings/oleObject286.bin"/><Relationship Id="rId523" Type="http://schemas.openxmlformats.org/officeDocument/2006/relationships/image" Target="media/image235.wmf"/><Relationship Id="rId522" Type="http://schemas.openxmlformats.org/officeDocument/2006/relationships/oleObject" Target="embeddings/oleObject285.bin"/><Relationship Id="rId521" Type="http://schemas.openxmlformats.org/officeDocument/2006/relationships/image" Target="media/image234.wmf"/><Relationship Id="rId520" Type="http://schemas.openxmlformats.org/officeDocument/2006/relationships/oleObject" Target="embeddings/oleObject284.bin"/><Relationship Id="rId52" Type="http://schemas.openxmlformats.org/officeDocument/2006/relationships/image" Target="media/image23.wmf"/><Relationship Id="rId519" Type="http://schemas.openxmlformats.org/officeDocument/2006/relationships/image" Target="media/image233.wmf"/><Relationship Id="rId518" Type="http://schemas.openxmlformats.org/officeDocument/2006/relationships/oleObject" Target="embeddings/oleObject283.bin"/><Relationship Id="rId517" Type="http://schemas.openxmlformats.org/officeDocument/2006/relationships/image" Target="media/image232.wmf"/><Relationship Id="rId516" Type="http://schemas.openxmlformats.org/officeDocument/2006/relationships/oleObject" Target="embeddings/oleObject282.bin"/><Relationship Id="rId515" Type="http://schemas.openxmlformats.org/officeDocument/2006/relationships/image" Target="media/image231.wmf"/><Relationship Id="rId514" Type="http://schemas.openxmlformats.org/officeDocument/2006/relationships/oleObject" Target="embeddings/oleObject281.bin"/><Relationship Id="rId513" Type="http://schemas.openxmlformats.org/officeDocument/2006/relationships/image" Target="media/image230.wmf"/><Relationship Id="rId512" Type="http://schemas.openxmlformats.org/officeDocument/2006/relationships/oleObject" Target="embeddings/oleObject280.bin"/><Relationship Id="rId511" Type="http://schemas.openxmlformats.org/officeDocument/2006/relationships/image" Target="media/image229.wmf"/><Relationship Id="rId510" Type="http://schemas.openxmlformats.org/officeDocument/2006/relationships/oleObject" Target="embeddings/oleObject279.bin"/><Relationship Id="rId51" Type="http://schemas.openxmlformats.org/officeDocument/2006/relationships/oleObject" Target="embeddings/oleObject26.bin"/><Relationship Id="rId509" Type="http://schemas.openxmlformats.org/officeDocument/2006/relationships/image" Target="media/image228.wmf"/><Relationship Id="rId508" Type="http://schemas.openxmlformats.org/officeDocument/2006/relationships/oleObject" Target="embeddings/oleObject278.bin"/><Relationship Id="rId507" Type="http://schemas.openxmlformats.org/officeDocument/2006/relationships/image" Target="media/image227.wmf"/><Relationship Id="rId506" Type="http://schemas.openxmlformats.org/officeDocument/2006/relationships/oleObject" Target="embeddings/oleObject277.bin"/><Relationship Id="rId505" Type="http://schemas.openxmlformats.org/officeDocument/2006/relationships/image" Target="media/image226.wmf"/><Relationship Id="rId504" Type="http://schemas.openxmlformats.org/officeDocument/2006/relationships/oleObject" Target="embeddings/oleObject276.bin"/><Relationship Id="rId503" Type="http://schemas.openxmlformats.org/officeDocument/2006/relationships/image" Target="media/image225.wmf"/><Relationship Id="rId502" Type="http://schemas.openxmlformats.org/officeDocument/2006/relationships/oleObject" Target="embeddings/oleObject275.bin"/><Relationship Id="rId501" Type="http://schemas.openxmlformats.org/officeDocument/2006/relationships/image" Target="media/image224.wmf"/><Relationship Id="rId500" Type="http://schemas.openxmlformats.org/officeDocument/2006/relationships/oleObject" Target="embeddings/oleObject274.bin"/><Relationship Id="rId50" Type="http://schemas.openxmlformats.org/officeDocument/2006/relationships/image" Target="media/image22.wmf"/><Relationship Id="rId5" Type="http://schemas.openxmlformats.org/officeDocument/2006/relationships/image" Target="media/image1.wmf"/><Relationship Id="rId499" Type="http://schemas.openxmlformats.org/officeDocument/2006/relationships/image" Target="media/image223.wmf"/><Relationship Id="rId498" Type="http://schemas.openxmlformats.org/officeDocument/2006/relationships/oleObject" Target="embeddings/oleObject273.bin"/><Relationship Id="rId497" Type="http://schemas.openxmlformats.org/officeDocument/2006/relationships/image" Target="media/image222.wmf"/><Relationship Id="rId496" Type="http://schemas.openxmlformats.org/officeDocument/2006/relationships/oleObject" Target="embeddings/oleObject272.bin"/><Relationship Id="rId495" Type="http://schemas.openxmlformats.org/officeDocument/2006/relationships/image" Target="media/image221.wmf"/><Relationship Id="rId494" Type="http://schemas.openxmlformats.org/officeDocument/2006/relationships/oleObject" Target="embeddings/oleObject271.bin"/><Relationship Id="rId493" Type="http://schemas.openxmlformats.org/officeDocument/2006/relationships/image" Target="media/image220.wmf"/><Relationship Id="rId492" Type="http://schemas.openxmlformats.org/officeDocument/2006/relationships/oleObject" Target="embeddings/oleObject270.bin"/><Relationship Id="rId491" Type="http://schemas.openxmlformats.org/officeDocument/2006/relationships/image" Target="media/image219.wmf"/><Relationship Id="rId490" Type="http://schemas.openxmlformats.org/officeDocument/2006/relationships/oleObject" Target="embeddings/oleObject269.bin"/><Relationship Id="rId49" Type="http://schemas.openxmlformats.org/officeDocument/2006/relationships/oleObject" Target="embeddings/oleObject25.bin"/><Relationship Id="rId489" Type="http://schemas.openxmlformats.org/officeDocument/2006/relationships/image" Target="media/image218.wmf"/><Relationship Id="rId488" Type="http://schemas.openxmlformats.org/officeDocument/2006/relationships/oleObject" Target="embeddings/oleObject268.bin"/><Relationship Id="rId487" Type="http://schemas.openxmlformats.org/officeDocument/2006/relationships/image" Target="media/image217.wmf"/><Relationship Id="rId486" Type="http://schemas.openxmlformats.org/officeDocument/2006/relationships/oleObject" Target="embeddings/oleObject267.bin"/><Relationship Id="rId485" Type="http://schemas.openxmlformats.org/officeDocument/2006/relationships/image" Target="media/image216.emf"/><Relationship Id="rId484" Type="http://schemas.openxmlformats.org/officeDocument/2006/relationships/image" Target="media/image215.wmf"/><Relationship Id="rId483" Type="http://schemas.openxmlformats.org/officeDocument/2006/relationships/oleObject" Target="embeddings/oleObject266.bin"/><Relationship Id="rId482" Type="http://schemas.openxmlformats.org/officeDocument/2006/relationships/image" Target="media/image214.wmf"/><Relationship Id="rId481" Type="http://schemas.openxmlformats.org/officeDocument/2006/relationships/oleObject" Target="embeddings/oleObject265.bin"/><Relationship Id="rId480" Type="http://schemas.openxmlformats.org/officeDocument/2006/relationships/image" Target="media/image213.wmf"/><Relationship Id="rId48" Type="http://schemas.openxmlformats.org/officeDocument/2006/relationships/image" Target="media/image21.wmf"/><Relationship Id="rId479" Type="http://schemas.openxmlformats.org/officeDocument/2006/relationships/oleObject" Target="embeddings/oleObject264.bin"/><Relationship Id="rId478" Type="http://schemas.openxmlformats.org/officeDocument/2006/relationships/image" Target="media/image212.wmf"/><Relationship Id="rId477" Type="http://schemas.openxmlformats.org/officeDocument/2006/relationships/oleObject" Target="embeddings/oleObject263.bin"/><Relationship Id="rId476" Type="http://schemas.openxmlformats.org/officeDocument/2006/relationships/image" Target="media/image211.wmf"/><Relationship Id="rId475" Type="http://schemas.openxmlformats.org/officeDocument/2006/relationships/oleObject" Target="embeddings/oleObject262.bin"/><Relationship Id="rId474" Type="http://schemas.openxmlformats.org/officeDocument/2006/relationships/image" Target="media/image210.wmf"/><Relationship Id="rId473" Type="http://schemas.openxmlformats.org/officeDocument/2006/relationships/oleObject" Target="embeddings/oleObject261.bin"/><Relationship Id="rId472" Type="http://schemas.openxmlformats.org/officeDocument/2006/relationships/image" Target="media/image209.wmf"/><Relationship Id="rId471" Type="http://schemas.openxmlformats.org/officeDocument/2006/relationships/oleObject" Target="embeddings/oleObject260.bin"/><Relationship Id="rId470" Type="http://schemas.openxmlformats.org/officeDocument/2006/relationships/image" Target="media/image208.wmf"/><Relationship Id="rId47" Type="http://schemas.openxmlformats.org/officeDocument/2006/relationships/oleObject" Target="embeddings/oleObject24.bin"/><Relationship Id="rId469" Type="http://schemas.openxmlformats.org/officeDocument/2006/relationships/oleObject" Target="embeddings/oleObject259.bin"/><Relationship Id="rId468" Type="http://schemas.openxmlformats.org/officeDocument/2006/relationships/image" Target="media/image207.wmf"/><Relationship Id="rId467" Type="http://schemas.openxmlformats.org/officeDocument/2006/relationships/oleObject" Target="embeddings/oleObject258.bin"/><Relationship Id="rId466" Type="http://schemas.openxmlformats.org/officeDocument/2006/relationships/image" Target="media/image206.wmf"/><Relationship Id="rId465" Type="http://schemas.openxmlformats.org/officeDocument/2006/relationships/oleObject" Target="embeddings/oleObject257.bin"/><Relationship Id="rId464" Type="http://schemas.openxmlformats.org/officeDocument/2006/relationships/image" Target="media/image205.wmf"/><Relationship Id="rId463" Type="http://schemas.openxmlformats.org/officeDocument/2006/relationships/oleObject" Target="embeddings/oleObject256.bin"/><Relationship Id="rId462" Type="http://schemas.openxmlformats.org/officeDocument/2006/relationships/image" Target="media/image204.wmf"/><Relationship Id="rId461" Type="http://schemas.openxmlformats.org/officeDocument/2006/relationships/oleObject" Target="embeddings/oleObject255.bin"/><Relationship Id="rId460" Type="http://schemas.openxmlformats.org/officeDocument/2006/relationships/image" Target="media/image203.wmf"/><Relationship Id="rId46" Type="http://schemas.openxmlformats.org/officeDocument/2006/relationships/image" Target="media/image20.wmf"/><Relationship Id="rId459" Type="http://schemas.openxmlformats.org/officeDocument/2006/relationships/oleObject" Target="embeddings/oleObject254.bin"/><Relationship Id="rId458" Type="http://schemas.openxmlformats.org/officeDocument/2006/relationships/image" Target="media/image202.wmf"/><Relationship Id="rId457" Type="http://schemas.openxmlformats.org/officeDocument/2006/relationships/oleObject" Target="embeddings/oleObject253.bin"/><Relationship Id="rId456" Type="http://schemas.openxmlformats.org/officeDocument/2006/relationships/oleObject" Target="embeddings/oleObject252.bin"/><Relationship Id="rId455" Type="http://schemas.openxmlformats.org/officeDocument/2006/relationships/image" Target="media/image201.wmf"/><Relationship Id="rId454" Type="http://schemas.openxmlformats.org/officeDocument/2006/relationships/oleObject" Target="embeddings/oleObject251.bin"/><Relationship Id="rId453" Type="http://schemas.openxmlformats.org/officeDocument/2006/relationships/image" Target="media/image200.wmf"/><Relationship Id="rId452" Type="http://schemas.openxmlformats.org/officeDocument/2006/relationships/oleObject" Target="embeddings/oleObject250.bin"/><Relationship Id="rId451" Type="http://schemas.openxmlformats.org/officeDocument/2006/relationships/image" Target="media/image199.wmf"/><Relationship Id="rId450" Type="http://schemas.openxmlformats.org/officeDocument/2006/relationships/oleObject" Target="embeddings/oleObject249.bin"/><Relationship Id="rId45" Type="http://schemas.openxmlformats.org/officeDocument/2006/relationships/oleObject" Target="embeddings/oleObject23.bin"/><Relationship Id="rId449" Type="http://schemas.openxmlformats.org/officeDocument/2006/relationships/image" Target="media/image198.jpeg"/><Relationship Id="rId448" Type="http://schemas.openxmlformats.org/officeDocument/2006/relationships/image" Target="media/image197.wmf"/><Relationship Id="rId447" Type="http://schemas.openxmlformats.org/officeDocument/2006/relationships/oleObject" Target="embeddings/oleObject248.bin"/><Relationship Id="rId446" Type="http://schemas.openxmlformats.org/officeDocument/2006/relationships/image" Target="media/image196.wmf"/><Relationship Id="rId445" Type="http://schemas.openxmlformats.org/officeDocument/2006/relationships/oleObject" Target="embeddings/oleObject247.bin"/><Relationship Id="rId444" Type="http://schemas.openxmlformats.org/officeDocument/2006/relationships/image" Target="media/image195.wmf"/><Relationship Id="rId443" Type="http://schemas.openxmlformats.org/officeDocument/2006/relationships/oleObject" Target="embeddings/oleObject246.bin"/><Relationship Id="rId442" Type="http://schemas.openxmlformats.org/officeDocument/2006/relationships/image" Target="media/image194.wmf"/><Relationship Id="rId441" Type="http://schemas.openxmlformats.org/officeDocument/2006/relationships/oleObject" Target="embeddings/oleObject245.bin"/><Relationship Id="rId440" Type="http://schemas.openxmlformats.org/officeDocument/2006/relationships/image" Target="media/image193.wmf"/><Relationship Id="rId44" Type="http://schemas.openxmlformats.org/officeDocument/2006/relationships/image" Target="media/image19.wmf"/><Relationship Id="rId439" Type="http://schemas.openxmlformats.org/officeDocument/2006/relationships/oleObject" Target="embeddings/oleObject244.bin"/><Relationship Id="rId438" Type="http://schemas.openxmlformats.org/officeDocument/2006/relationships/image" Target="media/image192.wmf"/><Relationship Id="rId437" Type="http://schemas.openxmlformats.org/officeDocument/2006/relationships/oleObject" Target="embeddings/oleObject243.bin"/><Relationship Id="rId436" Type="http://schemas.openxmlformats.org/officeDocument/2006/relationships/image" Target="media/image191.wmf"/><Relationship Id="rId435" Type="http://schemas.openxmlformats.org/officeDocument/2006/relationships/oleObject" Target="embeddings/oleObject242.bin"/><Relationship Id="rId434" Type="http://schemas.openxmlformats.org/officeDocument/2006/relationships/image" Target="media/image190.wmf"/><Relationship Id="rId433" Type="http://schemas.openxmlformats.org/officeDocument/2006/relationships/oleObject" Target="embeddings/oleObject241.bin"/><Relationship Id="rId432" Type="http://schemas.openxmlformats.org/officeDocument/2006/relationships/image" Target="media/image189.wmf"/><Relationship Id="rId431" Type="http://schemas.openxmlformats.org/officeDocument/2006/relationships/oleObject" Target="embeddings/oleObject240.bin"/><Relationship Id="rId430" Type="http://schemas.openxmlformats.org/officeDocument/2006/relationships/image" Target="media/image188.wmf"/><Relationship Id="rId43" Type="http://schemas.openxmlformats.org/officeDocument/2006/relationships/oleObject" Target="embeddings/oleObject22.bin"/><Relationship Id="rId429" Type="http://schemas.openxmlformats.org/officeDocument/2006/relationships/oleObject" Target="embeddings/oleObject239.bin"/><Relationship Id="rId428" Type="http://schemas.openxmlformats.org/officeDocument/2006/relationships/image" Target="media/image187.wmf"/><Relationship Id="rId427" Type="http://schemas.openxmlformats.org/officeDocument/2006/relationships/oleObject" Target="embeddings/oleObject238.bin"/><Relationship Id="rId426" Type="http://schemas.openxmlformats.org/officeDocument/2006/relationships/image" Target="media/image186.wmf"/><Relationship Id="rId425" Type="http://schemas.openxmlformats.org/officeDocument/2006/relationships/oleObject" Target="embeddings/oleObject237.bin"/><Relationship Id="rId424" Type="http://schemas.openxmlformats.org/officeDocument/2006/relationships/image" Target="media/image185.wmf"/><Relationship Id="rId423" Type="http://schemas.openxmlformats.org/officeDocument/2006/relationships/oleObject" Target="embeddings/oleObject236.bin"/><Relationship Id="rId422" Type="http://schemas.openxmlformats.org/officeDocument/2006/relationships/image" Target="media/image184.wmf"/><Relationship Id="rId421" Type="http://schemas.openxmlformats.org/officeDocument/2006/relationships/oleObject" Target="embeddings/oleObject235.bin"/><Relationship Id="rId420" Type="http://schemas.openxmlformats.org/officeDocument/2006/relationships/image" Target="media/image183.wmf"/><Relationship Id="rId42" Type="http://schemas.openxmlformats.org/officeDocument/2006/relationships/image" Target="media/image18.wmf"/><Relationship Id="rId419" Type="http://schemas.openxmlformats.org/officeDocument/2006/relationships/oleObject" Target="embeddings/oleObject234.bin"/><Relationship Id="rId418" Type="http://schemas.openxmlformats.org/officeDocument/2006/relationships/image" Target="media/image182.wmf"/><Relationship Id="rId417" Type="http://schemas.openxmlformats.org/officeDocument/2006/relationships/oleObject" Target="embeddings/oleObject233.bin"/><Relationship Id="rId416" Type="http://schemas.openxmlformats.org/officeDocument/2006/relationships/image" Target="media/image181.wmf"/><Relationship Id="rId415" Type="http://schemas.openxmlformats.org/officeDocument/2006/relationships/oleObject" Target="embeddings/oleObject232.bin"/><Relationship Id="rId414" Type="http://schemas.openxmlformats.org/officeDocument/2006/relationships/image" Target="media/image180.wmf"/><Relationship Id="rId413" Type="http://schemas.openxmlformats.org/officeDocument/2006/relationships/oleObject" Target="embeddings/oleObject231.bin"/><Relationship Id="rId412" Type="http://schemas.openxmlformats.org/officeDocument/2006/relationships/image" Target="media/image179.wmf"/><Relationship Id="rId411" Type="http://schemas.openxmlformats.org/officeDocument/2006/relationships/oleObject" Target="embeddings/oleObject230.bin"/><Relationship Id="rId410" Type="http://schemas.openxmlformats.org/officeDocument/2006/relationships/image" Target="media/image178.wmf"/><Relationship Id="rId41" Type="http://schemas.openxmlformats.org/officeDocument/2006/relationships/oleObject" Target="embeddings/oleObject21.bin"/><Relationship Id="rId409" Type="http://schemas.openxmlformats.org/officeDocument/2006/relationships/oleObject" Target="embeddings/oleObject229.bin"/><Relationship Id="rId408" Type="http://schemas.openxmlformats.org/officeDocument/2006/relationships/image" Target="media/image177.wmf"/><Relationship Id="rId407" Type="http://schemas.openxmlformats.org/officeDocument/2006/relationships/oleObject" Target="embeddings/oleObject228.bin"/><Relationship Id="rId406" Type="http://schemas.openxmlformats.org/officeDocument/2006/relationships/image" Target="media/image176.wmf"/><Relationship Id="rId405" Type="http://schemas.openxmlformats.org/officeDocument/2006/relationships/oleObject" Target="embeddings/oleObject227.bin"/><Relationship Id="rId404" Type="http://schemas.openxmlformats.org/officeDocument/2006/relationships/image" Target="media/image175.wmf"/><Relationship Id="rId403" Type="http://schemas.openxmlformats.org/officeDocument/2006/relationships/oleObject" Target="embeddings/oleObject226.bin"/><Relationship Id="rId402" Type="http://schemas.openxmlformats.org/officeDocument/2006/relationships/image" Target="media/image174.wmf"/><Relationship Id="rId401" Type="http://schemas.openxmlformats.org/officeDocument/2006/relationships/oleObject" Target="embeddings/oleObject225.bin"/><Relationship Id="rId400" Type="http://schemas.openxmlformats.org/officeDocument/2006/relationships/image" Target="media/image173.wmf"/><Relationship Id="rId40" Type="http://schemas.openxmlformats.org/officeDocument/2006/relationships/image" Target="media/image17.wmf"/><Relationship Id="rId4" Type="http://schemas.openxmlformats.org/officeDocument/2006/relationships/oleObject" Target="embeddings/oleObject1.bin"/><Relationship Id="rId399" Type="http://schemas.openxmlformats.org/officeDocument/2006/relationships/oleObject" Target="embeddings/oleObject224.bin"/><Relationship Id="rId398" Type="http://schemas.openxmlformats.org/officeDocument/2006/relationships/image" Target="media/image172.wmf"/><Relationship Id="rId397" Type="http://schemas.openxmlformats.org/officeDocument/2006/relationships/oleObject" Target="embeddings/oleObject223.bin"/><Relationship Id="rId396" Type="http://schemas.openxmlformats.org/officeDocument/2006/relationships/image" Target="media/image171.wmf"/><Relationship Id="rId395" Type="http://schemas.openxmlformats.org/officeDocument/2006/relationships/oleObject" Target="embeddings/oleObject222.bin"/><Relationship Id="rId394" Type="http://schemas.openxmlformats.org/officeDocument/2006/relationships/image" Target="media/image170.wmf"/><Relationship Id="rId393" Type="http://schemas.openxmlformats.org/officeDocument/2006/relationships/oleObject" Target="embeddings/oleObject221.bin"/><Relationship Id="rId392" Type="http://schemas.openxmlformats.org/officeDocument/2006/relationships/image" Target="media/image169.wmf"/><Relationship Id="rId391" Type="http://schemas.openxmlformats.org/officeDocument/2006/relationships/oleObject" Target="embeddings/oleObject220.bin"/><Relationship Id="rId390" Type="http://schemas.openxmlformats.org/officeDocument/2006/relationships/image" Target="media/image168.wmf"/><Relationship Id="rId39" Type="http://schemas.openxmlformats.org/officeDocument/2006/relationships/oleObject" Target="embeddings/oleObject20.bin"/><Relationship Id="rId389" Type="http://schemas.openxmlformats.org/officeDocument/2006/relationships/oleObject" Target="embeddings/oleObject219.bin"/><Relationship Id="rId388" Type="http://schemas.openxmlformats.org/officeDocument/2006/relationships/image" Target="media/image167.wmf"/><Relationship Id="rId387" Type="http://schemas.openxmlformats.org/officeDocument/2006/relationships/oleObject" Target="embeddings/oleObject218.bin"/><Relationship Id="rId386" Type="http://schemas.openxmlformats.org/officeDocument/2006/relationships/image" Target="media/image166.wmf"/><Relationship Id="rId385" Type="http://schemas.openxmlformats.org/officeDocument/2006/relationships/oleObject" Target="embeddings/oleObject217.bin"/><Relationship Id="rId384" Type="http://schemas.openxmlformats.org/officeDocument/2006/relationships/image" Target="media/image165.wmf"/><Relationship Id="rId383" Type="http://schemas.openxmlformats.org/officeDocument/2006/relationships/oleObject" Target="embeddings/oleObject216.bin"/><Relationship Id="rId382" Type="http://schemas.openxmlformats.org/officeDocument/2006/relationships/image" Target="media/image164.wmf"/><Relationship Id="rId381" Type="http://schemas.openxmlformats.org/officeDocument/2006/relationships/oleObject" Target="embeddings/oleObject215.bin"/><Relationship Id="rId380" Type="http://schemas.openxmlformats.org/officeDocument/2006/relationships/image" Target="media/image163.wmf"/><Relationship Id="rId38" Type="http://schemas.openxmlformats.org/officeDocument/2006/relationships/image" Target="media/image16.wmf"/><Relationship Id="rId379" Type="http://schemas.openxmlformats.org/officeDocument/2006/relationships/oleObject" Target="embeddings/oleObject214.bin"/><Relationship Id="rId378" Type="http://schemas.openxmlformats.org/officeDocument/2006/relationships/image" Target="media/image162.wmf"/><Relationship Id="rId377" Type="http://schemas.openxmlformats.org/officeDocument/2006/relationships/oleObject" Target="embeddings/oleObject213.bin"/><Relationship Id="rId376" Type="http://schemas.openxmlformats.org/officeDocument/2006/relationships/image" Target="media/image161.wmf"/><Relationship Id="rId375" Type="http://schemas.openxmlformats.org/officeDocument/2006/relationships/oleObject" Target="embeddings/oleObject212.bin"/><Relationship Id="rId374" Type="http://schemas.openxmlformats.org/officeDocument/2006/relationships/image" Target="media/image160.wmf"/><Relationship Id="rId373" Type="http://schemas.openxmlformats.org/officeDocument/2006/relationships/oleObject" Target="embeddings/oleObject211.bin"/><Relationship Id="rId372" Type="http://schemas.openxmlformats.org/officeDocument/2006/relationships/image" Target="media/image159.wmf"/><Relationship Id="rId371" Type="http://schemas.openxmlformats.org/officeDocument/2006/relationships/oleObject" Target="embeddings/oleObject210.bin"/><Relationship Id="rId370" Type="http://schemas.openxmlformats.org/officeDocument/2006/relationships/image" Target="media/image158.wmf"/><Relationship Id="rId37" Type="http://schemas.openxmlformats.org/officeDocument/2006/relationships/oleObject" Target="embeddings/oleObject19.bin"/><Relationship Id="rId369" Type="http://schemas.openxmlformats.org/officeDocument/2006/relationships/oleObject" Target="embeddings/oleObject209.bin"/><Relationship Id="rId368" Type="http://schemas.openxmlformats.org/officeDocument/2006/relationships/image" Target="media/image157.wmf"/><Relationship Id="rId367" Type="http://schemas.openxmlformats.org/officeDocument/2006/relationships/oleObject" Target="embeddings/oleObject208.bin"/><Relationship Id="rId366" Type="http://schemas.openxmlformats.org/officeDocument/2006/relationships/image" Target="media/image156.wmf"/><Relationship Id="rId365" Type="http://schemas.openxmlformats.org/officeDocument/2006/relationships/oleObject" Target="embeddings/oleObject207.bin"/><Relationship Id="rId364" Type="http://schemas.openxmlformats.org/officeDocument/2006/relationships/image" Target="media/image155.wmf"/><Relationship Id="rId363" Type="http://schemas.openxmlformats.org/officeDocument/2006/relationships/oleObject" Target="embeddings/oleObject206.bin"/><Relationship Id="rId362" Type="http://schemas.openxmlformats.org/officeDocument/2006/relationships/image" Target="media/image154.wmf"/><Relationship Id="rId361" Type="http://schemas.openxmlformats.org/officeDocument/2006/relationships/oleObject" Target="embeddings/oleObject205.bin"/><Relationship Id="rId360" Type="http://schemas.openxmlformats.org/officeDocument/2006/relationships/image" Target="media/image153.wmf"/><Relationship Id="rId36" Type="http://schemas.openxmlformats.org/officeDocument/2006/relationships/image" Target="media/image15.wmf"/><Relationship Id="rId359" Type="http://schemas.openxmlformats.org/officeDocument/2006/relationships/oleObject" Target="embeddings/oleObject204.bin"/><Relationship Id="rId358" Type="http://schemas.openxmlformats.org/officeDocument/2006/relationships/image" Target="media/image152.wmf"/><Relationship Id="rId357" Type="http://schemas.openxmlformats.org/officeDocument/2006/relationships/oleObject" Target="embeddings/oleObject203.bin"/><Relationship Id="rId356" Type="http://schemas.openxmlformats.org/officeDocument/2006/relationships/image" Target="media/image151.wmf"/><Relationship Id="rId355" Type="http://schemas.openxmlformats.org/officeDocument/2006/relationships/oleObject" Target="embeddings/oleObject202.bin"/><Relationship Id="rId354" Type="http://schemas.openxmlformats.org/officeDocument/2006/relationships/image" Target="media/image150.wmf"/><Relationship Id="rId353" Type="http://schemas.openxmlformats.org/officeDocument/2006/relationships/oleObject" Target="embeddings/oleObject201.bin"/><Relationship Id="rId352" Type="http://schemas.openxmlformats.org/officeDocument/2006/relationships/oleObject" Target="embeddings/oleObject200.bin"/><Relationship Id="rId351" Type="http://schemas.openxmlformats.org/officeDocument/2006/relationships/oleObject" Target="embeddings/oleObject199.bin"/><Relationship Id="rId350" Type="http://schemas.openxmlformats.org/officeDocument/2006/relationships/oleObject" Target="embeddings/oleObject198.bin"/><Relationship Id="rId35" Type="http://schemas.openxmlformats.org/officeDocument/2006/relationships/oleObject" Target="embeddings/oleObject18.bin"/><Relationship Id="rId349" Type="http://schemas.openxmlformats.org/officeDocument/2006/relationships/image" Target="media/image149.wmf"/><Relationship Id="rId348" Type="http://schemas.openxmlformats.org/officeDocument/2006/relationships/oleObject" Target="embeddings/oleObject197.bin"/><Relationship Id="rId347" Type="http://schemas.openxmlformats.org/officeDocument/2006/relationships/image" Target="media/image148.wmf"/><Relationship Id="rId346" Type="http://schemas.openxmlformats.org/officeDocument/2006/relationships/oleObject" Target="embeddings/oleObject196.bin"/><Relationship Id="rId345" Type="http://schemas.openxmlformats.org/officeDocument/2006/relationships/image" Target="media/image147.wmf"/><Relationship Id="rId344" Type="http://schemas.openxmlformats.org/officeDocument/2006/relationships/oleObject" Target="embeddings/oleObject195.bin"/><Relationship Id="rId343" Type="http://schemas.openxmlformats.org/officeDocument/2006/relationships/image" Target="media/image146.wmf"/><Relationship Id="rId342" Type="http://schemas.openxmlformats.org/officeDocument/2006/relationships/oleObject" Target="embeddings/oleObject194.bin"/><Relationship Id="rId341" Type="http://schemas.openxmlformats.org/officeDocument/2006/relationships/image" Target="media/image145.wmf"/><Relationship Id="rId340" Type="http://schemas.openxmlformats.org/officeDocument/2006/relationships/oleObject" Target="embeddings/oleObject193.bin"/><Relationship Id="rId34" Type="http://schemas.openxmlformats.org/officeDocument/2006/relationships/image" Target="media/image14.wmf"/><Relationship Id="rId339" Type="http://schemas.openxmlformats.org/officeDocument/2006/relationships/image" Target="media/image144.wmf"/><Relationship Id="rId338" Type="http://schemas.openxmlformats.org/officeDocument/2006/relationships/oleObject" Target="embeddings/oleObject192.bin"/><Relationship Id="rId337" Type="http://schemas.openxmlformats.org/officeDocument/2006/relationships/image" Target="media/image143.wmf"/><Relationship Id="rId336" Type="http://schemas.openxmlformats.org/officeDocument/2006/relationships/oleObject" Target="embeddings/oleObject191.bin"/><Relationship Id="rId335" Type="http://schemas.openxmlformats.org/officeDocument/2006/relationships/image" Target="media/image142.wmf"/><Relationship Id="rId334" Type="http://schemas.openxmlformats.org/officeDocument/2006/relationships/oleObject" Target="embeddings/oleObject190.bin"/><Relationship Id="rId333" Type="http://schemas.openxmlformats.org/officeDocument/2006/relationships/image" Target="media/image141.wmf"/><Relationship Id="rId332" Type="http://schemas.openxmlformats.org/officeDocument/2006/relationships/oleObject" Target="embeddings/oleObject189.bin"/><Relationship Id="rId331" Type="http://schemas.openxmlformats.org/officeDocument/2006/relationships/image" Target="media/image140.png"/><Relationship Id="rId330" Type="http://schemas.openxmlformats.org/officeDocument/2006/relationships/image" Target="media/image139.wmf"/><Relationship Id="rId33" Type="http://schemas.openxmlformats.org/officeDocument/2006/relationships/oleObject" Target="embeddings/oleObject17.bin"/><Relationship Id="rId329" Type="http://schemas.openxmlformats.org/officeDocument/2006/relationships/oleObject" Target="embeddings/oleObject188.bin"/><Relationship Id="rId328" Type="http://schemas.openxmlformats.org/officeDocument/2006/relationships/image" Target="media/image138.wmf"/><Relationship Id="rId327" Type="http://schemas.openxmlformats.org/officeDocument/2006/relationships/oleObject" Target="embeddings/oleObject187.bin"/><Relationship Id="rId326" Type="http://schemas.openxmlformats.org/officeDocument/2006/relationships/image" Target="media/image137.wmf"/><Relationship Id="rId325" Type="http://schemas.openxmlformats.org/officeDocument/2006/relationships/oleObject" Target="embeddings/oleObject186.bin"/><Relationship Id="rId324" Type="http://schemas.openxmlformats.org/officeDocument/2006/relationships/image" Target="media/image136.wmf"/><Relationship Id="rId323" Type="http://schemas.openxmlformats.org/officeDocument/2006/relationships/oleObject" Target="embeddings/oleObject185.bin"/><Relationship Id="rId322" Type="http://schemas.openxmlformats.org/officeDocument/2006/relationships/image" Target="media/image135.wmf"/><Relationship Id="rId321" Type="http://schemas.openxmlformats.org/officeDocument/2006/relationships/oleObject" Target="embeddings/oleObject184.bin"/><Relationship Id="rId320" Type="http://schemas.openxmlformats.org/officeDocument/2006/relationships/image" Target="media/image134.wmf"/><Relationship Id="rId32" Type="http://schemas.openxmlformats.org/officeDocument/2006/relationships/image" Target="media/image13.wmf"/><Relationship Id="rId319" Type="http://schemas.openxmlformats.org/officeDocument/2006/relationships/oleObject" Target="embeddings/oleObject183.bin"/><Relationship Id="rId318" Type="http://schemas.openxmlformats.org/officeDocument/2006/relationships/image" Target="media/image133.wmf"/><Relationship Id="rId317" Type="http://schemas.openxmlformats.org/officeDocument/2006/relationships/oleObject" Target="embeddings/oleObject182.bin"/><Relationship Id="rId316" Type="http://schemas.openxmlformats.org/officeDocument/2006/relationships/image" Target="media/image132.wmf"/><Relationship Id="rId315" Type="http://schemas.openxmlformats.org/officeDocument/2006/relationships/oleObject" Target="embeddings/oleObject181.bin"/><Relationship Id="rId314" Type="http://schemas.openxmlformats.org/officeDocument/2006/relationships/image" Target="media/image131.wmf"/><Relationship Id="rId313" Type="http://schemas.openxmlformats.org/officeDocument/2006/relationships/oleObject" Target="embeddings/oleObject180.bin"/><Relationship Id="rId312" Type="http://schemas.openxmlformats.org/officeDocument/2006/relationships/image" Target="media/image130.wmf"/><Relationship Id="rId311" Type="http://schemas.openxmlformats.org/officeDocument/2006/relationships/oleObject" Target="embeddings/oleObject179.bin"/><Relationship Id="rId310" Type="http://schemas.openxmlformats.org/officeDocument/2006/relationships/image" Target="media/image129.wmf"/><Relationship Id="rId31" Type="http://schemas.openxmlformats.org/officeDocument/2006/relationships/oleObject" Target="embeddings/oleObject16.bin"/><Relationship Id="rId309" Type="http://schemas.openxmlformats.org/officeDocument/2006/relationships/oleObject" Target="embeddings/oleObject178.bin"/><Relationship Id="rId308" Type="http://schemas.openxmlformats.org/officeDocument/2006/relationships/oleObject" Target="embeddings/oleObject177.bin"/><Relationship Id="rId307" Type="http://schemas.openxmlformats.org/officeDocument/2006/relationships/oleObject" Target="embeddings/oleObject176.bin"/><Relationship Id="rId306" Type="http://schemas.openxmlformats.org/officeDocument/2006/relationships/image" Target="media/image128.wmf"/><Relationship Id="rId305" Type="http://schemas.openxmlformats.org/officeDocument/2006/relationships/oleObject" Target="embeddings/oleObject175.bin"/><Relationship Id="rId304" Type="http://schemas.openxmlformats.org/officeDocument/2006/relationships/oleObject" Target="embeddings/oleObject174.bin"/><Relationship Id="rId303" Type="http://schemas.openxmlformats.org/officeDocument/2006/relationships/image" Target="media/image127.wmf"/><Relationship Id="rId302" Type="http://schemas.openxmlformats.org/officeDocument/2006/relationships/oleObject" Target="embeddings/oleObject173.bin"/><Relationship Id="rId301" Type="http://schemas.openxmlformats.org/officeDocument/2006/relationships/oleObject" Target="embeddings/oleObject172.bin"/><Relationship Id="rId300" Type="http://schemas.openxmlformats.org/officeDocument/2006/relationships/image" Target="media/image126.wmf"/><Relationship Id="rId30" Type="http://schemas.openxmlformats.org/officeDocument/2006/relationships/image" Target="media/image12.wmf"/><Relationship Id="rId3" Type="http://schemas.openxmlformats.org/officeDocument/2006/relationships/theme" Target="theme/theme1.xml"/><Relationship Id="rId299" Type="http://schemas.openxmlformats.org/officeDocument/2006/relationships/oleObject" Target="embeddings/oleObject171.bin"/><Relationship Id="rId298" Type="http://schemas.openxmlformats.org/officeDocument/2006/relationships/oleObject" Target="embeddings/oleObject170.bin"/><Relationship Id="rId297" Type="http://schemas.openxmlformats.org/officeDocument/2006/relationships/oleObject" Target="embeddings/oleObject169.bin"/><Relationship Id="rId296" Type="http://schemas.openxmlformats.org/officeDocument/2006/relationships/oleObject" Target="embeddings/oleObject168.bin"/><Relationship Id="rId295" Type="http://schemas.openxmlformats.org/officeDocument/2006/relationships/image" Target="media/image125.wmf"/><Relationship Id="rId294" Type="http://schemas.openxmlformats.org/officeDocument/2006/relationships/oleObject" Target="embeddings/oleObject167.bin"/><Relationship Id="rId293" Type="http://schemas.openxmlformats.org/officeDocument/2006/relationships/image" Target="media/image124.wmf"/><Relationship Id="rId292" Type="http://schemas.openxmlformats.org/officeDocument/2006/relationships/oleObject" Target="embeddings/oleObject166.bin"/><Relationship Id="rId291" Type="http://schemas.openxmlformats.org/officeDocument/2006/relationships/oleObject" Target="embeddings/oleObject165.bin"/><Relationship Id="rId290" Type="http://schemas.openxmlformats.org/officeDocument/2006/relationships/oleObject" Target="embeddings/oleObject164.bin"/><Relationship Id="rId29" Type="http://schemas.openxmlformats.org/officeDocument/2006/relationships/oleObject" Target="embeddings/oleObject15.bin"/><Relationship Id="rId289" Type="http://schemas.openxmlformats.org/officeDocument/2006/relationships/image" Target="media/image123.wmf"/><Relationship Id="rId288" Type="http://schemas.openxmlformats.org/officeDocument/2006/relationships/oleObject" Target="embeddings/oleObject163.bin"/><Relationship Id="rId287" Type="http://schemas.openxmlformats.org/officeDocument/2006/relationships/image" Target="media/image122.png"/><Relationship Id="rId286" Type="http://schemas.openxmlformats.org/officeDocument/2006/relationships/image" Target="media/image121.wmf"/><Relationship Id="rId285" Type="http://schemas.openxmlformats.org/officeDocument/2006/relationships/oleObject" Target="embeddings/oleObject162.bin"/><Relationship Id="rId284" Type="http://schemas.openxmlformats.org/officeDocument/2006/relationships/image" Target="media/image120.wmf"/><Relationship Id="rId283" Type="http://schemas.openxmlformats.org/officeDocument/2006/relationships/oleObject" Target="embeddings/oleObject161.bin"/><Relationship Id="rId282" Type="http://schemas.openxmlformats.org/officeDocument/2006/relationships/image" Target="media/image119.wmf"/><Relationship Id="rId281" Type="http://schemas.openxmlformats.org/officeDocument/2006/relationships/oleObject" Target="embeddings/oleObject160.bin"/><Relationship Id="rId280" Type="http://schemas.openxmlformats.org/officeDocument/2006/relationships/image" Target="media/image118.wmf"/><Relationship Id="rId28" Type="http://schemas.openxmlformats.org/officeDocument/2006/relationships/image" Target="media/image11.wmf"/><Relationship Id="rId279" Type="http://schemas.openxmlformats.org/officeDocument/2006/relationships/oleObject" Target="embeddings/oleObject159.bin"/><Relationship Id="rId278" Type="http://schemas.openxmlformats.org/officeDocument/2006/relationships/image" Target="media/image117.wmf"/><Relationship Id="rId277" Type="http://schemas.openxmlformats.org/officeDocument/2006/relationships/oleObject" Target="embeddings/oleObject158.bin"/><Relationship Id="rId276" Type="http://schemas.openxmlformats.org/officeDocument/2006/relationships/oleObject" Target="embeddings/oleObject157.bin"/><Relationship Id="rId275" Type="http://schemas.openxmlformats.org/officeDocument/2006/relationships/image" Target="media/image116.wmf"/><Relationship Id="rId274" Type="http://schemas.openxmlformats.org/officeDocument/2006/relationships/oleObject" Target="embeddings/oleObject156.bin"/><Relationship Id="rId273" Type="http://schemas.openxmlformats.org/officeDocument/2006/relationships/oleObject" Target="embeddings/oleObject155.bin"/><Relationship Id="rId272" Type="http://schemas.openxmlformats.org/officeDocument/2006/relationships/image" Target="media/image115.wmf"/><Relationship Id="rId271" Type="http://schemas.openxmlformats.org/officeDocument/2006/relationships/oleObject" Target="embeddings/oleObject154.bin"/><Relationship Id="rId270" Type="http://schemas.openxmlformats.org/officeDocument/2006/relationships/image" Target="media/image114.wmf"/><Relationship Id="rId27" Type="http://schemas.openxmlformats.org/officeDocument/2006/relationships/oleObject" Target="embeddings/oleObject14.bin"/><Relationship Id="rId269" Type="http://schemas.openxmlformats.org/officeDocument/2006/relationships/oleObject" Target="embeddings/oleObject153.bin"/><Relationship Id="rId268" Type="http://schemas.openxmlformats.org/officeDocument/2006/relationships/image" Target="media/image113.wmf"/><Relationship Id="rId267" Type="http://schemas.openxmlformats.org/officeDocument/2006/relationships/oleObject" Target="embeddings/oleObject152.bin"/><Relationship Id="rId266" Type="http://schemas.openxmlformats.org/officeDocument/2006/relationships/image" Target="media/image112.wmf"/><Relationship Id="rId265" Type="http://schemas.openxmlformats.org/officeDocument/2006/relationships/oleObject" Target="embeddings/oleObject151.bin"/><Relationship Id="rId264" Type="http://schemas.openxmlformats.org/officeDocument/2006/relationships/image" Target="media/image111.wmf"/><Relationship Id="rId263" Type="http://schemas.openxmlformats.org/officeDocument/2006/relationships/oleObject" Target="embeddings/oleObject150.bin"/><Relationship Id="rId262" Type="http://schemas.openxmlformats.org/officeDocument/2006/relationships/image" Target="media/image110.wmf"/><Relationship Id="rId261" Type="http://schemas.openxmlformats.org/officeDocument/2006/relationships/oleObject" Target="embeddings/oleObject149.bin"/><Relationship Id="rId260" Type="http://schemas.openxmlformats.org/officeDocument/2006/relationships/image" Target="media/image109.wmf"/><Relationship Id="rId26" Type="http://schemas.openxmlformats.org/officeDocument/2006/relationships/image" Target="media/image10.wmf"/><Relationship Id="rId259" Type="http://schemas.openxmlformats.org/officeDocument/2006/relationships/oleObject" Target="embeddings/oleObject148.bin"/><Relationship Id="rId258" Type="http://schemas.openxmlformats.org/officeDocument/2006/relationships/image" Target="media/image108.wmf"/><Relationship Id="rId257" Type="http://schemas.openxmlformats.org/officeDocument/2006/relationships/oleObject" Target="embeddings/oleObject147.bin"/><Relationship Id="rId256" Type="http://schemas.openxmlformats.org/officeDocument/2006/relationships/image" Target="media/image107.wmf"/><Relationship Id="rId255" Type="http://schemas.openxmlformats.org/officeDocument/2006/relationships/oleObject" Target="embeddings/oleObject146.bin"/><Relationship Id="rId254" Type="http://schemas.openxmlformats.org/officeDocument/2006/relationships/image" Target="media/image106.wmf"/><Relationship Id="rId253" Type="http://schemas.openxmlformats.org/officeDocument/2006/relationships/oleObject" Target="embeddings/oleObject145.bin"/><Relationship Id="rId252" Type="http://schemas.openxmlformats.org/officeDocument/2006/relationships/image" Target="media/image105.wmf"/><Relationship Id="rId251" Type="http://schemas.openxmlformats.org/officeDocument/2006/relationships/oleObject" Target="embeddings/oleObject144.bin"/><Relationship Id="rId250" Type="http://schemas.openxmlformats.org/officeDocument/2006/relationships/image" Target="media/image104.wmf"/><Relationship Id="rId25" Type="http://schemas.openxmlformats.org/officeDocument/2006/relationships/oleObject" Target="embeddings/oleObject13.bin"/><Relationship Id="rId249" Type="http://schemas.openxmlformats.org/officeDocument/2006/relationships/oleObject" Target="embeddings/oleObject143.bin"/><Relationship Id="rId248" Type="http://schemas.openxmlformats.org/officeDocument/2006/relationships/image" Target="media/image103.wmf"/><Relationship Id="rId247" Type="http://schemas.openxmlformats.org/officeDocument/2006/relationships/oleObject" Target="embeddings/oleObject142.bin"/><Relationship Id="rId246" Type="http://schemas.openxmlformats.org/officeDocument/2006/relationships/image" Target="media/image102.wmf"/><Relationship Id="rId245" Type="http://schemas.openxmlformats.org/officeDocument/2006/relationships/oleObject" Target="embeddings/oleObject141.bin"/><Relationship Id="rId244" Type="http://schemas.openxmlformats.org/officeDocument/2006/relationships/oleObject" Target="embeddings/oleObject140.bin"/><Relationship Id="rId243" Type="http://schemas.openxmlformats.org/officeDocument/2006/relationships/oleObject" Target="embeddings/oleObject139.bin"/><Relationship Id="rId242" Type="http://schemas.openxmlformats.org/officeDocument/2006/relationships/image" Target="media/image101.wmf"/><Relationship Id="rId241" Type="http://schemas.openxmlformats.org/officeDocument/2006/relationships/oleObject" Target="embeddings/oleObject138.bin"/><Relationship Id="rId240" Type="http://schemas.openxmlformats.org/officeDocument/2006/relationships/image" Target="media/image100.wmf"/><Relationship Id="rId24" Type="http://schemas.openxmlformats.org/officeDocument/2006/relationships/image" Target="media/image9.wmf"/><Relationship Id="rId239" Type="http://schemas.openxmlformats.org/officeDocument/2006/relationships/oleObject" Target="embeddings/oleObject137.bin"/><Relationship Id="rId238" Type="http://schemas.openxmlformats.org/officeDocument/2006/relationships/image" Target="media/image99.wmf"/><Relationship Id="rId237" Type="http://schemas.openxmlformats.org/officeDocument/2006/relationships/oleObject" Target="embeddings/oleObject136.bin"/><Relationship Id="rId236" Type="http://schemas.openxmlformats.org/officeDocument/2006/relationships/image" Target="media/image98.wmf"/><Relationship Id="rId235" Type="http://schemas.openxmlformats.org/officeDocument/2006/relationships/oleObject" Target="embeddings/oleObject135.bin"/><Relationship Id="rId234" Type="http://schemas.openxmlformats.org/officeDocument/2006/relationships/image" Target="media/image97.wmf"/><Relationship Id="rId233" Type="http://schemas.openxmlformats.org/officeDocument/2006/relationships/oleObject" Target="embeddings/oleObject134.bin"/><Relationship Id="rId232" Type="http://schemas.openxmlformats.org/officeDocument/2006/relationships/image" Target="media/image96.wmf"/><Relationship Id="rId231" Type="http://schemas.openxmlformats.org/officeDocument/2006/relationships/oleObject" Target="embeddings/oleObject133.bin"/><Relationship Id="rId230" Type="http://schemas.openxmlformats.org/officeDocument/2006/relationships/oleObject" Target="embeddings/oleObject132.bin"/><Relationship Id="rId23" Type="http://schemas.openxmlformats.org/officeDocument/2006/relationships/oleObject" Target="embeddings/oleObject12.bin"/><Relationship Id="rId229" Type="http://schemas.openxmlformats.org/officeDocument/2006/relationships/image" Target="media/image95.wmf"/><Relationship Id="rId228" Type="http://schemas.openxmlformats.org/officeDocument/2006/relationships/oleObject" Target="embeddings/oleObject131.bin"/><Relationship Id="rId227" Type="http://schemas.openxmlformats.org/officeDocument/2006/relationships/image" Target="media/image94.wmf"/><Relationship Id="rId226" Type="http://schemas.openxmlformats.org/officeDocument/2006/relationships/oleObject" Target="embeddings/oleObject130.bin"/><Relationship Id="rId225" Type="http://schemas.openxmlformats.org/officeDocument/2006/relationships/oleObject" Target="embeddings/oleObject129.bin"/><Relationship Id="rId224" Type="http://schemas.openxmlformats.org/officeDocument/2006/relationships/image" Target="media/image93.png"/><Relationship Id="rId223" Type="http://schemas.openxmlformats.org/officeDocument/2006/relationships/image" Target="media/image92.wmf"/><Relationship Id="rId222" Type="http://schemas.openxmlformats.org/officeDocument/2006/relationships/oleObject" Target="embeddings/oleObject128.bin"/><Relationship Id="rId221" Type="http://schemas.openxmlformats.org/officeDocument/2006/relationships/image" Target="media/image91.wmf"/><Relationship Id="rId220" Type="http://schemas.openxmlformats.org/officeDocument/2006/relationships/oleObject" Target="embeddings/oleObject127.bin"/><Relationship Id="rId22" Type="http://schemas.openxmlformats.org/officeDocument/2006/relationships/oleObject" Target="embeddings/oleObject11.bin"/><Relationship Id="rId219" Type="http://schemas.openxmlformats.org/officeDocument/2006/relationships/image" Target="media/image90.wmf"/><Relationship Id="rId218" Type="http://schemas.openxmlformats.org/officeDocument/2006/relationships/oleObject" Target="embeddings/oleObject126.bin"/><Relationship Id="rId217" Type="http://schemas.openxmlformats.org/officeDocument/2006/relationships/image" Target="media/image89.wmf"/><Relationship Id="rId216" Type="http://schemas.openxmlformats.org/officeDocument/2006/relationships/oleObject" Target="embeddings/oleObject125.bin"/><Relationship Id="rId215" Type="http://schemas.openxmlformats.org/officeDocument/2006/relationships/image" Target="media/image88.wmf"/><Relationship Id="rId214" Type="http://schemas.openxmlformats.org/officeDocument/2006/relationships/oleObject" Target="embeddings/oleObject124.bin"/><Relationship Id="rId213" Type="http://schemas.openxmlformats.org/officeDocument/2006/relationships/image" Target="media/image87.wmf"/><Relationship Id="rId212" Type="http://schemas.openxmlformats.org/officeDocument/2006/relationships/oleObject" Target="embeddings/oleObject123.bin"/><Relationship Id="rId211" Type="http://schemas.openxmlformats.org/officeDocument/2006/relationships/oleObject" Target="embeddings/oleObject122.bin"/><Relationship Id="rId210" Type="http://schemas.openxmlformats.org/officeDocument/2006/relationships/oleObject" Target="embeddings/oleObject121.bin"/><Relationship Id="rId21" Type="http://schemas.openxmlformats.org/officeDocument/2006/relationships/oleObject" Target="embeddings/oleObject10.bin"/><Relationship Id="rId209" Type="http://schemas.openxmlformats.org/officeDocument/2006/relationships/image" Target="media/image86.wmf"/><Relationship Id="rId208" Type="http://schemas.openxmlformats.org/officeDocument/2006/relationships/oleObject" Target="embeddings/oleObject120.bin"/><Relationship Id="rId207" Type="http://schemas.openxmlformats.org/officeDocument/2006/relationships/oleObject" Target="embeddings/oleObject119.bin"/><Relationship Id="rId206" Type="http://schemas.openxmlformats.org/officeDocument/2006/relationships/oleObject" Target="embeddings/oleObject118.bin"/><Relationship Id="rId205" Type="http://schemas.openxmlformats.org/officeDocument/2006/relationships/image" Target="media/image85.wmf"/><Relationship Id="rId204" Type="http://schemas.openxmlformats.org/officeDocument/2006/relationships/oleObject" Target="embeddings/oleObject117.bin"/><Relationship Id="rId203" Type="http://schemas.openxmlformats.org/officeDocument/2006/relationships/image" Target="media/image84.wmf"/><Relationship Id="rId202" Type="http://schemas.openxmlformats.org/officeDocument/2006/relationships/oleObject" Target="embeddings/oleObject116.bin"/><Relationship Id="rId201" Type="http://schemas.openxmlformats.org/officeDocument/2006/relationships/image" Target="media/image83.wmf"/><Relationship Id="rId200" Type="http://schemas.openxmlformats.org/officeDocument/2006/relationships/oleObject" Target="embeddings/oleObject115.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2.wmf"/><Relationship Id="rId198" Type="http://schemas.openxmlformats.org/officeDocument/2006/relationships/oleObject" Target="embeddings/oleObject114.bin"/><Relationship Id="rId197" Type="http://schemas.openxmlformats.org/officeDocument/2006/relationships/image" Target="media/image81.wmf"/><Relationship Id="rId196" Type="http://schemas.openxmlformats.org/officeDocument/2006/relationships/oleObject" Target="embeddings/oleObject113.bin"/><Relationship Id="rId195" Type="http://schemas.openxmlformats.org/officeDocument/2006/relationships/image" Target="media/image80.wmf"/><Relationship Id="rId194" Type="http://schemas.openxmlformats.org/officeDocument/2006/relationships/oleObject" Target="embeddings/oleObject112.bin"/><Relationship Id="rId193" Type="http://schemas.openxmlformats.org/officeDocument/2006/relationships/image" Target="media/image79.wmf"/><Relationship Id="rId192" Type="http://schemas.openxmlformats.org/officeDocument/2006/relationships/oleObject" Target="embeddings/oleObject111.bin"/><Relationship Id="rId191" Type="http://schemas.openxmlformats.org/officeDocument/2006/relationships/image" Target="media/image78.wmf"/><Relationship Id="rId190" Type="http://schemas.openxmlformats.org/officeDocument/2006/relationships/oleObject" Target="embeddings/oleObject110.bin"/><Relationship Id="rId19" Type="http://schemas.openxmlformats.org/officeDocument/2006/relationships/oleObject" Target="embeddings/oleObject8.bin"/><Relationship Id="rId189" Type="http://schemas.openxmlformats.org/officeDocument/2006/relationships/image" Target="media/image77.wmf"/><Relationship Id="rId188" Type="http://schemas.openxmlformats.org/officeDocument/2006/relationships/oleObject" Target="embeddings/oleObject109.bin"/><Relationship Id="rId187" Type="http://schemas.openxmlformats.org/officeDocument/2006/relationships/image" Target="media/image76.wmf"/><Relationship Id="rId186" Type="http://schemas.openxmlformats.org/officeDocument/2006/relationships/oleObject" Target="embeddings/oleObject108.bin"/><Relationship Id="rId185" Type="http://schemas.openxmlformats.org/officeDocument/2006/relationships/oleObject" Target="embeddings/oleObject107.bin"/><Relationship Id="rId184" Type="http://schemas.openxmlformats.org/officeDocument/2006/relationships/image" Target="media/image75.wmf"/><Relationship Id="rId183" Type="http://schemas.openxmlformats.org/officeDocument/2006/relationships/oleObject" Target="embeddings/oleObject106.bin"/><Relationship Id="rId182" Type="http://schemas.openxmlformats.org/officeDocument/2006/relationships/image" Target="media/image74.wmf"/><Relationship Id="rId181" Type="http://schemas.openxmlformats.org/officeDocument/2006/relationships/oleObject" Target="embeddings/oleObject105.bin"/><Relationship Id="rId180" Type="http://schemas.openxmlformats.org/officeDocument/2006/relationships/oleObject" Target="embeddings/oleObject104.bin"/><Relationship Id="rId18" Type="http://schemas.openxmlformats.org/officeDocument/2006/relationships/image" Target="media/image8.wmf"/><Relationship Id="rId179" Type="http://schemas.openxmlformats.org/officeDocument/2006/relationships/image" Target="media/image73.wmf"/><Relationship Id="rId178" Type="http://schemas.openxmlformats.org/officeDocument/2006/relationships/oleObject" Target="embeddings/oleObject103.bin"/><Relationship Id="rId177" Type="http://schemas.openxmlformats.org/officeDocument/2006/relationships/image" Target="media/image72.wmf"/><Relationship Id="rId176" Type="http://schemas.openxmlformats.org/officeDocument/2006/relationships/oleObject" Target="embeddings/oleObject102.bin"/><Relationship Id="rId175" Type="http://schemas.openxmlformats.org/officeDocument/2006/relationships/image" Target="media/image71.wmf"/><Relationship Id="rId174" Type="http://schemas.openxmlformats.org/officeDocument/2006/relationships/oleObject" Target="embeddings/oleObject101.bin"/><Relationship Id="rId173" Type="http://schemas.openxmlformats.org/officeDocument/2006/relationships/image" Target="media/image70.wmf"/><Relationship Id="rId172" Type="http://schemas.openxmlformats.org/officeDocument/2006/relationships/oleObject" Target="embeddings/oleObject100.bin"/><Relationship Id="rId171" Type="http://schemas.openxmlformats.org/officeDocument/2006/relationships/image" Target="media/image69.png"/><Relationship Id="rId170" Type="http://schemas.openxmlformats.org/officeDocument/2006/relationships/oleObject" Target="embeddings/oleObject99.bin"/><Relationship Id="rId17" Type="http://schemas.openxmlformats.org/officeDocument/2006/relationships/oleObject" Target="embeddings/oleObject7.bin"/><Relationship Id="rId169" Type="http://schemas.openxmlformats.org/officeDocument/2006/relationships/oleObject" Target="embeddings/oleObject98.bin"/><Relationship Id="rId168" Type="http://schemas.openxmlformats.org/officeDocument/2006/relationships/oleObject" Target="embeddings/oleObject97.bin"/><Relationship Id="rId167" Type="http://schemas.openxmlformats.org/officeDocument/2006/relationships/image" Target="media/image68.wmf"/><Relationship Id="rId166" Type="http://schemas.openxmlformats.org/officeDocument/2006/relationships/oleObject" Target="embeddings/oleObject96.bin"/><Relationship Id="rId165" Type="http://schemas.openxmlformats.org/officeDocument/2006/relationships/image" Target="media/image67.wmf"/><Relationship Id="rId164" Type="http://schemas.openxmlformats.org/officeDocument/2006/relationships/oleObject" Target="embeddings/oleObject95.bin"/><Relationship Id="rId163" Type="http://schemas.openxmlformats.org/officeDocument/2006/relationships/image" Target="media/image66.wmf"/><Relationship Id="rId162" Type="http://schemas.openxmlformats.org/officeDocument/2006/relationships/oleObject" Target="embeddings/oleObject94.bin"/><Relationship Id="rId161" Type="http://schemas.openxmlformats.org/officeDocument/2006/relationships/image" Target="media/image65.wmf"/><Relationship Id="rId160" Type="http://schemas.openxmlformats.org/officeDocument/2006/relationships/oleObject" Target="embeddings/oleObject93.bin"/><Relationship Id="rId16" Type="http://schemas.openxmlformats.org/officeDocument/2006/relationships/image" Target="media/image7.png"/><Relationship Id="rId159" Type="http://schemas.openxmlformats.org/officeDocument/2006/relationships/oleObject" Target="embeddings/oleObject92.bin"/><Relationship Id="rId158" Type="http://schemas.openxmlformats.org/officeDocument/2006/relationships/oleObject" Target="embeddings/oleObject91.bin"/><Relationship Id="rId157" Type="http://schemas.openxmlformats.org/officeDocument/2006/relationships/oleObject" Target="embeddings/oleObject90.bin"/><Relationship Id="rId156" Type="http://schemas.openxmlformats.org/officeDocument/2006/relationships/oleObject" Target="embeddings/oleObject89.bin"/><Relationship Id="rId155" Type="http://schemas.openxmlformats.org/officeDocument/2006/relationships/oleObject" Target="embeddings/oleObject88.bin"/><Relationship Id="rId154" Type="http://schemas.openxmlformats.org/officeDocument/2006/relationships/image" Target="media/image64.png"/><Relationship Id="rId153" Type="http://schemas.openxmlformats.org/officeDocument/2006/relationships/image" Target="media/image63.wmf"/><Relationship Id="rId152" Type="http://schemas.openxmlformats.org/officeDocument/2006/relationships/oleObject" Target="embeddings/oleObject87.bin"/><Relationship Id="rId151" Type="http://schemas.openxmlformats.org/officeDocument/2006/relationships/oleObject" Target="embeddings/oleObject86.bin"/><Relationship Id="rId150" Type="http://schemas.openxmlformats.org/officeDocument/2006/relationships/image" Target="media/image62.wmf"/><Relationship Id="rId15" Type="http://schemas.openxmlformats.org/officeDocument/2006/relationships/image" Target="media/image6.wmf"/><Relationship Id="rId149" Type="http://schemas.openxmlformats.org/officeDocument/2006/relationships/oleObject" Target="embeddings/oleObject85.bin"/><Relationship Id="rId148" Type="http://schemas.openxmlformats.org/officeDocument/2006/relationships/image" Target="media/image61.wmf"/><Relationship Id="rId147" Type="http://schemas.openxmlformats.org/officeDocument/2006/relationships/oleObject" Target="embeddings/oleObject84.bin"/><Relationship Id="rId146" Type="http://schemas.openxmlformats.org/officeDocument/2006/relationships/image" Target="media/image60.wmf"/><Relationship Id="rId145" Type="http://schemas.openxmlformats.org/officeDocument/2006/relationships/oleObject" Target="embeddings/oleObject83.bin"/><Relationship Id="rId144" Type="http://schemas.openxmlformats.org/officeDocument/2006/relationships/oleObject" Target="embeddings/oleObject82.bin"/><Relationship Id="rId143" Type="http://schemas.openxmlformats.org/officeDocument/2006/relationships/oleObject" Target="embeddings/oleObject81.bin"/><Relationship Id="rId142" Type="http://schemas.openxmlformats.org/officeDocument/2006/relationships/oleObject" Target="embeddings/oleObject80.bin"/><Relationship Id="rId141" Type="http://schemas.openxmlformats.org/officeDocument/2006/relationships/image" Target="media/image59.wmf"/><Relationship Id="rId140" Type="http://schemas.openxmlformats.org/officeDocument/2006/relationships/oleObject" Target="embeddings/oleObject79.bin"/><Relationship Id="rId14" Type="http://schemas.openxmlformats.org/officeDocument/2006/relationships/oleObject" Target="embeddings/oleObject6.bin"/><Relationship Id="rId139" Type="http://schemas.openxmlformats.org/officeDocument/2006/relationships/oleObject" Target="embeddings/oleObject78.bin"/><Relationship Id="rId138" Type="http://schemas.openxmlformats.org/officeDocument/2006/relationships/oleObject" Target="embeddings/oleObject77.bin"/><Relationship Id="rId137" Type="http://schemas.openxmlformats.org/officeDocument/2006/relationships/oleObject" Target="embeddings/oleObject76.bin"/><Relationship Id="rId136" Type="http://schemas.openxmlformats.org/officeDocument/2006/relationships/oleObject" Target="embeddings/oleObject75.bin"/><Relationship Id="rId135" Type="http://schemas.openxmlformats.org/officeDocument/2006/relationships/image" Target="media/image58.wmf"/><Relationship Id="rId134" Type="http://schemas.openxmlformats.org/officeDocument/2006/relationships/oleObject" Target="embeddings/oleObject74.bin"/><Relationship Id="rId133" Type="http://schemas.openxmlformats.org/officeDocument/2006/relationships/image" Target="media/image57.wmf"/><Relationship Id="rId132" Type="http://schemas.openxmlformats.org/officeDocument/2006/relationships/oleObject" Target="embeddings/oleObject73.bin"/><Relationship Id="rId131" Type="http://schemas.openxmlformats.org/officeDocument/2006/relationships/image" Target="media/image56.wmf"/><Relationship Id="rId130" Type="http://schemas.openxmlformats.org/officeDocument/2006/relationships/oleObject" Target="embeddings/oleObject72.bin"/><Relationship Id="rId13" Type="http://schemas.openxmlformats.org/officeDocument/2006/relationships/image" Target="media/image5.wmf"/><Relationship Id="rId129" Type="http://schemas.openxmlformats.org/officeDocument/2006/relationships/image" Target="media/image55.wmf"/><Relationship Id="rId128" Type="http://schemas.openxmlformats.org/officeDocument/2006/relationships/oleObject" Target="embeddings/oleObject71.bin"/><Relationship Id="rId127" Type="http://schemas.openxmlformats.org/officeDocument/2006/relationships/image" Target="media/image54.wmf"/><Relationship Id="rId126" Type="http://schemas.openxmlformats.org/officeDocument/2006/relationships/oleObject" Target="embeddings/oleObject70.bin"/><Relationship Id="rId125" Type="http://schemas.openxmlformats.org/officeDocument/2006/relationships/oleObject" Target="embeddings/oleObject69.bin"/><Relationship Id="rId124" Type="http://schemas.openxmlformats.org/officeDocument/2006/relationships/oleObject" Target="embeddings/oleObject68.bin"/><Relationship Id="rId123" Type="http://schemas.openxmlformats.org/officeDocument/2006/relationships/oleObject" Target="embeddings/oleObject67.bin"/><Relationship Id="rId122" Type="http://schemas.openxmlformats.org/officeDocument/2006/relationships/oleObject" Target="embeddings/oleObject66.bin"/><Relationship Id="rId121" Type="http://schemas.openxmlformats.org/officeDocument/2006/relationships/oleObject" Target="embeddings/oleObject65.bin"/><Relationship Id="rId120" Type="http://schemas.openxmlformats.org/officeDocument/2006/relationships/oleObject" Target="embeddings/oleObject64.bin"/><Relationship Id="rId12" Type="http://schemas.openxmlformats.org/officeDocument/2006/relationships/oleObject" Target="embeddings/oleObject5.bin"/><Relationship Id="rId119" Type="http://schemas.openxmlformats.org/officeDocument/2006/relationships/image" Target="media/image53.wmf"/><Relationship Id="rId118" Type="http://schemas.openxmlformats.org/officeDocument/2006/relationships/oleObject" Target="embeddings/oleObject63.bin"/><Relationship Id="rId117" Type="http://schemas.openxmlformats.org/officeDocument/2006/relationships/oleObject" Target="embeddings/oleObject62.bin"/><Relationship Id="rId116" Type="http://schemas.openxmlformats.org/officeDocument/2006/relationships/oleObject" Target="embeddings/oleObject61.bin"/><Relationship Id="rId115" Type="http://schemas.openxmlformats.org/officeDocument/2006/relationships/oleObject" Target="embeddings/oleObject60.bin"/><Relationship Id="rId114" Type="http://schemas.openxmlformats.org/officeDocument/2006/relationships/oleObject" Target="embeddings/oleObject59.bin"/><Relationship Id="rId113" Type="http://schemas.openxmlformats.org/officeDocument/2006/relationships/image" Target="media/image52.jpeg"/><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image" Target="media/image4.wmf"/><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26"/>
    <customShpInfo spid="_x0000_s1105"/>
    <customShpInfo spid="_x0000_s1104"/>
    <customShpInfo spid="_x0000_s1103"/>
    <customShpInfo spid="_x0000_s1102"/>
    <customShpInfo spid="_x0000_s1101"/>
    <customShpInfo spid="_x0000_s1100"/>
    <customShpInfo spid="_x0000_s1037"/>
    <customShpInfo spid="_x0000_s1038"/>
    <customShpInfo spid="_x0000_s1039"/>
    <customShpInfo spid="_x0000_s1099"/>
    <customShpInfo spid="_x0000_s1040"/>
    <customShpInfo spid="_x0000_s1041"/>
    <customShpInfo spid="_x0000_s1042"/>
    <customShpInfo spid="_x0000_s1098"/>
    <customShpInfo spid="_x0000_s1043"/>
    <customShpInfo spid="_x0000_s1097"/>
    <customShpInfo spid="_x0000_s1096"/>
    <customShpInfo spid="_x0000_s109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1870</Words>
  <Characters>10662</Characters>
  <Lines>88</Lines>
  <Paragraphs>25</Paragraphs>
  <TotalTime>0</TotalTime>
  <ScaleCrop>false</ScaleCrop>
  <LinksUpToDate>false</LinksUpToDate>
  <CharactersWithSpaces>12507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2023-09-26T06:46:00Z</dcterms:created>
  <dc:creator>sino_miao</dc:creator>
  <cp:lastModifiedBy>Administrator</cp:lastModifiedBy>
  <cp:lastPrinted>2023-09-07T05:06:00Z</cp:lastPrinted>
  <dcterms:modified xsi:type="dcterms:W3CDTF">2023-10-31T09:16:22Z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2052-12.1.0.15712</vt:lpwstr>
  </property>
  <property fmtid="{D5CDD505-2E9C-101B-9397-08002B2CF9AE}" pid="4" name="ICV">
    <vt:lpwstr>6083735D9580451A9FF1058AEEB529A5_12</vt:lpwstr>
  </property>
</Properties>
</file>
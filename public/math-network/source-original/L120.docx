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line="312" w:lineRule="auto"/>
        <w:jc w:val="center"/>
        <w:rPr>
          <w:rFonts w:cs="Times New Roman"/>
          <w:szCs w:val="24"/>
        </w:rPr>
      </w:pPr>
      <w:r>
        <w:rPr>
          <w:rFonts w:cs="Times New Roman"/>
          <w:szCs w:val="24"/>
        </w:rPr>
        <w:t>第</w:t>
      </w:r>
      <w:r>
        <w:rPr>
          <w:rFonts w:hint="eastAsia" w:cs="Times New Roman"/>
          <w:szCs w:val="24"/>
        </w:rPr>
        <w:t>04课时</w:t>
      </w:r>
    </w:p>
    <w:p>
      <w:pPr>
        <w:snapToGrid w:val="0"/>
        <w:spacing w:line="312" w:lineRule="auto"/>
        <w:jc w:val="center"/>
        <w:rPr>
          <w:rFonts w:cs="Times New Roman"/>
          <w:szCs w:val="24"/>
        </w:rPr>
      </w:pPr>
      <w:r>
        <w:rPr>
          <w:rFonts w:hint="eastAsia" w:cs="Times New Roman"/>
          <w:szCs w:val="24"/>
        </w:rPr>
        <w:t>9</w:t>
      </w:r>
      <w:r>
        <w:rPr>
          <w:rFonts w:cs="Times New Roman"/>
          <w:szCs w:val="24"/>
        </w:rPr>
        <w:t>.</w:t>
      </w:r>
      <w:r>
        <w:rPr>
          <w:rFonts w:hint="eastAsia" w:cs="Times New Roman"/>
          <w:szCs w:val="24"/>
        </w:rPr>
        <w:t>2</w:t>
      </w:r>
      <w:r>
        <w:rPr>
          <w:rFonts w:cs="Times New Roman"/>
          <w:szCs w:val="24"/>
        </w:rPr>
        <w:t xml:space="preserve"> </w:t>
      </w:r>
      <w:r>
        <w:rPr>
          <w:rFonts w:hint="eastAsia" w:cs="Times New Roman"/>
          <w:szCs w:val="24"/>
        </w:rPr>
        <w:t>复数的几何意义</w:t>
      </w:r>
      <w:r>
        <w:rPr>
          <w:rFonts w:cs="Times New Roman"/>
          <w:szCs w:val="24"/>
        </w:rPr>
        <w:t>（</w:t>
      </w:r>
      <w:r>
        <w:rPr>
          <w:rFonts w:hint="eastAsia" w:cs="Times New Roman"/>
          <w:szCs w:val="24"/>
        </w:rPr>
        <w:t>2</w:t>
      </w:r>
      <w:r>
        <w:rPr>
          <w:rFonts w:cs="Times New Roman"/>
          <w:szCs w:val="24"/>
        </w:rPr>
        <w:t>）</w:t>
      </w:r>
    </w:p>
    <w:p>
      <w:pPr>
        <w:snapToGrid w:val="0"/>
        <w:spacing w:line="312" w:lineRule="auto"/>
        <w:ind w:firstLine="482" w:firstLineChars="200"/>
        <w:rPr>
          <w:rFonts w:cs="Times New Roman"/>
          <w:b/>
          <w:bCs/>
          <w:szCs w:val="24"/>
        </w:rPr>
      </w:pPr>
      <w:r>
        <w:rPr>
          <w:rFonts w:hint="eastAsia" w:cs="Times New Roman"/>
          <w:b/>
          <w:bCs/>
          <w:szCs w:val="24"/>
        </w:rPr>
        <w:t>【教学内容分析】</w:t>
      </w:r>
    </w:p>
    <w:p>
      <w:pPr>
        <w:snapToGrid w:val="0"/>
        <w:spacing w:line="312" w:lineRule="auto"/>
        <w:ind w:firstLine="480" w:firstLineChars="200"/>
        <w:rPr>
          <w:rFonts w:cs="Times New Roman"/>
          <w:szCs w:val="24"/>
        </w:rPr>
      </w:pPr>
      <w:r>
        <w:rPr>
          <w:rFonts w:cs="Times New Roman"/>
          <w:szCs w:val="24"/>
        </w:rPr>
        <w:t>本节课是上教版普通高中教科书数学必修第</w:t>
      </w:r>
      <w:r>
        <w:rPr>
          <w:rFonts w:hint="eastAsia" w:cs="Times New Roman"/>
          <w:szCs w:val="24"/>
        </w:rPr>
        <w:t>二</w:t>
      </w:r>
      <w:r>
        <w:rPr>
          <w:rFonts w:cs="Times New Roman"/>
          <w:szCs w:val="24"/>
        </w:rPr>
        <w:t>册第</w:t>
      </w:r>
      <w:r>
        <w:rPr>
          <w:rFonts w:hint="eastAsia" w:cs="Times New Roman"/>
          <w:szCs w:val="24"/>
        </w:rPr>
        <w:t>九</w:t>
      </w:r>
      <w:r>
        <w:rPr>
          <w:rFonts w:cs="Times New Roman"/>
          <w:szCs w:val="24"/>
        </w:rPr>
        <w:t>章的第</w:t>
      </w:r>
      <w:r>
        <w:rPr>
          <w:rFonts w:hint="eastAsia" w:cs="Times New Roman"/>
          <w:szCs w:val="24"/>
        </w:rPr>
        <w:t>二</w:t>
      </w:r>
      <w:r>
        <w:rPr>
          <w:rFonts w:cs="Times New Roman"/>
          <w:szCs w:val="24"/>
        </w:rPr>
        <w:t>节</w:t>
      </w:r>
      <w:r>
        <w:rPr>
          <w:rFonts w:hint="eastAsia" w:cs="Times New Roman"/>
          <w:szCs w:val="24"/>
        </w:rPr>
        <w:t>复数的几何意义</w:t>
      </w:r>
      <w:r>
        <w:rPr>
          <w:rFonts w:cs="Times New Roman"/>
          <w:szCs w:val="24"/>
        </w:rPr>
        <w:t>的第</w:t>
      </w:r>
      <w:r>
        <w:rPr>
          <w:rFonts w:hint="eastAsia" w:cs="Times New Roman"/>
          <w:szCs w:val="24"/>
        </w:rPr>
        <w:t>二</w:t>
      </w:r>
      <w:r>
        <w:rPr>
          <w:rFonts w:cs="Times New Roman"/>
          <w:szCs w:val="24"/>
        </w:rPr>
        <w:t>课时．</w:t>
      </w:r>
      <w:r>
        <w:rPr>
          <w:rFonts w:hint="eastAsia" w:cs="Times New Roman"/>
          <w:szCs w:val="24"/>
        </w:rPr>
        <w:t>在第一课时中，学生已经学习了复平面、复数的坐标表示和向量表示、复数加法的平行四边形法则．本节课在此基础上，研究复数的一个重要概念——复数的模．仿照实数的绝对值的概念定义复数的模就是复数所对应的点到原点的距离，与该复数所对应的向量的模一致．本节将复数的模、四则运算、共轭进行复合运算，研究并证明其中的运算性质．复数的模为进一步理解复数的几何意义，为今后用复数方法解决几何问题提供了一个有力的工具．</w:t>
      </w:r>
    </w:p>
    <w:p>
      <w:pPr>
        <w:snapToGrid w:val="0"/>
        <w:spacing w:line="312" w:lineRule="auto"/>
        <w:ind w:firstLine="480" w:firstLineChars="200"/>
        <w:rPr>
          <w:rFonts w:cs="Times New Roman"/>
          <w:b/>
          <w:bCs/>
          <w:szCs w:val="24"/>
        </w:rPr>
      </w:pPr>
      <w:r>
        <w:rPr>
          <w:rFonts w:hint="eastAsia" w:cs="Times New Roman"/>
          <w:szCs w:val="24"/>
        </w:rPr>
        <w:t>通过对复数的模的应用，深化学生对复数模的概念的理解．通过与实数的绝对值、向量的模的类比，猜想复数的模的性质并证明、应用，进一步促进学生掌握复数的模的性质，发展学生的逻辑推理素养．</w:t>
      </w:r>
    </w:p>
    <w:p>
      <w:pPr>
        <w:snapToGrid w:val="0"/>
        <w:spacing w:line="312" w:lineRule="auto"/>
        <w:ind w:firstLine="482" w:firstLineChars="200"/>
        <w:rPr>
          <w:rFonts w:cs="Times New Roman"/>
          <w:b/>
          <w:bCs/>
          <w:szCs w:val="24"/>
        </w:rPr>
      </w:pPr>
      <w:r>
        <w:rPr>
          <w:rFonts w:hint="eastAsia" w:cs="Times New Roman"/>
          <w:b/>
          <w:bCs/>
          <w:szCs w:val="24"/>
        </w:rPr>
        <w:t>【教学目标设置】</w:t>
      </w:r>
    </w:p>
    <w:p>
      <w:pPr>
        <w:tabs>
          <w:tab w:val="left" w:pos="420"/>
        </w:tabs>
        <w:adjustRightInd w:val="0"/>
        <w:snapToGrid w:val="0"/>
        <w:spacing w:line="312" w:lineRule="auto"/>
        <w:ind w:firstLine="480" w:firstLineChars="200"/>
        <w:rPr>
          <w:rFonts w:cs="Times New Roman"/>
          <w:color w:val="000000"/>
          <w:kern w:val="0"/>
          <w:szCs w:val="24"/>
        </w:rPr>
      </w:pPr>
      <w:r>
        <w:rPr>
          <w:rFonts w:cs="Times New Roman"/>
          <w:color w:val="000000"/>
          <w:kern w:val="0"/>
          <w:szCs w:val="24"/>
        </w:rPr>
        <w:t>1．</w:t>
      </w:r>
      <w:r>
        <w:rPr>
          <w:rFonts w:hint="eastAsia" w:cs="Times New Roman"/>
          <w:color w:val="000000"/>
          <w:kern w:val="0"/>
          <w:szCs w:val="24"/>
        </w:rPr>
        <w:t>经历</w:t>
      </w:r>
      <w:r>
        <w:rPr>
          <w:rFonts w:cs="Times New Roman"/>
          <w:color w:val="000000"/>
          <w:kern w:val="0"/>
          <w:szCs w:val="24"/>
        </w:rPr>
        <w:t>由实数绝对值</w:t>
      </w:r>
      <w:r>
        <w:rPr>
          <w:rFonts w:hint="eastAsia" w:cs="Times New Roman"/>
          <w:color w:val="000000"/>
          <w:kern w:val="0"/>
          <w:szCs w:val="24"/>
        </w:rPr>
        <w:t>及</w:t>
      </w:r>
      <w:r>
        <w:rPr>
          <w:rFonts w:cs="Times New Roman"/>
          <w:color w:val="000000"/>
          <w:kern w:val="0"/>
          <w:szCs w:val="24"/>
        </w:rPr>
        <w:t>复平面</w:t>
      </w:r>
      <w:r>
        <w:rPr>
          <w:rFonts w:hint="eastAsia" w:cs="Times New Roman"/>
          <w:color w:val="000000"/>
          <w:kern w:val="0"/>
          <w:szCs w:val="24"/>
        </w:rPr>
        <w:t>定义</w:t>
      </w:r>
      <w:r>
        <w:rPr>
          <w:rFonts w:cs="Times New Roman"/>
          <w:color w:val="000000"/>
          <w:kern w:val="0"/>
          <w:szCs w:val="24"/>
        </w:rPr>
        <w:t>复数模的概念的过程，</w:t>
      </w:r>
      <w:r>
        <w:rPr>
          <w:rFonts w:hint="eastAsia" w:cs="Times New Roman"/>
          <w:color w:val="000000"/>
          <w:kern w:val="0"/>
          <w:szCs w:val="24"/>
        </w:rPr>
        <w:t>懂得</w:t>
      </w:r>
      <w:r>
        <w:rPr>
          <w:rFonts w:cs="Times New Roman"/>
          <w:color w:val="000000"/>
          <w:kern w:val="0"/>
          <w:szCs w:val="24"/>
        </w:rPr>
        <w:t>复数模的概念及其几何意义．</w:t>
      </w:r>
    </w:p>
    <w:p>
      <w:pPr>
        <w:tabs>
          <w:tab w:val="left" w:pos="420"/>
        </w:tabs>
        <w:adjustRightInd w:val="0"/>
        <w:snapToGrid w:val="0"/>
        <w:spacing w:line="312" w:lineRule="auto"/>
        <w:ind w:firstLine="480" w:firstLineChars="200"/>
        <w:rPr>
          <w:rFonts w:cs="Times New Roman"/>
          <w:color w:val="000000"/>
          <w:kern w:val="0"/>
          <w:szCs w:val="24"/>
        </w:rPr>
      </w:pPr>
      <w:r>
        <w:rPr>
          <w:rFonts w:cs="Times New Roman"/>
          <w:color w:val="000000"/>
          <w:kern w:val="0"/>
          <w:szCs w:val="24"/>
        </w:rPr>
        <w:t>2．通过类比实数绝对值的性质</w:t>
      </w:r>
      <w:r>
        <w:rPr>
          <w:rFonts w:hint="eastAsia" w:cs="Times New Roman"/>
          <w:color w:val="000000"/>
          <w:kern w:val="0"/>
          <w:szCs w:val="24"/>
        </w:rPr>
        <w:t>得到</w:t>
      </w:r>
      <w:r>
        <w:rPr>
          <w:rFonts w:cs="Times New Roman"/>
          <w:color w:val="000000"/>
          <w:kern w:val="0"/>
          <w:szCs w:val="24"/>
        </w:rPr>
        <w:t>复数的模的性质</w:t>
      </w:r>
      <w:r>
        <w:rPr>
          <w:rFonts w:hint="eastAsia" w:cs="Times New Roman"/>
          <w:color w:val="000000"/>
          <w:kern w:val="0"/>
          <w:szCs w:val="24"/>
        </w:rPr>
        <w:t>，</w:t>
      </w:r>
      <w:r>
        <w:rPr>
          <w:rFonts w:cs="Times New Roman"/>
          <w:color w:val="000000"/>
          <w:kern w:val="0"/>
          <w:szCs w:val="24"/>
        </w:rPr>
        <w:t>会证明复数的模的性质</w:t>
      </w:r>
      <w:r>
        <w:rPr>
          <w:rFonts w:hint="eastAsia" w:cs="Times New Roman"/>
          <w:color w:val="000000"/>
          <w:kern w:val="0"/>
          <w:szCs w:val="24"/>
        </w:rPr>
        <w:t>，</w:t>
      </w:r>
      <w:r>
        <w:rPr>
          <w:rFonts w:cs="Times New Roman"/>
          <w:color w:val="000000"/>
          <w:kern w:val="0"/>
          <w:szCs w:val="24"/>
        </w:rPr>
        <w:t>并运用其解决简单的问题，发展逻辑推理和数学运算素养．</w:t>
      </w:r>
    </w:p>
    <w:p>
      <w:pPr>
        <w:snapToGrid w:val="0"/>
        <w:spacing w:line="312" w:lineRule="auto"/>
        <w:ind w:firstLine="480" w:firstLineChars="200"/>
        <w:rPr>
          <w:rFonts w:cs="Times New Roman"/>
          <w:szCs w:val="24"/>
        </w:rPr>
      </w:pPr>
      <w:r>
        <w:rPr>
          <w:rFonts w:cs="Times New Roman"/>
          <w:color w:val="000000"/>
          <w:kern w:val="0"/>
          <w:szCs w:val="24"/>
        </w:rPr>
        <w:t>3．</w:t>
      </w:r>
      <w:r>
        <w:rPr>
          <w:rFonts w:hint="eastAsia" w:cs="Times New Roman"/>
          <w:color w:val="000000"/>
          <w:kern w:val="0"/>
          <w:szCs w:val="24"/>
        </w:rPr>
        <w:t>联系</w:t>
      </w:r>
      <w:r>
        <w:rPr>
          <w:rFonts w:cs="Times New Roman"/>
          <w:color w:val="000000"/>
          <w:kern w:val="0"/>
          <w:szCs w:val="24"/>
        </w:rPr>
        <w:t>实数集中的三角不等式</w:t>
      </w:r>
      <w:r>
        <w:rPr>
          <w:rFonts w:hint="eastAsia" w:cs="Times New Roman"/>
          <w:color w:val="000000"/>
          <w:kern w:val="0"/>
          <w:szCs w:val="24"/>
        </w:rPr>
        <w:t>，知道</w:t>
      </w:r>
      <w:r>
        <w:rPr>
          <w:rFonts w:cs="Times New Roman"/>
          <w:color w:val="000000"/>
          <w:kern w:val="0"/>
          <w:szCs w:val="24"/>
        </w:rPr>
        <w:t>复数模的三角不等式</w:t>
      </w:r>
      <w:r>
        <w:rPr>
          <w:rFonts w:hint="eastAsia" w:cs="Times New Roman"/>
          <w:color w:val="000000"/>
          <w:kern w:val="0"/>
          <w:szCs w:val="24"/>
        </w:rPr>
        <w:t>，</w:t>
      </w:r>
      <w:r>
        <w:rPr>
          <w:rFonts w:cs="Times New Roman"/>
          <w:color w:val="000000"/>
          <w:kern w:val="0"/>
          <w:szCs w:val="24"/>
        </w:rPr>
        <w:t>体会特殊与一般的思想．</w:t>
      </w:r>
    </w:p>
    <w:p>
      <w:pPr>
        <w:snapToGrid w:val="0"/>
        <w:spacing w:line="312" w:lineRule="auto"/>
        <w:ind w:firstLine="482" w:firstLineChars="200"/>
        <w:rPr>
          <w:rFonts w:cs="Times New Roman"/>
          <w:b/>
          <w:bCs/>
          <w:szCs w:val="24"/>
        </w:rPr>
      </w:pPr>
      <w:r>
        <w:rPr>
          <w:rFonts w:hint="eastAsia" w:cs="Times New Roman"/>
          <w:b/>
          <w:bCs/>
          <w:szCs w:val="24"/>
        </w:rPr>
        <w:t>【教学重点及学习难点】</w:t>
      </w:r>
    </w:p>
    <w:p>
      <w:pPr>
        <w:snapToGrid w:val="0"/>
        <w:spacing w:line="312" w:lineRule="auto"/>
        <w:ind w:firstLine="480" w:firstLineChars="200"/>
        <w:rPr>
          <w:rFonts w:cs="Times New Roman"/>
          <w:szCs w:val="24"/>
        </w:rPr>
      </w:pPr>
      <w:r>
        <w:rPr>
          <w:rFonts w:cs="Times New Roman"/>
          <w:szCs w:val="24"/>
        </w:rPr>
        <w:t>教学重点：</w:t>
      </w:r>
      <w:r>
        <w:rPr>
          <w:rFonts w:hint="eastAsia" w:cs="Times New Roman"/>
          <w:szCs w:val="24"/>
        </w:rPr>
        <w:t>复数的模的定义与计算公式</w:t>
      </w:r>
      <w:r>
        <w:rPr>
          <w:rFonts w:cs="Times New Roman"/>
          <w:szCs w:val="24"/>
        </w:rPr>
        <w:t>；</w:t>
      </w:r>
      <w:r>
        <w:rPr>
          <w:rFonts w:hint="eastAsia" w:cs="Times New Roman"/>
          <w:szCs w:val="24"/>
        </w:rPr>
        <w:t>复数的模的性质</w:t>
      </w:r>
      <w:r>
        <w:rPr>
          <w:rFonts w:cs="Times New Roman"/>
          <w:szCs w:val="24"/>
        </w:rPr>
        <w:t>．</w:t>
      </w:r>
    </w:p>
    <w:p>
      <w:pPr>
        <w:snapToGrid w:val="0"/>
        <w:spacing w:line="312" w:lineRule="auto"/>
        <w:ind w:firstLine="480" w:firstLineChars="200"/>
        <w:rPr>
          <w:rFonts w:cs="Times New Roman"/>
          <w:szCs w:val="24"/>
        </w:rPr>
      </w:pPr>
      <w:r>
        <w:rPr>
          <w:rFonts w:hint="eastAsia" w:cs="Times New Roman"/>
          <w:szCs w:val="24"/>
        </w:rPr>
        <w:t>学习</w:t>
      </w:r>
      <w:r>
        <w:rPr>
          <w:rFonts w:cs="Times New Roman"/>
          <w:szCs w:val="24"/>
        </w:rPr>
        <w:t>难点：</w:t>
      </w:r>
      <w:r>
        <w:rPr>
          <w:rFonts w:hint="eastAsia" w:cs="Times New Roman"/>
          <w:szCs w:val="24"/>
        </w:rPr>
        <w:t>用复数的代数形式证明复数的模的性质．</w:t>
      </w:r>
    </w:p>
    <w:p>
      <w:pPr>
        <w:snapToGrid w:val="0"/>
        <w:spacing w:line="312" w:lineRule="auto"/>
        <w:ind w:firstLine="482" w:firstLineChars="200"/>
        <w:rPr>
          <w:rFonts w:cs="Times New Roman"/>
          <w:b/>
          <w:bCs/>
          <w:szCs w:val="24"/>
        </w:rPr>
      </w:pPr>
      <w:r>
        <w:rPr>
          <w:rFonts w:hint="eastAsia" w:cs="Times New Roman"/>
          <w:b/>
          <w:bCs/>
          <w:szCs w:val="24"/>
        </w:rPr>
        <w:t>【教学过程设计】</w:t>
      </w:r>
    </w:p>
    <w:p>
      <w:pPr>
        <w:snapToGrid w:val="0"/>
        <w:spacing w:line="312" w:lineRule="auto"/>
        <w:ind w:firstLine="482" w:firstLineChars="200"/>
        <w:rPr>
          <w:b/>
          <w:bCs/>
          <w:szCs w:val="24"/>
        </w:rPr>
      </w:pPr>
      <w:r>
        <w:rPr>
          <w:rFonts w:hint="eastAsia"/>
          <w:b/>
          <w:bCs/>
          <w:szCs w:val="24"/>
        </w:rPr>
        <w:t>（环节一）定义概念 引入课题</w:t>
      </w:r>
    </w:p>
    <w:p>
      <w:pPr>
        <w:snapToGrid w:val="0"/>
        <w:spacing w:line="312" w:lineRule="auto"/>
        <w:ind w:firstLine="482" w:firstLineChars="200"/>
        <w:rPr>
          <w:b/>
          <w:bCs/>
          <w:szCs w:val="24"/>
        </w:rPr>
      </w:pPr>
      <w:r>
        <w:rPr>
          <w:rFonts w:hint="eastAsia"/>
          <w:b/>
          <w:bCs/>
          <w:szCs w:val="24"/>
        </w:rPr>
        <w:t>1．复数的模的定义</w:t>
      </w:r>
    </w:p>
    <w:p>
      <w:pPr>
        <w:snapToGrid w:val="0"/>
        <w:spacing w:line="312" w:lineRule="auto"/>
        <w:ind w:firstLine="480" w:firstLineChars="200"/>
        <w:rPr>
          <w:rFonts w:cs="Times New Roman"/>
          <w:szCs w:val="24"/>
        </w:rPr>
      </w:pPr>
      <w:r>
        <w:rPr>
          <w:rFonts w:hint="eastAsia" w:cs="Times New Roman"/>
          <w:szCs w:val="24"/>
        </w:rPr>
        <w:t>初中，我们在学习了数轴后，定义了绝对值：一个数</w:t>
      </w:r>
      <w:r>
        <w:rPr>
          <w:rFonts w:cs="Times New Roman"/>
          <w:position w:val="-6"/>
          <w:szCs w:val="24"/>
        </w:rPr>
        <w:object>
          <v:shape id="_x0000_i1025" o:spt="75" type="#_x0000_t75" style="height:11.3pt;width:9.65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cs="Times New Roman"/>
          <w:szCs w:val="24"/>
        </w:rPr>
        <w:t>在数轴上所对应的点到原点的距离叫做这个数的绝对值，记作</w:t>
      </w:r>
      <w:r>
        <w:rPr>
          <w:rFonts w:cs="Times New Roman"/>
          <w:position w:val="-10"/>
          <w:szCs w:val="24"/>
        </w:rPr>
        <w:object>
          <v:shape id="_x0000_i1026" o:spt="75" type="#_x0000_t75" style="height:15.6pt;width:18.25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hint="eastAsia" w:cs="Times New Roman"/>
          <w:szCs w:val="24"/>
        </w:rPr>
        <w:t>．</w:t>
      </w:r>
    </w:p>
    <w:p>
      <w:pPr>
        <w:snapToGrid w:val="0"/>
        <w:spacing w:line="312" w:lineRule="auto"/>
        <w:ind w:firstLine="480" w:firstLineChars="200"/>
        <w:rPr>
          <w:rFonts w:cs="Times New Roman"/>
          <w:color w:val="000000" w:themeColor="text1"/>
          <w:szCs w:val="24"/>
        </w:rPr>
      </w:pPr>
      <w:r>
        <w:rPr>
          <w:rFonts w:hint="eastAsia" w:cs="Times New Roman"/>
          <w:color w:val="000000" w:themeColor="text1"/>
          <w:szCs w:val="24"/>
        </w:rPr>
        <w:t>复数</w:t>
      </w:r>
      <w:r>
        <w:rPr>
          <w:rFonts w:cs="Times New Roman"/>
          <w:color w:val="000000" w:themeColor="text1"/>
          <w:position w:val="-6"/>
          <w:szCs w:val="24"/>
        </w:rPr>
        <w:object>
          <v:shape id="_x0000_i1027" o:spt="75" type="#_x0000_t75" style="height:14.5pt;width:30.1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hint="eastAsia" w:cs="Times New Roman"/>
          <w:color w:val="000000" w:themeColor="text1"/>
          <w:szCs w:val="24"/>
        </w:rPr>
        <w:t>（</w:t>
      </w:r>
      <w:r>
        <w:rPr>
          <w:rFonts w:cs="Times New Roman"/>
          <w:color w:val="000000" w:themeColor="text1"/>
          <w:position w:val="-6"/>
          <w:szCs w:val="24"/>
        </w:rPr>
        <w:object>
          <v:shape id="_x0000_i1028" o:spt="75" type="#_x0000_t75" style="height:14.5pt;width:47.8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hint="eastAsia" w:cs="Times New Roman"/>
          <w:color w:val="000000" w:themeColor="text1"/>
          <w:szCs w:val="24"/>
        </w:rPr>
        <w:t>）在复平面上所对应的点</w:t>
      </w:r>
      <w:r>
        <w:rPr>
          <w:rFonts w:cs="Times New Roman"/>
          <w:color w:val="000000" w:themeColor="text1"/>
          <w:position w:val="-10"/>
          <w:szCs w:val="24"/>
        </w:rPr>
        <w:object>
          <v:shape id="_x0000_i1029" o:spt="75" type="#_x0000_t75" style="height:15.6pt;width:41.35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hint="eastAsia" w:cs="Times New Roman"/>
          <w:color w:val="000000" w:themeColor="text1"/>
          <w:szCs w:val="24"/>
        </w:rPr>
        <w:t>到原点的距离</w:t>
      </w:r>
      <w:r>
        <w:rPr>
          <w:rFonts w:cs="Times New Roman"/>
          <w:color w:val="000000" w:themeColor="text1"/>
          <w:position w:val="-8"/>
          <w:szCs w:val="24"/>
        </w:rPr>
        <w:object>
          <v:shape id="_x0000_i1030" o:spt="75" type="#_x0000_t75" style="height:20.4pt;width:45.65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hint="eastAsia" w:cs="Times New Roman"/>
          <w:color w:val="000000" w:themeColor="text1"/>
          <w:szCs w:val="24"/>
        </w:rPr>
        <w:t>，叫做复数</w:t>
      </w:r>
      <w:r>
        <w:rPr>
          <w:rFonts w:cs="Times New Roman"/>
          <w:color w:val="000000" w:themeColor="text1"/>
          <w:position w:val="-4"/>
          <w:szCs w:val="24"/>
        </w:rPr>
        <w:object>
          <v:shape id="_x0000_i1031" o:spt="75" type="#_x0000_t75" style="height:9.65pt;width:9.65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r>
        <w:rPr>
          <w:rFonts w:hint="eastAsia" w:cs="Times New Roman"/>
          <w:color w:val="000000" w:themeColor="text1"/>
          <w:szCs w:val="24"/>
        </w:rPr>
        <w:t>的模，记作</w:t>
      </w:r>
      <w:r>
        <w:rPr>
          <w:rFonts w:cs="Times New Roman"/>
          <w:color w:val="000000" w:themeColor="text1"/>
          <w:position w:val="-14"/>
          <w:szCs w:val="24"/>
        </w:rPr>
        <w:object>
          <v:shape id="_x0000_i1032" o:spt="75" type="#_x0000_t75" style="height:20.4pt;width:12.9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r>
        <w:rPr>
          <w:rFonts w:hint="eastAsia" w:cs="Times New Roman"/>
          <w:color w:val="000000" w:themeColor="text1"/>
          <w:szCs w:val="24"/>
        </w:rPr>
        <w:t>．即</w:t>
      </w:r>
      <w:r>
        <w:rPr>
          <w:rFonts w:cs="Times New Roman"/>
          <w:color w:val="000000" w:themeColor="text1"/>
          <w:position w:val="-14"/>
          <w:szCs w:val="24"/>
        </w:rPr>
        <w:object>
          <v:shape id="_x0000_i1033" o:spt="75" type="#_x0000_t75" style="height:23.1pt;width:110.15pt;" o:ole="t" filled="f" o:preferrelative="t" stroked="f" coordsize="21600,21600">
            <v:path/>
            <v:fill on="f" focussize="0,0"/>
            <v:stroke on="f" joinstyle="miter"/>
            <v:imagedata r:id="rId21" o:title=""/>
            <o:lock v:ext="edit" aspectratio="t"/>
            <w10:wrap type="none"/>
            <w10:anchorlock/>
          </v:shape>
          <o:OLEObject Type="Embed" ProgID="Equation.DSMT4" ShapeID="_x0000_i1033" DrawAspect="Content" ObjectID="_1468075733" r:id="rId20">
            <o:LockedField>false</o:LockedField>
          </o:OLEObject>
        </w:object>
      </w:r>
      <w:r>
        <w:rPr>
          <w:rFonts w:hint="eastAsia" w:cs="Times New Roman"/>
          <w:color w:val="000000" w:themeColor="text1"/>
          <w:szCs w:val="24"/>
        </w:rPr>
        <w:t>．</w:t>
      </w:r>
    </w:p>
    <w:p>
      <w:pPr>
        <w:snapToGrid w:val="0"/>
        <w:spacing w:line="312" w:lineRule="auto"/>
        <w:ind w:firstLine="480" w:firstLineChars="200"/>
        <w:rPr>
          <w:rFonts w:cs="Times New Roman"/>
          <w:color w:val="000000" w:themeColor="text1"/>
          <w:szCs w:val="24"/>
        </w:rPr>
      </w:pPr>
      <w:r>
        <w:rPr>
          <w:rFonts w:hint="eastAsia" w:cs="Times New Roman"/>
          <w:color w:val="000000" w:themeColor="text1"/>
          <w:szCs w:val="24"/>
        </w:rPr>
        <w:t>由于复数</w:t>
      </w:r>
      <w:r>
        <w:rPr>
          <w:rFonts w:cs="Times New Roman"/>
          <w:color w:val="000000" w:themeColor="text1"/>
          <w:position w:val="-6"/>
          <w:szCs w:val="24"/>
        </w:rPr>
        <w:object>
          <v:shape id="_x0000_i1034" o:spt="75" type="#_x0000_t75" style="height:14.5pt;width:47.8pt;" o:ole="t" filled="f" o:preferrelative="t" stroked="f" coordsize="21600,21600">
            <v:path/>
            <v:fill on="f" focussize="0,0"/>
            <v:stroke on="f" joinstyle="miter"/>
            <v:imagedata r:id="rId23" o:title=""/>
            <o:lock v:ext="edit" aspectratio="t"/>
            <w10:wrap type="none"/>
            <w10:anchorlock/>
          </v:shape>
          <o:OLEObject Type="Embed" ProgID="Equation.DSMT4" ShapeID="_x0000_i1034" DrawAspect="Content" ObjectID="_1468075734" r:id="rId22">
            <o:LockedField>false</o:LockedField>
          </o:OLEObject>
        </w:object>
      </w:r>
      <w:r>
        <w:rPr>
          <w:rFonts w:hint="eastAsia" w:cs="Times New Roman"/>
          <w:color w:val="000000" w:themeColor="text1"/>
          <w:szCs w:val="24"/>
        </w:rPr>
        <w:t>的模与该复数所对应的向量</w:t>
      </w:r>
      <w:r>
        <w:rPr>
          <w:rFonts w:cs="Times New Roman"/>
          <w:color w:val="000000" w:themeColor="text1"/>
          <w:position w:val="-6"/>
          <w:szCs w:val="24"/>
        </w:rPr>
        <w:object>
          <v:shape id="_x0000_i1035" o:spt="75" type="#_x0000_t75" style="height:17.2pt;width:20.4pt;" o:ole="t" filled="f" o:preferrelative="t" stroked="f" coordsize="21600,21600">
            <v:path/>
            <v:fill on="f" focussize="0,0"/>
            <v:stroke on="f" joinstyle="miter"/>
            <v:imagedata r:id="rId25" o:title=""/>
            <o:lock v:ext="edit" aspectratio="t"/>
            <w10:wrap type="none"/>
            <w10:anchorlock/>
          </v:shape>
          <o:OLEObject Type="Embed" ProgID="Equation.DSMT4" ShapeID="_x0000_i1035" DrawAspect="Content" ObjectID="_1468075735" r:id="rId24">
            <o:LockedField>false</o:LockedField>
          </o:OLEObject>
        </w:object>
      </w:r>
      <w:r>
        <w:rPr>
          <w:rFonts w:hint="eastAsia" w:cs="Times New Roman"/>
          <w:color w:val="000000" w:themeColor="text1"/>
          <w:szCs w:val="24"/>
        </w:rPr>
        <w:t>的模是一致的，因此复数的模也可以说成是其对应向量的模．即有</w:t>
      </w:r>
    </w:p>
    <w:p>
      <w:pPr>
        <w:snapToGrid w:val="0"/>
        <w:spacing w:line="312" w:lineRule="auto"/>
        <w:jc w:val="center"/>
        <w:rPr>
          <w:rFonts w:cs="Times New Roman"/>
          <w:color w:val="000000" w:themeColor="text1"/>
          <w:szCs w:val="24"/>
        </w:rPr>
      </w:pPr>
      <w:r>
        <w:rPr>
          <w:rFonts w:cs="Times New Roman"/>
          <w:color w:val="000000" w:themeColor="text1"/>
          <w:position w:val="-18"/>
          <w:szCs w:val="24"/>
        </w:rPr>
        <w:object>
          <v:shape id="_x0000_i1036" o:spt="75" type="#_x0000_t75" style="height:24.7pt;width:174.1pt;" o:ole="t" filled="f" o:preferrelative="t" stroked="f" coordsize="21600,21600">
            <v:path/>
            <v:fill on="f" focussize="0,0"/>
            <v:stroke on="f" joinstyle="miter"/>
            <v:imagedata r:id="rId27" o:title=""/>
            <o:lock v:ext="edit" aspectratio="t"/>
            <w10:wrap type="none"/>
            <w10:anchorlock/>
          </v:shape>
          <o:OLEObject Type="Embed" ProgID="Equation.DSMT4" ShapeID="_x0000_i1036" DrawAspect="Content" ObjectID="_1468075736" r:id="rId26">
            <o:LockedField>false</o:LockedField>
          </o:OLEObject>
        </w:object>
      </w:r>
      <w:r>
        <w:rPr>
          <w:rFonts w:hint="eastAsia" w:cs="Times New Roman"/>
          <w:color w:val="000000" w:themeColor="text1"/>
          <w:szCs w:val="24"/>
        </w:rPr>
        <w:t>．</w:t>
      </w:r>
    </w:p>
    <w:p>
      <w:pPr>
        <w:snapToGrid w:val="0"/>
        <w:spacing w:line="312" w:lineRule="auto"/>
        <w:ind w:firstLine="480" w:firstLineChars="200"/>
        <w:rPr>
          <w:szCs w:val="24"/>
        </w:rPr>
      </w:pPr>
      <w:r>
        <w:rPr>
          <w:rFonts w:hint="eastAsia"/>
          <w:szCs w:val="24"/>
        </w:rPr>
        <w:t>复平面上两点的距离可以用所对应的复数表示：</w:t>
      </w:r>
    </w:p>
    <w:p>
      <w:pPr>
        <w:snapToGrid w:val="0"/>
        <w:spacing w:line="312" w:lineRule="auto"/>
        <w:ind w:firstLine="480" w:firstLineChars="200"/>
        <w:rPr>
          <w:szCs w:val="24"/>
        </w:rPr>
      </w:pPr>
      <w:r>
        <w:rPr>
          <w:rFonts w:hint="eastAsia"/>
          <w:szCs w:val="24"/>
        </w:rPr>
        <w:t>设</w:t>
      </w:r>
      <w:r>
        <w:rPr>
          <w:position w:val="-12"/>
          <w:szCs w:val="24"/>
        </w:rPr>
        <w:object>
          <v:shape id="_x0000_i1037" o:spt="75" type="#_x0000_t75" style="height:18.25pt;width:48.9pt;" o:ole="t" filled="f" o:preferrelative="t" stroked="f" coordsize="21600,21600">
            <v:path/>
            <v:fill on="f" focussize="0,0"/>
            <v:stroke on="f" joinstyle="miter"/>
            <v:imagedata r:id="rId29" o:title=""/>
            <o:lock v:ext="edit" aspectratio="t"/>
            <w10:wrap type="none"/>
            <w10:anchorlock/>
          </v:shape>
          <o:OLEObject Type="Embed" ProgID="Equation.DSMT4" ShapeID="_x0000_i1037" DrawAspect="Content" ObjectID="_1468075737" r:id="rId28">
            <o:LockedField>false</o:LockedField>
          </o:OLEObject>
        </w:object>
      </w:r>
      <w:r>
        <w:rPr>
          <w:rFonts w:hint="eastAsia"/>
          <w:szCs w:val="24"/>
        </w:rPr>
        <w:t>、</w:t>
      </w:r>
      <w:r>
        <w:rPr>
          <w:position w:val="-12"/>
          <w:szCs w:val="24"/>
        </w:rPr>
        <w:object>
          <v:shape id="_x0000_i1038" o:spt="75" type="#_x0000_t75" style="height:18.25pt;width:53.2pt;" o:ole="t" filled="f" o:preferrelative="t" stroked="f" coordsize="21600,21600">
            <v:path/>
            <v:fill on="f" focussize="0,0"/>
            <v:stroke on="f" joinstyle="miter"/>
            <v:imagedata r:id="rId31" o:title=""/>
            <o:lock v:ext="edit" aspectratio="t"/>
            <w10:wrap type="none"/>
            <w10:anchorlock/>
          </v:shape>
          <o:OLEObject Type="Embed" ProgID="Equation.DSMT4" ShapeID="_x0000_i1038" DrawAspect="Content" ObjectID="_1468075738" r:id="rId30">
            <o:LockedField>false</o:LockedField>
          </o:OLEObject>
        </w:object>
      </w:r>
      <w:r>
        <w:rPr>
          <w:rFonts w:hint="eastAsia"/>
          <w:szCs w:val="24"/>
        </w:rPr>
        <w:t>是复平面上的两个点，其对应的复数为</w:t>
      </w:r>
      <w:r>
        <w:rPr>
          <w:position w:val="-12"/>
          <w:szCs w:val="24"/>
        </w:rPr>
        <w:object>
          <v:shape id="_x0000_i1039" o:spt="75" type="#_x0000_t75" style="height:18.25pt;width:56.4pt;" o:ole="t" filled="f" o:preferrelative="t" stroked="f" coordsize="21600,21600">
            <v:path/>
            <v:fill on="f" focussize="0,0"/>
            <v:stroke on="f" joinstyle="miter"/>
            <v:imagedata r:id="rId33" o:title=""/>
            <o:lock v:ext="edit" aspectratio="t"/>
            <w10:wrap type="none"/>
            <w10:anchorlock/>
          </v:shape>
          <o:OLEObject Type="Embed" ProgID="Equation.DSMT4" ShapeID="_x0000_i1039" DrawAspect="Content" ObjectID="_1468075739" r:id="rId32">
            <o:LockedField>false</o:LockedField>
          </o:OLEObject>
        </w:object>
      </w:r>
      <w:r>
        <w:rPr>
          <w:rFonts w:hint="eastAsia"/>
          <w:szCs w:val="24"/>
        </w:rPr>
        <w:t>与</w:t>
      </w:r>
      <w:r>
        <w:rPr>
          <w:position w:val="-12"/>
          <w:szCs w:val="24"/>
        </w:rPr>
        <w:object>
          <v:shape id="_x0000_i1040" o:spt="75" type="#_x0000_t75" style="height:18.25pt;width:60.2pt;" o:ole="t" filled="f" o:preferrelative="t" stroked="f" coordsize="21600,21600">
            <v:path/>
            <v:fill on="f" focussize="0,0"/>
            <v:stroke on="f" joinstyle="miter"/>
            <v:imagedata r:id="rId35" o:title=""/>
            <o:lock v:ext="edit" aspectratio="t"/>
            <w10:wrap type="none"/>
            <w10:anchorlock/>
          </v:shape>
          <o:OLEObject Type="Embed" ProgID="Equation.DSMT4" ShapeID="_x0000_i1040" DrawAspect="Content" ObjectID="_1468075740" r:id="rId34">
            <o:LockedField>false</o:LockedField>
          </o:OLEObject>
        </w:object>
      </w:r>
      <w:r>
        <w:rPr>
          <w:rFonts w:hint="eastAsia"/>
          <w:szCs w:val="24"/>
        </w:rPr>
        <w:t>，则由</w:t>
      </w:r>
      <w:bookmarkStart w:id="0" w:name="_Hlk73530661"/>
      <w:r>
        <w:rPr>
          <w:rFonts w:hint="eastAsia"/>
          <w:szCs w:val="24"/>
        </w:rPr>
        <w:t>两个复数的差和平面上两点间距离公式,可知</w:t>
      </w:r>
    </w:p>
    <w:p>
      <w:pPr>
        <w:snapToGrid w:val="0"/>
        <w:spacing w:line="312" w:lineRule="auto"/>
        <w:jc w:val="center"/>
        <w:rPr>
          <w:szCs w:val="24"/>
        </w:rPr>
      </w:pPr>
      <w:r>
        <w:rPr>
          <w:position w:val="-18"/>
          <w:szCs w:val="24"/>
        </w:rPr>
        <w:object>
          <v:shape id="_x0000_i1041" o:spt="75" type="#_x0000_t75" style="height:24.7pt;width:339.05pt;" o:ole="t" filled="f" o:preferrelative="t" stroked="f" coordsize="21600,21600">
            <v:path/>
            <v:fill on="f" focussize="0,0"/>
            <v:stroke on="f" joinstyle="miter"/>
            <v:imagedata r:id="rId37" o:title=""/>
            <o:lock v:ext="edit" aspectratio="t"/>
            <w10:wrap type="none"/>
            <w10:anchorlock/>
          </v:shape>
          <o:OLEObject Type="Embed" ProgID="Equation.DSMT4" ShapeID="_x0000_i1041" DrawAspect="Content" ObjectID="_1468075741" r:id="rId36">
            <o:LockedField>false</o:LockedField>
          </o:OLEObject>
        </w:object>
      </w:r>
      <w:r>
        <w:rPr>
          <w:rFonts w:hint="eastAsia"/>
          <w:szCs w:val="24"/>
        </w:rPr>
        <w:t>．</w:t>
      </w:r>
    </w:p>
    <w:bookmarkEnd w:id="0"/>
    <w:p>
      <w:pPr>
        <w:snapToGrid w:val="0"/>
        <w:spacing w:line="312" w:lineRule="auto"/>
        <w:ind w:firstLine="480" w:firstLineChars="200"/>
        <w:rPr>
          <w:szCs w:val="24"/>
        </w:rPr>
      </w:pPr>
      <w:r>
        <w:rPr>
          <w:rFonts w:hint="eastAsia" w:cs="Times New Roman"/>
          <w:color w:val="000000" w:themeColor="text1"/>
          <w:szCs w:val="24"/>
        </w:rPr>
        <w:t>求</w:t>
      </w:r>
      <w:r>
        <w:rPr>
          <w:rFonts w:hint="eastAsia"/>
          <w:szCs w:val="24"/>
        </w:rPr>
        <w:t>下列复数的模：</w:t>
      </w:r>
    </w:p>
    <w:p>
      <w:pPr>
        <w:snapToGrid w:val="0"/>
        <w:spacing w:line="312" w:lineRule="auto"/>
        <w:ind w:firstLine="480" w:firstLineChars="200"/>
        <w:rPr>
          <w:szCs w:val="24"/>
        </w:rPr>
      </w:pPr>
      <w:r>
        <w:rPr>
          <w:rFonts w:hint="eastAsia"/>
          <w:szCs w:val="24"/>
        </w:rPr>
        <w:t>（</w:t>
      </w:r>
      <w:r>
        <w:rPr>
          <w:rFonts w:hint="eastAsia" w:cs="Times New Roman"/>
          <w:color w:val="000000" w:themeColor="text1"/>
          <w:szCs w:val="24"/>
        </w:rPr>
        <w:t>1</w:t>
      </w:r>
      <w:r>
        <w:rPr>
          <w:rFonts w:hint="eastAsia"/>
          <w:szCs w:val="24"/>
        </w:rPr>
        <w:t>）</w:t>
      </w:r>
      <w:r>
        <w:rPr>
          <w:position w:val="-12"/>
          <w:szCs w:val="24"/>
        </w:rPr>
        <w:object>
          <v:shape id="_x0000_i1042" o:spt="75" type="#_x0000_t75" style="height:18.25pt;width:50.5pt;" o:ole="t" filled="f" o:preferrelative="t" stroked="f" coordsize="21600,21600">
            <v:path/>
            <v:fill on="f" focussize="0,0"/>
            <v:stroke on="f" joinstyle="miter"/>
            <v:imagedata r:id="rId39" o:title=""/>
            <o:lock v:ext="edit" aspectratio="t"/>
            <w10:wrap type="none"/>
            <w10:anchorlock/>
          </v:shape>
          <o:OLEObject Type="Embed" ProgID="Equation.DSMT4" ShapeID="_x0000_i1042" DrawAspect="Content" ObjectID="_1468075742" r:id="rId38">
            <o:LockedField>false</o:LockedField>
          </o:OLEObject>
        </w:object>
      </w:r>
      <w:r>
        <w:rPr>
          <w:rFonts w:hint="eastAsia"/>
          <w:szCs w:val="24"/>
        </w:rPr>
        <w:t>；</w:t>
      </w:r>
    </w:p>
    <w:p>
      <w:pPr>
        <w:snapToGrid w:val="0"/>
        <w:spacing w:line="312" w:lineRule="auto"/>
        <w:ind w:firstLine="480" w:firstLineChars="200"/>
        <w:rPr>
          <w:szCs w:val="24"/>
        </w:rPr>
      </w:pPr>
      <w:r>
        <w:rPr>
          <w:rFonts w:hint="eastAsia"/>
          <w:szCs w:val="24"/>
        </w:rPr>
        <w:t>（</w:t>
      </w:r>
      <w:r>
        <w:rPr>
          <w:rFonts w:hint="eastAsia" w:cs="Times New Roman"/>
          <w:color w:val="000000" w:themeColor="text1"/>
          <w:szCs w:val="24"/>
        </w:rPr>
        <w:t>2</w:t>
      </w:r>
      <w:r>
        <w:rPr>
          <w:rFonts w:hint="eastAsia"/>
          <w:szCs w:val="24"/>
        </w:rPr>
        <w:t>）</w:t>
      </w:r>
      <w:r>
        <w:rPr>
          <w:position w:val="-24"/>
          <w:szCs w:val="24"/>
        </w:rPr>
        <w:object>
          <v:shape id="_x0000_i1043" o:spt="75" type="#_x0000_t75" style="height:30.65pt;width:71.45pt;" o:ole="t" filled="f" o:preferrelative="t" stroked="f" coordsize="21600,21600">
            <v:path/>
            <v:fill on="f" focussize="0,0"/>
            <v:stroke on="f" joinstyle="miter"/>
            <v:imagedata r:id="rId41" o:title=""/>
            <o:lock v:ext="edit" aspectratio="t"/>
            <w10:wrap type="none"/>
            <w10:anchorlock/>
          </v:shape>
          <o:OLEObject Type="Embed" ProgID="Equation.DSMT4" ShapeID="_x0000_i1043" DrawAspect="Content" ObjectID="_1468075743" r:id="rId40">
            <o:LockedField>false</o:LockedField>
          </o:OLEObject>
        </w:object>
      </w:r>
      <w:r>
        <w:rPr>
          <w:rFonts w:hint="eastAsia"/>
          <w:szCs w:val="24"/>
        </w:rPr>
        <w:t>．</w:t>
      </w:r>
    </w:p>
    <w:p>
      <w:pPr>
        <w:snapToGrid w:val="0"/>
        <w:spacing w:line="312" w:lineRule="auto"/>
        <w:ind w:firstLine="480" w:firstLineChars="200"/>
        <w:rPr>
          <w:szCs w:val="24"/>
        </w:rPr>
      </w:pPr>
      <w:r>
        <w:rPr>
          <w:rFonts w:hint="eastAsia"/>
          <w:szCs w:val="24"/>
        </w:rPr>
        <w:t>解 （</w:t>
      </w:r>
      <w:r>
        <w:rPr>
          <w:rFonts w:hint="eastAsia" w:cs="Times New Roman"/>
          <w:color w:val="000000" w:themeColor="text1"/>
          <w:szCs w:val="24"/>
        </w:rPr>
        <w:t>1</w:t>
      </w:r>
      <w:r>
        <w:rPr>
          <w:rFonts w:hint="eastAsia"/>
          <w:szCs w:val="24"/>
        </w:rPr>
        <w:t>）</w:t>
      </w:r>
      <w:r>
        <w:rPr>
          <w:position w:val="-14"/>
          <w:szCs w:val="24"/>
        </w:rPr>
        <w:object>
          <v:shape id="_x0000_i1044" o:spt="75" type="#_x0000_t75" style="height:23.1pt;width:87.05pt;" o:ole="t" filled="f" o:preferrelative="t" stroked="f" coordsize="21600,21600">
            <v:path/>
            <v:fill on="f" focussize="0,0"/>
            <v:stroke on="f" joinstyle="miter"/>
            <v:imagedata r:id="rId43" o:title=""/>
            <o:lock v:ext="edit" aspectratio="t"/>
            <w10:wrap type="none"/>
            <w10:anchorlock/>
          </v:shape>
          <o:OLEObject Type="Embed" ProgID="Equation.DSMT4" ShapeID="_x0000_i1044" DrawAspect="Content" ObjectID="_1468075744" r:id="rId42">
            <o:LockedField>false</o:LockedField>
          </o:OLEObject>
        </w:object>
      </w:r>
      <w:r>
        <w:rPr>
          <w:rFonts w:hint="eastAsia"/>
          <w:szCs w:val="24"/>
        </w:rPr>
        <w:t>．</w:t>
      </w:r>
    </w:p>
    <w:p>
      <w:pPr>
        <w:snapToGrid w:val="0"/>
        <w:spacing w:line="312" w:lineRule="auto"/>
        <w:ind w:firstLine="480" w:firstLineChars="200"/>
        <w:rPr>
          <w:szCs w:val="24"/>
        </w:rPr>
      </w:pPr>
      <w:r>
        <w:rPr>
          <w:rFonts w:hint="eastAsia"/>
          <w:szCs w:val="24"/>
        </w:rPr>
        <w:t>（</w:t>
      </w:r>
      <w:r>
        <w:rPr>
          <w:rFonts w:hint="eastAsia" w:cs="Times New Roman"/>
          <w:color w:val="000000" w:themeColor="text1"/>
          <w:szCs w:val="24"/>
        </w:rPr>
        <w:t>2</w:t>
      </w:r>
      <w:r>
        <w:rPr>
          <w:rFonts w:hint="eastAsia"/>
          <w:szCs w:val="24"/>
        </w:rPr>
        <w:t>）</w:t>
      </w:r>
      <w:r>
        <w:rPr>
          <w:position w:val="-26"/>
          <w:szCs w:val="24"/>
        </w:rPr>
        <w:object>
          <v:shape id="_x0000_i1045" o:spt="75" type="#_x0000_t75" style="height:35.45pt;width:134.35pt;" o:ole="t" filled="f" o:preferrelative="t" stroked="f" coordsize="21600,21600">
            <v:path/>
            <v:fill on="f" focussize="0,0"/>
            <v:stroke on="f" joinstyle="miter"/>
            <v:imagedata r:id="rId45" o:title=""/>
            <o:lock v:ext="edit" aspectratio="t"/>
            <w10:wrap type="none"/>
            <w10:anchorlock/>
          </v:shape>
          <o:OLEObject Type="Embed" ProgID="Equation.DSMT4" ShapeID="_x0000_i1045" DrawAspect="Content" ObjectID="_1468075745" r:id="rId44">
            <o:LockedField>false</o:LockedField>
          </o:OLEObject>
        </w:object>
      </w:r>
      <w:r>
        <w:rPr>
          <w:rFonts w:hint="eastAsia"/>
          <w:szCs w:val="24"/>
        </w:rPr>
        <w:t>．</w:t>
      </w:r>
    </w:p>
    <w:p>
      <w:pPr>
        <w:snapToGrid w:val="0"/>
        <w:spacing w:line="312" w:lineRule="auto"/>
        <w:ind w:firstLine="482"/>
        <w:rPr>
          <w:szCs w:val="24"/>
        </w:rPr>
      </w:pPr>
      <w:r>
        <w:rPr>
          <w:rFonts w:hint="eastAsia"/>
          <w:szCs w:val="24"/>
        </w:rPr>
        <w:t>补充问题：已知</w:t>
      </w:r>
      <w:r>
        <w:rPr>
          <w:position w:val="-12"/>
          <w:szCs w:val="24"/>
        </w:rPr>
        <w:object>
          <v:shape id="_x0000_i1046" o:spt="75" type="#_x0000_t75" style="height:18.8pt;width:51.05pt;" o:ole="t" filled="f" o:preferrelative="t" stroked="f" coordsize="21600,21600">
            <v:path/>
            <v:fill on="f" focussize="0,0"/>
            <v:stroke on="f" joinstyle="miter"/>
            <v:imagedata r:id="rId47" o:title=""/>
            <o:lock v:ext="edit" aspectratio="t"/>
            <w10:wrap type="none"/>
            <w10:anchorlock/>
          </v:shape>
          <o:OLEObject Type="Embed" ProgID="Equation.DSMT4" ShapeID="_x0000_i1046" DrawAspect="Content" ObjectID="_1468075746" r:id="rId46">
            <o:LockedField>false</o:LockedField>
          </o:OLEObject>
        </w:object>
      </w:r>
      <w:r>
        <w:rPr>
          <w:rFonts w:hint="eastAsia"/>
          <w:szCs w:val="24"/>
        </w:rPr>
        <w:t>，且</w:t>
      </w:r>
      <w:r>
        <w:rPr>
          <w:position w:val="-14"/>
          <w:szCs w:val="24"/>
        </w:rPr>
        <w:object>
          <v:shape id="_x0000_i1047" o:spt="75" type="#_x0000_t75" style="height:19.35pt;width:34.95pt;" o:ole="t" filled="f" o:preferrelative="t" stroked="f" coordsize="21600,21600">
            <v:path/>
            <v:fill on="f" focussize="0,0"/>
            <v:stroke on="f" joinstyle="miter"/>
            <v:imagedata r:id="rId49" o:title=""/>
            <o:lock v:ext="edit" aspectratio="t"/>
            <w10:wrap type="none"/>
            <w10:anchorlock/>
          </v:shape>
          <o:OLEObject Type="Embed" ProgID="Equation.DSMT4" ShapeID="_x0000_i1047" DrawAspect="Content" ObjectID="_1468075747" r:id="rId48">
            <o:LockedField>false</o:LockedField>
          </o:OLEObject>
        </w:object>
      </w:r>
      <w:r>
        <w:rPr>
          <w:rFonts w:hint="eastAsia"/>
          <w:szCs w:val="24"/>
        </w:rPr>
        <w:t>，求实数</w:t>
      </w:r>
      <w:r>
        <w:rPr>
          <w:position w:val="-6"/>
          <w:szCs w:val="24"/>
        </w:rPr>
        <w:object>
          <v:shape id="_x0000_i1048" o:spt="75" type="#_x0000_t75" style="height:11.3pt;width:9.65pt;" o:ole="t" filled="f" o:preferrelative="t" stroked="f" coordsize="21600,21600">
            <v:path/>
            <v:fill on="f" focussize="0,0"/>
            <v:stroke on="f" joinstyle="miter"/>
            <v:imagedata r:id="rId51" o:title=""/>
            <o:lock v:ext="edit" aspectratio="t"/>
            <w10:wrap type="none"/>
            <w10:anchorlock/>
          </v:shape>
          <o:OLEObject Type="Embed" ProgID="Equation.DSMT4" ShapeID="_x0000_i1048" DrawAspect="Content" ObjectID="_1468075748" r:id="rId50">
            <o:LockedField>false</o:LockedField>
          </o:OLEObject>
        </w:object>
      </w:r>
      <w:r>
        <w:rPr>
          <w:rFonts w:hint="eastAsia"/>
          <w:szCs w:val="24"/>
        </w:rPr>
        <w:t>的值</w:t>
      </w:r>
      <w:r>
        <w:rPr>
          <w:szCs w:val="24"/>
        </w:rPr>
        <w:t>．</w:t>
      </w:r>
    </w:p>
    <w:p>
      <w:pPr>
        <w:snapToGrid w:val="0"/>
        <w:spacing w:line="312" w:lineRule="auto"/>
        <w:ind w:firstLine="482"/>
        <w:rPr>
          <w:szCs w:val="24"/>
        </w:rPr>
      </w:pPr>
      <w:r>
        <w:rPr>
          <w:szCs w:val="24"/>
        </w:rPr>
        <w:t xml:space="preserve">解 </w:t>
      </w:r>
      <w:r>
        <w:rPr>
          <w:position w:val="-14"/>
          <w:szCs w:val="24"/>
        </w:rPr>
        <w:object>
          <v:shape id="_x0000_i1049" o:spt="75" type="#_x0000_t75" style="height:23.1pt;width:88.65pt;" o:ole="t" filled="f" o:preferrelative="t" stroked="f" coordsize="21600,21600">
            <v:path/>
            <v:fill on="f" focussize="0,0"/>
            <v:stroke on="f" joinstyle="miter"/>
            <v:imagedata r:id="rId53" o:title=""/>
            <o:lock v:ext="edit" aspectratio="t"/>
            <w10:wrap type="none"/>
            <w10:anchorlock/>
          </v:shape>
          <o:OLEObject Type="Embed" ProgID="Equation.DSMT4" ShapeID="_x0000_i1049" DrawAspect="Content" ObjectID="_1468075749" r:id="rId52">
            <o:LockedField>false</o:LockedField>
          </o:OLEObject>
        </w:object>
      </w:r>
      <w:r>
        <w:rPr>
          <w:rFonts w:hint="eastAsia"/>
          <w:szCs w:val="24"/>
        </w:rPr>
        <w:t>，得</w:t>
      </w:r>
      <w:r>
        <w:rPr>
          <w:position w:val="-6"/>
          <w:szCs w:val="24"/>
        </w:rPr>
        <w:object>
          <v:shape id="_x0000_i1050" o:spt="75" type="#_x0000_t75" style="height:13.45pt;width:34.4pt;" o:ole="t" filled="f" o:preferrelative="t" stroked="f" coordsize="21600,21600">
            <v:path/>
            <v:fill on="f" focussize="0,0"/>
            <v:stroke on="f" joinstyle="miter"/>
            <v:imagedata r:id="rId55" o:title=""/>
            <o:lock v:ext="edit" aspectratio="t"/>
            <w10:wrap type="none"/>
            <w10:anchorlock/>
          </v:shape>
          <o:OLEObject Type="Embed" ProgID="Equation.DSMT4" ShapeID="_x0000_i1050" DrawAspect="Content" ObjectID="_1468075750" r:id="rId54">
            <o:LockedField>false</o:LockedField>
          </o:OLEObject>
        </w:object>
      </w:r>
      <w:r>
        <w:rPr>
          <w:szCs w:val="24"/>
        </w:rPr>
        <w:t>．</w:t>
      </w:r>
    </w:p>
    <w:p>
      <w:pPr>
        <w:snapToGrid w:val="0"/>
        <w:spacing w:line="312" w:lineRule="auto"/>
        <w:ind w:firstLine="480" w:firstLineChars="200"/>
        <w:rPr>
          <w:rFonts w:cs="Times New Roman"/>
        </w:rPr>
      </w:pPr>
      <w:r>
        <w:rPr>
          <w:rFonts w:hint="eastAsia" w:cs="Times New Roman"/>
        </w:rPr>
        <w:t>[设计意图]</w:t>
      </w:r>
      <w:r>
        <w:rPr>
          <w:rFonts w:hint="eastAsia" w:cs="Times New Roman"/>
          <w:szCs w:val="24"/>
        </w:rPr>
        <w:t xml:space="preserve"> 通过与实数的绝对值、向量的模的类比，引出复数的模的定义，并通过对几个具体复数的模的求解，加深学生对复数的模的定义的识记与理解．</w:t>
      </w:r>
    </w:p>
    <w:p>
      <w:pPr>
        <w:snapToGrid w:val="0"/>
        <w:spacing w:line="312" w:lineRule="auto"/>
        <w:ind w:firstLine="482" w:firstLineChars="200"/>
        <w:rPr>
          <w:b/>
          <w:bCs/>
          <w:szCs w:val="24"/>
        </w:rPr>
      </w:pPr>
      <w:r>
        <w:rPr>
          <w:rFonts w:hint="eastAsia"/>
          <w:b/>
          <w:bCs/>
          <w:szCs w:val="24"/>
        </w:rPr>
        <w:t>（环节二）探究性质</w:t>
      </w:r>
      <w:r>
        <w:rPr>
          <w:b/>
          <w:bCs/>
          <w:szCs w:val="24"/>
        </w:rPr>
        <w:t xml:space="preserve"> 理解辨析</w:t>
      </w:r>
    </w:p>
    <w:p>
      <w:pPr>
        <w:snapToGrid w:val="0"/>
        <w:spacing w:line="312" w:lineRule="auto"/>
        <w:ind w:firstLine="482" w:firstLineChars="200"/>
        <w:rPr>
          <w:b/>
          <w:bCs/>
          <w:szCs w:val="24"/>
        </w:rPr>
      </w:pPr>
      <w:r>
        <w:rPr>
          <w:rFonts w:hint="eastAsia"/>
          <w:b/>
          <w:bCs/>
          <w:szCs w:val="24"/>
        </w:rPr>
        <w:t>2．复数的模的性质</w:t>
      </w:r>
    </w:p>
    <w:p>
      <w:pPr>
        <w:snapToGrid w:val="0"/>
        <w:spacing w:line="312" w:lineRule="auto"/>
        <w:ind w:firstLine="480" w:firstLineChars="200"/>
        <w:rPr>
          <w:rFonts w:cs="Times New Roman"/>
          <w:color w:val="000000" w:themeColor="text1"/>
          <w:szCs w:val="24"/>
        </w:rPr>
      </w:pPr>
      <w:r>
        <w:rPr>
          <w:rFonts w:hint="eastAsia" w:cs="Times New Roman"/>
          <w:color w:val="000000" w:themeColor="text1"/>
          <w:szCs w:val="24"/>
        </w:rPr>
        <w:t>[问题1]复数的模和实数的绝对值之间的关系是怎样的？</w:t>
      </w:r>
    </w:p>
    <w:p>
      <w:pPr>
        <w:snapToGrid w:val="0"/>
        <w:spacing w:line="312" w:lineRule="auto"/>
        <w:ind w:firstLine="480" w:firstLineChars="200"/>
        <w:rPr>
          <w:rFonts w:cs="Times New Roman"/>
          <w:color w:val="000000" w:themeColor="text1"/>
          <w:szCs w:val="24"/>
        </w:rPr>
      </w:pPr>
      <w:r>
        <w:rPr>
          <w:rFonts w:hint="eastAsia" w:cs="Times New Roman"/>
          <w:color w:val="000000" w:themeColor="text1"/>
          <w:szCs w:val="24"/>
        </w:rPr>
        <w:t>当复数</w:t>
      </w:r>
      <w:r>
        <w:rPr>
          <w:rFonts w:cs="Times New Roman"/>
          <w:color w:val="000000" w:themeColor="text1"/>
          <w:position w:val="-6"/>
          <w:szCs w:val="24"/>
        </w:rPr>
        <w:object>
          <v:shape id="_x0000_i1051" o:spt="75" type="#_x0000_t75" style="height:14.5pt;width:47.8pt;" o:ole="t" filled="f" o:preferrelative="t" stroked="f" coordsize="21600,21600">
            <v:path/>
            <v:fill on="f" focussize="0,0"/>
            <v:stroke on="f" joinstyle="miter"/>
            <v:imagedata r:id="rId57" o:title=""/>
            <o:lock v:ext="edit" aspectratio="t"/>
            <w10:wrap type="none"/>
            <w10:anchorlock/>
          </v:shape>
          <o:OLEObject Type="Embed" ProgID="Equation.DSMT4" ShapeID="_x0000_i1051" DrawAspect="Content" ObjectID="_1468075751" r:id="rId56">
            <o:LockedField>false</o:LockedField>
          </o:OLEObject>
        </w:object>
      </w:r>
      <w:r>
        <w:rPr>
          <w:rFonts w:hint="eastAsia" w:cs="Times New Roman"/>
          <w:color w:val="000000" w:themeColor="text1"/>
          <w:szCs w:val="24"/>
        </w:rPr>
        <w:t>（</w:t>
      </w:r>
      <w:r>
        <w:rPr>
          <w:rFonts w:cs="Times New Roman"/>
          <w:color w:val="000000" w:themeColor="text1"/>
          <w:position w:val="-6"/>
          <w:szCs w:val="24"/>
        </w:rPr>
        <w:object>
          <v:shape id="_x0000_i1052" o:spt="75" type="#_x0000_t75" style="height:14.5pt;width:47.8pt;" o:ole="t" filled="f" o:preferrelative="t" stroked="f" coordsize="21600,21600">
            <v:path/>
            <v:fill on="f" focussize="0,0"/>
            <v:stroke on="f" joinstyle="miter"/>
            <v:imagedata r:id="rId59" o:title=""/>
            <o:lock v:ext="edit" aspectratio="t"/>
            <w10:wrap type="none"/>
            <w10:anchorlock/>
          </v:shape>
          <o:OLEObject Type="Embed" ProgID="Equation.DSMT4" ShapeID="_x0000_i1052" DrawAspect="Content" ObjectID="_1468075752" r:id="rId58">
            <o:LockedField>false</o:LockedField>
          </o:OLEObject>
        </w:object>
      </w:r>
      <w:r>
        <w:rPr>
          <w:rFonts w:hint="eastAsia" w:cs="Times New Roman"/>
          <w:color w:val="000000" w:themeColor="text1"/>
          <w:szCs w:val="24"/>
        </w:rPr>
        <w:t>）中令</w:t>
      </w:r>
      <w:r>
        <w:rPr>
          <w:rFonts w:cs="Times New Roman"/>
          <w:color w:val="000000" w:themeColor="text1"/>
          <w:position w:val="-6"/>
          <w:szCs w:val="24"/>
        </w:rPr>
        <w:object>
          <v:shape id="_x0000_i1053" o:spt="75" type="#_x0000_t75" style="height:14.5pt;width:26.85pt;" o:ole="t" filled="f" o:preferrelative="t" stroked="f" coordsize="21600,21600">
            <v:path/>
            <v:fill on="f" focussize="0,0"/>
            <v:stroke on="f" joinstyle="miter"/>
            <v:imagedata r:id="rId61" o:title=""/>
            <o:lock v:ext="edit" aspectratio="t"/>
            <w10:wrap type="none"/>
            <w10:anchorlock/>
          </v:shape>
          <o:OLEObject Type="Embed" ProgID="Equation.DSMT4" ShapeID="_x0000_i1053" DrawAspect="Content" ObjectID="_1468075753" r:id="rId60">
            <o:LockedField>false</o:LockedField>
          </o:OLEObject>
        </w:object>
      </w:r>
      <w:r>
        <w:rPr>
          <w:rFonts w:hint="eastAsia" w:cs="Times New Roman"/>
          <w:color w:val="000000" w:themeColor="text1"/>
          <w:szCs w:val="24"/>
        </w:rPr>
        <w:t>，则有</w:t>
      </w:r>
      <w:r>
        <w:rPr>
          <w:rFonts w:cs="Times New Roman"/>
          <w:color w:val="000000" w:themeColor="text1"/>
          <w:position w:val="-14"/>
          <w:szCs w:val="24"/>
        </w:rPr>
        <w:object>
          <v:shape id="_x0000_i1054" o:spt="75" type="#_x0000_t75" style="height:23.65pt;width:68.25pt;" o:ole="t" filled="f" o:preferrelative="t" stroked="f" coordsize="21600,21600">
            <v:path/>
            <v:fill on="f" focussize="0,0"/>
            <v:stroke on="f" joinstyle="miter"/>
            <v:imagedata r:id="rId63" o:title=""/>
            <o:lock v:ext="edit" aspectratio="t"/>
            <w10:wrap type="none"/>
            <w10:anchorlock/>
          </v:shape>
          <o:OLEObject Type="Embed" ProgID="Equation.DSMT4" ShapeID="_x0000_i1054" DrawAspect="Content" ObjectID="_1468075754" r:id="rId62">
            <o:LockedField>false</o:LockedField>
          </o:OLEObject>
        </w:object>
      </w:r>
      <w:r>
        <w:rPr>
          <w:rFonts w:hint="eastAsia" w:cs="Times New Roman"/>
          <w:color w:val="000000" w:themeColor="text1"/>
          <w:szCs w:val="24"/>
        </w:rPr>
        <w:t>，即当复数为实数时，复数的模就是实数的绝对值．故而，复数的模有时也称为复数的绝对值．</w:t>
      </w:r>
    </w:p>
    <w:p>
      <w:pPr>
        <w:snapToGrid w:val="0"/>
        <w:spacing w:line="312" w:lineRule="auto"/>
        <w:ind w:firstLine="480" w:firstLineChars="200"/>
        <w:rPr>
          <w:rFonts w:cs="Times New Roman"/>
          <w:color w:val="000000" w:themeColor="text1"/>
          <w:szCs w:val="24"/>
        </w:rPr>
      </w:pPr>
      <w:r>
        <w:rPr>
          <w:rFonts w:hint="eastAsia" w:cs="Times New Roman"/>
          <w:color w:val="000000" w:themeColor="text1"/>
          <w:szCs w:val="24"/>
        </w:rPr>
        <w:t>[问题2]实数的绝对值的性质有哪些？并猜测，复数的模有没有类似的性质？</w:t>
      </w:r>
    </w:p>
    <w:p>
      <w:pPr>
        <w:snapToGrid w:val="0"/>
        <w:spacing w:line="312" w:lineRule="auto"/>
        <w:ind w:firstLine="480" w:firstLineChars="200"/>
        <w:rPr>
          <w:rFonts w:cs="Times New Roman"/>
          <w:color w:val="000000" w:themeColor="text1"/>
          <w:szCs w:val="24"/>
        </w:rPr>
      </w:pPr>
      <w:r>
        <w:rPr>
          <w:rFonts w:hint="eastAsia" w:cs="Times New Roman"/>
          <w:color w:val="000000" w:themeColor="text1"/>
          <w:szCs w:val="24"/>
        </w:rPr>
        <w:t>已知</w:t>
      </w:r>
      <w:r>
        <w:rPr>
          <w:rFonts w:cs="Times New Roman"/>
          <w:color w:val="000000" w:themeColor="text1"/>
          <w:position w:val="-12"/>
          <w:szCs w:val="24"/>
        </w:rPr>
        <w:object>
          <v:shape id="_x0000_i1055" o:spt="75" type="#_x0000_t75" style="height:18.25pt;width:54.25pt;" o:ole="t" filled="f" o:preferrelative="t" stroked="f" coordsize="21600,21600">
            <v:path/>
            <v:fill on="f" focussize="0,0"/>
            <v:stroke on="f" joinstyle="miter"/>
            <v:imagedata r:id="rId65" o:title=""/>
            <o:lock v:ext="edit" aspectratio="t"/>
            <w10:wrap type="none"/>
            <w10:anchorlock/>
          </v:shape>
          <o:OLEObject Type="Embed" ProgID="Equation.DSMT4" ShapeID="_x0000_i1055" DrawAspect="Content" ObjectID="_1468075755" r:id="rId64">
            <o:LockedField>false</o:LockedField>
          </o:OLEObject>
        </w:object>
      </w:r>
      <w:r>
        <w:rPr>
          <w:rFonts w:hint="eastAsia" w:cs="Times New Roman"/>
          <w:color w:val="000000" w:themeColor="text1"/>
          <w:szCs w:val="24"/>
        </w:rPr>
        <w:t>，</w:t>
      </w:r>
      <w:r>
        <w:rPr>
          <w:rFonts w:cs="Times New Roman"/>
          <w:color w:val="000000" w:themeColor="text1"/>
          <w:position w:val="-14"/>
          <w:szCs w:val="24"/>
        </w:rPr>
        <w:object>
          <v:shape id="_x0000_i1056" o:spt="75" type="#_x0000_t75" style="height:20.4pt;width:80.05pt;" o:ole="t" filled="f" o:preferrelative="t" stroked="f" coordsize="21600,21600">
            <v:path/>
            <v:fill on="f" focussize="0,0"/>
            <v:stroke on="f" joinstyle="miter"/>
            <v:imagedata r:id="rId67" o:title=""/>
            <o:lock v:ext="edit" aspectratio="t"/>
            <w10:wrap type="none"/>
            <w10:anchorlock/>
          </v:shape>
          <o:OLEObject Type="Embed" ProgID="Equation.DSMT4" ShapeID="_x0000_i1056" DrawAspect="Content" ObjectID="_1468075756" r:id="rId66">
            <o:LockedField>false</o:LockedField>
          </o:OLEObject>
        </w:object>
      </w:r>
      <w:r>
        <w:rPr>
          <w:rFonts w:hint="eastAsia" w:cs="Times New Roman"/>
          <w:color w:val="000000" w:themeColor="text1"/>
          <w:szCs w:val="24"/>
        </w:rPr>
        <w:t>，</w:t>
      </w:r>
      <w:r>
        <w:rPr>
          <w:rFonts w:cs="Times New Roman"/>
          <w:color w:val="000000" w:themeColor="text1"/>
          <w:position w:val="-32"/>
          <w:szCs w:val="24"/>
        </w:rPr>
        <w:object>
          <v:shape id="_x0000_i1057" o:spt="75" type="#_x0000_t75" style="height:38.7pt;width:48.9pt;" o:ole="t" filled="f" o:preferrelative="t" stroked="f" coordsize="21600,21600">
            <v:path/>
            <v:fill on="f" focussize="0,0"/>
            <v:stroke on="f" joinstyle="miter"/>
            <v:imagedata r:id="rId69" o:title=""/>
            <o:lock v:ext="edit" aspectratio="t"/>
            <w10:wrap type="none"/>
            <w10:anchorlock/>
          </v:shape>
          <o:OLEObject Type="Embed" ProgID="Equation.DSMT4" ShapeID="_x0000_i1057" DrawAspect="Content" ObjectID="_1468075757" r:id="rId68">
            <o:LockedField>false</o:LockedField>
          </o:OLEObject>
        </w:object>
      </w:r>
      <w:r>
        <w:rPr>
          <w:rFonts w:hint="eastAsia" w:cs="Times New Roman"/>
          <w:color w:val="000000" w:themeColor="text1"/>
          <w:szCs w:val="24"/>
        </w:rPr>
        <w:t>（</w:t>
      </w:r>
      <w:r>
        <w:rPr>
          <w:rFonts w:cs="Times New Roman"/>
          <w:color w:val="000000" w:themeColor="text1"/>
          <w:position w:val="-12"/>
          <w:szCs w:val="24"/>
        </w:rPr>
        <w:object>
          <v:shape id="_x0000_i1058" o:spt="75" type="#_x0000_t75" style="height:18.25pt;width:32.8pt;" o:ole="t" filled="f" o:preferrelative="t" stroked="f" coordsize="21600,21600">
            <v:path/>
            <v:fill on="f" focussize="0,0"/>
            <v:stroke on="f" joinstyle="miter"/>
            <v:imagedata r:id="rId71" o:title=""/>
            <o:lock v:ext="edit" aspectratio="t"/>
            <w10:wrap type="none"/>
            <w10:anchorlock/>
          </v:shape>
          <o:OLEObject Type="Embed" ProgID="Equation.DSMT4" ShapeID="_x0000_i1058" DrawAspect="Content" ObjectID="_1468075758" r:id="rId70">
            <o:LockedField>false</o:LockedField>
          </o:OLEObject>
        </w:object>
      </w:r>
      <w:r>
        <w:rPr>
          <w:rFonts w:hint="eastAsia" w:cs="Times New Roman"/>
          <w:color w:val="000000" w:themeColor="text1"/>
          <w:szCs w:val="24"/>
        </w:rPr>
        <w:t>），</w:t>
      </w:r>
      <w:r>
        <w:rPr>
          <w:rFonts w:cs="Times New Roman"/>
          <w:color w:val="000000" w:themeColor="text1"/>
          <w:position w:val="-14"/>
          <w:szCs w:val="24"/>
        </w:rPr>
        <w:object>
          <v:shape id="_x0000_i1059" o:spt="75" type="#_x0000_t75" style="height:20.4pt;width:42.45pt;" o:ole="t" filled="f" o:preferrelative="t" stroked="f" coordsize="21600,21600">
            <v:path/>
            <v:fill on="f" focussize="0,0"/>
            <v:stroke on="f" joinstyle="miter"/>
            <v:imagedata r:id="rId73" o:title=""/>
            <o:lock v:ext="edit" aspectratio="t"/>
            <w10:wrap type="none"/>
            <w10:anchorlock/>
          </v:shape>
          <o:OLEObject Type="Embed" ProgID="Equation.DSMT4" ShapeID="_x0000_i1059" DrawAspect="Content" ObjectID="_1468075759" r:id="rId72">
            <o:LockedField>false</o:LockedField>
          </o:OLEObject>
        </w:object>
      </w:r>
      <w:r>
        <w:rPr>
          <w:rFonts w:hint="eastAsia" w:cs="Times New Roman"/>
          <w:color w:val="000000" w:themeColor="text1"/>
          <w:szCs w:val="24"/>
        </w:rPr>
        <w:t>．</w:t>
      </w:r>
    </w:p>
    <w:p>
      <w:pPr>
        <w:snapToGrid w:val="0"/>
        <w:spacing w:line="312" w:lineRule="auto"/>
        <w:ind w:firstLine="480" w:firstLineChars="200"/>
        <w:rPr>
          <w:rFonts w:cs="Times New Roman"/>
          <w:color w:val="000000" w:themeColor="text1"/>
          <w:szCs w:val="24"/>
        </w:rPr>
      </w:pPr>
      <w:r>
        <w:rPr>
          <w:rFonts w:hint="eastAsia" w:cs="Times New Roman"/>
          <w:color w:val="000000" w:themeColor="text1"/>
          <w:szCs w:val="24"/>
        </w:rPr>
        <w:t>复数的模有如下性质：已知</w:t>
      </w:r>
      <w:r>
        <w:rPr>
          <w:position w:val="-4"/>
          <w:szCs w:val="24"/>
        </w:rPr>
        <w:object>
          <v:shape id="_x0000_i1060" o:spt="75" type="#_x0000_t75" style="height:10.2pt;width:10.2pt;" o:ole="t" filled="f" o:preferrelative="t" stroked="f" coordsize="21600,21600">
            <v:path/>
            <v:fill on="f" focussize="0,0"/>
            <v:stroke on="f" joinstyle="miter"/>
            <v:imagedata r:id="rId75" o:title=""/>
            <o:lock v:ext="edit" aspectratio="t"/>
            <w10:wrap type="none"/>
            <w10:anchorlock/>
          </v:shape>
          <o:OLEObject Type="Embed" ProgID="Equation.DSMT4" ShapeID="_x0000_i1060" DrawAspect="Content" ObjectID="_1468075760" r:id="rId74">
            <o:LockedField>false</o:LockedField>
          </o:OLEObject>
        </w:object>
      </w:r>
      <w:r>
        <w:rPr>
          <w:rFonts w:hint="eastAsia"/>
          <w:szCs w:val="24"/>
        </w:rPr>
        <w:t>、</w:t>
      </w:r>
      <w:r>
        <w:rPr>
          <w:position w:val="-12"/>
          <w:szCs w:val="24"/>
        </w:rPr>
        <w:object>
          <v:shape id="_x0000_i1061" o:spt="75" type="#_x0000_t75" style="height:18.25pt;width:11.8pt;" o:ole="t" filled="f" o:preferrelative="t" stroked="f" coordsize="21600,21600">
            <v:path/>
            <v:fill on="f" focussize="0,0"/>
            <v:stroke on="f" joinstyle="miter"/>
            <v:imagedata r:id="rId77" o:title=""/>
            <o:lock v:ext="edit" aspectratio="t"/>
            <w10:wrap type="none"/>
            <w10:anchorlock/>
          </v:shape>
          <o:OLEObject Type="Embed" ProgID="Equation.DSMT4" ShapeID="_x0000_i1061" DrawAspect="Content" ObjectID="_1468075761" r:id="rId76">
            <o:LockedField>false</o:LockedField>
          </o:OLEObject>
        </w:object>
      </w:r>
      <w:r>
        <w:rPr>
          <w:rFonts w:hint="eastAsia"/>
          <w:szCs w:val="24"/>
        </w:rPr>
        <w:t>、</w:t>
      </w:r>
      <w:r>
        <w:rPr>
          <w:position w:val="-12"/>
          <w:szCs w:val="24"/>
        </w:rPr>
        <w:object>
          <v:shape id="_x0000_i1062" o:spt="75" type="#_x0000_t75" style="height:18.25pt;width:32.8pt;" o:ole="t" filled="f" o:preferrelative="t" stroked="f" coordsize="21600,21600">
            <v:path/>
            <v:fill on="f" focussize="0,0"/>
            <v:stroke on="f" joinstyle="miter"/>
            <v:imagedata r:id="rId79" o:title=""/>
            <o:lock v:ext="edit" aspectratio="t"/>
            <w10:wrap type="none"/>
            <w10:anchorlock/>
          </v:shape>
          <o:OLEObject Type="Embed" ProgID="Equation.DSMT4" ShapeID="_x0000_i1062" DrawAspect="Content" ObjectID="_1468075762" r:id="rId78">
            <o:LockedField>false</o:LockedField>
          </o:OLEObject>
        </w:object>
      </w:r>
      <w:r>
        <w:rPr>
          <w:rFonts w:hint="eastAsia" w:cs="Times New Roman"/>
          <w:color w:val="000000" w:themeColor="text1"/>
          <w:szCs w:val="24"/>
        </w:rPr>
        <w:t>，有：</w:t>
      </w:r>
      <w:r>
        <w:rPr>
          <w:rFonts w:cs="Times New Roman"/>
          <w:color w:val="000000" w:themeColor="text1"/>
          <w:position w:val="-14"/>
          <w:szCs w:val="24"/>
        </w:rPr>
        <w:object>
          <v:shape id="_x0000_i1063" o:spt="75" type="#_x0000_t75" style="height:20.4pt;width:76.85pt;" o:ole="t" filled="f" o:preferrelative="t" stroked="f" coordsize="21600,21600">
            <v:path/>
            <v:fill on="f" focussize="0,0"/>
            <v:stroke on="f" joinstyle="miter"/>
            <v:imagedata r:id="rId81" o:title=""/>
            <o:lock v:ext="edit" aspectratio="t"/>
            <w10:wrap type="none"/>
            <w10:anchorlock/>
          </v:shape>
          <o:OLEObject Type="Embed" ProgID="Equation.DSMT4" ShapeID="_x0000_i1063" DrawAspect="Content" ObjectID="_1468075763" r:id="rId80">
            <o:LockedField>false</o:LockedField>
          </o:OLEObject>
        </w:object>
      </w:r>
      <w:r>
        <w:rPr>
          <w:rFonts w:hint="eastAsia"/>
          <w:szCs w:val="24"/>
        </w:rPr>
        <w:t>，</w:t>
      </w:r>
      <w:r>
        <w:rPr>
          <w:position w:val="-32"/>
          <w:szCs w:val="24"/>
        </w:rPr>
        <w:object>
          <v:shape id="_x0000_i1064" o:spt="75" type="#_x0000_t75" style="height:38.7pt;width:47.8pt;" o:ole="t" filled="f" o:preferrelative="t" stroked="f" coordsize="21600,21600">
            <v:path/>
            <v:fill on="f" focussize="0,0"/>
            <v:stroke on="f" joinstyle="miter"/>
            <v:imagedata r:id="rId83" o:title=""/>
            <o:lock v:ext="edit" aspectratio="t"/>
            <w10:wrap type="none"/>
            <w10:anchorlock/>
          </v:shape>
          <o:OLEObject Type="Embed" ProgID="Equation.DSMT4" ShapeID="_x0000_i1064" DrawAspect="Content" ObjectID="_1468075764" r:id="rId82">
            <o:LockedField>false</o:LockedField>
          </o:OLEObject>
        </w:object>
      </w:r>
      <w:r>
        <w:rPr>
          <w:rFonts w:hint="eastAsia"/>
          <w:szCs w:val="24"/>
        </w:rPr>
        <w:t>（</w:t>
      </w:r>
      <w:r>
        <w:rPr>
          <w:position w:val="-12"/>
          <w:szCs w:val="24"/>
        </w:rPr>
        <w:object>
          <v:shape id="_x0000_i1065" o:spt="75" type="#_x0000_t75" style="height:18.25pt;width:32.25pt;" o:ole="t" filled="f" o:preferrelative="t" stroked="f" coordsize="21600,21600">
            <v:path/>
            <v:fill on="f" focussize="0,0"/>
            <v:stroke on="f" joinstyle="miter"/>
            <v:imagedata r:id="rId85" o:title=""/>
            <o:lock v:ext="edit" aspectratio="t"/>
            <w10:wrap type="none"/>
            <w10:anchorlock/>
          </v:shape>
          <o:OLEObject Type="Embed" ProgID="Equation.DSMT4" ShapeID="_x0000_i1065" DrawAspect="Content" ObjectID="_1468075765" r:id="rId84">
            <o:LockedField>false</o:LockedField>
          </o:OLEObject>
        </w:object>
      </w:r>
      <w:r>
        <w:rPr>
          <w:rFonts w:hint="eastAsia"/>
          <w:szCs w:val="24"/>
        </w:rPr>
        <w:t>）；</w:t>
      </w:r>
      <w:r>
        <w:rPr>
          <w:position w:val="-14"/>
          <w:szCs w:val="24"/>
        </w:rPr>
        <w:object>
          <v:shape id="_x0000_i1066" o:spt="75" type="#_x0000_t75" style="height:20.4pt;width:41.9pt;" o:ole="t" filled="f" o:preferrelative="t" stroked="f" coordsize="21600,21600">
            <v:path/>
            <v:fill on="f" focussize="0,0"/>
            <v:stroke on="f" joinstyle="miter"/>
            <v:imagedata r:id="rId87" o:title=""/>
            <o:lock v:ext="edit" aspectratio="t"/>
            <w10:wrap type="none"/>
            <w10:anchorlock/>
          </v:shape>
          <o:OLEObject Type="Embed" ProgID="Equation.DSMT4" ShapeID="_x0000_i1066" DrawAspect="Content" ObjectID="_1468075766" r:id="rId86">
            <o:LockedField>false</o:LockedField>
          </o:OLEObject>
        </w:object>
      </w:r>
      <w:r>
        <w:rPr>
          <w:rFonts w:hint="eastAsia" w:cs="Times New Roman"/>
          <w:color w:val="000000" w:themeColor="text1"/>
          <w:szCs w:val="24"/>
        </w:rPr>
        <w:t>不恒成立．</w:t>
      </w:r>
    </w:p>
    <w:p>
      <w:pPr>
        <w:snapToGrid w:val="0"/>
        <w:spacing w:line="312" w:lineRule="auto"/>
        <w:ind w:firstLine="480" w:firstLineChars="200"/>
        <w:rPr>
          <w:rFonts w:cs="Times New Roman"/>
          <w:color w:val="000000" w:themeColor="text1"/>
          <w:szCs w:val="24"/>
        </w:rPr>
      </w:pPr>
      <w:r>
        <w:rPr>
          <w:rFonts w:hint="eastAsia" w:cs="Times New Roman"/>
          <w:color w:val="000000" w:themeColor="text1"/>
          <w:szCs w:val="24"/>
        </w:rPr>
        <w:t>思考：</w:t>
      </w:r>
      <w:r>
        <w:rPr>
          <w:position w:val="-14"/>
          <w:szCs w:val="24"/>
        </w:rPr>
        <w:object>
          <v:shape id="_x0000_i1067" o:spt="75" type="#_x0000_t75" style="height:20.4pt;width:41.9pt;" o:ole="t" filled="f" o:preferrelative="t" stroked="f" coordsize="21600,21600">
            <v:path/>
            <v:fill on="f" focussize="0,0"/>
            <v:stroke on="f" joinstyle="miter"/>
            <v:imagedata r:id="rId87" o:title=""/>
            <o:lock v:ext="edit" aspectratio="t"/>
            <w10:wrap type="none"/>
            <w10:anchorlock/>
          </v:shape>
          <o:OLEObject Type="Embed" ProgID="Equation.DSMT4" ShapeID="_x0000_i1067" DrawAspect="Content" ObjectID="_1468075767" r:id="rId88">
            <o:LockedField>false</o:LockedField>
          </o:OLEObject>
        </w:object>
      </w:r>
      <w:r>
        <w:rPr>
          <w:rFonts w:hint="eastAsia" w:cs="Times New Roman"/>
          <w:color w:val="000000" w:themeColor="text1"/>
          <w:szCs w:val="24"/>
        </w:rPr>
        <w:t>不恒成立的理由是什么？</w:t>
      </w:r>
    </w:p>
    <w:p>
      <w:pPr>
        <w:snapToGrid w:val="0"/>
        <w:spacing w:line="312" w:lineRule="auto"/>
        <w:ind w:firstLine="480" w:firstLineChars="200"/>
        <w:rPr>
          <w:rFonts w:cs="Times New Roman"/>
          <w:color w:val="000000" w:themeColor="text1"/>
          <w:szCs w:val="24"/>
        </w:rPr>
      </w:pPr>
      <w:r>
        <w:rPr>
          <w:rFonts w:hint="eastAsia" w:cs="Times New Roman"/>
          <w:color w:val="000000" w:themeColor="text1"/>
          <w:szCs w:val="24"/>
        </w:rPr>
        <w:t>在</w:t>
      </w:r>
      <w:r>
        <w:rPr>
          <w:rFonts w:cs="Times New Roman"/>
          <w:color w:val="000000" w:themeColor="text1"/>
          <w:position w:val="-14"/>
          <w:szCs w:val="24"/>
        </w:rPr>
        <w:object>
          <v:shape id="_x0000_i1068" o:spt="75" type="#_x0000_t75" style="height:20.4pt;width:41.9pt;" o:ole="t" filled="f" o:preferrelative="t" stroked="f" coordsize="21600,21600">
            <v:path/>
            <v:fill on="f" focussize="0,0"/>
            <v:stroke on="f" joinstyle="miter"/>
            <v:imagedata r:id="rId90" o:title=""/>
            <o:lock v:ext="edit" aspectratio="t"/>
            <w10:wrap type="none"/>
            <w10:anchorlock/>
          </v:shape>
          <o:OLEObject Type="Embed" ProgID="Equation.DSMT4" ShapeID="_x0000_i1068" DrawAspect="Content" ObjectID="_1468075768" r:id="rId89">
            <o:LockedField>false</o:LockedField>
          </o:OLEObject>
        </w:object>
      </w:r>
      <w:r>
        <w:rPr>
          <w:rFonts w:hint="eastAsia" w:cs="Times New Roman"/>
          <w:color w:val="000000" w:themeColor="text1"/>
          <w:szCs w:val="24"/>
        </w:rPr>
        <w:t>中，</w:t>
      </w:r>
      <w:r>
        <w:rPr>
          <w:rFonts w:cs="Times New Roman"/>
          <w:color w:val="000000" w:themeColor="text1"/>
          <w:position w:val="-14"/>
          <w:szCs w:val="24"/>
        </w:rPr>
        <w:object>
          <v:shape id="_x0000_i1069" o:spt="75" type="#_x0000_t75" style="height:20.4pt;width:18.8pt;" o:ole="t" filled="f" o:preferrelative="t" stroked="f" coordsize="21600,21600">
            <v:path/>
            <v:fill on="f" focussize="0,0"/>
            <v:stroke on="f" joinstyle="miter"/>
            <v:imagedata r:id="rId92" o:title=""/>
            <o:lock v:ext="edit" aspectratio="t"/>
            <w10:wrap type="none"/>
            <w10:anchorlock/>
          </v:shape>
          <o:OLEObject Type="Embed" ProgID="Equation.DSMT4" ShapeID="_x0000_i1069" DrawAspect="Content" ObjectID="_1468075769" r:id="rId91">
            <o:LockedField>false</o:LockedField>
          </o:OLEObject>
        </w:object>
      </w:r>
      <w:r>
        <w:rPr>
          <w:rFonts w:hint="eastAsia" w:cs="Times New Roman"/>
          <w:color w:val="000000" w:themeColor="text1"/>
          <w:szCs w:val="24"/>
        </w:rPr>
        <w:t>必然是一个正实数（或</w:t>
      </w:r>
      <w:r>
        <w:rPr>
          <w:rFonts w:cs="Times New Roman"/>
          <w:color w:val="000000" w:themeColor="text1"/>
          <w:position w:val="-6"/>
          <w:szCs w:val="24"/>
        </w:rPr>
        <w:object>
          <v:shape id="_x0000_i1070" o:spt="75" type="#_x0000_t75" style="height:14.5pt;width:10.2pt;" o:ole="t" filled="f" o:preferrelative="t" stroked="f" coordsize="21600,21600">
            <v:path/>
            <v:fill on="f" focussize="0,0"/>
            <v:stroke on="f" joinstyle="miter"/>
            <v:imagedata r:id="rId94" o:title=""/>
            <o:lock v:ext="edit" aspectratio="t"/>
            <w10:wrap type="none"/>
            <w10:anchorlock/>
          </v:shape>
          <o:OLEObject Type="Embed" ProgID="Equation.DSMT4" ShapeID="_x0000_i1070" DrawAspect="Content" ObjectID="_1468075770" r:id="rId93">
            <o:LockedField>false</o:LockedField>
          </o:OLEObject>
        </w:object>
      </w:r>
      <w:r>
        <w:rPr>
          <w:rFonts w:hint="eastAsia" w:cs="Times New Roman"/>
          <w:color w:val="000000" w:themeColor="text1"/>
          <w:szCs w:val="24"/>
        </w:rPr>
        <w:t>）；而</w:t>
      </w:r>
      <w:r>
        <w:rPr>
          <w:rFonts w:cs="Times New Roman"/>
          <w:color w:val="000000" w:themeColor="text1"/>
          <w:position w:val="-4"/>
          <w:szCs w:val="24"/>
        </w:rPr>
        <w:object>
          <v:shape id="_x0000_i1071" o:spt="75" type="#_x0000_t75" style="height:15.05pt;width:14.5pt;" o:ole="t" filled="f" o:preferrelative="t" stroked="f" coordsize="21600,21600">
            <v:path/>
            <v:fill on="f" focussize="0,0"/>
            <v:stroke on="f" joinstyle="miter"/>
            <v:imagedata r:id="rId96" o:title=""/>
            <o:lock v:ext="edit" aspectratio="t"/>
            <w10:wrap type="none"/>
            <w10:anchorlock/>
          </v:shape>
          <o:OLEObject Type="Embed" ProgID="Equation.DSMT4" ShapeID="_x0000_i1071" DrawAspect="Content" ObjectID="_1468075771" r:id="rId95">
            <o:LockedField>false</o:LockedField>
          </o:OLEObject>
        </w:object>
      </w:r>
      <w:r>
        <w:rPr>
          <w:rFonts w:hint="eastAsia" w:cs="Times New Roman"/>
          <w:color w:val="000000" w:themeColor="text1"/>
          <w:szCs w:val="24"/>
        </w:rPr>
        <w:t>未必是正实数（或</w:t>
      </w:r>
      <w:r>
        <w:rPr>
          <w:rFonts w:cs="Times New Roman"/>
          <w:color w:val="000000" w:themeColor="text1"/>
          <w:position w:val="-6"/>
          <w:szCs w:val="24"/>
        </w:rPr>
        <w:object>
          <v:shape id="_x0000_i1072" o:spt="75" type="#_x0000_t75" style="height:14.5pt;width:10.2pt;" o:ole="t" filled="f" o:preferrelative="t" stroked="f" coordsize="21600,21600">
            <v:path/>
            <v:fill on="f" focussize="0,0"/>
            <v:stroke on="f" joinstyle="miter"/>
            <v:imagedata r:id="rId98" o:title=""/>
            <o:lock v:ext="edit" aspectratio="t"/>
            <w10:wrap type="none"/>
            <w10:anchorlock/>
          </v:shape>
          <o:OLEObject Type="Embed" ProgID="Equation.DSMT4" ShapeID="_x0000_i1072" DrawAspect="Content" ObjectID="_1468075772" r:id="rId97">
            <o:LockedField>false</o:LockedField>
          </o:OLEObject>
        </w:object>
      </w:r>
      <w:r>
        <w:rPr>
          <w:rFonts w:hint="eastAsia" w:cs="Times New Roman"/>
          <w:color w:val="000000" w:themeColor="text1"/>
          <w:szCs w:val="24"/>
        </w:rPr>
        <w:t>），比如取</w:t>
      </w:r>
      <w:r>
        <w:rPr>
          <w:rFonts w:cs="Times New Roman"/>
          <w:color w:val="000000" w:themeColor="text1"/>
          <w:position w:val="-4"/>
          <w:szCs w:val="24"/>
        </w:rPr>
        <w:object>
          <v:shape id="_x0000_i1073" o:spt="75" type="#_x0000_t75" style="height:12.9pt;width:25.25pt;" o:ole="t" filled="f" o:preferrelative="t" stroked="f" coordsize="21600,21600">
            <v:path/>
            <v:fill on="f" focussize="0,0"/>
            <v:stroke on="f" joinstyle="miter"/>
            <v:imagedata r:id="rId100" o:title=""/>
            <o:lock v:ext="edit" aspectratio="t"/>
            <w10:wrap type="none"/>
            <w10:anchorlock/>
          </v:shape>
          <o:OLEObject Type="Embed" ProgID="Equation.DSMT4" ShapeID="_x0000_i1073" DrawAspect="Content" ObjectID="_1468075773" r:id="rId99">
            <o:LockedField>false</o:LockedField>
          </o:OLEObject>
        </w:object>
      </w:r>
      <w:r>
        <w:rPr>
          <w:rFonts w:hint="eastAsia" w:cs="Times New Roman"/>
          <w:color w:val="000000" w:themeColor="text1"/>
          <w:szCs w:val="24"/>
        </w:rPr>
        <w:t>，有</w:t>
      </w:r>
      <w:r>
        <w:rPr>
          <w:rFonts w:cs="Times New Roman"/>
          <w:color w:val="000000" w:themeColor="text1"/>
          <w:position w:val="-14"/>
          <w:szCs w:val="24"/>
        </w:rPr>
        <w:object>
          <v:shape id="_x0000_i1074" o:spt="75" type="#_x0000_t75" style="height:20.4pt;width:36pt;" o:ole="t" filled="f" o:preferrelative="t" stroked="f" coordsize="21600,21600">
            <v:path/>
            <v:fill on="f" focussize="0,0"/>
            <v:stroke on="f" joinstyle="miter"/>
            <v:imagedata r:id="rId102" o:title=""/>
            <o:lock v:ext="edit" aspectratio="t"/>
            <w10:wrap type="none"/>
            <w10:anchorlock/>
          </v:shape>
          <o:OLEObject Type="Embed" ProgID="Equation.DSMT4" ShapeID="_x0000_i1074" DrawAspect="Content" ObjectID="_1468075774" r:id="rId101">
            <o:LockedField>false</o:LockedField>
          </o:OLEObject>
        </w:object>
      </w:r>
      <w:r>
        <w:rPr>
          <w:rFonts w:hint="eastAsia" w:cs="Times New Roman"/>
          <w:color w:val="000000" w:themeColor="text1"/>
          <w:szCs w:val="24"/>
        </w:rPr>
        <w:t>，</w:t>
      </w:r>
      <w:r>
        <w:rPr>
          <w:rFonts w:cs="Times New Roman"/>
          <w:color w:val="000000" w:themeColor="text1"/>
          <w:position w:val="-4"/>
          <w:szCs w:val="24"/>
        </w:rPr>
        <w:object>
          <v:shape id="_x0000_i1075" o:spt="75" type="#_x0000_t75" style="height:15.05pt;width:38.7pt;" o:ole="t" filled="f" o:preferrelative="t" stroked="f" coordsize="21600,21600">
            <v:path/>
            <v:fill on="f" focussize="0,0"/>
            <v:stroke on="f" joinstyle="miter"/>
            <v:imagedata r:id="rId104" o:title=""/>
            <o:lock v:ext="edit" aspectratio="t"/>
            <w10:wrap type="none"/>
            <w10:anchorlock/>
          </v:shape>
          <o:OLEObject Type="Embed" ProgID="Equation.DSMT4" ShapeID="_x0000_i1075" DrawAspect="Content" ObjectID="_1468075775" r:id="rId103">
            <o:LockedField>false</o:LockedField>
          </o:OLEObject>
        </w:object>
      </w:r>
      <w:r>
        <w:rPr>
          <w:rFonts w:hint="eastAsia" w:cs="Times New Roman"/>
          <w:color w:val="000000" w:themeColor="text1"/>
          <w:szCs w:val="24"/>
        </w:rPr>
        <w:t>，</w:t>
      </w:r>
      <w:r>
        <w:rPr>
          <w:rFonts w:cs="Times New Roman"/>
          <w:color w:val="000000" w:themeColor="text1"/>
          <w:position w:val="-4"/>
          <w:szCs w:val="24"/>
        </w:rPr>
        <w:object>
          <v:shape id="_x0000_i1076" o:spt="75" type="#_x0000_t75" style="height:15.05pt;width:14.5pt;" o:ole="t" filled="f" o:preferrelative="t" stroked="f" coordsize="21600,21600">
            <v:path/>
            <v:fill on="f" focussize="0,0"/>
            <v:stroke on="f" joinstyle="miter"/>
            <v:imagedata r:id="rId96" o:title=""/>
            <o:lock v:ext="edit" aspectratio="t"/>
            <w10:wrap type="none"/>
            <w10:anchorlock/>
          </v:shape>
          <o:OLEObject Type="Embed" ProgID="Equation.DSMT4" ShapeID="_x0000_i1076" DrawAspect="Content" ObjectID="_1468075776" r:id="rId105">
            <o:LockedField>false</o:LockedField>
          </o:OLEObject>
        </w:object>
      </w:r>
      <w:r>
        <w:rPr>
          <w:rFonts w:hint="eastAsia" w:cs="Times New Roman"/>
          <w:color w:val="000000" w:themeColor="text1"/>
          <w:szCs w:val="24"/>
        </w:rPr>
        <w:t>甚至可以是一个虚数．所以</w:t>
      </w:r>
      <w:r>
        <w:rPr>
          <w:rFonts w:cs="Times New Roman"/>
          <w:color w:val="000000" w:themeColor="text1"/>
          <w:position w:val="-14"/>
          <w:szCs w:val="24"/>
        </w:rPr>
        <w:object>
          <v:shape id="_x0000_i1077" o:spt="75" type="#_x0000_t75" style="height:20.4pt;width:41.9pt;" o:ole="t" filled="f" o:preferrelative="t" stroked="f" coordsize="21600,21600">
            <v:path/>
            <v:fill on="f" focussize="0,0"/>
            <v:stroke on="f" joinstyle="miter"/>
            <v:imagedata r:id="rId107" o:title=""/>
            <o:lock v:ext="edit" aspectratio="t"/>
            <w10:wrap type="none"/>
            <w10:anchorlock/>
          </v:shape>
          <o:OLEObject Type="Embed" ProgID="Equation.DSMT4" ShapeID="_x0000_i1077" DrawAspect="Content" ObjectID="_1468075777" r:id="rId106">
            <o:LockedField>false</o:LockedField>
          </o:OLEObject>
        </w:object>
      </w:r>
      <w:r>
        <w:rPr>
          <w:rFonts w:hint="eastAsia" w:cs="Times New Roman"/>
          <w:color w:val="000000" w:themeColor="text1"/>
          <w:szCs w:val="24"/>
        </w:rPr>
        <w:t>不恒成立．</w:t>
      </w:r>
    </w:p>
    <w:p>
      <w:pPr>
        <w:snapToGrid w:val="0"/>
        <w:spacing w:line="312" w:lineRule="auto"/>
        <w:ind w:firstLine="480" w:firstLineChars="200"/>
        <w:rPr>
          <w:szCs w:val="24"/>
        </w:rPr>
      </w:pPr>
      <w:r>
        <w:rPr>
          <w:rFonts w:hint="eastAsia" w:cs="Times New Roman"/>
          <w:color w:val="000000" w:themeColor="text1"/>
          <w:szCs w:val="24"/>
        </w:rPr>
        <w:t>求证：</w:t>
      </w:r>
      <w:r>
        <w:rPr>
          <w:rFonts w:cs="Times New Roman"/>
          <w:color w:val="000000" w:themeColor="text1"/>
          <w:position w:val="-14"/>
          <w:szCs w:val="24"/>
        </w:rPr>
        <w:object>
          <v:shape id="_x0000_i1078" o:spt="75" type="#_x0000_t75" style="height:20.4pt;width:76.85pt;" o:ole="t" filled="f" o:preferrelative="t" stroked="f" coordsize="21600,21600">
            <v:path/>
            <v:fill on="f" focussize="0,0"/>
            <v:stroke on="f" joinstyle="miter"/>
            <v:imagedata r:id="rId109" o:title=""/>
            <o:lock v:ext="edit" aspectratio="t"/>
            <w10:wrap type="none"/>
            <w10:anchorlock/>
          </v:shape>
          <o:OLEObject Type="Embed" ProgID="Equation.DSMT4" ShapeID="_x0000_i1078" DrawAspect="Content" ObjectID="_1468075778" r:id="rId108">
            <o:LockedField>false</o:LockedField>
          </o:OLEObject>
        </w:object>
      </w:r>
      <w:r>
        <w:rPr>
          <w:rFonts w:hint="eastAsia"/>
          <w:szCs w:val="24"/>
        </w:rPr>
        <w:t>，</w:t>
      </w:r>
      <w:r>
        <w:rPr>
          <w:position w:val="-32"/>
          <w:szCs w:val="24"/>
        </w:rPr>
        <w:object>
          <v:shape id="_x0000_i1079" o:spt="75" type="#_x0000_t75" style="height:38.7pt;width:47.8pt;" o:ole="t" filled="f" o:preferrelative="t" stroked="f" coordsize="21600,21600">
            <v:path/>
            <v:fill on="f" focussize="0,0"/>
            <v:stroke on="f" joinstyle="miter"/>
            <v:imagedata r:id="rId111" o:title=""/>
            <o:lock v:ext="edit" aspectratio="t"/>
            <w10:wrap type="none"/>
            <w10:anchorlock/>
          </v:shape>
          <o:OLEObject Type="Embed" ProgID="Equation.DSMT4" ShapeID="_x0000_i1079" DrawAspect="Content" ObjectID="_1468075779" r:id="rId110">
            <o:LockedField>false</o:LockedField>
          </o:OLEObject>
        </w:object>
      </w:r>
      <w:r>
        <w:rPr>
          <w:rFonts w:hint="eastAsia"/>
          <w:szCs w:val="24"/>
        </w:rPr>
        <w:t>（其中</w:t>
      </w:r>
      <w:r>
        <w:rPr>
          <w:position w:val="-12"/>
          <w:szCs w:val="24"/>
        </w:rPr>
        <w:object>
          <v:shape id="_x0000_i1080" o:spt="75" type="#_x0000_t75" style="height:18.25pt;width:32.25pt;" o:ole="t" filled="f" o:preferrelative="t" stroked="f" coordsize="21600,21600">
            <v:path/>
            <v:fill on="f" focussize="0,0"/>
            <v:stroke on="f" joinstyle="miter"/>
            <v:imagedata r:id="rId113" o:title=""/>
            <o:lock v:ext="edit" aspectratio="t"/>
            <w10:wrap type="none"/>
            <w10:anchorlock/>
          </v:shape>
          <o:OLEObject Type="Embed" ProgID="Equation.DSMT4" ShapeID="_x0000_i1080" DrawAspect="Content" ObjectID="_1468075780" r:id="rId112">
            <o:LockedField>false</o:LockedField>
          </o:OLEObject>
        </w:object>
      </w:r>
      <w:r>
        <w:rPr>
          <w:rFonts w:hint="eastAsia"/>
          <w:szCs w:val="24"/>
        </w:rPr>
        <w:t>）．</w:t>
      </w:r>
    </w:p>
    <w:p>
      <w:pPr>
        <w:snapToGrid w:val="0"/>
        <w:spacing w:line="312" w:lineRule="auto"/>
        <w:ind w:firstLine="480" w:firstLineChars="200"/>
        <w:rPr>
          <w:szCs w:val="24"/>
        </w:rPr>
      </w:pPr>
      <w:r>
        <w:rPr>
          <w:rFonts w:hint="eastAsia"/>
          <w:szCs w:val="24"/>
        </w:rPr>
        <w:t>证明 设复数</w:t>
      </w:r>
      <w:r>
        <w:rPr>
          <w:position w:val="-12"/>
          <w:szCs w:val="24"/>
        </w:rPr>
        <w:object>
          <v:shape id="_x0000_i1081" o:spt="75" type="#_x0000_t75" style="height:18.25pt;width:55.9pt;" o:ole="t" filled="f" o:preferrelative="t" stroked="f" coordsize="21600,21600">
            <v:path/>
            <v:fill on="f" focussize="0,0"/>
            <v:stroke on="f" joinstyle="miter"/>
            <v:imagedata r:id="rId115" o:title=""/>
            <o:lock v:ext="edit" aspectratio="t"/>
            <w10:wrap type="none"/>
            <w10:anchorlock/>
          </v:shape>
          <o:OLEObject Type="Embed" ProgID="Equation.DSMT4" ShapeID="_x0000_i1081" DrawAspect="Content" ObjectID="_1468075781" r:id="rId114">
            <o:LockedField>false</o:LockedField>
          </o:OLEObject>
        </w:object>
      </w:r>
      <w:r>
        <w:rPr>
          <w:rFonts w:hint="eastAsia"/>
          <w:szCs w:val="24"/>
        </w:rPr>
        <w:t>与</w:t>
      </w:r>
      <w:r>
        <w:rPr>
          <w:position w:val="-12"/>
          <w:szCs w:val="24"/>
        </w:rPr>
        <w:object>
          <v:shape id="_x0000_i1082" o:spt="75" type="#_x0000_t75" style="height:18.25pt;width:60.2pt;" o:ole="t" filled="f" o:preferrelative="t" stroked="f" coordsize="21600,21600">
            <v:path/>
            <v:fill on="f" focussize="0,0"/>
            <v:stroke on="f" joinstyle="miter"/>
            <v:imagedata r:id="rId117" o:title=""/>
            <o:lock v:ext="edit" aspectratio="t"/>
            <w10:wrap type="none"/>
            <w10:anchorlock/>
          </v:shape>
          <o:OLEObject Type="Embed" ProgID="Equation.DSMT4" ShapeID="_x0000_i1082" DrawAspect="Content" ObjectID="_1468075782" r:id="rId116">
            <o:LockedField>false</o:LockedField>
          </o:OLEObject>
        </w:object>
      </w:r>
      <w:r>
        <w:rPr>
          <w:rFonts w:hint="eastAsia"/>
          <w:szCs w:val="24"/>
        </w:rPr>
        <w:t>（</w:t>
      </w:r>
      <w:r>
        <w:rPr>
          <w:position w:val="-12"/>
          <w:szCs w:val="24"/>
        </w:rPr>
        <w:object>
          <v:shape id="_x0000_i1083" o:spt="75" type="#_x0000_t75" style="height:18.25pt;width:93.5pt;" o:ole="t" filled="f" o:preferrelative="t" stroked="f" coordsize="21600,21600">
            <v:path/>
            <v:fill on="f" focussize="0,0"/>
            <v:stroke on="f" joinstyle="miter"/>
            <v:imagedata r:id="rId119" o:title=""/>
            <o:lock v:ext="edit" aspectratio="t"/>
            <w10:wrap type="none"/>
            <w10:anchorlock/>
          </v:shape>
          <o:OLEObject Type="Embed" ProgID="Equation.DSMT4" ShapeID="_x0000_i1083" DrawAspect="Content" ObjectID="_1468075783" r:id="rId118">
            <o:LockedField>false</o:LockedField>
          </o:OLEObject>
        </w:object>
      </w:r>
      <w:r>
        <w:rPr>
          <w:rFonts w:hint="eastAsia"/>
          <w:szCs w:val="24"/>
        </w:rPr>
        <w:t>），则</w:t>
      </w:r>
    </w:p>
    <w:p>
      <w:pPr>
        <w:snapToGrid w:val="0"/>
        <w:spacing w:line="312" w:lineRule="auto"/>
        <w:ind w:firstLine="484" w:firstLineChars="202"/>
        <w:jc w:val="left"/>
        <w:rPr>
          <w:szCs w:val="24"/>
        </w:rPr>
      </w:pPr>
      <w:r>
        <w:rPr>
          <w:position w:val="-14"/>
          <w:szCs w:val="24"/>
        </w:rPr>
        <w:object>
          <v:shape id="_x0000_i1084" o:spt="75" type="#_x0000_t75" style="height:20.4pt;width:136.5pt;" o:ole="t" filled="f" o:preferrelative="t" stroked="f" coordsize="21600,21600">
            <v:path/>
            <v:fill on="f" focussize="0,0"/>
            <v:stroke on="f" joinstyle="miter"/>
            <v:imagedata r:id="rId121" o:title=""/>
            <o:lock v:ext="edit" aspectratio="t"/>
            <w10:wrap type="none"/>
            <w10:anchorlock/>
          </v:shape>
          <o:OLEObject Type="Embed" ProgID="Equation.DSMT4" ShapeID="_x0000_i1084" DrawAspect="Content" ObjectID="_1468075784" r:id="rId120">
            <o:LockedField>false</o:LockedField>
          </o:OLEObject>
        </w:object>
      </w:r>
    </w:p>
    <w:p>
      <w:pPr>
        <w:snapToGrid w:val="0"/>
        <w:spacing w:line="312" w:lineRule="auto"/>
        <w:ind w:firstLine="1132" w:firstLineChars="472"/>
        <w:jc w:val="left"/>
        <w:rPr>
          <w:szCs w:val="24"/>
        </w:rPr>
      </w:pPr>
      <w:r>
        <w:rPr>
          <w:position w:val="-14"/>
          <w:szCs w:val="24"/>
        </w:rPr>
        <w:object>
          <v:shape id="_x0000_i1085" o:spt="75" type="#_x0000_t75" style="height:20.4pt;width:143.45pt;" o:ole="t" filled="f" o:preferrelative="t" stroked="f" coordsize="21600,21600">
            <v:path/>
            <v:fill on="f" focussize="0,0"/>
            <v:stroke on="f" joinstyle="miter"/>
            <v:imagedata r:id="rId123" o:title=""/>
            <o:lock v:ext="edit" aspectratio="t"/>
            <w10:wrap type="none"/>
            <w10:anchorlock/>
          </v:shape>
          <o:OLEObject Type="Embed" ProgID="Equation.DSMT4" ShapeID="_x0000_i1085" DrawAspect="Content" ObjectID="_1468075785" r:id="rId122">
            <o:LockedField>false</o:LockedField>
          </o:OLEObject>
        </w:object>
      </w:r>
    </w:p>
    <w:p>
      <w:pPr>
        <w:snapToGrid w:val="0"/>
        <w:spacing w:line="312" w:lineRule="auto"/>
        <w:ind w:firstLine="1132" w:firstLineChars="472"/>
        <w:jc w:val="left"/>
        <w:rPr>
          <w:szCs w:val="24"/>
        </w:rPr>
      </w:pPr>
      <w:r>
        <w:rPr>
          <w:position w:val="-14"/>
          <w:szCs w:val="24"/>
        </w:rPr>
        <w:object>
          <v:shape id="_x0000_i1086" o:spt="75" type="#_x0000_t75" style="height:23.65pt;width:155.3pt;" o:ole="t" filled="f" o:preferrelative="t" stroked="f" coordsize="21600,21600">
            <v:path/>
            <v:fill on="f" focussize="0,0"/>
            <v:stroke on="f" joinstyle="miter"/>
            <v:imagedata r:id="rId125" o:title=""/>
            <o:lock v:ext="edit" aspectratio="t"/>
            <w10:wrap type="none"/>
            <w10:anchorlock/>
          </v:shape>
          <o:OLEObject Type="Embed" ProgID="Equation.DSMT4" ShapeID="_x0000_i1086" DrawAspect="Content" ObjectID="_1468075786" r:id="rId124">
            <o:LockedField>false</o:LockedField>
          </o:OLEObject>
        </w:object>
      </w:r>
    </w:p>
    <w:p>
      <w:pPr>
        <w:snapToGrid w:val="0"/>
        <w:spacing w:line="312" w:lineRule="auto"/>
        <w:ind w:firstLine="1132" w:firstLineChars="472"/>
        <w:jc w:val="left"/>
        <w:rPr>
          <w:szCs w:val="24"/>
        </w:rPr>
      </w:pPr>
      <w:r>
        <w:rPr>
          <w:position w:val="-14"/>
          <w:szCs w:val="24"/>
        </w:rPr>
        <w:object>
          <v:shape id="_x0000_i1087" o:spt="75" type="#_x0000_t75" style="height:23.65pt;width:247.15pt;" o:ole="t" filled="f" o:preferrelative="t" stroked="f" coordsize="21600,21600">
            <v:path/>
            <v:fill on="f" focussize="0,0"/>
            <v:stroke on="f" joinstyle="miter"/>
            <v:imagedata r:id="rId127" o:title=""/>
            <o:lock v:ext="edit" aspectratio="t"/>
            <w10:wrap type="none"/>
            <w10:anchorlock/>
          </v:shape>
          <o:OLEObject Type="Embed" ProgID="Equation.DSMT4" ShapeID="_x0000_i1087" DrawAspect="Content" ObjectID="_1468075787" r:id="rId126">
            <o:LockedField>false</o:LockedField>
          </o:OLEObject>
        </w:object>
      </w:r>
    </w:p>
    <w:p>
      <w:pPr>
        <w:snapToGrid w:val="0"/>
        <w:spacing w:line="312" w:lineRule="auto"/>
        <w:ind w:firstLine="1132" w:firstLineChars="472"/>
        <w:jc w:val="left"/>
        <w:rPr>
          <w:szCs w:val="24"/>
        </w:rPr>
      </w:pPr>
      <w:r>
        <w:rPr>
          <w:position w:val="-14"/>
          <w:szCs w:val="24"/>
        </w:rPr>
        <w:object>
          <v:shape id="_x0000_i1088" o:spt="75" type="#_x0000_t75" style="height:23.65pt;width:104.8pt;" o:ole="t" filled="f" o:preferrelative="t" stroked="f" coordsize="21600,21600">
            <v:path/>
            <v:fill on="f" focussize="0,0"/>
            <v:stroke on="f" joinstyle="miter"/>
            <v:imagedata r:id="rId129" o:title=""/>
            <o:lock v:ext="edit" aspectratio="t"/>
            <w10:wrap type="none"/>
            <w10:anchorlock/>
          </v:shape>
          <o:OLEObject Type="Embed" ProgID="Equation.DSMT4" ShapeID="_x0000_i1088" DrawAspect="Content" ObjectID="_1468075788" r:id="rId128">
            <o:LockedField>false</o:LockedField>
          </o:OLEObject>
        </w:object>
      </w:r>
    </w:p>
    <w:p>
      <w:pPr>
        <w:snapToGrid w:val="0"/>
        <w:spacing w:line="312" w:lineRule="auto"/>
        <w:ind w:firstLine="1132" w:firstLineChars="472"/>
        <w:jc w:val="left"/>
        <w:rPr>
          <w:szCs w:val="24"/>
        </w:rPr>
      </w:pPr>
      <w:r>
        <w:rPr>
          <w:position w:val="-14"/>
          <w:szCs w:val="24"/>
        </w:rPr>
        <w:object>
          <v:shape id="_x0000_i1089" o:spt="75" type="#_x0000_t75" style="height:20.4pt;width:49.95pt;" o:ole="t" filled="f" o:preferrelative="t" stroked="f" coordsize="21600,21600">
            <v:path/>
            <v:fill on="f" focussize="0,0"/>
            <v:stroke on="f" joinstyle="miter"/>
            <v:imagedata r:id="rId131" o:title=""/>
            <o:lock v:ext="edit" aspectratio="t"/>
            <w10:wrap type="none"/>
            <w10:anchorlock/>
          </v:shape>
          <o:OLEObject Type="Embed" ProgID="Equation.DSMT4" ShapeID="_x0000_i1089" DrawAspect="Content" ObjectID="_1468075789" r:id="rId130">
            <o:LockedField>false</o:LockedField>
          </o:OLEObject>
        </w:object>
      </w:r>
    </w:p>
    <w:p>
      <w:pPr>
        <w:snapToGrid w:val="0"/>
        <w:spacing w:line="312" w:lineRule="auto"/>
        <w:ind w:firstLine="484" w:firstLineChars="202"/>
        <w:jc w:val="left"/>
        <w:rPr>
          <w:rFonts w:cs="Times New Roman"/>
          <w:b/>
          <w:color w:val="000000" w:themeColor="text1"/>
          <w:szCs w:val="24"/>
        </w:rPr>
      </w:pPr>
      <w:r>
        <w:rPr>
          <w:rFonts w:hint="eastAsia" w:cs="Times New Roman"/>
          <w:color w:val="000000" w:themeColor="text1"/>
          <w:szCs w:val="24"/>
        </w:rPr>
        <w:t>求证：</w:t>
      </w:r>
      <w:r>
        <w:rPr>
          <w:position w:val="-32"/>
          <w:szCs w:val="24"/>
        </w:rPr>
        <w:object>
          <v:shape id="_x0000_i1090" o:spt="75" type="#_x0000_t75" style="height:38.7pt;width:47.8pt;" o:ole="t" filled="f" o:preferrelative="t" stroked="f" coordsize="21600,21600">
            <v:path/>
            <v:fill on="f" focussize="0,0"/>
            <v:stroke on="f" joinstyle="miter"/>
            <v:imagedata r:id="rId111" o:title=""/>
            <o:lock v:ext="edit" aspectratio="t"/>
            <w10:wrap type="none"/>
            <w10:anchorlock/>
          </v:shape>
          <o:OLEObject Type="Embed" ProgID="Equation.DSMT4" ShapeID="_x0000_i1090" DrawAspect="Content" ObjectID="_1468075790" r:id="rId132">
            <o:LockedField>false</o:LockedField>
          </o:OLEObject>
        </w:object>
      </w:r>
      <w:r>
        <w:rPr>
          <w:rFonts w:hint="eastAsia"/>
          <w:szCs w:val="24"/>
        </w:rPr>
        <w:t>（其中</w:t>
      </w:r>
      <w:r>
        <w:rPr>
          <w:position w:val="-12"/>
          <w:szCs w:val="24"/>
        </w:rPr>
        <w:object>
          <v:shape id="_x0000_i1091" o:spt="75" type="#_x0000_t75" style="height:18.25pt;width:32.25pt;" o:ole="t" filled="f" o:preferrelative="t" stroked="f" coordsize="21600,21600">
            <v:path/>
            <v:fill on="f" focussize="0,0"/>
            <v:stroke on="f" joinstyle="miter"/>
            <v:imagedata r:id="rId113" o:title=""/>
            <o:lock v:ext="edit" aspectratio="t"/>
            <w10:wrap type="none"/>
            <w10:anchorlock/>
          </v:shape>
          <o:OLEObject Type="Embed" ProgID="Equation.DSMT4" ShapeID="_x0000_i1091" DrawAspect="Content" ObjectID="_1468075791" r:id="rId133">
            <o:LockedField>false</o:LockedField>
          </o:OLEObject>
        </w:object>
      </w:r>
      <w:r>
        <w:rPr>
          <w:rFonts w:hint="eastAsia"/>
          <w:szCs w:val="24"/>
        </w:rPr>
        <w:t>）．</w:t>
      </w:r>
    </w:p>
    <w:p>
      <w:pPr>
        <w:snapToGrid w:val="0"/>
        <w:spacing w:line="312" w:lineRule="auto"/>
        <w:ind w:firstLine="484" w:firstLineChars="202"/>
        <w:jc w:val="left"/>
        <w:rPr>
          <w:szCs w:val="24"/>
        </w:rPr>
      </w:pPr>
      <w:r>
        <w:rPr>
          <w:rFonts w:hint="eastAsia"/>
          <w:szCs w:val="24"/>
        </w:rPr>
        <w:t>考虑到复数除法是复数乘法的逆运算，我们有：</w:t>
      </w:r>
    </w:p>
    <w:p>
      <w:pPr>
        <w:snapToGrid w:val="0"/>
        <w:spacing w:line="312" w:lineRule="auto"/>
        <w:ind w:firstLine="484" w:firstLineChars="202"/>
        <w:rPr>
          <w:szCs w:val="24"/>
        </w:rPr>
      </w:pPr>
      <w:r>
        <w:rPr>
          <w:rFonts w:hint="eastAsia"/>
          <w:szCs w:val="24"/>
        </w:rPr>
        <w:t>证明：因为</w:t>
      </w:r>
      <w:r>
        <w:rPr>
          <w:position w:val="-12"/>
          <w:szCs w:val="24"/>
        </w:rPr>
        <w:object>
          <v:shape id="_x0000_i1092" o:spt="75" type="#_x0000_t75" style="height:18.25pt;width:32.25pt;" o:ole="t" filled="f" o:preferrelative="t" stroked="f" coordsize="21600,21600">
            <v:path/>
            <v:fill on="f" focussize="0,0"/>
            <v:stroke on="f" joinstyle="miter"/>
            <v:imagedata r:id="rId135" o:title=""/>
            <o:lock v:ext="edit" aspectratio="t"/>
            <w10:wrap type="none"/>
            <w10:anchorlock/>
          </v:shape>
          <o:OLEObject Type="Embed" ProgID="Equation.DSMT4" ShapeID="_x0000_i1092" DrawAspect="Content" ObjectID="_1468075792" r:id="rId134">
            <o:LockedField>false</o:LockedField>
          </o:OLEObject>
        </w:object>
      </w:r>
      <w:r>
        <w:rPr>
          <w:rFonts w:hint="eastAsia"/>
          <w:szCs w:val="24"/>
        </w:rPr>
        <w:t>，则</w:t>
      </w:r>
      <w:r>
        <w:rPr>
          <w:position w:val="-30"/>
          <w:szCs w:val="24"/>
        </w:rPr>
        <w:object>
          <v:shape id="_x0000_i1093" o:spt="75" type="#_x0000_t75" style="height:33.85pt;width:53.75pt;" o:ole="t" filled="f" o:preferrelative="t" stroked="f" coordsize="21600,21600">
            <v:path/>
            <v:fill on="f" focussize="0,0"/>
            <v:stroke on="f" joinstyle="miter"/>
            <v:imagedata r:id="rId137" o:title=""/>
            <o:lock v:ext="edit" aspectratio="t"/>
            <w10:wrap type="none"/>
            <w10:anchorlock/>
          </v:shape>
          <o:OLEObject Type="Embed" ProgID="Equation.DSMT4" ShapeID="_x0000_i1093" DrawAspect="Content" ObjectID="_1468075793" r:id="rId136">
            <o:LockedField>false</o:LockedField>
          </o:OLEObject>
        </w:object>
      </w:r>
      <w:r>
        <w:rPr>
          <w:rFonts w:hint="eastAsia"/>
          <w:szCs w:val="24"/>
        </w:rPr>
        <w:t>，于是</w:t>
      </w:r>
      <w:r>
        <w:rPr>
          <w:position w:val="-32"/>
          <w:szCs w:val="24"/>
        </w:rPr>
        <w:object>
          <v:shape id="_x0000_i1094" o:spt="75" type="#_x0000_t75" style="height:38.7pt;width:65.55pt;" o:ole="t" filled="f" o:preferrelative="t" stroked="f" coordsize="21600,21600">
            <v:path/>
            <v:fill on="f" focussize="0,0"/>
            <v:stroke on="f" joinstyle="miter"/>
            <v:imagedata r:id="rId139" o:title=""/>
            <o:lock v:ext="edit" aspectratio="t"/>
            <w10:wrap type="none"/>
            <w10:anchorlock/>
          </v:shape>
          <o:OLEObject Type="Embed" ProgID="Equation.DSMT4" ShapeID="_x0000_i1094" DrawAspect="Content" ObjectID="_1468075794" r:id="rId138">
            <o:LockedField>false</o:LockedField>
          </o:OLEObject>
        </w:object>
      </w:r>
      <w:r>
        <w:rPr>
          <w:rFonts w:hint="eastAsia"/>
          <w:szCs w:val="24"/>
        </w:rPr>
        <w:t>，</w:t>
      </w:r>
    </w:p>
    <w:p>
      <w:pPr>
        <w:snapToGrid w:val="0"/>
        <w:spacing w:line="312" w:lineRule="auto"/>
        <w:ind w:firstLine="484" w:firstLineChars="202"/>
        <w:rPr>
          <w:szCs w:val="24"/>
        </w:rPr>
      </w:pPr>
      <w:r>
        <w:rPr>
          <w:rFonts w:hint="eastAsia"/>
          <w:szCs w:val="24"/>
        </w:rPr>
        <w:t>两边除以</w:t>
      </w:r>
      <w:r>
        <w:rPr>
          <w:position w:val="-14"/>
          <w:szCs w:val="24"/>
        </w:rPr>
        <w:object>
          <v:shape id="_x0000_i1095" o:spt="75" type="#_x0000_t75" style="height:20.4pt;width:18.25pt;" o:ole="t" filled="f" o:preferrelative="t" stroked="f" coordsize="21600,21600">
            <v:path/>
            <v:fill on="f" focussize="0,0"/>
            <v:stroke on="f" joinstyle="miter"/>
            <v:imagedata r:id="rId141" o:title=""/>
            <o:lock v:ext="edit" aspectratio="t"/>
            <w10:wrap type="none"/>
            <w10:anchorlock/>
          </v:shape>
          <o:OLEObject Type="Embed" ProgID="Equation.DSMT4" ShapeID="_x0000_i1095" DrawAspect="Content" ObjectID="_1468075795" r:id="rId140">
            <o:LockedField>false</o:LockedField>
          </o:OLEObject>
        </w:object>
      </w:r>
      <w:r>
        <w:rPr>
          <w:rFonts w:hint="eastAsia"/>
          <w:szCs w:val="24"/>
        </w:rPr>
        <w:t>，就得到</w:t>
      </w:r>
      <w:r>
        <w:rPr>
          <w:position w:val="-32"/>
          <w:szCs w:val="24"/>
        </w:rPr>
        <w:object>
          <v:shape id="_x0000_i1096" o:spt="75" type="#_x0000_t75" style="height:38.7pt;width:47.8pt;" o:ole="t" filled="f" o:preferrelative="t" stroked="f" coordsize="21600,21600">
            <v:path/>
            <v:fill on="f" focussize="0,0"/>
            <v:stroke on="f" joinstyle="miter"/>
            <v:imagedata r:id="rId143" o:title=""/>
            <o:lock v:ext="edit" aspectratio="t"/>
            <w10:wrap type="none"/>
            <w10:anchorlock/>
          </v:shape>
          <o:OLEObject Type="Embed" ProgID="Equation.DSMT4" ShapeID="_x0000_i1096" DrawAspect="Content" ObjectID="_1468075796" r:id="rId142">
            <o:LockedField>false</o:LockedField>
          </o:OLEObject>
        </w:object>
      </w:r>
      <w:r>
        <w:rPr>
          <w:rFonts w:hint="eastAsia"/>
          <w:szCs w:val="24"/>
        </w:rPr>
        <w:t>．</w:t>
      </w:r>
    </w:p>
    <w:p>
      <w:pPr>
        <w:snapToGrid w:val="0"/>
        <w:spacing w:line="312" w:lineRule="auto"/>
        <w:ind w:firstLine="484" w:firstLineChars="202"/>
        <w:jc w:val="left"/>
        <w:rPr>
          <w:szCs w:val="24"/>
        </w:rPr>
      </w:pPr>
      <w:r>
        <w:rPr>
          <w:rFonts w:hint="eastAsia"/>
          <w:szCs w:val="24"/>
        </w:rPr>
        <w:t>用复数的代数形式同样可以证明</w:t>
      </w:r>
      <w:r>
        <w:rPr>
          <w:position w:val="-32"/>
          <w:szCs w:val="24"/>
        </w:rPr>
        <w:object>
          <v:shape id="_x0000_i1097" o:spt="75" type="#_x0000_t75" style="height:38.7pt;width:47.8pt;" o:ole="t" filled="f" o:preferrelative="t" stroked="f" coordsize="21600,21600">
            <v:path/>
            <v:fill on="f" focussize="0,0"/>
            <v:stroke on="f" joinstyle="miter"/>
            <v:imagedata r:id="rId145" o:title=""/>
            <o:lock v:ext="edit" aspectratio="t"/>
            <w10:wrap type="none"/>
            <w10:anchorlock/>
          </v:shape>
          <o:OLEObject Type="Embed" ProgID="Equation.DSMT4" ShapeID="_x0000_i1097" DrawAspect="Content" ObjectID="_1468075797" r:id="rId144">
            <o:LockedField>false</o:LockedField>
          </o:OLEObject>
        </w:object>
      </w:r>
      <w:r>
        <w:rPr>
          <w:rFonts w:hint="eastAsia"/>
          <w:szCs w:val="24"/>
        </w:rPr>
        <w:t>（</w:t>
      </w:r>
      <w:r>
        <w:rPr>
          <w:position w:val="-12"/>
          <w:szCs w:val="24"/>
        </w:rPr>
        <w:object>
          <v:shape id="_x0000_i1098" o:spt="75" type="#_x0000_t75" style="height:18.25pt;width:32.25pt;" o:ole="t" filled="f" o:preferrelative="t" stroked="f" coordsize="21600,21600">
            <v:path/>
            <v:fill on="f" focussize="0,0"/>
            <v:stroke on="f" joinstyle="miter"/>
            <v:imagedata r:id="rId113" o:title=""/>
            <o:lock v:ext="edit" aspectratio="t"/>
            <w10:wrap type="none"/>
            <w10:anchorlock/>
          </v:shape>
          <o:OLEObject Type="Embed" ProgID="Equation.DSMT4" ShapeID="_x0000_i1098" DrawAspect="Content" ObjectID="_1468075798" r:id="rId146">
            <o:LockedField>false</o:LockedField>
          </o:OLEObject>
        </w:object>
      </w:r>
      <w:r>
        <w:rPr>
          <w:rFonts w:hint="eastAsia"/>
          <w:szCs w:val="24"/>
        </w:rPr>
        <w:t>），请同学们课后自己完成．</w:t>
      </w:r>
    </w:p>
    <w:p>
      <w:pPr>
        <w:snapToGrid w:val="0"/>
        <w:spacing w:line="312" w:lineRule="auto"/>
        <w:ind w:firstLine="480" w:firstLineChars="200"/>
        <w:rPr>
          <w:rFonts w:cs="Times New Roman"/>
          <w:color w:val="000000" w:themeColor="text1"/>
          <w:szCs w:val="24"/>
        </w:rPr>
      </w:pPr>
      <w:r>
        <w:rPr>
          <w:rFonts w:hint="eastAsia" w:cs="Times New Roman"/>
          <w:color w:val="000000" w:themeColor="text1"/>
          <w:szCs w:val="24"/>
        </w:rPr>
        <w:t>[问题3]把复数的模与共轭复数联系，复数的模还有什么性质？</w:t>
      </w:r>
    </w:p>
    <w:p>
      <w:pPr>
        <w:snapToGrid w:val="0"/>
        <w:spacing w:line="312" w:lineRule="auto"/>
        <w:ind w:firstLine="480" w:firstLineChars="200"/>
        <w:rPr>
          <w:szCs w:val="24"/>
        </w:rPr>
      </w:pPr>
      <w:r>
        <w:rPr>
          <w:rFonts w:hint="eastAsia" w:cs="Times New Roman"/>
          <w:color w:val="000000" w:themeColor="text1"/>
          <w:szCs w:val="24"/>
        </w:rPr>
        <w:t>有</w:t>
      </w:r>
      <w:r>
        <w:rPr>
          <w:rFonts w:cs="Times New Roman"/>
          <w:color w:val="000000" w:themeColor="text1"/>
          <w:position w:val="-18"/>
          <w:szCs w:val="24"/>
        </w:rPr>
        <w:object>
          <v:shape id="_x0000_i1099" o:spt="75" type="#_x0000_t75" style="height:24.2pt;width:34.95pt;" o:ole="t" filled="f" o:preferrelative="t" stroked="f" coordsize="21600,21600">
            <v:path/>
            <v:fill on="f" focussize="0,0"/>
            <v:stroke on="f" joinstyle="miter"/>
            <v:imagedata r:id="rId148" o:title=""/>
            <o:lock v:ext="edit" aspectratio="t"/>
            <w10:wrap type="none"/>
            <w10:anchorlock/>
          </v:shape>
          <o:OLEObject Type="Embed" ProgID="Equation.DSMT4" ShapeID="_x0000_i1099" DrawAspect="Content" ObjectID="_1468075799" r:id="rId147">
            <o:LockedField>false</o:LockedField>
          </o:OLEObject>
        </w:object>
      </w:r>
      <w:r>
        <w:rPr>
          <w:rFonts w:hint="eastAsia"/>
          <w:szCs w:val="24"/>
        </w:rPr>
        <w:t>；</w:t>
      </w:r>
      <w:r>
        <w:rPr>
          <w:position w:val="-14"/>
          <w:szCs w:val="24"/>
        </w:rPr>
        <w:object>
          <v:shape id="_x0000_i1100" o:spt="75" type="#_x0000_t75" style="height:20.95pt;width:48.9pt;" o:ole="t" filled="f" o:preferrelative="t" stroked="f" coordsize="21600,21600">
            <v:path/>
            <v:fill on="f" focussize="0,0"/>
            <v:stroke on="f" joinstyle="miter"/>
            <v:imagedata r:id="rId150" o:title=""/>
            <o:lock v:ext="edit" aspectratio="t"/>
            <w10:wrap type="none"/>
            <w10:anchorlock/>
          </v:shape>
          <o:OLEObject Type="Embed" ProgID="Equation.DSMT4" ShapeID="_x0000_i1100" DrawAspect="Content" ObjectID="_1468075800" r:id="rId149">
            <o:LockedField>false</o:LockedField>
          </o:OLEObject>
        </w:object>
      </w:r>
      <w:r>
        <w:rPr>
          <w:rFonts w:hint="eastAsia"/>
          <w:szCs w:val="24"/>
        </w:rPr>
        <w:t>．</w:t>
      </w:r>
    </w:p>
    <w:p>
      <w:pPr>
        <w:snapToGrid w:val="0"/>
        <w:spacing w:line="312" w:lineRule="auto"/>
        <w:ind w:firstLine="480" w:firstLineChars="200"/>
        <w:rPr>
          <w:szCs w:val="24"/>
        </w:rPr>
      </w:pPr>
      <w:r>
        <w:rPr>
          <w:rFonts w:hint="eastAsia"/>
          <w:szCs w:val="24"/>
        </w:rPr>
        <w:t>证明 设</w:t>
      </w:r>
      <w:r>
        <w:rPr>
          <w:position w:val="-6"/>
          <w:szCs w:val="24"/>
        </w:rPr>
        <w:object>
          <v:shape id="_x0000_i1101" o:spt="75" type="#_x0000_t75" style="height:14.5pt;width:47.8pt;" o:ole="t" filled="f" o:preferrelative="t" stroked="f" coordsize="21600,21600">
            <v:path/>
            <v:fill on="f" focussize="0,0"/>
            <v:stroke on="f" joinstyle="miter"/>
            <v:imagedata r:id="rId152" o:title=""/>
            <o:lock v:ext="edit" aspectratio="t"/>
            <w10:wrap type="none"/>
            <w10:anchorlock/>
          </v:shape>
          <o:OLEObject Type="Embed" ProgID="Equation.DSMT4" ShapeID="_x0000_i1101" DrawAspect="Content" ObjectID="_1468075801" r:id="rId151">
            <o:LockedField>false</o:LockedField>
          </o:OLEObject>
        </w:object>
      </w:r>
      <w:r>
        <w:rPr>
          <w:rFonts w:hint="eastAsia" w:cs="Times New Roman"/>
          <w:color w:val="000000" w:themeColor="text1"/>
          <w:szCs w:val="24"/>
        </w:rPr>
        <w:t>（</w:t>
      </w:r>
      <w:r>
        <w:rPr>
          <w:rFonts w:cs="Times New Roman"/>
          <w:color w:val="000000" w:themeColor="text1"/>
          <w:position w:val="-6"/>
          <w:szCs w:val="24"/>
        </w:rPr>
        <w:object>
          <v:shape id="_x0000_i1102" o:spt="75" type="#_x0000_t75" style="height:14.5pt;width:47.8pt;" o:ole="t" filled="f" o:preferrelative="t" stroked="f" coordsize="21600,21600">
            <v:path/>
            <v:fill on="f" focussize="0,0"/>
            <v:stroke on="f" joinstyle="miter"/>
            <v:imagedata r:id="rId154" o:title=""/>
            <o:lock v:ext="edit" aspectratio="t"/>
            <w10:wrap type="none"/>
            <w10:anchorlock/>
          </v:shape>
          <o:OLEObject Type="Embed" ProgID="Equation.DSMT4" ShapeID="_x0000_i1102" DrawAspect="Content" ObjectID="_1468075802" r:id="rId153">
            <o:LockedField>false</o:LockedField>
          </o:OLEObject>
        </w:object>
      </w:r>
      <w:r>
        <w:rPr>
          <w:rFonts w:hint="eastAsia" w:cs="Times New Roman"/>
          <w:color w:val="000000" w:themeColor="text1"/>
          <w:szCs w:val="24"/>
        </w:rPr>
        <w:t>）</w:t>
      </w:r>
      <w:r>
        <w:rPr>
          <w:rFonts w:hint="eastAsia"/>
          <w:szCs w:val="24"/>
        </w:rPr>
        <w:t>，则</w:t>
      </w:r>
    </w:p>
    <w:p>
      <w:pPr>
        <w:snapToGrid w:val="0"/>
        <w:spacing w:line="312" w:lineRule="auto"/>
        <w:jc w:val="center"/>
        <w:rPr>
          <w:szCs w:val="24"/>
        </w:rPr>
      </w:pPr>
      <w:r>
        <w:rPr>
          <w:position w:val="-18"/>
          <w:szCs w:val="24"/>
        </w:rPr>
        <w:object>
          <v:shape id="_x0000_i1103" o:spt="75" type="#_x0000_t75" style="height:25.25pt;width:159.05pt;" o:ole="t" filled="f" o:preferrelative="t" stroked="f" coordsize="21600,21600">
            <v:path/>
            <v:fill on="f" focussize="0,0"/>
            <v:stroke on="f" joinstyle="miter"/>
            <v:imagedata r:id="rId156" o:title=""/>
            <o:lock v:ext="edit" aspectratio="t"/>
            <w10:wrap type="none"/>
            <w10:anchorlock/>
          </v:shape>
          <o:OLEObject Type="Embed" ProgID="Equation.DSMT4" ShapeID="_x0000_i1103" DrawAspect="Content" ObjectID="_1468075803" r:id="rId155">
            <o:LockedField>false</o:LockedField>
          </o:OLEObject>
        </w:object>
      </w:r>
      <w:r>
        <w:rPr>
          <w:rFonts w:hint="eastAsia"/>
          <w:szCs w:val="24"/>
        </w:rPr>
        <w:t>，</w:t>
      </w:r>
    </w:p>
    <w:p>
      <w:pPr>
        <w:snapToGrid w:val="0"/>
        <w:spacing w:line="312" w:lineRule="auto"/>
        <w:jc w:val="center"/>
        <w:rPr>
          <w:szCs w:val="24"/>
        </w:rPr>
      </w:pPr>
      <w:r>
        <w:rPr>
          <w:position w:val="-14"/>
          <w:szCs w:val="24"/>
        </w:rPr>
        <w:object>
          <v:shape id="_x0000_i1104" o:spt="75" type="#_x0000_t75" style="height:20.95pt;width:235.9pt;" o:ole="t" filled="f" o:preferrelative="t" stroked="f" coordsize="21600,21600">
            <v:path/>
            <v:fill on="f" focussize="0,0"/>
            <v:stroke on="f" joinstyle="miter"/>
            <v:imagedata r:id="rId158" o:title=""/>
            <o:lock v:ext="edit" aspectratio="t"/>
            <w10:wrap type="none"/>
            <w10:anchorlock/>
          </v:shape>
          <o:OLEObject Type="Embed" ProgID="Equation.DSMT4" ShapeID="_x0000_i1104" DrawAspect="Content" ObjectID="_1468075804" r:id="rId157">
            <o:LockedField>false</o:LockedField>
          </o:OLEObject>
        </w:object>
      </w:r>
      <w:r>
        <w:rPr>
          <w:rFonts w:hint="eastAsia"/>
          <w:szCs w:val="24"/>
        </w:rPr>
        <w:t>．</w:t>
      </w:r>
    </w:p>
    <w:p>
      <w:pPr>
        <w:snapToGrid w:val="0"/>
        <w:spacing w:line="312" w:lineRule="auto"/>
        <w:ind w:firstLine="480" w:firstLineChars="200"/>
        <w:rPr>
          <w:rFonts w:cs="Times New Roman"/>
          <w:color w:val="000000" w:themeColor="text1"/>
          <w:szCs w:val="24"/>
        </w:rPr>
      </w:pPr>
      <w:r>
        <w:rPr>
          <w:rFonts w:hint="eastAsia" w:cs="Times New Roman"/>
          <w:color w:val="000000" w:themeColor="text1"/>
          <w:szCs w:val="24"/>
        </w:rPr>
        <w:t>[问题4]</w:t>
      </w:r>
      <w:r>
        <w:rPr>
          <w:position w:val="-14"/>
          <w:szCs w:val="24"/>
        </w:rPr>
        <w:object>
          <v:shape id="_x0000_i1105" o:spt="75" type="#_x0000_t75" style="height:20.95pt;width:48.9pt;" o:ole="t" filled="f" o:preferrelative="t" stroked="f" coordsize="21600,21600">
            <v:path/>
            <v:fill on="f" focussize="0,0"/>
            <v:stroke on="f" joinstyle="miter"/>
            <v:imagedata r:id="rId160" o:title=""/>
            <o:lock v:ext="edit" aspectratio="t"/>
            <w10:wrap type="none"/>
            <w10:anchorlock/>
          </v:shape>
          <o:OLEObject Type="Embed" ProgID="Equation.DSMT4" ShapeID="_x0000_i1105" DrawAspect="Content" ObjectID="_1468075805" r:id="rId159">
            <o:LockedField>false</o:LockedField>
          </o:OLEObject>
        </w:object>
      </w:r>
      <w:r>
        <w:rPr>
          <w:rFonts w:hint="eastAsia"/>
          <w:szCs w:val="24"/>
        </w:rPr>
        <w:t>建立了复数的模与复数乘法的联系，能否据此证明</w:t>
      </w:r>
      <w:r>
        <w:rPr>
          <w:position w:val="-14"/>
          <w:szCs w:val="24"/>
        </w:rPr>
        <w:object>
          <v:shape id="_x0000_i1106" o:spt="75" type="#_x0000_t75" style="height:20.4pt;width:76.85pt;" o:ole="t" filled="f" o:preferrelative="t" stroked="f" coordsize="21600,21600">
            <v:path/>
            <v:fill on="f" focussize="0,0"/>
            <v:stroke on="f" joinstyle="miter"/>
            <v:imagedata r:id="rId162" o:title=""/>
            <o:lock v:ext="edit" aspectratio="t"/>
            <w10:wrap type="none"/>
            <w10:anchorlock/>
          </v:shape>
          <o:OLEObject Type="Embed" ProgID="Equation.DSMT4" ShapeID="_x0000_i1106" DrawAspect="Content" ObjectID="_1468075806" r:id="rId161">
            <o:LockedField>false</o:LockedField>
          </o:OLEObject>
        </w:object>
      </w:r>
      <w:r>
        <w:rPr>
          <w:rFonts w:hint="eastAsia" w:cs="Times New Roman"/>
          <w:color w:val="000000" w:themeColor="text1"/>
          <w:szCs w:val="24"/>
        </w:rPr>
        <w:t>呢？</w:t>
      </w:r>
    </w:p>
    <w:p>
      <w:pPr>
        <w:snapToGrid w:val="0"/>
        <w:spacing w:line="312" w:lineRule="auto"/>
        <w:ind w:firstLine="480" w:firstLineChars="200"/>
        <w:rPr>
          <w:rFonts w:cs="Times New Roman"/>
          <w:color w:val="000000" w:themeColor="text1"/>
          <w:szCs w:val="24"/>
        </w:rPr>
      </w:pPr>
      <w:r>
        <w:rPr>
          <w:rFonts w:hint="eastAsia" w:cs="Times New Roman"/>
          <w:color w:val="000000" w:themeColor="text1"/>
          <w:szCs w:val="24"/>
        </w:rPr>
        <w:t>因为</w:t>
      </w:r>
      <w:r>
        <w:rPr>
          <w:rFonts w:cs="Times New Roman"/>
          <w:color w:val="000000" w:themeColor="text1"/>
          <w:position w:val="-14"/>
          <w:szCs w:val="24"/>
        </w:rPr>
        <w:object>
          <v:shape id="_x0000_i1107" o:spt="75" type="#_x0000_t75" style="height:20.4pt;width:38.7pt;" o:ole="t" filled="f" o:preferrelative="t" stroked="f" coordsize="21600,21600">
            <v:path/>
            <v:fill on="f" focussize="0,0"/>
            <v:stroke on="f" joinstyle="miter"/>
            <v:imagedata r:id="rId164" o:title=""/>
            <o:lock v:ext="edit" aspectratio="t"/>
            <w10:wrap type="none"/>
            <w10:anchorlock/>
          </v:shape>
          <o:OLEObject Type="Embed" ProgID="Equation.DSMT4" ShapeID="_x0000_i1107" DrawAspect="Content" ObjectID="_1468075807" r:id="rId163">
            <o:LockedField>false</o:LockedField>
          </o:OLEObject>
        </w:object>
      </w:r>
      <w:r>
        <w:rPr>
          <w:rFonts w:cs="Times New Roman"/>
          <w:color w:val="000000" w:themeColor="text1"/>
          <w:position w:val="-12"/>
          <w:szCs w:val="24"/>
        </w:rPr>
        <w:object>
          <v:shape id="_x0000_i1108" o:spt="75" type="#_x0000_t75" style="height:20.4pt;width:84.35pt;" o:ole="t" filled="f" o:preferrelative="t" stroked="f" coordsize="21600,21600">
            <v:path/>
            <v:fill on="f" focussize="0,0"/>
            <v:stroke on="f" joinstyle="miter"/>
            <v:imagedata r:id="rId166" o:title=""/>
            <o:lock v:ext="edit" aspectratio="t"/>
            <w10:wrap type="none"/>
            <w10:anchorlock/>
          </v:shape>
          <o:OLEObject Type="Embed" ProgID="Equation.DSMT4" ShapeID="_x0000_i1108" DrawAspect="Content" ObjectID="_1468075808" r:id="rId165">
            <o:LockedField>false</o:LockedField>
          </o:OLEObject>
        </w:object>
      </w:r>
      <w:r>
        <w:rPr>
          <w:rFonts w:cs="Times New Roman"/>
          <w:color w:val="000000" w:themeColor="text1"/>
          <w:position w:val="-12"/>
          <w:szCs w:val="24"/>
        </w:rPr>
        <w:object>
          <v:shape id="_x0000_i1109" o:spt="75" type="#_x0000_t75" style="height:20.4pt;width:84.35pt;" o:ole="t" filled="f" o:preferrelative="t" stroked="f" coordsize="21600,21600">
            <v:path/>
            <v:fill on="f" focussize="0,0"/>
            <v:stroke on="f" joinstyle="miter"/>
            <v:imagedata r:id="rId168" o:title=""/>
            <o:lock v:ext="edit" aspectratio="t"/>
            <w10:wrap type="none"/>
            <w10:anchorlock/>
          </v:shape>
          <o:OLEObject Type="Embed" ProgID="Equation.DSMT4" ShapeID="_x0000_i1109" DrawAspect="Content" ObjectID="_1468075809" r:id="rId167">
            <o:LockedField>false</o:LockedField>
          </o:OLEObject>
        </w:object>
      </w:r>
    </w:p>
    <w:p>
      <w:pPr>
        <w:snapToGrid w:val="0"/>
        <w:spacing w:line="312" w:lineRule="auto"/>
        <w:ind w:firstLine="480" w:firstLineChars="200"/>
        <w:rPr>
          <w:rFonts w:cs="Times New Roman"/>
          <w:color w:val="000000" w:themeColor="text1"/>
          <w:szCs w:val="24"/>
        </w:rPr>
      </w:pPr>
      <w:r>
        <w:rPr>
          <w:rFonts w:cs="Times New Roman"/>
          <w:color w:val="000000" w:themeColor="text1"/>
          <w:position w:val="-14"/>
          <w:szCs w:val="24"/>
        </w:rPr>
        <w:object>
          <v:shape id="_x0000_i1110" o:spt="75" type="#_x0000_t75" style="height:20.95pt;width:141.3pt;" o:ole="t" filled="f" o:preferrelative="t" stroked="f" coordsize="21600,21600">
            <v:path/>
            <v:fill on="f" focussize="0,0"/>
            <v:stroke on="f" joinstyle="miter"/>
            <v:imagedata r:id="rId170" o:title=""/>
            <o:lock v:ext="edit" aspectratio="t"/>
            <w10:wrap type="none"/>
            <w10:anchorlock/>
          </v:shape>
          <o:OLEObject Type="Embed" ProgID="Equation.DSMT4" ShapeID="_x0000_i1110" DrawAspect="Content" ObjectID="_1468075810" r:id="rId169">
            <o:LockedField>false</o:LockedField>
          </o:OLEObject>
        </w:object>
      </w:r>
      <w:r>
        <w:rPr>
          <w:rFonts w:hint="eastAsia" w:cs="Times New Roman"/>
          <w:color w:val="000000" w:themeColor="text1"/>
          <w:szCs w:val="24"/>
        </w:rPr>
        <w:t>，</w:t>
      </w:r>
    </w:p>
    <w:p>
      <w:pPr>
        <w:snapToGrid w:val="0"/>
        <w:spacing w:line="312" w:lineRule="auto"/>
        <w:ind w:firstLine="480" w:firstLineChars="200"/>
        <w:rPr>
          <w:szCs w:val="24"/>
        </w:rPr>
      </w:pPr>
      <w:r>
        <w:rPr>
          <w:rFonts w:hint="eastAsia" w:cs="Times New Roman"/>
          <w:color w:val="000000" w:themeColor="text1"/>
          <w:szCs w:val="24"/>
        </w:rPr>
        <w:t>所以</w:t>
      </w:r>
      <w:r>
        <w:rPr>
          <w:rFonts w:cs="Times New Roman"/>
          <w:color w:val="000000" w:themeColor="text1"/>
          <w:position w:val="-14"/>
          <w:szCs w:val="24"/>
        </w:rPr>
        <w:object>
          <v:shape id="_x0000_i1111" o:spt="75" type="#_x0000_t75" style="height:20.4pt;width:76.85pt;" o:ole="t" filled="f" o:preferrelative="t" stroked="f" coordsize="21600,21600">
            <v:path/>
            <v:fill on="f" focussize="0,0"/>
            <v:stroke on="f" joinstyle="miter"/>
            <v:imagedata r:id="rId172" o:title=""/>
            <o:lock v:ext="edit" aspectratio="t"/>
            <w10:wrap type="none"/>
            <w10:anchorlock/>
          </v:shape>
          <o:OLEObject Type="Embed" ProgID="Equation.DSMT4" ShapeID="_x0000_i1111" DrawAspect="Content" ObjectID="_1468075811" r:id="rId171">
            <o:LockedField>false</o:LockedField>
          </o:OLEObject>
        </w:object>
      </w:r>
      <w:r>
        <w:rPr>
          <w:rFonts w:hint="eastAsia"/>
          <w:szCs w:val="24"/>
        </w:rPr>
        <w:t>．</w:t>
      </w:r>
    </w:p>
    <w:p>
      <w:pPr>
        <w:snapToGrid w:val="0"/>
        <w:spacing w:line="312" w:lineRule="auto"/>
        <w:ind w:firstLine="480" w:firstLineChars="200"/>
        <w:rPr>
          <w:szCs w:val="24"/>
        </w:rPr>
      </w:pPr>
      <w:r>
        <w:rPr>
          <w:rFonts w:hint="eastAsia"/>
          <w:szCs w:val="24"/>
        </w:rPr>
        <w:t>综上，对于复数</w:t>
      </w:r>
      <w:r>
        <w:rPr>
          <w:position w:val="-4"/>
          <w:szCs w:val="24"/>
        </w:rPr>
        <w:object>
          <v:shape id="_x0000_i1112" o:spt="75" type="#_x0000_t75" style="height:10.2pt;width:10.2pt;" o:ole="t" filled="f" o:preferrelative="t" stroked="f" coordsize="21600,21600">
            <v:path/>
            <v:fill on="f" focussize="0,0"/>
            <v:stroke on="f" joinstyle="miter"/>
            <v:imagedata r:id="rId75" o:title=""/>
            <o:lock v:ext="edit" aspectratio="t"/>
            <w10:wrap type="none"/>
            <w10:anchorlock/>
          </v:shape>
          <o:OLEObject Type="Embed" ProgID="Equation.DSMT4" ShapeID="_x0000_i1112" DrawAspect="Content" ObjectID="_1468075812" r:id="rId173">
            <o:LockedField>false</o:LockedField>
          </o:OLEObject>
        </w:object>
      </w:r>
      <w:r>
        <w:rPr>
          <w:rFonts w:hint="eastAsia"/>
          <w:szCs w:val="24"/>
        </w:rPr>
        <w:t>、</w:t>
      </w:r>
      <w:r>
        <w:rPr>
          <w:position w:val="-12"/>
          <w:szCs w:val="24"/>
        </w:rPr>
        <w:object>
          <v:shape id="_x0000_i1113" o:spt="75" type="#_x0000_t75" style="height:18.25pt;width:11.8pt;" o:ole="t" filled="f" o:preferrelative="t" stroked="f" coordsize="21600,21600">
            <v:path/>
            <v:fill on="f" focussize="0,0"/>
            <v:stroke on="f" joinstyle="miter"/>
            <v:imagedata r:id="rId77" o:title=""/>
            <o:lock v:ext="edit" aspectratio="t"/>
            <w10:wrap type="none"/>
            <w10:anchorlock/>
          </v:shape>
          <o:OLEObject Type="Embed" ProgID="Equation.DSMT4" ShapeID="_x0000_i1113" DrawAspect="Content" ObjectID="_1468075813" r:id="rId174">
            <o:LockedField>false</o:LockedField>
          </o:OLEObject>
        </w:object>
      </w:r>
      <w:r>
        <w:rPr>
          <w:rFonts w:hint="eastAsia"/>
          <w:szCs w:val="24"/>
        </w:rPr>
        <w:t>、</w:t>
      </w:r>
      <w:r>
        <w:rPr>
          <w:position w:val="-12"/>
          <w:szCs w:val="24"/>
        </w:rPr>
        <w:object>
          <v:shape id="_x0000_i1114" o:spt="75" type="#_x0000_t75" style="height:18.25pt;width:12.9pt;" o:ole="t" filled="f" o:preferrelative="t" stroked="f" coordsize="21600,21600">
            <v:path/>
            <v:fill on="f" focussize="0,0"/>
            <v:stroke on="f" joinstyle="miter"/>
            <v:imagedata r:id="rId176" o:title=""/>
            <o:lock v:ext="edit" aspectratio="t"/>
            <w10:wrap type="none"/>
            <w10:anchorlock/>
          </v:shape>
          <o:OLEObject Type="Embed" ProgID="Equation.DSMT4" ShapeID="_x0000_i1114" DrawAspect="Content" ObjectID="_1468075814" r:id="rId175">
            <o:LockedField>false</o:LockedField>
          </o:OLEObject>
        </w:object>
      </w:r>
      <w:r>
        <w:rPr>
          <w:rFonts w:hint="eastAsia"/>
          <w:szCs w:val="24"/>
        </w:rPr>
        <w:t>，我们有复数的模的性质</w:t>
      </w:r>
    </w:p>
    <w:p>
      <w:pPr>
        <w:snapToGrid w:val="0"/>
        <w:spacing w:line="312" w:lineRule="auto"/>
        <w:jc w:val="center"/>
        <w:rPr>
          <w:rFonts w:cs="Times New Roman"/>
          <w:b/>
          <w:color w:val="000000" w:themeColor="text1"/>
          <w:szCs w:val="24"/>
        </w:rPr>
      </w:pPr>
      <w:r>
        <w:rPr>
          <w:position w:val="-18"/>
          <w:szCs w:val="24"/>
        </w:rPr>
        <w:object>
          <v:shape id="_x0000_i1115" o:spt="75" type="#_x0000_t75" style="height:24.2pt;width:34.95pt;" o:ole="t" filled="f" o:preferrelative="t" stroked="f" coordsize="21600,21600">
            <v:path/>
            <v:fill on="f" focussize="0,0"/>
            <v:stroke on="f" joinstyle="miter"/>
            <v:imagedata r:id="rId178" o:title=""/>
            <o:lock v:ext="edit" aspectratio="t"/>
            <w10:wrap type="none"/>
            <w10:anchorlock/>
          </v:shape>
          <o:OLEObject Type="Embed" ProgID="Equation.DSMT4" ShapeID="_x0000_i1115" DrawAspect="Content" ObjectID="_1468075815" r:id="rId177">
            <o:LockedField>false</o:LockedField>
          </o:OLEObject>
        </w:object>
      </w:r>
      <w:r>
        <w:rPr>
          <w:rFonts w:hint="eastAsia"/>
          <w:szCs w:val="24"/>
        </w:rPr>
        <w:t>，</w:t>
      </w:r>
      <w:r>
        <w:rPr>
          <w:position w:val="-14"/>
          <w:szCs w:val="24"/>
        </w:rPr>
        <w:object>
          <v:shape id="_x0000_i1116" o:spt="75" type="#_x0000_t75" style="height:20.95pt;width:48.9pt;" o:ole="t" filled="f" o:preferrelative="t" stroked="f" coordsize="21600,21600">
            <v:path/>
            <v:fill on="f" focussize="0,0"/>
            <v:stroke on="f" joinstyle="miter"/>
            <v:imagedata r:id="rId180" o:title=""/>
            <o:lock v:ext="edit" aspectratio="t"/>
            <w10:wrap type="none"/>
            <w10:anchorlock/>
          </v:shape>
          <o:OLEObject Type="Embed" ProgID="Equation.DSMT4" ShapeID="_x0000_i1116" DrawAspect="Content" ObjectID="_1468075816" r:id="rId179">
            <o:LockedField>false</o:LockedField>
          </o:OLEObject>
        </w:object>
      </w:r>
      <w:r>
        <w:rPr>
          <w:rFonts w:hint="eastAsia"/>
          <w:szCs w:val="24"/>
        </w:rPr>
        <w:t>；</w:t>
      </w:r>
      <w:r>
        <w:rPr>
          <w:position w:val="-14"/>
          <w:szCs w:val="24"/>
        </w:rPr>
        <w:object>
          <v:shape id="_x0000_i1117" o:spt="75" type="#_x0000_t75" style="height:20.4pt;width:76.85pt;" o:ole="t" filled="f" o:preferrelative="t" stroked="f" coordsize="21600,21600">
            <v:path/>
            <v:fill on="f" focussize="0,0"/>
            <v:stroke on="f" joinstyle="miter"/>
            <v:imagedata r:id="rId182" o:title=""/>
            <o:lock v:ext="edit" aspectratio="t"/>
            <w10:wrap type="none"/>
            <w10:anchorlock/>
          </v:shape>
          <o:OLEObject Type="Embed" ProgID="Equation.DSMT4" ShapeID="_x0000_i1117" DrawAspect="Content" ObjectID="_1468075817" r:id="rId181">
            <o:LockedField>false</o:LockedField>
          </o:OLEObject>
        </w:object>
      </w:r>
      <w:r>
        <w:rPr>
          <w:rFonts w:hint="eastAsia"/>
          <w:szCs w:val="24"/>
        </w:rPr>
        <w:t>；</w:t>
      </w:r>
      <w:r>
        <w:rPr>
          <w:position w:val="-32"/>
          <w:szCs w:val="24"/>
        </w:rPr>
        <w:object>
          <v:shape id="_x0000_i1118" o:spt="75" type="#_x0000_t75" style="height:38.7pt;width:47.8pt;" o:ole="t" filled="f" o:preferrelative="t" stroked="f" coordsize="21600,21600">
            <v:path/>
            <v:fill on="f" focussize="0,0"/>
            <v:stroke on="f" joinstyle="miter"/>
            <v:imagedata r:id="rId184" o:title=""/>
            <o:lock v:ext="edit" aspectratio="t"/>
            <w10:wrap type="none"/>
            <w10:anchorlock/>
          </v:shape>
          <o:OLEObject Type="Embed" ProgID="Equation.DSMT4" ShapeID="_x0000_i1118" DrawAspect="Content" ObjectID="_1468075818" r:id="rId183">
            <o:LockedField>false</o:LockedField>
          </o:OLEObject>
        </w:object>
      </w:r>
      <w:r>
        <w:rPr>
          <w:rFonts w:hint="eastAsia"/>
          <w:szCs w:val="24"/>
        </w:rPr>
        <w:t>（</w:t>
      </w:r>
      <w:r>
        <w:rPr>
          <w:position w:val="-12"/>
          <w:szCs w:val="24"/>
        </w:rPr>
        <w:object>
          <v:shape id="_x0000_i1119" o:spt="75" type="#_x0000_t75" style="height:18.25pt;width:32.25pt;" o:ole="t" filled="f" o:preferrelative="t" stroked="f" coordsize="21600,21600">
            <v:path/>
            <v:fill on="f" focussize="0,0"/>
            <v:stroke on="f" joinstyle="miter"/>
            <v:imagedata r:id="rId186" o:title=""/>
            <o:lock v:ext="edit" aspectratio="t"/>
            <w10:wrap type="none"/>
            <w10:anchorlock/>
          </v:shape>
          <o:OLEObject Type="Embed" ProgID="Equation.DSMT4" ShapeID="_x0000_i1119" DrawAspect="Content" ObjectID="_1468075819" r:id="rId185">
            <o:LockedField>false</o:LockedField>
          </o:OLEObject>
        </w:object>
      </w:r>
      <w:r>
        <w:rPr>
          <w:rFonts w:hint="eastAsia"/>
          <w:szCs w:val="24"/>
        </w:rPr>
        <w:t>）．</w:t>
      </w:r>
    </w:p>
    <w:p>
      <w:pPr>
        <w:snapToGrid w:val="0"/>
        <w:spacing w:line="312" w:lineRule="auto"/>
        <w:ind w:firstLine="480" w:firstLineChars="200"/>
        <w:rPr>
          <w:rFonts w:cs="Times New Roman"/>
          <w:szCs w:val="24"/>
        </w:rPr>
      </w:pPr>
      <w:r>
        <w:rPr>
          <w:rFonts w:hint="eastAsia" w:cs="Times New Roman"/>
          <w:szCs w:val="24"/>
        </w:rPr>
        <w:t>设</w:t>
      </w:r>
      <w:r>
        <w:rPr>
          <w:rFonts w:cs="Times New Roman"/>
          <w:szCs w:val="24"/>
        </w:rPr>
        <w:t>复数</w:t>
      </w:r>
      <w:r>
        <w:rPr>
          <w:rFonts w:cs="Times New Roman"/>
          <w:position w:val="-6"/>
          <w:szCs w:val="24"/>
        </w:rPr>
        <w:object>
          <v:shape id="_x0000_i1120" o:spt="75" type="#_x0000_t75" style="height:14.5pt;width:46.75pt;" o:ole="t" filled="f" o:preferrelative="t" stroked="f" coordsize="21600,21600">
            <v:path/>
            <v:fill on="f" focussize="0,0"/>
            <v:stroke on="f" joinstyle="miter"/>
            <v:imagedata r:id="rId188" o:title=""/>
            <o:lock v:ext="edit" aspectratio="t"/>
            <w10:wrap type="none"/>
            <w10:anchorlock/>
          </v:shape>
          <o:OLEObject Type="Embed" ProgID="Equation.DSMT4" ShapeID="_x0000_i1120" DrawAspect="Content" ObjectID="_1468075820" r:id="rId187">
            <o:LockedField>false</o:LockedField>
          </o:OLEObject>
        </w:object>
      </w:r>
      <w:r>
        <w:rPr>
          <w:rFonts w:cs="Times New Roman"/>
          <w:szCs w:val="24"/>
        </w:rPr>
        <w:t>、</w:t>
      </w:r>
      <w:r>
        <w:rPr>
          <w:rFonts w:cs="Times New Roman"/>
          <w:position w:val="-12"/>
          <w:szCs w:val="24"/>
        </w:rPr>
        <w:object>
          <v:shape id="_x0000_i1121" o:spt="75" type="#_x0000_t75" style="height:18.8pt;width:55.35pt;" o:ole="t" filled="f" o:preferrelative="t" stroked="f" coordsize="21600,21600">
            <v:path/>
            <v:fill on="f" focussize="0,0"/>
            <v:stroke on="f" joinstyle="miter"/>
            <v:imagedata r:id="rId190" o:title=""/>
            <o:lock v:ext="edit" aspectratio="t"/>
            <w10:wrap type="none"/>
            <w10:anchorlock/>
          </v:shape>
          <o:OLEObject Type="Embed" ProgID="Equation.DSMT4" ShapeID="_x0000_i1121" DrawAspect="Content" ObjectID="_1468075821" r:id="rId189">
            <o:LockedField>false</o:LockedField>
          </o:OLEObject>
        </w:object>
      </w:r>
      <w:r>
        <w:rPr>
          <w:rFonts w:cs="Times New Roman"/>
          <w:szCs w:val="24"/>
        </w:rPr>
        <w:t>、</w:t>
      </w:r>
      <w:r>
        <w:rPr>
          <w:rFonts w:cs="Times New Roman"/>
          <w:position w:val="-12"/>
          <w:szCs w:val="24"/>
        </w:rPr>
        <w:object>
          <v:shape id="_x0000_i1122" o:spt="75" type="#_x0000_t75" style="height:18.8pt;width:58.55pt;" o:ole="t" filled="f" o:preferrelative="t" stroked="f" coordsize="21600,21600">
            <v:path/>
            <v:fill on="f" focussize="0,0"/>
            <v:stroke on="f" joinstyle="miter"/>
            <v:imagedata r:id="rId192" o:title=""/>
            <o:lock v:ext="edit" aspectratio="t"/>
            <w10:wrap type="none"/>
            <w10:anchorlock/>
          </v:shape>
          <o:OLEObject Type="Embed" ProgID="Equation.DSMT4" ShapeID="_x0000_i1122" DrawAspect="Content" ObjectID="_1468075822" r:id="rId191">
            <o:LockedField>false</o:LockedField>
          </o:OLEObject>
        </w:object>
      </w:r>
      <w:r>
        <w:rPr>
          <w:rFonts w:cs="Times New Roman"/>
          <w:szCs w:val="24"/>
        </w:rPr>
        <w:t>（</w:t>
      </w:r>
      <w:r>
        <w:rPr>
          <w:rFonts w:cs="Times New Roman"/>
          <w:position w:val="-12"/>
          <w:szCs w:val="24"/>
        </w:rPr>
        <w:object>
          <v:shape id="_x0000_i1123" o:spt="75" type="#_x0000_t75" style="height:18.25pt;width:128.4pt;" o:ole="t" filled="f" o:preferrelative="t" stroked="f" coordsize="21600,21600">
            <v:path/>
            <v:fill on="f" focussize="0,0"/>
            <v:stroke on="f" joinstyle="miter"/>
            <v:imagedata r:id="rId194" o:title=""/>
            <o:lock v:ext="edit" aspectratio="t"/>
            <w10:wrap type="none"/>
            <w10:anchorlock/>
          </v:shape>
          <o:OLEObject Type="Embed" ProgID="Equation.DSMT4" ShapeID="_x0000_i1123" DrawAspect="Content" ObjectID="_1468075823" r:id="rId193">
            <o:LockedField>false</o:LockedField>
          </o:OLEObject>
        </w:object>
      </w:r>
      <w:r>
        <w:rPr>
          <w:rFonts w:cs="Times New Roman"/>
          <w:szCs w:val="24"/>
        </w:rPr>
        <w:t>），</w:t>
      </w:r>
    </w:p>
    <w:p>
      <w:pPr>
        <w:snapToGrid w:val="0"/>
        <w:spacing w:line="312" w:lineRule="auto"/>
        <w:ind w:firstLine="480" w:firstLineChars="200"/>
        <w:rPr>
          <w:szCs w:val="24"/>
        </w:rPr>
      </w:pPr>
      <w:r>
        <w:rPr>
          <w:rFonts w:hint="eastAsia"/>
          <w:szCs w:val="24"/>
        </w:rPr>
        <w:t>当这些复数的虚部为</w:t>
      </w:r>
      <w:r>
        <w:rPr>
          <w:position w:val="-6"/>
          <w:szCs w:val="24"/>
        </w:rPr>
        <w:object>
          <v:shape id="_x0000_i1124" o:spt="75" type="#_x0000_t75" style="height:14.5pt;width:10.2pt;" o:ole="t" filled="f" o:preferrelative="t" stroked="f" coordsize="21600,21600">
            <v:path/>
            <v:fill on="f" focussize="0,0"/>
            <v:stroke on="f" joinstyle="miter"/>
            <v:imagedata r:id="rId196" o:title=""/>
            <o:lock v:ext="edit" aspectratio="t"/>
            <w10:wrap type="none"/>
            <w10:anchorlock/>
          </v:shape>
          <o:OLEObject Type="Embed" ProgID="Equation.DSMT4" ShapeID="_x0000_i1124" DrawAspect="Content" ObjectID="_1468075824" r:id="rId195">
            <o:LockedField>false</o:LockedField>
          </o:OLEObject>
        </w:object>
      </w:r>
      <w:r>
        <w:rPr>
          <w:rFonts w:hint="eastAsia"/>
          <w:szCs w:val="24"/>
        </w:rPr>
        <w:t>时，有</w:t>
      </w:r>
    </w:p>
    <w:p>
      <w:pPr>
        <w:snapToGrid w:val="0"/>
        <w:spacing w:line="312" w:lineRule="auto"/>
        <w:ind w:firstLine="480" w:firstLineChars="200"/>
        <w:rPr>
          <w:szCs w:val="24"/>
        </w:rPr>
      </w:pPr>
      <w:r>
        <w:rPr>
          <w:position w:val="-14"/>
          <w:szCs w:val="24"/>
        </w:rPr>
        <w:object>
          <v:shape id="_x0000_i1125" o:spt="75" type="#_x0000_t75" style="height:20.4pt;width:36pt;" o:ole="t" filled="f" o:preferrelative="t" stroked="f" coordsize="21600,21600">
            <v:path/>
            <v:fill on="f" focussize="0,0"/>
            <v:stroke on="f" joinstyle="miter"/>
            <v:imagedata r:id="rId198" o:title=""/>
            <o:lock v:ext="edit" aspectratio="t"/>
            <w10:wrap type="none"/>
            <w10:anchorlock/>
          </v:shape>
          <o:OLEObject Type="Embed" ProgID="Equation.DSMT4" ShapeID="_x0000_i1125" DrawAspect="Content" ObjectID="_1468075825" r:id="rId197">
            <o:LockedField>false</o:LockedField>
          </o:OLEObject>
        </w:object>
      </w:r>
      <w:r>
        <w:rPr>
          <w:rFonts w:hint="eastAsia"/>
          <w:szCs w:val="24"/>
        </w:rPr>
        <w:t>，</w:t>
      </w:r>
      <w:r>
        <w:rPr>
          <w:position w:val="-14"/>
          <w:szCs w:val="24"/>
        </w:rPr>
        <w:object>
          <v:shape id="_x0000_i1126" o:spt="75" type="#_x0000_t75" style="height:20.4pt;width:73.05pt;" o:ole="t" filled="f" o:preferrelative="t" stroked="f" coordsize="21600,21600">
            <v:path/>
            <v:fill on="f" focussize="0,0"/>
            <v:stroke on="f" joinstyle="miter"/>
            <v:imagedata r:id="rId200" o:title=""/>
            <o:lock v:ext="edit" aspectratio="t"/>
            <w10:wrap type="none"/>
            <w10:anchorlock/>
          </v:shape>
          <o:OLEObject Type="Embed" ProgID="Equation.DSMT4" ShapeID="_x0000_i1126" DrawAspect="Content" ObjectID="_1468075826" r:id="rId199">
            <o:LockedField>false</o:LockedField>
          </o:OLEObject>
        </w:object>
      </w:r>
      <w:r>
        <w:rPr>
          <w:rFonts w:hint="eastAsia"/>
          <w:szCs w:val="24"/>
        </w:rPr>
        <w:t>，</w:t>
      </w:r>
      <w:r>
        <w:rPr>
          <w:position w:val="-14"/>
          <w:szCs w:val="24"/>
        </w:rPr>
        <w:object>
          <v:shape id="_x0000_i1127" o:spt="75" type="#_x0000_t75" style="height:20.4pt;width:80.05pt;" o:ole="t" filled="f" o:preferrelative="t" stroked="f" coordsize="21600,21600">
            <v:path/>
            <v:fill on="f" focussize="0,0"/>
            <v:stroke on="f" joinstyle="miter"/>
            <v:imagedata r:id="rId202" o:title=""/>
            <o:lock v:ext="edit" aspectratio="t"/>
            <w10:wrap type="none"/>
            <w10:anchorlock/>
          </v:shape>
          <o:OLEObject Type="Embed" ProgID="Equation.DSMT4" ShapeID="_x0000_i1127" DrawAspect="Content" ObjectID="_1468075827" r:id="rId201">
            <o:LockedField>false</o:LockedField>
          </o:OLEObject>
        </w:object>
      </w:r>
      <w:r>
        <w:rPr>
          <w:rFonts w:hint="eastAsia"/>
          <w:szCs w:val="24"/>
        </w:rPr>
        <w:t>，</w:t>
      </w:r>
      <w:r>
        <w:rPr>
          <w:position w:val="-32"/>
          <w:szCs w:val="24"/>
        </w:rPr>
        <w:object>
          <v:shape id="_x0000_i1128" o:spt="75" type="#_x0000_t75" style="height:38.7pt;width:48.9pt;" o:ole="t" filled="f" o:preferrelative="t" stroked="f" coordsize="21600,21600">
            <v:path/>
            <v:fill on="f" focussize="0,0"/>
            <v:stroke on="f" joinstyle="miter"/>
            <v:imagedata r:id="rId204" o:title=""/>
            <o:lock v:ext="edit" aspectratio="t"/>
            <w10:wrap type="none"/>
            <w10:anchorlock/>
          </v:shape>
          <o:OLEObject Type="Embed" ProgID="Equation.DSMT4" ShapeID="_x0000_i1128" DrawAspect="Content" ObjectID="_1468075828" r:id="rId203">
            <o:LockedField>false</o:LockedField>
          </o:OLEObject>
        </w:object>
      </w:r>
      <w:r>
        <w:rPr>
          <w:rFonts w:hint="eastAsia"/>
          <w:szCs w:val="24"/>
        </w:rPr>
        <w:t>（</w:t>
      </w:r>
      <w:r>
        <w:rPr>
          <w:position w:val="-12"/>
          <w:szCs w:val="24"/>
        </w:rPr>
        <w:object>
          <v:shape id="_x0000_i1129" o:spt="75" type="#_x0000_t75" style="height:18.25pt;width:32.8pt;" o:ole="t" filled="f" o:preferrelative="t" stroked="f" coordsize="21600,21600">
            <v:path/>
            <v:fill on="f" focussize="0,0"/>
            <v:stroke on="f" joinstyle="miter"/>
            <v:imagedata r:id="rId206" o:title=""/>
            <o:lock v:ext="edit" aspectratio="t"/>
            <w10:wrap type="none"/>
            <w10:anchorlock/>
          </v:shape>
          <o:OLEObject Type="Embed" ProgID="Equation.DSMT4" ShapeID="_x0000_i1129" DrawAspect="Content" ObjectID="_1468075829" r:id="rId205">
            <o:LockedField>false</o:LockedField>
          </o:OLEObject>
        </w:object>
      </w:r>
      <w:r>
        <w:rPr>
          <w:rFonts w:hint="eastAsia"/>
          <w:szCs w:val="24"/>
        </w:rPr>
        <w:t>）．</w:t>
      </w:r>
    </w:p>
    <w:p>
      <w:pPr>
        <w:snapToGrid w:val="0"/>
        <w:spacing w:line="312" w:lineRule="auto"/>
        <w:ind w:firstLine="480" w:firstLineChars="200"/>
        <w:rPr>
          <w:szCs w:val="24"/>
        </w:rPr>
      </w:pPr>
      <w:r>
        <w:rPr>
          <w:rFonts w:hint="eastAsia"/>
          <w:szCs w:val="24"/>
        </w:rPr>
        <w:t>上述性质与实数的绝对值的性质完全相同．</w:t>
      </w:r>
    </w:p>
    <w:p>
      <w:pPr>
        <w:snapToGrid w:val="0"/>
        <w:spacing w:line="312" w:lineRule="auto"/>
        <w:ind w:firstLine="480" w:firstLineChars="200"/>
        <w:rPr>
          <w:rFonts w:cs="Times New Roman"/>
          <w:color w:val="000000" w:themeColor="text1"/>
          <w:szCs w:val="24"/>
        </w:rPr>
      </w:pPr>
      <w:r>
        <w:rPr>
          <w:rFonts w:hint="eastAsia" w:cs="Times New Roman"/>
          <w:color w:val="000000" w:themeColor="text1"/>
          <w:szCs w:val="24"/>
        </w:rPr>
        <w:t>[问题5]两个复数的和的模与这两个复数的模的和具有怎样的关系呢？</w:t>
      </w:r>
    </w:p>
    <w:p>
      <w:pPr>
        <w:snapToGrid w:val="0"/>
        <w:spacing w:line="312" w:lineRule="auto"/>
        <w:jc w:val="center"/>
        <w:rPr>
          <w:rFonts w:cs="Times New Roman"/>
          <w:szCs w:val="24"/>
        </w:rPr>
      </w:pPr>
      <w:r>
        <w:rPr>
          <w:rFonts w:cs="Times New Roman"/>
          <w:szCs w:val="24"/>
        </w:rPr>
        <w:pict>
          <v:shape id="Text Box 182" o:spid="_x0000_s1306" o:spt="202" type="#_x0000_t202" style="height:116.4pt;width:123.8pt;" stroked="f" coordsize="21600,21600">
            <v:path/>
            <v:fill focussize="0,0"/>
            <v:stroke on="f" joinstyle="miter"/>
            <v:imagedata o:title=""/>
            <o:lock v:ext="edit"/>
            <v:textbox inset="0mm,1.27mm,0mm,1.27mm" style="mso-fit-shape-to-text:t;">
              <w:txbxContent>
                <w:p>
                  <w:pPr>
                    <w:jc w:val="center"/>
                  </w:pPr>
                  <w:r>
                    <w:rPr>
                      <w:rFonts w:hint="eastAsia"/>
                    </w:rPr>
                    <w:drawing>
                      <wp:inline distT="0" distB="0" distL="0" distR="0">
                        <wp:extent cx="1537335" cy="1080770"/>
                        <wp:effectExtent l="0" t="0" r="0" b="0"/>
                        <wp:docPr id="290" name="图片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图片 290"/>
                                <pic:cNvPicPr>
                                  <a:picLocks noChangeAspect="1" noChangeArrowheads="1"/>
                                </pic:cNvPicPr>
                              </pic:nvPicPr>
                              <pic:blipFill>
                                <a:blip r:embed="rId207"/>
                                <a:srcRect/>
                                <a:stretch>
                                  <a:fillRect/>
                                </a:stretch>
                              </pic:blipFill>
                              <pic:spPr>
                                <a:xfrm>
                                  <a:off x="0" y="0"/>
                                  <a:ext cx="1537906" cy="1080782"/>
                                </a:xfrm>
                                <a:prstGeom prst="rect">
                                  <a:avLst/>
                                </a:prstGeom>
                                <a:noFill/>
                                <a:ln w="9525">
                                  <a:noFill/>
                                  <a:miter lim="800000"/>
                                  <a:headEnd/>
                                  <a:tailEnd/>
                                </a:ln>
                              </pic:spPr>
                            </pic:pic>
                          </a:graphicData>
                        </a:graphic>
                      </wp:inline>
                    </w:drawing>
                  </w:r>
                </w:p>
                <w:p>
                  <w:pPr>
                    <w:jc w:val="center"/>
                    <w:rPr>
                      <w:rFonts w:eastAsia="宋体" w:cs="Times New Roman"/>
                    </w:rPr>
                  </w:pPr>
                  <w:r>
                    <w:rPr>
                      <w:rFonts w:hAnsi="宋体" w:eastAsia="宋体" w:cs="Times New Roman"/>
                    </w:rPr>
                    <w:t>图</w:t>
                  </w:r>
                  <w:r>
                    <w:rPr>
                      <w:rFonts w:hint="eastAsia" w:eastAsia="宋体" w:cs="Times New Roman"/>
                    </w:rPr>
                    <w:t>1</w:t>
                  </w:r>
                </w:p>
              </w:txbxContent>
            </v:textbox>
            <w10:wrap type="none"/>
            <w10:anchorlock/>
          </v:shape>
        </w:pict>
      </w:r>
    </w:p>
    <w:p>
      <w:pPr>
        <w:snapToGrid w:val="0"/>
        <w:spacing w:line="312" w:lineRule="auto"/>
        <w:ind w:firstLine="480" w:firstLineChars="200"/>
        <w:rPr>
          <w:rFonts w:cs="Times New Roman"/>
          <w:b/>
          <w:color w:val="000000" w:themeColor="text1"/>
          <w:szCs w:val="24"/>
        </w:rPr>
      </w:pPr>
      <w:r>
        <w:rPr>
          <w:rFonts w:cs="Times New Roman"/>
          <w:szCs w:val="24"/>
        </w:rPr>
        <w:t>如图</w:t>
      </w:r>
      <w:r>
        <w:rPr>
          <w:rFonts w:hint="eastAsia" w:cs="Times New Roman"/>
          <w:szCs w:val="24"/>
        </w:rPr>
        <w:t>1</w:t>
      </w:r>
      <w:r>
        <w:rPr>
          <w:rFonts w:cs="Times New Roman"/>
          <w:szCs w:val="24"/>
        </w:rPr>
        <w:t>，</w:t>
      </w:r>
    </w:p>
    <w:p>
      <w:pPr>
        <w:snapToGrid w:val="0"/>
        <w:spacing w:line="312" w:lineRule="auto"/>
        <w:ind w:firstLine="480" w:firstLineChars="200"/>
        <w:rPr>
          <w:rFonts w:cs="Times New Roman"/>
          <w:b/>
          <w:color w:val="000000" w:themeColor="text1"/>
          <w:szCs w:val="24"/>
        </w:rPr>
      </w:pPr>
      <w:r>
        <w:rPr>
          <w:rFonts w:hint="eastAsia"/>
          <w:szCs w:val="24"/>
        </w:rPr>
        <w:t>若复平面上</w:t>
      </w:r>
      <w:r>
        <w:rPr>
          <w:position w:val="-12"/>
          <w:szCs w:val="24"/>
        </w:rPr>
        <w:object>
          <v:shape id="_x0000_i1130" o:spt="75" type="#_x0000_t75" style="height:18.25pt;width:14.5pt;" o:ole="t" filled="f" o:preferrelative="t" stroked="f" coordsize="21600,21600">
            <v:path/>
            <v:fill on="f" focussize="0,0"/>
            <v:stroke on="f" joinstyle="miter"/>
            <v:imagedata r:id="rId209" o:title=""/>
            <o:lock v:ext="edit" aspectratio="t"/>
            <w10:wrap type="none"/>
            <w10:anchorlock/>
          </v:shape>
          <o:OLEObject Type="Embed" ProgID="Equation.DSMT4" ShapeID="_x0000_i1130" DrawAspect="Content" ObjectID="_1468075830" r:id="rId208">
            <o:LockedField>false</o:LockedField>
          </o:OLEObject>
        </w:object>
      </w:r>
      <w:r>
        <w:rPr>
          <w:rFonts w:hint="eastAsia"/>
          <w:szCs w:val="24"/>
        </w:rPr>
        <w:t>、</w:t>
      </w:r>
      <w:r>
        <w:rPr>
          <w:position w:val="-12"/>
          <w:szCs w:val="24"/>
        </w:rPr>
        <w:object>
          <v:shape id="_x0000_i1131" o:spt="75" type="#_x0000_t75" style="height:18.25pt;width:15.05pt;" o:ole="t" filled="f" o:preferrelative="t" stroked="f" coordsize="21600,21600">
            <v:path/>
            <v:fill on="f" focussize="0,0"/>
            <v:stroke on="f" joinstyle="miter"/>
            <v:imagedata r:id="rId211" o:title=""/>
            <o:lock v:ext="edit" aspectratio="t"/>
            <w10:wrap type="none"/>
            <w10:anchorlock/>
          </v:shape>
          <o:OLEObject Type="Embed" ProgID="Equation.DSMT4" ShapeID="_x0000_i1131" DrawAspect="Content" ObjectID="_1468075831" r:id="rId210">
            <o:LockedField>false</o:LockedField>
          </o:OLEObject>
        </w:object>
      </w:r>
      <w:r>
        <w:rPr>
          <w:rFonts w:hint="eastAsia"/>
          <w:szCs w:val="24"/>
        </w:rPr>
        <w:t>是复数</w:t>
      </w:r>
      <w:r>
        <w:rPr>
          <w:position w:val="-12"/>
          <w:szCs w:val="24"/>
        </w:rPr>
        <w:object>
          <v:shape id="_x0000_i1132" o:spt="75" type="#_x0000_t75" style="height:18.25pt;width:11.8pt;" o:ole="t" filled="f" o:preferrelative="t" stroked="f" coordsize="21600,21600">
            <v:path/>
            <v:fill on="f" focussize="0,0"/>
            <v:stroke on="f" joinstyle="miter"/>
            <v:imagedata r:id="rId213" o:title=""/>
            <o:lock v:ext="edit" aspectratio="t"/>
            <w10:wrap type="none"/>
            <w10:anchorlock/>
          </v:shape>
          <o:OLEObject Type="Embed" ProgID="Equation.DSMT4" ShapeID="_x0000_i1132" DrawAspect="Content" ObjectID="_1468075832" r:id="rId212">
            <o:LockedField>false</o:LockedField>
          </o:OLEObject>
        </w:object>
      </w:r>
      <w:r>
        <w:rPr>
          <w:rFonts w:hint="eastAsia"/>
          <w:szCs w:val="24"/>
        </w:rPr>
        <w:t>、</w:t>
      </w:r>
      <w:r>
        <w:rPr>
          <w:position w:val="-12"/>
          <w:szCs w:val="24"/>
        </w:rPr>
        <w:object>
          <v:shape id="_x0000_i1133" o:spt="75" type="#_x0000_t75" style="height:18.25pt;width:12.9pt;" o:ole="t" filled="f" o:preferrelative="t" stroked="f" coordsize="21600,21600">
            <v:path/>
            <v:fill on="f" focussize="0,0"/>
            <v:stroke on="f" joinstyle="miter"/>
            <v:imagedata r:id="rId215" o:title=""/>
            <o:lock v:ext="edit" aspectratio="t"/>
            <w10:wrap type="none"/>
            <w10:anchorlock/>
          </v:shape>
          <o:OLEObject Type="Embed" ProgID="Equation.DSMT4" ShapeID="_x0000_i1133" DrawAspect="Content" ObjectID="_1468075833" r:id="rId214">
            <o:LockedField>false</o:LockedField>
          </o:OLEObject>
        </w:object>
      </w:r>
      <w:r>
        <w:rPr>
          <w:rFonts w:hint="eastAsia"/>
          <w:szCs w:val="24"/>
        </w:rPr>
        <w:t>所对应的点，则平行四边形</w:t>
      </w:r>
      <w:r>
        <w:rPr>
          <w:position w:val="-12"/>
          <w:szCs w:val="24"/>
        </w:rPr>
        <w:object>
          <v:shape id="_x0000_i1134" o:spt="75" type="#_x0000_t75" style="height:18.25pt;width:39.75pt;" o:ole="t" filled="f" o:preferrelative="t" stroked="f" coordsize="21600,21600">
            <v:path/>
            <v:fill on="f" focussize="0,0"/>
            <v:stroke on="f" joinstyle="miter"/>
            <v:imagedata r:id="rId217" o:title=""/>
            <o:lock v:ext="edit" aspectratio="t"/>
            <w10:wrap type="none"/>
            <w10:anchorlock/>
          </v:shape>
          <o:OLEObject Type="Embed" ProgID="Equation.DSMT4" ShapeID="_x0000_i1134" DrawAspect="Content" ObjectID="_1468075834" r:id="rId216">
            <o:LockedField>false</o:LockedField>
          </o:OLEObject>
        </w:object>
      </w:r>
      <w:r>
        <w:rPr>
          <w:rFonts w:hint="eastAsia"/>
          <w:szCs w:val="24"/>
        </w:rPr>
        <w:t>的顶点</w:t>
      </w:r>
      <w:r>
        <w:rPr>
          <w:position w:val="-4"/>
          <w:szCs w:val="24"/>
        </w:rPr>
        <w:object>
          <v:shape id="_x0000_i1135" o:spt="75" type="#_x0000_t75" style="height:12.9pt;width:11.8pt;" o:ole="t" filled="f" o:preferrelative="t" stroked="f" coordsize="21600,21600">
            <v:path/>
            <v:fill on="f" focussize="0,0"/>
            <v:stroke on="f" joinstyle="miter"/>
            <v:imagedata r:id="rId219" o:title=""/>
            <o:lock v:ext="edit" aspectratio="t"/>
            <w10:wrap type="none"/>
            <w10:anchorlock/>
          </v:shape>
          <o:OLEObject Type="Embed" ProgID="Equation.DSMT4" ShapeID="_x0000_i1135" DrawAspect="Content" ObjectID="_1468075835" r:id="rId218">
            <o:LockedField>false</o:LockedField>
          </o:OLEObject>
        </w:object>
      </w:r>
      <w:r>
        <w:rPr>
          <w:rFonts w:hint="eastAsia"/>
          <w:szCs w:val="24"/>
        </w:rPr>
        <w:t>就是复数</w:t>
      </w:r>
      <w:r>
        <w:rPr>
          <w:position w:val="-12"/>
          <w:szCs w:val="24"/>
        </w:rPr>
        <w:object>
          <v:shape id="_x0000_i1136" o:spt="75" type="#_x0000_t75" style="height:18.25pt;width:32.8pt;" o:ole="t" filled="f" o:preferrelative="t" stroked="f" coordsize="21600,21600">
            <v:path/>
            <v:fill on="f" focussize="0,0"/>
            <v:stroke on="f" joinstyle="miter"/>
            <v:imagedata r:id="rId221" o:title=""/>
            <o:lock v:ext="edit" aspectratio="t"/>
            <w10:wrap type="none"/>
            <w10:anchorlock/>
          </v:shape>
          <o:OLEObject Type="Embed" ProgID="Equation.DSMT4" ShapeID="_x0000_i1136" DrawAspect="Content" ObjectID="_1468075836" r:id="rId220">
            <o:LockedField>false</o:LockedField>
          </o:OLEObject>
        </w:object>
      </w:r>
      <w:r>
        <w:rPr>
          <w:rFonts w:hint="eastAsia"/>
          <w:szCs w:val="24"/>
        </w:rPr>
        <w:t>所对应的点．</w:t>
      </w:r>
    </w:p>
    <w:p>
      <w:pPr>
        <w:snapToGrid w:val="0"/>
        <w:spacing w:line="312" w:lineRule="auto"/>
        <w:ind w:firstLine="480" w:firstLineChars="200"/>
        <w:rPr>
          <w:szCs w:val="24"/>
        </w:rPr>
      </w:pPr>
      <w:r>
        <w:rPr>
          <w:rFonts w:hint="eastAsia"/>
          <w:szCs w:val="24"/>
        </w:rPr>
        <w:t>因此，有</w:t>
      </w:r>
    </w:p>
    <w:p>
      <w:pPr>
        <w:snapToGrid w:val="0"/>
        <w:spacing w:line="312" w:lineRule="auto"/>
        <w:jc w:val="center"/>
        <w:rPr>
          <w:szCs w:val="24"/>
        </w:rPr>
      </w:pPr>
      <w:r>
        <w:rPr>
          <w:position w:val="-14"/>
          <w:szCs w:val="24"/>
        </w:rPr>
        <w:object>
          <v:shape id="_x0000_i1137" o:spt="75" type="#_x0000_t75" style="height:20.4pt;width:260.6pt;" o:ole="t" filled="f" o:preferrelative="t" stroked="f" coordsize="21600,21600">
            <v:path/>
            <v:fill on="f" focussize="0,0"/>
            <v:stroke on="f" joinstyle="miter"/>
            <v:imagedata r:id="rId223" o:title=""/>
            <o:lock v:ext="edit" aspectratio="t"/>
            <w10:wrap type="none"/>
            <w10:anchorlock/>
          </v:shape>
          <o:OLEObject Type="Embed" ProgID="Equation.DSMT4" ShapeID="_x0000_i1137" DrawAspect="Content" ObjectID="_1468075837" r:id="rId222">
            <o:LockedField>false</o:LockedField>
          </o:OLEObject>
        </w:object>
      </w:r>
      <w:r>
        <w:rPr>
          <w:rFonts w:cs="Times New Roman"/>
          <w:szCs w:val="24"/>
        </w:rPr>
        <w:t>．</w:t>
      </w:r>
    </w:p>
    <w:p>
      <w:pPr>
        <w:snapToGrid w:val="0"/>
        <w:spacing w:line="312" w:lineRule="auto"/>
        <w:ind w:firstLine="480" w:firstLineChars="200"/>
        <w:rPr>
          <w:szCs w:val="24"/>
        </w:rPr>
      </w:pPr>
      <w:r>
        <w:rPr>
          <w:rFonts w:hint="eastAsia" w:cs="Times New Roman"/>
          <w:color w:val="000000" w:themeColor="text1"/>
          <w:szCs w:val="24"/>
        </w:rPr>
        <w:t>所以，</w:t>
      </w:r>
      <w:r>
        <w:rPr>
          <w:rFonts w:hint="eastAsia"/>
          <w:szCs w:val="24"/>
        </w:rPr>
        <w:t>复数的模还有如下性质：对</w:t>
      </w:r>
      <w:r>
        <w:rPr>
          <w:position w:val="-12"/>
          <w:szCs w:val="24"/>
        </w:rPr>
        <w:object>
          <v:shape id="_x0000_i1138" o:spt="75" type="#_x0000_t75" style="height:18.25pt;width:51.6pt;" o:ole="t" filled="f" o:preferrelative="t" stroked="f" coordsize="21600,21600">
            <v:path/>
            <v:fill on="f" focussize="0,0"/>
            <v:stroke on="f" joinstyle="miter"/>
            <v:imagedata r:id="rId225" o:title=""/>
            <o:lock v:ext="edit" aspectratio="t"/>
            <w10:wrap type="none"/>
            <w10:anchorlock/>
          </v:shape>
          <o:OLEObject Type="Embed" ProgID="Equation.DSMT4" ShapeID="_x0000_i1138" DrawAspect="Content" ObjectID="_1468075838" r:id="rId224">
            <o:LockedField>false</o:LockedField>
          </o:OLEObject>
        </w:object>
      </w:r>
      <w:r>
        <w:rPr>
          <w:rFonts w:hint="eastAsia"/>
          <w:szCs w:val="24"/>
        </w:rPr>
        <w:t>，有</w:t>
      </w:r>
      <w:r>
        <w:rPr>
          <w:position w:val="-14"/>
          <w:szCs w:val="24"/>
        </w:rPr>
        <w:object>
          <v:shape id="_x0000_i1139" o:spt="75" type="#_x0000_t75" style="height:20.4pt;width:90.25pt;" o:ole="t" filled="f" o:preferrelative="t" stroked="f" coordsize="21600,21600">
            <v:path/>
            <v:fill on="f" focussize="0,0"/>
            <v:stroke on="f" joinstyle="miter"/>
            <v:imagedata r:id="rId227" o:title=""/>
            <o:lock v:ext="edit" aspectratio="t"/>
            <w10:wrap type="none"/>
            <w10:anchorlock/>
          </v:shape>
          <o:OLEObject Type="Embed" ProgID="Equation.DSMT4" ShapeID="_x0000_i1139" DrawAspect="Content" ObjectID="_1468075839" r:id="rId226">
            <o:LockedField>false</o:LockedField>
          </o:OLEObject>
        </w:object>
      </w:r>
      <w:r>
        <w:rPr>
          <w:rFonts w:hint="eastAsia"/>
          <w:szCs w:val="24"/>
        </w:rPr>
        <w:t>．</w:t>
      </w:r>
    </w:p>
    <w:p>
      <w:pPr>
        <w:snapToGrid w:val="0"/>
        <w:spacing w:line="312" w:lineRule="auto"/>
        <w:ind w:firstLine="480" w:firstLineChars="200"/>
        <w:rPr>
          <w:szCs w:val="24"/>
        </w:rPr>
      </w:pPr>
      <w:r>
        <w:rPr>
          <w:rFonts w:hint="eastAsia"/>
          <w:szCs w:val="24"/>
        </w:rPr>
        <w:t>设复数</w:t>
      </w:r>
      <w:r>
        <w:rPr>
          <w:position w:val="-12"/>
          <w:szCs w:val="24"/>
        </w:rPr>
        <w:object>
          <v:shape id="_x0000_i1140" o:spt="75" type="#_x0000_t75" style="height:18.25pt;width:55.9pt;" o:ole="t" filled="f" o:preferrelative="t" stroked="f" coordsize="21600,21600">
            <v:path/>
            <v:fill on="f" focussize="0,0"/>
            <v:stroke on="f" joinstyle="miter"/>
            <v:imagedata r:id="rId229" o:title=""/>
            <o:lock v:ext="edit" aspectratio="t"/>
            <w10:wrap type="none"/>
            <w10:anchorlock/>
          </v:shape>
          <o:OLEObject Type="Embed" ProgID="Equation.DSMT4" ShapeID="_x0000_i1140" DrawAspect="Content" ObjectID="_1468075840" r:id="rId228">
            <o:LockedField>false</o:LockedField>
          </o:OLEObject>
        </w:object>
      </w:r>
      <w:r>
        <w:rPr>
          <w:rFonts w:hint="eastAsia"/>
          <w:szCs w:val="24"/>
        </w:rPr>
        <w:t>与</w:t>
      </w:r>
      <w:r>
        <w:rPr>
          <w:position w:val="-12"/>
          <w:szCs w:val="24"/>
        </w:rPr>
        <w:object>
          <v:shape id="_x0000_i1141" o:spt="75" type="#_x0000_t75" style="height:18.25pt;width:60.2pt;" o:ole="t" filled="f" o:preferrelative="t" stroked="f" coordsize="21600,21600">
            <v:path/>
            <v:fill on="f" focussize="0,0"/>
            <v:stroke on="f" joinstyle="miter"/>
            <v:imagedata r:id="rId231" o:title=""/>
            <o:lock v:ext="edit" aspectratio="t"/>
            <w10:wrap type="none"/>
            <w10:anchorlock/>
          </v:shape>
          <o:OLEObject Type="Embed" ProgID="Equation.DSMT4" ShapeID="_x0000_i1141" DrawAspect="Content" ObjectID="_1468075841" r:id="rId230">
            <o:LockedField>false</o:LockedField>
          </o:OLEObject>
        </w:object>
      </w:r>
      <w:r>
        <w:rPr>
          <w:rFonts w:hint="eastAsia"/>
          <w:szCs w:val="24"/>
        </w:rPr>
        <w:t>（</w:t>
      </w:r>
      <w:r>
        <w:rPr>
          <w:position w:val="-12"/>
          <w:szCs w:val="24"/>
        </w:rPr>
        <w:object>
          <v:shape id="_x0000_i1142" o:spt="75" type="#_x0000_t75" style="height:18.25pt;width:93.5pt;" o:ole="t" filled="f" o:preferrelative="t" stroked="f" coordsize="21600,21600">
            <v:path/>
            <v:fill on="f" focussize="0,0"/>
            <v:stroke on="f" joinstyle="miter"/>
            <v:imagedata r:id="rId233" o:title=""/>
            <o:lock v:ext="edit" aspectratio="t"/>
            <w10:wrap type="none"/>
            <w10:anchorlock/>
          </v:shape>
          <o:OLEObject Type="Embed" ProgID="Equation.DSMT4" ShapeID="_x0000_i1142" DrawAspect="Content" ObjectID="_1468075842" r:id="rId232">
            <o:LockedField>false</o:LockedField>
          </o:OLEObject>
        </w:object>
      </w:r>
      <w:r>
        <w:rPr>
          <w:rFonts w:hint="eastAsia"/>
          <w:szCs w:val="24"/>
        </w:rPr>
        <w:t>），</w:t>
      </w:r>
    </w:p>
    <w:p>
      <w:pPr>
        <w:snapToGrid w:val="0"/>
        <w:spacing w:line="312" w:lineRule="auto"/>
        <w:ind w:firstLine="480" w:firstLineChars="200"/>
        <w:rPr>
          <w:rFonts w:cs="Times New Roman"/>
          <w:szCs w:val="24"/>
        </w:rPr>
      </w:pPr>
      <w:r>
        <w:rPr>
          <w:rFonts w:hint="eastAsia"/>
          <w:szCs w:val="24"/>
        </w:rPr>
        <w:t>取</w:t>
      </w:r>
      <w:r>
        <w:rPr>
          <w:position w:val="-12"/>
          <w:szCs w:val="24"/>
        </w:rPr>
        <w:object>
          <v:shape id="_x0000_i1143" o:spt="75" type="#_x0000_t75" style="height:18.25pt;width:51.6pt;" o:ole="t" filled="f" o:preferrelative="t" stroked="f" coordsize="21600,21600">
            <v:path/>
            <v:fill on="f" focussize="0,0"/>
            <v:stroke on="f" joinstyle="miter"/>
            <v:imagedata r:id="rId235" o:title=""/>
            <o:lock v:ext="edit" aspectratio="t"/>
            <w10:wrap type="none"/>
            <w10:anchorlock/>
          </v:shape>
          <o:OLEObject Type="Embed" ProgID="Equation.DSMT4" ShapeID="_x0000_i1143" DrawAspect="Content" ObjectID="_1468075843" r:id="rId234">
            <o:LockedField>false</o:LockedField>
          </o:OLEObject>
        </w:object>
      </w:r>
      <w:r>
        <w:rPr>
          <w:rFonts w:hint="eastAsia"/>
          <w:szCs w:val="24"/>
        </w:rPr>
        <w:t>，</w:t>
      </w:r>
      <w:r>
        <w:rPr>
          <w:position w:val="-14"/>
          <w:szCs w:val="24"/>
        </w:rPr>
        <w:object>
          <v:shape id="_x0000_i1144" o:spt="75" type="#_x0000_t75" style="height:20.4pt;width:90.25pt;" o:ole="t" filled="f" o:preferrelative="t" stroked="f" coordsize="21600,21600">
            <v:path/>
            <v:fill on="f" focussize="0,0"/>
            <v:stroke on="f" joinstyle="miter"/>
            <v:imagedata r:id="rId227" o:title=""/>
            <o:lock v:ext="edit" aspectratio="t"/>
            <w10:wrap type="none"/>
            <w10:anchorlock/>
          </v:shape>
          <o:OLEObject Type="Embed" ProgID="Equation.DSMT4" ShapeID="_x0000_i1144" DrawAspect="Content" ObjectID="_1468075844" r:id="rId236">
            <o:LockedField>false</o:LockedField>
          </o:OLEObject>
        </w:object>
      </w:r>
      <w:r>
        <w:rPr>
          <w:rFonts w:hint="eastAsia"/>
          <w:szCs w:val="24"/>
        </w:rPr>
        <w:t>即成为</w:t>
      </w:r>
      <w:r>
        <w:rPr>
          <w:position w:val="-14"/>
          <w:szCs w:val="24"/>
        </w:rPr>
        <w:object>
          <v:shape id="_x0000_i1145" o:spt="75" type="#_x0000_t75" style="height:20.4pt;width:92.4pt;" o:ole="t" filled="f" o:preferrelative="t" stroked="f" coordsize="21600,21600">
            <v:path/>
            <v:fill on="f" focussize="0,0"/>
            <v:stroke on="f" joinstyle="miter"/>
            <v:imagedata r:id="rId238" o:title=""/>
            <o:lock v:ext="edit" aspectratio="t"/>
            <w10:wrap type="none"/>
            <w10:anchorlock/>
          </v:shape>
          <o:OLEObject Type="Embed" ProgID="Equation.DSMT4" ShapeID="_x0000_i1145" DrawAspect="Content" ObjectID="_1468075845" r:id="rId237">
            <o:LockedField>false</o:LockedField>
          </o:OLEObject>
        </w:object>
      </w:r>
      <w:r>
        <w:rPr>
          <w:rFonts w:cs="Times New Roman"/>
          <w:szCs w:val="24"/>
        </w:rPr>
        <w:t>．</w:t>
      </w:r>
    </w:p>
    <w:p>
      <w:pPr>
        <w:snapToGrid w:val="0"/>
        <w:spacing w:line="312" w:lineRule="auto"/>
        <w:ind w:firstLine="480" w:firstLineChars="200"/>
        <w:rPr>
          <w:rFonts w:cs="Times New Roman"/>
          <w:szCs w:val="24"/>
        </w:rPr>
      </w:pPr>
      <w:r>
        <w:rPr>
          <w:rFonts w:hint="eastAsia"/>
          <w:szCs w:val="24"/>
        </w:rPr>
        <w:t>故而必修</w:t>
      </w:r>
      <w:r>
        <w:rPr>
          <w:rFonts w:cs="Times New Roman"/>
          <w:szCs w:val="24"/>
        </w:rPr>
        <w:t>课程第2章</w:t>
      </w:r>
      <w:r>
        <w:rPr>
          <w:rFonts w:hint="eastAsia" w:cs="Times New Roman"/>
          <w:szCs w:val="24"/>
        </w:rPr>
        <w:t>中，我们把</w:t>
      </w:r>
      <w:r>
        <w:rPr>
          <w:rFonts w:cs="Times New Roman"/>
          <w:position w:val="-14"/>
          <w:szCs w:val="24"/>
        </w:rPr>
        <w:object>
          <v:shape id="_x0000_i1146" o:spt="75" type="#_x0000_t75" style="height:20.4pt;width:75.75pt;" o:ole="t" filled="f" o:preferrelative="t" stroked="f" coordsize="21600,21600">
            <v:path/>
            <v:fill on="f" focussize="0,0"/>
            <v:stroke on="f" joinstyle="miter"/>
            <v:imagedata r:id="rId240" o:title=""/>
            <o:lock v:ext="edit" aspectratio="t"/>
            <w10:wrap type="none"/>
            <w10:anchorlock/>
          </v:shape>
          <o:OLEObject Type="Embed" ProgID="Equation.DSMT4" ShapeID="_x0000_i1146" DrawAspect="Content" ObjectID="_1468075846" r:id="rId239">
            <o:LockedField>false</o:LockedField>
          </o:OLEObject>
        </w:object>
      </w:r>
      <w:r>
        <w:rPr>
          <w:rFonts w:hint="eastAsia" w:cs="Times New Roman"/>
          <w:color w:val="000000" w:themeColor="text1"/>
          <w:szCs w:val="24"/>
        </w:rPr>
        <w:t>（当且仅当</w:t>
      </w:r>
      <w:r>
        <w:rPr>
          <w:rFonts w:cs="Times New Roman"/>
          <w:color w:val="000000" w:themeColor="text1"/>
          <w:position w:val="-6"/>
          <w:szCs w:val="24"/>
        </w:rPr>
        <w:object>
          <v:shape id="_x0000_i1147" o:spt="75" type="#_x0000_t75" style="height:14.5pt;width:36.55pt;" o:ole="t" filled="f" o:preferrelative="t" stroked="f" coordsize="21600,21600">
            <v:path/>
            <v:fill on="f" focussize="0,0"/>
            <v:stroke on="f" joinstyle="miter"/>
            <v:imagedata r:id="rId242" o:title=""/>
            <o:lock v:ext="edit" aspectratio="t"/>
            <w10:wrap type="none"/>
            <w10:anchorlock/>
          </v:shape>
          <o:OLEObject Type="Embed" ProgID="Equation.DSMT4" ShapeID="_x0000_i1147" DrawAspect="Content" ObjectID="_1468075847" r:id="rId241">
            <o:LockedField>false</o:LockedField>
          </o:OLEObject>
        </w:object>
      </w:r>
      <w:r>
        <w:rPr>
          <w:rFonts w:hint="eastAsia" w:cs="Times New Roman"/>
          <w:color w:val="000000" w:themeColor="text1"/>
          <w:szCs w:val="24"/>
        </w:rPr>
        <w:t>时取到等号）称之为“</w:t>
      </w:r>
      <w:r>
        <w:rPr>
          <w:rFonts w:cs="Times New Roman"/>
          <w:szCs w:val="24"/>
        </w:rPr>
        <w:t>三角不等式</w:t>
      </w:r>
      <w:r>
        <w:rPr>
          <w:rFonts w:hint="eastAsia" w:cs="Times New Roman"/>
          <w:color w:val="000000" w:themeColor="text1"/>
          <w:szCs w:val="24"/>
        </w:rPr>
        <w:t>”</w:t>
      </w:r>
      <w:r>
        <w:rPr>
          <w:rFonts w:cs="Times New Roman"/>
          <w:szCs w:val="24"/>
        </w:rPr>
        <w:t>．</w:t>
      </w:r>
    </w:p>
    <w:p>
      <w:pPr>
        <w:snapToGrid w:val="0"/>
        <w:spacing w:line="312" w:lineRule="auto"/>
        <w:ind w:firstLine="480" w:firstLineChars="200"/>
        <w:rPr>
          <w:rFonts w:cs="Times New Roman"/>
        </w:rPr>
      </w:pPr>
      <w:r>
        <w:rPr>
          <w:rFonts w:hint="eastAsia" w:cs="Times New Roman"/>
        </w:rPr>
        <w:t>[设计意图]通过对复数的模的性质的猜想、证明，培养学生的数学运算能力及逻辑推理素养．</w:t>
      </w:r>
    </w:p>
    <w:p>
      <w:pPr>
        <w:snapToGrid w:val="0"/>
        <w:spacing w:line="312" w:lineRule="auto"/>
        <w:ind w:firstLine="480" w:firstLineChars="200"/>
        <w:rPr>
          <w:szCs w:val="24"/>
        </w:rPr>
      </w:pPr>
      <w:r>
        <w:rPr>
          <w:rFonts w:hint="eastAsia"/>
          <w:szCs w:val="24"/>
        </w:rPr>
        <w:t>对</w:t>
      </w:r>
      <w:r>
        <w:rPr>
          <w:position w:val="-4"/>
          <w:szCs w:val="24"/>
        </w:rPr>
        <w:object>
          <v:shape id="_x0000_i1148" o:spt="75" type="#_x0000_t75" style="height:10.2pt;width:10.2pt;" o:ole="t" filled="f" o:preferrelative="t" stroked="f" coordsize="21600,21600">
            <v:path/>
            <v:fill on="f" focussize="0,0"/>
            <v:stroke on="f" joinstyle="miter"/>
            <v:imagedata r:id="rId75" o:title=""/>
            <o:lock v:ext="edit" aspectratio="t"/>
            <w10:wrap type="none"/>
            <w10:anchorlock/>
          </v:shape>
          <o:OLEObject Type="Embed" ProgID="Equation.DSMT4" ShapeID="_x0000_i1148" DrawAspect="Content" ObjectID="_1468075848" r:id="rId243">
            <o:LockedField>false</o:LockedField>
          </o:OLEObject>
        </w:object>
      </w:r>
      <w:r>
        <w:rPr>
          <w:rFonts w:hint="eastAsia"/>
          <w:szCs w:val="24"/>
        </w:rPr>
        <w:t>、</w:t>
      </w:r>
      <w:r>
        <w:rPr>
          <w:position w:val="-12"/>
          <w:szCs w:val="24"/>
        </w:rPr>
        <w:object>
          <v:shape id="_x0000_i1149" o:spt="75" type="#_x0000_t75" style="height:18.25pt;width:11.8pt;" o:ole="t" filled="f" o:preferrelative="t" stroked="f" coordsize="21600,21600">
            <v:path/>
            <v:fill on="f" focussize="0,0"/>
            <v:stroke on="f" joinstyle="miter"/>
            <v:imagedata r:id="rId77" o:title=""/>
            <o:lock v:ext="edit" aspectratio="t"/>
            <w10:wrap type="none"/>
            <w10:anchorlock/>
          </v:shape>
          <o:OLEObject Type="Embed" ProgID="Equation.DSMT4" ShapeID="_x0000_i1149" DrawAspect="Content" ObjectID="_1468075849" r:id="rId244">
            <o:LockedField>false</o:LockedField>
          </o:OLEObject>
        </w:object>
      </w:r>
      <w:r>
        <w:rPr>
          <w:rFonts w:hint="eastAsia"/>
          <w:szCs w:val="24"/>
        </w:rPr>
        <w:t>、</w:t>
      </w:r>
      <w:r>
        <w:rPr>
          <w:position w:val="-12"/>
          <w:szCs w:val="24"/>
        </w:rPr>
        <w:object>
          <v:shape id="_x0000_i1150" o:spt="75" type="#_x0000_t75" style="height:18.25pt;width:33.85pt;" o:ole="t" filled="f" o:preferrelative="t" stroked="f" coordsize="21600,21600">
            <v:path/>
            <v:fill on="f" focussize="0,0"/>
            <v:stroke on="f" joinstyle="miter"/>
            <v:imagedata r:id="rId246" o:title=""/>
            <o:lock v:ext="edit" aspectratio="t"/>
            <w10:wrap type="none"/>
            <w10:anchorlock/>
          </v:shape>
          <o:OLEObject Type="Embed" ProgID="Equation.DSMT4" ShapeID="_x0000_i1150" DrawAspect="Content" ObjectID="_1468075850" r:id="rId245">
            <o:LockedField>false</o:LockedField>
          </o:OLEObject>
        </w:object>
      </w:r>
      <w:r>
        <w:rPr>
          <w:rFonts w:hint="eastAsia"/>
          <w:szCs w:val="24"/>
        </w:rPr>
        <w:t>，有</w:t>
      </w:r>
    </w:p>
    <w:p>
      <w:pPr>
        <w:tabs>
          <w:tab w:val="left" w:pos="2880"/>
        </w:tabs>
        <w:snapToGrid w:val="0"/>
        <w:spacing w:line="312" w:lineRule="auto"/>
        <w:ind w:firstLine="2568" w:firstLineChars="1070"/>
        <w:rPr>
          <w:szCs w:val="24"/>
        </w:rPr>
      </w:pPr>
      <w:r>
        <w:rPr>
          <w:position w:val="-18"/>
          <w:szCs w:val="24"/>
        </w:rPr>
        <w:object>
          <v:shape id="_x0000_i1151" o:spt="75" type="#_x0000_t75" style="height:24.2pt;width:34.95pt;" o:ole="t" filled="f" o:preferrelative="t" stroked="f" coordsize="21600,21600">
            <v:path/>
            <v:fill on="f" focussize="0,0"/>
            <v:stroke on="f" joinstyle="miter"/>
            <v:imagedata r:id="rId178" o:title=""/>
            <o:lock v:ext="edit" aspectratio="t"/>
            <w10:wrap type="none"/>
            <w10:anchorlock/>
          </v:shape>
          <o:OLEObject Type="Embed" ProgID="Equation.DSMT4" ShapeID="_x0000_i1151" DrawAspect="Content" ObjectID="_1468075851" r:id="rId247">
            <o:LockedField>false</o:LockedField>
          </o:OLEObject>
        </w:object>
      </w:r>
      <w:r>
        <w:rPr>
          <w:rFonts w:hint="eastAsia"/>
          <w:szCs w:val="24"/>
        </w:rPr>
        <w:t>，</w:t>
      </w:r>
      <w:r>
        <w:rPr>
          <w:position w:val="-14"/>
          <w:szCs w:val="24"/>
        </w:rPr>
        <w:object>
          <v:shape id="_x0000_i1152" o:spt="75" type="#_x0000_t75" style="height:20.95pt;width:48.9pt;" o:ole="t" filled="f" o:preferrelative="t" stroked="f" coordsize="21600,21600">
            <v:path/>
            <v:fill on="f" focussize="0,0"/>
            <v:stroke on="f" joinstyle="miter"/>
            <v:imagedata r:id="rId180" o:title=""/>
            <o:lock v:ext="edit" aspectratio="t"/>
            <w10:wrap type="none"/>
            <w10:anchorlock/>
          </v:shape>
          <o:OLEObject Type="Embed" ProgID="Equation.DSMT4" ShapeID="_x0000_i1152" DrawAspect="Content" ObjectID="_1468075852" r:id="rId248">
            <o:LockedField>false</o:LockedField>
          </o:OLEObject>
        </w:object>
      </w:r>
      <w:r>
        <w:rPr>
          <w:rFonts w:hint="eastAsia"/>
          <w:szCs w:val="24"/>
        </w:rPr>
        <w:t>；</w:t>
      </w:r>
    </w:p>
    <w:p>
      <w:pPr>
        <w:tabs>
          <w:tab w:val="left" w:pos="2880"/>
        </w:tabs>
        <w:snapToGrid w:val="0"/>
        <w:spacing w:line="312" w:lineRule="auto"/>
        <w:ind w:firstLine="2568" w:firstLineChars="1070"/>
        <w:rPr>
          <w:szCs w:val="24"/>
        </w:rPr>
      </w:pPr>
      <w:r>
        <w:rPr>
          <w:position w:val="-14"/>
          <w:szCs w:val="24"/>
        </w:rPr>
        <w:object>
          <v:shape id="_x0000_i1153" o:spt="75" type="#_x0000_t75" style="height:20.4pt;width:76.85pt;" o:ole="t" filled="f" o:preferrelative="t" stroked="f" coordsize="21600,21600">
            <v:path/>
            <v:fill on="f" focussize="0,0"/>
            <v:stroke on="f" joinstyle="miter"/>
            <v:imagedata r:id="rId182" o:title=""/>
            <o:lock v:ext="edit" aspectratio="t"/>
            <w10:wrap type="none"/>
            <w10:anchorlock/>
          </v:shape>
          <o:OLEObject Type="Embed" ProgID="Equation.DSMT4" ShapeID="_x0000_i1153" DrawAspect="Content" ObjectID="_1468075853" r:id="rId249">
            <o:LockedField>false</o:LockedField>
          </o:OLEObject>
        </w:object>
      </w:r>
      <w:r>
        <w:rPr>
          <w:rFonts w:hint="eastAsia"/>
          <w:szCs w:val="24"/>
        </w:rPr>
        <w:t>；</w:t>
      </w:r>
    </w:p>
    <w:p>
      <w:pPr>
        <w:tabs>
          <w:tab w:val="left" w:pos="2880"/>
        </w:tabs>
        <w:snapToGrid w:val="0"/>
        <w:spacing w:line="312" w:lineRule="auto"/>
        <w:ind w:firstLine="2568" w:firstLineChars="1070"/>
        <w:rPr>
          <w:szCs w:val="24"/>
        </w:rPr>
      </w:pPr>
      <w:r>
        <w:rPr>
          <w:position w:val="-32"/>
          <w:szCs w:val="24"/>
        </w:rPr>
        <w:object>
          <v:shape id="_x0000_i1154" o:spt="75" type="#_x0000_t75" style="height:38.7pt;width:47.8pt;" o:ole="t" filled="f" o:preferrelative="t" stroked="f" coordsize="21600,21600">
            <v:path/>
            <v:fill on="f" focussize="0,0"/>
            <v:stroke on="f" joinstyle="miter"/>
            <v:imagedata r:id="rId184" o:title=""/>
            <o:lock v:ext="edit" aspectratio="t"/>
            <w10:wrap type="none"/>
            <w10:anchorlock/>
          </v:shape>
          <o:OLEObject Type="Embed" ProgID="Equation.DSMT4" ShapeID="_x0000_i1154" DrawAspect="Content" ObjectID="_1468075854" r:id="rId250">
            <o:LockedField>false</o:LockedField>
          </o:OLEObject>
        </w:object>
      </w:r>
      <w:r>
        <w:rPr>
          <w:rFonts w:hint="eastAsia"/>
          <w:szCs w:val="24"/>
        </w:rPr>
        <w:t>（</w:t>
      </w:r>
      <w:r>
        <w:rPr>
          <w:position w:val="-12"/>
          <w:szCs w:val="24"/>
        </w:rPr>
        <w:object>
          <v:shape id="_x0000_i1155" o:spt="75" type="#_x0000_t75" style="height:18.25pt;width:32.25pt;" o:ole="t" filled="f" o:preferrelative="t" stroked="f" coordsize="21600,21600">
            <v:path/>
            <v:fill on="f" focussize="0,0"/>
            <v:stroke on="f" joinstyle="miter"/>
            <v:imagedata r:id="rId186" o:title=""/>
            <o:lock v:ext="edit" aspectratio="t"/>
            <w10:wrap type="none"/>
            <w10:anchorlock/>
          </v:shape>
          <o:OLEObject Type="Embed" ProgID="Equation.DSMT4" ShapeID="_x0000_i1155" DrawAspect="Content" ObjectID="_1468075855" r:id="rId251">
            <o:LockedField>false</o:LockedField>
          </o:OLEObject>
        </w:object>
      </w:r>
      <w:r>
        <w:rPr>
          <w:rFonts w:hint="eastAsia"/>
          <w:szCs w:val="24"/>
        </w:rPr>
        <w:t>）；</w:t>
      </w:r>
    </w:p>
    <w:p>
      <w:pPr>
        <w:tabs>
          <w:tab w:val="left" w:pos="2880"/>
        </w:tabs>
        <w:snapToGrid w:val="0"/>
        <w:spacing w:line="312" w:lineRule="auto"/>
        <w:ind w:firstLine="2568" w:firstLineChars="1070"/>
        <w:rPr>
          <w:b/>
          <w:bCs/>
          <w:szCs w:val="24"/>
        </w:rPr>
      </w:pPr>
      <w:r>
        <w:rPr>
          <w:position w:val="-14"/>
          <w:szCs w:val="24"/>
        </w:rPr>
        <w:object>
          <v:shape id="_x0000_i1156" o:spt="75" type="#_x0000_t75" style="height:20.4pt;width:90.25pt;" o:ole="t" filled="f" o:preferrelative="t" stroked="f" coordsize="21600,21600">
            <v:path/>
            <v:fill on="f" focussize="0,0"/>
            <v:stroke on="f" joinstyle="miter"/>
            <v:imagedata r:id="rId227" o:title=""/>
            <o:lock v:ext="edit" aspectratio="t"/>
            <w10:wrap type="none"/>
            <w10:anchorlock/>
          </v:shape>
          <o:OLEObject Type="Embed" ProgID="Equation.DSMT4" ShapeID="_x0000_i1156" DrawAspect="Content" ObjectID="_1468075856" r:id="rId252">
            <o:LockedField>false</o:LockedField>
          </o:OLEObject>
        </w:object>
      </w:r>
      <w:r>
        <w:rPr>
          <w:rFonts w:hint="eastAsia"/>
          <w:szCs w:val="24"/>
        </w:rPr>
        <w:t>．</w:t>
      </w:r>
    </w:p>
    <w:p>
      <w:pPr>
        <w:snapToGrid w:val="0"/>
        <w:spacing w:line="312" w:lineRule="auto"/>
        <w:ind w:firstLine="482" w:firstLineChars="200"/>
        <w:rPr>
          <w:b/>
          <w:bCs/>
          <w:szCs w:val="24"/>
        </w:rPr>
      </w:pPr>
      <w:r>
        <w:rPr>
          <w:rFonts w:hint="eastAsia"/>
          <w:b/>
          <w:bCs/>
          <w:szCs w:val="24"/>
        </w:rPr>
        <w:t>（环节三）例题讲解 综合应用</w:t>
      </w:r>
    </w:p>
    <w:p>
      <w:pPr>
        <w:snapToGrid w:val="0"/>
        <w:spacing w:line="312" w:lineRule="auto"/>
        <w:ind w:firstLine="480" w:firstLineChars="200"/>
        <w:rPr>
          <w:szCs w:val="24"/>
        </w:rPr>
      </w:pPr>
      <w:r>
        <w:rPr>
          <w:rFonts w:hint="eastAsia" w:cs="Times New Roman"/>
          <w:color w:val="000000" w:themeColor="text1"/>
          <w:szCs w:val="24"/>
        </w:rPr>
        <w:t xml:space="preserve">例1 </w:t>
      </w:r>
      <w:r>
        <w:rPr>
          <w:rFonts w:hint="eastAsia"/>
          <w:szCs w:val="24"/>
        </w:rPr>
        <w:t>已知复数</w:t>
      </w:r>
      <w:r>
        <w:rPr>
          <w:position w:val="-4"/>
          <w:szCs w:val="24"/>
        </w:rPr>
        <w:object>
          <v:shape id="_x0000_i1157" o:spt="75" type="#_x0000_t75" style="height:10.2pt;width:10.2pt;" o:ole="t" filled="f" o:preferrelative="t" stroked="f" coordsize="21600,21600">
            <v:path/>
            <v:fill on="f" focussize="0,0"/>
            <v:stroke on="f" joinstyle="miter"/>
            <v:imagedata r:id="rId254" o:title=""/>
            <o:lock v:ext="edit" aspectratio="t"/>
            <w10:wrap type="none"/>
            <w10:anchorlock/>
          </v:shape>
          <o:OLEObject Type="Embed" ProgID="Equation.DSMT4" ShapeID="_x0000_i1157" DrawAspect="Content" ObjectID="_1468075857" r:id="rId253">
            <o:LockedField>false</o:LockedField>
          </o:OLEObject>
        </w:object>
      </w:r>
      <w:r>
        <w:rPr>
          <w:rFonts w:hint="eastAsia"/>
          <w:szCs w:val="24"/>
        </w:rPr>
        <w:t>满足</w:t>
      </w:r>
      <w:r>
        <w:rPr>
          <w:position w:val="-14"/>
          <w:szCs w:val="24"/>
        </w:rPr>
        <w:object>
          <v:shape id="_x0000_i1158" o:spt="75" type="#_x0000_t75" style="height:20.4pt;width:29.55pt;" o:ole="t" filled="f" o:preferrelative="t" stroked="f" coordsize="21600,21600">
            <v:path/>
            <v:fill on="f" focussize="0,0"/>
            <v:stroke on="f" joinstyle="miter"/>
            <v:imagedata r:id="rId256" o:title=""/>
            <o:lock v:ext="edit" aspectratio="t"/>
            <w10:wrap type="none"/>
            <w10:anchorlock/>
          </v:shape>
          <o:OLEObject Type="Embed" ProgID="Equation.DSMT4" ShapeID="_x0000_i1158" DrawAspect="Content" ObjectID="_1468075858" r:id="rId255">
            <o:LockedField>false</o:LockedField>
          </o:OLEObject>
        </w:object>
      </w:r>
      <w:r>
        <w:rPr>
          <w:rFonts w:hint="eastAsia"/>
          <w:szCs w:val="24"/>
        </w:rPr>
        <w:t>，求证：</w:t>
      </w:r>
      <w:r>
        <w:rPr>
          <w:position w:val="-24"/>
          <w:szCs w:val="24"/>
        </w:rPr>
        <w:object>
          <v:shape id="_x0000_i1159" o:spt="75" type="#_x0000_t75" style="height:31.15pt;width:27.4pt;" o:ole="t" filled="f" o:preferrelative="t" stroked="f" coordsize="21600,21600">
            <v:path/>
            <v:fill on="f" focussize="0,0"/>
            <v:stroke on="f" joinstyle="miter"/>
            <v:imagedata r:id="rId258" o:title=""/>
            <o:lock v:ext="edit" aspectratio="t"/>
            <w10:wrap type="none"/>
            <w10:anchorlock/>
          </v:shape>
          <o:OLEObject Type="Embed" ProgID="Equation.DSMT4" ShapeID="_x0000_i1159" DrawAspect="Content" ObjectID="_1468075859" r:id="rId257">
            <o:LockedField>false</o:LockedField>
          </o:OLEObject>
        </w:object>
      </w:r>
      <w:r>
        <w:rPr>
          <w:rFonts w:hint="eastAsia"/>
          <w:szCs w:val="24"/>
        </w:rPr>
        <w:t>是实数．</w:t>
      </w:r>
    </w:p>
    <w:p>
      <w:pPr>
        <w:snapToGrid w:val="0"/>
        <w:spacing w:line="312" w:lineRule="auto"/>
        <w:ind w:firstLine="480" w:firstLineChars="200"/>
        <w:rPr>
          <w:szCs w:val="24"/>
        </w:rPr>
      </w:pPr>
      <w:r>
        <w:rPr>
          <w:rFonts w:hint="eastAsia"/>
          <w:szCs w:val="24"/>
        </w:rPr>
        <w:t>证明（法一）设</w:t>
      </w:r>
      <w:r>
        <w:rPr>
          <w:position w:val="-6"/>
          <w:szCs w:val="24"/>
        </w:rPr>
        <w:object>
          <v:shape id="_x0000_i1160" o:spt="75" type="#_x0000_t75" style="height:14.5pt;width:47.8pt;" o:ole="t" filled="f" o:preferrelative="t" stroked="f" coordsize="21600,21600">
            <v:path/>
            <v:fill on="f" focussize="0,0"/>
            <v:stroke on="f" joinstyle="miter"/>
            <v:imagedata r:id="rId152" o:title=""/>
            <o:lock v:ext="edit" aspectratio="t"/>
            <w10:wrap type="none"/>
            <w10:anchorlock/>
          </v:shape>
          <o:OLEObject Type="Embed" ProgID="Equation.DSMT4" ShapeID="_x0000_i1160" DrawAspect="Content" ObjectID="_1468075860" r:id="rId259">
            <o:LockedField>false</o:LockedField>
          </o:OLEObject>
        </w:object>
      </w:r>
      <w:r>
        <w:rPr>
          <w:rFonts w:hint="eastAsia" w:cs="Times New Roman"/>
          <w:color w:val="000000" w:themeColor="text1"/>
          <w:szCs w:val="24"/>
        </w:rPr>
        <w:t>（</w:t>
      </w:r>
      <w:r>
        <w:rPr>
          <w:rFonts w:cs="Times New Roman"/>
          <w:color w:val="000000" w:themeColor="text1"/>
          <w:position w:val="-6"/>
          <w:szCs w:val="24"/>
        </w:rPr>
        <w:object>
          <v:shape id="_x0000_i1161" o:spt="75" type="#_x0000_t75" style="height:14.5pt;width:47.8pt;" o:ole="t" filled="f" o:preferrelative="t" stroked="f" coordsize="21600,21600">
            <v:path/>
            <v:fill on="f" focussize="0,0"/>
            <v:stroke on="f" joinstyle="miter"/>
            <v:imagedata r:id="rId154" o:title=""/>
            <o:lock v:ext="edit" aspectratio="t"/>
            <w10:wrap type="none"/>
            <w10:anchorlock/>
          </v:shape>
          <o:OLEObject Type="Embed" ProgID="Equation.DSMT4" ShapeID="_x0000_i1161" DrawAspect="Content" ObjectID="_1468075861" r:id="rId260">
            <o:LockedField>false</o:LockedField>
          </o:OLEObject>
        </w:object>
      </w:r>
      <w:r>
        <w:rPr>
          <w:rFonts w:hint="eastAsia" w:cs="Times New Roman"/>
          <w:color w:val="000000" w:themeColor="text1"/>
          <w:szCs w:val="24"/>
        </w:rPr>
        <w:t>）</w:t>
      </w:r>
      <w:r>
        <w:rPr>
          <w:rFonts w:hint="eastAsia"/>
          <w:szCs w:val="24"/>
        </w:rPr>
        <w:t>，</w:t>
      </w:r>
    </w:p>
    <w:p>
      <w:pPr>
        <w:snapToGrid w:val="0"/>
        <w:spacing w:line="312" w:lineRule="auto"/>
        <w:ind w:firstLine="480" w:firstLineChars="200"/>
        <w:rPr>
          <w:szCs w:val="24"/>
        </w:rPr>
      </w:pPr>
      <w:r>
        <w:rPr>
          <w:rFonts w:hint="eastAsia"/>
          <w:szCs w:val="24"/>
        </w:rPr>
        <w:t>由</w:t>
      </w:r>
      <w:r>
        <w:rPr>
          <w:position w:val="-14"/>
          <w:szCs w:val="24"/>
        </w:rPr>
        <w:object>
          <v:shape id="_x0000_i1162" o:spt="75" type="#_x0000_t75" style="height:23.65pt;width:82.75pt;" o:ole="t" filled="f" o:preferrelative="t" stroked="f" coordsize="21600,21600">
            <v:path/>
            <v:fill on="f" focussize="0,0"/>
            <v:stroke on="f" joinstyle="miter"/>
            <v:imagedata r:id="rId262" o:title=""/>
            <o:lock v:ext="edit" aspectratio="t"/>
            <w10:wrap type="none"/>
            <w10:anchorlock/>
          </v:shape>
          <o:OLEObject Type="Embed" ProgID="Equation.DSMT4" ShapeID="_x0000_i1162" DrawAspect="Content" ObjectID="_1468075862" r:id="rId261">
            <o:LockedField>false</o:LockedField>
          </o:OLEObject>
        </w:object>
      </w:r>
      <w:r>
        <w:rPr>
          <w:rFonts w:hint="eastAsia"/>
          <w:szCs w:val="24"/>
        </w:rPr>
        <w:t>，得</w:t>
      </w:r>
      <w:r>
        <w:rPr>
          <w:position w:val="-6"/>
          <w:szCs w:val="24"/>
        </w:rPr>
        <w:object>
          <v:shape id="_x0000_i1163" o:spt="75" type="#_x0000_t75" style="height:15.6pt;width:53.75pt;" o:ole="t" filled="f" o:preferrelative="t" stroked="f" coordsize="21600,21600">
            <v:path/>
            <v:fill on="f" focussize="0,0"/>
            <v:stroke on="f" joinstyle="miter"/>
            <v:imagedata r:id="rId264" o:title=""/>
            <o:lock v:ext="edit" aspectratio="t"/>
            <w10:wrap type="none"/>
            <w10:anchorlock/>
          </v:shape>
          <o:OLEObject Type="Embed" ProgID="Equation.DSMT4" ShapeID="_x0000_i1163" DrawAspect="Content" ObjectID="_1468075863" r:id="rId263">
            <o:LockedField>false</o:LockedField>
          </o:OLEObject>
        </w:object>
      </w:r>
      <w:r>
        <w:rPr>
          <w:rFonts w:hint="eastAsia"/>
          <w:szCs w:val="24"/>
        </w:rPr>
        <w:t>．</w:t>
      </w:r>
    </w:p>
    <w:p>
      <w:pPr>
        <w:snapToGrid w:val="0"/>
        <w:spacing w:line="312" w:lineRule="auto"/>
        <w:ind w:firstLine="480" w:firstLineChars="200"/>
        <w:rPr>
          <w:szCs w:val="24"/>
        </w:rPr>
      </w:pPr>
      <w:r>
        <w:rPr>
          <w:rFonts w:hint="eastAsia"/>
          <w:szCs w:val="24"/>
        </w:rPr>
        <w:t>所以</w:t>
      </w:r>
      <w:r>
        <w:rPr>
          <w:position w:val="-24"/>
          <w:szCs w:val="24"/>
        </w:rPr>
        <w:object>
          <v:shape id="_x0000_i1164" o:spt="75" type="#_x0000_t75" style="height:31.15pt;width:104.8pt;" o:ole="t" filled="f" o:preferrelative="t" stroked="f" coordsize="21600,21600">
            <v:path/>
            <v:fill on="f" focussize="0,0"/>
            <v:stroke on="f" joinstyle="miter"/>
            <v:imagedata r:id="rId266" o:title=""/>
            <o:lock v:ext="edit" aspectratio="t"/>
            <w10:wrap type="none"/>
            <w10:anchorlock/>
          </v:shape>
          <o:OLEObject Type="Embed" ProgID="Equation.DSMT4" ShapeID="_x0000_i1164" DrawAspect="Content" ObjectID="_1468075864" r:id="rId265">
            <o:LockedField>false</o:LockedField>
          </o:OLEObject>
        </w:object>
      </w:r>
      <w:r>
        <w:rPr>
          <w:position w:val="-24"/>
          <w:szCs w:val="24"/>
        </w:rPr>
        <w:object>
          <v:shape id="_x0000_i1165" o:spt="75" type="#_x0000_t75" style="height:31.15pt;width:84.35pt;" o:ole="t" filled="f" o:preferrelative="t" stroked="f" coordsize="21600,21600">
            <v:path/>
            <v:fill on="f" focussize="0,0"/>
            <v:stroke on="f" joinstyle="miter"/>
            <v:imagedata r:id="rId268" o:title=""/>
            <o:lock v:ext="edit" aspectratio="t"/>
            <w10:wrap type="none"/>
            <w10:anchorlock/>
          </v:shape>
          <o:OLEObject Type="Embed" ProgID="Equation.DSMT4" ShapeID="_x0000_i1165" DrawAspect="Content" ObjectID="_1468075865" r:id="rId267">
            <o:LockedField>false</o:LockedField>
          </o:OLEObject>
        </w:object>
      </w:r>
      <w:r>
        <w:rPr>
          <w:position w:val="-6"/>
          <w:szCs w:val="24"/>
        </w:rPr>
        <w:object>
          <v:shape id="_x0000_i1166" o:spt="75" type="#_x0000_t75" style="height:14.5pt;width:75.75pt;" o:ole="t" filled="f" o:preferrelative="t" stroked="f" coordsize="21600,21600">
            <v:path/>
            <v:fill on="f" focussize="0,0"/>
            <v:stroke on="f" joinstyle="miter"/>
            <v:imagedata r:id="rId270" o:title=""/>
            <o:lock v:ext="edit" aspectratio="t"/>
            <w10:wrap type="none"/>
            <w10:anchorlock/>
          </v:shape>
          <o:OLEObject Type="Embed" ProgID="Equation.DSMT4" ShapeID="_x0000_i1166" DrawAspect="Content" ObjectID="_1468075866" r:id="rId269">
            <o:LockedField>false</o:LockedField>
          </o:OLEObject>
        </w:object>
      </w:r>
      <w:r>
        <w:rPr>
          <w:position w:val="-6"/>
          <w:szCs w:val="24"/>
        </w:rPr>
        <w:object>
          <v:shape id="_x0000_i1167" o:spt="75" type="#_x0000_t75" style="height:14.5pt;width:26.35pt;" o:ole="t" filled="f" o:preferrelative="t" stroked="f" coordsize="21600,21600">
            <v:path/>
            <v:fill on="f" focussize="0,0"/>
            <v:stroke on="f" joinstyle="miter"/>
            <v:imagedata r:id="rId272" o:title=""/>
            <o:lock v:ext="edit" aspectratio="t"/>
            <w10:wrap type="none"/>
            <w10:anchorlock/>
          </v:shape>
          <o:OLEObject Type="Embed" ProgID="Equation.DSMT4" ShapeID="_x0000_i1167" DrawAspect="Content" ObjectID="_1468075867" r:id="rId271">
            <o:LockedField>false</o:LockedField>
          </o:OLEObject>
        </w:object>
      </w:r>
      <w:r>
        <w:rPr>
          <w:rFonts w:hint="eastAsia"/>
          <w:szCs w:val="24"/>
        </w:rPr>
        <w:t>是实数．</w:t>
      </w:r>
    </w:p>
    <w:p>
      <w:pPr>
        <w:snapToGrid w:val="0"/>
        <w:spacing w:line="312" w:lineRule="auto"/>
        <w:ind w:firstLine="480" w:firstLineChars="200"/>
        <w:rPr>
          <w:szCs w:val="24"/>
        </w:rPr>
      </w:pPr>
      <w:r>
        <w:rPr>
          <w:rFonts w:hint="eastAsia"/>
          <w:szCs w:val="24"/>
        </w:rPr>
        <w:t>（法二）由</w:t>
      </w:r>
      <w:r>
        <w:rPr>
          <w:position w:val="-14"/>
          <w:szCs w:val="24"/>
        </w:rPr>
        <w:object>
          <v:shape id="_x0000_i1168" o:spt="75" type="#_x0000_t75" style="height:20.4pt;width:29.55pt;" o:ole="t" filled="f" o:preferrelative="t" stroked="f" coordsize="21600,21600">
            <v:path/>
            <v:fill on="f" focussize="0,0"/>
            <v:stroke on="f" joinstyle="miter"/>
            <v:imagedata r:id="rId274" o:title=""/>
            <o:lock v:ext="edit" aspectratio="t"/>
            <w10:wrap type="none"/>
            <w10:anchorlock/>
          </v:shape>
          <o:OLEObject Type="Embed" ProgID="Equation.DSMT4" ShapeID="_x0000_i1168" DrawAspect="Content" ObjectID="_1468075868" r:id="rId273">
            <o:LockedField>false</o:LockedField>
          </o:OLEObject>
        </w:object>
      </w:r>
      <w:r>
        <w:rPr>
          <w:rFonts w:hint="eastAsia"/>
          <w:szCs w:val="24"/>
        </w:rPr>
        <w:t>，得</w:t>
      </w:r>
      <w:r>
        <w:rPr>
          <w:position w:val="-14"/>
          <w:szCs w:val="24"/>
        </w:rPr>
        <w:object>
          <v:shape id="_x0000_i1169" o:spt="75" type="#_x0000_t75" style="height:20.95pt;width:59.1pt;" o:ole="t" filled="f" o:preferrelative="t" stroked="f" coordsize="21600,21600">
            <v:path/>
            <v:fill on="f" focussize="0,0"/>
            <v:stroke on="f" joinstyle="miter"/>
            <v:imagedata r:id="rId276" o:title=""/>
            <o:lock v:ext="edit" aspectratio="t"/>
            <w10:wrap type="none"/>
            <w10:anchorlock/>
          </v:shape>
          <o:OLEObject Type="Embed" ProgID="Equation.DSMT4" ShapeID="_x0000_i1169" DrawAspect="Content" ObjectID="_1468075869" r:id="rId275">
            <o:LockedField>false</o:LockedField>
          </o:OLEObject>
        </w:object>
      </w:r>
      <w:r>
        <w:rPr>
          <w:rFonts w:hint="eastAsia"/>
          <w:szCs w:val="24"/>
        </w:rPr>
        <w:t>，所以</w:t>
      </w:r>
      <w:r>
        <w:rPr>
          <w:position w:val="-24"/>
          <w:szCs w:val="24"/>
        </w:rPr>
        <w:object>
          <v:shape id="_x0000_i1170" o:spt="75" type="#_x0000_t75" style="height:31.15pt;width:29.55pt;" o:ole="t" filled="f" o:preferrelative="t" stroked="f" coordsize="21600,21600">
            <v:path/>
            <v:fill on="f" focussize="0,0"/>
            <v:stroke on="f" joinstyle="miter"/>
            <v:imagedata r:id="rId278" o:title=""/>
            <o:lock v:ext="edit" aspectratio="t"/>
            <w10:wrap type="none"/>
            <w10:anchorlock/>
          </v:shape>
          <o:OLEObject Type="Embed" ProgID="Equation.DSMT4" ShapeID="_x0000_i1170" DrawAspect="Content" ObjectID="_1468075870" r:id="rId277">
            <o:LockedField>false</o:LockedField>
          </o:OLEObject>
        </w:object>
      </w:r>
      <w:r>
        <w:rPr>
          <w:rFonts w:hint="eastAsia"/>
          <w:szCs w:val="24"/>
        </w:rPr>
        <w:t>，</w:t>
      </w:r>
    </w:p>
    <w:p>
      <w:pPr>
        <w:snapToGrid w:val="0"/>
        <w:spacing w:line="312" w:lineRule="auto"/>
        <w:ind w:firstLine="480" w:firstLineChars="200"/>
        <w:rPr>
          <w:szCs w:val="24"/>
        </w:rPr>
      </w:pPr>
      <w:r>
        <w:rPr>
          <w:rFonts w:hint="eastAsia"/>
          <w:szCs w:val="24"/>
        </w:rPr>
        <w:t>由此得到</w:t>
      </w:r>
      <w:r>
        <w:rPr>
          <w:position w:val="-24"/>
          <w:szCs w:val="24"/>
        </w:rPr>
        <w:object>
          <v:shape id="_x0000_i1171" o:spt="75" type="#_x0000_t75" style="height:31.15pt;width:103.15pt;" o:ole="t" filled="f" o:preferrelative="t" stroked="f" coordsize="21600,21600">
            <v:path/>
            <v:fill on="f" focussize="0,0"/>
            <v:stroke on="f" joinstyle="miter"/>
            <v:imagedata r:id="rId280" o:title=""/>
            <o:lock v:ext="edit" aspectratio="t"/>
            <w10:wrap type="none"/>
            <w10:anchorlock/>
          </v:shape>
          <o:OLEObject Type="Embed" ProgID="Equation.DSMT4" ShapeID="_x0000_i1171" DrawAspect="Content" ObjectID="_1468075871" r:id="rId279">
            <o:LockedField>false</o:LockedField>
          </o:OLEObject>
        </w:object>
      </w:r>
      <w:r>
        <w:rPr>
          <w:rFonts w:hint="eastAsia"/>
          <w:szCs w:val="24"/>
        </w:rPr>
        <w:t>，从而可知</w:t>
      </w:r>
      <w:r>
        <w:rPr>
          <w:position w:val="-24"/>
          <w:szCs w:val="24"/>
        </w:rPr>
        <w:object>
          <v:shape id="_x0000_i1172" o:spt="75" type="#_x0000_t75" style="height:31.15pt;width:27.4pt;" o:ole="t" filled="f" o:preferrelative="t" stroked="f" coordsize="21600,21600">
            <v:path/>
            <v:fill on="f" focussize="0,0"/>
            <v:stroke on="f" joinstyle="miter"/>
            <v:imagedata r:id="rId282" o:title=""/>
            <o:lock v:ext="edit" aspectratio="t"/>
            <w10:wrap type="none"/>
            <w10:anchorlock/>
          </v:shape>
          <o:OLEObject Type="Embed" ProgID="Equation.DSMT4" ShapeID="_x0000_i1172" DrawAspect="Content" ObjectID="_1468075872" r:id="rId281">
            <o:LockedField>false</o:LockedField>
          </o:OLEObject>
        </w:object>
      </w:r>
      <w:r>
        <w:rPr>
          <w:rFonts w:hint="eastAsia"/>
          <w:szCs w:val="24"/>
        </w:rPr>
        <w:t>是实数．</w:t>
      </w:r>
    </w:p>
    <w:p>
      <w:pPr>
        <w:snapToGrid w:val="0"/>
        <w:spacing w:line="312" w:lineRule="auto"/>
        <w:ind w:firstLine="480" w:firstLineChars="200"/>
        <w:rPr>
          <w:szCs w:val="24"/>
        </w:rPr>
      </w:pPr>
      <w:r>
        <w:rPr>
          <w:rFonts w:hint="eastAsia"/>
          <w:szCs w:val="24"/>
        </w:rPr>
        <w:t>例2</w:t>
      </w:r>
      <w:r>
        <w:rPr>
          <w:rFonts w:hint="eastAsia" w:cs="Times New Roman"/>
          <w:color w:val="000000" w:themeColor="text1"/>
          <w:szCs w:val="24"/>
        </w:rPr>
        <w:t xml:space="preserve"> </w:t>
      </w:r>
      <w:r>
        <w:rPr>
          <w:rFonts w:hint="eastAsia"/>
          <w:szCs w:val="24"/>
        </w:rPr>
        <w:t>求下列复数的模：</w:t>
      </w:r>
    </w:p>
    <w:p>
      <w:pPr>
        <w:snapToGrid w:val="0"/>
        <w:spacing w:line="312" w:lineRule="auto"/>
        <w:ind w:firstLine="480" w:firstLineChars="200"/>
        <w:rPr>
          <w:szCs w:val="24"/>
        </w:rPr>
      </w:pPr>
      <w:r>
        <w:rPr>
          <w:rFonts w:hint="eastAsia"/>
          <w:szCs w:val="24"/>
        </w:rPr>
        <w:t>（</w:t>
      </w:r>
      <w:r>
        <w:rPr>
          <w:rFonts w:hint="eastAsia" w:cs="Times New Roman"/>
          <w:color w:val="000000" w:themeColor="text1"/>
          <w:szCs w:val="24"/>
        </w:rPr>
        <w:t>1</w:t>
      </w:r>
      <w:r>
        <w:rPr>
          <w:rFonts w:hint="eastAsia"/>
          <w:szCs w:val="24"/>
        </w:rPr>
        <w:t>）</w:t>
      </w:r>
      <w:r>
        <w:rPr>
          <w:position w:val="-24"/>
          <w:szCs w:val="24"/>
        </w:rPr>
        <w:object>
          <v:shape id="_x0000_i1173" o:spt="75" type="#_x0000_t75" style="height:31.15pt;width:62.85pt;" o:ole="t" filled="f" o:preferrelative="t" stroked="f" coordsize="21600,21600">
            <v:path/>
            <v:fill on="f" focussize="0,0"/>
            <v:stroke on="f" joinstyle="miter"/>
            <v:imagedata r:id="rId284" o:title=""/>
            <o:lock v:ext="edit" aspectratio="t"/>
            <w10:wrap type="none"/>
            <w10:anchorlock/>
          </v:shape>
          <o:OLEObject Type="Embed" ProgID="Equation.DSMT4" ShapeID="_x0000_i1173" DrawAspect="Content" ObjectID="_1468075873" r:id="rId283">
            <o:LockedField>false</o:LockedField>
          </o:OLEObject>
        </w:object>
      </w:r>
      <w:r>
        <w:rPr>
          <w:rFonts w:hint="eastAsia"/>
          <w:szCs w:val="24"/>
        </w:rPr>
        <w:t>；</w:t>
      </w:r>
    </w:p>
    <w:p>
      <w:pPr>
        <w:snapToGrid w:val="0"/>
        <w:spacing w:line="312" w:lineRule="auto"/>
        <w:ind w:firstLine="480" w:firstLineChars="200"/>
        <w:rPr>
          <w:szCs w:val="24"/>
        </w:rPr>
      </w:pPr>
      <w:r>
        <w:rPr>
          <w:rFonts w:hint="eastAsia"/>
          <w:szCs w:val="24"/>
        </w:rPr>
        <w:t>（</w:t>
      </w:r>
      <w:r>
        <w:rPr>
          <w:rFonts w:hint="eastAsia" w:cs="Times New Roman"/>
          <w:color w:val="000000" w:themeColor="text1"/>
          <w:szCs w:val="24"/>
        </w:rPr>
        <w:t>2</w:t>
      </w:r>
      <w:r>
        <w:rPr>
          <w:rFonts w:hint="eastAsia"/>
          <w:szCs w:val="24"/>
        </w:rPr>
        <w:t>）</w:t>
      </w:r>
      <w:r>
        <w:rPr>
          <w:position w:val="-28"/>
          <w:szCs w:val="24"/>
        </w:rPr>
        <w:object>
          <v:shape id="_x0000_i1174" o:spt="75" type="#_x0000_t75" style="height:32.8pt;width:78.45pt;" o:ole="t" filled="f" o:preferrelative="t" stroked="f" coordsize="21600,21600">
            <v:path/>
            <v:fill on="f" focussize="0,0"/>
            <v:stroke on="f" joinstyle="miter"/>
            <v:imagedata r:id="rId286" o:title=""/>
            <o:lock v:ext="edit" aspectratio="t"/>
            <w10:wrap type="none"/>
            <w10:anchorlock/>
          </v:shape>
          <o:OLEObject Type="Embed" ProgID="Equation.DSMT4" ShapeID="_x0000_i1174" DrawAspect="Content" ObjectID="_1468075874" r:id="rId285">
            <o:LockedField>false</o:LockedField>
          </o:OLEObject>
        </w:object>
      </w:r>
      <w:r>
        <w:rPr>
          <w:rFonts w:hint="eastAsia"/>
          <w:szCs w:val="24"/>
        </w:rPr>
        <w:t>．</w:t>
      </w:r>
    </w:p>
    <w:p>
      <w:pPr>
        <w:snapToGrid w:val="0"/>
        <w:spacing w:line="312" w:lineRule="auto"/>
        <w:ind w:firstLine="480" w:firstLineChars="200"/>
        <w:rPr>
          <w:szCs w:val="24"/>
        </w:rPr>
      </w:pPr>
      <w:r>
        <w:rPr>
          <w:rFonts w:hint="eastAsia"/>
          <w:szCs w:val="24"/>
        </w:rPr>
        <w:t>解 （</w:t>
      </w:r>
      <w:r>
        <w:rPr>
          <w:rFonts w:hint="eastAsia" w:cs="Times New Roman"/>
          <w:color w:val="000000" w:themeColor="text1"/>
          <w:szCs w:val="24"/>
        </w:rPr>
        <w:t>1）</w:t>
      </w:r>
      <w:r>
        <w:rPr>
          <w:rFonts w:hint="eastAsia"/>
          <w:szCs w:val="24"/>
        </w:rPr>
        <w:t>根据复数的模的性质，有</w:t>
      </w:r>
    </w:p>
    <w:p>
      <w:pPr>
        <w:snapToGrid w:val="0"/>
        <w:spacing w:line="312" w:lineRule="auto"/>
        <w:ind w:firstLine="480" w:firstLineChars="200"/>
        <w:rPr>
          <w:szCs w:val="24"/>
        </w:rPr>
      </w:pPr>
      <w:r>
        <w:rPr>
          <w:rFonts w:cs="Times New Roman"/>
          <w:color w:val="000000" w:themeColor="text1"/>
          <w:position w:val="-32"/>
          <w:szCs w:val="24"/>
        </w:rPr>
        <w:object>
          <v:shape id="_x0000_i1175" o:spt="75" type="#_x0000_t75" style="height:36.55pt;width:132.2pt;" o:ole="t" filled="f" o:preferrelative="t" stroked="f" coordsize="21600,21600">
            <v:path/>
            <v:fill on="f" focussize="0,0"/>
            <v:stroke on="f" joinstyle="miter"/>
            <v:imagedata r:id="rId288" o:title=""/>
            <o:lock v:ext="edit" aspectratio="t"/>
            <w10:wrap type="none"/>
            <w10:anchorlock/>
          </v:shape>
          <o:OLEObject Type="Embed" ProgID="Equation.DSMT4" ShapeID="_x0000_i1175" DrawAspect="Content" ObjectID="_1468075875" r:id="rId287">
            <o:LockedField>false</o:LockedField>
          </o:OLEObject>
        </w:object>
      </w:r>
      <w:r>
        <w:rPr>
          <w:rFonts w:cs="Times New Roman"/>
          <w:color w:val="000000" w:themeColor="text1"/>
          <w:position w:val="-30"/>
          <w:szCs w:val="24"/>
        </w:rPr>
        <w:object>
          <v:shape id="_x0000_i1176" o:spt="75" type="#_x0000_t75" style="height:39.2pt;width:197.2pt;" o:ole="t" filled="f" o:preferrelative="t" stroked="f" coordsize="21600,21600">
            <v:path/>
            <v:fill on="f" focussize="0,0"/>
            <v:stroke on="f" joinstyle="miter"/>
            <v:imagedata r:id="rId290" o:title=""/>
            <o:lock v:ext="edit" aspectratio="t"/>
            <w10:wrap type="none"/>
            <w10:anchorlock/>
          </v:shape>
          <o:OLEObject Type="Embed" ProgID="Equation.DSMT4" ShapeID="_x0000_i1176" DrawAspect="Content" ObjectID="_1468075876" r:id="rId289">
            <o:LockedField>false</o:LockedField>
          </o:OLEObject>
        </w:object>
      </w:r>
      <w:r>
        <w:rPr>
          <w:rFonts w:hint="eastAsia"/>
          <w:szCs w:val="24"/>
        </w:rPr>
        <w:t>．</w:t>
      </w:r>
    </w:p>
    <w:p>
      <w:pPr>
        <w:snapToGrid w:val="0"/>
        <w:spacing w:line="312" w:lineRule="auto"/>
        <w:ind w:firstLine="480" w:firstLineChars="200"/>
        <w:rPr>
          <w:szCs w:val="24"/>
        </w:rPr>
      </w:pPr>
      <w:r>
        <w:rPr>
          <w:rFonts w:hint="eastAsia" w:cs="Times New Roman"/>
          <w:color w:val="000000" w:themeColor="text1"/>
          <w:szCs w:val="24"/>
        </w:rPr>
        <w:t>（2）</w:t>
      </w:r>
      <w:r>
        <w:rPr>
          <w:rFonts w:hint="eastAsia"/>
          <w:szCs w:val="24"/>
        </w:rPr>
        <w:t>将原式分子分母都乘以</w:t>
      </w:r>
      <w:r>
        <w:rPr>
          <w:position w:val="-4"/>
          <w:szCs w:val="24"/>
        </w:rPr>
        <w:object>
          <v:shape id="_x0000_i1177" o:spt="75" type="#_x0000_t75" style="height:12.9pt;width:6.45pt;" o:ole="t" filled="f" o:preferrelative="t" stroked="f" coordsize="21600,21600">
            <v:path/>
            <v:fill on="f" focussize="0,0"/>
            <v:stroke on="f" joinstyle="miter"/>
            <v:imagedata r:id="rId292" o:title=""/>
            <o:lock v:ext="edit" aspectratio="t"/>
            <w10:wrap type="none"/>
            <w10:anchorlock/>
          </v:shape>
          <o:OLEObject Type="Embed" ProgID="Equation.DSMT4" ShapeID="_x0000_i1177" DrawAspect="Content" ObjectID="_1468075877" r:id="rId291">
            <o:LockedField>false</o:LockedField>
          </o:OLEObject>
        </w:object>
      </w:r>
      <w:r>
        <w:rPr>
          <w:rFonts w:hint="eastAsia"/>
          <w:szCs w:val="24"/>
        </w:rPr>
        <w:t>，就得到</w:t>
      </w:r>
      <w:r>
        <w:rPr>
          <w:position w:val="-28"/>
          <w:szCs w:val="24"/>
        </w:rPr>
        <w:object>
          <v:shape id="_x0000_i1178" o:spt="75" type="#_x0000_t75" style="height:32.8pt;width:75.75pt;" o:ole="t" filled="f" o:preferrelative="t" stroked="f" coordsize="21600,21600">
            <v:path/>
            <v:fill on="f" focussize="0,0"/>
            <v:stroke on="f" joinstyle="miter"/>
            <v:imagedata r:id="rId294" o:title=""/>
            <o:lock v:ext="edit" aspectratio="t"/>
            <w10:wrap type="none"/>
            <w10:anchorlock/>
          </v:shape>
          <o:OLEObject Type="Embed" ProgID="Equation.DSMT4" ShapeID="_x0000_i1178" DrawAspect="Content" ObjectID="_1468075878" r:id="rId293">
            <o:LockedField>false</o:LockedField>
          </o:OLEObject>
        </w:object>
      </w:r>
      <w:r>
        <w:rPr>
          <w:rFonts w:hint="eastAsia"/>
          <w:szCs w:val="24"/>
        </w:rPr>
        <w:t>，其中</w:t>
      </w:r>
      <w:r>
        <w:rPr>
          <w:position w:val="-6"/>
          <w:szCs w:val="24"/>
        </w:rPr>
        <w:object>
          <v:shape id="_x0000_i1179" o:spt="75" type="#_x0000_t75" style="height:14.5pt;width:29.55pt;" o:ole="t" filled="f" o:preferrelative="t" stroked="f" coordsize="21600,21600">
            <v:path/>
            <v:fill on="f" focussize="0,0"/>
            <v:stroke on="f" joinstyle="miter"/>
            <v:imagedata r:id="rId296" o:title=""/>
            <o:lock v:ext="edit" aspectratio="t"/>
            <w10:wrap type="none"/>
            <w10:anchorlock/>
          </v:shape>
          <o:OLEObject Type="Embed" ProgID="Equation.DSMT4" ShapeID="_x0000_i1179" DrawAspect="Content" ObjectID="_1468075879" r:id="rId295">
            <o:LockedField>false</o:LockedField>
          </o:OLEObject>
        </w:object>
      </w:r>
      <w:r>
        <w:rPr>
          <w:rFonts w:hint="eastAsia"/>
          <w:szCs w:val="24"/>
        </w:rPr>
        <w:t>与</w:t>
      </w:r>
      <w:r>
        <w:rPr>
          <w:position w:val="-6"/>
          <w:szCs w:val="24"/>
        </w:rPr>
        <w:object>
          <v:shape id="_x0000_i1180" o:spt="75" type="#_x0000_t75" style="height:14.5pt;width:29.55pt;" o:ole="t" filled="f" o:preferrelative="t" stroked="f" coordsize="21600,21600">
            <v:path/>
            <v:fill on="f" focussize="0,0"/>
            <v:stroke on="f" joinstyle="miter"/>
            <v:imagedata r:id="rId298" o:title=""/>
            <o:lock v:ext="edit" aspectratio="t"/>
            <w10:wrap type="none"/>
            <w10:anchorlock/>
          </v:shape>
          <o:OLEObject Type="Embed" ProgID="Equation.DSMT4" ShapeID="_x0000_i1180" DrawAspect="Content" ObjectID="_1468075880" r:id="rId297">
            <o:LockedField>false</o:LockedField>
          </o:OLEObject>
        </w:object>
      </w:r>
      <w:r>
        <w:rPr>
          <w:rFonts w:hint="eastAsia"/>
          <w:szCs w:val="24"/>
        </w:rPr>
        <w:t>、</w:t>
      </w:r>
      <w:r>
        <w:rPr>
          <w:position w:val="-6"/>
          <w:szCs w:val="24"/>
        </w:rPr>
        <w:object>
          <v:shape id="_x0000_i1181" o:spt="75" type="#_x0000_t75" style="height:14.5pt;width:29.55pt;" o:ole="t" filled="f" o:preferrelative="t" stroked="f" coordsize="21600,21600">
            <v:path/>
            <v:fill on="f" focussize="0,0"/>
            <v:stroke on="f" joinstyle="miter"/>
            <v:imagedata r:id="rId300" o:title=""/>
            <o:lock v:ext="edit" aspectratio="t"/>
            <w10:wrap type="none"/>
            <w10:anchorlock/>
          </v:shape>
          <o:OLEObject Type="Embed" ProgID="Equation.DSMT4" ShapeID="_x0000_i1181" DrawAspect="Content" ObjectID="_1468075881" r:id="rId299">
            <o:LockedField>false</o:LockedField>
          </o:OLEObject>
        </w:object>
      </w:r>
      <w:r>
        <w:rPr>
          <w:rFonts w:hint="eastAsia"/>
          <w:szCs w:val="24"/>
        </w:rPr>
        <w:t>与</w:t>
      </w:r>
      <w:r>
        <w:rPr>
          <w:position w:val="-6"/>
          <w:szCs w:val="24"/>
        </w:rPr>
        <w:object>
          <v:shape id="_x0000_i1182" o:spt="75" type="#_x0000_t75" style="height:14.5pt;width:29.55pt;" o:ole="t" filled="f" o:preferrelative="t" stroked="f" coordsize="21600,21600">
            <v:path/>
            <v:fill on="f" focussize="0,0"/>
            <v:stroke on="f" joinstyle="miter"/>
            <v:imagedata r:id="rId302" o:title=""/>
            <o:lock v:ext="edit" aspectratio="t"/>
            <w10:wrap type="none"/>
            <w10:anchorlock/>
          </v:shape>
          <o:OLEObject Type="Embed" ProgID="Equation.DSMT4" ShapeID="_x0000_i1182" DrawAspect="Content" ObjectID="_1468075882" r:id="rId301">
            <o:LockedField>false</o:LockedField>
          </o:OLEObject>
        </w:object>
      </w:r>
      <w:r>
        <w:rPr>
          <w:rFonts w:hint="eastAsia"/>
          <w:szCs w:val="24"/>
        </w:rPr>
        <w:t>是两对共轭复数，它们都分别有相等的模，</w:t>
      </w:r>
    </w:p>
    <w:p>
      <w:pPr>
        <w:snapToGrid w:val="0"/>
        <w:spacing w:line="312" w:lineRule="auto"/>
        <w:ind w:firstLine="480" w:firstLineChars="200"/>
        <w:rPr>
          <w:szCs w:val="24"/>
        </w:rPr>
      </w:pPr>
      <w:r>
        <w:rPr>
          <w:rFonts w:hint="eastAsia"/>
          <w:szCs w:val="24"/>
        </w:rPr>
        <w:t>所以</w:t>
      </w:r>
      <w:r>
        <w:rPr>
          <w:position w:val="-30"/>
          <w:szCs w:val="24"/>
        </w:rPr>
        <w:object>
          <v:shape id="_x0000_i1183" o:spt="75" type="#_x0000_t75" style="height:36pt;width:118.2pt;" o:ole="t" filled="f" o:preferrelative="t" stroked="f" coordsize="21600,21600">
            <v:path/>
            <v:fill on="f" focussize="0,0"/>
            <v:stroke on="f" joinstyle="miter"/>
            <v:imagedata r:id="rId304" o:title=""/>
            <o:lock v:ext="edit" aspectratio="t"/>
            <w10:wrap type="none"/>
            <w10:anchorlock/>
          </v:shape>
          <o:OLEObject Type="Embed" ProgID="Equation.DSMT4" ShapeID="_x0000_i1183" DrawAspect="Content" ObjectID="_1468075883" r:id="rId303">
            <o:LockedField>false</o:LockedField>
          </o:OLEObject>
        </w:object>
      </w:r>
      <w:r>
        <w:rPr>
          <w:rFonts w:hint="eastAsia"/>
          <w:szCs w:val="24"/>
        </w:rPr>
        <w:t>．</w:t>
      </w:r>
    </w:p>
    <w:p>
      <w:pPr>
        <w:snapToGrid w:val="0"/>
        <w:spacing w:line="312" w:lineRule="auto"/>
        <w:ind w:firstLine="480" w:firstLineChars="200"/>
        <w:rPr>
          <w:szCs w:val="24"/>
        </w:rPr>
      </w:pPr>
      <w:r>
        <w:rPr>
          <w:rFonts w:hint="eastAsia" w:cs="Times New Roman"/>
          <w:color w:val="000000" w:themeColor="text1"/>
          <w:szCs w:val="24"/>
        </w:rPr>
        <w:t>例3 设</w:t>
      </w:r>
      <w:r>
        <w:rPr>
          <w:rFonts w:hint="eastAsia"/>
          <w:szCs w:val="24"/>
        </w:rPr>
        <w:t>复数</w:t>
      </w:r>
      <w:r>
        <w:rPr>
          <w:position w:val="-8"/>
          <w:szCs w:val="24"/>
        </w:rPr>
        <w:object>
          <v:shape id="_x0000_i1184" o:spt="75" type="#_x0000_t75" style="height:18.25pt;width:45.15pt;" o:ole="t" filled="f" o:preferrelative="t" stroked="f" coordsize="21600,21600">
            <v:path/>
            <v:fill on="f" focussize="0,0"/>
            <v:stroke on="f" joinstyle="miter"/>
            <v:imagedata r:id="rId306" o:title=""/>
            <o:lock v:ext="edit" aspectratio="t"/>
            <w10:wrap type="none"/>
            <w10:anchorlock/>
          </v:shape>
          <o:OLEObject Type="Embed" ProgID="Equation.DSMT4" ShapeID="_x0000_i1184" DrawAspect="Content" ObjectID="_1468075884" r:id="rId305">
            <o:LockedField>false</o:LockedField>
          </o:OLEObject>
        </w:object>
      </w:r>
      <w:r>
        <w:rPr>
          <w:rFonts w:hint="eastAsia"/>
          <w:szCs w:val="24"/>
        </w:rPr>
        <w:t>和复数</w:t>
      </w:r>
      <w:r>
        <w:rPr>
          <w:position w:val="-10"/>
          <w:szCs w:val="24"/>
        </w:rPr>
        <w:object>
          <v:shape id="_x0000_i1185" o:spt="75" type="#_x0000_t75" style="height:18.8pt;width:38.15pt;" o:ole="t" filled="f" o:preferrelative="t" stroked="f" coordsize="21600,21600">
            <v:path/>
            <v:fill on="f" focussize="0,0"/>
            <v:stroke on="f" joinstyle="miter"/>
            <v:imagedata r:id="rId308" o:title=""/>
            <o:lock v:ext="edit" aspectratio="t"/>
            <w10:wrap type="none"/>
            <w10:anchorlock/>
          </v:shape>
          <o:OLEObject Type="Embed" ProgID="Equation.DSMT4" ShapeID="_x0000_i1185" DrawAspect="Content" ObjectID="_1468075885" r:id="rId307">
            <o:LockedField>false</o:LockedField>
          </o:OLEObject>
        </w:object>
      </w:r>
      <w:r>
        <w:rPr>
          <w:rFonts w:hint="eastAsia"/>
          <w:szCs w:val="24"/>
        </w:rPr>
        <w:t>在复平面上分别对应于点</w:t>
      </w:r>
      <w:r>
        <w:rPr>
          <w:position w:val="-4"/>
          <w:szCs w:val="24"/>
        </w:rPr>
        <w:object>
          <v:shape id="_x0000_i1186" o:spt="75" type="#_x0000_t75" style="height:12.9pt;width:11.8pt;" o:ole="t" filled="f" o:preferrelative="t" stroked="f" coordsize="21600,21600">
            <v:path/>
            <v:fill on="f" focussize="0,0"/>
            <v:stroke on="f" joinstyle="miter"/>
            <v:imagedata r:id="rId310" o:title=""/>
            <o:lock v:ext="edit" aspectratio="t"/>
            <w10:wrap type="none"/>
            <w10:anchorlock/>
          </v:shape>
          <o:OLEObject Type="Embed" ProgID="Equation.DSMT4" ShapeID="_x0000_i1186" DrawAspect="Content" ObjectID="_1468075886" r:id="rId309">
            <o:LockedField>false</o:LockedField>
          </o:OLEObject>
        </w:object>
      </w:r>
      <w:r>
        <w:rPr>
          <w:rFonts w:hint="eastAsia"/>
          <w:szCs w:val="24"/>
        </w:rPr>
        <w:t>和点</w:t>
      </w:r>
      <w:r>
        <w:rPr>
          <w:position w:val="-4"/>
          <w:szCs w:val="24"/>
        </w:rPr>
        <w:object>
          <v:shape id="_x0000_i1187" o:spt="75" type="#_x0000_t75" style="height:12.9pt;width:11.8pt;" o:ole="t" filled="f" o:preferrelative="t" stroked="f" coordsize="21600,21600">
            <v:path/>
            <v:fill on="f" focussize="0,0"/>
            <v:stroke on="f" joinstyle="miter"/>
            <v:imagedata r:id="rId312" o:title=""/>
            <o:lock v:ext="edit" aspectratio="t"/>
            <w10:wrap type="none"/>
            <w10:anchorlock/>
          </v:shape>
          <o:OLEObject Type="Embed" ProgID="Equation.DSMT4" ShapeID="_x0000_i1187" DrawAspect="Content" ObjectID="_1468075887" r:id="rId311">
            <o:LockedField>false</o:LockedField>
          </o:OLEObject>
        </w:object>
      </w:r>
      <w:r>
        <w:rPr>
          <w:rFonts w:hint="eastAsia"/>
          <w:szCs w:val="24"/>
        </w:rPr>
        <w:t>，求</w:t>
      </w:r>
      <w:r>
        <w:rPr>
          <w:position w:val="-4"/>
          <w:szCs w:val="24"/>
        </w:rPr>
        <w:object>
          <v:shape id="_x0000_i1188" o:spt="75" type="#_x0000_t75" style="height:12.9pt;width:11.8pt;" o:ole="t" filled="f" o:preferrelative="t" stroked="f" coordsize="21600,21600">
            <v:path/>
            <v:fill on="f" focussize="0,0"/>
            <v:stroke on="f" joinstyle="miter"/>
            <v:imagedata r:id="rId314" o:title=""/>
            <o:lock v:ext="edit" aspectratio="t"/>
            <w10:wrap type="none"/>
            <w10:anchorlock/>
          </v:shape>
          <o:OLEObject Type="Embed" ProgID="Equation.DSMT4" ShapeID="_x0000_i1188" DrawAspect="Content" ObjectID="_1468075888" r:id="rId313">
            <o:LockedField>false</o:LockedField>
          </o:OLEObject>
        </w:object>
      </w:r>
      <w:r>
        <w:rPr>
          <w:rFonts w:hint="eastAsia"/>
          <w:szCs w:val="24"/>
        </w:rPr>
        <w:t>、</w:t>
      </w:r>
      <w:r>
        <w:rPr>
          <w:position w:val="-4"/>
          <w:szCs w:val="24"/>
        </w:rPr>
        <w:object>
          <v:shape id="_x0000_i1189" o:spt="75" type="#_x0000_t75" style="height:12.9pt;width:11.8pt;" o:ole="t" filled="f" o:preferrelative="t" stroked="f" coordsize="21600,21600">
            <v:path/>
            <v:fill on="f" focussize="0,0"/>
            <v:stroke on="f" joinstyle="miter"/>
            <v:imagedata r:id="rId316" o:title=""/>
            <o:lock v:ext="edit" aspectratio="t"/>
            <w10:wrap type="none"/>
            <w10:anchorlock/>
          </v:shape>
          <o:OLEObject Type="Embed" ProgID="Equation.DSMT4" ShapeID="_x0000_i1189" DrawAspect="Content" ObjectID="_1468075889" r:id="rId315">
            <o:LockedField>false</o:LockedField>
          </o:OLEObject>
        </w:object>
      </w:r>
      <w:r>
        <w:rPr>
          <w:rFonts w:hint="eastAsia"/>
          <w:szCs w:val="24"/>
        </w:rPr>
        <w:t>两点间的距离．</w:t>
      </w:r>
    </w:p>
    <w:p>
      <w:pPr>
        <w:snapToGrid w:val="0"/>
        <w:spacing w:line="312" w:lineRule="auto"/>
        <w:ind w:firstLine="480" w:firstLineChars="200"/>
        <w:rPr>
          <w:szCs w:val="24"/>
        </w:rPr>
      </w:pPr>
      <w:r>
        <w:rPr>
          <w:rFonts w:hint="eastAsia"/>
          <w:szCs w:val="24"/>
        </w:rPr>
        <w:t>解</w:t>
      </w:r>
      <w:r>
        <w:rPr>
          <w:rFonts w:cs="Times New Roman"/>
          <w:szCs w:val="24"/>
        </w:rPr>
        <w:t xml:space="preserve"> </w:t>
      </w:r>
      <w:r>
        <w:rPr>
          <w:rFonts w:hint="eastAsia" w:cs="Times New Roman"/>
          <w:szCs w:val="24"/>
        </w:rPr>
        <w:t>（法一）</w:t>
      </w:r>
      <w:r>
        <w:rPr>
          <w:rFonts w:hint="eastAsia"/>
          <w:szCs w:val="24"/>
        </w:rPr>
        <w:t>复数</w:t>
      </w:r>
      <w:r>
        <w:rPr>
          <w:position w:val="-8"/>
          <w:szCs w:val="24"/>
        </w:rPr>
        <w:object>
          <v:shape id="_x0000_i1190" o:spt="75" type="#_x0000_t75" style="height:18.25pt;width:45.15pt;" o:ole="t" filled="f" o:preferrelative="t" stroked="f" coordsize="21600,21600">
            <v:path/>
            <v:fill on="f" focussize="0,0"/>
            <v:stroke on="f" joinstyle="miter"/>
            <v:imagedata r:id="rId306" o:title=""/>
            <o:lock v:ext="edit" aspectratio="t"/>
            <w10:wrap type="none"/>
            <w10:anchorlock/>
          </v:shape>
          <o:OLEObject Type="Embed" ProgID="Equation.DSMT4" ShapeID="_x0000_i1190" DrawAspect="Content" ObjectID="_1468075890" r:id="rId317">
            <o:LockedField>false</o:LockedField>
          </o:OLEObject>
        </w:object>
      </w:r>
      <w:r>
        <w:rPr>
          <w:rFonts w:hint="eastAsia"/>
          <w:szCs w:val="24"/>
        </w:rPr>
        <w:t>和复数</w:t>
      </w:r>
      <w:r>
        <w:rPr>
          <w:position w:val="-10"/>
          <w:szCs w:val="24"/>
        </w:rPr>
        <w:object>
          <v:shape id="_x0000_i1191" o:spt="75" type="#_x0000_t75" style="height:18.8pt;width:38.15pt;" o:ole="t" filled="f" o:preferrelative="t" stroked="f" coordsize="21600,21600">
            <v:path/>
            <v:fill on="f" focussize="0,0"/>
            <v:stroke on="f" joinstyle="miter"/>
            <v:imagedata r:id="rId319" o:title=""/>
            <o:lock v:ext="edit" aspectratio="t"/>
            <w10:wrap type="none"/>
            <w10:anchorlock/>
          </v:shape>
          <o:OLEObject Type="Embed" ProgID="Equation.DSMT4" ShapeID="_x0000_i1191" DrawAspect="Content" ObjectID="_1468075891" r:id="rId318">
            <o:LockedField>false</o:LockedField>
          </o:OLEObject>
        </w:object>
      </w:r>
      <w:r>
        <w:rPr>
          <w:rFonts w:hint="eastAsia"/>
          <w:szCs w:val="24"/>
        </w:rPr>
        <w:t>在复平面上分别对应于点</w:t>
      </w:r>
      <w:r>
        <w:rPr>
          <w:position w:val="-10"/>
          <w:szCs w:val="24"/>
        </w:rPr>
        <w:object>
          <v:shape id="_x0000_i1192" o:spt="75" type="#_x0000_t75" style="height:18.8pt;width:55.9pt;" o:ole="t" filled="f" o:preferrelative="t" stroked="f" coordsize="21600,21600">
            <v:path/>
            <v:fill on="f" focussize="0,0"/>
            <v:stroke on="f" joinstyle="miter"/>
            <v:imagedata r:id="rId321" o:title=""/>
            <o:lock v:ext="edit" aspectratio="t"/>
            <w10:wrap type="none"/>
            <w10:anchorlock/>
          </v:shape>
          <o:OLEObject Type="Embed" ProgID="Equation.DSMT4" ShapeID="_x0000_i1192" DrawAspect="Content" ObjectID="_1468075892" r:id="rId320">
            <o:LockedField>false</o:LockedField>
          </o:OLEObject>
        </w:object>
      </w:r>
      <w:r>
        <w:rPr>
          <w:rFonts w:hint="eastAsia"/>
          <w:szCs w:val="24"/>
        </w:rPr>
        <w:t>和点</w:t>
      </w:r>
      <w:r>
        <w:rPr>
          <w:position w:val="-10"/>
          <w:szCs w:val="24"/>
        </w:rPr>
        <w:object>
          <v:shape id="_x0000_i1193" o:spt="75" type="#_x0000_t75" style="height:18.8pt;width:48.9pt;" o:ole="t" filled="f" o:preferrelative="t" stroked="f" coordsize="21600,21600">
            <v:path/>
            <v:fill on="f" focussize="0,0"/>
            <v:stroke on="f" joinstyle="miter"/>
            <v:imagedata r:id="rId323" o:title=""/>
            <o:lock v:ext="edit" aspectratio="t"/>
            <w10:wrap type="none"/>
            <w10:anchorlock/>
          </v:shape>
          <o:OLEObject Type="Embed" ProgID="Equation.DSMT4" ShapeID="_x0000_i1193" DrawAspect="Content" ObjectID="_1468075893" r:id="rId322">
            <o:LockedField>false</o:LockedField>
          </o:OLEObject>
        </w:object>
      </w:r>
      <w:r>
        <w:rPr>
          <w:rFonts w:hint="eastAsia"/>
          <w:szCs w:val="24"/>
        </w:rPr>
        <w:t>，所以</w:t>
      </w:r>
      <w:r>
        <w:rPr>
          <w:rFonts w:cs="Times New Roman"/>
          <w:i/>
          <w:position w:val="-4"/>
          <w:szCs w:val="24"/>
        </w:rPr>
        <w:object>
          <v:shape id="_x0000_i1194" o:spt="75" type="#_x0000_t75" style="height:12.9pt;width:11.8pt;" o:ole="t" filled="f" o:preferrelative="t" stroked="f" coordsize="21600,21600">
            <v:path/>
            <v:fill on="f" focussize="0,0"/>
            <v:stroke on="f" joinstyle="miter"/>
            <v:imagedata r:id="rId325" o:title=""/>
            <o:lock v:ext="edit" aspectratio="t"/>
            <w10:wrap type="none"/>
            <w10:anchorlock/>
          </v:shape>
          <o:OLEObject Type="Embed" ProgID="Equation.DSMT4" ShapeID="_x0000_i1194" DrawAspect="Content" ObjectID="_1468075894" r:id="rId324">
            <o:LockedField>false</o:LockedField>
          </o:OLEObject>
        </w:object>
      </w:r>
      <w:r>
        <w:rPr>
          <w:rFonts w:hint="eastAsia"/>
          <w:szCs w:val="24"/>
        </w:rPr>
        <w:t>、</w:t>
      </w:r>
      <w:r>
        <w:rPr>
          <w:position w:val="-4"/>
          <w:szCs w:val="24"/>
        </w:rPr>
        <w:object>
          <v:shape id="_x0000_i1195" o:spt="75" type="#_x0000_t75" style="height:12.9pt;width:11.8pt;" o:ole="t" filled="f" o:preferrelative="t" stroked="f" coordsize="21600,21600">
            <v:path/>
            <v:fill on="f" focussize="0,0"/>
            <v:stroke on="f" joinstyle="miter"/>
            <v:imagedata r:id="rId327" o:title=""/>
            <o:lock v:ext="edit" aspectratio="t"/>
            <w10:wrap type="none"/>
            <w10:anchorlock/>
          </v:shape>
          <o:OLEObject Type="Embed" ProgID="Equation.DSMT4" ShapeID="_x0000_i1195" DrawAspect="Content" ObjectID="_1468075895" r:id="rId326">
            <o:LockedField>false</o:LockedField>
          </o:OLEObject>
        </w:object>
      </w:r>
      <w:r>
        <w:rPr>
          <w:rFonts w:hint="eastAsia"/>
          <w:szCs w:val="24"/>
        </w:rPr>
        <w:t>两点间的距离</w:t>
      </w:r>
    </w:p>
    <w:p>
      <w:pPr>
        <w:tabs>
          <w:tab w:val="left" w:pos="960"/>
          <w:tab w:val="left" w:pos="1200"/>
        </w:tabs>
        <w:snapToGrid w:val="0"/>
        <w:spacing w:line="312" w:lineRule="auto"/>
        <w:ind w:firstLine="480" w:firstLineChars="200"/>
        <w:rPr>
          <w:szCs w:val="24"/>
        </w:rPr>
      </w:pPr>
      <w:r>
        <w:rPr>
          <w:position w:val="-14"/>
          <w:szCs w:val="24"/>
        </w:rPr>
        <w:object>
          <v:shape id="_x0000_i1196" o:spt="75" type="#_x0000_t75" style="height:19.9pt;width:24.2pt;" o:ole="t" filled="f" o:preferrelative="t" stroked="f" coordsize="21600,21600">
            <v:path/>
            <v:fill on="f" focussize="0,0"/>
            <v:stroke on="f" joinstyle="miter"/>
            <v:imagedata r:id="rId329" o:title=""/>
            <o:lock v:ext="edit" aspectratio="t"/>
            <w10:wrap type="none"/>
            <w10:anchorlock/>
          </v:shape>
          <o:OLEObject Type="Embed" ProgID="Equation.DSMT4" ShapeID="_x0000_i1196" DrawAspect="Content" ObjectID="_1468075896" r:id="rId328">
            <o:LockedField>false</o:LockedField>
          </o:OLEObject>
        </w:object>
      </w:r>
      <w:r>
        <w:rPr>
          <w:position w:val="-12"/>
          <w:szCs w:val="24"/>
        </w:rPr>
        <w:object>
          <v:shape id="_x0000_i1197" o:spt="75" type="#_x0000_t75" style="height:23.1pt;width:127.9pt;" o:ole="t" filled="f" o:preferrelative="t" stroked="f" coordsize="21600,21600">
            <v:path/>
            <v:fill on="f" focussize="0,0"/>
            <v:stroke on="f" joinstyle="miter"/>
            <v:imagedata r:id="rId331" o:title=""/>
            <o:lock v:ext="edit" aspectratio="f"/>
            <w10:wrap type="none"/>
            <w10:anchorlock/>
          </v:shape>
          <o:OLEObject Type="Embed" ProgID="Equation.DSMT4" ShapeID="_x0000_i1197" DrawAspect="Content" ObjectID="_1468075897" r:id="rId330">
            <o:LockedField>false</o:LockedField>
          </o:OLEObject>
        </w:object>
      </w:r>
    </w:p>
    <w:p>
      <w:pPr>
        <w:tabs>
          <w:tab w:val="left" w:pos="960"/>
          <w:tab w:val="left" w:pos="1200"/>
        </w:tabs>
        <w:snapToGrid w:val="0"/>
        <w:spacing w:line="312" w:lineRule="auto"/>
        <w:rPr>
          <w:szCs w:val="24"/>
        </w:rPr>
      </w:pPr>
      <w:r>
        <w:rPr>
          <w:rFonts w:hint="eastAsia"/>
          <w:position w:val="-12"/>
          <w:szCs w:val="24"/>
        </w:rPr>
        <w:tab/>
      </w:r>
      <w:r>
        <w:rPr>
          <w:position w:val="-12"/>
          <w:szCs w:val="24"/>
        </w:rPr>
        <w:object>
          <v:shape id="_x0000_i1198" o:spt="75" type="#_x0000_t75" style="height:23.65pt;width:155.8pt;" o:ole="t" filled="f" o:preferrelative="t" stroked="f" coordsize="21600,21600">
            <v:path/>
            <v:fill on="f" focussize="0,0"/>
            <v:stroke on="f" joinstyle="miter"/>
            <v:imagedata r:id="rId333" o:title=""/>
            <o:lock v:ext="edit" aspectratio="t"/>
            <w10:wrap type="none"/>
            <w10:anchorlock/>
          </v:shape>
          <o:OLEObject Type="Embed" ProgID="Equation.DSMT4" ShapeID="_x0000_i1198" DrawAspect="Content" ObjectID="_1468075898" r:id="rId332">
            <o:LockedField>false</o:LockedField>
          </o:OLEObject>
        </w:object>
      </w:r>
    </w:p>
    <w:p>
      <w:pPr>
        <w:tabs>
          <w:tab w:val="left" w:pos="960"/>
          <w:tab w:val="left" w:pos="1200"/>
        </w:tabs>
        <w:snapToGrid w:val="0"/>
        <w:spacing w:line="312" w:lineRule="auto"/>
        <w:rPr>
          <w:szCs w:val="24"/>
        </w:rPr>
      </w:pPr>
      <w:r>
        <w:rPr>
          <w:rFonts w:hint="eastAsia"/>
          <w:position w:val="-6"/>
          <w:szCs w:val="24"/>
        </w:rPr>
        <w:tab/>
      </w:r>
      <w:r>
        <w:rPr>
          <w:position w:val="-6"/>
          <w:szCs w:val="24"/>
        </w:rPr>
        <w:object>
          <v:shape id="_x0000_i1199" o:spt="75" type="#_x0000_t75" style="height:17.2pt;width:33.85pt;" o:ole="t" filled="f" o:preferrelative="t" stroked="f" coordsize="21600,21600">
            <v:path/>
            <v:fill on="f" focussize="0,0"/>
            <v:stroke on="f" joinstyle="miter"/>
            <v:imagedata r:id="rId335" o:title=""/>
            <o:lock v:ext="edit" aspectratio="t"/>
            <w10:wrap type="none"/>
            <w10:anchorlock/>
          </v:shape>
          <o:OLEObject Type="Embed" ProgID="Equation.DSMT4" ShapeID="_x0000_i1199" DrawAspect="Content" ObjectID="_1468075899" r:id="rId334">
            <o:LockedField>false</o:LockedField>
          </o:OLEObject>
        </w:object>
      </w:r>
      <w:r>
        <w:rPr>
          <w:rFonts w:hint="eastAsia"/>
          <w:szCs w:val="24"/>
        </w:rPr>
        <w:t>．</w:t>
      </w:r>
    </w:p>
    <w:p>
      <w:pPr>
        <w:snapToGrid w:val="0"/>
        <w:spacing w:line="312" w:lineRule="auto"/>
        <w:ind w:firstLine="480" w:firstLineChars="200"/>
        <w:rPr>
          <w:szCs w:val="24"/>
        </w:rPr>
      </w:pPr>
      <w:r>
        <w:rPr>
          <w:rFonts w:hint="eastAsia"/>
          <w:szCs w:val="24"/>
        </w:rPr>
        <w:t>（法二）</w:t>
      </w:r>
      <w:r>
        <w:rPr>
          <w:rFonts w:cs="Times New Roman"/>
          <w:i/>
          <w:position w:val="-4"/>
          <w:szCs w:val="24"/>
        </w:rPr>
        <w:object>
          <v:shape id="_x0000_i1200" o:spt="75" type="#_x0000_t75" style="height:12.9pt;width:11.8pt;" o:ole="t" filled="f" o:preferrelative="t" stroked="f" coordsize="21600,21600">
            <v:path/>
            <v:fill on="f" focussize="0,0"/>
            <v:stroke on="f" joinstyle="miter"/>
            <v:imagedata r:id="rId325" o:title=""/>
            <o:lock v:ext="edit" aspectratio="t"/>
            <w10:wrap type="none"/>
            <w10:anchorlock/>
          </v:shape>
          <o:OLEObject Type="Embed" ProgID="Equation.DSMT4" ShapeID="_x0000_i1200" DrawAspect="Content" ObjectID="_1468075900" r:id="rId336">
            <o:LockedField>false</o:LockedField>
          </o:OLEObject>
        </w:object>
      </w:r>
      <w:r>
        <w:rPr>
          <w:rFonts w:hint="eastAsia"/>
          <w:szCs w:val="24"/>
        </w:rPr>
        <w:t>、</w:t>
      </w:r>
      <w:r>
        <w:rPr>
          <w:position w:val="-4"/>
          <w:szCs w:val="24"/>
        </w:rPr>
        <w:object>
          <v:shape id="_x0000_i1201" o:spt="75" type="#_x0000_t75" style="height:12.9pt;width:11.8pt;" o:ole="t" filled="f" o:preferrelative="t" stroked="f" coordsize="21600,21600">
            <v:path/>
            <v:fill on="f" focussize="0,0"/>
            <v:stroke on="f" joinstyle="miter"/>
            <v:imagedata r:id="rId327" o:title=""/>
            <o:lock v:ext="edit" aspectratio="t"/>
            <w10:wrap type="none"/>
            <w10:anchorlock/>
          </v:shape>
          <o:OLEObject Type="Embed" ProgID="Equation.DSMT4" ShapeID="_x0000_i1201" DrawAspect="Content" ObjectID="_1468075901" r:id="rId337">
            <o:LockedField>false</o:LockedField>
          </o:OLEObject>
        </w:object>
      </w:r>
      <w:r>
        <w:rPr>
          <w:rFonts w:hint="eastAsia"/>
          <w:szCs w:val="24"/>
        </w:rPr>
        <w:t>两点间的距离</w:t>
      </w:r>
    </w:p>
    <w:p>
      <w:pPr>
        <w:tabs>
          <w:tab w:val="left" w:pos="960"/>
        </w:tabs>
        <w:snapToGrid w:val="0"/>
        <w:spacing w:line="312" w:lineRule="auto"/>
        <w:ind w:firstLine="480" w:firstLineChars="200"/>
        <w:rPr>
          <w:szCs w:val="24"/>
        </w:rPr>
      </w:pPr>
      <w:r>
        <w:rPr>
          <w:position w:val="-14"/>
          <w:szCs w:val="24"/>
        </w:rPr>
        <w:object>
          <v:shape id="_x0000_i1202" o:spt="75" type="#_x0000_t75" style="height:19.9pt;width:24.2pt;" o:ole="t" filled="f" o:preferrelative="t" stroked="f" coordsize="21600,21600">
            <v:path/>
            <v:fill on="f" focussize="0,0"/>
            <v:stroke on="f" joinstyle="miter"/>
            <v:imagedata r:id="rId339" o:title=""/>
            <o:lock v:ext="edit" aspectratio="t"/>
            <w10:wrap type="none"/>
            <w10:anchorlock/>
          </v:shape>
          <o:OLEObject Type="Embed" ProgID="Equation.DSMT4" ShapeID="_x0000_i1202" DrawAspect="Content" ObjectID="_1468075902" r:id="rId338">
            <o:LockedField>false</o:LockedField>
          </o:OLEObject>
        </w:object>
      </w:r>
      <w:r>
        <w:rPr>
          <w:position w:val="-18"/>
          <w:szCs w:val="24"/>
        </w:rPr>
        <w:object>
          <v:shape id="_x0000_i1203" o:spt="75" type="#_x0000_t75" style="height:24.2pt;width:119.8pt;" o:ole="t" filled="f" o:preferrelative="t" stroked="f" coordsize="21600,21600">
            <v:path/>
            <v:fill on="f" focussize="0,0"/>
            <v:stroke on="f" joinstyle="miter"/>
            <v:imagedata r:id="rId341" o:title=""/>
            <o:lock v:ext="edit" aspectratio="f"/>
            <w10:wrap type="none"/>
            <w10:anchorlock/>
          </v:shape>
          <o:OLEObject Type="Embed" ProgID="Equation.DSMT4" ShapeID="_x0000_i1203" DrawAspect="Content" ObjectID="_1468075903" r:id="rId340">
            <o:LockedField>false</o:LockedField>
          </o:OLEObject>
        </w:object>
      </w:r>
    </w:p>
    <w:p>
      <w:pPr>
        <w:tabs>
          <w:tab w:val="left" w:pos="960"/>
        </w:tabs>
        <w:snapToGrid w:val="0"/>
        <w:spacing w:line="312" w:lineRule="auto"/>
        <w:rPr>
          <w:szCs w:val="24"/>
        </w:rPr>
      </w:pPr>
      <w:r>
        <w:rPr>
          <w:rFonts w:hint="eastAsia"/>
          <w:position w:val="-18"/>
          <w:szCs w:val="24"/>
        </w:rPr>
        <w:tab/>
      </w:r>
      <w:r>
        <w:rPr>
          <w:position w:val="-18"/>
          <w:szCs w:val="24"/>
        </w:rPr>
        <w:object>
          <v:shape id="_x0000_i1204" o:spt="75" type="#_x0000_t75" style="height:24.2pt;width:116.05pt;" o:ole="t" filled="f" o:preferrelative="t" stroked="f" coordsize="21600,21600">
            <v:path/>
            <v:fill on="f" focussize="0,0"/>
            <v:stroke on="f" joinstyle="miter"/>
            <v:imagedata r:id="rId343" o:title=""/>
            <o:lock v:ext="edit" aspectratio="t"/>
            <w10:wrap type="none"/>
            <w10:anchorlock/>
          </v:shape>
          <o:OLEObject Type="Embed" ProgID="Equation.DSMT4" ShapeID="_x0000_i1204" DrawAspect="Content" ObjectID="_1468075904" r:id="rId342">
            <o:LockedField>false</o:LockedField>
          </o:OLEObject>
        </w:object>
      </w:r>
    </w:p>
    <w:p>
      <w:pPr>
        <w:tabs>
          <w:tab w:val="left" w:pos="960"/>
        </w:tabs>
        <w:snapToGrid w:val="0"/>
        <w:spacing w:line="312" w:lineRule="auto"/>
        <w:rPr>
          <w:szCs w:val="24"/>
        </w:rPr>
      </w:pPr>
      <w:r>
        <w:rPr>
          <w:rFonts w:hint="eastAsia"/>
          <w:position w:val="-12"/>
          <w:szCs w:val="24"/>
        </w:rPr>
        <w:tab/>
      </w:r>
      <w:r>
        <w:rPr>
          <w:position w:val="-12"/>
          <w:szCs w:val="24"/>
        </w:rPr>
        <w:object>
          <v:shape id="_x0000_i1205" o:spt="75" type="#_x0000_t75" style="height:23.1pt;width:127.9pt;" o:ole="t" filled="f" o:preferrelative="t" stroked="f" coordsize="21600,21600">
            <v:path/>
            <v:fill on="f" focussize="0,0"/>
            <v:stroke on="f" joinstyle="miter"/>
            <v:imagedata r:id="rId345" o:title=""/>
            <o:lock v:ext="edit" aspectratio="t"/>
            <w10:wrap type="none"/>
            <w10:anchorlock/>
          </v:shape>
          <o:OLEObject Type="Embed" ProgID="Equation.DSMT4" ShapeID="_x0000_i1205" DrawAspect="Content" ObjectID="_1468075905" r:id="rId344">
            <o:LockedField>false</o:LockedField>
          </o:OLEObject>
        </w:object>
      </w:r>
    </w:p>
    <w:p>
      <w:pPr>
        <w:tabs>
          <w:tab w:val="left" w:pos="960"/>
        </w:tabs>
        <w:snapToGrid w:val="0"/>
        <w:spacing w:line="312" w:lineRule="auto"/>
      </w:pPr>
      <w:r>
        <w:rPr>
          <w:szCs w:val="24"/>
        </w:rPr>
        <w:tab/>
      </w:r>
      <w:r>
        <w:rPr>
          <w:position w:val="-12"/>
        </w:rPr>
        <w:object>
          <v:shape id="_x0000_i1206" o:spt="75" type="#_x0000_t75" style="height:23.1pt;width:155.8pt;" o:ole="t" filled="f" o:preferrelative="t" stroked="f" coordsize="21600,21600">
            <v:path/>
            <v:fill on="f" focussize="0,0"/>
            <v:stroke on="f" joinstyle="miter"/>
            <v:imagedata r:id="rId347" o:title=""/>
            <o:lock v:ext="edit" aspectratio="t"/>
            <w10:wrap type="none"/>
            <w10:anchorlock/>
          </v:shape>
          <o:OLEObject Type="Embed" ProgID="Equation.DSMT4" ShapeID="_x0000_i1206" DrawAspect="Content" ObjectID="_1468075906" r:id="rId346">
            <o:LockedField>false</o:LockedField>
          </o:OLEObject>
        </w:object>
      </w:r>
    </w:p>
    <w:p>
      <w:pPr>
        <w:tabs>
          <w:tab w:val="left" w:pos="960"/>
        </w:tabs>
        <w:snapToGrid w:val="0"/>
        <w:spacing w:line="312" w:lineRule="auto"/>
        <w:rPr>
          <w:szCs w:val="24"/>
        </w:rPr>
      </w:pPr>
      <w:r>
        <w:tab/>
      </w:r>
      <w:r>
        <w:rPr>
          <w:position w:val="-6"/>
        </w:rPr>
        <w:object>
          <v:shape id="_x0000_i1207" o:spt="75" type="#_x0000_t75" style="height:17.2pt;width:33.85pt;" o:ole="t" filled="f" o:preferrelative="t" stroked="f" coordsize="21600,21600">
            <v:path/>
            <v:fill on="f" focussize="0,0"/>
            <v:stroke on="f" joinstyle="miter"/>
            <v:imagedata r:id="rId349" o:title=""/>
            <o:lock v:ext="edit" aspectratio="t"/>
            <w10:wrap type="none"/>
            <w10:anchorlock/>
          </v:shape>
          <o:OLEObject Type="Embed" ProgID="Equation.DSMT4" ShapeID="_x0000_i1207" DrawAspect="Content" ObjectID="_1468075907" r:id="rId348">
            <o:LockedField>false</o:LockedField>
          </o:OLEObject>
        </w:object>
      </w:r>
      <w:r>
        <w:rPr>
          <w:rFonts w:hint="eastAsia"/>
          <w:szCs w:val="24"/>
        </w:rPr>
        <w:t>．</w:t>
      </w:r>
    </w:p>
    <w:p>
      <w:pPr>
        <w:snapToGrid w:val="0"/>
        <w:spacing w:line="312" w:lineRule="auto"/>
        <w:ind w:firstLine="480" w:firstLineChars="200"/>
        <w:rPr>
          <w:rFonts w:cs="Times New Roman"/>
        </w:rPr>
      </w:pPr>
      <w:r>
        <w:rPr>
          <w:rFonts w:hint="eastAsia" w:cs="Times New Roman"/>
        </w:rPr>
        <w:t>[设计意图]会用复数的模的性质进行简单的计算和证明，经历一题多解的过程，体会代数运算和数形结合等思想对于问题解决的作用．</w:t>
      </w:r>
    </w:p>
    <w:p>
      <w:pPr>
        <w:snapToGrid w:val="0"/>
        <w:spacing w:line="312" w:lineRule="auto"/>
        <w:ind w:firstLine="482" w:firstLineChars="200"/>
        <w:rPr>
          <w:rFonts w:cs="Times New Roman"/>
          <w:b/>
          <w:bCs/>
          <w:szCs w:val="24"/>
        </w:rPr>
      </w:pPr>
      <w:r>
        <w:rPr>
          <w:rFonts w:hint="eastAsia"/>
          <w:b/>
          <w:bCs/>
          <w:szCs w:val="24"/>
        </w:rPr>
        <w:t>（环节四）课堂练习</w:t>
      </w:r>
      <w:r>
        <w:rPr>
          <w:b/>
          <w:bCs/>
          <w:szCs w:val="24"/>
        </w:rPr>
        <w:t xml:space="preserve"> </w:t>
      </w:r>
      <w:r>
        <w:rPr>
          <w:rFonts w:hint="eastAsia" w:cs="Times New Roman"/>
          <w:b/>
          <w:bCs/>
          <w:szCs w:val="24"/>
        </w:rPr>
        <w:t>迁移应用</w:t>
      </w:r>
    </w:p>
    <w:p>
      <w:pPr>
        <w:snapToGrid w:val="0"/>
        <w:spacing w:line="312" w:lineRule="auto"/>
        <w:ind w:firstLine="480" w:firstLineChars="200"/>
      </w:pPr>
      <w:r>
        <w:rPr>
          <w:rFonts w:hint="eastAsia"/>
        </w:rPr>
        <w:t>课堂</w:t>
      </w:r>
      <w:r>
        <w:t>练习</w:t>
      </w:r>
    </w:p>
    <w:p>
      <w:pPr>
        <w:adjustRightInd w:val="0"/>
        <w:snapToGrid w:val="0"/>
        <w:spacing w:line="312" w:lineRule="auto"/>
        <w:ind w:firstLine="480" w:firstLineChars="200"/>
        <w:jc w:val="left"/>
        <w:rPr>
          <w:rFonts w:cs="Times New Roman"/>
          <w:color w:val="000000"/>
          <w:kern w:val="0"/>
          <w:szCs w:val="24"/>
        </w:rPr>
      </w:pPr>
      <w:r>
        <w:rPr>
          <w:rFonts w:cs="Times New Roman"/>
          <w:kern w:val="0"/>
          <w:szCs w:val="24"/>
        </w:rPr>
        <w:t>1</w:t>
      </w:r>
      <w:r>
        <w:rPr>
          <w:rFonts w:hint="eastAsia" w:cs="Times New Roman"/>
          <w:kern w:val="0"/>
          <w:szCs w:val="24"/>
        </w:rPr>
        <w:t>．</w:t>
      </w:r>
      <w:r>
        <w:rPr>
          <w:rFonts w:hint="eastAsia" w:cs="Times New Roman"/>
          <w:szCs w:val="24"/>
        </w:rPr>
        <w:t>计算下列复数的模：</w:t>
      </w:r>
    </w:p>
    <w:p>
      <w:pPr>
        <w:tabs>
          <w:tab w:val="left" w:pos="420"/>
        </w:tabs>
        <w:adjustRightInd w:val="0"/>
        <w:snapToGrid w:val="0"/>
        <w:spacing w:line="312" w:lineRule="auto"/>
        <w:ind w:firstLine="240" w:firstLineChars="100"/>
        <w:rPr>
          <w:rFonts w:cs="Times New Roman"/>
        </w:rPr>
      </w:pPr>
      <w:r>
        <w:rPr>
          <w:rFonts w:hint="eastAsia" w:cs="Times New Roman"/>
          <w:szCs w:val="24"/>
        </w:rPr>
        <w:t>（</w:t>
      </w:r>
      <w:r>
        <w:rPr>
          <w:rFonts w:cs="Times New Roman"/>
          <w:szCs w:val="24"/>
        </w:rPr>
        <w:t>1</w:t>
      </w:r>
      <w:r>
        <w:rPr>
          <w:rFonts w:hint="eastAsia" w:cs="Times New Roman"/>
          <w:szCs w:val="24"/>
        </w:rPr>
        <w:t>）</w:t>
      </w:r>
      <w:r>
        <w:rPr>
          <w:position w:val="-10"/>
        </w:rPr>
        <w:object>
          <v:shape id="_x0000_i1208" o:spt="75" type="#_x0000_t75" style="height:16.1pt;width:95.1pt;" o:ole="t" filled="f" o:preferrelative="t" stroked="f" coordsize="21600,21600">
            <v:path/>
            <v:fill on="f" focussize="0,0"/>
            <v:stroke on="f" joinstyle="miter"/>
            <v:imagedata r:id="rId351" o:title=""/>
            <o:lock v:ext="edit" aspectratio="t"/>
            <w10:wrap type="none"/>
            <w10:anchorlock/>
          </v:shape>
          <o:OLEObject Type="Embed" ProgID="Equation.DSMT4" ShapeID="_x0000_i1208" DrawAspect="Content" ObjectID="_1468075908" r:id="rId350">
            <o:LockedField>false</o:LockedField>
          </o:OLEObject>
        </w:object>
      </w:r>
      <w:r>
        <w:rPr>
          <w:rFonts w:hint="eastAsia" w:cs="仿宋"/>
        </w:rPr>
        <w:t>；（</w:t>
      </w:r>
      <w:r>
        <w:rPr>
          <w:rFonts w:cs="Times New Roman"/>
        </w:rPr>
        <w:t>2</w:t>
      </w:r>
      <w:r>
        <w:rPr>
          <w:rFonts w:hint="eastAsia" w:cs="仿宋"/>
        </w:rPr>
        <w:t>）</w:t>
      </w:r>
      <w:r>
        <w:rPr>
          <w:position w:val="-18"/>
        </w:rPr>
        <w:object>
          <v:shape id="_x0000_i1209" o:spt="75" type="#_x0000_t75" style="height:26.85pt;width:90.25pt;" o:ole="t" filled="f" o:preferrelative="t" stroked="f" coordsize="21600,21600">
            <v:path/>
            <v:fill on="f" focussize="0,0"/>
            <v:stroke on="f" joinstyle="miter"/>
            <v:imagedata r:id="rId353" o:title=""/>
            <o:lock v:ext="edit" aspectratio="t"/>
            <w10:wrap type="none"/>
            <w10:anchorlock/>
          </v:shape>
          <o:OLEObject Type="Embed" ProgID="Equation.DSMT4" ShapeID="_x0000_i1209" DrawAspect="Content" ObjectID="_1468075909" r:id="rId352">
            <o:LockedField>false</o:LockedField>
          </o:OLEObject>
        </w:object>
      </w:r>
      <w:r>
        <w:rPr>
          <w:rFonts w:hint="eastAsia" w:cs="仿宋"/>
        </w:rPr>
        <w:t>；</w:t>
      </w:r>
    </w:p>
    <w:p>
      <w:pPr>
        <w:tabs>
          <w:tab w:val="left" w:pos="420"/>
        </w:tabs>
        <w:adjustRightInd w:val="0"/>
        <w:snapToGrid w:val="0"/>
        <w:spacing w:line="312" w:lineRule="auto"/>
        <w:ind w:firstLine="240" w:firstLineChars="100"/>
        <w:rPr>
          <w:rFonts w:cs="Times New Roman"/>
        </w:rPr>
      </w:pPr>
      <w:r>
        <w:rPr>
          <w:rFonts w:hint="eastAsia" w:cs="仿宋"/>
        </w:rPr>
        <w:t>（</w:t>
      </w:r>
      <w:r>
        <w:rPr>
          <w:rFonts w:cs="Times New Roman"/>
        </w:rPr>
        <w:t>3</w:t>
      </w:r>
      <w:r>
        <w:rPr>
          <w:rFonts w:hint="eastAsia" w:cs="仿宋"/>
        </w:rPr>
        <w:t>）</w:t>
      </w:r>
      <w:r>
        <w:rPr>
          <w:position w:val="-28"/>
        </w:rPr>
        <w:object>
          <v:shape id="_x0000_i1210" o:spt="75" type="#_x0000_t75" style="height:32.8pt;width:44.05pt;" o:ole="t" filled="f" o:preferrelative="t" stroked="f" coordsize="21600,21600">
            <v:path/>
            <v:fill on="f" focussize="0,0"/>
            <v:stroke on="f" joinstyle="miter"/>
            <v:imagedata r:id="rId355" o:title=""/>
            <o:lock v:ext="edit" aspectratio="t"/>
            <w10:wrap type="none"/>
            <w10:anchorlock/>
          </v:shape>
          <o:OLEObject Type="Embed" ProgID="Equation.DSMT4" ShapeID="_x0000_i1210" DrawAspect="Content" ObjectID="_1468075910" r:id="rId354">
            <o:LockedField>false</o:LockedField>
          </o:OLEObject>
        </w:object>
      </w:r>
      <w:r>
        <w:rPr>
          <w:rFonts w:hint="eastAsia" w:cs="仿宋"/>
        </w:rPr>
        <w:t>．</w:t>
      </w:r>
    </w:p>
    <w:p>
      <w:pPr>
        <w:tabs>
          <w:tab w:val="left" w:pos="420"/>
        </w:tabs>
        <w:adjustRightInd w:val="0"/>
        <w:snapToGrid w:val="0"/>
        <w:spacing w:line="312" w:lineRule="auto"/>
        <w:ind w:firstLine="480" w:firstLineChars="200"/>
        <w:rPr>
          <w:rFonts w:cs="Times New Roman"/>
        </w:rPr>
      </w:pPr>
      <w:r>
        <w:rPr>
          <w:rFonts w:cs="Times New Roman"/>
        </w:rPr>
        <w:t>2</w:t>
      </w:r>
      <w:r>
        <w:rPr>
          <w:rFonts w:hint="eastAsia" w:cs="仿宋"/>
        </w:rPr>
        <w:t>．设复数</w:t>
      </w:r>
      <w:r>
        <w:rPr>
          <w:position w:val="-12"/>
        </w:rPr>
        <w:object>
          <v:shape id="_x0000_i1211" o:spt="75" type="#_x0000_t75" style="height:18.25pt;width:49.95pt;" o:ole="t" filled="f" o:preferrelative="t" stroked="f" coordsize="21600,21600">
            <v:path/>
            <v:fill on="f" focussize="0,0"/>
            <v:stroke on="f" joinstyle="miter"/>
            <v:imagedata r:id="rId357" o:title=""/>
            <o:lock v:ext="edit" aspectratio="t"/>
            <w10:wrap type="none"/>
            <w10:anchorlock/>
          </v:shape>
          <o:OLEObject Type="Embed" ProgID="Equation.DSMT4" ShapeID="_x0000_i1211" DrawAspect="Content" ObjectID="_1468075911" r:id="rId356">
            <o:LockedField>false</o:LockedField>
          </o:OLEObject>
        </w:object>
      </w:r>
      <w:r>
        <w:rPr>
          <w:rFonts w:hint="eastAsia" w:cs="仿宋"/>
        </w:rPr>
        <w:t>与</w:t>
      </w:r>
      <w:r>
        <w:rPr>
          <w:position w:val="-12"/>
        </w:rPr>
        <w:object>
          <v:shape id="_x0000_i1212" o:spt="75" type="#_x0000_t75" style="height:18.25pt;width:51.05pt;" o:ole="t" filled="f" o:preferrelative="t" stroked="f" coordsize="21600,21600">
            <v:path/>
            <v:fill on="f" focussize="0,0"/>
            <v:stroke on="f" joinstyle="miter"/>
            <v:imagedata r:id="rId359" o:title=""/>
            <o:lock v:ext="edit" aspectratio="t"/>
            <w10:wrap type="none"/>
            <w10:anchorlock/>
          </v:shape>
          <o:OLEObject Type="Embed" ProgID="Equation.DSMT4" ShapeID="_x0000_i1212" DrawAspect="Content" ObjectID="_1468075912" r:id="rId358">
            <o:LockedField>false</o:LockedField>
          </o:OLEObject>
        </w:object>
      </w:r>
      <w:r>
        <w:rPr>
          <w:rFonts w:hint="eastAsia" w:cs="仿宋"/>
        </w:rPr>
        <w:t>在复平面上所对应的点为</w:t>
      </w:r>
      <w:r>
        <w:rPr>
          <w:position w:val="-12"/>
        </w:rPr>
        <w:object>
          <v:shape id="_x0000_i1213" o:spt="75" type="#_x0000_t75" style="height:18.25pt;width:13.95pt;" o:ole="t" filled="f" o:preferrelative="t" stroked="f" coordsize="21600,21600">
            <v:path/>
            <v:fill on="f" focussize="0,0"/>
            <v:stroke on="f" joinstyle="miter"/>
            <v:imagedata r:id="rId361" o:title=""/>
            <o:lock v:ext="edit" aspectratio="t"/>
            <w10:wrap type="none"/>
            <w10:anchorlock/>
          </v:shape>
          <o:OLEObject Type="Embed" ProgID="Equation.DSMT4" ShapeID="_x0000_i1213" DrawAspect="Content" ObjectID="_1468075913" r:id="rId360">
            <o:LockedField>false</o:LockedField>
          </o:OLEObject>
        </w:object>
      </w:r>
      <w:r>
        <w:rPr>
          <w:rFonts w:hint="eastAsia" w:cs="仿宋"/>
        </w:rPr>
        <w:t>与</w:t>
      </w:r>
      <w:r>
        <w:rPr>
          <w:position w:val="-12"/>
        </w:rPr>
        <w:object>
          <v:shape id="_x0000_i1214" o:spt="75" type="#_x0000_t75" style="height:18.25pt;width:15.05pt;" o:ole="t" filled="f" o:preferrelative="t" stroked="f" coordsize="21600,21600">
            <v:path/>
            <v:fill on="f" focussize="0,0"/>
            <v:stroke on="f" joinstyle="miter"/>
            <v:imagedata r:id="rId363" o:title=""/>
            <o:lock v:ext="edit" aspectratio="t"/>
            <w10:wrap type="none"/>
            <w10:anchorlock/>
          </v:shape>
          <o:OLEObject Type="Embed" ProgID="Equation.DSMT4" ShapeID="_x0000_i1214" DrawAspect="Content" ObjectID="_1468075914" r:id="rId362">
            <o:LockedField>false</o:LockedField>
          </o:OLEObject>
        </w:object>
      </w:r>
      <w:r>
        <w:rPr>
          <w:rFonts w:hint="eastAsia" w:cs="仿宋"/>
        </w:rPr>
        <w:t>，试指出</w:t>
      </w:r>
      <w:r>
        <w:rPr>
          <w:position w:val="-12"/>
        </w:rPr>
        <w:object>
          <v:shape id="_x0000_i1215" o:spt="75" type="#_x0000_t75" style="height:18.25pt;width:13.95pt;" o:ole="t" filled="f" o:preferrelative="t" stroked="f" coordsize="21600,21600">
            <v:path/>
            <v:fill on="f" focussize="0,0"/>
            <v:stroke on="f" joinstyle="miter"/>
            <v:imagedata r:id="rId365" o:title=""/>
            <o:lock v:ext="edit" aspectratio="t"/>
            <w10:wrap type="none"/>
            <w10:anchorlock/>
          </v:shape>
          <o:OLEObject Type="Embed" ProgID="Equation.DSMT4" ShapeID="_x0000_i1215" DrawAspect="Content" ObjectID="_1468075915" r:id="rId364">
            <o:LockedField>false</o:LockedField>
          </o:OLEObject>
        </w:object>
      </w:r>
      <w:r>
        <w:rPr>
          <w:rFonts w:hint="eastAsia" w:cs="仿宋"/>
        </w:rPr>
        <w:t>、</w:t>
      </w:r>
      <w:r>
        <w:rPr>
          <w:position w:val="-12"/>
        </w:rPr>
        <w:object>
          <v:shape id="_x0000_i1216" o:spt="75" type="#_x0000_t75" style="height:18.25pt;width:15.05pt;" o:ole="t" filled="f" o:preferrelative="t" stroked="f" coordsize="21600,21600">
            <v:path/>
            <v:fill on="f" focussize="0,0"/>
            <v:stroke on="f" joinstyle="miter"/>
            <v:imagedata r:id="rId367" o:title=""/>
            <o:lock v:ext="edit" aspectratio="t"/>
            <w10:wrap type="none"/>
            <w10:anchorlock/>
          </v:shape>
          <o:OLEObject Type="Embed" ProgID="Equation.DSMT4" ShapeID="_x0000_i1216" DrawAspect="Content" ObjectID="_1468075916" r:id="rId366">
            <o:LockedField>false</o:LockedField>
          </o:OLEObject>
        </w:object>
      </w:r>
      <w:r>
        <w:rPr>
          <w:rFonts w:hint="eastAsia" w:cs="仿宋"/>
        </w:rPr>
        <w:t>与以原点为圆心、</w:t>
      </w:r>
      <w:r>
        <w:rPr>
          <w:position w:val="-6"/>
        </w:rPr>
        <w:object>
          <v:shape id="_x0000_i1217" o:spt="75" type="#_x0000_t75" style="height:13.95pt;width:13.95pt;" o:ole="t" filled="f" o:preferrelative="t" stroked="f" coordsize="21600,21600">
            <v:path/>
            <v:fill on="f" focussize="0,0"/>
            <v:stroke on="f" joinstyle="miter"/>
            <v:imagedata r:id="rId369" o:title=""/>
            <o:lock v:ext="edit" aspectratio="t"/>
            <w10:wrap type="none"/>
            <w10:anchorlock/>
          </v:shape>
          <o:OLEObject Type="Embed" ProgID="Equation.DSMT4" ShapeID="_x0000_i1217" DrawAspect="Content" ObjectID="_1468075917" r:id="rId368">
            <o:LockedField>false</o:LockedField>
          </o:OLEObject>
        </w:object>
      </w:r>
      <w:r>
        <w:rPr>
          <w:rFonts w:hint="eastAsia" w:cs="仿宋"/>
        </w:rPr>
        <w:t>为半径的圆</w:t>
      </w:r>
      <w:r>
        <w:rPr>
          <w:position w:val="-6"/>
        </w:rPr>
        <w:object>
          <v:shape id="_x0000_i1218" o:spt="75" type="#_x0000_t75" style="height:13.95pt;width:11.8pt;" o:ole="t" filled="f" o:preferrelative="t" stroked="f" coordsize="21600,21600">
            <v:path/>
            <v:fill on="f" focussize="0,0"/>
            <v:stroke on="f" joinstyle="miter"/>
            <v:imagedata r:id="rId371" o:title=""/>
            <o:lock v:ext="edit" aspectratio="t"/>
            <w10:wrap type="none"/>
            <w10:anchorlock/>
          </v:shape>
          <o:OLEObject Type="Embed" ProgID="Equation.DSMT4" ShapeID="_x0000_i1218" DrawAspect="Content" ObjectID="_1468075918" r:id="rId370">
            <o:LockedField>false</o:LockedField>
          </o:OLEObject>
        </w:object>
      </w:r>
      <w:r>
        <w:rPr>
          <w:rFonts w:hint="eastAsia" w:cs="仿宋"/>
        </w:rPr>
        <w:t>的位置关系．</w:t>
      </w:r>
    </w:p>
    <w:p>
      <w:pPr>
        <w:tabs>
          <w:tab w:val="left" w:pos="420"/>
        </w:tabs>
        <w:adjustRightInd w:val="0"/>
        <w:snapToGrid w:val="0"/>
        <w:spacing w:line="312" w:lineRule="auto"/>
        <w:ind w:firstLine="480" w:firstLineChars="200"/>
        <w:rPr>
          <w:rFonts w:cs="Times New Roman"/>
        </w:rPr>
      </w:pPr>
      <w:r>
        <w:rPr>
          <w:rFonts w:cs="Times New Roman"/>
        </w:rPr>
        <w:t>3</w:t>
      </w:r>
      <w:r>
        <w:rPr>
          <w:rFonts w:hint="eastAsia" w:cs="仿宋"/>
        </w:rPr>
        <w:t>．设复平面上平行四边形</w:t>
      </w:r>
      <w:r>
        <w:rPr>
          <w:position w:val="-6"/>
        </w:rPr>
        <w:object>
          <v:shape id="_x0000_i1219" o:spt="75" type="#_x0000_t75" style="height:13.95pt;width:38.15pt;" o:ole="t" filled="f" o:preferrelative="t" stroked="f" coordsize="21600,21600">
            <v:path/>
            <v:fill on="f" focussize="0,0"/>
            <v:stroke on="f" joinstyle="miter"/>
            <v:imagedata r:id="rId373" o:title=""/>
            <o:lock v:ext="edit" aspectratio="t"/>
            <w10:wrap type="none"/>
            <w10:anchorlock/>
          </v:shape>
          <o:OLEObject Type="Embed" ProgID="Equation.DSMT4" ShapeID="_x0000_i1219" DrawAspect="Content" ObjectID="_1468075919" r:id="rId372">
            <o:LockedField>false</o:LockedField>
          </o:OLEObject>
        </w:object>
      </w:r>
      <w:r>
        <w:rPr>
          <w:rFonts w:hint="eastAsia" w:cs="仿宋"/>
        </w:rPr>
        <w:t>的顶点</w:t>
      </w:r>
      <w:r>
        <w:rPr>
          <w:position w:val="-6"/>
        </w:rPr>
        <w:object>
          <v:shape id="_x0000_i1220" o:spt="75" type="#_x0000_t75" style="height:13.95pt;width:11.8pt;" o:ole="t" filled="f" o:preferrelative="t" stroked="f" coordsize="21600,21600">
            <v:path/>
            <v:fill on="f" focussize="0,0"/>
            <v:stroke on="f" joinstyle="miter"/>
            <v:imagedata r:id="rId375" o:title=""/>
            <o:lock v:ext="edit" aspectratio="t"/>
            <w10:wrap type="none"/>
            <w10:anchorlock/>
          </v:shape>
          <o:OLEObject Type="Embed" ProgID="Equation.DSMT4" ShapeID="_x0000_i1220" DrawAspect="Content" ObjectID="_1468075920" r:id="rId374">
            <o:LockedField>false</o:LockedField>
          </o:OLEObject>
        </w:object>
      </w:r>
      <w:r>
        <w:rPr>
          <w:rFonts w:hint="eastAsia" w:cs="仿宋"/>
        </w:rPr>
        <w:t>、</w:t>
      </w:r>
      <w:r>
        <w:rPr>
          <w:position w:val="-4"/>
        </w:rPr>
        <w:object>
          <v:shape id="_x0000_i1221" o:spt="75" type="#_x0000_t75" style="height:12.9pt;width:16.1pt;" o:ole="t" filled="f" o:preferrelative="t" stroked="f" coordsize="21600,21600">
            <v:path/>
            <v:fill on="f" focussize="0,0"/>
            <v:stroke on="f" joinstyle="miter"/>
            <v:imagedata r:id="rId377" o:title=""/>
            <o:lock v:ext="edit" aspectratio="t"/>
            <w10:wrap type="none"/>
            <w10:anchorlock/>
          </v:shape>
          <o:OLEObject Type="Embed" ProgID="Equation.DSMT4" ShapeID="_x0000_i1221" DrawAspect="Content" ObjectID="_1468075921" r:id="rId376">
            <o:LockedField>false</o:LockedField>
          </o:OLEObject>
        </w:object>
      </w:r>
      <w:r>
        <w:rPr>
          <w:rFonts w:hint="eastAsia" w:cs="仿宋"/>
        </w:rPr>
        <w:t>、</w:t>
      </w:r>
      <w:r>
        <w:rPr>
          <w:position w:val="-4"/>
        </w:rPr>
        <w:object>
          <v:shape id="_x0000_i1222" o:spt="75" type="#_x0000_t75" style="height:12.9pt;width:11.8pt;" o:ole="t" filled="f" o:preferrelative="t" stroked="f" coordsize="21600,21600">
            <v:path/>
            <v:fill on="f" focussize="0,0"/>
            <v:stroke on="f" joinstyle="miter"/>
            <v:imagedata r:id="rId379" o:title=""/>
            <o:lock v:ext="edit" aspectratio="t"/>
            <w10:wrap type="none"/>
            <w10:anchorlock/>
          </v:shape>
          <o:OLEObject Type="Embed" ProgID="Equation.DSMT4" ShapeID="_x0000_i1222" DrawAspect="Content" ObjectID="_1468075922" r:id="rId378">
            <o:LockedField>false</o:LockedField>
          </o:OLEObject>
        </w:object>
      </w:r>
      <w:r>
        <w:rPr>
          <w:rFonts w:hint="eastAsia" w:cs="仿宋"/>
        </w:rPr>
        <w:t>的坐标分别为</w:t>
      </w:r>
      <w:r>
        <w:rPr>
          <w:position w:val="-10"/>
        </w:rPr>
        <w:object>
          <v:shape id="_x0000_i1223" o:spt="75" type="#_x0000_t75" style="height:16.1pt;width:27.95pt;" o:ole="t" filled="f" o:preferrelative="t" stroked="f" coordsize="21600,21600">
            <v:path/>
            <v:fill on="f" focussize="0,0"/>
            <v:stroke on="f" joinstyle="miter"/>
            <v:imagedata r:id="rId381" o:title=""/>
            <o:lock v:ext="edit" aspectratio="t"/>
            <w10:wrap type="none"/>
            <w10:anchorlock/>
          </v:shape>
          <o:OLEObject Type="Embed" ProgID="Equation.DSMT4" ShapeID="_x0000_i1223" DrawAspect="Content" ObjectID="_1468075923" r:id="rId380">
            <o:LockedField>false</o:LockedField>
          </o:OLEObject>
        </w:object>
      </w:r>
      <w:r>
        <w:rPr>
          <w:rFonts w:hint="eastAsia" w:cs="仿宋"/>
        </w:rPr>
        <w:t>、</w:t>
      </w:r>
      <w:r>
        <w:rPr>
          <w:position w:val="-10"/>
        </w:rPr>
        <w:object>
          <v:shape id="_x0000_i1224" o:spt="75" type="#_x0000_t75" style="height:16.1pt;width:27.95pt;" o:ole="t" filled="f" o:preferrelative="t" stroked="f" coordsize="21600,21600">
            <v:path/>
            <v:fill on="f" focussize="0,0"/>
            <v:stroke on="f" joinstyle="miter"/>
            <v:imagedata r:id="rId383" o:title=""/>
            <o:lock v:ext="edit" aspectratio="t"/>
            <w10:wrap type="none"/>
            <w10:anchorlock/>
          </v:shape>
          <o:OLEObject Type="Embed" ProgID="Equation.DSMT4" ShapeID="_x0000_i1224" DrawAspect="Content" ObjectID="_1468075924" r:id="rId382">
            <o:LockedField>false</o:LockedField>
          </o:OLEObject>
        </w:object>
      </w:r>
      <w:r>
        <w:rPr>
          <w:rFonts w:hint="eastAsia" w:cs="仿宋"/>
        </w:rPr>
        <w:t>、</w:t>
      </w:r>
      <w:r>
        <w:rPr>
          <w:position w:val="-10"/>
        </w:rPr>
        <w:object>
          <v:shape id="_x0000_i1225" o:spt="75" type="#_x0000_t75" style="height:16.1pt;width:40.85pt;" o:ole="t" filled="f" o:preferrelative="t" stroked="f" coordsize="21600,21600">
            <v:path/>
            <v:fill on="f" focussize="0,0"/>
            <v:stroke on="f" joinstyle="miter"/>
            <v:imagedata r:id="rId385" o:title=""/>
            <o:lock v:ext="edit" aspectratio="t"/>
            <w10:wrap type="none"/>
            <w10:anchorlock/>
          </v:shape>
          <o:OLEObject Type="Embed" ProgID="Equation.DSMT4" ShapeID="_x0000_i1225" DrawAspect="Content" ObjectID="_1468075925" r:id="rId384">
            <o:LockedField>false</o:LockedField>
          </o:OLEObject>
        </w:object>
      </w:r>
      <w:r>
        <w:rPr>
          <w:rFonts w:hint="eastAsia" w:cs="仿宋"/>
        </w:rPr>
        <w:t>，求</w:t>
      </w:r>
      <w:r>
        <w:rPr>
          <w:position w:val="-6"/>
        </w:rPr>
        <w:object>
          <v:shape id="_x0000_i1226" o:spt="75" type="#_x0000_t75" style="height:13.95pt;width:20.95pt;" o:ole="t" filled="f" o:preferrelative="t" stroked="f" coordsize="21600,21600">
            <v:path/>
            <v:fill on="f" focussize="0,0"/>
            <v:stroke on="f" joinstyle="miter"/>
            <v:imagedata r:id="rId387" o:title=""/>
            <o:lock v:ext="edit" aspectratio="t"/>
            <w10:wrap type="none"/>
            <w10:anchorlock/>
          </v:shape>
          <o:OLEObject Type="Embed" ProgID="Equation.DSMT4" ShapeID="_x0000_i1226" DrawAspect="Content" ObjectID="_1468075926" r:id="rId386">
            <o:LockedField>false</o:LockedField>
          </o:OLEObject>
        </w:object>
      </w:r>
      <w:r>
        <w:rPr>
          <w:rFonts w:hint="eastAsia" w:cs="仿宋"/>
        </w:rPr>
        <w:t>的长度．</w:t>
      </w:r>
    </w:p>
    <w:p>
      <w:pPr>
        <w:tabs>
          <w:tab w:val="left" w:pos="420"/>
        </w:tabs>
        <w:adjustRightInd w:val="0"/>
        <w:snapToGrid w:val="0"/>
        <w:spacing w:line="312" w:lineRule="auto"/>
        <w:ind w:firstLine="480" w:firstLineChars="200"/>
        <w:rPr>
          <w:rFonts w:cs="Times New Roman"/>
          <w:szCs w:val="24"/>
        </w:rPr>
      </w:pPr>
      <w:r>
        <w:rPr>
          <w:rFonts w:cs="Times New Roman"/>
        </w:rPr>
        <w:t>4</w:t>
      </w:r>
      <w:r>
        <w:rPr>
          <w:rFonts w:hint="eastAsia" w:cs="仿宋"/>
        </w:rPr>
        <w:t>．求复数</w:t>
      </w:r>
      <w:r>
        <w:rPr>
          <w:position w:val="-6"/>
        </w:rPr>
        <w:object>
          <v:shape id="_x0000_i1227" o:spt="75" type="#_x0000_t75" style="height:13.95pt;width:27.95pt;" o:ole="t" filled="f" o:preferrelative="t" stroked="f" coordsize="21600,21600">
            <v:path/>
            <v:fill on="f" focussize="0,0"/>
            <v:stroke on="f" joinstyle="miter"/>
            <v:imagedata r:id="rId389" o:title=""/>
            <o:lock v:ext="edit" aspectratio="t"/>
            <w10:wrap type="none"/>
            <w10:anchorlock/>
          </v:shape>
          <o:OLEObject Type="Embed" ProgID="Equation.DSMT4" ShapeID="_x0000_i1227" DrawAspect="Content" ObjectID="_1468075927" r:id="rId388">
            <o:LockedField>false</o:LockedField>
          </o:OLEObject>
        </w:object>
      </w:r>
      <w:r>
        <w:rPr>
          <w:rFonts w:hint="eastAsia" w:cs="仿宋"/>
        </w:rPr>
        <w:t>与</w:t>
      </w:r>
      <w:r>
        <w:rPr>
          <w:position w:val="-4"/>
        </w:rPr>
        <w:object>
          <v:shape id="_x0000_i1228" o:spt="75" type="#_x0000_t75" style="height:12.9pt;width:30.1pt;" o:ole="t" filled="f" o:preferrelative="t" stroked="f" coordsize="21600,21600">
            <v:path/>
            <v:fill on="f" focussize="0,0"/>
            <v:stroke on="f" joinstyle="miter"/>
            <v:imagedata r:id="rId391" o:title=""/>
            <o:lock v:ext="edit" aspectratio="t"/>
            <w10:wrap type="none"/>
            <w10:anchorlock/>
          </v:shape>
          <o:OLEObject Type="Embed" ProgID="Equation.DSMT4" ShapeID="_x0000_i1228" DrawAspect="Content" ObjectID="_1468075928" r:id="rId390">
            <o:LockedField>false</o:LockedField>
          </o:OLEObject>
        </w:object>
      </w:r>
      <w:r>
        <w:rPr>
          <w:rFonts w:hint="eastAsia" w:cs="仿宋"/>
        </w:rPr>
        <w:t>在复平面上所对应的点之间的距离．</w:t>
      </w:r>
    </w:p>
    <w:p>
      <w:pPr>
        <w:adjustRightInd w:val="0"/>
        <w:snapToGrid w:val="0"/>
        <w:spacing w:line="312" w:lineRule="auto"/>
        <w:ind w:firstLine="480" w:firstLineChars="200"/>
      </w:pPr>
      <w:r>
        <w:rPr>
          <w:rFonts w:hint="eastAsia"/>
        </w:rPr>
        <w:t>课堂练习答案</w:t>
      </w:r>
    </w:p>
    <w:p>
      <w:pPr>
        <w:tabs>
          <w:tab w:val="left" w:pos="420"/>
        </w:tabs>
        <w:adjustRightInd w:val="0"/>
        <w:snapToGrid w:val="0"/>
        <w:spacing w:line="312" w:lineRule="auto"/>
        <w:ind w:firstLine="240" w:firstLineChars="100"/>
      </w:pPr>
      <w:r>
        <w:rPr>
          <w:rFonts w:hint="eastAsia"/>
        </w:rPr>
        <w:tab/>
      </w:r>
      <w:r>
        <w:rPr>
          <w:rFonts w:hint="eastAsia"/>
        </w:rPr>
        <w:t>1．</w:t>
      </w:r>
      <w:r>
        <w:rPr>
          <w:rFonts w:hint="eastAsia" w:cs="仿宋"/>
          <w:szCs w:val="24"/>
        </w:rPr>
        <w:t>（1）</w:t>
      </w:r>
      <w:r>
        <w:rPr>
          <w:position w:val="-14"/>
        </w:rPr>
        <w:object>
          <v:shape id="_x0000_i1229" o:spt="75" type="#_x0000_t75" style="height:23.1pt;width:261.65pt;" o:ole="t" filled="f" o:preferrelative="t" stroked="f" coordsize="21600,21600">
            <v:path/>
            <v:fill on="f" focussize="0,0"/>
            <v:stroke on="f" joinstyle="miter"/>
            <v:imagedata r:id="rId393" o:title=""/>
            <o:lock v:ext="edit" aspectratio="t"/>
            <w10:wrap type="none"/>
            <w10:anchorlock/>
          </v:shape>
          <o:OLEObject Type="Embed" ProgID="Equation.DSMT4" ShapeID="_x0000_i1229" DrawAspect="Content" ObjectID="_1468075929" r:id="rId392">
            <o:LockedField>false</o:LockedField>
          </o:OLEObject>
        </w:object>
      </w:r>
      <w:r>
        <w:rPr>
          <w:rFonts w:cs="Times New Roman"/>
          <w:kern w:val="0"/>
          <w:szCs w:val="24"/>
        </w:rPr>
        <w:t>．</w:t>
      </w:r>
    </w:p>
    <w:p>
      <w:pPr>
        <w:tabs>
          <w:tab w:val="left" w:pos="420"/>
        </w:tabs>
        <w:adjustRightInd w:val="0"/>
        <w:snapToGrid w:val="0"/>
        <w:spacing w:line="312" w:lineRule="auto"/>
        <w:ind w:firstLine="240" w:firstLineChars="100"/>
      </w:pPr>
      <w:r>
        <w:rPr>
          <w:rFonts w:hint="eastAsia"/>
        </w:rPr>
        <w:t>（2）</w:t>
      </w:r>
      <w:r>
        <w:rPr>
          <w:position w:val="-18"/>
        </w:rPr>
        <w:object>
          <v:shape id="_x0000_i1230" o:spt="75" type="#_x0000_t75" style="height:27.4pt;width:181.05pt;" o:ole="t" filled="f" o:preferrelative="t" stroked="f" coordsize="21600,21600">
            <v:path/>
            <v:fill on="f" focussize="0,0"/>
            <v:stroke on="f" joinstyle="miter"/>
            <v:imagedata r:id="rId395" o:title=""/>
            <o:lock v:ext="edit" aspectratio="t"/>
            <w10:wrap type="none"/>
            <w10:anchorlock/>
          </v:shape>
          <o:OLEObject Type="Embed" ProgID="Equation.DSMT4" ShapeID="_x0000_i1230" DrawAspect="Content" ObjectID="_1468075930" r:id="rId394">
            <o:LockedField>false</o:LockedField>
          </o:OLEObject>
        </w:object>
      </w:r>
      <w:r>
        <w:rPr>
          <w:position w:val="-22"/>
        </w:rPr>
        <w:object>
          <v:shape id="_x0000_i1231" o:spt="75" type="#_x0000_t75" style="height:30.1pt;width:192.9pt;" o:ole="t" filled="f" o:preferrelative="t" stroked="f" coordsize="21600,21600">
            <v:path/>
            <v:fill on="f" focussize="0,0"/>
            <v:stroke on="f" joinstyle="miter"/>
            <v:imagedata r:id="rId397" o:title=""/>
            <o:lock v:ext="edit" aspectratio="t"/>
            <w10:wrap type="none"/>
            <w10:anchorlock/>
          </v:shape>
          <o:OLEObject Type="Embed" ProgID="Equation.DSMT4" ShapeID="_x0000_i1231" DrawAspect="Content" ObjectID="_1468075931" r:id="rId396">
            <o:LockedField>false</o:LockedField>
          </o:OLEObject>
        </w:object>
      </w:r>
      <w:r>
        <w:rPr>
          <w:rFonts w:cs="Times New Roman"/>
          <w:kern w:val="0"/>
          <w:szCs w:val="24"/>
        </w:rPr>
        <w:t>．</w:t>
      </w:r>
    </w:p>
    <w:p>
      <w:pPr>
        <w:tabs>
          <w:tab w:val="left" w:pos="420"/>
        </w:tabs>
        <w:adjustRightInd w:val="0"/>
        <w:snapToGrid w:val="0"/>
        <w:spacing w:line="312" w:lineRule="auto"/>
        <w:ind w:firstLine="240" w:firstLineChars="100"/>
      </w:pPr>
      <w:r>
        <w:rPr>
          <w:rFonts w:hint="eastAsia"/>
        </w:rPr>
        <w:t>（3）</w:t>
      </w:r>
      <w:r>
        <w:rPr>
          <w:position w:val="-52"/>
        </w:rPr>
        <w:object>
          <v:shape id="_x0000_i1232" o:spt="75" type="#_x0000_t75" style="height:48.9pt;width:245pt;" o:ole="t" filled="f" o:preferrelative="t" stroked="f" coordsize="21600,21600">
            <v:path/>
            <v:fill on="f" focussize="0,0"/>
            <v:stroke on="f" joinstyle="miter"/>
            <v:imagedata r:id="rId399" o:title=""/>
            <o:lock v:ext="edit" aspectratio="t"/>
            <w10:wrap type="none"/>
            <w10:anchorlock/>
          </v:shape>
          <o:OLEObject Type="Embed" ProgID="Equation.DSMT4" ShapeID="_x0000_i1232" DrawAspect="Content" ObjectID="_1468075932" r:id="rId398">
            <o:LockedField>false</o:LockedField>
          </o:OLEObject>
        </w:object>
      </w:r>
      <w:r>
        <w:rPr>
          <w:rFonts w:cs="Times New Roman"/>
          <w:kern w:val="0"/>
          <w:szCs w:val="24"/>
        </w:rPr>
        <w:t>．</w:t>
      </w:r>
    </w:p>
    <w:p>
      <w:pPr>
        <w:tabs>
          <w:tab w:val="left" w:pos="420"/>
        </w:tabs>
        <w:adjustRightInd w:val="0"/>
        <w:snapToGrid w:val="0"/>
        <w:spacing w:line="312" w:lineRule="auto"/>
        <w:ind w:firstLine="480" w:firstLineChars="200"/>
        <w:rPr>
          <w:lang w:val="en-IE"/>
        </w:rPr>
      </w:pPr>
      <w:r>
        <w:t>2</w:t>
      </w:r>
      <w:r>
        <w:rPr>
          <w:rFonts w:hint="eastAsia"/>
        </w:rPr>
        <w:t>．</w:t>
      </w:r>
      <w:r>
        <w:rPr>
          <w:position w:val="-12"/>
        </w:rPr>
        <w:object>
          <v:shape id="_x0000_i1233" o:spt="75" type="#_x0000_t75" style="height:18.25pt;width:38.7pt;" o:ole="t" filled="f" o:preferrelative="t" stroked="f" coordsize="21600,21600">
            <v:path/>
            <v:fill on="f" focussize="0,0"/>
            <v:stroke on="f" joinstyle="miter"/>
            <v:imagedata r:id="rId401" o:title=""/>
            <o:lock v:ext="edit" aspectratio="t"/>
            <w10:wrap type="none"/>
            <w10:anchorlock/>
          </v:shape>
          <o:OLEObject Type="Embed" ProgID="Equation.DSMT4" ShapeID="_x0000_i1233" DrawAspect="Content" ObjectID="_1468075933" r:id="rId400">
            <o:LockedField>false</o:LockedField>
          </o:OLEObject>
        </w:object>
      </w:r>
      <w:r>
        <w:rPr>
          <w:rFonts w:hint="eastAsia"/>
        </w:rPr>
        <w:t>，</w:t>
      </w:r>
      <w:r>
        <w:rPr>
          <w:position w:val="-12"/>
        </w:rPr>
        <w:object>
          <v:shape id="_x0000_i1234" o:spt="75" type="#_x0000_t75" style="height:18.25pt;width:46.75pt;" o:ole="t" filled="f" o:preferrelative="t" stroked="f" coordsize="21600,21600">
            <v:path/>
            <v:fill on="f" focussize="0,0"/>
            <v:stroke on="f" joinstyle="miter"/>
            <v:imagedata r:id="rId403" o:title=""/>
            <o:lock v:ext="edit" aspectratio="t"/>
            <w10:wrap type="none"/>
            <w10:anchorlock/>
          </v:shape>
          <o:OLEObject Type="Embed" ProgID="Equation.DSMT4" ShapeID="_x0000_i1234" DrawAspect="Content" ObjectID="_1468075934" r:id="rId402">
            <o:LockedField>false</o:LockedField>
          </o:OLEObject>
        </w:object>
      </w:r>
      <w:r>
        <w:rPr>
          <w:rFonts w:hint="eastAsia"/>
        </w:rPr>
        <w:t>，</w:t>
      </w:r>
      <w:r>
        <w:rPr>
          <w:position w:val="-6"/>
        </w:rPr>
        <w:object>
          <v:shape id="_x0000_i1235" o:spt="75" type="#_x0000_t75" style="height:13.95pt;width:11.8pt;" o:ole="t" filled="f" o:preferrelative="t" stroked="f" coordsize="21600,21600">
            <v:path/>
            <v:fill on="f" focussize="0,0"/>
            <v:stroke on="f" joinstyle="miter"/>
            <v:imagedata r:id="rId405" o:title=""/>
            <o:lock v:ext="edit" aspectratio="t"/>
            <w10:wrap type="none"/>
            <w10:anchorlock/>
          </v:shape>
          <o:OLEObject Type="Embed" ProgID="Equation.DSMT4" ShapeID="_x0000_i1235" DrawAspect="Content" ObjectID="_1468075935" r:id="rId404">
            <o:LockedField>false</o:LockedField>
          </o:OLEObject>
        </w:object>
      </w:r>
      <w:r>
        <w:rPr>
          <w:rFonts w:hint="eastAsia"/>
        </w:rPr>
        <w:t>：</w:t>
      </w:r>
      <w:r>
        <w:rPr>
          <w:position w:val="-10"/>
        </w:rPr>
        <w:object>
          <v:shape id="_x0000_i1236" o:spt="75" type="#_x0000_t75" style="height:18.25pt;width:66.1pt;" o:ole="t" filled="f" o:preferrelative="t" stroked="f" coordsize="21600,21600">
            <v:path/>
            <v:fill on="f" focussize="0,0"/>
            <v:stroke on="f" joinstyle="miter"/>
            <v:imagedata r:id="rId407" o:title=""/>
            <o:lock v:ext="edit" aspectratio="t"/>
            <w10:wrap type="none"/>
            <w10:anchorlock/>
          </v:shape>
          <o:OLEObject Type="Embed" ProgID="Equation.DSMT4" ShapeID="_x0000_i1236" DrawAspect="Content" ObjectID="_1468075936" r:id="rId406">
            <o:LockedField>false</o:LockedField>
          </o:OLEObject>
        </w:object>
      </w:r>
      <w:r>
        <w:rPr>
          <w:rFonts w:hint="eastAsia"/>
        </w:rPr>
        <w:t>，</w:t>
      </w:r>
    </w:p>
    <w:p>
      <w:pPr>
        <w:tabs>
          <w:tab w:val="left" w:pos="420"/>
        </w:tabs>
        <w:adjustRightInd w:val="0"/>
        <w:snapToGrid w:val="0"/>
        <w:spacing w:line="312" w:lineRule="auto"/>
        <w:ind w:firstLine="480" w:firstLineChars="200"/>
      </w:pPr>
      <w:r>
        <w:rPr>
          <w:rFonts w:hint="eastAsia"/>
          <w:lang w:val="en-IE"/>
        </w:rPr>
        <w:t>设原点为</w:t>
      </w:r>
      <w:r>
        <w:rPr>
          <w:position w:val="-6"/>
        </w:rPr>
        <w:object>
          <v:shape id="_x0000_i1237" o:spt="75" type="#_x0000_t75" style="height:13.95pt;width:11.8pt;" o:ole="t" filled="f" o:preferrelative="t" stroked="f" coordsize="21600,21600">
            <v:path/>
            <v:fill on="f" focussize="0,0"/>
            <v:stroke on="f" joinstyle="miter"/>
            <v:imagedata r:id="rId409" o:title=""/>
            <o:lock v:ext="edit" aspectratio="t"/>
            <w10:wrap type="none"/>
            <w10:anchorlock/>
          </v:shape>
          <o:OLEObject Type="Embed" ProgID="Equation.DSMT4" ShapeID="_x0000_i1237" DrawAspect="Content" ObjectID="_1468075937" r:id="rId408">
            <o:LockedField>false</o:LockedField>
          </o:OLEObject>
        </w:object>
      </w:r>
      <w:r>
        <w:rPr>
          <w:rFonts w:hint="eastAsia"/>
        </w:rPr>
        <w:t>，则</w:t>
      </w:r>
      <w:r>
        <w:rPr>
          <w:position w:val="-12"/>
        </w:rPr>
        <w:object>
          <v:shape id="_x0000_i1238" o:spt="75" type="#_x0000_t75" style="height:18.25pt;width:51.05pt;" o:ole="t" filled="f" o:preferrelative="t" stroked="f" coordsize="21600,21600">
            <v:path/>
            <v:fill on="f" focussize="0,0"/>
            <v:stroke on="f" joinstyle="miter"/>
            <v:imagedata r:id="rId411" o:title=""/>
            <o:lock v:ext="edit" aspectratio="t"/>
            <w10:wrap type="none"/>
            <w10:anchorlock/>
          </v:shape>
          <o:OLEObject Type="Embed" ProgID="Equation.DSMT4" ShapeID="_x0000_i1238" DrawAspect="Content" ObjectID="_1468075938" r:id="rId410">
            <o:LockedField>false</o:LockedField>
          </o:OLEObject>
        </w:object>
      </w:r>
      <w:r>
        <w:rPr>
          <w:rFonts w:hint="eastAsia"/>
        </w:rPr>
        <w:t>等于半径10，</w:t>
      </w:r>
      <w:r>
        <w:rPr>
          <w:position w:val="-12"/>
        </w:rPr>
        <w:object>
          <v:shape id="_x0000_i1239" o:spt="75" type="#_x0000_t75" style="height:19.9pt;width:61.8pt;" o:ole="t" filled="f" o:preferrelative="t" stroked="f" coordsize="21600,21600">
            <v:path/>
            <v:fill on="f" focussize="0,0"/>
            <v:stroke on="f" joinstyle="miter"/>
            <v:imagedata r:id="rId413" o:title=""/>
            <o:lock v:ext="edit" aspectratio="t"/>
            <w10:wrap type="none"/>
            <w10:anchorlock/>
          </v:shape>
          <o:OLEObject Type="Embed" ProgID="Equation.DSMT4" ShapeID="_x0000_i1239" DrawAspect="Content" ObjectID="_1468075939" r:id="rId412">
            <o:LockedField>false</o:LockedField>
          </o:OLEObject>
        </w:object>
      </w:r>
      <w:r>
        <w:rPr>
          <w:rFonts w:hint="eastAsia"/>
        </w:rPr>
        <w:t>小于半径10，</w:t>
      </w:r>
    </w:p>
    <w:p>
      <w:pPr>
        <w:tabs>
          <w:tab w:val="left" w:pos="420"/>
        </w:tabs>
        <w:adjustRightInd w:val="0"/>
        <w:snapToGrid w:val="0"/>
        <w:spacing w:line="312" w:lineRule="auto"/>
        <w:ind w:firstLine="480" w:firstLineChars="200"/>
        <w:rPr>
          <w:lang w:val="en-IE"/>
        </w:rPr>
      </w:pPr>
      <w:r>
        <w:rPr>
          <w:rFonts w:hint="eastAsia"/>
          <w:lang w:val="en-IE"/>
        </w:rPr>
        <w:t>所以点</w:t>
      </w:r>
      <w:r>
        <w:rPr>
          <w:position w:val="-12"/>
        </w:rPr>
        <w:object>
          <v:shape id="_x0000_i1240" o:spt="75" type="#_x0000_t75" style="height:18.25pt;width:13.95pt;" o:ole="t" filled="f" o:preferrelative="t" stroked="f" coordsize="21600,21600">
            <v:path/>
            <v:fill on="f" focussize="0,0"/>
            <v:stroke on="f" joinstyle="miter"/>
            <v:imagedata r:id="rId415" o:title=""/>
            <o:lock v:ext="edit" aspectratio="t"/>
            <w10:wrap type="none"/>
            <w10:anchorlock/>
          </v:shape>
          <o:OLEObject Type="Embed" ProgID="Equation.DSMT4" ShapeID="_x0000_i1240" DrawAspect="Content" ObjectID="_1468075940" r:id="rId414">
            <o:LockedField>false</o:LockedField>
          </o:OLEObject>
        </w:object>
      </w:r>
      <w:r>
        <w:rPr>
          <w:rFonts w:hint="eastAsia"/>
        </w:rPr>
        <w:t>在以原点为圆心，</w:t>
      </w:r>
      <w:r>
        <w:rPr>
          <w:position w:val="-6"/>
        </w:rPr>
        <w:object>
          <v:shape id="_x0000_i1241" o:spt="75" type="#_x0000_t75" style="height:13.95pt;width:13.95pt;" o:ole="t" filled="f" o:preferrelative="t" stroked="f" coordsize="21600,21600">
            <v:path/>
            <v:fill on="f" focussize="0,0"/>
            <v:stroke on="f" joinstyle="miter"/>
            <v:imagedata r:id="rId417" o:title=""/>
            <o:lock v:ext="edit" aspectratio="t"/>
            <w10:wrap type="none"/>
            <w10:anchorlock/>
          </v:shape>
          <o:OLEObject Type="Embed" ProgID="Equation.DSMT4" ShapeID="_x0000_i1241" DrawAspect="Content" ObjectID="_1468075941" r:id="rId416">
            <o:LockedField>false</o:LockedField>
          </o:OLEObject>
        </w:object>
      </w:r>
      <w:r>
        <w:rPr>
          <w:rFonts w:hint="eastAsia"/>
        </w:rPr>
        <w:t>为半径的圆上，点</w:t>
      </w:r>
      <w:r>
        <w:rPr>
          <w:position w:val="-12"/>
        </w:rPr>
        <w:object>
          <v:shape id="_x0000_i1242" o:spt="75" type="#_x0000_t75" style="height:18.25pt;width:15.05pt;" o:ole="t" filled="f" o:preferrelative="t" stroked="f" coordsize="21600,21600">
            <v:path/>
            <v:fill on="f" focussize="0,0"/>
            <v:stroke on="f" joinstyle="miter"/>
            <v:imagedata r:id="rId419" o:title=""/>
            <o:lock v:ext="edit" aspectratio="t"/>
            <w10:wrap type="none"/>
            <w10:anchorlock/>
          </v:shape>
          <o:OLEObject Type="Embed" ProgID="Equation.DSMT4" ShapeID="_x0000_i1242" DrawAspect="Content" ObjectID="_1468075942" r:id="rId418">
            <o:LockedField>false</o:LockedField>
          </o:OLEObject>
        </w:object>
      </w:r>
      <w:r>
        <w:rPr>
          <w:rFonts w:hint="eastAsia"/>
        </w:rPr>
        <w:t>在此圆内部．</w:t>
      </w:r>
    </w:p>
    <w:p>
      <w:pPr>
        <w:adjustRightInd w:val="0"/>
        <w:snapToGrid w:val="0"/>
        <w:spacing w:line="312" w:lineRule="auto"/>
        <w:ind w:firstLine="480" w:firstLineChars="200"/>
        <w:rPr>
          <w:lang w:val="en-IE"/>
        </w:rPr>
      </w:pPr>
      <w:r>
        <w:rPr>
          <w:lang w:val="en-IE"/>
        </w:rPr>
        <w:t>3</w:t>
      </w:r>
      <w:r>
        <w:rPr>
          <w:rFonts w:hint="eastAsia"/>
          <w:lang w:val="en-IE"/>
        </w:rPr>
        <w:t>．</w:t>
      </w:r>
      <w:r>
        <w:rPr>
          <w:rFonts w:hint="eastAsia"/>
        </w:rPr>
        <w:t>点</w:t>
      </w:r>
      <w:r>
        <w:rPr>
          <w:position w:val="-4"/>
        </w:rPr>
        <w:object>
          <v:shape id="_x0000_i1243" o:spt="75" type="#_x0000_t75" style="height:12.9pt;width:16.1pt;" o:ole="t" filled="f" o:preferrelative="t" stroked="f" coordsize="21600,21600">
            <v:path/>
            <v:fill on="f" focussize="0,0"/>
            <v:stroke on="f" joinstyle="miter"/>
            <v:imagedata r:id="rId421" o:title=""/>
            <o:lock v:ext="edit" aspectratio="t"/>
            <w10:wrap type="none"/>
            <w10:anchorlock/>
          </v:shape>
          <o:OLEObject Type="Embed" ProgID="Equation.DSMT4" ShapeID="_x0000_i1243" DrawAspect="Content" ObjectID="_1468075943" r:id="rId420">
            <o:LockedField>false</o:LockedField>
          </o:OLEObject>
        </w:object>
      </w:r>
      <w:r>
        <w:rPr>
          <w:rFonts w:hint="eastAsia"/>
        </w:rPr>
        <w:t>所对应的复数为</w:t>
      </w:r>
      <w:r>
        <w:rPr>
          <w:position w:val="-12"/>
        </w:rPr>
        <w:object>
          <v:shape id="_x0000_i1244" o:spt="75" type="#_x0000_t75" style="height:18.25pt;width:54.8pt;" o:ole="t" filled="f" o:preferrelative="t" stroked="f" coordsize="21600,21600">
            <v:path/>
            <v:fill on="f" focussize="0,0"/>
            <v:stroke on="f" joinstyle="miter"/>
            <v:imagedata r:id="rId423" o:title=""/>
            <o:lock v:ext="edit" aspectratio="t"/>
            <w10:wrap type="none"/>
            <w10:anchorlock/>
          </v:shape>
          <o:OLEObject Type="Embed" ProgID="Equation.DSMT4" ShapeID="_x0000_i1244" DrawAspect="Content" ObjectID="_1468075944" r:id="rId422">
            <o:LockedField>false</o:LockedField>
          </o:OLEObject>
        </w:object>
      </w:r>
      <w:r>
        <w:rPr>
          <w:rFonts w:hint="eastAsia"/>
        </w:rPr>
        <w:t>，点</w:t>
      </w:r>
      <w:r>
        <w:rPr>
          <w:position w:val="-4"/>
        </w:rPr>
        <w:object>
          <v:shape id="_x0000_i1245" o:spt="75" type="#_x0000_t75" style="height:12.9pt;width:11.8pt;" o:ole="t" filled="f" o:preferrelative="t" stroked="f" coordsize="21600,21600">
            <v:path/>
            <v:fill on="f" focussize="0,0"/>
            <v:stroke on="f" joinstyle="miter"/>
            <v:imagedata r:id="rId425" o:title=""/>
            <o:lock v:ext="edit" aspectratio="t"/>
            <w10:wrap type="none"/>
            <w10:anchorlock/>
          </v:shape>
          <o:OLEObject Type="Embed" ProgID="Equation.DSMT4" ShapeID="_x0000_i1245" DrawAspect="Content" ObjectID="_1468075945" r:id="rId424">
            <o:LockedField>false</o:LockedField>
          </o:OLEObject>
        </w:object>
      </w:r>
      <w:r>
        <w:rPr>
          <w:rFonts w:hint="eastAsia"/>
        </w:rPr>
        <w:t>所对应的复数为</w:t>
      </w:r>
      <w:r>
        <w:rPr>
          <w:position w:val="-12"/>
        </w:rPr>
        <w:object>
          <v:shape id="_x0000_i1246" o:spt="75" type="#_x0000_t75" style="height:18.25pt;width:59.1pt;" o:ole="t" filled="f" o:preferrelative="t" stroked="f" coordsize="21600,21600">
            <v:path/>
            <v:fill on="f" focussize="0,0"/>
            <v:stroke on="f" joinstyle="miter"/>
            <v:imagedata r:id="rId427" o:title=""/>
            <o:lock v:ext="edit" aspectratio="t"/>
            <w10:wrap type="none"/>
            <w10:anchorlock/>
          </v:shape>
          <o:OLEObject Type="Embed" ProgID="Equation.DSMT4" ShapeID="_x0000_i1246" DrawAspect="Content" ObjectID="_1468075946" r:id="rId426">
            <o:LockedField>false</o:LockedField>
          </o:OLEObject>
        </w:object>
      </w:r>
      <w:r>
        <w:t>，</w:t>
      </w:r>
      <w:r>
        <w:rPr>
          <w:rFonts w:hint="eastAsia"/>
        </w:rPr>
        <w:t>根据复数加法的平行四边形法则，点</w:t>
      </w:r>
      <w:r>
        <w:rPr>
          <w:position w:val="-6"/>
        </w:rPr>
        <w:object>
          <v:shape id="_x0000_i1247" o:spt="75" type="#_x0000_t75" style="height:13.95pt;width:13.95pt;" o:ole="t" filled="f" o:preferrelative="t" stroked="f" coordsize="21600,21600">
            <v:path/>
            <v:fill on="f" focussize="0,0"/>
            <v:stroke on="f" joinstyle="miter"/>
            <v:imagedata r:id="rId429" o:title=""/>
            <o:lock v:ext="edit" aspectratio="t"/>
            <w10:wrap type="none"/>
            <w10:anchorlock/>
          </v:shape>
          <o:OLEObject Type="Embed" ProgID="Equation.DSMT4" ShapeID="_x0000_i1247" DrawAspect="Content" ObjectID="_1468075947" r:id="rId428">
            <o:LockedField>false</o:LockedField>
          </o:OLEObject>
        </w:object>
      </w:r>
      <w:r>
        <w:rPr>
          <w:rFonts w:hint="eastAsia"/>
        </w:rPr>
        <w:t>所对应的复数为</w:t>
      </w:r>
      <w:r>
        <w:rPr>
          <w:position w:val="-12"/>
        </w:rPr>
        <w:object>
          <v:shape id="_x0000_i1248" o:spt="75" type="#_x0000_t75" style="height:18.25pt;width:68.8pt;" o:ole="t" filled="f" o:preferrelative="t" stroked="f" coordsize="21600,21600">
            <v:path/>
            <v:fill on="f" focussize="0,0"/>
            <v:stroke on="f" joinstyle="miter"/>
            <v:imagedata r:id="rId431" o:title=""/>
            <o:lock v:ext="edit" aspectratio="t"/>
            <w10:wrap type="none"/>
            <w10:anchorlock/>
          </v:shape>
          <o:OLEObject Type="Embed" ProgID="Equation.DSMT4" ShapeID="_x0000_i1248" DrawAspect="Content" ObjectID="_1468075948" r:id="rId430">
            <o:LockedField>false</o:LockedField>
          </o:OLEObject>
        </w:object>
      </w:r>
      <w:r>
        <w:t>，</w:t>
      </w:r>
      <w:r>
        <w:rPr>
          <w:rFonts w:hint="eastAsia"/>
        </w:rPr>
        <w:t>所以点</w:t>
      </w:r>
      <w:r>
        <w:rPr>
          <w:position w:val="-6"/>
        </w:rPr>
        <w:object>
          <v:shape id="_x0000_i1249" o:spt="75" type="#_x0000_t75" style="height:13.95pt;width:13.95pt;" o:ole="t" filled="f" o:preferrelative="t" stroked="f" coordsize="21600,21600">
            <v:path/>
            <v:fill on="f" focussize="0,0"/>
            <v:stroke on="f" joinstyle="miter"/>
            <v:imagedata r:id="rId433" o:title=""/>
            <o:lock v:ext="edit" aspectratio="t"/>
            <w10:wrap type="none"/>
            <w10:anchorlock/>
          </v:shape>
          <o:OLEObject Type="Embed" ProgID="Equation.DSMT4" ShapeID="_x0000_i1249" DrawAspect="Content" ObjectID="_1468075949" r:id="rId432">
            <o:LockedField>false</o:LockedField>
          </o:OLEObject>
        </w:object>
      </w:r>
      <w:r>
        <w:rPr>
          <w:rFonts w:hint="eastAsia"/>
        </w:rPr>
        <w:t>的坐标为</w:t>
      </w:r>
      <w:r>
        <w:rPr>
          <w:position w:val="-10"/>
        </w:rPr>
        <w:object>
          <v:shape id="_x0000_i1250" o:spt="75" type="#_x0000_t75" style="height:16.1pt;width:23.65pt;" o:ole="t" filled="f" o:preferrelative="t" stroked="f" coordsize="21600,21600">
            <v:path/>
            <v:fill on="f" focussize="0,0"/>
            <v:stroke on="f" joinstyle="miter"/>
            <v:imagedata r:id="rId435" o:title=""/>
            <o:lock v:ext="edit" aspectratio="t"/>
            <w10:wrap type="none"/>
            <w10:anchorlock/>
          </v:shape>
          <o:OLEObject Type="Embed" ProgID="Equation.DSMT4" ShapeID="_x0000_i1250" DrawAspect="Content" ObjectID="_1468075950" r:id="rId434">
            <o:LockedField>false</o:LockedField>
          </o:OLEObject>
        </w:object>
      </w:r>
      <w:r>
        <w:t>，</w:t>
      </w:r>
      <w:r>
        <w:rPr>
          <w:position w:val="-6"/>
        </w:rPr>
        <w:object>
          <v:shape id="_x0000_i1251" o:spt="75" type="#_x0000_t75" style="height:13.95pt;width:20.95pt;" o:ole="t" filled="f" o:preferrelative="t" stroked="f" coordsize="21600,21600">
            <v:path/>
            <v:fill on="f" focussize="0,0"/>
            <v:stroke on="f" joinstyle="miter"/>
            <v:imagedata r:id="rId437" o:title=""/>
            <o:lock v:ext="edit" aspectratio="t"/>
            <w10:wrap type="none"/>
            <w10:anchorlock/>
          </v:shape>
          <o:OLEObject Type="Embed" ProgID="Equation.DSMT4" ShapeID="_x0000_i1251" DrawAspect="Content" ObjectID="_1468075951" r:id="rId436">
            <o:LockedField>false</o:LockedField>
          </o:OLEObject>
        </w:object>
      </w:r>
      <w:r>
        <w:rPr>
          <w:rFonts w:hint="eastAsia"/>
        </w:rPr>
        <w:t>的长度为</w:t>
      </w:r>
      <w:r>
        <w:rPr>
          <w:position w:val="-6"/>
        </w:rPr>
        <w:object>
          <v:shape id="_x0000_i1252" o:spt="75" type="#_x0000_t75" style="height:17.2pt;width:18.8pt;" o:ole="t" filled="f" o:preferrelative="t" stroked="f" coordsize="21600,21600">
            <v:path/>
            <v:fill on="f" focussize="0,0"/>
            <v:stroke on="f" joinstyle="miter"/>
            <v:imagedata r:id="rId439" o:title=""/>
            <o:lock v:ext="edit" aspectratio="t"/>
            <w10:wrap type="none"/>
            <w10:anchorlock/>
          </v:shape>
          <o:OLEObject Type="Embed" ProgID="Equation.DSMT4" ShapeID="_x0000_i1252" DrawAspect="Content" ObjectID="_1468075952" r:id="rId438">
            <o:LockedField>false</o:LockedField>
          </o:OLEObject>
        </w:object>
      </w:r>
      <w:r>
        <w:rPr>
          <w:rFonts w:hint="eastAsia"/>
        </w:rPr>
        <w:t>．</w:t>
      </w:r>
    </w:p>
    <w:p>
      <w:pPr>
        <w:adjustRightInd w:val="0"/>
        <w:snapToGrid w:val="0"/>
        <w:spacing w:line="312" w:lineRule="auto"/>
        <w:ind w:firstLine="480" w:firstLineChars="200"/>
      </w:pPr>
      <w:r>
        <w:t>4</w:t>
      </w:r>
      <w:r>
        <w:rPr>
          <w:rFonts w:hint="eastAsia"/>
        </w:rPr>
        <w:t>．设复数</w:t>
      </w:r>
      <w:r>
        <w:rPr>
          <w:position w:val="-6"/>
        </w:rPr>
        <w:object>
          <v:shape id="_x0000_i1253" o:spt="75" type="#_x0000_t75" style="height:13.95pt;width:27.95pt;" o:ole="t" filled="f" o:preferrelative="t" stroked="f" coordsize="21600,21600">
            <v:path/>
            <v:fill on="f" focussize="0,0"/>
            <v:stroke on="f" joinstyle="miter"/>
            <v:imagedata r:id="rId441" o:title=""/>
            <o:lock v:ext="edit" aspectratio="t"/>
            <w10:wrap type="none"/>
            <w10:anchorlock/>
          </v:shape>
          <o:OLEObject Type="Embed" ProgID="Equation.DSMT4" ShapeID="_x0000_i1253" DrawAspect="Content" ObjectID="_1468075953" r:id="rId440">
            <o:LockedField>false</o:LockedField>
          </o:OLEObject>
        </w:object>
      </w:r>
      <w:r>
        <w:rPr>
          <w:rFonts w:hint="eastAsia"/>
        </w:rPr>
        <w:t>在复平面上所对应的点为</w:t>
      </w:r>
      <w:r>
        <w:rPr>
          <w:position w:val="-10"/>
        </w:rPr>
        <w:object>
          <v:shape id="_x0000_i1254" o:spt="75" type="#_x0000_t75" style="height:16.1pt;width:34.95pt;" o:ole="t" filled="f" o:preferrelative="t" stroked="f" coordsize="21600,21600">
            <v:path/>
            <v:fill on="f" focussize="0,0"/>
            <v:stroke on="f" joinstyle="miter"/>
            <v:imagedata r:id="rId443" o:title=""/>
            <o:lock v:ext="edit" aspectratio="t"/>
            <w10:wrap type="none"/>
            <w10:anchorlock/>
          </v:shape>
          <o:OLEObject Type="Embed" ProgID="Equation.DSMT4" ShapeID="_x0000_i1254" DrawAspect="Content" ObjectID="_1468075954" r:id="rId442">
            <o:LockedField>false</o:LockedField>
          </o:OLEObject>
        </w:object>
      </w:r>
      <w:r>
        <w:rPr>
          <w:rFonts w:hint="eastAsia"/>
        </w:rPr>
        <w:t>,复数</w:t>
      </w:r>
      <w:r>
        <w:rPr>
          <w:position w:val="-4"/>
        </w:rPr>
        <w:object>
          <v:shape id="_x0000_i1255" o:spt="75" type="#_x0000_t75" style="height:12.9pt;width:30.1pt;" o:ole="t" filled="f" o:preferrelative="t" stroked="f" coordsize="21600,21600">
            <v:path/>
            <v:fill on="f" focussize="0,0"/>
            <v:stroke on="f" joinstyle="miter"/>
            <v:imagedata r:id="rId445" o:title=""/>
            <o:lock v:ext="edit" aspectratio="t"/>
            <w10:wrap type="none"/>
            <w10:anchorlock/>
          </v:shape>
          <o:OLEObject Type="Embed" ProgID="Equation.DSMT4" ShapeID="_x0000_i1255" DrawAspect="Content" ObjectID="_1468075955" r:id="rId444">
            <o:LockedField>false</o:LockedField>
          </o:OLEObject>
        </w:object>
      </w:r>
      <w:r>
        <w:rPr>
          <w:rFonts w:hint="eastAsia"/>
        </w:rPr>
        <w:t>在复平面上所对应的点为</w:t>
      </w:r>
      <w:r>
        <w:rPr>
          <w:position w:val="-10"/>
        </w:rPr>
        <w:object>
          <v:shape id="_x0000_i1256" o:spt="75" type="#_x0000_t75" style="height:16.1pt;width:43pt;" o:ole="t" filled="f" o:preferrelative="t" stroked="f" coordsize="21600,21600">
            <v:path/>
            <v:fill on="f" focussize="0,0"/>
            <v:stroke on="f" joinstyle="miter"/>
            <v:imagedata r:id="rId447" o:title=""/>
            <o:lock v:ext="edit" aspectratio="t"/>
            <w10:wrap type="none"/>
            <w10:anchorlock/>
          </v:shape>
          <o:OLEObject Type="Embed" ProgID="Equation.DSMT4" ShapeID="_x0000_i1256" DrawAspect="Content" ObjectID="_1468075956" r:id="rId446">
            <o:LockedField>false</o:LockedField>
          </o:OLEObject>
        </w:object>
      </w:r>
      <w:r>
        <w:rPr>
          <w:rFonts w:hint="eastAsia"/>
        </w:rPr>
        <w:t>，所以复数</w:t>
      </w:r>
      <w:r>
        <w:rPr>
          <w:position w:val="-6"/>
        </w:rPr>
        <w:object>
          <v:shape id="_x0000_i1257" o:spt="75" type="#_x0000_t75" style="height:13.95pt;width:27.95pt;" o:ole="t" filled="f" o:preferrelative="t" stroked="f" coordsize="21600,21600">
            <v:path/>
            <v:fill on="f" focussize="0,0"/>
            <v:stroke on="f" joinstyle="miter"/>
            <v:imagedata r:id="rId449" o:title=""/>
            <o:lock v:ext="edit" aspectratio="t"/>
            <w10:wrap type="none"/>
            <w10:anchorlock/>
          </v:shape>
          <o:OLEObject Type="Embed" ProgID="Equation.DSMT4" ShapeID="_x0000_i1257" DrawAspect="Content" ObjectID="_1468075957" r:id="rId448">
            <o:LockedField>false</o:LockedField>
          </o:OLEObject>
        </w:object>
      </w:r>
      <w:r>
        <w:rPr>
          <w:rFonts w:hint="eastAsia"/>
        </w:rPr>
        <w:t>与</w:t>
      </w:r>
      <w:r>
        <w:rPr>
          <w:position w:val="-4"/>
        </w:rPr>
        <w:object>
          <v:shape id="_x0000_i1258" o:spt="75" type="#_x0000_t75" style="height:12.9pt;width:30.1pt;" o:ole="t" filled="f" o:preferrelative="t" stroked="f" coordsize="21600,21600">
            <v:path/>
            <v:fill on="f" focussize="0,0"/>
            <v:stroke on="f" joinstyle="miter"/>
            <v:imagedata r:id="rId445" o:title=""/>
            <o:lock v:ext="edit" aspectratio="t"/>
            <w10:wrap type="none"/>
            <w10:anchorlock/>
          </v:shape>
          <o:OLEObject Type="Embed" ProgID="Equation.DSMT4" ShapeID="_x0000_i1258" DrawAspect="Content" ObjectID="_1468075958" r:id="rId450">
            <o:LockedField>false</o:LockedField>
          </o:OLEObject>
        </w:object>
      </w:r>
      <w:r>
        <w:rPr>
          <w:rFonts w:hint="eastAsia"/>
        </w:rPr>
        <w:t>在复平面上所对应的点之间的距离</w:t>
      </w:r>
      <w:r>
        <w:rPr>
          <w:position w:val="-12"/>
        </w:rPr>
        <w:object>
          <v:shape id="_x0000_i1259" o:spt="75" type="#_x0000_t75" style="height:22.05pt;width:160.1pt;" o:ole="t" filled="f" o:preferrelative="t" stroked="f" coordsize="21600,21600">
            <v:path/>
            <v:fill on="f" focussize="0,0"/>
            <v:stroke on="f" joinstyle="miter"/>
            <v:imagedata r:id="rId452" o:title=""/>
            <o:lock v:ext="edit" aspectratio="t"/>
            <w10:wrap type="none"/>
            <w10:anchorlock/>
          </v:shape>
          <o:OLEObject Type="Embed" ProgID="Equation.DSMT4" ShapeID="_x0000_i1259" DrawAspect="Content" ObjectID="_1468075959" r:id="rId451">
            <o:LockedField>false</o:LockedField>
          </o:OLEObject>
        </w:object>
      </w:r>
      <w:r>
        <w:rPr>
          <w:rFonts w:hint="eastAsia"/>
        </w:rPr>
        <w:t>．</w:t>
      </w:r>
    </w:p>
    <w:p>
      <w:pPr>
        <w:snapToGrid w:val="0"/>
        <w:spacing w:line="312" w:lineRule="auto"/>
        <w:ind w:firstLine="420"/>
        <w:rPr>
          <w:rFonts w:cs="Times New Roman"/>
        </w:rPr>
      </w:pPr>
      <w:r>
        <w:rPr>
          <w:rFonts w:hint="eastAsia" w:cs="Times New Roman"/>
        </w:rPr>
        <w:t>[设计意图]巩固本节课所学知识，掌握复数的模的定义、复数的模的性质以及复平面上两点间的距离公式．</w:t>
      </w:r>
    </w:p>
    <w:p>
      <w:pPr>
        <w:snapToGrid w:val="0"/>
        <w:spacing w:line="312" w:lineRule="auto"/>
        <w:ind w:firstLine="482" w:firstLineChars="200"/>
        <w:rPr>
          <w:rFonts w:cs="Times New Roman"/>
          <w:b/>
          <w:bCs/>
          <w:szCs w:val="24"/>
        </w:rPr>
      </w:pPr>
      <w:r>
        <w:rPr>
          <w:rFonts w:cs="Times New Roman"/>
          <w:b/>
          <w:bCs/>
          <w:szCs w:val="24"/>
        </w:rPr>
        <w:t>（</w:t>
      </w:r>
      <w:r>
        <w:rPr>
          <w:rFonts w:hint="eastAsia" w:cs="Times New Roman"/>
          <w:b/>
          <w:bCs/>
          <w:szCs w:val="24"/>
        </w:rPr>
        <w:t>环节五</w:t>
      </w:r>
      <w:r>
        <w:rPr>
          <w:rFonts w:cs="Times New Roman"/>
          <w:b/>
          <w:bCs/>
          <w:szCs w:val="24"/>
        </w:rPr>
        <w:t>）课堂小结</w:t>
      </w:r>
      <w:r>
        <w:rPr>
          <w:rFonts w:hint="eastAsia" w:cs="Times New Roman"/>
          <w:b/>
          <w:bCs/>
          <w:szCs w:val="24"/>
        </w:rPr>
        <w:t xml:space="preserve"> </w:t>
      </w:r>
      <w:r>
        <w:rPr>
          <w:rFonts w:cs="Times New Roman"/>
          <w:b/>
          <w:bCs/>
          <w:szCs w:val="24"/>
        </w:rPr>
        <w:t>布置作业</w:t>
      </w:r>
    </w:p>
    <w:p>
      <w:pPr>
        <w:snapToGrid w:val="0"/>
        <w:spacing w:line="312" w:lineRule="auto"/>
        <w:ind w:firstLine="482" w:firstLineChars="200"/>
        <w:rPr>
          <w:rFonts w:cs="Times New Roman"/>
          <w:b/>
          <w:bCs/>
          <w:szCs w:val="24"/>
        </w:rPr>
      </w:pPr>
      <w:r>
        <w:rPr>
          <w:rFonts w:cs="Times New Roman"/>
          <w:b/>
          <w:bCs/>
          <w:szCs w:val="24"/>
        </w:rPr>
        <w:t>课堂小结</w:t>
      </w:r>
    </w:p>
    <w:p>
      <w:pPr>
        <w:snapToGrid w:val="0"/>
        <w:spacing w:line="312" w:lineRule="auto"/>
        <w:ind w:firstLine="480" w:firstLineChars="200"/>
        <w:rPr>
          <w:rFonts w:cs="Times New Roman"/>
          <w:b/>
          <w:color w:val="000000" w:themeColor="text1"/>
          <w:szCs w:val="24"/>
        </w:rPr>
      </w:pPr>
      <w:r>
        <w:rPr>
          <w:rFonts w:hint="eastAsia" w:cs="Times New Roman"/>
          <w:szCs w:val="24"/>
        </w:rPr>
        <w:t>复数的模是指复数在复平面上所对应的点到原点的距离，与复数所对应的向量的模一致．</w:t>
      </w:r>
    </w:p>
    <w:p>
      <w:pPr>
        <w:snapToGrid w:val="0"/>
        <w:spacing w:line="312" w:lineRule="auto"/>
        <w:ind w:firstLine="480" w:firstLineChars="200"/>
        <w:rPr>
          <w:rFonts w:cs="Times New Roman"/>
          <w:szCs w:val="24"/>
        </w:rPr>
      </w:pPr>
      <w:r>
        <w:rPr>
          <w:rFonts w:hint="eastAsia" w:cs="Times New Roman"/>
          <w:szCs w:val="24"/>
        </w:rPr>
        <w:t>复数的模有下述性质：</w:t>
      </w:r>
    </w:p>
    <w:p>
      <w:pPr>
        <w:snapToGrid w:val="0"/>
        <w:spacing w:line="312" w:lineRule="auto"/>
        <w:ind w:firstLine="480" w:firstLineChars="200"/>
        <w:jc w:val="left"/>
        <w:rPr>
          <w:szCs w:val="24"/>
        </w:rPr>
      </w:pPr>
      <w:r>
        <w:rPr>
          <w:position w:val="-18"/>
          <w:szCs w:val="24"/>
        </w:rPr>
        <w:object>
          <v:shape id="_x0000_i1260" o:spt="75" type="#_x0000_t75" style="height:24.2pt;width:34.95pt;" o:ole="t" filled="f" o:preferrelative="t" stroked="f" coordsize="21600,21600">
            <v:path/>
            <v:fill on="f" focussize="0,0"/>
            <v:stroke on="f" joinstyle="miter"/>
            <v:imagedata r:id="rId454" o:title=""/>
            <o:lock v:ext="edit" aspectratio="t"/>
            <w10:wrap type="none"/>
            <w10:anchorlock/>
          </v:shape>
          <o:OLEObject Type="Embed" ProgID="Equation.DSMT4" ShapeID="_x0000_i1260" DrawAspect="Content" ObjectID="_1468075960" r:id="rId453">
            <o:LockedField>false</o:LockedField>
          </o:OLEObject>
        </w:object>
      </w:r>
      <w:r>
        <w:rPr>
          <w:rFonts w:hint="eastAsia"/>
          <w:szCs w:val="24"/>
        </w:rPr>
        <w:t>，</w:t>
      </w:r>
      <w:r>
        <w:rPr>
          <w:position w:val="-14"/>
          <w:szCs w:val="24"/>
        </w:rPr>
        <w:object>
          <v:shape id="_x0000_i1261" o:spt="75" type="#_x0000_t75" style="height:20.95pt;width:48.9pt;" o:ole="t" filled="f" o:preferrelative="t" stroked="f" coordsize="21600,21600">
            <v:path/>
            <v:fill on="f" focussize="0,0"/>
            <v:stroke on="f" joinstyle="miter"/>
            <v:imagedata r:id="rId456" o:title=""/>
            <o:lock v:ext="edit" aspectratio="t"/>
            <w10:wrap type="none"/>
            <w10:anchorlock/>
          </v:shape>
          <o:OLEObject Type="Embed" ProgID="Equation.DSMT4" ShapeID="_x0000_i1261" DrawAspect="Content" ObjectID="_1468075961" r:id="rId455">
            <o:LockedField>false</o:LockedField>
          </o:OLEObject>
        </w:object>
      </w:r>
      <w:r>
        <w:rPr>
          <w:rFonts w:hint="eastAsia"/>
          <w:szCs w:val="24"/>
        </w:rPr>
        <w:t>，</w:t>
      </w:r>
    </w:p>
    <w:p>
      <w:pPr>
        <w:snapToGrid w:val="0"/>
        <w:spacing w:line="312" w:lineRule="auto"/>
        <w:ind w:firstLine="480" w:firstLineChars="200"/>
        <w:jc w:val="left"/>
        <w:rPr>
          <w:szCs w:val="24"/>
        </w:rPr>
      </w:pPr>
      <w:r>
        <w:rPr>
          <w:position w:val="-14"/>
          <w:szCs w:val="24"/>
        </w:rPr>
        <w:object>
          <v:shape id="_x0000_i1262" o:spt="75" type="#_x0000_t75" style="height:20.4pt;width:76.85pt;" o:ole="t" filled="f" o:preferrelative="t" stroked="f" coordsize="21600,21600">
            <v:path/>
            <v:fill on="f" focussize="0,0"/>
            <v:stroke on="f" joinstyle="miter"/>
            <v:imagedata r:id="rId458" o:title=""/>
            <o:lock v:ext="edit" aspectratio="t"/>
            <w10:wrap type="none"/>
            <w10:anchorlock/>
          </v:shape>
          <o:OLEObject Type="Embed" ProgID="Equation.DSMT4" ShapeID="_x0000_i1262" DrawAspect="Content" ObjectID="_1468075962" r:id="rId457">
            <o:LockedField>false</o:LockedField>
          </o:OLEObject>
        </w:object>
      </w:r>
      <w:r>
        <w:rPr>
          <w:rFonts w:hint="eastAsia"/>
          <w:szCs w:val="24"/>
        </w:rPr>
        <w:t>，</w:t>
      </w:r>
      <w:r>
        <w:rPr>
          <w:position w:val="-32"/>
          <w:szCs w:val="24"/>
        </w:rPr>
        <w:object>
          <v:shape id="_x0000_i1263" o:spt="75" type="#_x0000_t75" style="height:38.15pt;width:47.8pt;" o:ole="t" filled="f" o:preferrelative="t" stroked="f" coordsize="21600,21600">
            <v:path/>
            <v:fill on="f" focussize="0,0"/>
            <v:stroke on="f" joinstyle="miter"/>
            <v:imagedata r:id="rId460" o:title=""/>
            <o:lock v:ext="edit" aspectratio="t"/>
            <w10:wrap type="none"/>
            <w10:anchorlock/>
          </v:shape>
          <o:OLEObject Type="Embed" ProgID="Equation.DSMT4" ShapeID="_x0000_i1263" DrawAspect="Content" ObjectID="_1468075963" r:id="rId459">
            <o:LockedField>false</o:LockedField>
          </o:OLEObject>
        </w:object>
      </w:r>
      <w:r>
        <w:rPr>
          <w:rFonts w:hint="eastAsia"/>
          <w:szCs w:val="24"/>
        </w:rPr>
        <w:t>（</w:t>
      </w:r>
      <w:r>
        <w:rPr>
          <w:position w:val="-12"/>
          <w:szCs w:val="24"/>
        </w:rPr>
        <w:object>
          <v:shape id="_x0000_i1264" o:spt="75" type="#_x0000_t75" style="height:18.25pt;width:32.25pt;" o:ole="t" filled="f" o:preferrelative="t" stroked="f" coordsize="21600,21600">
            <v:path/>
            <v:fill on="f" focussize="0,0"/>
            <v:stroke on="f" joinstyle="miter"/>
            <v:imagedata r:id="rId462" o:title=""/>
            <o:lock v:ext="edit" aspectratio="t"/>
            <w10:wrap type="none"/>
            <w10:anchorlock/>
          </v:shape>
          <o:OLEObject Type="Embed" ProgID="Equation.DSMT4" ShapeID="_x0000_i1264" DrawAspect="Content" ObjectID="_1468075964" r:id="rId461">
            <o:LockedField>false</o:LockedField>
          </o:OLEObject>
        </w:object>
      </w:r>
      <w:r>
        <w:rPr>
          <w:rFonts w:hint="eastAsia"/>
          <w:szCs w:val="24"/>
        </w:rPr>
        <w:t>），</w:t>
      </w:r>
    </w:p>
    <w:p>
      <w:pPr>
        <w:snapToGrid w:val="0"/>
        <w:spacing w:line="312" w:lineRule="auto"/>
        <w:ind w:firstLine="480" w:firstLineChars="200"/>
        <w:jc w:val="left"/>
        <w:rPr>
          <w:szCs w:val="24"/>
        </w:rPr>
      </w:pPr>
      <w:r>
        <w:rPr>
          <w:position w:val="-14"/>
          <w:szCs w:val="24"/>
        </w:rPr>
        <w:object>
          <v:shape id="_x0000_i1265" o:spt="75" type="#_x0000_t75" style="height:20.4pt;width:90.25pt;" o:ole="t" filled="f" o:preferrelative="t" stroked="f" coordsize="21600,21600">
            <v:path/>
            <v:fill on="f" focussize="0,0"/>
            <v:stroke on="f" joinstyle="miter"/>
            <v:imagedata r:id="rId464" o:title=""/>
            <o:lock v:ext="edit" aspectratio="t"/>
            <w10:wrap type="none"/>
            <w10:anchorlock/>
          </v:shape>
          <o:OLEObject Type="Embed" ProgID="Equation.DSMT4" ShapeID="_x0000_i1265" DrawAspect="Content" ObjectID="_1468075965" r:id="rId463">
            <o:LockedField>false</o:LockedField>
          </o:OLEObject>
        </w:object>
      </w:r>
      <w:r>
        <w:rPr>
          <w:rFonts w:hint="eastAsia"/>
          <w:szCs w:val="24"/>
        </w:rPr>
        <w:t>．</w:t>
      </w:r>
    </w:p>
    <w:p>
      <w:pPr>
        <w:snapToGrid w:val="0"/>
        <w:spacing w:line="312" w:lineRule="auto"/>
        <w:ind w:firstLine="480" w:firstLineChars="200"/>
        <w:rPr>
          <w:rFonts w:cs="Times New Roman"/>
          <w:szCs w:val="24"/>
        </w:rPr>
      </w:pPr>
      <w:r>
        <w:rPr>
          <w:rFonts w:hint="eastAsia" w:cs="Times New Roman"/>
          <w:szCs w:val="24"/>
        </w:rPr>
        <w:t>复数的模是实数绝对值的推广，我们可以用实数绝对值的性质来类比复数的模的性质．</w:t>
      </w:r>
    </w:p>
    <w:p>
      <w:pPr>
        <w:snapToGrid w:val="0"/>
        <w:spacing w:line="312" w:lineRule="auto"/>
        <w:ind w:firstLine="480" w:firstLineChars="200"/>
        <w:rPr>
          <w:rFonts w:cs="Times New Roman"/>
          <w:szCs w:val="24"/>
        </w:rPr>
      </w:pPr>
      <w:r>
        <w:rPr>
          <w:rFonts w:hint="eastAsia" w:cs="Times New Roman"/>
          <w:szCs w:val="24"/>
        </w:rPr>
        <w:t>根据公式</w:t>
      </w:r>
      <w:r>
        <w:rPr>
          <w:rFonts w:cs="Times New Roman"/>
          <w:position w:val="-18"/>
          <w:szCs w:val="24"/>
        </w:rPr>
        <w:object>
          <v:shape id="_x0000_i1266" o:spt="75" type="#_x0000_t75" style="height:25.25pt;width:232.1pt;" o:ole="t" filled="f" o:preferrelative="t" stroked="f" coordsize="21600,21600">
            <v:path/>
            <v:fill on="f" focussize="0,0"/>
            <v:stroke on="f" joinstyle="miter"/>
            <v:imagedata r:id="rId466" o:title=""/>
            <o:lock v:ext="edit" aspectratio="t"/>
            <w10:wrap type="none"/>
            <w10:anchorlock/>
          </v:shape>
          <o:OLEObject Type="Embed" ProgID="Equation.DSMT4" ShapeID="_x0000_i1266" DrawAspect="Content" ObjectID="_1468075966" r:id="rId465">
            <o:LockedField>false</o:LockedField>
          </o:OLEObject>
        </w:object>
      </w:r>
      <w:r>
        <w:rPr>
          <w:rFonts w:hint="eastAsia" w:cs="Times New Roman"/>
          <w:szCs w:val="24"/>
        </w:rPr>
        <w:t>，可以把复数的与两点间的距离公式相联系．从而可以用复数的运算研究一些平面几何问题．也为今后与解析几何问题连接作好了铺垫．</w:t>
      </w:r>
    </w:p>
    <w:p>
      <w:pPr>
        <w:snapToGrid w:val="0"/>
        <w:spacing w:line="312" w:lineRule="auto"/>
        <w:ind w:firstLine="480" w:firstLineChars="200"/>
        <w:rPr>
          <w:rFonts w:cs="Times New Roman"/>
          <w:szCs w:val="24"/>
        </w:rPr>
      </w:pPr>
      <w:r>
        <w:rPr>
          <w:rFonts w:hint="eastAsia" w:cs="Times New Roman"/>
          <w:szCs w:val="24"/>
        </w:rPr>
        <w:t>在本节课的研究中，我们通过与实数的绝对值、向量的模类比，猜想复数的模的性质，并进行了严格的证明．发展逻辑推理素养．</w:t>
      </w:r>
    </w:p>
    <w:p>
      <w:pPr>
        <w:snapToGrid w:val="0"/>
        <w:spacing w:line="312" w:lineRule="auto"/>
        <w:ind w:firstLine="480" w:firstLineChars="200"/>
        <w:rPr>
          <w:rFonts w:cs="Times New Roman"/>
        </w:rPr>
      </w:pPr>
      <w:r>
        <w:rPr>
          <w:rFonts w:hint="eastAsia" w:cs="Times New Roman"/>
        </w:rPr>
        <w:t>知识：复数的模的定义、复数的模的性质、复平面上两点间的距离公式</w:t>
      </w:r>
    </w:p>
    <w:p>
      <w:pPr>
        <w:tabs>
          <w:tab w:val="left" w:pos="420"/>
        </w:tabs>
        <w:adjustRightInd w:val="0"/>
        <w:snapToGrid w:val="0"/>
        <w:spacing w:line="312" w:lineRule="auto"/>
        <w:ind w:firstLine="480"/>
        <w:rPr>
          <w:rFonts w:cs="Times New Roman"/>
        </w:rPr>
      </w:pPr>
      <w:r>
        <w:rPr>
          <w:rFonts w:hint="eastAsia" w:cs="Times New Roman"/>
        </w:rPr>
        <w:t>思想方法：从特殊到一般，数形结合．</w:t>
      </w:r>
    </w:p>
    <w:p>
      <w:pPr>
        <w:tabs>
          <w:tab w:val="left" w:pos="420"/>
        </w:tabs>
        <w:adjustRightInd w:val="0"/>
        <w:snapToGrid w:val="0"/>
        <w:spacing w:line="312" w:lineRule="auto"/>
        <w:ind w:firstLine="480"/>
        <w:rPr>
          <w:rFonts w:cs="Times New Roman"/>
        </w:rPr>
      </w:pPr>
      <w:r>
        <w:rPr>
          <w:rFonts w:hint="eastAsia" w:cs="Times New Roman"/>
        </w:rPr>
        <w:t>核心素养：逻辑推理，数学运算素养．</w:t>
      </w:r>
    </w:p>
    <w:p>
      <w:pPr>
        <w:snapToGrid w:val="0"/>
        <w:spacing w:line="312" w:lineRule="auto"/>
        <w:ind w:firstLine="480" w:firstLineChars="200"/>
      </w:pPr>
      <w:r>
        <w:rPr>
          <w:rFonts w:hint="eastAsia"/>
        </w:rPr>
        <w:t>课后作业</w:t>
      </w:r>
    </w:p>
    <w:p>
      <w:pPr>
        <w:snapToGrid w:val="0"/>
        <w:spacing w:line="312" w:lineRule="auto"/>
        <w:ind w:firstLine="480" w:firstLineChars="200"/>
      </w:pPr>
      <w:r>
        <w:rPr>
          <w:rFonts w:hint="eastAsia"/>
        </w:rPr>
        <w:t>[基础练习]</w:t>
      </w:r>
    </w:p>
    <w:p>
      <w:pPr>
        <w:tabs>
          <w:tab w:val="left" w:pos="420"/>
        </w:tabs>
        <w:snapToGrid w:val="0"/>
        <w:spacing w:line="312" w:lineRule="auto"/>
        <w:ind w:firstLine="480" w:firstLineChars="200"/>
        <w:rPr>
          <w:rFonts w:cs="Times New Roman"/>
          <w:szCs w:val="24"/>
        </w:rPr>
      </w:pPr>
      <w:r>
        <w:rPr>
          <w:rFonts w:cs="Times New Roman"/>
          <w:szCs w:val="24"/>
        </w:rPr>
        <w:t>1．计算：</w:t>
      </w:r>
    </w:p>
    <w:p>
      <w:pPr>
        <w:tabs>
          <w:tab w:val="left" w:pos="420"/>
        </w:tabs>
        <w:snapToGrid w:val="0"/>
        <w:spacing w:line="312" w:lineRule="auto"/>
        <w:ind w:firstLine="480" w:firstLineChars="200"/>
        <w:rPr>
          <w:rFonts w:cs="Times New Roman"/>
          <w:szCs w:val="24"/>
        </w:rPr>
      </w:pPr>
      <w:r>
        <w:rPr>
          <w:rFonts w:cs="Times New Roman"/>
          <w:szCs w:val="24"/>
        </w:rPr>
        <w:t>（1）</w:t>
      </w:r>
      <w:r>
        <w:rPr>
          <w:rFonts w:cs="Times New Roman"/>
          <w:position w:val="-14"/>
          <w:szCs w:val="24"/>
        </w:rPr>
        <w:object>
          <v:shape id="_x0000_i1267" o:spt="75" type="#_x0000_t75" style="height:21.5pt;width:38.7pt;" o:ole="t" filled="f" o:preferrelative="t" stroked="f" coordsize="21600,21600">
            <v:path/>
            <v:fill on="f" focussize="0,0"/>
            <v:stroke on="f" joinstyle="miter"/>
            <v:imagedata r:id="rId468" o:title=""/>
            <o:lock v:ext="edit" aspectratio="t"/>
            <w10:wrap type="none"/>
            <w10:anchorlock/>
          </v:shape>
          <o:OLEObject Type="Embed" ProgID="Equation.DSMT4" ShapeID="_x0000_i1267" DrawAspect="Content" ObjectID="_1468075967" r:id="rId467">
            <o:LockedField>false</o:LockedField>
          </o:OLEObject>
        </w:object>
      </w:r>
      <w:r>
        <w:rPr>
          <w:rFonts w:cs="Times New Roman"/>
          <w:szCs w:val="24"/>
        </w:rPr>
        <w:t>；</w:t>
      </w:r>
      <w:r>
        <w:rPr>
          <w:rFonts w:cs="Times New Roman"/>
          <w:szCs w:val="24"/>
        </w:rPr>
        <w:tab/>
      </w:r>
    </w:p>
    <w:p>
      <w:pPr>
        <w:tabs>
          <w:tab w:val="left" w:pos="420"/>
        </w:tabs>
        <w:snapToGrid w:val="0"/>
        <w:spacing w:line="312" w:lineRule="auto"/>
        <w:ind w:firstLine="480" w:firstLineChars="200"/>
        <w:rPr>
          <w:rFonts w:cs="Times New Roman"/>
          <w:szCs w:val="24"/>
        </w:rPr>
      </w:pPr>
      <w:r>
        <w:rPr>
          <w:rFonts w:cs="Times New Roman"/>
          <w:szCs w:val="24"/>
        </w:rPr>
        <w:t>（2）</w:t>
      </w:r>
      <w:r>
        <w:rPr>
          <w:rFonts w:cs="Times New Roman"/>
          <w:position w:val="-18"/>
          <w:szCs w:val="24"/>
        </w:rPr>
        <w:object>
          <v:shape id="_x0000_i1268" o:spt="75" type="#_x0000_t75" style="height:24.2pt;width:87.6pt;" o:ole="t" filled="f" o:preferrelative="t" stroked="f" coordsize="21600,21600">
            <v:path/>
            <v:fill on="f" focussize="0,0"/>
            <v:stroke on="f" joinstyle="miter"/>
            <v:imagedata r:id="rId470" o:title=""/>
            <o:lock v:ext="edit" aspectratio="t"/>
            <w10:wrap type="none"/>
            <w10:anchorlock/>
          </v:shape>
          <o:OLEObject Type="Embed" ProgID="Equation.DSMT4" ShapeID="_x0000_i1268" DrawAspect="Content" ObjectID="_1468075968" r:id="rId469">
            <o:LockedField>false</o:LockedField>
          </o:OLEObject>
        </w:object>
      </w:r>
      <w:r>
        <w:rPr>
          <w:rFonts w:cs="Times New Roman"/>
          <w:szCs w:val="24"/>
        </w:rPr>
        <w:t>；</w:t>
      </w:r>
    </w:p>
    <w:p>
      <w:pPr>
        <w:tabs>
          <w:tab w:val="left" w:pos="420"/>
        </w:tabs>
        <w:snapToGrid w:val="0"/>
        <w:spacing w:line="312" w:lineRule="auto"/>
        <w:ind w:firstLine="480" w:firstLineChars="200"/>
        <w:rPr>
          <w:rFonts w:cs="Times New Roman"/>
          <w:szCs w:val="24"/>
        </w:rPr>
      </w:pPr>
      <w:r>
        <w:rPr>
          <w:rFonts w:cs="Times New Roman"/>
          <w:szCs w:val="24"/>
        </w:rPr>
        <w:t>（3）</w:t>
      </w:r>
      <w:r>
        <w:rPr>
          <w:rFonts w:cs="Times New Roman"/>
          <w:position w:val="-34"/>
          <w:szCs w:val="24"/>
        </w:rPr>
        <w:object>
          <v:shape id="_x0000_i1269" o:spt="75" type="#_x0000_t75" style="height:40.3pt;width:96.2pt;" o:ole="t" filled="f" o:preferrelative="t" stroked="f" coordsize="21600,21600">
            <v:path/>
            <v:fill on="f" focussize="0,0"/>
            <v:stroke on="f" joinstyle="miter"/>
            <v:imagedata r:id="rId472" o:title=""/>
            <o:lock v:ext="edit" aspectratio="t"/>
            <w10:wrap type="none"/>
            <w10:anchorlock/>
          </v:shape>
          <o:OLEObject Type="Embed" ProgID="Equation.DSMT4" ShapeID="_x0000_i1269" DrawAspect="Content" ObjectID="_1468075969" r:id="rId471">
            <o:LockedField>false</o:LockedField>
          </o:OLEObject>
        </w:object>
      </w:r>
      <w:r>
        <w:rPr>
          <w:rFonts w:cs="Times New Roman"/>
          <w:szCs w:val="24"/>
        </w:rPr>
        <w:t>；</w:t>
      </w:r>
    </w:p>
    <w:p>
      <w:pPr>
        <w:tabs>
          <w:tab w:val="left" w:pos="420"/>
        </w:tabs>
        <w:snapToGrid w:val="0"/>
        <w:spacing w:line="312" w:lineRule="auto"/>
        <w:ind w:firstLine="480" w:firstLineChars="200"/>
        <w:rPr>
          <w:rFonts w:cs="Times New Roman"/>
          <w:szCs w:val="24"/>
        </w:rPr>
      </w:pPr>
      <w:r>
        <w:rPr>
          <w:rFonts w:cs="Times New Roman"/>
          <w:szCs w:val="24"/>
        </w:rPr>
        <w:t>（4）</w:t>
      </w:r>
      <w:r>
        <w:rPr>
          <w:rFonts w:cs="Times New Roman"/>
          <w:position w:val="-36"/>
          <w:szCs w:val="24"/>
        </w:rPr>
        <w:object>
          <v:shape id="_x0000_i1270" o:spt="75" type="#_x0000_t75" style="height:41.9pt;width:73.05pt;" o:ole="t" filled="f" o:preferrelative="t" stroked="f" coordsize="21600,21600">
            <v:path/>
            <v:fill on="f" focussize="0,0"/>
            <v:stroke on="f" joinstyle="miter"/>
            <v:imagedata r:id="rId474" o:title=""/>
            <o:lock v:ext="edit" aspectratio="t"/>
            <w10:wrap type="none"/>
            <w10:anchorlock/>
          </v:shape>
          <o:OLEObject Type="Embed" ProgID="Equation.DSMT4" ShapeID="_x0000_i1270" DrawAspect="Content" ObjectID="_1468075970" r:id="rId473">
            <o:LockedField>false</o:LockedField>
          </o:OLEObject>
        </w:object>
      </w:r>
      <w:r>
        <w:rPr>
          <w:rFonts w:cs="Times New Roman"/>
          <w:szCs w:val="24"/>
        </w:rPr>
        <w:t>．</w:t>
      </w:r>
    </w:p>
    <w:p>
      <w:pPr>
        <w:tabs>
          <w:tab w:val="left" w:pos="420"/>
        </w:tabs>
        <w:snapToGrid w:val="0"/>
        <w:spacing w:line="312" w:lineRule="auto"/>
        <w:ind w:firstLine="480" w:firstLineChars="200"/>
        <w:rPr>
          <w:rFonts w:cs="Times New Roman"/>
          <w:szCs w:val="24"/>
        </w:rPr>
      </w:pPr>
      <w:r>
        <w:rPr>
          <w:rFonts w:cs="Times New Roman"/>
          <w:szCs w:val="24"/>
        </w:rPr>
        <w:t>2．已知</w:t>
      </w:r>
      <w:r>
        <w:rPr>
          <w:rFonts w:cs="Times New Roman"/>
          <w:position w:val="-14"/>
          <w:szCs w:val="24"/>
        </w:rPr>
        <w:object>
          <v:shape id="_x0000_i1271" o:spt="75" type="#_x0000_t75" style="height:21.5pt;width:53.75pt;" o:ole="t" filled="f" o:preferrelative="t" stroked="f" coordsize="21600,21600">
            <v:path/>
            <v:fill on="f" focussize="0,0"/>
            <v:stroke on="f" joinstyle="miter"/>
            <v:imagedata r:id="rId476" o:title=""/>
            <o:lock v:ext="edit" aspectratio="t"/>
            <w10:wrap type="none"/>
            <w10:anchorlock/>
          </v:shape>
          <o:OLEObject Type="Embed" ProgID="Equation.DSMT4" ShapeID="_x0000_i1271" DrawAspect="Content" ObjectID="_1468075971" r:id="rId475">
            <o:LockedField>false</o:LockedField>
          </o:OLEObject>
        </w:object>
      </w:r>
      <w:r>
        <w:rPr>
          <w:rFonts w:cs="Times New Roman"/>
          <w:szCs w:val="24"/>
        </w:rPr>
        <w:t>，其中</w:t>
      </w:r>
      <w:r>
        <w:rPr>
          <w:rFonts w:cs="Times New Roman"/>
          <w:position w:val="-6"/>
          <w:szCs w:val="24"/>
        </w:rPr>
        <w:object>
          <v:shape id="_x0000_i1272" o:spt="75" type="#_x0000_t75" style="height:14.5pt;width:31.15pt;" o:ole="t" filled="f" o:preferrelative="t" stroked="f" coordsize="21600,21600">
            <v:path/>
            <v:fill on="f" focussize="0,0"/>
            <v:stroke on="f" joinstyle="miter"/>
            <v:imagedata r:id="rId478" o:title=""/>
            <o:lock v:ext="edit" aspectratio="t"/>
            <w10:wrap type="none"/>
            <w10:anchorlock/>
          </v:shape>
          <o:OLEObject Type="Embed" ProgID="Equation.DSMT4" ShapeID="_x0000_i1272" DrawAspect="Content" ObjectID="_1468075972" r:id="rId477">
            <o:LockedField>false</o:LockedField>
          </o:OLEObject>
        </w:object>
      </w:r>
      <w:r>
        <w:rPr>
          <w:rFonts w:cs="Times New Roman"/>
          <w:szCs w:val="24"/>
        </w:rPr>
        <w:t>．求</w:t>
      </w:r>
      <w:r>
        <w:rPr>
          <w:rFonts w:cs="Times New Roman"/>
          <w:position w:val="-6"/>
          <w:szCs w:val="24"/>
        </w:rPr>
        <w:object>
          <v:shape id="_x0000_i1273" o:spt="75" type="#_x0000_t75" style="height:14.5pt;width:10.75pt;" o:ole="t" filled="f" o:preferrelative="t" stroked="f" coordsize="21600,21600">
            <v:path/>
            <v:fill on="f" focussize="0,0"/>
            <v:stroke on="f" joinstyle="miter"/>
            <v:imagedata r:id="rId480" o:title=""/>
            <o:lock v:ext="edit" aspectratio="t"/>
            <w10:wrap type="none"/>
            <w10:anchorlock/>
          </v:shape>
          <o:OLEObject Type="Embed" ProgID="Equation.DSMT4" ShapeID="_x0000_i1273" DrawAspect="Content" ObjectID="_1468075973" r:id="rId479">
            <o:LockedField>false</o:LockedField>
          </o:OLEObject>
        </w:object>
      </w:r>
      <w:r>
        <w:rPr>
          <w:rFonts w:cs="Times New Roman"/>
          <w:szCs w:val="24"/>
        </w:rPr>
        <w:t>的值．</w:t>
      </w:r>
    </w:p>
    <w:p>
      <w:pPr>
        <w:tabs>
          <w:tab w:val="left" w:pos="420"/>
        </w:tabs>
        <w:snapToGrid w:val="0"/>
        <w:spacing w:line="312" w:lineRule="auto"/>
        <w:ind w:firstLine="480" w:firstLineChars="200"/>
        <w:rPr>
          <w:rFonts w:cs="Times New Roman"/>
          <w:szCs w:val="24"/>
        </w:rPr>
      </w:pPr>
      <w:r>
        <w:rPr>
          <w:rFonts w:cs="Times New Roman"/>
          <w:szCs w:val="24"/>
        </w:rPr>
        <w:t>3．设复数</w:t>
      </w:r>
      <w:r>
        <w:rPr>
          <w:rFonts w:cs="Times New Roman"/>
          <w:position w:val="-10"/>
          <w:szCs w:val="24"/>
        </w:rPr>
        <w:object>
          <v:shape id="_x0000_i1274" o:spt="75" type="#_x0000_t75" style="height:15.6pt;width:87.6pt;" o:ole="t" filled="f" o:preferrelative="t" stroked="f" coordsize="21600,21600">
            <v:path/>
            <v:fill on="f" focussize="0,0"/>
            <v:stroke on="f" joinstyle="miter"/>
            <v:imagedata r:id="rId482" o:title=""/>
            <o:lock v:ext="edit" aspectratio="t"/>
            <w10:wrap type="none"/>
            <w10:anchorlock/>
          </v:shape>
          <o:OLEObject Type="Embed" ProgID="Equation.DSMT4" ShapeID="_x0000_i1274" DrawAspect="Content" ObjectID="_1468075974" r:id="rId481">
            <o:LockedField>false</o:LockedField>
          </o:OLEObject>
        </w:object>
      </w:r>
      <w:r>
        <w:rPr>
          <w:rFonts w:cs="Times New Roman"/>
          <w:szCs w:val="24"/>
        </w:rPr>
        <w:t>（</w:t>
      </w:r>
      <w:r>
        <w:rPr>
          <w:rFonts w:cs="Times New Roman"/>
          <w:position w:val="-6"/>
          <w:szCs w:val="24"/>
        </w:rPr>
        <w:object>
          <v:shape id="_x0000_i1275" o:spt="75" type="#_x0000_t75" style="height:14.5pt;width:33.3pt;" o:ole="t" filled="f" o:preferrelative="t" stroked="f" coordsize="21600,21600">
            <v:path/>
            <v:fill on="f" focussize="0,0"/>
            <v:stroke on="f" joinstyle="miter"/>
            <v:imagedata r:id="rId484" o:title=""/>
            <o:lock v:ext="edit" aspectratio="t"/>
            <w10:wrap type="none"/>
            <w10:anchorlock/>
          </v:shape>
          <o:OLEObject Type="Embed" ProgID="Equation.DSMT4" ShapeID="_x0000_i1275" DrawAspect="Content" ObjectID="_1468075975" r:id="rId483">
            <o:LockedField>false</o:LockedField>
          </o:OLEObject>
        </w:object>
      </w:r>
      <w:r>
        <w:rPr>
          <w:rFonts w:cs="Times New Roman"/>
          <w:szCs w:val="24"/>
        </w:rPr>
        <w:t>）的模为</w:t>
      </w:r>
      <w:r>
        <w:rPr>
          <w:rFonts w:cs="Times New Roman"/>
          <w:position w:val="-4"/>
          <w:szCs w:val="24"/>
        </w:rPr>
        <w:object>
          <v:shape id="_x0000_i1276" o:spt="75" type="#_x0000_t75" style="height:12.35pt;width:7pt;" o:ole="t" filled="f" o:preferrelative="t" stroked="f" coordsize="21600,21600">
            <v:path/>
            <v:fill on="f" focussize="0,0"/>
            <v:stroke on="f" joinstyle="miter"/>
            <v:imagedata r:id="rId486" o:title=""/>
            <o:lock v:ext="edit" aspectratio="t"/>
            <w10:wrap type="none"/>
            <w10:anchorlock/>
          </v:shape>
          <o:OLEObject Type="Embed" ProgID="Equation.DSMT4" ShapeID="_x0000_i1276" DrawAspect="Content" ObjectID="_1468075976" r:id="rId485">
            <o:LockedField>false</o:LockedField>
          </o:OLEObject>
        </w:object>
      </w:r>
      <w:r>
        <w:rPr>
          <w:rFonts w:cs="Times New Roman"/>
          <w:szCs w:val="24"/>
        </w:rPr>
        <w:t>，求</w:t>
      </w:r>
      <w:r>
        <w:rPr>
          <w:rFonts w:cs="Times New Roman"/>
          <w:position w:val="-6"/>
          <w:szCs w:val="24"/>
        </w:rPr>
        <w:object>
          <v:shape id="_x0000_i1277" o:spt="75" type="#_x0000_t75" style="height:11.8pt;width:12.35pt;" o:ole="t" filled="f" o:preferrelative="t" stroked="f" coordsize="21600,21600">
            <v:path/>
            <v:fill on="f" focussize="0,0"/>
            <v:stroke on="f" joinstyle="miter"/>
            <v:imagedata r:id="rId488" o:title=""/>
            <o:lock v:ext="edit" aspectratio="t"/>
            <w10:wrap type="none"/>
            <w10:anchorlock/>
          </v:shape>
          <o:OLEObject Type="Embed" ProgID="Equation.DSMT4" ShapeID="_x0000_i1277" DrawAspect="Content" ObjectID="_1468075977" r:id="rId487">
            <o:LockedField>false</o:LockedField>
          </o:OLEObject>
        </w:object>
      </w:r>
      <w:r>
        <w:rPr>
          <w:rFonts w:cs="Times New Roman"/>
          <w:szCs w:val="24"/>
        </w:rPr>
        <w:t>的值．</w:t>
      </w:r>
    </w:p>
    <w:p>
      <w:pPr>
        <w:tabs>
          <w:tab w:val="left" w:pos="420"/>
        </w:tabs>
        <w:snapToGrid w:val="0"/>
        <w:spacing w:line="312" w:lineRule="auto"/>
        <w:ind w:firstLine="480" w:firstLineChars="200"/>
        <w:rPr>
          <w:rFonts w:cs="Times New Roman"/>
          <w:szCs w:val="24"/>
        </w:rPr>
      </w:pPr>
      <w:r>
        <w:rPr>
          <w:rFonts w:cs="Times New Roman"/>
          <w:szCs w:val="24"/>
        </w:rPr>
        <w:t>4．已知复数</w:t>
      </w:r>
      <w:r>
        <w:rPr>
          <w:rFonts w:cs="Times New Roman"/>
          <w:position w:val="-24"/>
          <w:szCs w:val="24"/>
        </w:rPr>
        <w:object>
          <v:shape id="_x0000_i1278" o:spt="75" type="#_x0000_t75" style="height:31.15pt;width:82.75pt;" o:ole="t" filled="f" o:preferrelative="t" stroked="f" coordsize="21600,21600">
            <v:path/>
            <v:fill on="f" focussize="0,0"/>
            <v:stroke on="f" joinstyle="miter"/>
            <v:imagedata r:id="rId490" o:title=""/>
            <o:lock v:ext="edit" aspectratio="t"/>
            <w10:wrap type="none"/>
            <w10:anchorlock/>
          </v:shape>
          <o:OLEObject Type="Embed" ProgID="Equation.DSMT4" ShapeID="_x0000_i1278" DrawAspect="Content" ObjectID="_1468075978" r:id="rId489">
            <o:LockedField>false</o:LockedField>
          </o:OLEObject>
        </w:object>
      </w:r>
      <w:r>
        <w:rPr>
          <w:rFonts w:cs="Times New Roman"/>
          <w:szCs w:val="24"/>
        </w:rPr>
        <w:t>（</w:t>
      </w:r>
      <w:r>
        <w:rPr>
          <w:rFonts w:cs="Times New Roman"/>
          <w:position w:val="-6"/>
          <w:szCs w:val="24"/>
        </w:rPr>
        <w:object>
          <v:shape id="_x0000_i1279" o:spt="75" type="#_x0000_t75" style="height:14.5pt;width:33.3pt;" o:ole="t" filled="f" o:preferrelative="t" stroked="f" coordsize="21600,21600">
            <v:path/>
            <v:fill on="f" focussize="0,0"/>
            <v:stroke on="f" joinstyle="miter"/>
            <v:imagedata r:id="rId484" o:title=""/>
            <o:lock v:ext="edit" aspectratio="t"/>
            <w10:wrap type="none"/>
            <w10:anchorlock/>
          </v:shape>
          <o:OLEObject Type="Embed" ProgID="Equation.DSMT4" ShapeID="_x0000_i1279" DrawAspect="Content" ObjectID="_1468075979" r:id="rId491">
            <o:LockedField>false</o:LockedField>
          </o:OLEObject>
        </w:object>
      </w:r>
      <w:r>
        <w:rPr>
          <w:rFonts w:cs="Times New Roman"/>
          <w:szCs w:val="24"/>
        </w:rPr>
        <w:t>）的实部与虚部互为相反数，求</w:t>
      </w:r>
      <w:r>
        <w:rPr>
          <w:rFonts w:cs="Times New Roman"/>
          <w:position w:val="-14"/>
          <w:szCs w:val="24"/>
        </w:rPr>
        <w:object>
          <v:shape id="_x0000_i1280" o:spt="75" type="#_x0000_t75" style="height:21.5pt;width:12.35pt;" o:ole="t" filled="f" o:preferrelative="t" stroked="f" coordsize="21600,21600">
            <v:path/>
            <v:fill on="f" focussize="0,0"/>
            <v:stroke on="f" joinstyle="miter"/>
            <v:imagedata r:id="rId493" o:title=""/>
            <o:lock v:ext="edit" aspectratio="t"/>
            <w10:wrap type="none"/>
            <w10:anchorlock/>
          </v:shape>
          <o:OLEObject Type="Embed" ProgID="Equation.DSMT4" ShapeID="_x0000_i1280" DrawAspect="Content" ObjectID="_1468075980" r:id="rId492">
            <o:LockedField>false</o:LockedField>
          </o:OLEObject>
        </w:object>
      </w:r>
      <w:r>
        <w:rPr>
          <w:rFonts w:cs="Times New Roman"/>
          <w:szCs w:val="24"/>
        </w:rPr>
        <w:t>．</w:t>
      </w:r>
    </w:p>
    <w:p>
      <w:pPr>
        <w:tabs>
          <w:tab w:val="left" w:pos="420"/>
        </w:tabs>
        <w:snapToGrid w:val="0"/>
        <w:spacing w:line="312" w:lineRule="auto"/>
        <w:ind w:firstLine="480" w:firstLineChars="200"/>
        <w:rPr>
          <w:rFonts w:cs="Times New Roman"/>
          <w:szCs w:val="24"/>
        </w:rPr>
      </w:pPr>
      <w:r>
        <w:rPr>
          <w:rFonts w:cs="Times New Roman"/>
          <w:szCs w:val="24"/>
        </w:rPr>
        <w:t>5．若复数</w:t>
      </w:r>
      <w:r>
        <w:rPr>
          <w:rFonts w:cs="Times New Roman"/>
          <w:position w:val="-12"/>
          <w:szCs w:val="24"/>
        </w:rPr>
        <w:object>
          <v:shape id="_x0000_i1281" o:spt="75" type="#_x0000_t75" style="height:18.25pt;width:54.25pt;" o:ole="t" filled="f" o:preferrelative="t" stroked="f" coordsize="21600,21600">
            <v:path/>
            <v:fill on="f" focussize="0,0"/>
            <v:stroke on="f" joinstyle="miter"/>
            <v:imagedata r:id="rId495" o:title=""/>
            <o:lock v:ext="edit" aspectratio="t"/>
            <w10:wrap type="none"/>
            <w10:anchorlock/>
          </v:shape>
          <o:OLEObject Type="Embed" ProgID="Equation.DSMT4" ShapeID="_x0000_i1281" DrawAspect="Content" ObjectID="_1468075981" r:id="rId494">
            <o:LockedField>false</o:LockedField>
          </o:OLEObject>
        </w:object>
      </w:r>
      <w:r>
        <w:rPr>
          <w:rFonts w:cs="Times New Roman"/>
          <w:szCs w:val="24"/>
        </w:rPr>
        <w:t>，复数</w:t>
      </w:r>
      <w:r>
        <w:rPr>
          <w:rFonts w:cs="Times New Roman"/>
          <w:position w:val="-12"/>
          <w:szCs w:val="24"/>
        </w:rPr>
        <w:object>
          <v:shape id="_x0000_i1282" o:spt="75" type="#_x0000_t75" style="height:18.25pt;width:12.35pt;" o:ole="t" filled="f" o:preferrelative="t" stroked="f" coordsize="21600,21600">
            <v:path/>
            <v:fill on="f" focussize="0,0"/>
            <v:stroke on="f" joinstyle="miter"/>
            <v:imagedata r:id="rId497" o:title=""/>
            <o:lock v:ext="edit" aspectratio="t"/>
            <w10:wrap type="none"/>
            <w10:anchorlock/>
          </v:shape>
          <o:OLEObject Type="Embed" ProgID="Equation.DSMT4" ShapeID="_x0000_i1282" DrawAspect="Content" ObjectID="_1468075982" r:id="rId496">
            <o:LockedField>false</o:LockedField>
          </o:OLEObject>
        </w:object>
      </w:r>
      <w:r>
        <w:rPr>
          <w:rFonts w:cs="Times New Roman"/>
          <w:szCs w:val="24"/>
        </w:rPr>
        <w:t>满足</w:t>
      </w:r>
      <w:r>
        <w:rPr>
          <w:rFonts w:cs="Times New Roman"/>
          <w:position w:val="-14"/>
          <w:szCs w:val="24"/>
        </w:rPr>
        <w:object>
          <v:shape id="_x0000_i1283" o:spt="75" type="#_x0000_t75" style="height:21.5pt;width:40.3pt;" o:ole="t" filled="f" o:preferrelative="t" stroked="f" coordsize="21600,21600">
            <v:path/>
            <v:fill on="f" focussize="0,0"/>
            <v:stroke on="f" joinstyle="miter"/>
            <v:imagedata r:id="rId499" o:title=""/>
            <o:lock v:ext="edit" aspectratio="t"/>
            <w10:wrap type="none"/>
            <w10:anchorlock/>
          </v:shape>
          <o:OLEObject Type="Embed" ProgID="Equation.DSMT4" ShapeID="_x0000_i1283" DrawAspect="Content" ObjectID="_1468075983" r:id="rId498">
            <o:LockedField>false</o:LockedField>
          </o:OLEObject>
        </w:object>
      </w:r>
      <w:r>
        <w:rPr>
          <w:rFonts w:cs="Times New Roman"/>
          <w:szCs w:val="24"/>
        </w:rPr>
        <w:t>，且</w:t>
      </w:r>
      <w:r>
        <w:rPr>
          <w:rFonts w:cs="Times New Roman"/>
          <w:position w:val="-12"/>
          <w:szCs w:val="24"/>
        </w:rPr>
        <w:object>
          <v:shape id="_x0000_i1284" o:spt="75" type="#_x0000_t75" style="height:18.25pt;width:21.5pt;" o:ole="t" filled="f" o:preferrelative="t" stroked="f" coordsize="21600,21600">
            <v:path/>
            <v:fill on="f" focussize="0,0"/>
            <v:stroke on="f" joinstyle="miter"/>
            <v:imagedata r:id="rId501" o:title=""/>
            <o:lock v:ext="edit" aspectratio="t"/>
            <w10:wrap type="none"/>
            <w10:anchorlock/>
          </v:shape>
          <o:OLEObject Type="Embed" ProgID="Equation.DSMT4" ShapeID="_x0000_i1284" DrawAspect="Content" ObjectID="_1468075984" r:id="rId500">
            <o:LockedField>false</o:LockedField>
          </o:OLEObject>
        </w:object>
      </w:r>
      <w:r>
        <w:rPr>
          <w:rFonts w:cs="Times New Roman"/>
          <w:szCs w:val="24"/>
        </w:rPr>
        <w:t>是纯虚数，求复数</w:t>
      </w:r>
      <w:r>
        <w:rPr>
          <w:rFonts w:cs="Times New Roman"/>
          <w:position w:val="-12"/>
          <w:szCs w:val="24"/>
        </w:rPr>
        <w:object>
          <v:shape id="_x0000_i1285" o:spt="75" type="#_x0000_t75" style="height:18.25pt;width:12.35pt;" o:ole="t" filled="f" o:preferrelative="t" stroked="f" coordsize="21600,21600">
            <v:path/>
            <v:fill on="f" focussize="0,0"/>
            <v:stroke on="f" joinstyle="miter"/>
            <v:imagedata r:id="rId503" o:title=""/>
            <o:lock v:ext="edit" aspectratio="t"/>
            <w10:wrap type="none"/>
            <w10:anchorlock/>
          </v:shape>
          <o:OLEObject Type="Embed" ProgID="Equation.DSMT4" ShapeID="_x0000_i1285" DrawAspect="Content" ObjectID="_1468075985" r:id="rId502">
            <o:LockedField>false</o:LockedField>
          </o:OLEObject>
        </w:object>
      </w:r>
      <w:r>
        <w:rPr>
          <w:rFonts w:cs="Times New Roman"/>
          <w:szCs w:val="24"/>
        </w:rPr>
        <w:t>．</w:t>
      </w:r>
    </w:p>
    <w:p>
      <w:pPr>
        <w:tabs>
          <w:tab w:val="left" w:pos="420"/>
        </w:tabs>
        <w:snapToGrid w:val="0"/>
        <w:spacing w:line="312" w:lineRule="auto"/>
        <w:ind w:firstLine="480" w:firstLineChars="200"/>
        <w:rPr>
          <w:rFonts w:cs="Times New Roman"/>
          <w:szCs w:val="24"/>
        </w:rPr>
      </w:pPr>
      <w:r>
        <w:rPr>
          <w:rFonts w:cs="Times New Roman"/>
          <w:szCs w:val="24"/>
        </w:rPr>
        <w:t>6．设复数</w:t>
      </w:r>
      <w:r>
        <w:rPr>
          <w:rFonts w:cs="Times New Roman"/>
          <w:position w:val="-12"/>
          <w:szCs w:val="24"/>
        </w:rPr>
        <w:object>
          <v:shape id="_x0000_i1286" o:spt="75" type="#_x0000_t75" style="height:18.25pt;width:11.8pt;" o:ole="t" filled="f" o:preferrelative="t" stroked="f" coordsize="21600,21600">
            <v:path/>
            <v:fill on="f" focussize="0,0"/>
            <v:stroke on="f" joinstyle="miter"/>
            <v:imagedata r:id="rId505" o:title=""/>
            <o:lock v:ext="edit" aspectratio="t"/>
            <w10:wrap type="none"/>
            <w10:anchorlock/>
          </v:shape>
          <o:OLEObject Type="Embed" ProgID="Equation.DSMT4" ShapeID="_x0000_i1286" DrawAspect="Content" ObjectID="_1468075986" r:id="rId504">
            <o:LockedField>false</o:LockedField>
          </o:OLEObject>
        </w:object>
      </w:r>
      <w:r>
        <w:rPr>
          <w:rFonts w:cs="Times New Roman"/>
          <w:szCs w:val="24"/>
        </w:rPr>
        <w:t>与</w:t>
      </w:r>
      <w:r>
        <w:rPr>
          <w:rFonts w:cs="Times New Roman"/>
          <w:position w:val="-12"/>
          <w:szCs w:val="24"/>
        </w:rPr>
        <w:object>
          <v:shape id="_x0000_i1287" o:spt="75" type="#_x0000_t75" style="height:18.25pt;width:12.35pt;" o:ole="t" filled="f" o:preferrelative="t" stroked="f" coordsize="21600,21600">
            <v:path/>
            <v:fill on="f" focussize="0,0"/>
            <v:stroke on="f" joinstyle="miter"/>
            <v:imagedata r:id="rId507" o:title=""/>
            <o:lock v:ext="edit" aspectratio="t"/>
            <w10:wrap type="none"/>
            <w10:anchorlock/>
          </v:shape>
          <o:OLEObject Type="Embed" ProgID="Equation.DSMT4" ShapeID="_x0000_i1287" DrawAspect="Content" ObjectID="_1468075987" r:id="rId506">
            <o:LockedField>false</o:LockedField>
          </o:OLEObject>
        </w:object>
      </w:r>
      <w:r>
        <w:rPr>
          <w:rFonts w:cs="Times New Roman"/>
          <w:szCs w:val="24"/>
        </w:rPr>
        <w:t>分别对应复平面上的向量</w:t>
      </w:r>
      <w:r>
        <w:rPr>
          <w:rFonts w:cs="Times New Roman"/>
          <w:position w:val="-12"/>
          <w:szCs w:val="24"/>
        </w:rPr>
        <w:object>
          <v:shape id="_x0000_i1288" o:spt="75" type="#_x0000_t75" style="height:21.5pt;width:23.65pt;" o:ole="t" filled="f" o:preferrelative="t" stroked="f" coordsize="21600,21600">
            <v:path/>
            <v:fill on="f" focussize="0,0"/>
            <v:stroke on="f" joinstyle="miter"/>
            <v:imagedata r:id="rId509" o:title=""/>
            <o:lock v:ext="edit" aspectratio="t"/>
            <w10:wrap type="none"/>
            <w10:anchorlock/>
          </v:shape>
          <o:OLEObject Type="Embed" ProgID="Equation.DSMT4" ShapeID="_x0000_i1288" DrawAspect="Content" ObjectID="_1468075988" r:id="rId508">
            <o:LockedField>false</o:LockedField>
          </o:OLEObject>
        </w:object>
      </w:r>
      <w:r>
        <w:rPr>
          <w:rFonts w:cs="Times New Roman"/>
          <w:szCs w:val="24"/>
        </w:rPr>
        <w:t>与</w:t>
      </w:r>
      <w:r>
        <w:rPr>
          <w:rFonts w:cs="Times New Roman"/>
          <w:position w:val="-12"/>
          <w:szCs w:val="24"/>
        </w:rPr>
        <w:object>
          <v:shape id="_x0000_i1289" o:spt="75" type="#_x0000_t75" style="height:21.5pt;width:23.65pt;" o:ole="t" filled="f" o:preferrelative="t" stroked="f" coordsize="21600,21600">
            <v:path/>
            <v:fill on="f" focussize="0,0"/>
            <v:stroke on="f" joinstyle="miter"/>
            <v:imagedata r:id="rId511" o:title=""/>
            <o:lock v:ext="edit" aspectratio="t"/>
            <w10:wrap type="none"/>
            <w10:anchorlock/>
          </v:shape>
          <o:OLEObject Type="Embed" ProgID="Equation.DSMT4" ShapeID="_x0000_i1289" DrawAspect="Content" ObjectID="_1468075989" r:id="rId510">
            <o:LockedField>false</o:LockedField>
          </o:OLEObject>
        </w:object>
      </w:r>
      <w:r>
        <w:rPr>
          <w:rFonts w:cs="Times New Roman"/>
          <w:szCs w:val="24"/>
        </w:rPr>
        <w:t>，已知</w:t>
      </w:r>
      <w:r>
        <w:rPr>
          <w:rFonts w:cs="Times New Roman"/>
          <w:position w:val="-18"/>
          <w:szCs w:val="24"/>
        </w:rPr>
        <w:object>
          <v:shape id="_x0000_i1290" o:spt="75" type="#_x0000_t75" style="height:23.65pt;width:78.45pt;" o:ole="t" filled="f" o:preferrelative="t" stroked="f" coordsize="21600,21600">
            <v:path/>
            <v:fill on="f" focussize="0,0"/>
            <v:stroke on="f" joinstyle="miter"/>
            <v:imagedata r:id="rId513" o:title=""/>
            <o:lock v:ext="edit" aspectratio="t"/>
            <w10:wrap type="none"/>
            <w10:anchorlock/>
          </v:shape>
          <o:OLEObject Type="Embed" ProgID="Equation.DSMT4" ShapeID="_x0000_i1290" DrawAspect="Content" ObjectID="_1468075990" r:id="rId512">
            <o:LockedField>false</o:LockedField>
          </o:OLEObject>
        </w:object>
      </w:r>
      <w:r>
        <w:rPr>
          <w:rFonts w:cs="Times New Roman"/>
          <w:szCs w:val="24"/>
        </w:rPr>
        <w:t>，</w:t>
      </w:r>
      <w:r>
        <w:rPr>
          <w:rFonts w:cs="Times New Roman"/>
          <w:position w:val="-12"/>
          <w:szCs w:val="24"/>
        </w:rPr>
        <w:object>
          <v:shape id="_x0000_i1291" o:spt="75" type="#_x0000_t75" style="height:21.5pt;width:56.95pt;" o:ole="t" filled="f" o:preferrelative="t" stroked="f" coordsize="21600,21600">
            <v:path/>
            <v:fill on="f" focussize="0,0"/>
            <v:stroke on="f" joinstyle="miter"/>
            <v:imagedata r:id="rId515" o:title=""/>
            <o:lock v:ext="edit" aspectratio="t"/>
            <w10:wrap type="none"/>
            <w10:anchorlock/>
          </v:shape>
          <o:OLEObject Type="Embed" ProgID="Equation.DSMT4" ShapeID="_x0000_i1291" DrawAspect="Content" ObjectID="_1468075991" r:id="rId514">
            <o:LockedField>false</o:LockedField>
          </o:OLEObject>
        </w:object>
      </w:r>
      <w:r>
        <w:rPr>
          <w:rFonts w:cs="Times New Roman"/>
          <w:szCs w:val="24"/>
        </w:rPr>
        <w:t>．求</w:t>
      </w:r>
      <w:r>
        <w:rPr>
          <w:rFonts w:cs="Times New Roman"/>
          <w:position w:val="-14"/>
          <w:szCs w:val="24"/>
        </w:rPr>
        <w:object>
          <v:shape id="_x0000_i1292" o:spt="75" type="#_x0000_t75" style="height:21.5pt;width:38.7pt;" o:ole="t" filled="f" o:preferrelative="t" stroked="f" coordsize="21600,21600">
            <v:path/>
            <v:fill on="f" focussize="0,0"/>
            <v:stroke on="f" joinstyle="miter"/>
            <v:imagedata r:id="rId517" o:title=""/>
            <o:lock v:ext="edit" aspectratio="t"/>
            <w10:wrap type="none"/>
            <w10:anchorlock/>
          </v:shape>
          <o:OLEObject Type="Embed" ProgID="Equation.DSMT4" ShapeID="_x0000_i1292" DrawAspect="Content" ObjectID="_1468075992" r:id="rId516">
            <o:LockedField>false</o:LockedField>
          </o:OLEObject>
        </w:object>
      </w:r>
      <w:r>
        <w:rPr>
          <w:rFonts w:cs="Times New Roman"/>
          <w:szCs w:val="24"/>
        </w:rPr>
        <w:t>与</w:t>
      </w:r>
      <w:r>
        <w:rPr>
          <w:rFonts w:cs="Times New Roman"/>
          <w:position w:val="-14"/>
          <w:szCs w:val="24"/>
        </w:rPr>
        <w:object>
          <v:shape id="_x0000_i1293" o:spt="75" type="#_x0000_t75" style="height:21.5pt;width:36.55pt;" o:ole="t" filled="f" o:preferrelative="t" stroked="f" coordsize="21600,21600">
            <v:path/>
            <v:fill on="f" focussize="0,0"/>
            <v:stroke on="f" joinstyle="miter"/>
            <v:imagedata r:id="rId519" o:title=""/>
            <o:lock v:ext="edit" aspectratio="t"/>
            <w10:wrap type="none"/>
            <w10:anchorlock/>
          </v:shape>
          <o:OLEObject Type="Embed" ProgID="Equation.DSMT4" ShapeID="_x0000_i1293" DrawAspect="Content" ObjectID="_1468075993" r:id="rId518">
            <o:LockedField>false</o:LockedField>
          </o:OLEObject>
        </w:object>
      </w:r>
      <w:r>
        <w:rPr>
          <w:rFonts w:cs="Times New Roman"/>
          <w:szCs w:val="24"/>
        </w:rPr>
        <w:t>．</w:t>
      </w:r>
    </w:p>
    <w:p>
      <w:pPr>
        <w:tabs>
          <w:tab w:val="left" w:pos="420"/>
        </w:tabs>
        <w:snapToGrid w:val="0"/>
        <w:spacing w:line="312" w:lineRule="auto"/>
        <w:ind w:firstLine="480" w:firstLineChars="200"/>
        <w:rPr>
          <w:rFonts w:cs="Times New Roman"/>
          <w:szCs w:val="24"/>
        </w:rPr>
      </w:pPr>
      <w:r>
        <w:rPr>
          <w:rFonts w:cs="Times New Roman"/>
          <w:szCs w:val="24"/>
        </w:rPr>
        <w:t>7．已知复数</w:t>
      </w:r>
      <w:r>
        <w:rPr>
          <w:rFonts w:cs="Times New Roman"/>
          <w:position w:val="-4"/>
          <w:szCs w:val="24"/>
        </w:rPr>
        <w:object>
          <v:shape id="_x0000_i1294" o:spt="75" type="#_x0000_t75" style="height:10.75pt;width:10.75pt;" o:ole="t" filled="f" o:preferrelative="t" stroked="f" coordsize="21600,21600">
            <v:path/>
            <v:fill on="f" focussize="0,0"/>
            <v:stroke on="f" joinstyle="miter"/>
            <v:imagedata r:id="rId521" o:title=""/>
            <o:lock v:ext="edit" aspectratio="t"/>
            <w10:wrap type="none"/>
            <w10:anchorlock/>
          </v:shape>
          <o:OLEObject Type="Embed" ProgID="Equation.DSMT4" ShapeID="_x0000_i1294" DrawAspect="Content" ObjectID="_1468075994" r:id="rId520">
            <o:LockedField>false</o:LockedField>
          </o:OLEObject>
        </w:object>
      </w:r>
      <w:r>
        <w:rPr>
          <w:rFonts w:cs="Times New Roman"/>
          <w:szCs w:val="24"/>
        </w:rPr>
        <w:t>满足</w:t>
      </w:r>
      <w:r>
        <w:rPr>
          <w:rFonts w:cs="Times New Roman"/>
          <w:position w:val="-14"/>
          <w:szCs w:val="24"/>
        </w:rPr>
        <w:object>
          <v:shape id="_x0000_i1295" o:spt="75" type="#_x0000_t75" style="height:21.5pt;width:29.55pt;" o:ole="t" filled="f" o:preferrelative="t" stroked="f" coordsize="21600,21600">
            <v:path/>
            <v:fill on="f" focussize="0,0"/>
            <v:stroke on="f" joinstyle="miter"/>
            <v:imagedata r:id="rId523" o:title=""/>
            <o:lock v:ext="edit" aspectratio="t"/>
            <w10:wrap type="none"/>
            <w10:anchorlock/>
          </v:shape>
          <o:OLEObject Type="Embed" ProgID="Equation.DSMT4" ShapeID="_x0000_i1295" DrawAspect="Content" ObjectID="_1468075995" r:id="rId522">
            <o:LockedField>false</o:LockedField>
          </o:OLEObject>
        </w:object>
      </w:r>
      <w:r>
        <w:rPr>
          <w:rFonts w:cs="Times New Roman"/>
          <w:szCs w:val="24"/>
        </w:rPr>
        <w:t>，且</w:t>
      </w:r>
      <w:r>
        <w:rPr>
          <w:rFonts w:cs="Times New Roman"/>
          <w:position w:val="-4"/>
          <w:szCs w:val="24"/>
        </w:rPr>
        <w:object>
          <v:shape id="_x0000_i1296" o:spt="75" type="#_x0000_t75" style="height:10.75pt;width:10.75pt;" o:ole="t" filled="f" o:preferrelative="t" stroked="f" coordsize="21600,21600">
            <v:path/>
            <v:fill on="f" focussize="0,0"/>
            <v:stroke on="f" joinstyle="miter"/>
            <v:imagedata r:id="rId525" o:title=""/>
            <o:lock v:ext="edit" aspectratio="t"/>
            <w10:wrap type="none"/>
            <w10:anchorlock/>
          </v:shape>
          <o:OLEObject Type="Embed" ProgID="Equation.DSMT4" ShapeID="_x0000_i1296" DrawAspect="Content" ObjectID="_1468075996" r:id="rId524">
            <o:LockedField>false</o:LockedField>
          </o:OLEObject>
        </w:object>
      </w:r>
      <w:r>
        <w:rPr>
          <w:rFonts w:cs="Times New Roman"/>
          <w:szCs w:val="24"/>
        </w:rPr>
        <w:t>不是纯虚数．求证：</w:t>
      </w:r>
      <w:r>
        <w:rPr>
          <w:rFonts w:cs="Times New Roman"/>
          <w:position w:val="-24"/>
          <w:szCs w:val="24"/>
        </w:rPr>
        <w:object>
          <v:shape id="_x0000_i1297" o:spt="75" type="#_x0000_t75" style="height:31.15pt;width:24.2pt;" o:ole="t" filled="f" o:preferrelative="t" stroked="f" coordsize="21600,21600">
            <v:path/>
            <v:fill on="f" focussize="0,0"/>
            <v:stroke on="f" joinstyle="miter"/>
            <v:imagedata r:id="rId527" o:title=""/>
            <o:lock v:ext="edit" aspectratio="t"/>
            <w10:wrap type="none"/>
            <w10:anchorlock/>
          </v:shape>
          <o:OLEObject Type="Embed" ProgID="Equation.DSMT4" ShapeID="_x0000_i1297" DrawAspect="Content" ObjectID="_1468075997" r:id="rId526">
            <o:LockedField>false</o:LockedField>
          </o:OLEObject>
        </w:object>
      </w:r>
      <w:r>
        <w:rPr>
          <w:rFonts w:cs="Times New Roman"/>
          <w:szCs w:val="24"/>
        </w:rPr>
        <w:t>是纯虚数．</w:t>
      </w:r>
    </w:p>
    <w:p>
      <w:pPr>
        <w:tabs>
          <w:tab w:val="left" w:pos="420"/>
        </w:tabs>
        <w:snapToGrid w:val="0"/>
        <w:spacing w:line="312" w:lineRule="auto"/>
        <w:ind w:firstLine="480" w:firstLineChars="200"/>
        <w:rPr>
          <w:rFonts w:cs="Times New Roman"/>
          <w:szCs w:val="24"/>
        </w:rPr>
      </w:pPr>
      <w:r>
        <w:rPr>
          <w:rFonts w:cs="Times New Roman"/>
          <w:szCs w:val="24"/>
        </w:rPr>
        <w:t>8．证明：集合</w:t>
      </w:r>
      <w:r>
        <w:rPr>
          <w:rFonts w:cs="Times New Roman"/>
          <w:position w:val="-14"/>
          <w:szCs w:val="24"/>
        </w:rPr>
        <w:object>
          <v:shape id="_x0000_i1298" o:spt="75" type="#_x0000_t75" style="height:21.5pt;width:162.25pt;" o:ole="t" filled="f" o:preferrelative="t" stroked="f" coordsize="21600,21600">
            <v:path/>
            <v:fill on="f" focussize="0,0"/>
            <v:stroke on="f" joinstyle="miter"/>
            <v:imagedata r:id="rId529" o:title=""/>
            <o:lock v:ext="edit" aspectratio="t"/>
            <w10:wrap type="none"/>
            <w10:anchorlock/>
          </v:shape>
          <o:OLEObject Type="Embed" ProgID="Equation.DSMT4" ShapeID="_x0000_i1298" DrawAspect="Content" ObjectID="_1468075998" r:id="rId528">
            <o:LockedField>false</o:LockedField>
          </o:OLEObject>
        </w:object>
      </w:r>
      <w:r>
        <w:rPr>
          <w:rFonts w:cs="Times New Roman"/>
          <w:szCs w:val="24"/>
        </w:rPr>
        <w:t>中的所有复数在复平面上所对应的点在同一个圆上．</w:t>
      </w:r>
    </w:p>
    <w:p>
      <w:pPr>
        <w:tabs>
          <w:tab w:val="left" w:pos="420"/>
        </w:tabs>
        <w:snapToGrid w:val="0"/>
        <w:spacing w:line="312" w:lineRule="auto"/>
        <w:ind w:firstLine="480" w:firstLineChars="200"/>
        <w:rPr>
          <w:rFonts w:cs="Times New Roman"/>
          <w:szCs w:val="24"/>
        </w:rPr>
      </w:pPr>
      <w:r>
        <w:rPr>
          <w:rFonts w:cs="Times New Roman"/>
          <w:szCs w:val="24"/>
        </w:rPr>
        <w:t>9．设</w:t>
      </w:r>
      <w:r>
        <w:rPr>
          <w:rFonts w:cs="Times New Roman"/>
          <w:position w:val="-12"/>
          <w:szCs w:val="24"/>
        </w:rPr>
        <w:object>
          <v:shape id="_x0000_i1299" o:spt="75" type="#_x0000_t75" style="height:18.25pt;width:50.5pt;" o:ole="t" filled="f" o:preferrelative="t" stroked="f" coordsize="21600,21600">
            <v:path/>
            <v:fill on="f" focussize="0,0"/>
            <v:stroke on="f" joinstyle="miter"/>
            <v:imagedata r:id="rId531" o:title=""/>
            <o:lock v:ext="edit" aspectratio="t"/>
            <w10:wrap type="none"/>
            <w10:anchorlock/>
          </v:shape>
          <o:OLEObject Type="Embed" ProgID="Equation.DSMT4" ShapeID="_x0000_i1299" DrawAspect="Content" ObjectID="_1468075999" r:id="rId530">
            <o:LockedField>false</o:LockedField>
          </o:OLEObject>
        </w:object>
      </w:r>
      <w:r>
        <w:rPr>
          <w:rFonts w:cs="Times New Roman"/>
          <w:szCs w:val="24"/>
        </w:rPr>
        <w:t>，求证：</w:t>
      </w:r>
      <w:r>
        <w:rPr>
          <w:rFonts w:cs="Times New Roman"/>
          <w:position w:val="-14"/>
          <w:szCs w:val="24"/>
        </w:rPr>
        <w:object>
          <v:shape id="_x0000_i1300" o:spt="75" type="#_x0000_t75" style="height:21.5pt;width:171.4pt;" o:ole="t" filled="f" o:preferrelative="t" stroked="f" coordsize="21600,21600">
            <v:path/>
            <v:fill on="f" focussize="0,0"/>
            <v:stroke on="f" joinstyle="miter"/>
            <v:imagedata r:id="rId533" o:title=""/>
            <o:lock v:ext="edit" aspectratio="t"/>
            <w10:wrap type="none"/>
            <w10:anchorlock/>
          </v:shape>
          <o:OLEObject Type="Embed" ProgID="Equation.DSMT4" ShapeID="_x0000_i1300" DrawAspect="Content" ObjectID="_1468076000" r:id="rId532">
            <o:LockedField>false</o:LockedField>
          </o:OLEObject>
        </w:object>
      </w:r>
      <w:r>
        <w:rPr>
          <w:rFonts w:cs="Times New Roman"/>
          <w:szCs w:val="24"/>
        </w:rPr>
        <w:t>．</w:t>
      </w:r>
    </w:p>
    <w:p>
      <w:pPr>
        <w:tabs>
          <w:tab w:val="left" w:pos="420"/>
        </w:tabs>
        <w:snapToGrid w:val="0"/>
        <w:spacing w:line="312" w:lineRule="auto"/>
        <w:ind w:firstLine="480" w:firstLineChars="200"/>
        <w:rPr>
          <w:rFonts w:cs="Times New Roman"/>
          <w:szCs w:val="24"/>
        </w:rPr>
      </w:pPr>
      <w:r>
        <w:rPr>
          <w:rFonts w:cs="Times New Roman"/>
          <w:szCs w:val="24"/>
        </w:rPr>
        <w:t>10．若复数</w:t>
      </w:r>
      <w:r>
        <w:rPr>
          <w:rFonts w:cs="Times New Roman"/>
          <w:position w:val="-4"/>
          <w:szCs w:val="24"/>
        </w:rPr>
        <w:object>
          <v:shape id="_x0000_i1301" o:spt="75" type="#_x0000_t75" style="height:10.75pt;width:10.75pt;" o:ole="t" filled="f" o:preferrelative="t" stroked="f" coordsize="21600,21600">
            <v:path/>
            <v:fill on="f" focussize="0,0"/>
            <v:stroke on="f" joinstyle="miter"/>
            <v:imagedata r:id="rId535" o:title=""/>
            <o:lock v:ext="edit" aspectratio="t"/>
            <w10:wrap type="none"/>
            <w10:anchorlock/>
          </v:shape>
          <o:OLEObject Type="Embed" ProgID="Equation.DSMT4" ShapeID="_x0000_i1301" DrawAspect="Content" ObjectID="_1468076001" r:id="rId534">
            <o:LockedField>false</o:LockedField>
          </o:OLEObject>
        </w:object>
      </w:r>
      <w:r>
        <w:rPr>
          <w:rFonts w:cs="Times New Roman"/>
          <w:szCs w:val="24"/>
        </w:rPr>
        <w:t>满足</w:t>
      </w:r>
      <w:r>
        <w:rPr>
          <w:rFonts w:cs="Times New Roman"/>
          <w:position w:val="-14"/>
          <w:szCs w:val="24"/>
        </w:rPr>
        <w:object>
          <v:shape id="_x0000_i1302" o:spt="75" type="#_x0000_t75" style="height:20.4pt;width:89.75pt;" o:ole="t" filled="f" o:preferrelative="t" stroked="f" coordsize="21600,21600">
            <v:path/>
            <v:fill on="f" focussize="0,0"/>
            <v:stroke on="f" joinstyle="miter"/>
            <v:imagedata r:id="rId537" o:title=""/>
            <o:lock v:ext="edit" aspectratio="t"/>
            <w10:wrap type="none"/>
            <w10:anchorlock/>
          </v:shape>
          <o:OLEObject Type="Embed" ProgID="Equation.DSMT4" ShapeID="_x0000_i1302" DrawAspect="Content" ObjectID="_1468076002" r:id="rId536">
            <o:LockedField>false</o:LockedField>
          </o:OLEObject>
        </w:object>
      </w:r>
      <w:r>
        <w:rPr>
          <w:rFonts w:cs="Times New Roman"/>
          <w:szCs w:val="24"/>
        </w:rPr>
        <w:t>，求</w:t>
      </w:r>
      <w:r>
        <w:rPr>
          <w:rFonts w:cs="Times New Roman"/>
          <w:position w:val="-4"/>
          <w:szCs w:val="24"/>
        </w:rPr>
        <w:object>
          <v:shape id="_x0000_i1303" o:spt="75" type="#_x0000_t75" style="height:10.75pt;width:10.75pt;" o:ole="t" filled="f" o:preferrelative="t" stroked="f" coordsize="21600,21600">
            <v:path/>
            <v:fill on="f" focussize="0,0"/>
            <v:stroke on="f" joinstyle="miter"/>
            <v:imagedata r:id="rId539" o:title=""/>
            <o:lock v:ext="edit" aspectratio="t"/>
            <w10:wrap type="none"/>
            <w10:anchorlock/>
          </v:shape>
          <o:OLEObject Type="Embed" ProgID="Equation.DSMT4" ShapeID="_x0000_i1303" DrawAspect="Content" ObjectID="_1468076003" r:id="rId538">
            <o:LockedField>false</o:LockedField>
          </o:OLEObject>
        </w:object>
      </w:r>
      <w:r>
        <w:rPr>
          <w:rFonts w:cs="Times New Roman"/>
          <w:szCs w:val="24"/>
        </w:rPr>
        <w:t>．</w:t>
      </w:r>
    </w:p>
    <w:p>
      <w:pPr>
        <w:tabs>
          <w:tab w:val="left" w:pos="420"/>
        </w:tabs>
        <w:snapToGrid w:val="0"/>
        <w:spacing w:line="312" w:lineRule="auto"/>
        <w:ind w:firstLine="480" w:firstLineChars="200"/>
        <w:rPr>
          <w:rFonts w:cs="Times New Roman"/>
          <w:szCs w:val="24"/>
        </w:rPr>
      </w:pPr>
      <w:r>
        <w:rPr>
          <w:rFonts w:cs="Times New Roman"/>
          <w:szCs w:val="24"/>
        </w:rPr>
        <w:t xml:space="preserve"> [能力拓展]（选做）</w:t>
      </w:r>
    </w:p>
    <w:p>
      <w:pPr>
        <w:tabs>
          <w:tab w:val="left" w:pos="420"/>
        </w:tabs>
        <w:snapToGrid w:val="0"/>
        <w:spacing w:line="312" w:lineRule="auto"/>
        <w:ind w:firstLine="480" w:firstLineChars="200"/>
        <w:rPr>
          <w:rFonts w:cs="Times New Roman"/>
          <w:szCs w:val="24"/>
        </w:rPr>
      </w:pPr>
      <w:r>
        <w:rPr>
          <w:rFonts w:cs="Times New Roman"/>
          <w:szCs w:val="24"/>
        </w:rPr>
        <w:t>1．若复数</w:t>
      </w:r>
      <w:r>
        <w:rPr>
          <w:rFonts w:cs="Times New Roman"/>
          <w:position w:val="-4"/>
          <w:szCs w:val="24"/>
        </w:rPr>
        <w:object>
          <v:shape id="_x0000_i1304" o:spt="75" type="#_x0000_t75" style="height:10.75pt;width:10.75pt;" o:ole="t" filled="f" o:preferrelative="t" stroked="f" coordsize="21600,21600">
            <v:path/>
            <v:fill on="f" focussize="0,0"/>
            <v:stroke on="f" joinstyle="miter"/>
            <v:imagedata r:id="rId535" o:title=""/>
            <o:lock v:ext="edit" aspectratio="t"/>
            <w10:wrap type="none"/>
            <w10:anchorlock/>
          </v:shape>
          <o:OLEObject Type="Embed" ProgID="Equation.DSMT4" ShapeID="_x0000_i1304" DrawAspect="Content" ObjectID="_1468076004" r:id="rId540">
            <o:LockedField>false</o:LockedField>
          </o:OLEObject>
        </w:object>
      </w:r>
      <w:r>
        <w:rPr>
          <w:rFonts w:cs="Times New Roman"/>
          <w:szCs w:val="24"/>
        </w:rPr>
        <w:t>满足</w:t>
      </w:r>
      <w:r>
        <w:rPr>
          <w:rFonts w:cs="Times New Roman"/>
          <w:position w:val="-14"/>
          <w:szCs w:val="24"/>
        </w:rPr>
        <w:object>
          <v:shape id="_x0000_i1305" o:spt="75" type="#_x0000_t75" style="height:21.5pt;width:87.05pt;" o:ole="t" filled="f" o:preferrelative="t" stroked="f" coordsize="21600,21600">
            <v:path/>
            <v:fill on="f" focussize="0,0"/>
            <v:stroke on="f" joinstyle="miter"/>
            <v:imagedata r:id="rId542" o:title=""/>
            <o:lock v:ext="edit" aspectratio="t"/>
            <w10:wrap type="none"/>
            <w10:anchorlock/>
          </v:shape>
          <o:OLEObject Type="Embed" ProgID="Equation.DSMT4" ShapeID="_x0000_i1305" DrawAspect="Content" ObjectID="_1468076005" r:id="rId541">
            <o:LockedField>false</o:LockedField>
          </o:OLEObject>
        </w:object>
      </w:r>
      <w:r>
        <w:rPr>
          <w:rFonts w:cs="Times New Roman"/>
          <w:szCs w:val="24"/>
        </w:rPr>
        <w:t>，求</w:t>
      </w:r>
      <w:r>
        <w:rPr>
          <w:rFonts w:cs="Times New Roman"/>
          <w:position w:val="-14"/>
          <w:szCs w:val="24"/>
        </w:rPr>
        <w:object>
          <v:shape id="_x0000_i1306" o:spt="75" type="#_x0000_t75" style="height:21.5pt;width:12.35pt;" o:ole="t" filled="f" o:preferrelative="t" stroked="f" coordsize="21600,21600">
            <v:path/>
            <v:fill on="f" focussize="0,0"/>
            <v:stroke on="f" joinstyle="miter"/>
            <v:imagedata r:id="rId544" o:title=""/>
            <o:lock v:ext="edit" aspectratio="t"/>
            <w10:wrap type="none"/>
            <w10:anchorlock/>
          </v:shape>
          <o:OLEObject Type="Embed" ProgID="Equation.DSMT4" ShapeID="_x0000_i1306" DrawAspect="Content" ObjectID="_1468076006" r:id="rId543">
            <o:LockedField>false</o:LockedField>
          </o:OLEObject>
        </w:object>
      </w:r>
      <w:r>
        <w:rPr>
          <w:rFonts w:cs="Times New Roman"/>
          <w:szCs w:val="24"/>
        </w:rPr>
        <w:t>的取值范围．</w:t>
      </w:r>
    </w:p>
    <w:p>
      <w:pPr>
        <w:tabs>
          <w:tab w:val="left" w:pos="420"/>
        </w:tabs>
        <w:snapToGrid w:val="0"/>
        <w:spacing w:line="312" w:lineRule="auto"/>
        <w:ind w:firstLine="480" w:firstLineChars="200"/>
        <w:rPr>
          <w:rFonts w:cs="Times New Roman"/>
          <w:szCs w:val="24"/>
        </w:rPr>
      </w:pPr>
      <w:r>
        <w:rPr>
          <w:rFonts w:cs="Times New Roman"/>
          <w:szCs w:val="24"/>
        </w:rPr>
        <w:t>2．设复平面上三点</w:t>
      </w:r>
      <w:r>
        <w:rPr>
          <w:rFonts w:cs="Times New Roman"/>
          <w:position w:val="-4"/>
          <w:szCs w:val="24"/>
        </w:rPr>
        <w:object>
          <v:shape id="_x0000_i1307" o:spt="75" type="#_x0000_t75" style="height:12.35pt;width:11.8pt;" o:ole="t" filled="f" o:preferrelative="t" stroked="f" coordsize="21600,21600">
            <v:path/>
            <v:fill on="f" focussize="0,0"/>
            <v:stroke on="f" joinstyle="miter"/>
            <v:imagedata r:id="rId546" o:title=""/>
            <o:lock v:ext="edit" aspectratio="t"/>
            <w10:wrap type="none"/>
            <w10:anchorlock/>
          </v:shape>
          <o:OLEObject Type="Embed" ProgID="Equation.DSMT4" ShapeID="_x0000_i1307" DrawAspect="Content" ObjectID="_1468076007" r:id="rId545">
            <o:LockedField>false</o:LockedField>
          </o:OLEObject>
        </w:object>
      </w:r>
      <w:r>
        <w:rPr>
          <w:rFonts w:cs="Times New Roman"/>
          <w:szCs w:val="24"/>
        </w:rPr>
        <w:t>、</w:t>
      </w:r>
      <w:r>
        <w:rPr>
          <w:rFonts w:cs="Times New Roman"/>
          <w:position w:val="-4"/>
          <w:szCs w:val="24"/>
        </w:rPr>
        <w:object>
          <v:shape id="_x0000_i1308" o:spt="75" type="#_x0000_t75" style="height:12.35pt;width:11.8pt;" o:ole="t" filled="f" o:preferrelative="t" stroked="f" coordsize="21600,21600">
            <v:path/>
            <v:fill on="f" focussize="0,0"/>
            <v:stroke on="f" joinstyle="miter"/>
            <v:imagedata r:id="rId548" o:title=""/>
            <o:lock v:ext="edit" aspectratio="t"/>
            <w10:wrap type="none"/>
            <w10:anchorlock/>
          </v:shape>
          <o:OLEObject Type="Embed" ProgID="Equation.DSMT4" ShapeID="_x0000_i1308" DrawAspect="Content" ObjectID="_1468076008" r:id="rId547">
            <o:LockedField>false</o:LockedField>
          </o:OLEObject>
        </w:object>
      </w:r>
      <w:r>
        <w:rPr>
          <w:rFonts w:cs="Times New Roman"/>
          <w:szCs w:val="24"/>
        </w:rPr>
        <w:t>、</w:t>
      </w:r>
      <w:r>
        <w:rPr>
          <w:rFonts w:cs="Times New Roman"/>
          <w:position w:val="-6"/>
          <w:szCs w:val="24"/>
        </w:rPr>
        <w:object>
          <v:shape id="_x0000_i1309" o:spt="75" type="#_x0000_t75" style="height:14.5pt;width:11.8pt;" o:ole="t" filled="f" o:preferrelative="t" stroked="f" coordsize="21600,21600">
            <v:path/>
            <v:fill on="f" focussize="0,0"/>
            <v:stroke on="f" joinstyle="miter"/>
            <v:imagedata r:id="rId550" o:title=""/>
            <o:lock v:ext="edit" aspectratio="t"/>
            <w10:wrap type="none"/>
            <w10:anchorlock/>
          </v:shape>
          <o:OLEObject Type="Embed" ProgID="Equation.DSMT4" ShapeID="_x0000_i1309" DrawAspect="Content" ObjectID="_1468076009" r:id="rId549">
            <o:LockedField>false</o:LockedField>
          </o:OLEObject>
        </w:object>
      </w:r>
      <w:r>
        <w:rPr>
          <w:rFonts w:cs="Times New Roman"/>
          <w:szCs w:val="24"/>
        </w:rPr>
        <w:t>所对应的复数分别是</w:t>
      </w:r>
      <w:r>
        <w:rPr>
          <w:rFonts w:cs="Times New Roman"/>
          <w:position w:val="-12"/>
          <w:szCs w:val="24"/>
        </w:rPr>
        <w:object>
          <v:shape id="_x0000_i1310" o:spt="75" type="#_x0000_t75" style="height:18.25pt;width:14.5pt;" o:ole="t" filled="f" o:preferrelative="t" stroked="f" coordsize="21600,21600">
            <v:path/>
            <v:fill on="f" focussize="0,0"/>
            <v:stroke on="f" joinstyle="miter"/>
            <v:imagedata r:id="rId552" o:title=""/>
            <o:lock v:ext="edit" aspectratio="t"/>
            <w10:wrap type="none"/>
            <w10:anchorlock/>
          </v:shape>
          <o:OLEObject Type="Embed" ProgID="Equation.DSMT4" ShapeID="_x0000_i1310" DrawAspect="Content" ObjectID="_1468076010" r:id="rId551">
            <o:LockedField>false</o:LockedField>
          </o:OLEObject>
        </w:object>
      </w:r>
      <w:r>
        <w:rPr>
          <w:rFonts w:cs="Times New Roman"/>
          <w:szCs w:val="24"/>
        </w:rPr>
        <w:t>、</w:t>
      </w:r>
      <w:r>
        <w:rPr>
          <w:rFonts w:cs="Times New Roman"/>
          <w:position w:val="-12"/>
          <w:szCs w:val="24"/>
        </w:rPr>
        <w:object>
          <v:shape id="_x0000_i1311" o:spt="75" type="#_x0000_t75" style="height:18.25pt;width:14.5pt;" o:ole="t" filled="f" o:preferrelative="t" stroked="f" coordsize="21600,21600">
            <v:path/>
            <v:fill on="f" focussize="0,0"/>
            <v:stroke on="f" joinstyle="miter"/>
            <v:imagedata r:id="rId554" o:title=""/>
            <o:lock v:ext="edit" aspectratio="t"/>
            <w10:wrap type="none"/>
            <w10:anchorlock/>
          </v:shape>
          <o:OLEObject Type="Embed" ProgID="Equation.DSMT4" ShapeID="_x0000_i1311" DrawAspect="Content" ObjectID="_1468076011" r:id="rId553">
            <o:LockedField>false</o:LockedField>
          </o:OLEObject>
        </w:object>
      </w:r>
      <w:r>
        <w:rPr>
          <w:rFonts w:cs="Times New Roman"/>
          <w:szCs w:val="24"/>
        </w:rPr>
        <w:t>、</w:t>
      </w:r>
      <w:r>
        <w:rPr>
          <w:rFonts w:cs="Times New Roman"/>
          <w:position w:val="-12"/>
          <w:szCs w:val="24"/>
        </w:rPr>
        <w:object>
          <v:shape id="_x0000_i1312" o:spt="75" type="#_x0000_t75" style="height:18.25pt;width:14.5pt;" o:ole="t" filled="f" o:preferrelative="t" stroked="f" coordsize="21600,21600">
            <v:path/>
            <v:fill on="f" focussize="0,0"/>
            <v:stroke on="f" joinstyle="miter"/>
            <v:imagedata r:id="rId556" o:title=""/>
            <o:lock v:ext="edit" aspectratio="t"/>
            <w10:wrap type="none"/>
            <w10:anchorlock/>
          </v:shape>
          <o:OLEObject Type="Embed" ProgID="Equation.DSMT4" ShapeID="_x0000_i1312" DrawAspect="Content" ObjectID="_1468076012" r:id="rId555">
            <o:LockedField>false</o:LockedField>
          </o:OLEObject>
        </w:object>
      </w:r>
      <w:r>
        <w:rPr>
          <w:rFonts w:cs="Times New Roman"/>
          <w:szCs w:val="24"/>
        </w:rPr>
        <w:t>，若</w:t>
      </w:r>
      <w:r>
        <w:rPr>
          <w:rFonts w:cs="Times New Roman"/>
          <w:position w:val="-30"/>
          <w:szCs w:val="24"/>
        </w:rPr>
        <w:object>
          <v:shape id="_x0000_i1313" o:spt="75" type="#_x0000_t75" style="height:34.4pt;width:61.25pt;" o:ole="t" filled="f" o:preferrelative="t" stroked="f" coordsize="21600,21600">
            <v:path/>
            <v:fill on="f" focussize="0,0"/>
            <v:stroke on="f" joinstyle="miter"/>
            <v:imagedata r:id="rId558" o:title=""/>
            <o:lock v:ext="edit" aspectratio="t"/>
            <w10:wrap type="none"/>
            <w10:anchorlock/>
          </v:shape>
          <o:OLEObject Type="Embed" ProgID="Equation.DSMT4" ShapeID="_x0000_i1313" DrawAspect="Content" ObjectID="_1468076013" r:id="rId557">
            <o:LockedField>false</o:LockedField>
          </o:OLEObject>
        </w:object>
      </w:r>
      <w:r>
        <w:rPr>
          <w:rFonts w:cs="Times New Roman"/>
          <w:szCs w:val="24"/>
        </w:rPr>
        <w:t>，求：</w:t>
      </w:r>
    </w:p>
    <w:p>
      <w:pPr>
        <w:tabs>
          <w:tab w:val="left" w:pos="420"/>
        </w:tabs>
        <w:snapToGrid w:val="0"/>
        <w:spacing w:line="312" w:lineRule="auto"/>
        <w:ind w:firstLine="480" w:firstLineChars="200"/>
        <w:rPr>
          <w:rFonts w:cs="Times New Roman"/>
          <w:szCs w:val="24"/>
        </w:rPr>
      </w:pPr>
      <w:r>
        <w:rPr>
          <w:rFonts w:cs="Times New Roman"/>
          <w:szCs w:val="24"/>
        </w:rPr>
        <w:t>（1）</w:t>
      </w:r>
      <w:r>
        <w:rPr>
          <w:rFonts w:cs="Times New Roman"/>
          <w:position w:val="-6"/>
          <w:szCs w:val="24"/>
        </w:rPr>
        <w:object>
          <v:shape id="_x0000_i1314" o:spt="75" type="#_x0000_t75" style="height:14.5pt;width:36.55pt;" o:ole="t" filled="f" o:preferrelative="t" stroked="f" coordsize="21600,21600">
            <v:path/>
            <v:fill on="f" focussize="0,0"/>
            <v:stroke on="f" joinstyle="miter"/>
            <v:imagedata r:id="rId560" o:title=""/>
            <o:lock v:ext="edit" aspectratio="t"/>
            <w10:wrap type="none"/>
            <w10:anchorlock/>
          </v:shape>
          <o:OLEObject Type="Embed" ProgID="Equation.DSMT4" ShapeID="_x0000_i1314" DrawAspect="Content" ObjectID="_1468076014" r:id="rId559">
            <o:LockedField>false</o:LockedField>
          </o:OLEObject>
        </w:object>
      </w:r>
      <w:r>
        <w:rPr>
          <w:rFonts w:cs="Times New Roman"/>
          <w:szCs w:val="24"/>
        </w:rPr>
        <w:t>的大小；</w:t>
      </w:r>
    </w:p>
    <w:p>
      <w:pPr>
        <w:tabs>
          <w:tab w:val="left" w:pos="420"/>
        </w:tabs>
        <w:snapToGrid w:val="0"/>
        <w:spacing w:line="312" w:lineRule="auto"/>
        <w:ind w:firstLine="480" w:firstLineChars="200"/>
        <w:rPr>
          <w:rFonts w:cs="Times New Roman"/>
          <w:szCs w:val="24"/>
        </w:rPr>
      </w:pPr>
      <w:r>
        <w:rPr>
          <w:rFonts w:cs="Times New Roman"/>
          <w:szCs w:val="24"/>
        </w:rPr>
        <w:t>（2）</w:t>
      </w:r>
      <w:r>
        <w:rPr>
          <w:rFonts w:cs="Times New Roman"/>
          <w:position w:val="-6"/>
          <w:szCs w:val="24"/>
        </w:rPr>
        <w:object>
          <v:shape id="_x0000_i1315" o:spt="75" type="#_x0000_t75" style="height:14.5pt;width:36.55pt;" o:ole="t" filled="f" o:preferrelative="t" stroked="f" coordsize="21600,21600">
            <v:path/>
            <v:fill on="f" focussize="0,0"/>
            <v:stroke on="f" joinstyle="miter"/>
            <v:imagedata r:id="rId562" o:title=""/>
            <o:lock v:ext="edit" aspectratio="t"/>
            <w10:wrap type="none"/>
            <w10:anchorlock/>
          </v:shape>
          <o:OLEObject Type="Embed" ProgID="Equation.DSMT4" ShapeID="_x0000_i1315" DrawAspect="Content" ObjectID="_1468076015" r:id="rId561">
            <o:LockedField>false</o:LockedField>
          </o:OLEObject>
        </w:object>
      </w:r>
      <w:r>
        <w:rPr>
          <w:rFonts w:cs="Times New Roman"/>
          <w:szCs w:val="24"/>
        </w:rPr>
        <w:t>的正切值．</w:t>
      </w:r>
    </w:p>
    <w:p>
      <w:pPr>
        <w:adjustRightInd w:val="0"/>
        <w:snapToGrid w:val="0"/>
        <w:spacing w:line="312" w:lineRule="auto"/>
        <w:ind w:firstLine="480" w:firstLineChars="200"/>
        <w:jc w:val="left"/>
      </w:pPr>
      <w:r>
        <w:rPr>
          <w:rFonts w:hint="eastAsia" w:cs="Times New Roman"/>
        </w:rPr>
        <w:t>[设计意图]对本节课所涉及的知识和思想方法进行小结，布置本节课的课后作业，能力拓展题供学有余力的学生选做．</w:t>
      </w:r>
    </w:p>
    <w:p>
      <w:pPr>
        <w:snapToGrid w:val="0"/>
        <w:spacing w:line="312" w:lineRule="auto"/>
        <w:ind w:firstLine="482" w:firstLineChars="200"/>
        <w:rPr>
          <w:rFonts w:cs="Times New Roman"/>
          <w:b/>
          <w:bCs/>
          <w:szCs w:val="24"/>
        </w:rPr>
      </w:pPr>
      <w:r>
        <w:rPr>
          <w:rFonts w:cs="Times New Roman"/>
          <w:b/>
          <w:bCs/>
          <w:szCs w:val="24"/>
        </w:rPr>
        <w:t>（</w:t>
      </w:r>
      <w:r>
        <w:rPr>
          <w:rFonts w:hint="eastAsia" w:cs="Times New Roman"/>
          <w:b/>
          <w:bCs/>
          <w:szCs w:val="24"/>
        </w:rPr>
        <w:t>环节六</w:t>
      </w:r>
      <w:r>
        <w:rPr>
          <w:rFonts w:cs="Times New Roman"/>
          <w:b/>
          <w:bCs/>
          <w:szCs w:val="24"/>
        </w:rPr>
        <w:t>）</w:t>
      </w:r>
      <w:r>
        <w:rPr>
          <w:rFonts w:hint="eastAsia" w:cs="Times New Roman"/>
          <w:b/>
          <w:bCs/>
          <w:szCs w:val="24"/>
        </w:rPr>
        <w:t>结束语</w:t>
      </w:r>
    </w:p>
    <w:p>
      <w:pPr>
        <w:snapToGrid w:val="0"/>
        <w:spacing w:line="312" w:lineRule="auto"/>
        <w:ind w:firstLine="480" w:firstLineChars="200"/>
        <w:rPr>
          <w:rFonts w:cs="Times New Roman"/>
          <w:szCs w:val="24"/>
        </w:rPr>
      </w:pPr>
      <w:r>
        <w:rPr>
          <w:rFonts w:hint="eastAsia" w:cs="Times New Roman"/>
          <w:szCs w:val="24"/>
        </w:rPr>
        <w:t>复数的几何意义使我们可以用复数研究平面上的向量．复数的模与上一节学习的复数的四则运算、复数的共轭一起提供了表示向量及其运算的一个代数．从而复数去虚入实（这里的实指的具有实际意义），成为人类研究的一个有力工具．</w:t>
      </w:r>
    </w:p>
    <w:p>
      <w:pPr>
        <w:snapToGrid w:val="0"/>
        <w:spacing w:line="312" w:lineRule="auto"/>
        <w:ind w:firstLine="480" w:firstLineChars="200"/>
        <w:rPr>
          <w:rFonts w:cs="Times New Roman"/>
          <w:szCs w:val="24"/>
        </w:rPr>
      </w:pPr>
      <w:r>
        <w:rPr>
          <w:rFonts w:hint="eastAsia" w:cs="Times New Roman"/>
          <w:szCs w:val="24"/>
        </w:rPr>
        <w:t>实域中两个真理之间的最短距离是通过复域．——</w:t>
      </w:r>
      <w:r>
        <w:rPr>
          <w:rFonts w:cs="Times New Roman"/>
          <w:szCs w:val="24"/>
        </w:rPr>
        <w:t>Jacques Solomon Hadamard</w:t>
      </w:r>
      <w:r>
        <w:rPr>
          <w:rFonts w:hint="eastAsia" w:cs="Times New Roman"/>
          <w:szCs w:val="24"/>
        </w:rPr>
        <w:t>（</w:t>
      </w:r>
      <w:r>
        <w:rPr>
          <w:rFonts w:cs="Times New Roman"/>
          <w:szCs w:val="24"/>
        </w:rPr>
        <w:t>雅克·所罗门·阿达马</w:t>
      </w:r>
      <w:r>
        <w:rPr>
          <w:rFonts w:hint="eastAsia" w:cs="Times New Roman"/>
          <w:szCs w:val="24"/>
        </w:rPr>
        <w:t>）</w:t>
      </w:r>
    </w:p>
    <w:p>
      <w:pPr>
        <w:snapToGrid w:val="0"/>
        <w:spacing w:line="312" w:lineRule="auto"/>
        <w:ind w:firstLine="480" w:firstLineChars="200"/>
        <w:rPr>
          <w:rFonts w:cs="Times New Roman"/>
          <w:szCs w:val="24"/>
        </w:rPr>
      </w:pPr>
      <w:r>
        <w:rPr>
          <w:rFonts w:hint="eastAsia" w:cs="Times New Roman"/>
          <w:szCs w:val="24"/>
        </w:rPr>
        <w:t>希望同学们在掌握复数的代数表示下的四则运算的基础上，体会复数的运算法则和意义，理解</w:t>
      </w:r>
      <w:r>
        <w:rPr>
          <w:rFonts w:cs="Times New Roman"/>
          <w:szCs w:val="24"/>
        </w:rPr>
        <w:t>复数</w:t>
      </w:r>
      <w:r>
        <w:rPr>
          <w:rFonts w:hint="eastAsia" w:cs="Times New Roman"/>
          <w:szCs w:val="24"/>
        </w:rPr>
        <w:t>是</w:t>
      </w:r>
      <w:r>
        <w:rPr>
          <w:rFonts w:cs="Times New Roman"/>
          <w:szCs w:val="24"/>
        </w:rPr>
        <w:t>一类重要的运算对象</w:t>
      </w:r>
      <w:r>
        <w:rPr>
          <w:rFonts w:hint="eastAsia" w:cs="Times New Roman"/>
          <w:szCs w:val="24"/>
        </w:rPr>
        <w:t>．</w:t>
      </w:r>
    </w:p>
    <w:p>
      <w:pPr>
        <w:snapToGrid w:val="0"/>
        <w:spacing w:line="312" w:lineRule="auto"/>
        <w:ind w:firstLine="480" w:firstLineChars="200"/>
        <w:rPr>
          <w:szCs w:val="24"/>
        </w:rPr>
      </w:pPr>
      <w:r>
        <w:rPr>
          <w:szCs w:val="24"/>
        </w:rPr>
        <w:t>[设计意图]</w:t>
      </w:r>
      <w:r>
        <w:rPr>
          <w:rFonts w:hint="eastAsia"/>
          <w:szCs w:val="24"/>
        </w:rPr>
        <w:t>融入学科德育，升华本节课的育人价值．</w:t>
      </w:r>
    </w:p>
    <w:p>
      <w:pPr>
        <w:snapToGrid w:val="0"/>
        <w:spacing w:line="312" w:lineRule="auto"/>
        <w:ind w:firstLine="480" w:firstLineChars="200"/>
      </w:pPr>
    </w:p>
    <w:p>
      <w:pPr>
        <w:snapToGrid w:val="0"/>
        <w:spacing w:line="312" w:lineRule="auto"/>
        <w:ind w:firstLine="480" w:firstLineChars="200"/>
      </w:pPr>
      <w:r>
        <w:rPr>
          <w:rFonts w:hint="eastAsia"/>
        </w:rPr>
        <w:t>课后作业答案</w:t>
      </w:r>
    </w:p>
    <w:p>
      <w:pPr>
        <w:widowControl/>
        <w:snapToGrid w:val="0"/>
        <w:spacing w:line="312" w:lineRule="auto"/>
        <w:ind w:firstLine="480" w:firstLineChars="200"/>
      </w:pPr>
      <w:r>
        <w:rPr>
          <w:rFonts w:hint="eastAsia"/>
        </w:rPr>
        <w:t>[基础练习]</w:t>
      </w:r>
    </w:p>
    <w:p>
      <w:pPr>
        <w:snapToGrid w:val="0"/>
        <w:spacing w:line="312" w:lineRule="auto"/>
        <w:ind w:firstLine="480" w:firstLineChars="200"/>
        <w:rPr>
          <w:rFonts w:cs="Times New Roman"/>
          <w:szCs w:val="24"/>
        </w:rPr>
      </w:pPr>
      <w:r>
        <w:rPr>
          <w:rFonts w:hint="eastAsia"/>
        </w:rPr>
        <w:t>1．</w:t>
      </w:r>
      <w:r>
        <w:rPr>
          <w:rFonts w:cs="Times New Roman"/>
          <w:szCs w:val="24"/>
        </w:rPr>
        <w:t>（1）</w:t>
      </w:r>
      <w:r>
        <w:rPr>
          <w:rFonts w:hint="eastAsia" w:cs="Times New Roman"/>
          <w:szCs w:val="24"/>
        </w:rPr>
        <w:t>原式</w:t>
      </w:r>
      <w:r>
        <w:rPr>
          <w:rFonts w:cs="Times New Roman"/>
          <w:position w:val="-12"/>
          <w:szCs w:val="24"/>
        </w:rPr>
        <w:object>
          <v:shape id="_x0000_i1316" o:spt="75" type="#_x0000_t75" style="height:22.05pt;width:111.75pt;" o:ole="t" filled="f" o:preferrelative="t" stroked="f" coordsize="21600,21600">
            <v:path/>
            <v:fill on="f" focussize="0,0"/>
            <v:stroke on="f" joinstyle="miter"/>
            <v:imagedata r:id="rId564" o:title=""/>
            <o:lock v:ext="edit" aspectratio="t"/>
            <w10:wrap type="none"/>
            <w10:anchorlock/>
          </v:shape>
          <o:OLEObject Type="Embed" ProgID="Equation.DSMT4" ShapeID="_x0000_i1316" DrawAspect="Content" ObjectID="_1468076016" r:id="rId563">
            <o:LockedField>false</o:LockedField>
          </o:OLEObject>
        </w:object>
      </w:r>
      <w:r>
        <w:rPr>
          <w:rFonts w:hint="eastAsia" w:cs="Times New Roman"/>
          <w:szCs w:val="24"/>
        </w:rPr>
        <w:t>；</w:t>
      </w:r>
    </w:p>
    <w:p>
      <w:pPr>
        <w:snapToGrid w:val="0"/>
        <w:spacing w:line="312" w:lineRule="auto"/>
        <w:ind w:firstLine="480" w:firstLineChars="200"/>
        <w:rPr>
          <w:rFonts w:cs="Times New Roman"/>
          <w:szCs w:val="24"/>
        </w:rPr>
      </w:pPr>
      <w:r>
        <w:rPr>
          <w:rFonts w:hint="eastAsia" w:cs="Times New Roman"/>
          <w:szCs w:val="24"/>
        </w:rPr>
        <w:t>（2）原式</w:t>
      </w:r>
      <w:r>
        <w:rPr>
          <w:rFonts w:cs="Times New Roman"/>
          <w:position w:val="-18"/>
          <w:szCs w:val="24"/>
        </w:rPr>
        <w:object>
          <v:shape id="_x0000_i1317" o:spt="75" type="#_x0000_t75" style="height:27.4pt;width:205.25pt;" o:ole="t" filled="f" o:preferrelative="t" stroked="f" coordsize="21600,21600">
            <v:path/>
            <v:fill on="f" focussize="0,0"/>
            <v:stroke on="f" joinstyle="miter"/>
            <v:imagedata r:id="rId566" o:title=""/>
            <o:lock v:ext="edit" aspectratio="t"/>
            <w10:wrap type="none"/>
            <w10:anchorlock/>
          </v:shape>
          <o:OLEObject Type="Embed" ProgID="Equation.DSMT4" ShapeID="_x0000_i1317" DrawAspect="Content" ObjectID="_1468076017" r:id="rId565">
            <o:LockedField>false</o:LockedField>
          </o:OLEObject>
        </w:object>
      </w:r>
      <w:r>
        <w:rPr>
          <w:rFonts w:hint="eastAsia" w:cs="Times New Roman"/>
          <w:szCs w:val="24"/>
        </w:rPr>
        <w:t>；</w:t>
      </w:r>
    </w:p>
    <w:p>
      <w:pPr>
        <w:snapToGrid w:val="0"/>
        <w:spacing w:line="312" w:lineRule="auto"/>
        <w:ind w:firstLine="480" w:firstLineChars="200"/>
        <w:rPr>
          <w:rFonts w:cs="Times New Roman"/>
          <w:szCs w:val="24"/>
        </w:rPr>
      </w:pPr>
      <w:r>
        <w:rPr>
          <w:rFonts w:hint="eastAsia" w:cs="Times New Roman"/>
          <w:szCs w:val="24"/>
        </w:rPr>
        <w:t>（3）原式</w:t>
      </w:r>
      <w:r>
        <w:rPr>
          <w:rFonts w:cs="Times New Roman"/>
          <w:position w:val="-40"/>
          <w:szCs w:val="24"/>
        </w:rPr>
        <w:object>
          <v:shape id="_x0000_i1318" o:spt="75" type="#_x0000_t75" style="height:48.35pt;width:245pt;" o:ole="t" filled="f" o:preferrelative="t" stroked="f" coordsize="21600,21600">
            <v:path/>
            <v:fill on="f" focussize="0,0"/>
            <v:stroke on="f" joinstyle="miter"/>
            <v:imagedata r:id="rId568" o:title=""/>
            <o:lock v:ext="edit" aspectratio="t"/>
            <w10:wrap type="none"/>
            <w10:anchorlock/>
          </v:shape>
          <o:OLEObject Type="Embed" ProgID="Equation.DSMT4" ShapeID="_x0000_i1318" DrawAspect="Content" ObjectID="_1468076018" r:id="rId567">
            <o:LockedField>false</o:LockedField>
          </o:OLEObject>
        </w:object>
      </w:r>
      <w:r>
        <w:rPr>
          <w:rFonts w:hint="eastAsia" w:cs="Times New Roman"/>
          <w:szCs w:val="24"/>
        </w:rPr>
        <w:t>；</w:t>
      </w:r>
    </w:p>
    <w:p>
      <w:pPr>
        <w:snapToGrid w:val="0"/>
        <w:spacing w:line="312" w:lineRule="auto"/>
        <w:ind w:firstLine="480" w:firstLineChars="200"/>
        <w:rPr>
          <w:rFonts w:cs="Times New Roman"/>
          <w:szCs w:val="24"/>
        </w:rPr>
      </w:pPr>
      <w:r>
        <w:rPr>
          <w:rFonts w:hint="eastAsia" w:cs="Times New Roman"/>
          <w:szCs w:val="24"/>
        </w:rPr>
        <w:t>（4）原式</w:t>
      </w:r>
      <w:r>
        <w:rPr>
          <w:rFonts w:cs="Times New Roman"/>
          <w:position w:val="-36"/>
          <w:szCs w:val="24"/>
        </w:rPr>
        <w:object>
          <v:shape id="_x0000_i1319" o:spt="75" type="#_x0000_t75" style="height:41.9pt;width:286.95pt;" o:ole="t" filled="f" o:preferrelative="t" stroked="f" coordsize="21600,21600">
            <v:path/>
            <v:fill on="f" focussize="0,0"/>
            <v:stroke on="f" joinstyle="miter"/>
            <v:imagedata r:id="rId570" o:title=""/>
            <o:lock v:ext="edit" aspectratio="t"/>
            <w10:wrap type="none"/>
            <w10:anchorlock/>
          </v:shape>
          <o:OLEObject Type="Embed" ProgID="Equation.DSMT4" ShapeID="_x0000_i1319" DrawAspect="Content" ObjectID="_1468076019" r:id="rId569">
            <o:LockedField>false</o:LockedField>
          </o:OLEObject>
        </w:object>
      </w:r>
      <w:r>
        <w:rPr>
          <w:rFonts w:cs="Times New Roman"/>
          <w:szCs w:val="24"/>
        </w:rPr>
        <w:t>．</w:t>
      </w:r>
    </w:p>
    <w:p>
      <w:pPr>
        <w:snapToGrid w:val="0"/>
        <w:spacing w:line="312" w:lineRule="auto"/>
        <w:ind w:firstLine="480" w:firstLineChars="200"/>
        <w:rPr>
          <w:rFonts w:cs="Times New Roman"/>
          <w:szCs w:val="24"/>
        </w:rPr>
      </w:pPr>
      <w:r>
        <w:rPr>
          <w:rFonts w:hint="eastAsia" w:cs="Times New Roman"/>
          <w:szCs w:val="24"/>
        </w:rPr>
        <w:t>2．由</w:t>
      </w:r>
      <w:r>
        <w:rPr>
          <w:position w:val="-12"/>
        </w:rPr>
        <w:object>
          <v:shape id="_x0000_i1320" o:spt="75" type="#_x0000_t75" style="height:22.05pt;width:70.95pt;" o:ole="t" filled="f" o:preferrelative="t" stroked="f" coordsize="21600,21600">
            <v:path/>
            <v:fill on="f" focussize="0,0"/>
            <v:stroke on="f" joinstyle="miter"/>
            <v:imagedata r:id="rId572" o:title=""/>
            <o:lock v:ext="edit" aspectratio="t"/>
            <w10:wrap type="none"/>
            <w10:anchorlock/>
          </v:shape>
          <o:OLEObject Type="Embed" ProgID="Equation.DSMT4" ShapeID="_x0000_i1320" DrawAspect="Content" ObjectID="_1468076020" r:id="rId571">
            <o:LockedField>false</o:LockedField>
          </o:OLEObject>
        </w:object>
      </w:r>
      <w:r>
        <w:rPr>
          <w:rFonts w:hint="eastAsia" w:cs="Times New Roman"/>
          <w:szCs w:val="24"/>
        </w:rPr>
        <w:t>，解得</w:t>
      </w:r>
      <w:r>
        <w:rPr>
          <w:rFonts w:cs="Times New Roman"/>
          <w:position w:val="-24"/>
          <w:szCs w:val="24"/>
        </w:rPr>
        <w:object>
          <v:shape id="_x0000_i1321" o:spt="75" type="#_x0000_t75" style="height:33.85pt;width:47.3pt;" o:ole="t" filled="f" o:preferrelative="t" stroked="f" coordsize="21600,21600">
            <v:path/>
            <v:fill on="f" focussize="0,0"/>
            <v:stroke on="f" joinstyle="miter"/>
            <v:imagedata r:id="rId574" o:title=""/>
            <o:lock v:ext="edit" aspectratio="t"/>
            <w10:wrap type="none"/>
            <w10:anchorlock/>
          </v:shape>
          <o:OLEObject Type="Embed" ProgID="Equation.DSMT4" ShapeID="_x0000_i1321" DrawAspect="Content" ObjectID="_1468076021" r:id="rId573">
            <o:LockedField>false</o:LockedField>
          </o:OLEObject>
        </w:object>
      </w:r>
      <w:r>
        <w:rPr>
          <w:rFonts w:hint="eastAsia" w:cs="Times New Roman"/>
          <w:szCs w:val="24"/>
        </w:rPr>
        <w:t>．</w:t>
      </w:r>
    </w:p>
    <w:p>
      <w:pPr>
        <w:snapToGrid w:val="0"/>
        <w:spacing w:line="312" w:lineRule="auto"/>
        <w:ind w:firstLine="480" w:firstLineChars="200"/>
        <w:rPr>
          <w:rFonts w:cs="Times New Roman"/>
          <w:szCs w:val="24"/>
        </w:rPr>
      </w:pPr>
      <w:r>
        <w:rPr>
          <w:rFonts w:hint="eastAsia" w:cs="Times New Roman"/>
          <w:szCs w:val="24"/>
        </w:rPr>
        <w:t>3．由</w:t>
      </w:r>
      <w:r>
        <w:rPr>
          <w:rFonts w:cs="Times New Roman"/>
          <w:position w:val="-12"/>
          <w:szCs w:val="24"/>
        </w:rPr>
        <w:object>
          <v:shape id="_x0000_i1322" o:spt="75" type="#_x0000_t75" style="height:22.05pt;width:120.35pt;" o:ole="t" filled="f" o:preferrelative="t" stroked="f" coordsize="21600,21600">
            <v:path/>
            <v:fill on="f" focussize="0,0"/>
            <v:stroke on="f" joinstyle="miter"/>
            <v:imagedata r:id="rId576" o:title=""/>
            <o:lock v:ext="edit" aspectratio="t"/>
            <w10:wrap type="none"/>
            <w10:anchorlock/>
          </v:shape>
          <o:OLEObject Type="Embed" ProgID="Equation.DSMT4" ShapeID="_x0000_i1322" DrawAspect="Content" ObjectID="_1468076022" r:id="rId575">
            <o:LockedField>false</o:LockedField>
          </o:OLEObject>
        </w:object>
      </w:r>
      <w:r>
        <w:rPr>
          <w:rFonts w:hint="eastAsia" w:cs="Times New Roman"/>
          <w:szCs w:val="24"/>
        </w:rPr>
        <w:t>，所以</w:t>
      </w:r>
      <w:r>
        <w:rPr>
          <w:rFonts w:cs="Times New Roman"/>
          <w:position w:val="-6"/>
          <w:szCs w:val="24"/>
        </w:rPr>
        <w:object>
          <v:shape id="_x0000_i1323" o:spt="75" type="#_x0000_t75" style="height:15.6pt;width:87.6pt;" o:ole="t" filled="f" o:preferrelative="t" stroked="f" coordsize="21600,21600">
            <v:path/>
            <v:fill on="f" focussize="0,0"/>
            <v:stroke on="f" joinstyle="miter"/>
            <v:imagedata r:id="rId578" o:title=""/>
            <o:lock v:ext="edit" aspectratio="t"/>
            <w10:wrap type="none"/>
            <w10:anchorlock/>
          </v:shape>
          <o:OLEObject Type="Embed" ProgID="Equation.DSMT4" ShapeID="_x0000_i1323" DrawAspect="Content" ObjectID="_1468076023" r:id="rId577">
            <o:LockedField>false</o:LockedField>
          </o:OLEObject>
        </w:object>
      </w:r>
      <w:r>
        <w:rPr>
          <w:rFonts w:hint="eastAsia" w:cs="Times New Roman"/>
          <w:szCs w:val="24"/>
        </w:rPr>
        <w:t>，解得</w:t>
      </w:r>
      <w:r>
        <w:rPr>
          <w:rFonts w:cs="Times New Roman"/>
          <w:position w:val="-24"/>
          <w:szCs w:val="24"/>
        </w:rPr>
        <w:object>
          <v:shape id="_x0000_i1324" o:spt="75" type="#_x0000_t75" style="height:31.15pt;width:32.25pt;" o:ole="t" filled="f" o:preferrelative="t" stroked="f" coordsize="21600,21600">
            <v:path/>
            <v:fill on="f" focussize="0,0"/>
            <v:stroke on="f" joinstyle="miter"/>
            <v:imagedata r:id="rId580" o:title=""/>
            <o:lock v:ext="edit" aspectratio="t"/>
            <w10:wrap type="none"/>
            <w10:anchorlock/>
          </v:shape>
          <o:OLEObject Type="Embed" ProgID="Equation.DSMT4" ShapeID="_x0000_i1324" DrawAspect="Content" ObjectID="_1468076024" r:id="rId579">
            <o:LockedField>false</o:LockedField>
          </o:OLEObject>
        </w:object>
      </w:r>
      <w:r>
        <w:rPr>
          <w:rFonts w:hint="eastAsia" w:cs="Times New Roman"/>
          <w:szCs w:val="24"/>
        </w:rPr>
        <w:t>或</w:t>
      </w:r>
      <w:r>
        <w:rPr>
          <w:rFonts w:cs="Times New Roman"/>
          <w:position w:val="-6"/>
          <w:szCs w:val="24"/>
        </w:rPr>
        <w:object>
          <v:shape id="_x0000_i1325" o:spt="75" type="#_x0000_t75" style="height:13.95pt;width:27.95pt;" o:ole="t" filled="f" o:preferrelative="t" stroked="f" coordsize="21600,21600">
            <v:path/>
            <v:fill on="f" focussize="0,0"/>
            <v:stroke on="f" joinstyle="miter"/>
            <v:imagedata r:id="rId582" o:title=""/>
            <o:lock v:ext="edit" aspectratio="t"/>
            <w10:wrap type="none"/>
            <w10:anchorlock/>
          </v:shape>
          <o:OLEObject Type="Embed" ProgID="Equation.DSMT4" ShapeID="_x0000_i1325" DrawAspect="Content" ObjectID="_1468076025" r:id="rId581">
            <o:LockedField>false</o:LockedField>
          </o:OLEObject>
        </w:object>
      </w:r>
      <w:r>
        <w:rPr>
          <w:rFonts w:hint="eastAsia" w:cs="Times New Roman"/>
          <w:szCs w:val="24"/>
        </w:rPr>
        <w:t>．</w:t>
      </w:r>
    </w:p>
    <w:p>
      <w:pPr>
        <w:snapToGrid w:val="0"/>
        <w:spacing w:line="312" w:lineRule="auto"/>
        <w:ind w:left="480" w:leftChars="200"/>
        <w:rPr>
          <w:rFonts w:cs="Times New Roman"/>
          <w:szCs w:val="24"/>
        </w:rPr>
      </w:pPr>
      <w:r>
        <w:rPr>
          <w:rFonts w:hint="eastAsia" w:cs="Times New Roman"/>
          <w:szCs w:val="24"/>
        </w:rPr>
        <w:t>4．</w:t>
      </w:r>
      <w:r>
        <w:rPr>
          <w:rFonts w:cs="Times New Roman"/>
          <w:position w:val="-28"/>
          <w:szCs w:val="24"/>
        </w:rPr>
        <w:object>
          <v:shape id="_x0000_i1326" o:spt="75" type="#_x0000_t75" style="height:34.95pt;width:364.85pt;" o:ole="t" filled="f" o:preferrelative="t" stroked="f" coordsize="21600,21600">
            <v:path/>
            <v:fill on="f" focussize="0,0"/>
            <v:stroke on="f" joinstyle="miter"/>
            <v:imagedata r:id="rId584" o:title=""/>
            <o:lock v:ext="edit" aspectratio="t"/>
            <w10:wrap type="none"/>
            <w10:anchorlock/>
          </v:shape>
          <o:OLEObject Type="Embed" ProgID="Equation.DSMT4" ShapeID="_x0000_i1326" DrawAspect="Content" ObjectID="_1468076026" r:id="rId583">
            <o:LockedField>false</o:LockedField>
          </o:OLEObject>
        </w:object>
      </w:r>
      <w:r>
        <w:rPr>
          <w:rFonts w:hint="eastAsia" w:cs="Times New Roman"/>
          <w:szCs w:val="24"/>
        </w:rPr>
        <w:t>．</w:t>
      </w:r>
    </w:p>
    <w:p>
      <w:pPr>
        <w:snapToGrid w:val="0"/>
        <w:spacing w:line="312" w:lineRule="auto"/>
        <w:ind w:firstLine="480" w:firstLineChars="200"/>
        <w:rPr>
          <w:rFonts w:cs="Times New Roman"/>
          <w:szCs w:val="24"/>
        </w:rPr>
      </w:pPr>
      <w:r>
        <w:rPr>
          <w:rFonts w:hint="eastAsia"/>
        </w:rPr>
        <w:t>因为该复数的</w:t>
      </w:r>
      <w:r>
        <w:rPr>
          <w:rFonts w:cs="Times New Roman"/>
          <w:szCs w:val="24"/>
        </w:rPr>
        <w:t>实部与虚部互为相反数</w:t>
      </w:r>
      <w:r>
        <w:rPr>
          <w:rFonts w:hint="eastAsia" w:cs="Times New Roman"/>
          <w:szCs w:val="24"/>
        </w:rPr>
        <w:t>，所以</w:t>
      </w:r>
      <w:r>
        <w:rPr>
          <w:position w:val="-24"/>
        </w:rPr>
        <w:object>
          <v:shape id="_x0000_i1327" o:spt="75" type="#_x0000_t75" style="height:31.15pt;width:87.05pt;" o:ole="t" filled="f" o:preferrelative="t" stroked="f" coordsize="21600,21600">
            <v:path/>
            <v:fill on="f" focussize="0,0"/>
            <v:stroke on="f" joinstyle="miter"/>
            <v:imagedata r:id="rId586" o:title=""/>
            <o:lock v:ext="edit" aspectratio="t"/>
            <w10:wrap type="none"/>
            <w10:anchorlock/>
          </v:shape>
          <o:OLEObject Type="Embed" ProgID="Equation.DSMT4" ShapeID="_x0000_i1327" DrawAspect="Content" ObjectID="_1468076027" r:id="rId585">
            <o:LockedField>false</o:LockedField>
          </o:OLEObject>
        </w:object>
      </w:r>
      <w:r>
        <w:rPr>
          <w:rFonts w:hint="eastAsia"/>
        </w:rPr>
        <w:t>，解得</w:t>
      </w:r>
      <w:r>
        <w:rPr>
          <w:position w:val="-24"/>
        </w:rPr>
        <w:object>
          <v:shape id="_x0000_i1328" o:spt="75" type="#_x0000_t75" style="height:31.15pt;width:32.25pt;" o:ole="t" filled="f" o:preferrelative="t" stroked="f" coordsize="21600,21600">
            <v:path/>
            <v:fill on="f" focussize="0,0"/>
            <v:stroke on="f" joinstyle="miter"/>
            <v:imagedata r:id="rId588" o:title=""/>
            <o:lock v:ext="edit" aspectratio="t"/>
            <w10:wrap type="none"/>
            <w10:anchorlock/>
          </v:shape>
          <o:OLEObject Type="Embed" ProgID="Equation.DSMT4" ShapeID="_x0000_i1328" DrawAspect="Content" ObjectID="_1468076028" r:id="rId587">
            <o:LockedField>false</o:LockedField>
          </o:OLEObject>
        </w:object>
      </w:r>
      <w:r>
        <w:rPr>
          <w:rFonts w:hint="eastAsia"/>
        </w:rPr>
        <w:t>，故</w:t>
      </w:r>
      <w:r>
        <w:rPr>
          <w:position w:val="-24"/>
        </w:rPr>
        <w:object>
          <v:shape id="_x0000_i1329" o:spt="75" type="#_x0000_t75" style="height:31.15pt;width:52.1pt;" o:ole="t" filled="f" o:preferrelative="t" stroked="f" coordsize="21600,21600">
            <v:path/>
            <v:fill on="f" focussize="0,0"/>
            <v:stroke on="f" joinstyle="miter"/>
            <v:imagedata r:id="rId590" o:title=""/>
            <o:lock v:ext="edit" aspectratio="t"/>
            <w10:wrap type="none"/>
            <w10:anchorlock/>
          </v:shape>
          <o:OLEObject Type="Embed" ProgID="Equation.DSMT4" ShapeID="_x0000_i1329" DrawAspect="Content" ObjectID="_1468076029" r:id="rId589">
            <o:LockedField>false</o:LockedField>
          </o:OLEObject>
        </w:object>
      </w:r>
      <w:r>
        <w:rPr>
          <w:rFonts w:hint="eastAsia"/>
        </w:rPr>
        <w:t>，</w:t>
      </w:r>
      <w:r>
        <w:rPr>
          <w:position w:val="-26"/>
        </w:rPr>
        <w:object>
          <v:shape id="_x0000_i1330" o:spt="75" type="#_x0000_t75" style="height:34.95pt;width:99.95pt;" o:ole="t" filled="f" o:preferrelative="t" stroked="f" coordsize="21600,21600">
            <v:path/>
            <v:fill on="f" focussize="0,0"/>
            <v:stroke on="f" joinstyle="miter"/>
            <v:imagedata r:id="rId592" o:title=""/>
            <o:lock v:ext="edit" aspectratio="t"/>
            <w10:wrap type="none"/>
            <w10:anchorlock/>
          </v:shape>
          <o:OLEObject Type="Embed" ProgID="Equation.DSMT4" ShapeID="_x0000_i1330" DrawAspect="Content" ObjectID="_1468076030" r:id="rId591">
            <o:LockedField>false</o:LockedField>
          </o:OLEObject>
        </w:object>
      </w:r>
      <w:r>
        <w:rPr>
          <w:rFonts w:hint="eastAsia" w:cs="Times New Roman"/>
          <w:szCs w:val="24"/>
        </w:rPr>
        <w:t>．</w:t>
      </w:r>
    </w:p>
    <w:p>
      <w:pPr>
        <w:snapToGrid w:val="0"/>
        <w:spacing w:line="312" w:lineRule="auto"/>
        <w:ind w:firstLine="480" w:firstLineChars="200"/>
        <w:rPr>
          <w:rFonts w:cs="Times New Roman"/>
          <w:szCs w:val="24"/>
        </w:rPr>
      </w:pPr>
      <w:r>
        <w:rPr>
          <w:rFonts w:hint="eastAsia" w:cs="Times New Roman"/>
          <w:szCs w:val="24"/>
        </w:rPr>
        <w:t>5．设</w:t>
      </w:r>
      <w:r>
        <w:rPr>
          <w:position w:val="-12"/>
        </w:rPr>
        <w:object>
          <v:shape id="_x0000_i1331" o:spt="75" type="#_x0000_t75" style="height:18.25pt;width:43pt;" o:ole="t" filled="f" o:preferrelative="t" stroked="f" coordsize="21600,21600">
            <v:path/>
            <v:fill on="f" focussize="0,0"/>
            <v:stroke on="f" joinstyle="miter"/>
            <v:imagedata r:id="rId594" o:title=""/>
            <o:lock v:ext="edit" aspectratio="t"/>
            <w10:wrap type="none"/>
            <w10:anchorlock/>
          </v:shape>
          <o:OLEObject Type="Embed" ProgID="Equation.DSMT4" ShapeID="_x0000_i1331" DrawAspect="Content" ObjectID="_1468076031" r:id="rId593">
            <o:LockedField>false</o:LockedField>
          </o:OLEObject>
        </w:object>
      </w:r>
      <w:r>
        <w:rPr>
          <w:rFonts w:cs="Times New Roman"/>
          <w:szCs w:val="24"/>
        </w:rPr>
        <w:t>（</w:t>
      </w:r>
      <w:r>
        <w:rPr>
          <w:rFonts w:cs="Times New Roman"/>
          <w:position w:val="-6"/>
          <w:szCs w:val="24"/>
        </w:rPr>
        <w:object>
          <v:shape id="_x0000_i1332" o:spt="75" type="#_x0000_t75" style="height:13.95pt;width:30.1pt;" o:ole="t" filled="f" o:preferrelative="t" stroked="f" coordsize="21600,21600">
            <v:path/>
            <v:fill on="f" focussize="0,0"/>
            <v:stroke on="f" joinstyle="miter"/>
            <v:imagedata r:id="rId596" o:title=""/>
            <o:lock v:ext="edit" aspectratio="t"/>
            <w10:wrap type="none"/>
            <w10:anchorlock/>
          </v:shape>
          <o:OLEObject Type="Embed" ProgID="Equation.DSMT4" ShapeID="_x0000_i1332" DrawAspect="Content" ObjectID="_1468076032" r:id="rId595">
            <o:LockedField>false</o:LockedField>
          </o:OLEObject>
        </w:object>
      </w:r>
      <w:r>
        <w:rPr>
          <w:rFonts w:hint="eastAsia" w:cs="Times New Roman"/>
          <w:szCs w:val="24"/>
        </w:rPr>
        <w:t>且</w:t>
      </w:r>
      <w:r>
        <w:rPr>
          <w:position w:val="-6"/>
        </w:rPr>
        <w:object>
          <v:shape id="_x0000_i1333" o:spt="75" type="#_x0000_t75" style="height:13.95pt;width:27.95pt;" o:ole="t" filled="f" o:preferrelative="t" stroked="f" coordsize="21600,21600">
            <v:path/>
            <v:fill on="f" focussize="0,0"/>
            <v:stroke on="f" joinstyle="miter"/>
            <v:imagedata r:id="rId598" o:title=""/>
            <o:lock v:ext="edit" aspectratio="t"/>
            <w10:wrap type="none"/>
            <w10:anchorlock/>
          </v:shape>
          <o:OLEObject Type="Embed" ProgID="Equation.DSMT4" ShapeID="_x0000_i1333" DrawAspect="Content" ObjectID="_1468076033" r:id="rId597">
            <o:LockedField>false</o:LockedField>
          </o:OLEObject>
        </w:object>
      </w:r>
      <w:r>
        <w:rPr>
          <w:rFonts w:cs="Times New Roman"/>
          <w:szCs w:val="24"/>
        </w:rPr>
        <w:t>）</w:t>
      </w:r>
      <w:r>
        <w:rPr>
          <w:rFonts w:hint="eastAsia"/>
        </w:rPr>
        <w:t>，则</w:t>
      </w:r>
      <w:r>
        <w:rPr>
          <w:position w:val="-14"/>
        </w:rPr>
        <w:object>
          <v:shape id="_x0000_i1334" o:spt="75" type="#_x0000_t75" style="height:20.4pt;width:72.55pt;" o:ole="t" filled="f" o:preferrelative="t" stroked="f" coordsize="21600,21600">
            <v:path/>
            <v:fill on="f" focussize="0,0"/>
            <v:stroke on="f" joinstyle="miter"/>
            <v:imagedata r:id="rId600" o:title=""/>
            <o:lock v:ext="edit" aspectratio="t"/>
            <w10:wrap type="none"/>
            <w10:anchorlock/>
          </v:shape>
          <o:OLEObject Type="Embed" ProgID="Equation.DSMT4" ShapeID="_x0000_i1334" DrawAspect="Content" ObjectID="_1468076034" r:id="rId599">
            <o:LockedField>false</o:LockedField>
          </o:OLEObject>
        </w:object>
      </w:r>
      <w:r>
        <w:rPr>
          <w:rFonts w:hint="eastAsia"/>
        </w:rPr>
        <w:t>，</w:t>
      </w:r>
      <w:r>
        <w:rPr>
          <w:rFonts w:cs="Times New Roman"/>
          <w:szCs w:val="24"/>
        </w:rPr>
        <w:t xml:space="preserve"> </w:t>
      </w:r>
    </w:p>
    <w:p>
      <w:pPr>
        <w:snapToGrid w:val="0"/>
        <w:spacing w:line="312" w:lineRule="auto"/>
        <w:ind w:firstLine="480" w:firstLineChars="200"/>
      </w:pPr>
      <w:r>
        <w:rPr>
          <w:rFonts w:hint="eastAsia"/>
        </w:rPr>
        <w:t>又</w:t>
      </w:r>
      <w:r>
        <w:rPr>
          <w:rFonts w:cs="Times New Roman"/>
          <w:position w:val="-14"/>
          <w:szCs w:val="24"/>
        </w:rPr>
        <w:object>
          <v:shape id="_x0000_i1335" o:spt="75" type="#_x0000_t75" style="height:19.9pt;width:144pt;" o:ole="t" filled="f" o:preferrelative="t" stroked="f" coordsize="21600,21600">
            <v:path/>
            <v:fill on="f" focussize="0,0"/>
            <v:stroke on="f" joinstyle="miter"/>
            <v:imagedata r:id="rId602" o:title=""/>
            <o:lock v:ext="edit" aspectratio="t"/>
            <w10:wrap type="none"/>
            <w10:anchorlock/>
          </v:shape>
          <o:OLEObject Type="Embed" ProgID="Equation.DSMT4" ShapeID="_x0000_i1335" DrawAspect="Content" ObjectID="_1468076035" r:id="rId601">
            <o:LockedField>false</o:LockedField>
          </o:OLEObject>
        </w:object>
      </w:r>
      <w:r>
        <w:rPr>
          <w:rFonts w:hint="eastAsia" w:cs="Times New Roman"/>
          <w:szCs w:val="24"/>
        </w:rPr>
        <w:t>，所以</w:t>
      </w:r>
      <w:r>
        <w:rPr>
          <w:position w:val="-6"/>
        </w:rPr>
        <w:object>
          <v:shape id="_x0000_i1336" o:spt="75" type="#_x0000_t75" style="height:13.95pt;width:46.2pt;" o:ole="t" filled="f" o:preferrelative="t" stroked="f" coordsize="21600,21600">
            <v:path/>
            <v:fill on="f" focussize="0,0"/>
            <v:stroke on="f" joinstyle="miter"/>
            <v:imagedata r:id="rId604" o:title=""/>
            <o:lock v:ext="edit" aspectratio="t"/>
            <w10:wrap type="none"/>
            <w10:anchorlock/>
          </v:shape>
          <o:OLEObject Type="Embed" ProgID="Equation.DSMT4" ShapeID="_x0000_i1336" DrawAspect="Content" ObjectID="_1468076036" r:id="rId603">
            <o:LockedField>false</o:LockedField>
          </o:OLEObject>
        </w:object>
      </w:r>
      <w:r>
        <w:rPr>
          <w:rFonts w:hint="eastAsia"/>
        </w:rPr>
        <w:t>，</w:t>
      </w:r>
    </w:p>
    <w:p>
      <w:pPr>
        <w:snapToGrid w:val="0"/>
        <w:spacing w:line="312" w:lineRule="auto"/>
        <w:ind w:firstLine="480" w:firstLineChars="200"/>
        <w:rPr>
          <w:rFonts w:cs="Times New Roman"/>
          <w:szCs w:val="24"/>
        </w:rPr>
      </w:pPr>
      <w:r>
        <w:rPr>
          <w:rFonts w:hint="eastAsia" w:cs="Times New Roman"/>
          <w:szCs w:val="24"/>
        </w:rPr>
        <w:t>从而</w:t>
      </w:r>
      <w:r>
        <w:rPr>
          <w:rFonts w:cs="Times New Roman"/>
          <w:position w:val="-30"/>
          <w:szCs w:val="24"/>
        </w:rPr>
        <w:object>
          <v:shape id="_x0000_i1337" o:spt="75" type="#_x0000_t75" style="height:33.85pt;width:112.85pt;" o:ole="t" filled="f" o:preferrelative="t" stroked="f" coordsize="21600,21600">
            <v:path/>
            <v:fill on="f" focussize="0,0"/>
            <v:stroke on="f" joinstyle="miter"/>
            <v:imagedata r:id="rId606" o:title=""/>
            <o:lock v:ext="edit" aspectratio="t"/>
            <w10:wrap type="none"/>
            <w10:anchorlock/>
          </v:shape>
          <o:OLEObject Type="Embed" ProgID="Equation.DSMT4" ShapeID="_x0000_i1337" DrawAspect="Content" ObjectID="_1468076037" r:id="rId605">
            <o:LockedField>false</o:LockedField>
          </o:OLEObject>
        </w:object>
      </w:r>
      <w:r>
        <w:rPr>
          <w:rFonts w:hint="eastAsia" w:cs="Times New Roman"/>
          <w:szCs w:val="24"/>
        </w:rPr>
        <w:t>．</w:t>
      </w:r>
    </w:p>
    <w:p>
      <w:pPr>
        <w:snapToGrid w:val="0"/>
        <w:spacing w:line="312" w:lineRule="auto"/>
        <w:ind w:firstLine="480" w:firstLineChars="200"/>
        <w:rPr>
          <w:rFonts w:cs="Times New Roman"/>
          <w:szCs w:val="24"/>
        </w:rPr>
      </w:pPr>
      <w:r>
        <w:rPr>
          <w:rFonts w:hint="eastAsia" w:cs="Times New Roman"/>
          <w:szCs w:val="24"/>
        </w:rPr>
        <w:t>6．</w:t>
      </w:r>
      <w:r>
        <w:rPr>
          <w:rFonts w:cs="Times New Roman"/>
          <w:position w:val="-20"/>
          <w:szCs w:val="24"/>
        </w:rPr>
        <w:object>
          <v:shape id="_x0000_i1338" o:spt="75" type="#_x0000_t75" style="height:30.1pt;width:264.35pt;" o:ole="t" filled="f" o:preferrelative="t" stroked="f" coordsize="21600,21600">
            <v:path/>
            <v:fill on="f" focussize="0,0"/>
            <v:stroke on="f" joinstyle="miter"/>
            <v:imagedata r:id="rId608" o:title=""/>
            <o:lock v:ext="edit" aspectratio="t"/>
            <w10:wrap type="none"/>
            <w10:anchorlock/>
          </v:shape>
          <o:OLEObject Type="Embed" ProgID="Equation.DSMT4" ShapeID="_x0000_i1338" DrawAspect="Content" ObjectID="_1468076038" r:id="rId607">
            <o:LockedField>false</o:LockedField>
          </o:OLEObject>
        </w:object>
      </w:r>
      <w:r>
        <w:rPr>
          <w:rFonts w:hint="eastAsia" w:cs="Times New Roman"/>
          <w:szCs w:val="24"/>
        </w:rPr>
        <w:t>，</w:t>
      </w:r>
    </w:p>
    <w:p>
      <w:pPr>
        <w:snapToGrid w:val="0"/>
        <w:spacing w:line="312" w:lineRule="auto"/>
        <w:ind w:firstLine="480" w:firstLineChars="200"/>
      </w:pPr>
      <w:r>
        <w:rPr>
          <w:rFonts w:hint="eastAsia" w:cs="Times New Roman"/>
          <w:szCs w:val="24"/>
        </w:rPr>
        <w:t>因为</w:t>
      </w:r>
      <w:r>
        <w:rPr>
          <w:rFonts w:cs="Times New Roman"/>
          <w:position w:val="-12"/>
          <w:szCs w:val="24"/>
        </w:rPr>
        <w:object>
          <v:shape id="_x0000_i1339" o:spt="75" type="#_x0000_t75" style="height:22.05pt;width:57.5pt;" o:ole="t" filled="f" o:preferrelative="t" stroked="f" coordsize="21600,21600">
            <v:path/>
            <v:fill on="f" focussize="0,0"/>
            <v:stroke on="f" joinstyle="miter"/>
            <v:imagedata r:id="rId515" o:title=""/>
            <o:lock v:ext="edit" aspectratio="t"/>
            <w10:wrap type="none"/>
            <w10:anchorlock/>
          </v:shape>
          <o:OLEObject Type="Embed" ProgID="Equation.DSMT4" ShapeID="_x0000_i1339" DrawAspect="Content" ObjectID="_1468076039" r:id="rId609">
            <o:LockedField>false</o:LockedField>
          </o:OLEObject>
        </w:object>
      </w:r>
      <w:r>
        <w:rPr>
          <w:rFonts w:hint="eastAsia" w:cs="Times New Roman"/>
          <w:szCs w:val="24"/>
        </w:rPr>
        <w:t>，所以</w:t>
      </w:r>
      <w:r>
        <w:rPr>
          <w:position w:val="-12"/>
        </w:rPr>
        <w:object>
          <v:shape id="_x0000_i1340" o:spt="75" type="#_x0000_t75" style="height:19.9pt;width:67.15pt;" o:ole="t" filled="f" o:preferrelative="t" stroked="f" coordsize="21600,21600">
            <v:path/>
            <v:fill on="f" focussize="0,0"/>
            <v:stroke on="f" joinstyle="miter"/>
            <v:imagedata r:id="rId611" o:title=""/>
            <o:lock v:ext="edit" aspectratio="t"/>
            <w10:wrap type="none"/>
            <w10:anchorlock/>
          </v:shape>
          <o:OLEObject Type="Embed" ProgID="Equation.DSMT4" ShapeID="_x0000_i1340" DrawAspect="Content" ObjectID="_1468076040" r:id="rId610">
            <o:LockedField>false</o:LockedField>
          </o:OLEObject>
        </w:object>
      </w:r>
      <w:r>
        <w:rPr>
          <w:rFonts w:hint="eastAsia"/>
        </w:rPr>
        <w:t>，</w:t>
      </w:r>
    </w:p>
    <w:p>
      <w:pPr>
        <w:snapToGrid w:val="0"/>
        <w:spacing w:line="312" w:lineRule="auto"/>
        <w:ind w:firstLine="480" w:firstLineChars="200"/>
      </w:pPr>
      <w:r>
        <w:rPr>
          <w:rFonts w:hint="eastAsia"/>
        </w:rPr>
        <w:t>因为</w:t>
      </w:r>
      <w:r>
        <w:rPr>
          <w:rFonts w:cs="Times New Roman"/>
          <w:position w:val="-18"/>
          <w:szCs w:val="24"/>
        </w:rPr>
        <w:object>
          <v:shape id="_x0000_i1341" o:spt="75" type="#_x0000_t75" style="height:23.65pt;width:78.45pt;" o:ole="t" filled="f" o:preferrelative="t" stroked="f" coordsize="21600,21600">
            <v:path/>
            <v:fill on="f" focussize="0,0"/>
            <v:stroke on="f" joinstyle="miter"/>
            <v:imagedata r:id="rId513" o:title=""/>
            <o:lock v:ext="edit" aspectratio="t"/>
            <w10:wrap type="none"/>
            <w10:anchorlock/>
          </v:shape>
          <o:OLEObject Type="Embed" ProgID="Equation.DSMT4" ShapeID="_x0000_i1341" DrawAspect="Content" ObjectID="_1468076041" r:id="rId612">
            <o:LockedField>false</o:LockedField>
          </o:OLEObject>
        </w:object>
      </w:r>
      <w:r>
        <w:rPr>
          <w:rFonts w:hint="eastAsia" w:cs="Times New Roman"/>
          <w:szCs w:val="24"/>
        </w:rPr>
        <w:t>，所以</w:t>
      </w:r>
      <w:r>
        <w:rPr>
          <w:rFonts w:cs="Times New Roman"/>
          <w:position w:val="-14"/>
          <w:szCs w:val="24"/>
        </w:rPr>
        <w:object>
          <v:shape id="_x0000_i1342" o:spt="75" type="#_x0000_t75" style="height:21.5pt;width:95.65pt;" o:ole="t" filled="f" o:preferrelative="t" stroked="f" coordsize="21600,21600">
            <v:path/>
            <v:fill on="f" focussize="0,0"/>
            <v:stroke on="f" joinstyle="miter"/>
            <v:imagedata r:id="rId614" o:title=""/>
            <o:lock v:ext="edit" aspectratio="t"/>
            <w10:wrap type="none"/>
            <w10:anchorlock/>
          </v:shape>
          <o:OLEObject Type="Embed" ProgID="Equation.DSMT4" ShapeID="_x0000_i1342" DrawAspect="Content" ObjectID="_1468076042" r:id="rId613">
            <o:LockedField>false</o:LockedField>
          </o:OLEObject>
        </w:object>
      </w:r>
      <w:r>
        <w:rPr>
          <w:rFonts w:hint="eastAsia" w:cs="Times New Roman"/>
          <w:szCs w:val="24"/>
        </w:rPr>
        <w:t>；</w:t>
      </w:r>
    </w:p>
    <w:p>
      <w:pPr>
        <w:snapToGrid w:val="0"/>
        <w:spacing w:line="312" w:lineRule="auto"/>
        <w:ind w:firstLine="480" w:firstLineChars="200"/>
        <w:rPr>
          <w:rFonts w:cs="Times New Roman"/>
          <w:szCs w:val="24"/>
        </w:rPr>
      </w:pPr>
      <w:r>
        <w:rPr>
          <w:rFonts w:hint="eastAsia"/>
        </w:rPr>
        <w:t>同理，</w:t>
      </w:r>
      <w:r>
        <w:rPr>
          <w:rFonts w:cs="Times New Roman"/>
          <w:position w:val="-14"/>
          <w:szCs w:val="24"/>
        </w:rPr>
        <w:object>
          <v:shape id="_x0000_i1343" o:spt="75" type="#_x0000_t75" style="height:21.5pt;width:63.95pt;" o:ole="t" filled="f" o:preferrelative="t" stroked="f" coordsize="21600,21600">
            <v:path/>
            <v:fill on="f" focussize="0,0"/>
            <v:stroke on="f" joinstyle="miter"/>
            <v:imagedata r:id="rId616" o:title=""/>
            <o:lock v:ext="edit" aspectratio="t"/>
            <w10:wrap type="none"/>
            <w10:anchorlock/>
          </v:shape>
          <o:OLEObject Type="Embed" ProgID="Equation.DSMT4" ShapeID="_x0000_i1343" DrawAspect="Content" ObjectID="_1468076043" r:id="rId615">
            <o:LockedField>false</o:LockedField>
          </o:OLEObject>
        </w:object>
      </w:r>
      <w:r>
        <w:rPr>
          <w:rFonts w:hint="eastAsia" w:cs="Times New Roman"/>
          <w:szCs w:val="24"/>
        </w:rPr>
        <w:t>．</w:t>
      </w:r>
    </w:p>
    <w:p>
      <w:pPr>
        <w:snapToGrid w:val="0"/>
        <w:spacing w:line="312" w:lineRule="auto"/>
        <w:ind w:firstLine="480" w:firstLineChars="200"/>
        <w:rPr>
          <w:rFonts w:cs="Times New Roman"/>
          <w:szCs w:val="24"/>
        </w:rPr>
      </w:pPr>
      <w:r>
        <w:rPr>
          <w:rFonts w:hint="eastAsia" w:cs="Times New Roman"/>
          <w:szCs w:val="24"/>
        </w:rPr>
        <w:t>7．</w:t>
      </w:r>
      <w:r>
        <w:rPr>
          <w:rFonts w:cs="Times New Roman"/>
          <w:szCs w:val="24"/>
        </w:rPr>
        <w:t>设</w:t>
      </w:r>
      <w:r>
        <w:rPr>
          <w:rFonts w:cs="Times New Roman"/>
          <w:position w:val="-6"/>
          <w:szCs w:val="24"/>
        </w:rPr>
        <w:object>
          <v:shape id="_x0000_i1344" o:spt="75" type="#_x0000_t75" style="height:13.95pt;width:48.35pt;" o:ole="t" filled="f" o:preferrelative="t" stroked="f" coordsize="21600,21600">
            <v:path/>
            <v:fill on="f" focussize="0,0"/>
            <v:stroke on="f" joinstyle="miter"/>
            <v:imagedata r:id="rId618" o:title=""/>
            <o:lock v:ext="edit" aspectratio="t"/>
            <w10:wrap type="none"/>
            <w10:anchorlock/>
          </v:shape>
          <o:OLEObject Type="Embed" ProgID="Equation.DSMT4" ShapeID="_x0000_i1344" DrawAspect="Content" ObjectID="_1468076044" r:id="rId617">
            <o:LockedField>false</o:LockedField>
          </o:OLEObject>
        </w:object>
      </w:r>
      <w:r>
        <w:rPr>
          <w:rFonts w:cs="Times New Roman"/>
          <w:szCs w:val="24"/>
        </w:rPr>
        <w:t>（</w:t>
      </w:r>
      <w:r>
        <w:rPr>
          <w:rFonts w:cs="Times New Roman"/>
          <w:position w:val="-6"/>
          <w:szCs w:val="24"/>
        </w:rPr>
        <w:object>
          <v:shape id="_x0000_i1345" o:spt="75" type="#_x0000_t75" style="height:10.2pt;width:10.2pt;" o:ole="t" filled="f" o:preferrelative="t" stroked="f" coordsize="21600,21600">
            <v:path/>
            <v:fill on="f" focussize="0,0"/>
            <v:stroke on="f" joinstyle="miter"/>
            <v:imagedata r:id="rId620" o:title=""/>
            <o:lock v:ext="edit" aspectratio="t"/>
            <w10:wrap type="none"/>
            <w10:anchorlock/>
          </v:shape>
          <o:OLEObject Type="Embed" ProgID="Equation.DSMT4" ShapeID="_x0000_i1345" DrawAspect="Content" ObjectID="_1468076045" r:id="rId619">
            <o:LockedField>false</o:LockedField>
          </o:OLEObject>
        </w:object>
      </w:r>
      <w:r>
        <w:rPr>
          <w:rFonts w:cs="Times New Roman"/>
          <w:szCs w:val="24"/>
        </w:rPr>
        <w:t>、</w:t>
      </w:r>
      <w:r>
        <w:rPr>
          <w:rFonts w:cs="Times New Roman"/>
          <w:position w:val="-6"/>
          <w:szCs w:val="24"/>
        </w:rPr>
        <w:object>
          <v:shape id="_x0000_i1346" o:spt="75" type="#_x0000_t75" style="height:13.95pt;width:30.1pt;" o:ole="t" filled="f" o:preferrelative="t" stroked="f" coordsize="21600,21600">
            <v:path/>
            <v:fill on="f" focussize="0,0"/>
            <v:stroke on="f" joinstyle="miter"/>
            <v:imagedata r:id="rId622" o:title=""/>
            <o:lock v:ext="edit" aspectratio="t"/>
            <w10:wrap type="none"/>
            <w10:anchorlock/>
          </v:shape>
          <o:OLEObject Type="Embed" ProgID="Equation.DSMT4" ShapeID="_x0000_i1346" DrawAspect="Content" ObjectID="_1468076046" r:id="rId621">
            <o:LockedField>false</o:LockedField>
          </o:OLEObject>
        </w:object>
      </w:r>
      <w:r>
        <w:rPr>
          <w:rFonts w:cs="Times New Roman"/>
          <w:szCs w:val="24"/>
        </w:rPr>
        <w:t>），由已知，得</w:t>
      </w:r>
      <w:r>
        <w:rPr>
          <w:rFonts w:cs="Times New Roman"/>
          <w:position w:val="-6"/>
          <w:szCs w:val="24"/>
        </w:rPr>
        <w:object>
          <v:shape id="_x0000_i1347" o:spt="75" type="#_x0000_t75" style="height:16.1pt;width:52.1pt;" o:ole="t" filled="f" o:preferrelative="t" stroked="f" coordsize="21600,21600">
            <v:path/>
            <v:fill on="f" focussize="0,0"/>
            <v:stroke on="f" joinstyle="miter"/>
            <v:imagedata r:id="rId624" o:title=""/>
            <o:lock v:ext="edit" aspectratio="t"/>
            <w10:wrap type="none"/>
            <w10:anchorlock/>
          </v:shape>
          <o:OLEObject Type="Embed" ProgID="Equation.DSMT4" ShapeID="_x0000_i1347" DrawAspect="Content" ObjectID="_1468076047" r:id="rId623">
            <o:LockedField>false</o:LockedField>
          </o:OLEObject>
        </w:object>
      </w:r>
      <w:r>
        <w:rPr>
          <w:rFonts w:cs="Times New Roman"/>
          <w:szCs w:val="24"/>
        </w:rPr>
        <w:t>且</w:t>
      </w:r>
      <w:r>
        <w:rPr>
          <w:rFonts w:cs="Times New Roman"/>
          <w:position w:val="-6"/>
          <w:szCs w:val="24"/>
        </w:rPr>
        <w:object>
          <v:shape id="_x0000_i1348" o:spt="75" type="#_x0000_t75" style="height:13.95pt;width:27.95pt;" o:ole="t" filled="f" o:preferrelative="t" stroked="f" coordsize="21600,21600">
            <v:path/>
            <v:fill on="f" focussize="0,0"/>
            <v:stroke on="f" joinstyle="miter"/>
            <v:imagedata r:id="rId626" o:title=""/>
            <o:lock v:ext="edit" aspectratio="t"/>
            <w10:wrap type="none"/>
            <w10:anchorlock/>
          </v:shape>
          <o:OLEObject Type="Embed" ProgID="Equation.DSMT4" ShapeID="_x0000_i1348" DrawAspect="Content" ObjectID="_1468076048" r:id="rId625">
            <o:LockedField>false</o:LockedField>
          </o:OLEObject>
        </w:object>
      </w:r>
      <w:r>
        <w:rPr>
          <w:rFonts w:cs="Times New Roman"/>
          <w:szCs w:val="24"/>
        </w:rPr>
        <w:t>，</w:t>
      </w:r>
      <w:r>
        <w:rPr>
          <w:rFonts w:cs="Times New Roman"/>
          <w:position w:val="-6"/>
          <w:szCs w:val="24"/>
        </w:rPr>
        <w:object>
          <v:shape id="_x0000_i1349" o:spt="75" type="#_x0000_t75" style="height:13.95pt;width:33.3pt;" o:ole="t" filled="f" o:preferrelative="t" stroked="f" coordsize="21600,21600">
            <v:path/>
            <v:fill on="f" focussize="0,0"/>
            <v:stroke on="f" joinstyle="miter"/>
            <v:imagedata r:id="rId628" o:title=""/>
            <o:lock v:ext="edit" aspectratio="t"/>
            <w10:wrap type="none"/>
            <w10:anchorlock/>
          </v:shape>
          <o:OLEObject Type="Embed" ProgID="Equation.DSMT4" ShapeID="_x0000_i1349" DrawAspect="Content" ObjectID="_1468076049" r:id="rId627">
            <o:LockedField>false</o:LockedField>
          </o:OLEObject>
        </w:object>
      </w:r>
      <w:r>
        <w:rPr>
          <w:rFonts w:cs="Times New Roman"/>
          <w:szCs w:val="24"/>
        </w:rPr>
        <w:t>．</w:t>
      </w:r>
    </w:p>
    <w:p>
      <w:pPr>
        <w:snapToGrid w:val="0"/>
        <w:spacing w:line="312" w:lineRule="auto"/>
        <w:ind w:firstLine="480" w:firstLineChars="200"/>
        <w:rPr>
          <w:rFonts w:cs="Times New Roman"/>
          <w:position w:val="-28"/>
          <w:szCs w:val="24"/>
        </w:rPr>
      </w:pPr>
      <w:r>
        <w:rPr>
          <w:rFonts w:cs="Times New Roman"/>
          <w:szCs w:val="24"/>
        </w:rPr>
        <w:t>则</w:t>
      </w:r>
      <w:r>
        <w:rPr>
          <w:rFonts w:cs="Times New Roman"/>
          <w:position w:val="-24"/>
          <w:szCs w:val="24"/>
        </w:rPr>
        <w:object>
          <v:shape id="_x0000_i1350" o:spt="75" type="#_x0000_t75" style="height:31.7pt;width:24.7pt;" o:ole="t" filled="f" o:preferrelative="t" stroked="f" coordsize="21600,21600">
            <v:path/>
            <v:fill on="f" focussize="0,0"/>
            <v:stroke on="f" joinstyle="miter"/>
            <v:imagedata r:id="rId630" o:title=""/>
            <o:lock v:ext="edit" aspectratio="t"/>
            <w10:wrap type="none"/>
            <w10:anchorlock/>
          </v:shape>
          <o:OLEObject Type="Embed" ProgID="Equation.DSMT4" ShapeID="_x0000_i1350" DrawAspect="Content" ObjectID="_1468076050" r:id="rId629">
            <o:LockedField>false</o:LockedField>
          </o:OLEObject>
        </w:object>
      </w:r>
      <w:r>
        <w:rPr>
          <w:rFonts w:cs="Times New Roman"/>
          <w:position w:val="-24"/>
          <w:szCs w:val="24"/>
        </w:rPr>
        <w:object>
          <v:shape id="_x0000_i1351" o:spt="75" type="#_x0000_t75" style="height:31.7pt;width:54.8pt;" o:ole="t" filled="f" o:preferrelative="t" stroked="f" coordsize="21600,21600">
            <v:path/>
            <v:fill on="f" focussize="0,0"/>
            <v:stroke on="f" joinstyle="miter"/>
            <v:imagedata r:id="rId632" o:title=""/>
            <o:lock v:ext="edit" aspectratio="t"/>
            <w10:wrap type="none"/>
            <w10:anchorlock/>
          </v:shape>
          <o:OLEObject Type="Embed" ProgID="Equation.DSMT4" ShapeID="_x0000_i1351" DrawAspect="Content" ObjectID="_1468076051" r:id="rId631">
            <o:LockedField>false</o:LockedField>
          </o:OLEObject>
        </w:object>
      </w:r>
      <w:r>
        <w:rPr>
          <w:rFonts w:cs="Times New Roman"/>
          <w:position w:val="-28"/>
          <w:szCs w:val="24"/>
        </w:rPr>
        <w:object>
          <v:shape id="_x0000_i1352" o:spt="75" type="#_x0000_t75" style="height:33.3pt;width:126.8pt;" o:ole="t" filled="f" o:preferrelative="t" stroked="f" coordsize="21600,21600">
            <v:path/>
            <v:fill on="f" focussize="0,0"/>
            <v:stroke on="f" joinstyle="miter"/>
            <v:imagedata r:id="rId634" o:title=""/>
            <o:lock v:ext="edit" aspectratio="t"/>
            <w10:wrap type="none"/>
            <w10:anchorlock/>
          </v:shape>
          <o:OLEObject Type="Embed" ProgID="Equation.DSMT4" ShapeID="_x0000_i1352" DrawAspect="Content" ObjectID="_1468076052" r:id="rId633">
            <o:LockedField>false</o:LockedField>
          </o:OLEObject>
        </w:object>
      </w:r>
    </w:p>
    <w:p>
      <w:pPr>
        <w:snapToGrid w:val="0"/>
        <w:spacing w:line="312" w:lineRule="auto"/>
        <w:ind w:firstLine="720" w:firstLineChars="300"/>
        <w:rPr>
          <w:rFonts w:cs="Times New Roman"/>
          <w:szCs w:val="24"/>
        </w:rPr>
      </w:pPr>
      <w:r>
        <w:rPr>
          <w:position w:val="-28"/>
        </w:rPr>
        <w:object>
          <v:shape id="_x0000_i1353" o:spt="75" type="#_x0000_t75" style="height:34.95pt;width:89.2pt;" o:ole="t" filled="f" o:preferrelative="t" stroked="f" coordsize="21600,21600">
            <v:path/>
            <v:fill on="f" focussize="0,0"/>
            <v:stroke on="f" joinstyle="miter"/>
            <v:imagedata r:id="rId636" o:title=""/>
            <o:lock v:ext="edit" aspectratio="t"/>
            <w10:wrap type="none"/>
            <w10:anchorlock/>
          </v:shape>
          <o:OLEObject Type="Embed" ProgID="Equation.DSMT4" ShapeID="_x0000_i1353" DrawAspect="Content" ObjectID="_1468076053" r:id="rId635">
            <o:LockedField>false</o:LockedField>
          </o:OLEObject>
        </w:object>
      </w:r>
      <w:r>
        <w:rPr>
          <w:rFonts w:cs="Times New Roman"/>
          <w:position w:val="-24"/>
          <w:szCs w:val="24"/>
        </w:rPr>
        <w:object>
          <v:shape id="_x0000_i1354" o:spt="75" type="#_x0000_t75" style="height:33.3pt;width:89.2pt;" o:ole="t" filled="f" o:preferrelative="t" stroked="f" coordsize="21600,21600">
            <v:path/>
            <v:fill on="f" focussize="0,0"/>
            <v:stroke on="f" joinstyle="miter"/>
            <v:imagedata r:id="rId638" o:title=""/>
            <o:lock v:ext="edit" aspectratio="t"/>
            <w10:wrap type="none"/>
            <w10:anchorlock/>
          </v:shape>
          <o:OLEObject Type="Embed" ProgID="Equation.DSMT4" ShapeID="_x0000_i1354" DrawAspect="Content" ObjectID="_1468076054" r:id="rId637">
            <o:LockedField>false</o:LockedField>
          </o:OLEObject>
        </w:object>
      </w:r>
      <w:r>
        <w:rPr>
          <w:rFonts w:cs="Times New Roman"/>
          <w:szCs w:val="24"/>
        </w:rPr>
        <w:t xml:space="preserve"> </w:t>
      </w:r>
      <w:r>
        <w:rPr>
          <w:rFonts w:cs="Times New Roman"/>
          <w:position w:val="-24"/>
          <w:szCs w:val="24"/>
        </w:rPr>
        <w:object>
          <v:shape id="_x0000_i1355" o:spt="75" type="#_x0000_t75" style="height:31.7pt;width:39.75pt;" o:ole="t" filled="f" o:preferrelative="t" stroked="f" coordsize="21600,21600">
            <v:path/>
            <v:fill on="f" focussize="0,0"/>
            <v:stroke on="f" joinstyle="miter"/>
            <v:imagedata r:id="rId640" o:title=""/>
            <o:lock v:ext="edit" aspectratio="t"/>
            <w10:wrap type="none"/>
            <w10:anchorlock/>
          </v:shape>
          <o:OLEObject Type="Embed" ProgID="Equation.DSMT4" ShapeID="_x0000_i1355" DrawAspect="Content" ObjectID="_1468076055" r:id="rId639">
            <o:LockedField>false</o:LockedField>
          </o:OLEObject>
        </w:object>
      </w:r>
      <w:r>
        <w:rPr>
          <w:rFonts w:cs="Times New Roman"/>
          <w:szCs w:val="24"/>
        </w:rPr>
        <w:t>，所以</w:t>
      </w:r>
      <w:r>
        <w:rPr>
          <w:rFonts w:cs="Times New Roman"/>
          <w:position w:val="-24"/>
          <w:szCs w:val="24"/>
        </w:rPr>
        <w:object>
          <v:shape id="_x0000_i1356" o:spt="75" type="#_x0000_t75" style="height:31.7pt;width:24.7pt;" o:ole="t" filled="f" o:preferrelative="t" stroked="f" coordsize="21600,21600">
            <v:path/>
            <v:fill on="f" focussize="0,0"/>
            <v:stroke on="f" joinstyle="miter"/>
            <v:imagedata r:id="rId630" o:title=""/>
            <o:lock v:ext="edit" aspectratio="t"/>
            <w10:wrap type="none"/>
            <w10:anchorlock/>
          </v:shape>
          <o:OLEObject Type="Embed" ProgID="Equation.DSMT4" ShapeID="_x0000_i1356" DrawAspect="Content" ObjectID="_1468076056" r:id="rId641">
            <o:LockedField>false</o:LockedField>
          </o:OLEObject>
        </w:object>
      </w:r>
      <w:r>
        <w:rPr>
          <w:rFonts w:cs="Times New Roman"/>
          <w:szCs w:val="24"/>
        </w:rPr>
        <w:t>是纯虚数．</w:t>
      </w:r>
    </w:p>
    <w:p>
      <w:pPr>
        <w:snapToGrid w:val="0"/>
        <w:spacing w:line="312" w:lineRule="auto"/>
        <w:ind w:firstLine="480" w:firstLineChars="200"/>
        <w:rPr>
          <w:rFonts w:cs="Times New Roman"/>
          <w:szCs w:val="24"/>
        </w:rPr>
      </w:pPr>
      <w:r>
        <w:rPr>
          <w:rFonts w:hint="eastAsia" w:cs="Times New Roman"/>
          <w:szCs w:val="24"/>
        </w:rPr>
        <w:t>8．</w:t>
      </w:r>
      <w:r>
        <w:rPr>
          <w:rFonts w:cs="Times New Roman"/>
          <w:szCs w:val="24"/>
        </w:rPr>
        <w:t>证明</w:t>
      </w:r>
      <w:r>
        <w:rPr>
          <w:rFonts w:hint="eastAsia" w:cs="Times New Roman"/>
          <w:szCs w:val="24"/>
        </w:rPr>
        <w:t>：因为</w:t>
      </w:r>
      <w:r>
        <w:rPr>
          <w:rFonts w:cs="Times New Roman"/>
          <w:position w:val="-10"/>
          <w:szCs w:val="24"/>
        </w:rPr>
        <w:object>
          <v:shape id="_x0000_i1357" o:spt="75" type="#_x0000_t75" style="height:19.9pt;width:180pt;" o:ole="t" filled="f" o:preferrelative="t" stroked="f" coordsize="21600,21600">
            <v:path/>
            <v:fill on="f" focussize="0,0"/>
            <v:stroke on="f" joinstyle="miter"/>
            <v:imagedata r:id="rId643" o:title=""/>
            <o:lock v:ext="edit" aspectratio="t"/>
            <w10:wrap type="none"/>
            <w10:anchorlock/>
          </v:shape>
          <o:OLEObject Type="Embed" ProgID="Equation.DSMT4" ShapeID="_x0000_i1357" DrawAspect="Content" ObjectID="_1468076057" r:id="rId642">
            <o:LockedField>false</o:LockedField>
          </o:OLEObject>
        </w:object>
      </w:r>
      <w:r>
        <w:rPr>
          <w:rFonts w:hint="eastAsia" w:cs="Times New Roman"/>
          <w:szCs w:val="24"/>
        </w:rPr>
        <w:t>，</w:t>
      </w:r>
      <w:r>
        <w:rPr>
          <w:rFonts w:cs="Times New Roman"/>
          <w:szCs w:val="24"/>
        </w:rPr>
        <w:t>所以集合</w:t>
      </w:r>
      <w:r>
        <w:rPr>
          <w:rFonts w:cs="Times New Roman"/>
          <w:position w:val="-4"/>
          <w:szCs w:val="24"/>
        </w:rPr>
        <w:object>
          <v:shape id="_x0000_i1358" o:spt="75" type="#_x0000_t75" style="height:12.35pt;width:16.1pt;" o:ole="t" filled="f" o:preferrelative="t" stroked="f" coordsize="21600,21600">
            <v:path/>
            <v:fill on="f" focussize="0,0"/>
            <v:stroke on="f" joinstyle="miter"/>
            <v:imagedata r:id="rId645" o:title=""/>
            <o:lock v:ext="edit" aspectratio="t"/>
            <w10:wrap type="none"/>
            <w10:anchorlock/>
          </v:shape>
          <o:OLEObject Type="Embed" ProgID="Equation.DSMT4" ShapeID="_x0000_i1358" DrawAspect="Content" ObjectID="_1468076058" r:id="rId644">
            <o:LockedField>false</o:LockedField>
          </o:OLEObject>
        </w:object>
      </w:r>
      <w:r>
        <w:rPr>
          <w:rFonts w:cs="Times New Roman"/>
          <w:szCs w:val="24"/>
        </w:rPr>
        <w:t>中的每一个复数在复平面上所对应的点都在以原点为圆心，</w:t>
      </w:r>
      <w:r>
        <w:rPr>
          <w:rFonts w:cs="Times New Roman"/>
          <w:position w:val="-4"/>
          <w:szCs w:val="24"/>
        </w:rPr>
        <w:object>
          <v:shape id="_x0000_i1359" o:spt="75" type="#_x0000_t75" style="height:12.35pt;width:7pt;" o:ole="t" filled="f" o:preferrelative="t" stroked="f" coordsize="21600,21600">
            <v:path/>
            <v:fill on="f" focussize="0,0"/>
            <v:stroke on="f" joinstyle="miter"/>
            <v:imagedata r:id="rId647" o:title=""/>
            <o:lock v:ext="edit" aspectratio="t"/>
            <w10:wrap type="none"/>
            <w10:anchorlock/>
          </v:shape>
          <o:OLEObject Type="Embed" ProgID="Equation.DSMT4" ShapeID="_x0000_i1359" DrawAspect="Content" ObjectID="_1468076059" r:id="rId646">
            <o:LockedField>false</o:LockedField>
          </o:OLEObject>
        </w:object>
      </w:r>
      <w:r>
        <w:rPr>
          <w:rFonts w:cs="Times New Roman"/>
          <w:szCs w:val="24"/>
        </w:rPr>
        <w:t>为半径的圆上．</w:t>
      </w:r>
    </w:p>
    <w:p>
      <w:pPr>
        <w:snapToGrid w:val="0"/>
        <w:spacing w:line="312" w:lineRule="auto"/>
        <w:ind w:firstLine="480" w:firstLineChars="200"/>
        <w:rPr>
          <w:rFonts w:cs="Times New Roman"/>
          <w:szCs w:val="24"/>
        </w:rPr>
      </w:pPr>
      <w:r>
        <w:rPr>
          <w:rFonts w:hint="eastAsia" w:cs="Times New Roman"/>
          <w:szCs w:val="24"/>
        </w:rPr>
        <w:t>9．证明：</w:t>
      </w:r>
      <w:r>
        <w:rPr>
          <w:rFonts w:cs="Times New Roman"/>
          <w:szCs w:val="24"/>
        </w:rPr>
        <w:t>设</w:t>
      </w:r>
      <w:r>
        <w:rPr>
          <w:rFonts w:cs="Times New Roman"/>
          <w:position w:val="-12"/>
          <w:szCs w:val="24"/>
        </w:rPr>
        <w:object>
          <v:shape id="_x0000_i1360" o:spt="75" type="#_x0000_t75" style="height:18.25pt;width:55.9pt;" o:ole="t" filled="f" o:preferrelative="t" stroked="f" coordsize="21600,21600">
            <v:path/>
            <v:fill on="f" focussize="0,0"/>
            <v:stroke on="f" joinstyle="miter"/>
            <v:imagedata r:id="rId649" o:title=""/>
            <o:lock v:ext="edit" aspectratio="t"/>
            <w10:wrap type="none"/>
            <w10:anchorlock/>
          </v:shape>
          <o:OLEObject Type="Embed" ProgID="Equation.DSMT4" ShapeID="_x0000_i1360" DrawAspect="Content" ObjectID="_1468076060" r:id="rId648">
            <o:LockedField>false</o:LockedField>
          </o:OLEObject>
        </w:object>
      </w:r>
      <w:r>
        <w:rPr>
          <w:rFonts w:cs="Times New Roman"/>
          <w:szCs w:val="24"/>
        </w:rPr>
        <w:t>，</w:t>
      </w:r>
      <w:r>
        <w:rPr>
          <w:rFonts w:cs="Times New Roman"/>
          <w:position w:val="-12"/>
          <w:szCs w:val="24"/>
        </w:rPr>
        <w:object>
          <v:shape id="_x0000_i1361" o:spt="75" type="#_x0000_t75" style="height:18.25pt;width:59.65pt;" o:ole="t" filled="f" o:preferrelative="t" stroked="f" coordsize="21600,21600">
            <v:path/>
            <v:fill on="f" focussize="0,0"/>
            <v:stroke on="f" joinstyle="miter"/>
            <v:imagedata r:id="rId651" o:title=""/>
            <o:lock v:ext="edit" aspectratio="t"/>
            <w10:wrap type="none"/>
            <w10:anchorlock/>
          </v:shape>
          <o:OLEObject Type="Embed" ProgID="Equation.DSMT4" ShapeID="_x0000_i1361" DrawAspect="Content" ObjectID="_1468076061" r:id="rId650">
            <o:LockedField>false</o:LockedField>
          </o:OLEObject>
        </w:object>
      </w:r>
      <w:r>
        <w:rPr>
          <w:rFonts w:cs="Times New Roman"/>
          <w:szCs w:val="24"/>
        </w:rPr>
        <w:t>（</w:t>
      </w:r>
      <w:r>
        <w:rPr>
          <w:rFonts w:cs="Times New Roman"/>
          <w:position w:val="-12"/>
          <w:szCs w:val="24"/>
        </w:rPr>
        <w:object>
          <v:shape id="_x0000_i1362" o:spt="75" type="#_x0000_t75" style="height:18.25pt;width:12.35pt;" o:ole="t" filled="f" o:preferrelative="t" stroked="f" coordsize="21600,21600">
            <v:path/>
            <v:fill on="f" focussize="0,0"/>
            <v:stroke on="f" joinstyle="miter"/>
            <v:imagedata r:id="rId653" o:title=""/>
            <o:lock v:ext="edit" aspectratio="t"/>
            <w10:wrap type="none"/>
            <w10:anchorlock/>
          </v:shape>
          <o:OLEObject Type="Embed" ProgID="Equation.DSMT4" ShapeID="_x0000_i1362" DrawAspect="Content" ObjectID="_1468076062" r:id="rId652">
            <o:LockedField>false</o:LockedField>
          </o:OLEObject>
        </w:object>
      </w:r>
      <w:r>
        <w:rPr>
          <w:rFonts w:cs="Times New Roman"/>
          <w:szCs w:val="24"/>
        </w:rPr>
        <w:t>、</w:t>
      </w:r>
      <w:r>
        <w:rPr>
          <w:rFonts w:cs="Times New Roman"/>
          <w:position w:val="-12"/>
          <w:szCs w:val="24"/>
        </w:rPr>
        <w:object>
          <v:shape id="_x0000_i1363" o:spt="75" type="#_x0000_t75" style="height:18.25pt;width:10.2pt;" o:ole="t" filled="f" o:preferrelative="t" stroked="f" coordsize="21600,21600">
            <v:path/>
            <v:fill on="f" focussize="0,0"/>
            <v:stroke on="f" joinstyle="miter"/>
            <v:imagedata r:id="rId655" o:title=""/>
            <o:lock v:ext="edit" aspectratio="t"/>
            <w10:wrap type="none"/>
            <w10:anchorlock/>
          </v:shape>
          <o:OLEObject Type="Embed" ProgID="Equation.DSMT4" ShapeID="_x0000_i1363" DrawAspect="Content" ObjectID="_1468076063" r:id="rId654">
            <o:LockedField>false</o:LockedField>
          </o:OLEObject>
        </w:object>
      </w:r>
      <w:r>
        <w:rPr>
          <w:rFonts w:cs="Times New Roman"/>
          <w:szCs w:val="24"/>
        </w:rPr>
        <w:t>、</w:t>
      </w:r>
      <w:r>
        <w:rPr>
          <w:rFonts w:cs="Times New Roman"/>
          <w:position w:val="-12"/>
          <w:szCs w:val="24"/>
        </w:rPr>
        <w:object>
          <v:shape id="_x0000_i1364" o:spt="75" type="#_x0000_t75" style="height:18.25pt;width:12.35pt;" o:ole="t" filled="f" o:preferrelative="t" stroked="f" coordsize="21600,21600">
            <v:path/>
            <v:fill on="f" focussize="0,0"/>
            <v:stroke on="f" joinstyle="miter"/>
            <v:imagedata r:id="rId657" o:title=""/>
            <o:lock v:ext="edit" aspectratio="t"/>
            <w10:wrap type="none"/>
            <w10:anchorlock/>
          </v:shape>
          <o:OLEObject Type="Embed" ProgID="Equation.DSMT4" ShapeID="_x0000_i1364" DrawAspect="Content" ObjectID="_1468076064" r:id="rId656">
            <o:LockedField>false</o:LockedField>
          </o:OLEObject>
        </w:object>
      </w:r>
      <w:r>
        <w:rPr>
          <w:rFonts w:cs="Times New Roman"/>
          <w:szCs w:val="24"/>
        </w:rPr>
        <w:t>、</w:t>
      </w:r>
      <w:r>
        <w:rPr>
          <w:rFonts w:cs="Times New Roman"/>
          <w:position w:val="-12"/>
          <w:szCs w:val="24"/>
        </w:rPr>
        <w:object>
          <v:shape id="_x0000_i1365" o:spt="75" type="#_x0000_t75" style="height:18.25pt;width:34.4pt;" o:ole="t" filled="f" o:preferrelative="t" stroked="f" coordsize="21600,21600">
            <v:path/>
            <v:fill on="f" focussize="0,0"/>
            <v:stroke on="f" joinstyle="miter"/>
            <v:imagedata r:id="rId659" o:title=""/>
            <o:lock v:ext="edit" aspectratio="t"/>
            <w10:wrap type="none"/>
            <w10:anchorlock/>
          </v:shape>
          <o:OLEObject Type="Embed" ProgID="Equation.DSMT4" ShapeID="_x0000_i1365" DrawAspect="Content" ObjectID="_1468076065" r:id="rId658">
            <o:LockedField>false</o:LockedField>
          </o:OLEObject>
        </w:object>
      </w:r>
      <w:r>
        <w:rPr>
          <w:rFonts w:cs="Times New Roman"/>
          <w:szCs w:val="24"/>
        </w:rPr>
        <w:t>），则</w:t>
      </w:r>
      <w:r>
        <w:rPr>
          <w:rFonts w:cs="Times New Roman"/>
          <w:position w:val="-12"/>
          <w:szCs w:val="24"/>
        </w:rPr>
        <w:object>
          <v:shape id="_x0000_i1366" o:spt="75" type="#_x0000_t75" style="height:18.25pt;width:33.3pt;" o:ole="t" filled="f" o:preferrelative="t" stroked="f" coordsize="21600,21600">
            <v:path/>
            <v:fill on="f" focussize="0,0"/>
            <v:stroke on="f" joinstyle="miter"/>
            <v:imagedata r:id="rId661" o:title=""/>
            <o:lock v:ext="edit" aspectratio="t"/>
            <w10:wrap type="none"/>
            <w10:anchorlock/>
          </v:shape>
          <o:OLEObject Type="Embed" ProgID="Equation.DSMT4" ShapeID="_x0000_i1366" DrawAspect="Content" ObjectID="_1468076066" r:id="rId660">
            <o:LockedField>false</o:LockedField>
          </o:OLEObject>
        </w:object>
      </w:r>
      <w:r>
        <w:rPr>
          <w:rFonts w:cs="Times New Roman"/>
          <w:position w:val="-12"/>
          <w:szCs w:val="24"/>
        </w:rPr>
        <w:object>
          <v:shape id="_x0000_i1367" o:spt="75" type="#_x0000_t75" style="height:18.25pt;width:103.7pt;" o:ole="t" filled="f" o:preferrelative="t" stroked="f" coordsize="21600,21600">
            <v:path/>
            <v:fill on="f" focussize="0,0"/>
            <v:stroke on="f" joinstyle="miter"/>
            <v:imagedata r:id="rId663" o:title=""/>
            <o:lock v:ext="edit" aspectratio="t"/>
            <w10:wrap type="none"/>
            <w10:anchorlock/>
          </v:shape>
          <o:OLEObject Type="Embed" ProgID="Equation.DSMT4" ShapeID="_x0000_i1367" DrawAspect="Content" ObjectID="_1468076067" r:id="rId662">
            <o:LockedField>false</o:LockedField>
          </o:OLEObject>
        </w:object>
      </w:r>
      <w:r>
        <w:rPr>
          <w:rFonts w:cs="Times New Roman"/>
          <w:szCs w:val="24"/>
        </w:rPr>
        <w:t>，</w:t>
      </w:r>
      <w:r>
        <w:rPr>
          <w:rFonts w:cs="Times New Roman"/>
          <w:position w:val="-12"/>
          <w:szCs w:val="24"/>
        </w:rPr>
        <w:object>
          <v:shape id="_x0000_i1368" o:spt="75" type="#_x0000_t75" style="height:18.25pt;width:32.25pt;" o:ole="t" filled="f" o:preferrelative="t" stroked="f" coordsize="21600,21600">
            <v:path/>
            <v:fill on="f" focussize="0,0"/>
            <v:stroke on="f" joinstyle="miter"/>
            <v:imagedata r:id="rId665" o:title=""/>
            <o:lock v:ext="edit" aspectratio="t"/>
            <w10:wrap type="none"/>
            <w10:anchorlock/>
          </v:shape>
          <o:OLEObject Type="Embed" ProgID="Equation.DSMT4" ShapeID="_x0000_i1368" DrawAspect="Content" ObjectID="_1468076068" r:id="rId664">
            <o:LockedField>false</o:LockedField>
          </o:OLEObject>
        </w:object>
      </w:r>
      <w:r>
        <w:rPr>
          <w:rFonts w:cs="Times New Roman"/>
          <w:position w:val="-12"/>
          <w:szCs w:val="24"/>
        </w:rPr>
        <w:object>
          <v:shape id="_x0000_i1369" o:spt="75" type="#_x0000_t75" style="height:18.25pt;width:103.7pt;" o:ole="t" filled="f" o:preferrelative="t" stroked="f" coordsize="21600,21600">
            <v:path/>
            <v:fill on="f" focussize="0,0"/>
            <v:stroke on="f" joinstyle="miter"/>
            <v:imagedata r:id="rId667" o:title=""/>
            <o:lock v:ext="edit" aspectratio="t"/>
            <w10:wrap type="none"/>
            <w10:anchorlock/>
          </v:shape>
          <o:OLEObject Type="Embed" ProgID="Equation.DSMT4" ShapeID="_x0000_i1369" DrawAspect="Content" ObjectID="_1468076069" r:id="rId666">
            <o:LockedField>false</o:LockedField>
          </o:OLEObject>
        </w:object>
      </w:r>
      <w:r>
        <w:rPr>
          <w:rFonts w:cs="Times New Roman"/>
          <w:szCs w:val="24"/>
        </w:rPr>
        <w:t>，于是，</w:t>
      </w:r>
      <w:r>
        <w:rPr>
          <w:rFonts w:cs="Times New Roman"/>
          <w:position w:val="-14"/>
          <w:szCs w:val="24"/>
        </w:rPr>
        <w:object>
          <v:shape id="_x0000_i1370" o:spt="75" type="#_x0000_t75" style="height:19.9pt;width:94.05pt;" o:ole="t" filled="f" o:preferrelative="t" stroked="f" coordsize="21600,21600">
            <v:path/>
            <v:fill on="f" focussize="0,0"/>
            <v:stroke on="f" joinstyle="miter"/>
            <v:imagedata r:id="rId669" o:title=""/>
            <o:lock v:ext="edit" aspectratio="t"/>
            <w10:wrap type="none"/>
            <w10:anchorlock/>
          </v:shape>
          <o:OLEObject Type="Embed" ProgID="Equation.DSMT4" ShapeID="_x0000_i1370" DrawAspect="Content" ObjectID="_1468076070" r:id="rId668">
            <o:LockedField>false</o:LockedField>
          </o:OLEObject>
        </w:object>
      </w:r>
      <w:r>
        <w:rPr>
          <w:rFonts w:cs="Times New Roman"/>
          <w:position w:val="-12"/>
          <w:szCs w:val="24"/>
        </w:rPr>
        <w:object>
          <v:shape id="_x0000_i1371" o:spt="75" type="#_x0000_t75" style="height:19.9pt;width:217.6pt;" o:ole="t" filled="f" o:preferrelative="t" stroked="f" coordsize="21600,21600">
            <v:path/>
            <v:fill on="f" focussize="0,0"/>
            <v:stroke on="f" joinstyle="miter"/>
            <v:imagedata r:id="rId671" o:title=""/>
            <o:lock v:ext="edit" aspectratio="t"/>
            <w10:wrap type="none"/>
            <w10:anchorlock/>
          </v:shape>
          <o:OLEObject Type="Embed" ProgID="Equation.DSMT4" ShapeID="_x0000_i1371" DrawAspect="Content" ObjectID="_1468076071" r:id="rId670">
            <o:LockedField>false</o:LockedField>
          </o:OLEObject>
        </w:object>
      </w:r>
      <w:r>
        <w:rPr>
          <w:rFonts w:cs="Times New Roman"/>
          <w:position w:val="-12"/>
          <w:szCs w:val="24"/>
        </w:rPr>
        <w:object>
          <v:shape id="_x0000_i1372" o:spt="75" type="#_x0000_t75" style="height:19.9pt;width:103.7pt;" o:ole="t" filled="f" o:preferrelative="t" stroked="f" coordsize="21600,21600">
            <v:path/>
            <v:fill on="f" focussize="0,0"/>
            <v:stroke on="f" joinstyle="miter"/>
            <v:imagedata r:id="rId673" o:title=""/>
            <o:lock v:ext="edit" aspectratio="t"/>
            <w10:wrap type="none"/>
            <w10:anchorlock/>
          </v:shape>
          <o:OLEObject Type="Embed" ProgID="Equation.DSMT4" ShapeID="_x0000_i1372" DrawAspect="Content" ObjectID="_1468076072" r:id="rId672">
            <o:LockedField>false</o:LockedField>
          </o:OLEObject>
        </w:object>
      </w:r>
      <w:r>
        <w:rPr>
          <w:rFonts w:cs="Times New Roman"/>
          <w:position w:val="-14"/>
          <w:szCs w:val="24"/>
        </w:rPr>
        <w:object>
          <v:shape id="_x0000_i1373" o:spt="75" type="#_x0000_t75" style="height:19.9pt;width:78.45pt;" o:ole="t" filled="f" o:preferrelative="t" stroked="f" coordsize="21600,21600">
            <v:path/>
            <v:fill on="f" focussize="0,0"/>
            <v:stroke on="f" joinstyle="miter"/>
            <v:imagedata r:id="rId675" o:title=""/>
            <o:lock v:ext="edit" aspectratio="t"/>
            <w10:wrap type="none"/>
            <w10:anchorlock/>
          </v:shape>
          <o:OLEObject Type="Embed" ProgID="Equation.DSMT4" ShapeID="_x0000_i1373" DrawAspect="Content" ObjectID="_1468076073" r:id="rId674">
            <o:LockedField>false</o:LockedField>
          </o:OLEObject>
        </w:object>
      </w:r>
      <w:r>
        <w:rPr>
          <w:rFonts w:cs="Times New Roman"/>
          <w:szCs w:val="24"/>
        </w:rPr>
        <w:t>．</w:t>
      </w:r>
    </w:p>
    <w:p>
      <w:pPr>
        <w:snapToGrid w:val="0"/>
        <w:spacing w:line="312" w:lineRule="auto"/>
        <w:ind w:firstLine="480" w:firstLineChars="200"/>
      </w:pPr>
      <w:r>
        <w:rPr>
          <w:rFonts w:hint="eastAsia" w:cs="Times New Roman"/>
          <w:szCs w:val="24"/>
        </w:rPr>
        <w:t>10．设</w:t>
      </w:r>
      <w:r>
        <w:rPr>
          <w:rFonts w:cs="Times New Roman"/>
          <w:position w:val="-6"/>
          <w:szCs w:val="24"/>
        </w:rPr>
        <w:object>
          <v:shape id="_x0000_i1374" o:spt="75" type="#_x0000_t75" style="height:13.95pt;width:48.35pt;" o:ole="t" filled="f" o:preferrelative="t" stroked="f" coordsize="21600,21600">
            <v:path/>
            <v:fill on="f" focussize="0,0"/>
            <v:stroke on="f" joinstyle="miter"/>
            <v:imagedata r:id="rId677" o:title=""/>
            <o:lock v:ext="edit" aspectratio="t"/>
            <w10:wrap type="none"/>
            <w10:anchorlock/>
          </v:shape>
          <o:OLEObject Type="Embed" ProgID="Equation.DSMT4" ShapeID="_x0000_i1374" DrawAspect="Content" ObjectID="_1468076074" r:id="rId676">
            <o:LockedField>false</o:LockedField>
          </o:OLEObject>
        </w:object>
      </w:r>
      <w:r>
        <w:rPr>
          <w:rFonts w:hint="eastAsia" w:cs="Times New Roman"/>
          <w:szCs w:val="24"/>
        </w:rPr>
        <w:t>（</w:t>
      </w:r>
      <w:r>
        <w:rPr>
          <w:rFonts w:cs="Times New Roman"/>
          <w:position w:val="-6"/>
          <w:szCs w:val="24"/>
        </w:rPr>
        <w:object>
          <v:shape id="_x0000_i1375" o:spt="75" type="#_x0000_t75" style="height:13.95pt;width:48.35pt;" o:ole="t" filled="f" o:preferrelative="t" stroked="f" coordsize="21600,21600">
            <v:path/>
            <v:fill on="f" focussize="0,0"/>
            <v:stroke on="f" joinstyle="miter"/>
            <v:imagedata r:id="rId679" o:title=""/>
            <o:lock v:ext="edit" aspectratio="t"/>
            <w10:wrap type="none"/>
            <w10:anchorlock/>
          </v:shape>
          <o:OLEObject Type="Embed" ProgID="Equation.DSMT4" ShapeID="_x0000_i1375" DrawAspect="Content" ObjectID="_1468076075" r:id="rId678">
            <o:LockedField>false</o:LockedField>
          </o:OLEObject>
        </w:object>
      </w:r>
      <w:r>
        <w:rPr>
          <w:rFonts w:hint="eastAsia" w:cs="Times New Roman"/>
          <w:szCs w:val="24"/>
        </w:rPr>
        <w:t>），由</w:t>
      </w:r>
      <w:r>
        <w:rPr>
          <w:rFonts w:cs="Times New Roman"/>
          <w:position w:val="-14"/>
          <w:szCs w:val="24"/>
        </w:rPr>
        <w:object>
          <v:shape id="_x0000_i1376" o:spt="75" type="#_x0000_t75" style="height:20.4pt;width:89.2pt;" o:ole="t" filled="f" o:preferrelative="t" stroked="f" coordsize="21600,21600">
            <v:path/>
            <v:fill on="f" focussize="0,0"/>
            <v:stroke on="f" joinstyle="miter"/>
            <v:imagedata r:id="rId681" o:title=""/>
            <o:lock v:ext="edit" aspectratio="t"/>
            <w10:wrap type="none"/>
            <w10:anchorlock/>
          </v:shape>
          <o:OLEObject Type="Embed" ProgID="Equation.DSMT4" ShapeID="_x0000_i1376" DrawAspect="Content" ObjectID="_1468076076" r:id="rId680">
            <o:LockedField>false</o:LockedField>
          </o:OLEObject>
        </w:object>
      </w:r>
      <w:r>
        <w:rPr>
          <w:rFonts w:hint="eastAsia" w:cs="Times New Roman"/>
          <w:szCs w:val="24"/>
        </w:rPr>
        <w:t>，得</w:t>
      </w:r>
      <w:r>
        <w:rPr>
          <w:rFonts w:cs="Times New Roman"/>
          <w:position w:val="-40"/>
          <w:szCs w:val="24"/>
        </w:rPr>
        <w:object>
          <v:shape id="_x0000_i1377" o:spt="75" type="#_x0000_t75" style="height:46.2pt;width:98.35pt;" o:ole="t" filled="f" o:preferrelative="t" stroked="f" coordsize="21600,21600">
            <v:path/>
            <v:fill on="f" focussize="0,0"/>
            <v:stroke on="f" joinstyle="miter"/>
            <v:imagedata r:id="rId683" o:title=""/>
            <o:lock v:ext="edit" aspectratio="t"/>
            <w10:wrap type="none"/>
            <w10:anchorlock/>
          </v:shape>
          <o:OLEObject Type="Embed" ProgID="Equation.DSMT4" ShapeID="_x0000_i1377" DrawAspect="Content" ObjectID="_1468076077" r:id="rId682">
            <o:LockedField>false</o:LockedField>
          </o:OLEObject>
        </w:object>
      </w:r>
      <w:r>
        <w:rPr>
          <w:rFonts w:hint="eastAsia" w:cs="Times New Roman"/>
          <w:szCs w:val="24"/>
        </w:rPr>
        <w:t>解得</w:t>
      </w:r>
      <w:r>
        <w:rPr>
          <w:rFonts w:cs="Times New Roman"/>
          <w:position w:val="-30"/>
          <w:szCs w:val="24"/>
        </w:rPr>
        <w:object>
          <v:shape id="_x0000_i1378" o:spt="75" type="#_x0000_t75" style="height:36pt;width:36.55pt;" o:ole="t" filled="f" o:preferrelative="t" stroked="f" coordsize="21600,21600">
            <v:path/>
            <v:fill on="f" focussize="0,0"/>
            <v:stroke on="f" joinstyle="miter"/>
            <v:imagedata r:id="rId685" o:title=""/>
            <o:lock v:ext="edit" aspectratio="t"/>
            <w10:wrap type="none"/>
            <w10:anchorlock/>
          </v:shape>
          <o:OLEObject Type="Embed" ProgID="Equation.DSMT4" ShapeID="_x0000_i1378" DrawAspect="Content" ObjectID="_1468076078" r:id="rId684">
            <o:LockedField>false</o:LockedField>
          </o:OLEObject>
        </w:object>
      </w:r>
      <w:r>
        <w:rPr>
          <w:rFonts w:hint="eastAsia" w:cs="Times New Roman"/>
          <w:szCs w:val="24"/>
        </w:rPr>
        <w:t>或</w:t>
      </w:r>
      <w:r>
        <w:rPr>
          <w:rFonts w:cs="Times New Roman"/>
          <w:position w:val="-30"/>
          <w:szCs w:val="24"/>
        </w:rPr>
        <w:object>
          <v:shape id="_x0000_i1379" o:spt="75" type="#_x0000_t75" style="height:36pt;width:36.55pt;" o:ole="t" filled="f" o:preferrelative="t" stroked="f" coordsize="21600,21600">
            <v:path/>
            <v:fill on="f" focussize="0,0"/>
            <v:stroke on="f" joinstyle="miter"/>
            <v:imagedata r:id="rId687" o:title=""/>
            <o:lock v:ext="edit" aspectratio="t"/>
            <w10:wrap type="none"/>
            <w10:anchorlock/>
          </v:shape>
          <o:OLEObject Type="Embed" ProgID="Equation.DSMT4" ShapeID="_x0000_i1379" DrawAspect="Content" ObjectID="_1468076079" r:id="rId686">
            <o:LockedField>false</o:LockedField>
          </o:OLEObject>
        </w:object>
      </w:r>
      <w:r>
        <w:rPr>
          <w:rFonts w:hint="eastAsia" w:cs="Times New Roman"/>
          <w:szCs w:val="24"/>
        </w:rPr>
        <w:t>所以</w:t>
      </w:r>
      <w:r>
        <w:rPr>
          <w:rFonts w:cs="Times New Roman"/>
          <w:position w:val="-6"/>
          <w:szCs w:val="24"/>
        </w:rPr>
        <w:object>
          <v:shape id="_x0000_i1380" o:spt="75" type="#_x0000_t75" style="height:13.95pt;width:27.4pt;" o:ole="t" filled="f" o:preferrelative="t" stroked="f" coordsize="21600,21600">
            <v:path/>
            <v:fill on="f" focussize="0,0"/>
            <v:stroke on="f" joinstyle="miter"/>
            <v:imagedata r:id="rId689" o:title=""/>
            <o:lock v:ext="edit" aspectratio="t"/>
            <w10:wrap type="none"/>
            <w10:anchorlock/>
          </v:shape>
          <o:OLEObject Type="Embed" ProgID="Equation.DSMT4" ShapeID="_x0000_i1380" DrawAspect="Content" ObjectID="_1468076080" r:id="rId688">
            <o:LockedField>false</o:LockedField>
          </o:OLEObject>
        </w:object>
      </w:r>
      <w:r>
        <w:rPr>
          <w:rFonts w:hint="eastAsia" w:cs="Times New Roman"/>
          <w:szCs w:val="24"/>
        </w:rPr>
        <w:t>或</w:t>
      </w:r>
      <w:r>
        <w:rPr>
          <w:rFonts w:cs="Times New Roman"/>
          <w:position w:val="-4"/>
          <w:szCs w:val="24"/>
        </w:rPr>
        <w:object>
          <v:shape id="_x0000_i1381" o:spt="75" type="#_x0000_t75" style="height:12.35pt;width:48.35pt;" o:ole="t" filled="f" o:preferrelative="t" stroked="f" coordsize="21600,21600">
            <v:path/>
            <v:fill on="f" focussize="0,0"/>
            <v:stroke on="f" joinstyle="miter"/>
            <v:imagedata r:id="rId691" o:title=""/>
            <o:lock v:ext="edit" aspectratio="t"/>
            <w10:wrap type="none"/>
            <w10:anchorlock/>
          </v:shape>
          <o:OLEObject Type="Embed" ProgID="Equation.DSMT4" ShapeID="_x0000_i1381" DrawAspect="Content" ObjectID="_1468076081" r:id="rId690">
            <o:LockedField>false</o:LockedField>
          </o:OLEObject>
        </w:object>
      </w:r>
      <w:r>
        <w:rPr>
          <w:rFonts w:cs="Times New Roman"/>
          <w:szCs w:val="24"/>
        </w:rPr>
        <w:t>．</w:t>
      </w:r>
    </w:p>
    <w:p>
      <w:pPr>
        <w:snapToGrid w:val="0"/>
        <w:spacing w:line="312" w:lineRule="auto"/>
        <w:ind w:firstLine="480" w:firstLineChars="200"/>
      </w:pPr>
      <w:r>
        <w:rPr>
          <w:rFonts w:hint="eastAsia"/>
        </w:rPr>
        <w:t>[能力拓展]（选做）</w:t>
      </w:r>
    </w:p>
    <w:p>
      <w:pPr>
        <w:kinsoku w:val="0"/>
        <w:autoSpaceDE w:val="0"/>
        <w:autoSpaceDN w:val="0"/>
        <w:adjustRightInd w:val="0"/>
        <w:snapToGrid w:val="0"/>
        <w:spacing w:line="312" w:lineRule="auto"/>
        <w:ind w:firstLine="480" w:firstLineChars="200"/>
        <w:rPr>
          <w:rFonts w:cs="Times New Roman"/>
          <w:bCs/>
          <w:szCs w:val="24"/>
        </w:rPr>
      </w:pPr>
      <w:r>
        <w:t>1</w:t>
      </w:r>
      <w:r>
        <w:rPr>
          <w:rFonts w:hint="eastAsia"/>
        </w:rPr>
        <w:t>．</w:t>
      </w:r>
      <w:r>
        <w:rPr>
          <w:rFonts w:hint="eastAsia" w:cs="Times New Roman"/>
          <w:bCs/>
          <w:szCs w:val="24"/>
        </w:rPr>
        <w:t>设复数</w:t>
      </w:r>
      <w:r>
        <w:rPr>
          <w:rFonts w:cs="Times New Roman"/>
          <w:bCs/>
          <w:position w:val="-6"/>
          <w:szCs w:val="24"/>
        </w:rPr>
        <w:object>
          <v:shape id="_x0000_i1382" o:spt="75" type="#_x0000_t75" style="height:13.95pt;width:9.15pt;" o:ole="t" filled="f" o:preferrelative="t" stroked="f" coordsize="21600,21600">
            <v:path/>
            <v:fill on="f" focussize="0,0"/>
            <v:stroke on="f" joinstyle="miter"/>
            <v:imagedata r:id="rId693" o:title=""/>
            <o:lock v:ext="edit" aspectratio="t"/>
            <w10:wrap type="none"/>
            <w10:anchorlock/>
          </v:shape>
          <o:OLEObject Type="Embed" ProgID="Equation.DSMT4" ShapeID="_x0000_i1382" DrawAspect="Content" ObjectID="_1468076082" r:id="rId692">
            <o:LockedField>false</o:LockedField>
          </o:OLEObject>
        </w:object>
      </w:r>
      <w:r>
        <w:rPr>
          <w:rFonts w:hint="eastAsia" w:cs="Times New Roman"/>
          <w:bCs/>
          <w:szCs w:val="24"/>
        </w:rPr>
        <w:t>、</w:t>
      </w:r>
      <w:r>
        <w:rPr>
          <w:rFonts w:cs="Times New Roman"/>
          <w:bCs/>
          <w:position w:val="-4"/>
          <w:szCs w:val="24"/>
        </w:rPr>
        <w:object>
          <v:shape id="_x0000_i1383" o:spt="75" type="#_x0000_t75" style="height:12.35pt;width:12.35pt;" o:ole="t" filled="f" o:preferrelative="t" stroked="f" coordsize="21600,21600">
            <v:path/>
            <v:fill on="f" focussize="0,0"/>
            <v:stroke on="f" joinstyle="miter"/>
            <v:imagedata r:id="rId695" o:title=""/>
            <o:lock v:ext="edit" aspectratio="t"/>
            <w10:wrap type="none"/>
            <w10:anchorlock/>
          </v:shape>
          <o:OLEObject Type="Embed" ProgID="Equation.DSMT4" ShapeID="_x0000_i1383" DrawAspect="Content" ObjectID="_1468076083" r:id="rId694">
            <o:LockedField>false</o:LockedField>
          </o:OLEObject>
        </w:object>
      </w:r>
      <w:r>
        <w:rPr>
          <w:rFonts w:hint="eastAsia" w:cs="Times New Roman"/>
          <w:bCs/>
          <w:szCs w:val="24"/>
        </w:rPr>
        <w:t>在复平面上所对应的点分别为</w:t>
      </w:r>
      <w:r>
        <w:rPr>
          <w:rFonts w:cs="Times New Roman"/>
          <w:bCs/>
          <w:position w:val="-10"/>
          <w:szCs w:val="24"/>
        </w:rPr>
        <w:object>
          <v:shape id="_x0000_i1384" o:spt="75" type="#_x0000_t75" style="height:15.6pt;width:39.75pt;" o:ole="t" filled="f" o:preferrelative="t" stroked="f" coordsize="21600,21600">
            <v:path/>
            <v:fill on="f" focussize="0,0"/>
            <v:stroke on="f" joinstyle="miter"/>
            <v:imagedata r:id="rId697" o:title=""/>
            <o:lock v:ext="edit" aspectratio="t"/>
            <w10:wrap type="none"/>
            <w10:anchorlock/>
          </v:shape>
          <o:OLEObject Type="Embed" ProgID="Equation.DSMT4" ShapeID="_x0000_i1384" DrawAspect="Content" ObjectID="_1468076084" r:id="rId696">
            <o:LockedField>false</o:LockedField>
          </o:OLEObject>
        </w:object>
      </w:r>
      <w:r>
        <w:rPr>
          <w:rFonts w:hint="eastAsia" w:cs="Times New Roman"/>
          <w:bCs/>
          <w:szCs w:val="24"/>
        </w:rPr>
        <w:t>、</w:t>
      </w:r>
      <w:r>
        <w:rPr>
          <w:rFonts w:cs="Times New Roman"/>
          <w:bCs/>
          <w:position w:val="-10"/>
          <w:szCs w:val="24"/>
        </w:rPr>
        <w:object>
          <v:shape id="_x0000_i1385" o:spt="75" type="#_x0000_t75" style="height:15.6pt;width:40.3pt;" o:ole="t" filled="f" o:preferrelative="t" stroked="f" coordsize="21600,21600">
            <v:path/>
            <v:fill on="f" focussize="0,0"/>
            <v:stroke on="f" joinstyle="miter"/>
            <v:imagedata r:id="rId699" o:title=""/>
            <o:lock v:ext="edit" aspectratio="t"/>
            <w10:wrap type="none"/>
            <w10:anchorlock/>
          </v:shape>
          <o:OLEObject Type="Embed" ProgID="Equation.DSMT4" ShapeID="_x0000_i1385" DrawAspect="Content" ObjectID="_1468076085" r:id="rId698">
            <o:LockedField>false</o:LockedField>
          </o:OLEObject>
        </w:object>
      </w:r>
      <w:r>
        <w:rPr>
          <w:rFonts w:hint="eastAsia" w:cs="Times New Roman"/>
          <w:bCs/>
          <w:szCs w:val="24"/>
        </w:rPr>
        <w:t>．</w:t>
      </w:r>
    </w:p>
    <w:p>
      <w:pPr>
        <w:kinsoku w:val="0"/>
        <w:autoSpaceDE w:val="0"/>
        <w:autoSpaceDN w:val="0"/>
        <w:adjustRightInd w:val="0"/>
        <w:snapToGrid w:val="0"/>
        <w:spacing w:line="312" w:lineRule="auto"/>
        <w:ind w:firstLine="480" w:firstLineChars="200"/>
        <w:rPr>
          <w:rFonts w:cs="Times New Roman"/>
          <w:bCs/>
          <w:szCs w:val="24"/>
        </w:rPr>
      </w:pPr>
      <w:r>
        <w:rPr>
          <w:rFonts w:hint="eastAsia" w:cs="Times New Roman"/>
          <w:bCs/>
          <w:szCs w:val="24"/>
        </w:rPr>
        <w:t>由</w:t>
      </w:r>
      <w:r>
        <w:rPr>
          <w:rFonts w:cs="Times New Roman"/>
          <w:bCs/>
          <w:position w:val="-14"/>
          <w:szCs w:val="24"/>
        </w:rPr>
        <w:object>
          <v:shape id="_x0000_i1386" o:spt="75" type="#_x0000_t75" style="height:20.4pt;width:49.95pt;" o:ole="t" filled="f" o:preferrelative="t" stroked="f" coordsize="21600,21600">
            <v:path/>
            <v:fill on="f" focussize="0,0"/>
            <v:stroke on="f" joinstyle="miter"/>
            <v:imagedata r:id="rId701" o:title=""/>
            <o:lock v:ext="edit" aspectratio="t"/>
            <w10:wrap type="none"/>
            <w10:anchorlock/>
          </v:shape>
          <o:OLEObject Type="Embed" ProgID="Equation.DSMT4" ShapeID="_x0000_i1386" DrawAspect="Content" ObjectID="_1468076086" r:id="rId700">
            <o:LockedField>false</o:LockedField>
          </o:OLEObject>
        </w:object>
      </w:r>
      <w:r>
        <w:rPr>
          <w:rFonts w:hint="eastAsia" w:cs="Times New Roman"/>
          <w:bCs/>
          <w:szCs w:val="24"/>
        </w:rPr>
        <w:t>及复数的模的几何意义知复数</w:t>
      </w:r>
      <w:r>
        <w:rPr>
          <w:rFonts w:cs="Times New Roman"/>
          <w:bCs/>
          <w:position w:val="-4"/>
          <w:szCs w:val="24"/>
        </w:rPr>
        <w:object>
          <v:shape id="_x0000_i1387" o:spt="75" type="#_x0000_t75" style="height:10.2pt;width:10.2pt;" o:ole="t" filled="f" o:preferrelative="t" stroked="f" coordsize="21600,21600">
            <v:path/>
            <v:fill on="f" focussize="0,0"/>
            <v:stroke on="f" joinstyle="miter"/>
            <v:imagedata r:id="rId703" o:title=""/>
            <o:lock v:ext="edit" aspectratio="t"/>
            <w10:wrap type="none"/>
            <w10:anchorlock/>
          </v:shape>
          <o:OLEObject Type="Embed" ProgID="Equation.DSMT4" ShapeID="_x0000_i1387" DrawAspect="Content" ObjectID="_1468076087" r:id="rId702">
            <o:LockedField>false</o:LockedField>
          </o:OLEObject>
        </w:object>
      </w:r>
      <w:r>
        <w:rPr>
          <w:rFonts w:hint="eastAsia" w:cs="Times New Roman"/>
          <w:bCs/>
          <w:szCs w:val="24"/>
        </w:rPr>
        <w:t>在复平面上所对应的点在线段</w:t>
      </w:r>
      <w:r>
        <w:rPr>
          <w:rFonts w:cs="Times New Roman"/>
          <w:bCs/>
          <w:position w:val="-4"/>
          <w:szCs w:val="24"/>
        </w:rPr>
        <w:object>
          <v:shape id="_x0000_i1388" o:spt="75" type="#_x0000_t75" style="height:12.35pt;width:20.4pt;" o:ole="t" filled="f" o:preferrelative="t" stroked="f" coordsize="21600,21600">
            <v:path/>
            <v:fill on="f" focussize="0,0"/>
            <v:stroke on="f" joinstyle="miter"/>
            <v:imagedata r:id="rId705" o:title=""/>
            <o:lock v:ext="edit" aspectratio="t"/>
            <w10:wrap type="none"/>
            <w10:anchorlock/>
          </v:shape>
          <o:OLEObject Type="Embed" ProgID="Equation.DSMT4" ShapeID="_x0000_i1388" DrawAspect="Content" ObjectID="_1468076088" r:id="rId704">
            <o:LockedField>false</o:LockedField>
          </o:OLEObject>
        </w:object>
      </w:r>
      <w:r>
        <w:rPr>
          <w:rFonts w:hint="eastAsia" w:cs="Times New Roman"/>
          <w:bCs/>
          <w:szCs w:val="24"/>
        </w:rPr>
        <w:t>上．因为线段</w:t>
      </w:r>
      <w:r>
        <w:rPr>
          <w:rFonts w:cs="Times New Roman"/>
          <w:bCs/>
          <w:position w:val="-4"/>
          <w:szCs w:val="24"/>
        </w:rPr>
        <w:object>
          <v:shape id="_x0000_i1389" o:spt="75" type="#_x0000_t75" style="height:12.35pt;width:20.4pt;" o:ole="t" filled="f" o:preferrelative="t" stroked="f" coordsize="21600,21600">
            <v:path/>
            <v:fill on="f" focussize="0,0"/>
            <v:stroke on="f" joinstyle="miter"/>
            <v:imagedata r:id="rId705" o:title=""/>
            <o:lock v:ext="edit" aspectratio="t"/>
            <w10:wrap type="none"/>
            <w10:anchorlock/>
          </v:shape>
          <o:OLEObject Type="Embed" ProgID="Equation.DSMT4" ShapeID="_x0000_i1389" DrawAspect="Content" ObjectID="_1468076089" r:id="rId706">
            <o:LockedField>false</o:LockedField>
          </o:OLEObject>
        </w:object>
      </w:r>
      <w:r>
        <w:rPr>
          <w:rFonts w:hint="eastAsia" w:cs="Times New Roman"/>
          <w:bCs/>
          <w:szCs w:val="24"/>
        </w:rPr>
        <w:t>上的点到坐标原点的距离的最大值为</w:t>
      </w:r>
      <w:r>
        <w:rPr>
          <w:rFonts w:cs="Times New Roman"/>
          <w:bCs/>
          <w:szCs w:val="24"/>
        </w:rPr>
        <w:t>4</w:t>
      </w:r>
      <w:r>
        <w:rPr>
          <w:rFonts w:hint="eastAsia" w:cs="Times New Roman"/>
          <w:bCs/>
          <w:szCs w:val="24"/>
        </w:rPr>
        <w:t>，最小值为原点到线段</w:t>
      </w:r>
      <w:r>
        <w:rPr>
          <w:rFonts w:cs="Times New Roman"/>
          <w:bCs/>
          <w:position w:val="-4"/>
          <w:szCs w:val="24"/>
        </w:rPr>
        <w:object>
          <v:shape id="_x0000_i1390" o:spt="75" type="#_x0000_t75" style="height:12.35pt;width:20.4pt;" o:ole="t" filled="f" o:preferrelative="t" stroked="f" coordsize="21600,21600">
            <v:path/>
            <v:fill on="f" focussize="0,0"/>
            <v:stroke on="f" joinstyle="miter"/>
            <v:imagedata r:id="rId705" o:title=""/>
            <o:lock v:ext="edit" aspectratio="t"/>
            <w10:wrap type="none"/>
            <w10:anchorlock/>
          </v:shape>
          <o:OLEObject Type="Embed" ProgID="Equation.DSMT4" ShapeID="_x0000_i1390" DrawAspect="Content" ObjectID="_1468076090" r:id="rId707">
            <o:LockedField>false</o:LockedField>
          </o:OLEObject>
        </w:object>
      </w:r>
      <w:r>
        <w:rPr>
          <w:rFonts w:hint="eastAsia" w:cs="Times New Roman"/>
          <w:bCs/>
          <w:szCs w:val="24"/>
        </w:rPr>
        <w:t>的距离</w:t>
      </w:r>
      <w:r>
        <w:rPr>
          <w:rFonts w:cs="Times New Roman"/>
          <w:bCs/>
          <w:position w:val="-24"/>
          <w:szCs w:val="24"/>
        </w:rPr>
        <w:object>
          <v:shape id="_x0000_i1391" o:spt="75" type="#_x0000_t75" style="height:31.7pt;width:16.1pt;" o:ole="t" filled="f" o:preferrelative="t" stroked="f" coordsize="21600,21600">
            <v:path/>
            <v:fill on="f" focussize="0,0"/>
            <v:stroke on="f" joinstyle="miter"/>
            <v:imagedata r:id="rId709" o:title=""/>
            <o:lock v:ext="edit" aspectratio="t"/>
            <w10:wrap type="none"/>
            <w10:anchorlock/>
          </v:shape>
          <o:OLEObject Type="Embed" ProgID="Equation.DSMT4" ShapeID="_x0000_i1391" DrawAspect="Content" ObjectID="_1468076091" r:id="rId708">
            <o:LockedField>false</o:LockedField>
          </o:OLEObject>
        </w:object>
      </w:r>
      <w:r>
        <w:rPr>
          <w:rFonts w:hint="eastAsia" w:cs="Times New Roman"/>
          <w:bCs/>
          <w:szCs w:val="24"/>
        </w:rPr>
        <w:t>，所以</w:t>
      </w:r>
      <w:r>
        <w:rPr>
          <w:rFonts w:cs="Times New Roman"/>
          <w:bCs/>
          <w:position w:val="-14"/>
          <w:szCs w:val="24"/>
        </w:rPr>
        <w:object>
          <v:shape id="_x0000_i1392" o:spt="75" type="#_x0000_t75" style="height:20.4pt;width:12.35pt;" o:ole="t" filled="f" o:preferrelative="t" stroked="f" coordsize="21600,21600">
            <v:path/>
            <v:fill on="f" focussize="0,0"/>
            <v:stroke on="f" joinstyle="miter"/>
            <v:imagedata r:id="rId711" o:title=""/>
            <o:lock v:ext="edit" aspectratio="t"/>
            <w10:wrap type="none"/>
            <w10:anchorlock/>
          </v:shape>
          <o:OLEObject Type="Embed" ProgID="Equation.DSMT4" ShapeID="_x0000_i1392" DrawAspect="Content" ObjectID="_1468076092" r:id="rId710">
            <o:LockedField>false</o:LockedField>
          </o:OLEObject>
        </w:object>
      </w:r>
      <w:r>
        <w:rPr>
          <w:rFonts w:hint="eastAsia" w:cs="Times New Roman"/>
          <w:bCs/>
          <w:szCs w:val="24"/>
        </w:rPr>
        <w:t>的取值范围为</w:t>
      </w:r>
      <w:r>
        <w:rPr>
          <w:rFonts w:cs="Times New Roman"/>
          <w:bCs/>
          <w:position w:val="-28"/>
          <w:szCs w:val="24"/>
        </w:rPr>
        <w:object>
          <v:shape id="_x0000_i1393" o:spt="75" type="#_x0000_t75" style="height:34.4pt;width:37.05pt;" o:ole="t" filled="f" o:preferrelative="t" stroked="f" coordsize="21600,21600">
            <v:path/>
            <v:fill on="f" focussize="0,0"/>
            <v:stroke on="f" joinstyle="miter"/>
            <v:imagedata r:id="rId713" o:title=""/>
            <o:lock v:ext="edit" aspectratio="t"/>
            <w10:wrap type="none"/>
            <w10:anchorlock/>
          </v:shape>
          <o:OLEObject Type="Embed" ProgID="Equation.DSMT4" ShapeID="_x0000_i1393" DrawAspect="Content" ObjectID="_1468076093" r:id="rId712">
            <o:LockedField>false</o:LockedField>
          </o:OLEObject>
        </w:object>
      </w:r>
      <w:r>
        <w:rPr>
          <w:rFonts w:hint="eastAsia" w:cs="Times New Roman"/>
          <w:bCs/>
          <w:szCs w:val="24"/>
        </w:rPr>
        <w:t>．</w:t>
      </w:r>
    </w:p>
    <w:p>
      <w:pPr>
        <w:kinsoku w:val="0"/>
        <w:autoSpaceDE w:val="0"/>
        <w:autoSpaceDN w:val="0"/>
        <w:adjustRightInd w:val="0"/>
        <w:snapToGrid w:val="0"/>
        <w:spacing w:line="312" w:lineRule="auto"/>
        <w:ind w:firstLine="480" w:firstLineChars="200"/>
        <w:rPr>
          <w:rFonts w:cs="Times New Roman"/>
          <w:szCs w:val="24"/>
        </w:rPr>
      </w:pPr>
      <w:r>
        <w:rPr>
          <w:rFonts w:hint="eastAsia"/>
        </w:rPr>
        <w:t>2．</w:t>
      </w:r>
      <w:r>
        <w:rPr>
          <w:rFonts w:hint="eastAsia" w:cs="Times New Roman"/>
          <w:szCs w:val="24"/>
        </w:rPr>
        <w:t>（</w:t>
      </w:r>
      <w:r>
        <w:rPr>
          <w:rFonts w:cs="Times New Roman"/>
          <w:szCs w:val="24"/>
        </w:rPr>
        <w:t>1</w:t>
      </w:r>
      <w:r>
        <w:rPr>
          <w:rFonts w:hint="eastAsia" w:cs="Times New Roman"/>
          <w:szCs w:val="24"/>
        </w:rPr>
        <w:t>）设复数</w:t>
      </w:r>
      <w:r>
        <w:rPr>
          <w:rFonts w:cs="Times New Roman"/>
          <w:position w:val="-10"/>
          <w:szCs w:val="24"/>
        </w:rPr>
        <w:object>
          <v:shape id="_x0000_i1394" o:spt="75" type="#_x0000_t75" style="height:16.1pt;width:69.85pt;" o:ole="t" filled="f" o:preferrelative="t" stroked="f" coordsize="21600,21600">
            <v:path/>
            <v:fill on="f" focussize="0,0"/>
            <v:stroke on="f" joinstyle="miter"/>
            <v:imagedata r:id="rId715" o:title=""/>
            <o:lock v:ext="edit" aspectratio="t"/>
            <w10:wrap type="none"/>
            <w10:anchorlock/>
          </v:shape>
          <o:OLEObject Type="Embed" ProgID="Equation.DSMT4" ShapeID="_x0000_i1394" DrawAspect="Content" ObjectID="_1468076094" r:id="rId714">
            <o:LockedField>false</o:LockedField>
          </o:OLEObject>
        </w:object>
      </w:r>
      <w:r>
        <w:rPr>
          <w:rFonts w:hint="eastAsia" w:cs="Times New Roman"/>
          <w:szCs w:val="24"/>
        </w:rPr>
        <w:t>，</w:t>
      </w:r>
      <w:r>
        <w:rPr>
          <w:rFonts w:cs="Times New Roman"/>
          <w:position w:val="-10"/>
          <w:szCs w:val="24"/>
        </w:rPr>
        <w:object>
          <v:shape id="_x0000_i1395" o:spt="75" type="#_x0000_t75" style="height:16.1pt;width:69.85pt;" o:ole="t" filled="f" o:preferrelative="t" stroked="f" coordsize="21600,21600">
            <v:path/>
            <v:fill on="f" focussize="0,0"/>
            <v:stroke on="f" joinstyle="miter"/>
            <v:imagedata r:id="rId717" o:title=""/>
            <o:lock v:ext="edit" aspectratio="t"/>
            <w10:wrap type="none"/>
            <w10:anchorlock/>
          </v:shape>
          <o:OLEObject Type="Embed" ProgID="Equation.DSMT4" ShapeID="_x0000_i1395" DrawAspect="Content" ObjectID="_1468076095" r:id="rId716">
            <o:LockedField>false</o:LockedField>
          </o:OLEObject>
        </w:object>
      </w:r>
      <w:r>
        <w:rPr>
          <w:rFonts w:hint="eastAsia" w:cs="Times New Roman"/>
          <w:szCs w:val="24"/>
        </w:rPr>
        <w:t>（</w:t>
      </w:r>
      <w:r>
        <w:rPr>
          <w:rFonts w:cs="Times New Roman"/>
          <w:position w:val="-6"/>
          <w:szCs w:val="24"/>
        </w:rPr>
        <w:object>
          <v:shape id="_x0000_i1396" o:spt="75" type="#_x0000_t75" style="height:12.9pt;width:75.2pt;" o:ole="t" filled="f" o:preferrelative="t" stroked="f" coordsize="21600,21600">
            <v:path/>
            <v:fill on="f" focussize="0,0"/>
            <v:stroke on="f" joinstyle="miter"/>
            <v:imagedata r:id="rId719" o:title=""/>
            <o:lock v:ext="edit" aspectratio="t"/>
            <w10:wrap type="none"/>
            <w10:anchorlock/>
          </v:shape>
          <o:OLEObject Type="Embed" ProgID="Equation.DSMT4" ShapeID="_x0000_i1396" DrawAspect="Content" ObjectID="_1468076096" r:id="rId718">
            <o:LockedField>false</o:LockedField>
          </o:OLEObject>
        </w:object>
      </w:r>
      <w:r>
        <w:rPr>
          <w:rFonts w:hint="eastAsia" w:cs="Times New Roman"/>
          <w:szCs w:val="24"/>
        </w:rPr>
        <w:t>），则它们所对应的向量分别为</w:t>
      </w:r>
      <w:r>
        <w:rPr>
          <w:rFonts w:cs="Times New Roman"/>
          <w:position w:val="-10"/>
          <w:szCs w:val="24"/>
        </w:rPr>
        <w:object>
          <v:shape id="_x0000_i1397" o:spt="75" type="#_x0000_t75" style="height:18.25pt;width:52.1pt;" o:ole="t" filled="f" o:preferrelative="t" stroked="f" coordsize="21600,21600">
            <v:path/>
            <v:fill on="f" focussize="0,0"/>
            <v:stroke on="f" joinstyle="miter"/>
            <v:imagedata r:id="rId721" o:title=""/>
            <o:lock v:ext="edit" aspectratio="t"/>
            <w10:wrap type="none"/>
            <w10:anchorlock/>
          </v:shape>
          <o:OLEObject Type="Embed" ProgID="Equation.DSMT4" ShapeID="_x0000_i1397" DrawAspect="Content" ObjectID="_1468076097" r:id="rId720">
            <o:LockedField>false</o:LockedField>
          </o:OLEObject>
        </w:object>
      </w:r>
      <w:r>
        <w:rPr>
          <w:rFonts w:hint="eastAsia" w:cs="Times New Roman"/>
          <w:szCs w:val="24"/>
        </w:rPr>
        <w:t>，</w:t>
      </w:r>
      <w:r>
        <w:rPr>
          <w:rFonts w:cs="Times New Roman"/>
          <w:position w:val="-10"/>
          <w:szCs w:val="24"/>
        </w:rPr>
        <w:object>
          <v:shape id="_x0000_i1398" o:spt="75" type="#_x0000_t75" style="height:18.25pt;width:52.65pt;" o:ole="t" filled="f" o:preferrelative="t" stroked="f" coordsize="21600,21600">
            <v:path/>
            <v:fill on="f" focussize="0,0"/>
            <v:stroke on="f" joinstyle="miter"/>
            <v:imagedata r:id="rId723" o:title=""/>
            <o:lock v:ext="edit" aspectratio="t"/>
            <w10:wrap type="none"/>
            <w10:anchorlock/>
          </v:shape>
          <o:OLEObject Type="Embed" ProgID="Equation.DSMT4" ShapeID="_x0000_i1398" DrawAspect="Content" ObjectID="_1468076098" r:id="rId722">
            <o:LockedField>false</o:LockedField>
          </o:OLEObject>
        </w:object>
      </w:r>
      <w:r>
        <w:rPr>
          <w:rFonts w:hint="eastAsia" w:cs="Times New Roman"/>
          <w:szCs w:val="24"/>
        </w:rPr>
        <w:t>.</w:t>
      </w:r>
    </w:p>
    <w:p>
      <w:pPr>
        <w:kinsoku w:val="0"/>
        <w:autoSpaceDE w:val="0"/>
        <w:autoSpaceDN w:val="0"/>
        <w:adjustRightInd w:val="0"/>
        <w:snapToGrid w:val="0"/>
        <w:spacing w:line="312" w:lineRule="auto"/>
        <w:ind w:firstLine="480" w:firstLineChars="200"/>
        <w:rPr>
          <w:rFonts w:cs="Times New Roman"/>
          <w:szCs w:val="24"/>
        </w:rPr>
      </w:pPr>
      <w:r>
        <w:rPr>
          <w:rFonts w:hint="eastAsia" w:cs="Times New Roman"/>
          <w:szCs w:val="24"/>
        </w:rPr>
        <w:t>由</w:t>
      </w:r>
      <w:r>
        <w:rPr>
          <w:rFonts w:cs="Times New Roman"/>
          <w:position w:val="-30"/>
          <w:szCs w:val="24"/>
        </w:rPr>
        <w:object>
          <v:shape id="_x0000_i1399" o:spt="75" type="#_x0000_t75" style="height:34.4pt;width:61.8pt;" o:ole="t" filled="f" o:preferrelative="t" stroked="f" coordsize="21600,21600">
            <v:path/>
            <v:fill on="f" focussize="0,0"/>
            <v:stroke on="f" joinstyle="miter"/>
            <v:imagedata r:id="rId558" o:title=""/>
            <o:lock v:ext="edit" aspectratio="t"/>
            <w10:wrap type="none"/>
            <w10:anchorlock/>
          </v:shape>
          <o:OLEObject Type="Embed" ProgID="Equation.DSMT4" ShapeID="_x0000_i1399" DrawAspect="Content" ObjectID="_1468076099" r:id="rId724">
            <o:LockedField>false</o:LockedField>
          </o:OLEObject>
        </w:object>
      </w:r>
      <w:r>
        <w:rPr>
          <w:rFonts w:hint="eastAsia" w:cs="Times New Roman"/>
          <w:szCs w:val="24"/>
        </w:rPr>
        <w:t>，得</w:t>
      </w:r>
      <w:r>
        <w:rPr>
          <w:rFonts w:cs="Times New Roman"/>
          <w:position w:val="-10"/>
          <w:szCs w:val="24"/>
        </w:rPr>
        <w:object>
          <v:shape id="_x0000_i1400" o:spt="75" type="#_x0000_t75" style="height:15.05pt;width:138.1pt;" o:ole="t" filled="f" o:preferrelative="t" stroked="f" coordsize="21600,21600">
            <v:path/>
            <v:fill on="f" focussize="0,0"/>
            <v:stroke on="f" joinstyle="miter"/>
            <v:imagedata r:id="rId726" o:title=""/>
            <o:lock v:ext="edit" aspectratio="t"/>
            <w10:wrap type="none"/>
            <w10:anchorlock/>
          </v:shape>
          <o:OLEObject Type="Embed" ProgID="Equation.DSMT4" ShapeID="_x0000_i1400" DrawAspect="Content" ObjectID="_1468076100" r:id="rId725">
            <o:LockedField>false</o:LockedField>
          </o:OLEObject>
        </w:object>
      </w:r>
      <w:r>
        <w:rPr>
          <w:rFonts w:hint="eastAsia" w:cs="Times New Roman"/>
          <w:szCs w:val="24"/>
        </w:rPr>
        <w:t>，从而</w:t>
      </w:r>
      <w:r>
        <w:rPr>
          <w:rFonts w:cs="Times New Roman"/>
          <w:position w:val="-6"/>
          <w:szCs w:val="24"/>
        </w:rPr>
        <w:object>
          <v:shape id="_x0000_i1401" o:spt="75" type="#_x0000_t75" style="height:12.9pt;width:39.2pt;" o:ole="t" filled="f" o:preferrelative="t" stroked="f" coordsize="21600,21600">
            <v:path/>
            <v:fill on="f" focussize="0,0"/>
            <v:stroke on="f" joinstyle="miter"/>
            <v:imagedata r:id="rId728" o:title=""/>
            <o:lock v:ext="edit" aspectratio="t"/>
            <w10:wrap type="none"/>
            <w10:anchorlock/>
          </v:shape>
          <o:OLEObject Type="Embed" ProgID="Equation.DSMT4" ShapeID="_x0000_i1401" DrawAspect="Content" ObjectID="_1468076101" r:id="rId727">
            <o:LockedField>false</o:LockedField>
          </o:OLEObject>
        </w:object>
      </w:r>
      <w:r>
        <w:rPr>
          <w:rFonts w:hint="eastAsia" w:cs="Times New Roman"/>
          <w:szCs w:val="24"/>
        </w:rPr>
        <w:t>，</w:t>
      </w:r>
      <w:r>
        <w:rPr>
          <w:rFonts w:cs="Times New Roman"/>
          <w:position w:val="-6"/>
          <w:szCs w:val="24"/>
        </w:rPr>
        <w:object>
          <v:shape id="_x0000_i1402" o:spt="75" type="#_x0000_t75" style="height:12.9pt;width:31.15pt;" o:ole="t" filled="f" o:preferrelative="t" stroked="f" coordsize="21600,21600">
            <v:path/>
            <v:fill on="f" focussize="0,0"/>
            <v:stroke on="f" joinstyle="miter"/>
            <v:imagedata r:id="rId730" o:title=""/>
            <o:lock v:ext="edit" aspectratio="t"/>
            <w10:wrap type="none"/>
            <w10:anchorlock/>
          </v:shape>
          <o:OLEObject Type="Embed" ProgID="Equation.DSMT4" ShapeID="_x0000_i1402" DrawAspect="Content" ObjectID="_1468076102" r:id="rId729">
            <o:LockedField>false</o:LockedField>
          </o:OLEObject>
        </w:object>
      </w:r>
      <w:r>
        <w:rPr>
          <w:rFonts w:cs="Times New Roman"/>
          <w:szCs w:val="24"/>
        </w:rPr>
        <w:t>,</w:t>
      </w:r>
    </w:p>
    <w:p>
      <w:pPr>
        <w:kinsoku w:val="0"/>
        <w:autoSpaceDE w:val="0"/>
        <w:autoSpaceDN w:val="0"/>
        <w:adjustRightInd w:val="0"/>
        <w:snapToGrid w:val="0"/>
        <w:spacing w:line="312" w:lineRule="auto"/>
        <w:ind w:firstLine="480" w:firstLineChars="200"/>
        <w:rPr>
          <w:rFonts w:cs="Times New Roman"/>
          <w:szCs w:val="24"/>
        </w:rPr>
      </w:pPr>
      <w:r>
        <w:rPr>
          <w:rFonts w:hint="eastAsia" w:cs="Times New Roman"/>
          <w:szCs w:val="24"/>
        </w:rPr>
        <w:t>于是</w:t>
      </w:r>
      <w:r>
        <w:rPr>
          <w:rFonts w:cs="Times New Roman"/>
          <w:position w:val="-6"/>
          <w:szCs w:val="24"/>
        </w:rPr>
        <w:object>
          <v:shape id="_x0000_i1403" o:spt="75" type="#_x0000_t75" style="height:16.1pt;width:99.4pt;" o:ole="t" filled="f" o:preferrelative="t" stroked="f" coordsize="21600,21600">
            <v:path/>
            <v:fill on="f" focussize="0,0"/>
            <v:stroke on="f" joinstyle="miter"/>
            <v:imagedata r:id="rId732" o:title=""/>
            <o:lock v:ext="edit" aspectratio="t"/>
            <w10:wrap type="none"/>
            <w10:anchorlock/>
          </v:shape>
          <o:OLEObject Type="Embed" ProgID="Equation.DSMT4" ShapeID="_x0000_i1403" DrawAspect="Content" ObjectID="_1468076103" r:id="rId731">
            <o:LockedField>false</o:LockedField>
          </o:OLEObject>
        </w:object>
      </w:r>
      <w:r>
        <w:rPr>
          <w:rFonts w:hint="eastAsia" w:cs="Times New Roman"/>
          <w:szCs w:val="24"/>
        </w:rPr>
        <w:t>，</w:t>
      </w:r>
      <w:r>
        <w:rPr>
          <w:rFonts w:hint="eastAsia"/>
        </w:rPr>
        <w:t>因此</w:t>
      </w:r>
      <w:r>
        <w:rPr>
          <w:rFonts w:cs="Times New Roman"/>
          <w:bCs/>
          <w:position w:val="-24"/>
          <w:szCs w:val="24"/>
        </w:rPr>
        <w:object>
          <v:shape id="_x0000_i1404" o:spt="75" type="#_x0000_t75" style="height:31.7pt;width:57.5pt;" o:ole="t" filled="f" o:preferrelative="t" stroked="f" coordsize="21600,21600">
            <v:path/>
            <v:fill on="f" focussize="0,0"/>
            <v:stroke on="f" joinstyle="miter"/>
            <v:imagedata r:id="rId734" o:title=""/>
            <o:lock v:ext="edit" aspectratio="t"/>
            <w10:wrap type="none"/>
            <w10:anchorlock/>
          </v:shape>
          <o:OLEObject Type="Embed" ProgID="Equation.DSMT4" ShapeID="_x0000_i1404" DrawAspect="Content" ObjectID="_1468076104" r:id="rId733">
            <o:LockedField>false</o:LockedField>
          </o:OLEObject>
        </w:object>
      </w:r>
      <w:r>
        <w:rPr>
          <w:rFonts w:hint="eastAsia" w:cs="Times New Roman"/>
          <w:bCs/>
          <w:szCs w:val="24"/>
        </w:rPr>
        <w:t>．</w:t>
      </w:r>
    </w:p>
    <w:p>
      <w:pPr>
        <w:kinsoku w:val="0"/>
        <w:autoSpaceDE w:val="0"/>
        <w:autoSpaceDN w:val="0"/>
        <w:adjustRightInd w:val="0"/>
        <w:snapToGrid w:val="0"/>
        <w:spacing w:line="312" w:lineRule="auto"/>
        <w:rPr>
          <w:rFonts w:cs="Times New Roman"/>
          <w:bCs/>
          <w:szCs w:val="24"/>
        </w:rPr>
      </w:pPr>
      <w:r>
        <w:rPr>
          <w:rFonts w:hint="eastAsia" w:cs="Times New Roman"/>
          <w:bCs/>
          <w:szCs w:val="24"/>
        </w:rPr>
        <w:t>（</w:t>
      </w:r>
      <w:r>
        <w:rPr>
          <w:rFonts w:cs="Times New Roman"/>
          <w:bCs/>
          <w:szCs w:val="24"/>
        </w:rPr>
        <w:t>2</w:t>
      </w:r>
      <w:r>
        <w:rPr>
          <w:rFonts w:hint="eastAsia" w:cs="Times New Roman"/>
          <w:bCs/>
          <w:szCs w:val="24"/>
        </w:rPr>
        <w:t>）</w:t>
      </w:r>
      <w:r>
        <w:rPr>
          <w:rFonts w:cs="Times New Roman"/>
          <w:bCs/>
          <w:szCs w:val="24"/>
        </w:rPr>
        <w:t>由</w:t>
      </w:r>
      <w:r>
        <w:rPr>
          <w:rFonts w:cs="Times New Roman"/>
          <w:position w:val="-30"/>
          <w:szCs w:val="24"/>
        </w:rPr>
        <w:object>
          <v:shape id="_x0000_i1405" o:spt="75" type="#_x0000_t75" style="height:34.4pt;width:61.8pt;" o:ole="t" filled="f" o:preferrelative="t" stroked="f" coordsize="21600,21600">
            <v:path/>
            <v:fill on="f" focussize="0,0"/>
            <v:stroke on="f" joinstyle="miter"/>
            <v:imagedata r:id="rId558" o:title=""/>
            <o:lock v:ext="edit" aspectratio="t"/>
            <w10:wrap type="none"/>
            <w10:anchorlock/>
          </v:shape>
          <o:OLEObject Type="Embed" ProgID="Equation.DSMT4" ShapeID="_x0000_i1405" DrawAspect="Content" ObjectID="_1468076105" r:id="rId735">
            <o:LockedField>false</o:LockedField>
          </o:OLEObject>
        </w:object>
      </w:r>
      <w:r>
        <w:rPr>
          <w:rFonts w:cs="Times New Roman"/>
          <w:szCs w:val="24"/>
        </w:rPr>
        <w:t>，</w:t>
      </w:r>
      <w:r>
        <w:rPr>
          <w:rFonts w:cs="Times New Roman"/>
          <w:bCs/>
          <w:szCs w:val="24"/>
        </w:rPr>
        <w:t>得</w:t>
      </w:r>
      <w:r>
        <w:rPr>
          <w:rFonts w:cs="Times New Roman"/>
          <w:position w:val="-14"/>
          <w:szCs w:val="24"/>
        </w:rPr>
        <w:object>
          <v:shape id="_x0000_i1406" o:spt="75" type="#_x0000_t75" style="height:19.9pt;width:171.95pt;" o:ole="t" filled="f" o:preferrelative="t" stroked="f" coordsize="21600,21600">
            <v:path/>
            <v:fill on="f" focussize="0,0"/>
            <v:stroke on="f" joinstyle="miter"/>
            <v:imagedata r:id="rId737" o:title=""/>
            <o:lock v:ext="edit" aspectratio="t"/>
            <w10:wrap type="none"/>
            <w10:anchorlock/>
          </v:shape>
          <o:OLEObject Type="Embed" ProgID="Equation.DSMT4" ShapeID="_x0000_i1406" DrawAspect="Content" ObjectID="_1468076106" r:id="rId736">
            <o:LockedField>false</o:LockedField>
          </o:OLEObject>
        </w:object>
      </w:r>
      <w:r>
        <w:rPr>
          <w:rFonts w:cs="Times New Roman"/>
          <w:bCs/>
          <w:szCs w:val="24"/>
        </w:rPr>
        <w:t>，于是</w:t>
      </w:r>
      <w:r>
        <w:rPr>
          <w:rFonts w:cs="Times New Roman"/>
          <w:bCs/>
          <w:position w:val="-10"/>
          <w:szCs w:val="24"/>
        </w:rPr>
        <w:object>
          <v:shape id="_x0000_i1407" o:spt="75" type="#_x0000_t75" style="height:19.9pt;width:70.95pt;" o:ole="t" filled="f" o:preferrelative="t" stroked="f" coordsize="21600,21600">
            <v:path/>
            <v:fill on="f" focussize="0,0"/>
            <v:stroke on="f" joinstyle="miter"/>
            <v:imagedata r:id="rId739" o:title=""/>
            <o:lock v:ext="edit" aspectratio="t"/>
            <w10:wrap type="none"/>
            <w10:anchorlock/>
          </v:shape>
          <o:OLEObject Type="Embed" ProgID="Equation.DSMT4" ShapeID="_x0000_i1407" DrawAspect="Content" ObjectID="_1468076107" r:id="rId738">
            <o:LockedField>false</o:LockedField>
          </o:OLEObject>
        </w:object>
      </w:r>
      <w:r>
        <w:rPr>
          <w:rFonts w:cs="Times New Roman"/>
          <w:bCs/>
          <w:szCs w:val="24"/>
        </w:rPr>
        <w:t>．</w:t>
      </w:r>
      <w:r>
        <w:rPr>
          <w:rFonts w:hint="eastAsia" w:cs="Times New Roman"/>
          <w:bCs/>
          <w:szCs w:val="24"/>
        </w:rPr>
        <w:t>由（</w:t>
      </w:r>
      <w:r>
        <w:rPr>
          <w:rFonts w:cs="Times New Roman"/>
          <w:bCs/>
          <w:szCs w:val="24"/>
        </w:rPr>
        <w:t>1</w:t>
      </w:r>
      <w:r>
        <w:rPr>
          <w:rFonts w:hint="eastAsia" w:cs="Times New Roman"/>
          <w:bCs/>
          <w:szCs w:val="24"/>
        </w:rPr>
        <w:t>），在直角</w:t>
      </w:r>
      <w:r>
        <w:rPr>
          <w:rFonts w:cs="Times New Roman"/>
          <w:bCs/>
          <w:position w:val="-6"/>
          <w:szCs w:val="24"/>
        </w:rPr>
        <w:object>
          <v:shape id="_x0000_i1408" o:spt="75" type="#_x0000_t75" style="height:13.95pt;width:38.7pt;" o:ole="t" filled="f" o:preferrelative="t" stroked="f" coordsize="21600,21600">
            <v:path/>
            <v:fill on="f" focussize="0,0"/>
            <v:stroke on="f" joinstyle="miter"/>
            <v:imagedata r:id="rId741" o:title=""/>
            <o:lock v:ext="edit" aspectratio="t"/>
            <w10:wrap type="none"/>
            <w10:anchorlock/>
          </v:shape>
          <o:OLEObject Type="Embed" ProgID="Equation.DSMT4" ShapeID="_x0000_i1408" DrawAspect="Content" ObjectID="_1468076108" r:id="rId740">
            <o:LockedField>false</o:LockedField>
          </o:OLEObject>
        </w:object>
      </w:r>
      <w:r>
        <w:rPr>
          <w:rFonts w:hint="eastAsia" w:cs="Times New Roman"/>
          <w:bCs/>
          <w:szCs w:val="24"/>
        </w:rPr>
        <w:t>中，</w:t>
      </w:r>
      <w:r>
        <w:rPr>
          <w:rFonts w:cs="Times New Roman"/>
          <w:bCs/>
          <w:position w:val="-30"/>
          <w:szCs w:val="24"/>
        </w:rPr>
        <w:object>
          <v:shape id="_x0000_i1409" o:spt="75" type="#_x0000_t75" style="height:37.05pt;width:112.3pt;" o:ole="t" filled="f" o:preferrelative="t" stroked="f" coordsize="21600,21600">
            <v:path/>
            <v:fill on="f" focussize="0,0"/>
            <v:stroke on="f" joinstyle="miter"/>
            <v:imagedata r:id="rId743" o:title=""/>
            <o:lock v:ext="edit" aspectratio="t"/>
            <w10:wrap type="none"/>
            <w10:anchorlock/>
          </v:shape>
          <o:OLEObject Type="Embed" ProgID="Equation.DSMT4" ShapeID="_x0000_i1409" DrawAspect="Content" ObjectID="_1468076109" r:id="rId742">
            <o:LockedField>false</o:LockedField>
          </o:OLEObject>
        </w:object>
      </w:r>
      <w:r>
        <w:rPr>
          <w:rFonts w:hint="eastAsia" w:cs="Times New Roman"/>
          <w:bCs/>
          <w:szCs w:val="24"/>
        </w:rPr>
        <w:t>．</w:t>
      </w:r>
    </w:p>
    <w:p>
      <w:pPr>
        <w:keepNext w:val="0"/>
        <w:keepLines w:val="0"/>
        <w:widowControl w:val="0"/>
        <w:suppressLineNumbers w:val="0"/>
        <w:spacing w:before="0" w:beforeAutospacing="0" w:after="0" w:afterAutospacing="0"/>
        <w:ind w:left="0" w:right="0"/>
        <w:jc w:val="right"/>
        <w:rPr>
          <w:ins w:id="0" w:author="sxbz" w:date="2023-06-01T10:31:20Z"/>
          <w:rFonts w:hint="eastAsia" w:ascii="Times New Roman" w:hAnsi="Times New Roman" w:eastAsia="宋体" w:cs="宋体"/>
          <w:kern w:val="2"/>
          <w:sz w:val="21"/>
          <w:szCs w:val="21"/>
          <w:lang w:val="en-US" w:eastAsia="zh-CN" w:bidi="ar"/>
        </w:rPr>
      </w:pPr>
      <w:ins w:id="1" w:author="sxbz" w:date="2023-06-01T10:31:20Z">
        <w:r>
          <w:rPr>
            <w:rFonts w:hint="eastAsia" w:ascii="Times New Roman" w:hAnsi="Times New Roman" w:eastAsia="宋体" w:cs="宋体"/>
            <w:kern w:val="2"/>
            <w:sz w:val="21"/>
            <w:szCs w:val="21"/>
            <w:lang w:val="en-US" w:eastAsia="zh-CN" w:bidi="ar"/>
          </w:rPr>
          <w:t>上海市基础教育数字化转型项目组（</w:t>
        </w:r>
      </w:ins>
      <w:ins w:id="2" w:author="sxbz" w:date="2023-06-13T12:07:00Z">
        <w:r>
          <w:rPr>
            <w:rFonts w:hint="eastAsia" w:eastAsia="宋体" w:cs="宋体"/>
            <w:kern w:val="2"/>
            <w:sz w:val="21"/>
            <w:szCs w:val="21"/>
            <w:lang w:val="en-US" w:eastAsia="zh-CN" w:bidi="ar"/>
          </w:rPr>
          <w:t>高</w:t>
        </w:r>
      </w:ins>
      <w:ins w:id="3" w:author="sxbz" w:date="2023-06-01T10:31:20Z">
        <w:r>
          <w:rPr>
            <w:rFonts w:hint="eastAsia" w:ascii="Times New Roman" w:hAnsi="Times New Roman" w:eastAsia="宋体" w:cs="宋体"/>
            <w:kern w:val="2"/>
            <w:sz w:val="21"/>
            <w:szCs w:val="21"/>
            <w:lang w:val="en-US" w:eastAsia="zh-CN" w:bidi="ar"/>
          </w:rPr>
          <w:t>中数学）</w:t>
        </w:r>
      </w:ins>
    </w:p>
    <w:p>
      <w:pPr>
        <w:keepNext w:val="0"/>
        <w:keepLines w:val="0"/>
        <w:widowControl w:val="0"/>
        <w:suppressLineNumbers w:val="0"/>
        <w:spacing w:before="0" w:beforeAutospacing="0" w:after="0" w:afterAutospacing="0"/>
        <w:ind w:left="0" w:right="0"/>
        <w:jc w:val="right"/>
        <w:rPr>
          <w:ins w:id="4" w:author="sxbz" w:date="2023-06-01T10:31:20Z"/>
          <w:rFonts w:hint="eastAsia" w:ascii="Times New Roman" w:hAnsi="Times New Roman" w:eastAsia="宋体" w:cs="宋体"/>
          <w:kern w:val="2"/>
          <w:sz w:val="21"/>
          <w:szCs w:val="21"/>
          <w:lang w:val="en-US" w:eastAsia="zh-CN" w:bidi="ar"/>
        </w:rPr>
      </w:pPr>
    </w:p>
    <w:p>
      <w:pPr>
        <w:keepNext w:val="0"/>
        <w:keepLines w:val="0"/>
        <w:widowControl w:val="0"/>
        <w:suppressLineNumbers w:val="0"/>
        <w:spacing w:before="0" w:beforeAutospacing="0" w:after="0" w:afterAutospacing="0"/>
        <w:ind w:left="0" w:right="0"/>
        <w:jc w:val="right"/>
        <w:rPr>
          <w:ins w:id="5" w:author="sxbz" w:date="2023-06-01T10:31:20Z"/>
          <w:rFonts w:hint="default" w:ascii="Times New Roman" w:hAnsi="Times New Roman" w:eastAsia="宋体" w:cs="宋体"/>
          <w:kern w:val="2"/>
          <w:sz w:val="21"/>
          <w:szCs w:val="21"/>
          <w:lang w:val="en-US" w:eastAsia="zh-CN" w:bidi="ar"/>
        </w:rPr>
      </w:pPr>
      <w:ins w:id="6" w:author="sxbz" w:date="2023-06-01T10:31:20Z">
        <w:r>
          <w:rPr>
            <w:rFonts w:hint="eastAsia" w:ascii="Times New Roman" w:hAnsi="Times New Roman" w:eastAsia="宋体" w:cs="宋体"/>
            <w:kern w:val="2"/>
            <w:sz w:val="21"/>
            <w:szCs w:val="21"/>
            <w:lang w:val="en-US" w:eastAsia="zh-CN" w:bidi="ar"/>
          </w:rPr>
          <w:t>制作时间：2023年</w:t>
        </w:r>
      </w:ins>
    </w:p>
    <w:p>
      <w:pPr>
        <w:snapToGrid w:val="0"/>
        <w:spacing w:line="312" w:lineRule="auto"/>
        <w:ind w:firstLine="480" w:firstLineChars="200"/>
        <w:rPr>
          <w:szCs w:val="24"/>
        </w:rPr>
      </w:pPr>
      <w:bookmarkStart w:id="1" w:name="_GoBack"/>
      <w:bookmarkEnd w:id="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sxbz">
    <w15:presenceInfo w15:providerId="None" w15:userId="sxbz"/>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mEwNDNlMGY5MDNhMTkxYzZkNThhZjY3ZDEzMDljZDIifQ=="/>
  </w:docVars>
  <w:rsids>
    <w:rsidRoot w:val="0004098F"/>
    <w:rsid w:val="000278D4"/>
    <w:rsid w:val="0004098F"/>
    <w:rsid w:val="00052317"/>
    <w:rsid w:val="000701C8"/>
    <w:rsid w:val="00070273"/>
    <w:rsid w:val="000810CF"/>
    <w:rsid w:val="00092916"/>
    <w:rsid w:val="000A528F"/>
    <w:rsid w:val="000B2EE9"/>
    <w:rsid w:val="000D17FC"/>
    <w:rsid w:val="000D63AA"/>
    <w:rsid w:val="000E3D0C"/>
    <w:rsid w:val="00104347"/>
    <w:rsid w:val="0011348B"/>
    <w:rsid w:val="00115A1D"/>
    <w:rsid w:val="00123132"/>
    <w:rsid w:val="00123DA9"/>
    <w:rsid w:val="001437C8"/>
    <w:rsid w:val="001446C4"/>
    <w:rsid w:val="00153EA9"/>
    <w:rsid w:val="001553C6"/>
    <w:rsid w:val="001670BD"/>
    <w:rsid w:val="0018353C"/>
    <w:rsid w:val="00194A06"/>
    <w:rsid w:val="001A18C2"/>
    <w:rsid w:val="001B0F4E"/>
    <w:rsid w:val="001B5041"/>
    <w:rsid w:val="001B6300"/>
    <w:rsid w:val="001B77DA"/>
    <w:rsid w:val="001B7BE3"/>
    <w:rsid w:val="001C3AE8"/>
    <w:rsid w:val="001D71A6"/>
    <w:rsid w:val="0021165D"/>
    <w:rsid w:val="00222710"/>
    <w:rsid w:val="002279C9"/>
    <w:rsid w:val="00253BF7"/>
    <w:rsid w:val="0026144E"/>
    <w:rsid w:val="002705A5"/>
    <w:rsid w:val="002717A4"/>
    <w:rsid w:val="00281762"/>
    <w:rsid w:val="0028248B"/>
    <w:rsid w:val="002A2D85"/>
    <w:rsid w:val="002B0FDE"/>
    <w:rsid w:val="002C33AF"/>
    <w:rsid w:val="002D148B"/>
    <w:rsid w:val="002E4F96"/>
    <w:rsid w:val="0030524F"/>
    <w:rsid w:val="003159FE"/>
    <w:rsid w:val="0032007E"/>
    <w:rsid w:val="003623F4"/>
    <w:rsid w:val="00365D54"/>
    <w:rsid w:val="003935B8"/>
    <w:rsid w:val="003A547B"/>
    <w:rsid w:val="003C25FA"/>
    <w:rsid w:val="003C6383"/>
    <w:rsid w:val="003D33D6"/>
    <w:rsid w:val="003D5B0A"/>
    <w:rsid w:val="003D73EE"/>
    <w:rsid w:val="003E02EF"/>
    <w:rsid w:val="003F3CC6"/>
    <w:rsid w:val="00404696"/>
    <w:rsid w:val="00412AB0"/>
    <w:rsid w:val="00430B7E"/>
    <w:rsid w:val="004375B5"/>
    <w:rsid w:val="004624DF"/>
    <w:rsid w:val="0047140F"/>
    <w:rsid w:val="00473121"/>
    <w:rsid w:val="004939E1"/>
    <w:rsid w:val="004B2EDA"/>
    <w:rsid w:val="004B7897"/>
    <w:rsid w:val="004F3DFD"/>
    <w:rsid w:val="004F74C2"/>
    <w:rsid w:val="00551EA5"/>
    <w:rsid w:val="005775CD"/>
    <w:rsid w:val="0059064E"/>
    <w:rsid w:val="00597C40"/>
    <w:rsid w:val="005A652A"/>
    <w:rsid w:val="005C1815"/>
    <w:rsid w:val="005C4B4E"/>
    <w:rsid w:val="005F07FF"/>
    <w:rsid w:val="005F39AC"/>
    <w:rsid w:val="005F5D63"/>
    <w:rsid w:val="006027C3"/>
    <w:rsid w:val="00624673"/>
    <w:rsid w:val="00626648"/>
    <w:rsid w:val="00641643"/>
    <w:rsid w:val="006539F1"/>
    <w:rsid w:val="0067283C"/>
    <w:rsid w:val="006765CF"/>
    <w:rsid w:val="00681152"/>
    <w:rsid w:val="00686462"/>
    <w:rsid w:val="006A470A"/>
    <w:rsid w:val="006A5C57"/>
    <w:rsid w:val="006B26D3"/>
    <w:rsid w:val="006B4675"/>
    <w:rsid w:val="006B58E2"/>
    <w:rsid w:val="006C4A64"/>
    <w:rsid w:val="006D481B"/>
    <w:rsid w:val="006D6FCF"/>
    <w:rsid w:val="006E0509"/>
    <w:rsid w:val="006E7146"/>
    <w:rsid w:val="006F2145"/>
    <w:rsid w:val="006F43FC"/>
    <w:rsid w:val="006F4FE7"/>
    <w:rsid w:val="0070026F"/>
    <w:rsid w:val="0070107F"/>
    <w:rsid w:val="00702F42"/>
    <w:rsid w:val="00710BF6"/>
    <w:rsid w:val="007132C7"/>
    <w:rsid w:val="00714CDF"/>
    <w:rsid w:val="00720F78"/>
    <w:rsid w:val="007534C8"/>
    <w:rsid w:val="00757BED"/>
    <w:rsid w:val="007634E9"/>
    <w:rsid w:val="007736E1"/>
    <w:rsid w:val="0079144A"/>
    <w:rsid w:val="00794E23"/>
    <w:rsid w:val="007A0595"/>
    <w:rsid w:val="007A1315"/>
    <w:rsid w:val="007B7A88"/>
    <w:rsid w:val="007C222D"/>
    <w:rsid w:val="007C6B72"/>
    <w:rsid w:val="00833D37"/>
    <w:rsid w:val="0084397F"/>
    <w:rsid w:val="00854638"/>
    <w:rsid w:val="00855AE1"/>
    <w:rsid w:val="008829D8"/>
    <w:rsid w:val="0088595F"/>
    <w:rsid w:val="008A6DF7"/>
    <w:rsid w:val="008B1319"/>
    <w:rsid w:val="008D4305"/>
    <w:rsid w:val="008D4357"/>
    <w:rsid w:val="008E266C"/>
    <w:rsid w:val="008E2D88"/>
    <w:rsid w:val="008F32EF"/>
    <w:rsid w:val="0090300B"/>
    <w:rsid w:val="00905BA4"/>
    <w:rsid w:val="00917061"/>
    <w:rsid w:val="00932051"/>
    <w:rsid w:val="0093222A"/>
    <w:rsid w:val="00937B9B"/>
    <w:rsid w:val="00942DCA"/>
    <w:rsid w:val="00945D39"/>
    <w:rsid w:val="00952625"/>
    <w:rsid w:val="00953B23"/>
    <w:rsid w:val="00971D83"/>
    <w:rsid w:val="00972569"/>
    <w:rsid w:val="00980E02"/>
    <w:rsid w:val="009B10A9"/>
    <w:rsid w:val="009B6EAD"/>
    <w:rsid w:val="009D6FD7"/>
    <w:rsid w:val="009F4863"/>
    <w:rsid w:val="009F6F01"/>
    <w:rsid w:val="00A04A9B"/>
    <w:rsid w:val="00A0579F"/>
    <w:rsid w:val="00A124BF"/>
    <w:rsid w:val="00A42377"/>
    <w:rsid w:val="00A4625C"/>
    <w:rsid w:val="00A5040A"/>
    <w:rsid w:val="00A9024D"/>
    <w:rsid w:val="00A902E9"/>
    <w:rsid w:val="00A9077A"/>
    <w:rsid w:val="00AA06C5"/>
    <w:rsid w:val="00AC5888"/>
    <w:rsid w:val="00AD35C3"/>
    <w:rsid w:val="00AD5967"/>
    <w:rsid w:val="00B05351"/>
    <w:rsid w:val="00B05992"/>
    <w:rsid w:val="00B240C7"/>
    <w:rsid w:val="00B36DE2"/>
    <w:rsid w:val="00B4224C"/>
    <w:rsid w:val="00B6115E"/>
    <w:rsid w:val="00B81731"/>
    <w:rsid w:val="00B844C1"/>
    <w:rsid w:val="00BB3E76"/>
    <w:rsid w:val="00BC7300"/>
    <w:rsid w:val="00BD2A89"/>
    <w:rsid w:val="00BF7A05"/>
    <w:rsid w:val="00C02C23"/>
    <w:rsid w:val="00C04CDD"/>
    <w:rsid w:val="00C20346"/>
    <w:rsid w:val="00C221C6"/>
    <w:rsid w:val="00C30A2F"/>
    <w:rsid w:val="00C32BB0"/>
    <w:rsid w:val="00C3438C"/>
    <w:rsid w:val="00C4484D"/>
    <w:rsid w:val="00C508DF"/>
    <w:rsid w:val="00C55EB0"/>
    <w:rsid w:val="00C611DF"/>
    <w:rsid w:val="00C66B40"/>
    <w:rsid w:val="00C675CC"/>
    <w:rsid w:val="00C71795"/>
    <w:rsid w:val="00C74E4A"/>
    <w:rsid w:val="00C8172C"/>
    <w:rsid w:val="00C93406"/>
    <w:rsid w:val="00C93FFC"/>
    <w:rsid w:val="00CC6E85"/>
    <w:rsid w:val="00CD6103"/>
    <w:rsid w:val="00CE312C"/>
    <w:rsid w:val="00CE5520"/>
    <w:rsid w:val="00CE6AEB"/>
    <w:rsid w:val="00D12357"/>
    <w:rsid w:val="00D22C54"/>
    <w:rsid w:val="00D2346B"/>
    <w:rsid w:val="00D467F7"/>
    <w:rsid w:val="00D50D0D"/>
    <w:rsid w:val="00D51A4E"/>
    <w:rsid w:val="00D93A6A"/>
    <w:rsid w:val="00D964DB"/>
    <w:rsid w:val="00DC3F3F"/>
    <w:rsid w:val="00DF4F5B"/>
    <w:rsid w:val="00DF6705"/>
    <w:rsid w:val="00E0012D"/>
    <w:rsid w:val="00E061E6"/>
    <w:rsid w:val="00E1488B"/>
    <w:rsid w:val="00E210D6"/>
    <w:rsid w:val="00E51F1D"/>
    <w:rsid w:val="00E6068F"/>
    <w:rsid w:val="00E77D7B"/>
    <w:rsid w:val="00E81F5E"/>
    <w:rsid w:val="00E95AE8"/>
    <w:rsid w:val="00EA1195"/>
    <w:rsid w:val="00EB095C"/>
    <w:rsid w:val="00EC3C11"/>
    <w:rsid w:val="00ED04A0"/>
    <w:rsid w:val="00ED6F30"/>
    <w:rsid w:val="00F00C3D"/>
    <w:rsid w:val="00F05A1F"/>
    <w:rsid w:val="00F30E14"/>
    <w:rsid w:val="00F410B0"/>
    <w:rsid w:val="00F44B50"/>
    <w:rsid w:val="00F530C5"/>
    <w:rsid w:val="00F67C49"/>
    <w:rsid w:val="00F758D6"/>
    <w:rsid w:val="00F82055"/>
    <w:rsid w:val="00F953D9"/>
    <w:rsid w:val="00F96CF1"/>
    <w:rsid w:val="00FB3090"/>
    <w:rsid w:val="00FC4BAC"/>
    <w:rsid w:val="00FC521B"/>
    <w:rsid w:val="00FD0AD1"/>
    <w:rsid w:val="00FD72AC"/>
    <w:rsid w:val="00FE7F9B"/>
    <w:rsid w:val="00FF2F83"/>
    <w:rsid w:val="0AE46CEC"/>
    <w:rsid w:val="0FA36F02"/>
    <w:rsid w:val="0FE137EA"/>
    <w:rsid w:val="11EF50F4"/>
    <w:rsid w:val="137F4B30"/>
    <w:rsid w:val="1C9A3F28"/>
    <w:rsid w:val="1F584884"/>
    <w:rsid w:val="21D2356D"/>
    <w:rsid w:val="2D3B564D"/>
    <w:rsid w:val="371A6976"/>
    <w:rsid w:val="379D53EB"/>
    <w:rsid w:val="3C4A5003"/>
    <w:rsid w:val="463B55F8"/>
    <w:rsid w:val="46FF65D4"/>
    <w:rsid w:val="48CA3CB9"/>
    <w:rsid w:val="49AE42D7"/>
    <w:rsid w:val="58A401F5"/>
    <w:rsid w:val="58CD31E7"/>
    <w:rsid w:val="5A3F3F8D"/>
    <w:rsid w:val="6D912AB9"/>
    <w:rsid w:val="720D2951"/>
    <w:rsid w:val="72860683"/>
    <w:rsid w:val="7F1E78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 w:cstheme="minorBidi"/>
      <w:snapToGrid w:val="0"/>
      <w:kern w:val="2"/>
      <w:sz w:val="24"/>
      <w:szCs w:val="2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3"/>
    <w:unhideWhenUsed/>
    <w:qFormat/>
    <w:uiPriority w:val="99"/>
    <w:pPr>
      <w:jc w:val="left"/>
    </w:pPr>
  </w:style>
  <w:style w:type="paragraph" w:styleId="3">
    <w:name w:val="Balloon Text"/>
    <w:basedOn w:val="1"/>
    <w:link w:val="15"/>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4"/>
    <w:unhideWhenUsed/>
    <w:qFormat/>
    <w:uiPriority w:val="99"/>
    <w:rPr>
      <w:b/>
      <w:bCs/>
    </w:rPr>
  </w:style>
  <w:style w:type="character" w:styleId="9">
    <w:name w:val="annotation reference"/>
    <w:basedOn w:val="8"/>
    <w:unhideWhenUsed/>
    <w:qFormat/>
    <w:uiPriority w:val="99"/>
    <w:rPr>
      <w:sz w:val="21"/>
      <w:szCs w:val="21"/>
    </w:rPr>
  </w:style>
  <w:style w:type="paragraph" w:customStyle="1" w:styleId="10">
    <w:name w:val="列表段落1"/>
    <w:basedOn w:val="1"/>
    <w:qFormat/>
    <w:uiPriority w:val="34"/>
    <w:pPr>
      <w:ind w:firstLine="420" w:firstLineChars="200"/>
    </w:pPr>
  </w:style>
  <w:style w:type="character" w:customStyle="1" w:styleId="11">
    <w:name w:val="页眉 Char"/>
    <w:basedOn w:val="8"/>
    <w:link w:val="5"/>
    <w:qFormat/>
    <w:uiPriority w:val="99"/>
    <w:rPr>
      <w:sz w:val="18"/>
      <w:szCs w:val="18"/>
    </w:rPr>
  </w:style>
  <w:style w:type="character" w:customStyle="1" w:styleId="12">
    <w:name w:val="页脚 Char"/>
    <w:basedOn w:val="8"/>
    <w:link w:val="4"/>
    <w:qFormat/>
    <w:uiPriority w:val="99"/>
    <w:rPr>
      <w:sz w:val="18"/>
      <w:szCs w:val="18"/>
    </w:rPr>
  </w:style>
  <w:style w:type="character" w:customStyle="1" w:styleId="13">
    <w:name w:val="批注文字 Char"/>
    <w:basedOn w:val="8"/>
    <w:link w:val="2"/>
    <w:qFormat/>
    <w:uiPriority w:val="99"/>
  </w:style>
  <w:style w:type="character" w:customStyle="1" w:styleId="14">
    <w:name w:val="批注主题 Char"/>
    <w:basedOn w:val="13"/>
    <w:link w:val="6"/>
    <w:semiHidden/>
    <w:qFormat/>
    <w:uiPriority w:val="99"/>
    <w:rPr>
      <w:b/>
      <w:bCs/>
    </w:rPr>
  </w:style>
  <w:style w:type="character" w:customStyle="1" w:styleId="15">
    <w:name w:val="批注框文本 Char"/>
    <w:basedOn w:val="8"/>
    <w:link w:val="3"/>
    <w:semiHidden/>
    <w:qFormat/>
    <w:uiPriority w:val="99"/>
    <w:rPr>
      <w:sz w:val="18"/>
      <w:szCs w:val="18"/>
    </w:rPr>
  </w:style>
  <w:style w:type="paragraph" w:styleId="16">
    <w:name w:val="List Paragraph"/>
    <w:basedOn w:val="1"/>
    <w:qFormat/>
    <w:uiPriority w:val="99"/>
    <w:pPr>
      <w:ind w:firstLine="420" w:firstLineChars="200"/>
    </w:pPr>
  </w:style>
  <w:style w:type="table" w:customStyle="1" w:styleId="17">
    <w:name w:val="Table Normal"/>
    <w:semiHidden/>
    <w:unhideWhenUsed/>
    <w:qFormat/>
    <w:uiPriority w:val="0"/>
    <w:tblPr>
      <w:tblCellMar>
        <w:top w:w="0" w:type="dxa"/>
        <w:left w:w="0" w:type="dxa"/>
        <w:bottom w:w="0" w:type="dxa"/>
        <w:right w:w="0" w:type="dxa"/>
      </w:tblCellMar>
    </w:tblPr>
  </w:style>
  <w:style w:type="paragraph" w:customStyle="1" w:styleId="18">
    <w:name w:val="修订1"/>
    <w:hidden/>
    <w:semiHidden/>
    <w:qFormat/>
    <w:uiPriority w:val="99"/>
    <w:rPr>
      <w:rFonts w:ascii="Times New Roman" w:hAnsi="Times New Roman" w:eastAsia="仿宋" w:cstheme="minorBidi"/>
      <w:snapToGrid w:val="0"/>
      <w:kern w:val="2"/>
      <w:sz w:val="24"/>
      <w:szCs w:val="22"/>
      <w:lang w:val="en-US" w:eastAsia="zh-CN" w:bidi="ar-SA"/>
    </w:rPr>
  </w:style>
  <w:style w:type="paragraph" w:customStyle="1" w:styleId="19">
    <w:name w:val="Revision"/>
    <w:hidden/>
    <w:semiHidden/>
    <w:qFormat/>
    <w:uiPriority w:val="99"/>
    <w:rPr>
      <w:rFonts w:ascii="Times New Roman" w:hAnsi="Times New Roman" w:eastAsia="仿宋" w:cstheme="minorBidi"/>
      <w:snapToGrid w:val="0"/>
      <w:kern w:val="2"/>
      <w:sz w:val="24"/>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9.bin"/><Relationship Id="rId98" Type="http://schemas.openxmlformats.org/officeDocument/2006/relationships/image" Target="media/image47.wmf"/><Relationship Id="rId97" Type="http://schemas.openxmlformats.org/officeDocument/2006/relationships/oleObject" Target="embeddings/oleObject48.bin"/><Relationship Id="rId96" Type="http://schemas.openxmlformats.org/officeDocument/2006/relationships/image" Target="media/image46.wmf"/><Relationship Id="rId95" Type="http://schemas.openxmlformats.org/officeDocument/2006/relationships/oleObject" Target="embeddings/oleObject47.bin"/><Relationship Id="rId94" Type="http://schemas.openxmlformats.org/officeDocument/2006/relationships/image" Target="media/image45.wmf"/><Relationship Id="rId93" Type="http://schemas.openxmlformats.org/officeDocument/2006/relationships/oleObject" Target="embeddings/oleObject46.bin"/><Relationship Id="rId92" Type="http://schemas.openxmlformats.org/officeDocument/2006/relationships/image" Target="media/image44.wmf"/><Relationship Id="rId91" Type="http://schemas.openxmlformats.org/officeDocument/2006/relationships/oleObject" Target="embeddings/oleObject45.bin"/><Relationship Id="rId90" Type="http://schemas.openxmlformats.org/officeDocument/2006/relationships/image" Target="media/image43.wmf"/><Relationship Id="rId9" Type="http://schemas.openxmlformats.org/officeDocument/2006/relationships/image" Target="media/image3.wmf"/><Relationship Id="rId89" Type="http://schemas.openxmlformats.org/officeDocument/2006/relationships/oleObject" Target="embeddings/oleObject44.bin"/><Relationship Id="rId88" Type="http://schemas.openxmlformats.org/officeDocument/2006/relationships/oleObject" Target="embeddings/oleObject43.bin"/><Relationship Id="rId87" Type="http://schemas.openxmlformats.org/officeDocument/2006/relationships/image" Target="media/image42.wmf"/><Relationship Id="rId86" Type="http://schemas.openxmlformats.org/officeDocument/2006/relationships/oleObject" Target="embeddings/oleObject42.bin"/><Relationship Id="rId85" Type="http://schemas.openxmlformats.org/officeDocument/2006/relationships/image" Target="media/image41.wmf"/><Relationship Id="rId84" Type="http://schemas.openxmlformats.org/officeDocument/2006/relationships/oleObject" Target="embeddings/oleObject41.bin"/><Relationship Id="rId83" Type="http://schemas.openxmlformats.org/officeDocument/2006/relationships/image" Target="media/image40.wmf"/><Relationship Id="rId82" Type="http://schemas.openxmlformats.org/officeDocument/2006/relationships/oleObject" Target="embeddings/oleObject40.bin"/><Relationship Id="rId81" Type="http://schemas.openxmlformats.org/officeDocument/2006/relationships/image" Target="media/image39.wmf"/><Relationship Id="rId80" Type="http://schemas.openxmlformats.org/officeDocument/2006/relationships/oleObject" Target="embeddings/oleObject39.bin"/><Relationship Id="rId8" Type="http://schemas.openxmlformats.org/officeDocument/2006/relationships/oleObject" Target="embeddings/oleObject3.bin"/><Relationship Id="rId79" Type="http://schemas.openxmlformats.org/officeDocument/2006/relationships/image" Target="media/image38.wmf"/><Relationship Id="rId78" Type="http://schemas.openxmlformats.org/officeDocument/2006/relationships/oleObject" Target="embeddings/oleObject38.bin"/><Relationship Id="rId77" Type="http://schemas.openxmlformats.org/officeDocument/2006/relationships/image" Target="media/image37.wmf"/><Relationship Id="rId76" Type="http://schemas.openxmlformats.org/officeDocument/2006/relationships/oleObject" Target="embeddings/oleObject37.bin"/><Relationship Id="rId75" Type="http://schemas.openxmlformats.org/officeDocument/2006/relationships/image" Target="media/image36.wmf"/><Relationship Id="rId746" Type="http://schemas.microsoft.com/office/2011/relationships/people" Target="people.xml"/><Relationship Id="rId745" Type="http://schemas.openxmlformats.org/officeDocument/2006/relationships/fontTable" Target="fontTable.xml"/><Relationship Id="rId744" Type="http://schemas.openxmlformats.org/officeDocument/2006/relationships/customXml" Target="../customXml/item1.xml"/><Relationship Id="rId743" Type="http://schemas.openxmlformats.org/officeDocument/2006/relationships/image" Target="media/image355.wmf"/><Relationship Id="rId742" Type="http://schemas.openxmlformats.org/officeDocument/2006/relationships/oleObject" Target="embeddings/oleObject385.bin"/><Relationship Id="rId741" Type="http://schemas.openxmlformats.org/officeDocument/2006/relationships/image" Target="media/image354.wmf"/><Relationship Id="rId740" Type="http://schemas.openxmlformats.org/officeDocument/2006/relationships/oleObject" Target="embeddings/oleObject384.bin"/><Relationship Id="rId74" Type="http://schemas.openxmlformats.org/officeDocument/2006/relationships/oleObject" Target="embeddings/oleObject36.bin"/><Relationship Id="rId739" Type="http://schemas.openxmlformats.org/officeDocument/2006/relationships/image" Target="media/image353.wmf"/><Relationship Id="rId738" Type="http://schemas.openxmlformats.org/officeDocument/2006/relationships/oleObject" Target="embeddings/oleObject383.bin"/><Relationship Id="rId737" Type="http://schemas.openxmlformats.org/officeDocument/2006/relationships/image" Target="media/image352.wmf"/><Relationship Id="rId736" Type="http://schemas.openxmlformats.org/officeDocument/2006/relationships/oleObject" Target="embeddings/oleObject382.bin"/><Relationship Id="rId735" Type="http://schemas.openxmlformats.org/officeDocument/2006/relationships/oleObject" Target="embeddings/oleObject381.bin"/><Relationship Id="rId734" Type="http://schemas.openxmlformats.org/officeDocument/2006/relationships/image" Target="media/image351.wmf"/><Relationship Id="rId733" Type="http://schemas.openxmlformats.org/officeDocument/2006/relationships/oleObject" Target="embeddings/oleObject380.bin"/><Relationship Id="rId732" Type="http://schemas.openxmlformats.org/officeDocument/2006/relationships/image" Target="media/image350.wmf"/><Relationship Id="rId731" Type="http://schemas.openxmlformats.org/officeDocument/2006/relationships/oleObject" Target="embeddings/oleObject379.bin"/><Relationship Id="rId730" Type="http://schemas.openxmlformats.org/officeDocument/2006/relationships/image" Target="media/image349.wmf"/><Relationship Id="rId73" Type="http://schemas.openxmlformats.org/officeDocument/2006/relationships/image" Target="media/image35.wmf"/><Relationship Id="rId729" Type="http://schemas.openxmlformats.org/officeDocument/2006/relationships/oleObject" Target="embeddings/oleObject378.bin"/><Relationship Id="rId728" Type="http://schemas.openxmlformats.org/officeDocument/2006/relationships/image" Target="media/image348.wmf"/><Relationship Id="rId727" Type="http://schemas.openxmlformats.org/officeDocument/2006/relationships/oleObject" Target="embeddings/oleObject377.bin"/><Relationship Id="rId726" Type="http://schemas.openxmlformats.org/officeDocument/2006/relationships/image" Target="media/image347.wmf"/><Relationship Id="rId725" Type="http://schemas.openxmlformats.org/officeDocument/2006/relationships/oleObject" Target="embeddings/oleObject376.bin"/><Relationship Id="rId724" Type="http://schemas.openxmlformats.org/officeDocument/2006/relationships/oleObject" Target="embeddings/oleObject375.bin"/><Relationship Id="rId723" Type="http://schemas.openxmlformats.org/officeDocument/2006/relationships/image" Target="media/image346.wmf"/><Relationship Id="rId722" Type="http://schemas.openxmlformats.org/officeDocument/2006/relationships/oleObject" Target="embeddings/oleObject374.bin"/><Relationship Id="rId721" Type="http://schemas.openxmlformats.org/officeDocument/2006/relationships/image" Target="media/image345.wmf"/><Relationship Id="rId720" Type="http://schemas.openxmlformats.org/officeDocument/2006/relationships/oleObject" Target="embeddings/oleObject373.bin"/><Relationship Id="rId72" Type="http://schemas.openxmlformats.org/officeDocument/2006/relationships/oleObject" Target="embeddings/oleObject35.bin"/><Relationship Id="rId719" Type="http://schemas.openxmlformats.org/officeDocument/2006/relationships/image" Target="media/image344.wmf"/><Relationship Id="rId718" Type="http://schemas.openxmlformats.org/officeDocument/2006/relationships/oleObject" Target="embeddings/oleObject372.bin"/><Relationship Id="rId717" Type="http://schemas.openxmlformats.org/officeDocument/2006/relationships/image" Target="media/image343.wmf"/><Relationship Id="rId716" Type="http://schemas.openxmlformats.org/officeDocument/2006/relationships/oleObject" Target="embeddings/oleObject371.bin"/><Relationship Id="rId715" Type="http://schemas.openxmlformats.org/officeDocument/2006/relationships/image" Target="media/image342.wmf"/><Relationship Id="rId714" Type="http://schemas.openxmlformats.org/officeDocument/2006/relationships/oleObject" Target="embeddings/oleObject370.bin"/><Relationship Id="rId713" Type="http://schemas.openxmlformats.org/officeDocument/2006/relationships/image" Target="media/image341.wmf"/><Relationship Id="rId712" Type="http://schemas.openxmlformats.org/officeDocument/2006/relationships/oleObject" Target="embeddings/oleObject369.bin"/><Relationship Id="rId711" Type="http://schemas.openxmlformats.org/officeDocument/2006/relationships/image" Target="media/image340.wmf"/><Relationship Id="rId710" Type="http://schemas.openxmlformats.org/officeDocument/2006/relationships/oleObject" Target="embeddings/oleObject368.bin"/><Relationship Id="rId71" Type="http://schemas.openxmlformats.org/officeDocument/2006/relationships/image" Target="media/image34.wmf"/><Relationship Id="rId709" Type="http://schemas.openxmlformats.org/officeDocument/2006/relationships/image" Target="media/image339.wmf"/><Relationship Id="rId708" Type="http://schemas.openxmlformats.org/officeDocument/2006/relationships/oleObject" Target="embeddings/oleObject367.bin"/><Relationship Id="rId707" Type="http://schemas.openxmlformats.org/officeDocument/2006/relationships/oleObject" Target="embeddings/oleObject366.bin"/><Relationship Id="rId706" Type="http://schemas.openxmlformats.org/officeDocument/2006/relationships/oleObject" Target="embeddings/oleObject365.bin"/><Relationship Id="rId705" Type="http://schemas.openxmlformats.org/officeDocument/2006/relationships/image" Target="media/image338.wmf"/><Relationship Id="rId704" Type="http://schemas.openxmlformats.org/officeDocument/2006/relationships/oleObject" Target="embeddings/oleObject364.bin"/><Relationship Id="rId703" Type="http://schemas.openxmlformats.org/officeDocument/2006/relationships/image" Target="media/image337.wmf"/><Relationship Id="rId702" Type="http://schemas.openxmlformats.org/officeDocument/2006/relationships/oleObject" Target="embeddings/oleObject363.bin"/><Relationship Id="rId701" Type="http://schemas.openxmlformats.org/officeDocument/2006/relationships/image" Target="media/image336.wmf"/><Relationship Id="rId700" Type="http://schemas.openxmlformats.org/officeDocument/2006/relationships/oleObject" Target="embeddings/oleObject362.bin"/><Relationship Id="rId70" Type="http://schemas.openxmlformats.org/officeDocument/2006/relationships/oleObject" Target="embeddings/oleObject34.bin"/><Relationship Id="rId7" Type="http://schemas.openxmlformats.org/officeDocument/2006/relationships/image" Target="media/image2.wmf"/><Relationship Id="rId699" Type="http://schemas.openxmlformats.org/officeDocument/2006/relationships/image" Target="media/image335.wmf"/><Relationship Id="rId698" Type="http://schemas.openxmlformats.org/officeDocument/2006/relationships/oleObject" Target="embeddings/oleObject361.bin"/><Relationship Id="rId697" Type="http://schemas.openxmlformats.org/officeDocument/2006/relationships/image" Target="media/image334.wmf"/><Relationship Id="rId696" Type="http://schemas.openxmlformats.org/officeDocument/2006/relationships/oleObject" Target="embeddings/oleObject360.bin"/><Relationship Id="rId695" Type="http://schemas.openxmlformats.org/officeDocument/2006/relationships/image" Target="media/image333.wmf"/><Relationship Id="rId694" Type="http://schemas.openxmlformats.org/officeDocument/2006/relationships/oleObject" Target="embeddings/oleObject359.bin"/><Relationship Id="rId693" Type="http://schemas.openxmlformats.org/officeDocument/2006/relationships/image" Target="media/image332.wmf"/><Relationship Id="rId692" Type="http://schemas.openxmlformats.org/officeDocument/2006/relationships/oleObject" Target="embeddings/oleObject358.bin"/><Relationship Id="rId691" Type="http://schemas.openxmlformats.org/officeDocument/2006/relationships/image" Target="media/image331.wmf"/><Relationship Id="rId690" Type="http://schemas.openxmlformats.org/officeDocument/2006/relationships/oleObject" Target="embeddings/oleObject357.bin"/><Relationship Id="rId69" Type="http://schemas.openxmlformats.org/officeDocument/2006/relationships/image" Target="media/image33.wmf"/><Relationship Id="rId689" Type="http://schemas.openxmlformats.org/officeDocument/2006/relationships/image" Target="media/image330.wmf"/><Relationship Id="rId688" Type="http://schemas.openxmlformats.org/officeDocument/2006/relationships/oleObject" Target="embeddings/oleObject356.bin"/><Relationship Id="rId687" Type="http://schemas.openxmlformats.org/officeDocument/2006/relationships/image" Target="media/image329.wmf"/><Relationship Id="rId686" Type="http://schemas.openxmlformats.org/officeDocument/2006/relationships/oleObject" Target="embeddings/oleObject355.bin"/><Relationship Id="rId685" Type="http://schemas.openxmlformats.org/officeDocument/2006/relationships/image" Target="media/image328.wmf"/><Relationship Id="rId684" Type="http://schemas.openxmlformats.org/officeDocument/2006/relationships/oleObject" Target="embeddings/oleObject354.bin"/><Relationship Id="rId683" Type="http://schemas.openxmlformats.org/officeDocument/2006/relationships/image" Target="media/image327.wmf"/><Relationship Id="rId682" Type="http://schemas.openxmlformats.org/officeDocument/2006/relationships/oleObject" Target="embeddings/oleObject353.bin"/><Relationship Id="rId681" Type="http://schemas.openxmlformats.org/officeDocument/2006/relationships/image" Target="media/image326.wmf"/><Relationship Id="rId680" Type="http://schemas.openxmlformats.org/officeDocument/2006/relationships/oleObject" Target="embeddings/oleObject352.bin"/><Relationship Id="rId68" Type="http://schemas.openxmlformats.org/officeDocument/2006/relationships/oleObject" Target="embeddings/oleObject33.bin"/><Relationship Id="rId679" Type="http://schemas.openxmlformats.org/officeDocument/2006/relationships/image" Target="media/image325.wmf"/><Relationship Id="rId678" Type="http://schemas.openxmlformats.org/officeDocument/2006/relationships/oleObject" Target="embeddings/oleObject351.bin"/><Relationship Id="rId677" Type="http://schemas.openxmlformats.org/officeDocument/2006/relationships/image" Target="media/image324.wmf"/><Relationship Id="rId676" Type="http://schemas.openxmlformats.org/officeDocument/2006/relationships/oleObject" Target="embeddings/oleObject350.bin"/><Relationship Id="rId675" Type="http://schemas.openxmlformats.org/officeDocument/2006/relationships/image" Target="media/image323.wmf"/><Relationship Id="rId674" Type="http://schemas.openxmlformats.org/officeDocument/2006/relationships/oleObject" Target="embeddings/oleObject349.bin"/><Relationship Id="rId673" Type="http://schemas.openxmlformats.org/officeDocument/2006/relationships/image" Target="media/image322.wmf"/><Relationship Id="rId672" Type="http://schemas.openxmlformats.org/officeDocument/2006/relationships/oleObject" Target="embeddings/oleObject348.bin"/><Relationship Id="rId671" Type="http://schemas.openxmlformats.org/officeDocument/2006/relationships/image" Target="media/image321.wmf"/><Relationship Id="rId670" Type="http://schemas.openxmlformats.org/officeDocument/2006/relationships/oleObject" Target="embeddings/oleObject347.bin"/><Relationship Id="rId67" Type="http://schemas.openxmlformats.org/officeDocument/2006/relationships/image" Target="media/image32.wmf"/><Relationship Id="rId669" Type="http://schemas.openxmlformats.org/officeDocument/2006/relationships/image" Target="media/image320.wmf"/><Relationship Id="rId668" Type="http://schemas.openxmlformats.org/officeDocument/2006/relationships/oleObject" Target="embeddings/oleObject346.bin"/><Relationship Id="rId667" Type="http://schemas.openxmlformats.org/officeDocument/2006/relationships/image" Target="media/image319.wmf"/><Relationship Id="rId666" Type="http://schemas.openxmlformats.org/officeDocument/2006/relationships/oleObject" Target="embeddings/oleObject345.bin"/><Relationship Id="rId665" Type="http://schemas.openxmlformats.org/officeDocument/2006/relationships/image" Target="media/image318.wmf"/><Relationship Id="rId664" Type="http://schemas.openxmlformats.org/officeDocument/2006/relationships/oleObject" Target="embeddings/oleObject344.bin"/><Relationship Id="rId663" Type="http://schemas.openxmlformats.org/officeDocument/2006/relationships/image" Target="media/image317.wmf"/><Relationship Id="rId662" Type="http://schemas.openxmlformats.org/officeDocument/2006/relationships/oleObject" Target="embeddings/oleObject343.bin"/><Relationship Id="rId661" Type="http://schemas.openxmlformats.org/officeDocument/2006/relationships/image" Target="media/image316.wmf"/><Relationship Id="rId660" Type="http://schemas.openxmlformats.org/officeDocument/2006/relationships/oleObject" Target="embeddings/oleObject342.bin"/><Relationship Id="rId66" Type="http://schemas.openxmlformats.org/officeDocument/2006/relationships/oleObject" Target="embeddings/oleObject32.bin"/><Relationship Id="rId659" Type="http://schemas.openxmlformats.org/officeDocument/2006/relationships/image" Target="media/image315.wmf"/><Relationship Id="rId658" Type="http://schemas.openxmlformats.org/officeDocument/2006/relationships/oleObject" Target="embeddings/oleObject341.bin"/><Relationship Id="rId657" Type="http://schemas.openxmlformats.org/officeDocument/2006/relationships/image" Target="media/image314.wmf"/><Relationship Id="rId656" Type="http://schemas.openxmlformats.org/officeDocument/2006/relationships/oleObject" Target="embeddings/oleObject340.bin"/><Relationship Id="rId655" Type="http://schemas.openxmlformats.org/officeDocument/2006/relationships/image" Target="media/image313.wmf"/><Relationship Id="rId654" Type="http://schemas.openxmlformats.org/officeDocument/2006/relationships/oleObject" Target="embeddings/oleObject339.bin"/><Relationship Id="rId653" Type="http://schemas.openxmlformats.org/officeDocument/2006/relationships/image" Target="media/image312.wmf"/><Relationship Id="rId652" Type="http://schemas.openxmlformats.org/officeDocument/2006/relationships/oleObject" Target="embeddings/oleObject338.bin"/><Relationship Id="rId651" Type="http://schemas.openxmlformats.org/officeDocument/2006/relationships/image" Target="media/image311.wmf"/><Relationship Id="rId650" Type="http://schemas.openxmlformats.org/officeDocument/2006/relationships/oleObject" Target="embeddings/oleObject337.bin"/><Relationship Id="rId65" Type="http://schemas.openxmlformats.org/officeDocument/2006/relationships/image" Target="media/image31.wmf"/><Relationship Id="rId649" Type="http://schemas.openxmlformats.org/officeDocument/2006/relationships/image" Target="media/image310.wmf"/><Relationship Id="rId648" Type="http://schemas.openxmlformats.org/officeDocument/2006/relationships/oleObject" Target="embeddings/oleObject336.bin"/><Relationship Id="rId647" Type="http://schemas.openxmlformats.org/officeDocument/2006/relationships/image" Target="media/image309.wmf"/><Relationship Id="rId646" Type="http://schemas.openxmlformats.org/officeDocument/2006/relationships/oleObject" Target="embeddings/oleObject335.bin"/><Relationship Id="rId645" Type="http://schemas.openxmlformats.org/officeDocument/2006/relationships/image" Target="media/image308.wmf"/><Relationship Id="rId644" Type="http://schemas.openxmlformats.org/officeDocument/2006/relationships/oleObject" Target="embeddings/oleObject334.bin"/><Relationship Id="rId643" Type="http://schemas.openxmlformats.org/officeDocument/2006/relationships/image" Target="media/image307.wmf"/><Relationship Id="rId642" Type="http://schemas.openxmlformats.org/officeDocument/2006/relationships/oleObject" Target="embeddings/oleObject333.bin"/><Relationship Id="rId641" Type="http://schemas.openxmlformats.org/officeDocument/2006/relationships/oleObject" Target="embeddings/oleObject332.bin"/><Relationship Id="rId640" Type="http://schemas.openxmlformats.org/officeDocument/2006/relationships/image" Target="media/image306.wmf"/><Relationship Id="rId64" Type="http://schemas.openxmlformats.org/officeDocument/2006/relationships/oleObject" Target="embeddings/oleObject31.bin"/><Relationship Id="rId639" Type="http://schemas.openxmlformats.org/officeDocument/2006/relationships/oleObject" Target="embeddings/oleObject331.bin"/><Relationship Id="rId638" Type="http://schemas.openxmlformats.org/officeDocument/2006/relationships/image" Target="media/image305.wmf"/><Relationship Id="rId637" Type="http://schemas.openxmlformats.org/officeDocument/2006/relationships/oleObject" Target="embeddings/oleObject330.bin"/><Relationship Id="rId636" Type="http://schemas.openxmlformats.org/officeDocument/2006/relationships/image" Target="media/image304.wmf"/><Relationship Id="rId635" Type="http://schemas.openxmlformats.org/officeDocument/2006/relationships/oleObject" Target="embeddings/oleObject329.bin"/><Relationship Id="rId634" Type="http://schemas.openxmlformats.org/officeDocument/2006/relationships/image" Target="media/image303.wmf"/><Relationship Id="rId633" Type="http://schemas.openxmlformats.org/officeDocument/2006/relationships/oleObject" Target="embeddings/oleObject328.bin"/><Relationship Id="rId632" Type="http://schemas.openxmlformats.org/officeDocument/2006/relationships/image" Target="media/image302.wmf"/><Relationship Id="rId631" Type="http://schemas.openxmlformats.org/officeDocument/2006/relationships/oleObject" Target="embeddings/oleObject327.bin"/><Relationship Id="rId630" Type="http://schemas.openxmlformats.org/officeDocument/2006/relationships/image" Target="media/image301.wmf"/><Relationship Id="rId63" Type="http://schemas.openxmlformats.org/officeDocument/2006/relationships/image" Target="media/image30.wmf"/><Relationship Id="rId629" Type="http://schemas.openxmlformats.org/officeDocument/2006/relationships/oleObject" Target="embeddings/oleObject326.bin"/><Relationship Id="rId628" Type="http://schemas.openxmlformats.org/officeDocument/2006/relationships/image" Target="media/image300.wmf"/><Relationship Id="rId627" Type="http://schemas.openxmlformats.org/officeDocument/2006/relationships/oleObject" Target="embeddings/oleObject325.bin"/><Relationship Id="rId626" Type="http://schemas.openxmlformats.org/officeDocument/2006/relationships/image" Target="media/image299.wmf"/><Relationship Id="rId625" Type="http://schemas.openxmlformats.org/officeDocument/2006/relationships/oleObject" Target="embeddings/oleObject324.bin"/><Relationship Id="rId624" Type="http://schemas.openxmlformats.org/officeDocument/2006/relationships/image" Target="media/image298.wmf"/><Relationship Id="rId623" Type="http://schemas.openxmlformats.org/officeDocument/2006/relationships/oleObject" Target="embeddings/oleObject323.bin"/><Relationship Id="rId622" Type="http://schemas.openxmlformats.org/officeDocument/2006/relationships/image" Target="media/image297.wmf"/><Relationship Id="rId621" Type="http://schemas.openxmlformats.org/officeDocument/2006/relationships/oleObject" Target="embeddings/oleObject322.bin"/><Relationship Id="rId620" Type="http://schemas.openxmlformats.org/officeDocument/2006/relationships/image" Target="media/image296.wmf"/><Relationship Id="rId62" Type="http://schemas.openxmlformats.org/officeDocument/2006/relationships/oleObject" Target="embeddings/oleObject30.bin"/><Relationship Id="rId619" Type="http://schemas.openxmlformats.org/officeDocument/2006/relationships/oleObject" Target="embeddings/oleObject321.bin"/><Relationship Id="rId618" Type="http://schemas.openxmlformats.org/officeDocument/2006/relationships/image" Target="media/image295.wmf"/><Relationship Id="rId617" Type="http://schemas.openxmlformats.org/officeDocument/2006/relationships/oleObject" Target="embeddings/oleObject320.bin"/><Relationship Id="rId616" Type="http://schemas.openxmlformats.org/officeDocument/2006/relationships/image" Target="media/image294.wmf"/><Relationship Id="rId615" Type="http://schemas.openxmlformats.org/officeDocument/2006/relationships/oleObject" Target="embeddings/oleObject319.bin"/><Relationship Id="rId614" Type="http://schemas.openxmlformats.org/officeDocument/2006/relationships/image" Target="media/image293.wmf"/><Relationship Id="rId613" Type="http://schemas.openxmlformats.org/officeDocument/2006/relationships/oleObject" Target="embeddings/oleObject318.bin"/><Relationship Id="rId612" Type="http://schemas.openxmlformats.org/officeDocument/2006/relationships/oleObject" Target="embeddings/oleObject317.bin"/><Relationship Id="rId611" Type="http://schemas.openxmlformats.org/officeDocument/2006/relationships/image" Target="media/image292.wmf"/><Relationship Id="rId610" Type="http://schemas.openxmlformats.org/officeDocument/2006/relationships/oleObject" Target="embeddings/oleObject316.bin"/><Relationship Id="rId61" Type="http://schemas.openxmlformats.org/officeDocument/2006/relationships/image" Target="media/image29.wmf"/><Relationship Id="rId609" Type="http://schemas.openxmlformats.org/officeDocument/2006/relationships/oleObject" Target="embeddings/oleObject315.bin"/><Relationship Id="rId608" Type="http://schemas.openxmlformats.org/officeDocument/2006/relationships/image" Target="media/image291.wmf"/><Relationship Id="rId607" Type="http://schemas.openxmlformats.org/officeDocument/2006/relationships/oleObject" Target="embeddings/oleObject314.bin"/><Relationship Id="rId606" Type="http://schemas.openxmlformats.org/officeDocument/2006/relationships/image" Target="media/image290.wmf"/><Relationship Id="rId605" Type="http://schemas.openxmlformats.org/officeDocument/2006/relationships/oleObject" Target="embeddings/oleObject313.bin"/><Relationship Id="rId604" Type="http://schemas.openxmlformats.org/officeDocument/2006/relationships/image" Target="media/image289.wmf"/><Relationship Id="rId603" Type="http://schemas.openxmlformats.org/officeDocument/2006/relationships/oleObject" Target="embeddings/oleObject312.bin"/><Relationship Id="rId602" Type="http://schemas.openxmlformats.org/officeDocument/2006/relationships/image" Target="media/image288.wmf"/><Relationship Id="rId601" Type="http://schemas.openxmlformats.org/officeDocument/2006/relationships/oleObject" Target="embeddings/oleObject311.bin"/><Relationship Id="rId600" Type="http://schemas.openxmlformats.org/officeDocument/2006/relationships/image" Target="media/image287.wmf"/><Relationship Id="rId60" Type="http://schemas.openxmlformats.org/officeDocument/2006/relationships/oleObject" Target="embeddings/oleObject29.bin"/><Relationship Id="rId6" Type="http://schemas.openxmlformats.org/officeDocument/2006/relationships/oleObject" Target="embeddings/oleObject2.bin"/><Relationship Id="rId599" Type="http://schemas.openxmlformats.org/officeDocument/2006/relationships/oleObject" Target="embeddings/oleObject310.bin"/><Relationship Id="rId598" Type="http://schemas.openxmlformats.org/officeDocument/2006/relationships/image" Target="media/image286.wmf"/><Relationship Id="rId597" Type="http://schemas.openxmlformats.org/officeDocument/2006/relationships/oleObject" Target="embeddings/oleObject309.bin"/><Relationship Id="rId596" Type="http://schemas.openxmlformats.org/officeDocument/2006/relationships/image" Target="media/image285.wmf"/><Relationship Id="rId595" Type="http://schemas.openxmlformats.org/officeDocument/2006/relationships/oleObject" Target="embeddings/oleObject308.bin"/><Relationship Id="rId594" Type="http://schemas.openxmlformats.org/officeDocument/2006/relationships/image" Target="media/image284.wmf"/><Relationship Id="rId593" Type="http://schemas.openxmlformats.org/officeDocument/2006/relationships/oleObject" Target="embeddings/oleObject307.bin"/><Relationship Id="rId592" Type="http://schemas.openxmlformats.org/officeDocument/2006/relationships/image" Target="media/image283.wmf"/><Relationship Id="rId591" Type="http://schemas.openxmlformats.org/officeDocument/2006/relationships/oleObject" Target="embeddings/oleObject306.bin"/><Relationship Id="rId590" Type="http://schemas.openxmlformats.org/officeDocument/2006/relationships/image" Target="media/image282.wmf"/><Relationship Id="rId59" Type="http://schemas.openxmlformats.org/officeDocument/2006/relationships/image" Target="media/image28.wmf"/><Relationship Id="rId589" Type="http://schemas.openxmlformats.org/officeDocument/2006/relationships/oleObject" Target="embeddings/oleObject305.bin"/><Relationship Id="rId588" Type="http://schemas.openxmlformats.org/officeDocument/2006/relationships/image" Target="media/image281.wmf"/><Relationship Id="rId587" Type="http://schemas.openxmlformats.org/officeDocument/2006/relationships/oleObject" Target="embeddings/oleObject304.bin"/><Relationship Id="rId586" Type="http://schemas.openxmlformats.org/officeDocument/2006/relationships/image" Target="media/image280.wmf"/><Relationship Id="rId585" Type="http://schemas.openxmlformats.org/officeDocument/2006/relationships/oleObject" Target="embeddings/oleObject303.bin"/><Relationship Id="rId584" Type="http://schemas.openxmlformats.org/officeDocument/2006/relationships/image" Target="media/image279.wmf"/><Relationship Id="rId583" Type="http://schemas.openxmlformats.org/officeDocument/2006/relationships/oleObject" Target="embeddings/oleObject302.bin"/><Relationship Id="rId582" Type="http://schemas.openxmlformats.org/officeDocument/2006/relationships/image" Target="media/image278.wmf"/><Relationship Id="rId581" Type="http://schemas.openxmlformats.org/officeDocument/2006/relationships/oleObject" Target="embeddings/oleObject301.bin"/><Relationship Id="rId580" Type="http://schemas.openxmlformats.org/officeDocument/2006/relationships/image" Target="media/image277.wmf"/><Relationship Id="rId58" Type="http://schemas.openxmlformats.org/officeDocument/2006/relationships/oleObject" Target="embeddings/oleObject28.bin"/><Relationship Id="rId579" Type="http://schemas.openxmlformats.org/officeDocument/2006/relationships/oleObject" Target="embeddings/oleObject300.bin"/><Relationship Id="rId578" Type="http://schemas.openxmlformats.org/officeDocument/2006/relationships/image" Target="media/image276.wmf"/><Relationship Id="rId577" Type="http://schemas.openxmlformats.org/officeDocument/2006/relationships/oleObject" Target="embeddings/oleObject299.bin"/><Relationship Id="rId576" Type="http://schemas.openxmlformats.org/officeDocument/2006/relationships/image" Target="media/image275.wmf"/><Relationship Id="rId575" Type="http://schemas.openxmlformats.org/officeDocument/2006/relationships/oleObject" Target="embeddings/oleObject298.bin"/><Relationship Id="rId574" Type="http://schemas.openxmlformats.org/officeDocument/2006/relationships/image" Target="media/image274.wmf"/><Relationship Id="rId573" Type="http://schemas.openxmlformats.org/officeDocument/2006/relationships/oleObject" Target="embeddings/oleObject297.bin"/><Relationship Id="rId572" Type="http://schemas.openxmlformats.org/officeDocument/2006/relationships/image" Target="media/image273.wmf"/><Relationship Id="rId571" Type="http://schemas.openxmlformats.org/officeDocument/2006/relationships/oleObject" Target="embeddings/oleObject296.bin"/><Relationship Id="rId570" Type="http://schemas.openxmlformats.org/officeDocument/2006/relationships/image" Target="media/image272.wmf"/><Relationship Id="rId57" Type="http://schemas.openxmlformats.org/officeDocument/2006/relationships/image" Target="media/image27.wmf"/><Relationship Id="rId569" Type="http://schemas.openxmlformats.org/officeDocument/2006/relationships/oleObject" Target="embeddings/oleObject295.bin"/><Relationship Id="rId568" Type="http://schemas.openxmlformats.org/officeDocument/2006/relationships/image" Target="media/image271.wmf"/><Relationship Id="rId567" Type="http://schemas.openxmlformats.org/officeDocument/2006/relationships/oleObject" Target="embeddings/oleObject294.bin"/><Relationship Id="rId566" Type="http://schemas.openxmlformats.org/officeDocument/2006/relationships/image" Target="media/image270.wmf"/><Relationship Id="rId565" Type="http://schemas.openxmlformats.org/officeDocument/2006/relationships/oleObject" Target="embeddings/oleObject293.bin"/><Relationship Id="rId564" Type="http://schemas.openxmlformats.org/officeDocument/2006/relationships/image" Target="media/image269.wmf"/><Relationship Id="rId563" Type="http://schemas.openxmlformats.org/officeDocument/2006/relationships/oleObject" Target="embeddings/oleObject292.bin"/><Relationship Id="rId562" Type="http://schemas.openxmlformats.org/officeDocument/2006/relationships/image" Target="media/image268.wmf"/><Relationship Id="rId561" Type="http://schemas.openxmlformats.org/officeDocument/2006/relationships/oleObject" Target="embeddings/oleObject291.bin"/><Relationship Id="rId560" Type="http://schemas.openxmlformats.org/officeDocument/2006/relationships/image" Target="media/image267.wmf"/><Relationship Id="rId56" Type="http://schemas.openxmlformats.org/officeDocument/2006/relationships/oleObject" Target="embeddings/oleObject27.bin"/><Relationship Id="rId559" Type="http://schemas.openxmlformats.org/officeDocument/2006/relationships/oleObject" Target="embeddings/oleObject290.bin"/><Relationship Id="rId558" Type="http://schemas.openxmlformats.org/officeDocument/2006/relationships/image" Target="media/image266.wmf"/><Relationship Id="rId557" Type="http://schemas.openxmlformats.org/officeDocument/2006/relationships/oleObject" Target="embeddings/oleObject289.bin"/><Relationship Id="rId556" Type="http://schemas.openxmlformats.org/officeDocument/2006/relationships/image" Target="media/image265.wmf"/><Relationship Id="rId555" Type="http://schemas.openxmlformats.org/officeDocument/2006/relationships/oleObject" Target="embeddings/oleObject288.bin"/><Relationship Id="rId554" Type="http://schemas.openxmlformats.org/officeDocument/2006/relationships/image" Target="media/image264.wmf"/><Relationship Id="rId553" Type="http://schemas.openxmlformats.org/officeDocument/2006/relationships/oleObject" Target="embeddings/oleObject287.bin"/><Relationship Id="rId552" Type="http://schemas.openxmlformats.org/officeDocument/2006/relationships/image" Target="media/image263.wmf"/><Relationship Id="rId551" Type="http://schemas.openxmlformats.org/officeDocument/2006/relationships/oleObject" Target="embeddings/oleObject286.bin"/><Relationship Id="rId550" Type="http://schemas.openxmlformats.org/officeDocument/2006/relationships/image" Target="media/image262.wmf"/><Relationship Id="rId55" Type="http://schemas.openxmlformats.org/officeDocument/2006/relationships/image" Target="media/image26.wmf"/><Relationship Id="rId549" Type="http://schemas.openxmlformats.org/officeDocument/2006/relationships/oleObject" Target="embeddings/oleObject285.bin"/><Relationship Id="rId548" Type="http://schemas.openxmlformats.org/officeDocument/2006/relationships/image" Target="media/image261.wmf"/><Relationship Id="rId547" Type="http://schemas.openxmlformats.org/officeDocument/2006/relationships/oleObject" Target="embeddings/oleObject284.bin"/><Relationship Id="rId546" Type="http://schemas.openxmlformats.org/officeDocument/2006/relationships/image" Target="media/image260.wmf"/><Relationship Id="rId545" Type="http://schemas.openxmlformats.org/officeDocument/2006/relationships/oleObject" Target="embeddings/oleObject283.bin"/><Relationship Id="rId544" Type="http://schemas.openxmlformats.org/officeDocument/2006/relationships/image" Target="media/image259.wmf"/><Relationship Id="rId543" Type="http://schemas.openxmlformats.org/officeDocument/2006/relationships/oleObject" Target="embeddings/oleObject282.bin"/><Relationship Id="rId542" Type="http://schemas.openxmlformats.org/officeDocument/2006/relationships/image" Target="media/image258.wmf"/><Relationship Id="rId541" Type="http://schemas.openxmlformats.org/officeDocument/2006/relationships/oleObject" Target="embeddings/oleObject281.bin"/><Relationship Id="rId540" Type="http://schemas.openxmlformats.org/officeDocument/2006/relationships/oleObject" Target="embeddings/oleObject280.bin"/><Relationship Id="rId54" Type="http://schemas.openxmlformats.org/officeDocument/2006/relationships/oleObject" Target="embeddings/oleObject26.bin"/><Relationship Id="rId539" Type="http://schemas.openxmlformats.org/officeDocument/2006/relationships/image" Target="media/image257.wmf"/><Relationship Id="rId538" Type="http://schemas.openxmlformats.org/officeDocument/2006/relationships/oleObject" Target="embeddings/oleObject279.bin"/><Relationship Id="rId537" Type="http://schemas.openxmlformats.org/officeDocument/2006/relationships/image" Target="media/image256.wmf"/><Relationship Id="rId536" Type="http://schemas.openxmlformats.org/officeDocument/2006/relationships/oleObject" Target="embeddings/oleObject278.bin"/><Relationship Id="rId535" Type="http://schemas.openxmlformats.org/officeDocument/2006/relationships/image" Target="media/image255.wmf"/><Relationship Id="rId534" Type="http://schemas.openxmlformats.org/officeDocument/2006/relationships/oleObject" Target="embeddings/oleObject277.bin"/><Relationship Id="rId533" Type="http://schemas.openxmlformats.org/officeDocument/2006/relationships/image" Target="media/image254.wmf"/><Relationship Id="rId532" Type="http://schemas.openxmlformats.org/officeDocument/2006/relationships/oleObject" Target="embeddings/oleObject276.bin"/><Relationship Id="rId531" Type="http://schemas.openxmlformats.org/officeDocument/2006/relationships/image" Target="media/image253.wmf"/><Relationship Id="rId530" Type="http://schemas.openxmlformats.org/officeDocument/2006/relationships/oleObject" Target="embeddings/oleObject275.bin"/><Relationship Id="rId53" Type="http://schemas.openxmlformats.org/officeDocument/2006/relationships/image" Target="media/image25.wmf"/><Relationship Id="rId529" Type="http://schemas.openxmlformats.org/officeDocument/2006/relationships/image" Target="media/image252.wmf"/><Relationship Id="rId528" Type="http://schemas.openxmlformats.org/officeDocument/2006/relationships/oleObject" Target="embeddings/oleObject274.bin"/><Relationship Id="rId527" Type="http://schemas.openxmlformats.org/officeDocument/2006/relationships/image" Target="media/image251.wmf"/><Relationship Id="rId526" Type="http://schemas.openxmlformats.org/officeDocument/2006/relationships/oleObject" Target="embeddings/oleObject273.bin"/><Relationship Id="rId525" Type="http://schemas.openxmlformats.org/officeDocument/2006/relationships/image" Target="media/image250.wmf"/><Relationship Id="rId524" Type="http://schemas.openxmlformats.org/officeDocument/2006/relationships/oleObject" Target="embeddings/oleObject272.bin"/><Relationship Id="rId523" Type="http://schemas.openxmlformats.org/officeDocument/2006/relationships/image" Target="media/image249.wmf"/><Relationship Id="rId522" Type="http://schemas.openxmlformats.org/officeDocument/2006/relationships/oleObject" Target="embeddings/oleObject271.bin"/><Relationship Id="rId521" Type="http://schemas.openxmlformats.org/officeDocument/2006/relationships/image" Target="media/image248.wmf"/><Relationship Id="rId520" Type="http://schemas.openxmlformats.org/officeDocument/2006/relationships/oleObject" Target="embeddings/oleObject270.bin"/><Relationship Id="rId52" Type="http://schemas.openxmlformats.org/officeDocument/2006/relationships/oleObject" Target="embeddings/oleObject25.bin"/><Relationship Id="rId519" Type="http://schemas.openxmlformats.org/officeDocument/2006/relationships/image" Target="media/image247.wmf"/><Relationship Id="rId518" Type="http://schemas.openxmlformats.org/officeDocument/2006/relationships/oleObject" Target="embeddings/oleObject269.bin"/><Relationship Id="rId517" Type="http://schemas.openxmlformats.org/officeDocument/2006/relationships/image" Target="media/image246.wmf"/><Relationship Id="rId516" Type="http://schemas.openxmlformats.org/officeDocument/2006/relationships/oleObject" Target="embeddings/oleObject268.bin"/><Relationship Id="rId515" Type="http://schemas.openxmlformats.org/officeDocument/2006/relationships/image" Target="media/image245.wmf"/><Relationship Id="rId514" Type="http://schemas.openxmlformats.org/officeDocument/2006/relationships/oleObject" Target="embeddings/oleObject267.bin"/><Relationship Id="rId513" Type="http://schemas.openxmlformats.org/officeDocument/2006/relationships/image" Target="media/image244.wmf"/><Relationship Id="rId512" Type="http://schemas.openxmlformats.org/officeDocument/2006/relationships/oleObject" Target="embeddings/oleObject266.bin"/><Relationship Id="rId511" Type="http://schemas.openxmlformats.org/officeDocument/2006/relationships/image" Target="media/image243.wmf"/><Relationship Id="rId510" Type="http://schemas.openxmlformats.org/officeDocument/2006/relationships/oleObject" Target="embeddings/oleObject265.bin"/><Relationship Id="rId51" Type="http://schemas.openxmlformats.org/officeDocument/2006/relationships/image" Target="media/image24.wmf"/><Relationship Id="rId509" Type="http://schemas.openxmlformats.org/officeDocument/2006/relationships/image" Target="media/image242.wmf"/><Relationship Id="rId508" Type="http://schemas.openxmlformats.org/officeDocument/2006/relationships/oleObject" Target="embeddings/oleObject264.bin"/><Relationship Id="rId507" Type="http://schemas.openxmlformats.org/officeDocument/2006/relationships/image" Target="media/image241.wmf"/><Relationship Id="rId506" Type="http://schemas.openxmlformats.org/officeDocument/2006/relationships/oleObject" Target="embeddings/oleObject263.bin"/><Relationship Id="rId505" Type="http://schemas.openxmlformats.org/officeDocument/2006/relationships/image" Target="media/image240.wmf"/><Relationship Id="rId504" Type="http://schemas.openxmlformats.org/officeDocument/2006/relationships/oleObject" Target="embeddings/oleObject262.bin"/><Relationship Id="rId503" Type="http://schemas.openxmlformats.org/officeDocument/2006/relationships/image" Target="media/image239.wmf"/><Relationship Id="rId502" Type="http://schemas.openxmlformats.org/officeDocument/2006/relationships/oleObject" Target="embeddings/oleObject261.bin"/><Relationship Id="rId501" Type="http://schemas.openxmlformats.org/officeDocument/2006/relationships/image" Target="media/image238.wmf"/><Relationship Id="rId500" Type="http://schemas.openxmlformats.org/officeDocument/2006/relationships/oleObject" Target="embeddings/oleObject260.bin"/><Relationship Id="rId50" Type="http://schemas.openxmlformats.org/officeDocument/2006/relationships/oleObject" Target="embeddings/oleObject24.bin"/><Relationship Id="rId5" Type="http://schemas.openxmlformats.org/officeDocument/2006/relationships/image" Target="media/image1.wmf"/><Relationship Id="rId499" Type="http://schemas.openxmlformats.org/officeDocument/2006/relationships/image" Target="media/image237.wmf"/><Relationship Id="rId498" Type="http://schemas.openxmlformats.org/officeDocument/2006/relationships/oleObject" Target="embeddings/oleObject259.bin"/><Relationship Id="rId497" Type="http://schemas.openxmlformats.org/officeDocument/2006/relationships/image" Target="media/image236.wmf"/><Relationship Id="rId496" Type="http://schemas.openxmlformats.org/officeDocument/2006/relationships/oleObject" Target="embeddings/oleObject258.bin"/><Relationship Id="rId495" Type="http://schemas.openxmlformats.org/officeDocument/2006/relationships/image" Target="media/image235.wmf"/><Relationship Id="rId494" Type="http://schemas.openxmlformats.org/officeDocument/2006/relationships/oleObject" Target="embeddings/oleObject257.bin"/><Relationship Id="rId493" Type="http://schemas.openxmlformats.org/officeDocument/2006/relationships/image" Target="media/image234.wmf"/><Relationship Id="rId492" Type="http://schemas.openxmlformats.org/officeDocument/2006/relationships/oleObject" Target="embeddings/oleObject256.bin"/><Relationship Id="rId491" Type="http://schemas.openxmlformats.org/officeDocument/2006/relationships/oleObject" Target="embeddings/oleObject255.bin"/><Relationship Id="rId490" Type="http://schemas.openxmlformats.org/officeDocument/2006/relationships/image" Target="media/image233.wmf"/><Relationship Id="rId49" Type="http://schemas.openxmlformats.org/officeDocument/2006/relationships/image" Target="media/image23.wmf"/><Relationship Id="rId489" Type="http://schemas.openxmlformats.org/officeDocument/2006/relationships/oleObject" Target="embeddings/oleObject254.bin"/><Relationship Id="rId488" Type="http://schemas.openxmlformats.org/officeDocument/2006/relationships/image" Target="media/image232.wmf"/><Relationship Id="rId487" Type="http://schemas.openxmlformats.org/officeDocument/2006/relationships/oleObject" Target="embeddings/oleObject253.bin"/><Relationship Id="rId486" Type="http://schemas.openxmlformats.org/officeDocument/2006/relationships/image" Target="media/image231.wmf"/><Relationship Id="rId485" Type="http://schemas.openxmlformats.org/officeDocument/2006/relationships/oleObject" Target="embeddings/oleObject252.bin"/><Relationship Id="rId484" Type="http://schemas.openxmlformats.org/officeDocument/2006/relationships/image" Target="media/image230.wmf"/><Relationship Id="rId483" Type="http://schemas.openxmlformats.org/officeDocument/2006/relationships/oleObject" Target="embeddings/oleObject251.bin"/><Relationship Id="rId482" Type="http://schemas.openxmlformats.org/officeDocument/2006/relationships/image" Target="media/image229.wmf"/><Relationship Id="rId481" Type="http://schemas.openxmlformats.org/officeDocument/2006/relationships/oleObject" Target="embeddings/oleObject250.bin"/><Relationship Id="rId480" Type="http://schemas.openxmlformats.org/officeDocument/2006/relationships/image" Target="media/image228.wmf"/><Relationship Id="rId48" Type="http://schemas.openxmlformats.org/officeDocument/2006/relationships/oleObject" Target="embeddings/oleObject23.bin"/><Relationship Id="rId479" Type="http://schemas.openxmlformats.org/officeDocument/2006/relationships/oleObject" Target="embeddings/oleObject249.bin"/><Relationship Id="rId478" Type="http://schemas.openxmlformats.org/officeDocument/2006/relationships/image" Target="media/image227.wmf"/><Relationship Id="rId477" Type="http://schemas.openxmlformats.org/officeDocument/2006/relationships/oleObject" Target="embeddings/oleObject248.bin"/><Relationship Id="rId476" Type="http://schemas.openxmlformats.org/officeDocument/2006/relationships/image" Target="media/image226.wmf"/><Relationship Id="rId475" Type="http://schemas.openxmlformats.org/officeDocument/2006/relationships/oleObject" Target="embeddings/oleObject247.bin"/><Relationship Id="rId474" Type="http://schemas.openxmlformats.org/officeDocument/2006/relationships/image" Target="media/image225.wmf"/><Relationship Id="rId473" Type="http://schemas.openxmlformats.org/officeDocument/2006/relationships/oleObject" Target="embeddings/oleObject246.bin"/><Relationship Id="rId472" Type="http://schemas.openxmlformats.org/officeDocument/2006/relationships/image" Target="media/image224.wmf"/><Relationship Id="rId471" Type="http://schemas.openxmlformats.org/officeDocument/2006/relationships/oleObject" Target="embeddings/oleObject245.bin"/><Relationship Id="rId470" Type="http://schemas.openxmlformats.org/officeDocument/2006/relationships/image" Target="media/image223.wmf"/><Relationship Id="rId47" Type="http://schemas.openxmlformats.org/officeDocument/2006/relationships/image" Target="media/image22.wmf"/><Relationship Id="rId469" Type="http://schemas.openxmlformats.org/officeDocument/2006/relationships/oleObject" Target="embeddings/oleObject244.bin"/><Relationship Id="rId468" Type="http://schemas.openxmlformats.org/officeDocument/2006/relationships/image" Target="media/image222.wmf"/><Relationship Id="rId467" Type="http://schemas.openxmlformats.org/officeDocument/2006/relationships/oleObject" Target="embeddings/oleObject243.bin"/><Relationship Id="rId466" Type="http://schemas.openxmlformats.org/officeDocument/2006/relationships/image" Target="media/image221.wmf"/><Relationship Id="rId465" Type="http://schemas.openxmlformats.org/officeDocument/2006/relationships/oleObject" Target="embeddings/oleObject242.bin"/><Relationship Id="rId464" Type="http://schemas.openxmlformats.org/officeDocument/2006/relationships/image" Target="media/image220.wmf"/><Relationship Id="rId463" Type="http://schemas.openxmlformats.org/officeDocument/2006/relationships/oleObject" Target="embeddings/oleObject241.bin"/><Relationship Id="rId462" Type="http://schemas.openxmlformats.org/officeDocument/2006/relationships/image" Target="media/image219.wmf"/><Relationship Id="rId461" Type="http://schemas.openxmlformats.org/officeDocument/2006/relationships/oleObject" Target="embeddings/oleObject240.bin"/><Relationship Id="rId460" Type="http://schemas.openxmlformats.org/officeDocument/2006/relationships/image" Target="media/image218.wmf"/><Relationship Id="rId46" Type="http://schemas.openxmlformats.org/officeDocument/2006/relationships/oleObject" Target="embeddings/oleObject22.bin"/><Relationship Id="rId459" Type="http://schemas.openxmlformats.org/officeDocument/2006/relationships/oleObject" Target="embeddings/oleObject239.bin"/><Relationship Id="rId458" Type="http://schemas.openxmlformats.org/officeDocument/2006/relationships/image" Target="media/image217.wmf"/><Relationship Id="rId457" Type="http://schemas.openxmlformats.org/officeDocument/2006/relationships/oleObject" Target="embeddings/oleObject238.bin"/><Relationship Id="rId456" Type="http://schemas.openxmlformats.org/officeDocument/2006/relationships/image" Target="media/image216.wmf"/><Relationship Id="rId455" Type="http://schemas.openxmlformats.org/officeDocument/2006/relationships/oleObject" Target="embeddings/oleObject237.bin"/><Relationship Id="rId454" Type="http://schemas.openxmlformats.org/officeDocument/2006/relationships/image" Target="media/image215.wmf"/><Relationship Id="rId453" Type="http://schemas.openxmlformats.org/officeDocument/2006/relationships/oleObject" Target="embeddings/oleObject236.bin"/><Relationship Id="rId452" Type="http://schemas.openxmlformats.org/officeDocument/2006/relationships/image" Target="media/image214.wmf"/><Relationship Id="rId451" Type="http://schemas.openxmlformats.org/officeDocument/2006/relationships/oleObject" Target="embeddings/oleObject235.bin"/><Relationship Id="rId450" Type="http://schemas.openxmlformats.org/officeDocument/2006/relationships/oleObject" Target="embeddings/oleObject234.bin"/><Relationship Id="rId45" Type="http://schemas.openxmlformats.org/officeDocument/2006/relationships/image" Target="media/image21.wmf"/><Relationship Id="rId449" Type="http://schemas.openxmlformats.org/officeDocument/2006/relationships/image" Target="media/image213.wmf"/><Relationship Id="rId448" Type="http://schemas.openxmlformats.org/officeDocument/2006/relationships/oleObject" Target="embeddings/oleObject233.bin"/><Relationship Id="rId447" Type="http://schemas.openxmlformats.org/officeDocument/2006/relationships/image" Target="media/image212.wmf"/><Relationship Id="rId446" Type="http://schemas.openxmlformats.org/officeDocument/2006/relationships/oleObject" Target="embeddings/oleObject232.bin"/><Relationship Id="rId445" Type="http://schemas.openxmlformats.org/officeDocument/2006/relationships/image" Target="media/image211.wmf"/><Relationship Id="rId444" Type="http://schemas.openxmlformats.org/officeDocument/2006/relationships/oleObject" Target="embeddings/oleObject231.bin"/><Relationship Id="rId443" Type="http://schemas.openxmlformats.org/officeDocument/2006/relationships/image" Target="media/image210.wmf"/><Relationship Id="rId442" Type="http://schemas.openxmlformats.org/officeDocument/2006/relationships/oleObject" Target="embeddings/oleObject230.bin"/><Relationship Id="rId441" Type="http://schemas.openxmlformats.org/officeDocument/2006/relationships/image" Target="media/image209.wmf"/><Relationship Id="rId440" Type="http://schemas.openxmlformats.org/officeDocument/2006/relationships/oleObject" Target="embeddings/oleObject229.bin"/><Relationship Id="rId44" Type="http://schemas.openxmlformats.org/officeDocument/2006/relationships/oleObject" Target="embeddings/oleObject21.bin"/><Relationship Id="rId439" Type="http://schemas.openxmlformats.org/officeDocument/2006/relationships/image" Target="media/image208.wmf"/><Relationship Id="rId438" Type="http://schemas.openxmlformats.org/officeDocument/2006/relationships/oleObject" Target="embeddings/oleObject228.bin"/><Relationship Id="rId437" Type="http://schemas.openxmlformats.org/officeDocument/2006/relationships/image" Target="media/image207.wmf"/><Relationship Id="rId436" Type="http://schemas.openxmlformats.org/officeDocument/2006/relationships/oleObject" Target="embeddings/oleObject227.bin"/><Relationship Id="rId435" Type="http://schemas.openxmlformats.org/officeDocument/2006/relationships/image" Target="media/image206.wmf"/><Relationship Id="rId434" Type="http://schemas.openxmlformats.org/officeDocument/2006/relationships/oleObject" Target="embeddings/oleObject226.bin"/><Relationship Id="rId433" Type="http://schemas.openxmlformats.org/officeDocument/2006/relationships/image" Target="media/image205.wmf"/><Relationship Id="rId432" Type="http://schemas.openxmlformats.org/officeDocument/2006/relationships/oleObject" Target="embeddings/oleObject225.bin"/><Relationship Id="rId431" Type="http://schemas.openxmlformats.org/officeDocument/2006/relationships/image" Target="media/image204.wmf"/><Relationship Id="rId430" Type="http://schemas.openxmlformats.org/officeDocument/2006/relationships/oleObject" Target="embeddings/oleObject224.bin"/><Relationship Id="rId43" Type="http://schemas.openxmlformats.org/officeDocument/2006/relationships/image" Target="media/image20.wmf"/><Relationship Id="rId429" Type="http://schemas.openxmlformats.org/officeDocument/2006/relationships/image" Target="media/image203.wmf"/><Relationship Id="rId428" Type="http://schemas.openxmlformats.org/officeDocument/2006/relationships/oleObject" Target="embeddings/oleObject223.bin"/><Relationship Id="rId427" Type="http://schemas.openxmlformats.org/officeDocument/2006/relationships/image" Target="media/image202.wmf"/><Relationship Id="rId426" Type="http://schemas.openxmlformats.org/officeDocument/2006/relationships/oleObject" Target="embeddings/oleObject222.bin"/><Relationship Id="rId425" Type="http://schemas.openxmlformats.org/officeDocument/2006/relationships/image" Target="media/image201.wmf"/><Relationship Id="rId424" Type="http://schemas.openxmlformats.org/officeDocument/2006/relationships/oleObject" Target="embeddings/oleObject221.bin"/><Relationship Id="rId423" Type="http://schemas.openxmlformats.org/officeDocument/2006/relationships/image" Target="media/image200.wmf"/><Relationship Id="rId422" Type="http://schemas.openxmlformats.org/officeDocument/2006/relationships/oleObject" Target="embeddings/oleObject220.bin"/><Relationship Id="rId421" Type="http://schemas.openxmlformats.org/officeDocument/2006/relationships/image" Target="media/image199.wmf"/><Relationship Id="rId420" Type="http://schemas.openxmlformats.org/officeDocument/2006/relationships/oleObject" Target="embeddings/oleObject219.bin"/><Relationship Id="rId42" Type="http://schemas.openxmlformats.org/officeDocument/2006/relationships/oleObject" Target="embeddings/oleObject20.bin"/><Relationship Id="rId419" Type="http://schemas.openxmlformats.org/officeDocument/2006/relationships/image" Target="media/image198.wmf"/><Relationship Id="rId418" Type="http://schemas.openxmlformats.org/officeDocument/2006/relationships/oleObject" Target="embeddings/oleObject218.bin"/><Relationship Id="rId417" Type="http://schemas.openxmlformats.org/officeDocument/2006/relationships/image" Target="media/image197.wmf"/><Relationship Id="rId416" Type="http://schemas.openxmlformats.org/officeDocument/2006/relationships/oleObject" Target="embeddings/oleObject217.bin"/><Relationship Id="rId415" Type="http://schemas.openxmlformats.org/officeDocument/2006/relationships/image" Target="media/image196.wmf"/><Relationship Id="rId414" Type="http://schemas.openxmlformats.org/officeDocument/2006/relationships/oleObject" Target="embeddings/oleObject216.bin"/><Relationship Id="rId413" Type="http://schemas.openxmlformats.org/officeDocument/2006/relationships/image" Target="media/image195.wmf"/><Relationship Id="rId412" Type="http://schemas.openxmlformats.org/officeDocument/2006/relationships/oleObject" Target="embeddings/oleObject215.bin"/><Relationship Id="rId411" Type="http://schemas.openxmlformats.org/officeDocument/2006/relationships/image" Target="media/image194.wmf"/><Relationship Id="rId410" Type="http://schemas.openxmlformats.org/officeDocument/2006/relationships/oleObject" Target="embeddings/oleObject214.bin"/><Relationship Id="rId41" Type="http://schemas.openxmlformats.org/officeDocument/2006/relationships/image" Target="media/image19.wmf"/><Relationship Id="rId409" Type="http://schemas.openxmlformats.org/officeDocument/2006/relationships/image" Target="media/image193.wmf"/><Relationship Id="rId408" Type="http://schemas.openxmlformats.org/officeDocument/2006/relationships/oleObject" Target="embeddings/oleObject213.bin"/><Relationship Id="rId407" Type="http://schemas.openxmlformats.org/officeDocument/2006/relationships/image" Target="media/image192.wmf"/><Relationship Id="rId406" Type="http://schemas.openxmlformats.org/officeDocument/2006/relationships/oleObject" Target="embeddings/oleObject212.bin"/><Relationship Id="rId405" Type="http://schemas.openxmlformats.org/officeDocument/2006/relationships/image" Target="media/image191.wmf"/><Relationship Id="rId404" Type="http://schemas.openxmlformats.org/officeDocument/2006/relationships/oleObject" Target="embeddings/oleObject211.bin"/><Relationship Id="rId403" Type="http://schemas.openxmlformats.org/officeDocument/2006/relationships/image" Target="media/image190.wmf"/><Relationship Id="rId402" Type="http://schemas.openxmlformats.org/officeDocument/2006/relationships/oleObject" Target="embeddings/oleObject210.bin"/><Relationship Id="rId401" Type="http://schemas.openxmlformats.org/officeDocument/2006/relationships/image" Target="media/image189.wmf"/><Relationship Id="rId400" Type="http://schemas.openxmlformats.org/officeDocument/2006/relationships/oleObject" Target="embeddings/oleObject209.bin"/><Relationship Id="rId40" Type="http://schemas.openxmlformats.org/officeDocument/2006/relationships/oleObject" Target="embeddings/oleObject19.bin"/><Relationship Id="rId4" Type="http://schemas.openxmlformats.org/officeDocument/2006/relationships/oleObject" Target="embeddings/oleObject1.bin"/><Relationship Id="rId399" Type="http://schemas.openxmlformats.org/officeDocument/2006/relationships/image" Target="media/image188.wmf"/><Relationship Id="rId398" Type="http://schemas.openxmlformats.org/officeDocument/2006/relationships/oleObject" Target="embeddings/oleObject208.bin"/><Relationship Id="rId397" Type="http://schemas.openxmlformats.org/officeDocument/2006/relationships/image" Target="media/image187.wmf"/><Relationship Id="rId396" Type="http://schemas.openxmlformats.org/officeDocument/2006/relationships/oleObject" Target="embeddings/oleObject207.bin"/><Relationship Id="rId395" Type="http://schemas.openxmlformats.org/officeDocument/2006/relationships/image" Target="media/image186.wmf"/><Relationship Id="rId394" Type="http://schemas.openxmlformats.org/officeDocument/2006/relationships/oleObject" Target="embeddings/oleObject206.bin"/><Relationship Id="rId393" Type="http://schemas.openxmlformats.org/officeDocument/2006/relationships/image" Target="media/image185.wmf"/><Relationship Id="rId392" Type="http://schemas.openxmlformats.org/officeDocument/2006/relationships/oleObject" Target="embeddings/oleObject205.bin"/><Relationship Id="rId391" Type="http://schemas.openxmlformats.org/officeDocument/2006/relationships/image" Target="media/image184.wmf"/><Relationship Id="rId390" Type="http://schemas.openxmlformats.org/officeDocument/2006/relationships/oleObject" Target="embeddings/oleObject204.bin"/><Relationship Id="rId39" Type="http://schemas.openxmlformats.org/officeDocument/2006/relationships/image" Target="media/image18.wmf"/><Relationship Id="rId389" Type="http://schemas.openxmlformats.org/officeDocument/2006/relationships/image" Target="media/image183.wmf"/><Relationship Id="rId388" Type="http://schemas.openxmlformats.org/officeDocument/2006/relationships/oleObject" Target="embeddings/oleObject203.bin"/><Relationship Id="rId387" Type="http://schemas.openxmlformats.org/officeDocument/2006/relationships/image" Target="media/image182.wmf"/><Relationship Id="rId386" Type="http://schemas.openxmlformats.org/officeDocument/2006/relationships/oleObject" Target="embeddings/oleObject202.bin"/><Relationship Id="rId385" Type="http://schemas.openxmlformats.org/officeDocument/2006/relationships/image" Target="media/image181.wmf"/><Relationship Id="rId384" Type="http://schemas.openxmlformats.org/officeDocument/2006/relationships/oleObject" Target="embeddings/oleObject201.bin"/><Relationship Id="rId383" Type="http://schemas.openxmlformats.org/officeDocument/2006/relationships/image" Target="media/image180.wmf"/><Relationship Id="rId382" Type="http://schemas.openxmlformats.org/officeDocument/2006/relationships/oleObject" Target="embeddings/oleObject200.bin"/><Relationship Id="rId381" Type="http://schemas.openxmlformats.org/officeDocument/2006/relationships/image" Target="media/image179.wmf"/><Relationship Id="rId380" Type="http://schemas.openxmlformats.org/officeDocument/2006/relationships/oleObject" Target="embeddings/oleObject199.bin"/><Relationship Id="rId38" Type="http://schemas.openxmlformats.org/officeDocument/2006/relationships/oleObject" Target="embeddings/oleObject18.bin"/><Relationship Id="rId379" Type="http://schemas.openxmlformats.org/officeDocument/2006/relationships/image" Target="media/image178.wmf"/><Relationship Id="rId378" Type="http://schemas.openxmlformats.org/officeDocument/2006/relationships/oleObject" Target="embeddings/oleObject198.bin"/><Relationship Id="rId377" Type="http://schemas.openxmlformats.org/officeDocument/2006/relationships/image" Target="media/image177.wmf"/><Relationship Id="rId376" Type="http://schemas.openxmlformats.org/officeDocument/2006/relationships/oleObject" Target="embeddings/oleObject197.bin"/><Relationship Id="rId375" Type="http://schemas.openxmlformats.org/officeDocument/2006/relationships/image" Target="media/image176.wmf"/><Relationship Id="rId374" Type="http://schemas.openxmlformats.org/officeDocument/2006/relationships/oleObject" Target="embeddings/oleObject196.bin"/><Relationship Id="rId373" Type="http://schemas.openxmlformats.org/officeDocument/2006/relationships/image" Target="media/image175.wmf"/><Relationship Id="rId372" Type="http://schemas.openxmlformats.org/officeDocument/2006/relationships/oleObject" Target="embeddings/oleObject195.bin"/><Relationship Id="rId371" Type="http://schemas.openxmlformats.org/officeDocument/2006/relationships/image" Target="media/image174.wmf"/><Relationship Id="rId370" Type="http://schemas.openxmlformats.org/officeDocument/2006/relationships/oleObject" Target="embeddings/oleObject194.bin"/><Relationship Id="rId37" Type="http://schemas.openxmlformats.org/officeDocument/2006/relationships/image" Target="media/image17.wmf"/><Relationship Id="rId369" Type="http://schemas.openxmlformats.org/officeDocument/2006/relationships/image" Target="media/image173.wmf"/><Relationship Id="rId368" Type="http://schemas.openxmlformats.org/officeDocument/2006/relationships/oleObject" Target="embeddings/oleObject193.bin"/><Relationship Id="rId367" Type="http://schemas.openxmlformats.org/officeDocument/2006/relationships/image" Target="media/image172.wmf"/><Relationship Id="rId366" Type="http://schemas.openxmlformats.org/officeDocument/2006/relationships/oleObject" Target="embeddings/oleObject192.bin"/><Relationship Id="rId365" Type="http://schemas.openxmlformats.org/officeDocument/2006/relationships/image" Target="media/image171.wmf"/><Relationship Id="rId364" Type="http://schemas.openxmlformats.org/officeDocument/2006/relationships/oleObject" Target="embeddings/oleObject191.bin"/><Relationship Id="rId363" Type="http://schemas.openxmlformats.org/officeDocument/2006/relationships/image" Target="media/image170.wmf"/><Relationship Id="rId362" Type="http://schemas.openxmlformats.org/officeDocument/2006/relationships/oleObject" Target="embeddings/oleObject190.bin"/><Relationship Id="rId361" Type="http://schemas.openxmlformats.org/officeDocument/2006/relationships/image" Target="media/image169.wmf"/><Relationship Id="rId360" Type="http://schemas.openxmlformats.org/officeDocument/2006/relationships/oleObject" Target="embeddings/oleObject189.bin"/><Relationship Id="rId36" Type="http://schemas.openxmlformats.org/officeDocument/2006/relationships/oleObject" Target="embeddings/oleObject17.bin"/><Relationship Id="rId359" Type="http://schemas.openxmlformats.org/officeDocument/2006/relationships/image" Target="media/image168.wmf"/><Relationship Id="rId358" Type="http://schemas.openxmlformats.org/officeDocument/2006/relationships/oleObject" Target="embeddings/oleObject188.bin"/><Relationship Id="rId357" Type="http://schemas.openxmlformats.org/officeDocument/2006/relationships/image" Target="media/image167.wmf"/><Relationship Id="rId356" Type="http://schemas.openxmlformats.org/officeDocument/2006/relationships/oleObject" Target="embeddings/oleObject187.bin"/><Relationship Id="rId355" Type="http://schemas.openxmlformats.org/officeDocument/2006/relationships/image" Target="media/image166.wmf"/><Relationship Id="rId354" Type="http://schemas.openxmlformats.org/officeDocument/2006/relationships/oleObject" Target="embeddings/oleObject186.bin"/><Relationship Id="rId353" Type="http://schemas.openxmlformats.org/officeDocument/2006/relationships/image" Target="media/image165.wmf"/><Relationship Id="rId352" Type="http://schemas.openxmlformats.org/officeDocument/2006/relationships/oleObject" Target="embeddings/oleObject185.bin"/><Relationship Id="rId351" Type="http://schemas.openxmlformats.org/officeDocument/2006/relationships/image" Target="media/image164.wmf"/><Relationship Id="rId350" Type="http://schemas.openxmlformats.org/officeDocument/2006/relationships/oleObject" Target="embeddings/oleObject184.bin"/><Relationship Id="rId35" Type="http://schemas.openxmlformats.org/officeDocument/2006/relationships/image" Target="media/image16.wmf"/><Relationship Id="rId349" Type="http://schemas.openxmlformats.org/officeDocument/2006/relationships/image" Target="media/image163.wmf"/><Relationship Id="rId348" Type="http://schemas.openxmlformats.org/officeDocument/2006/relationships/oleObject" Target="embeddings/oleObject183.bin"/><Relationship Id="rId347" Type="http://schemas.openxmlformats.org/officeDocument/2006/relationships/image" Target="media/image162.wmf"/><Relationship Id="rId346" Type="http://schemas.openxmlformats.org/officeDocument/2006/relationships/oleObject" Target="embeddings/oleObject182.bin"/><Relationship Id="rId345" Type="http://schemas.openxmlformats.org/officeDocument/2006/relationships/image" Target="media/image161.wmf"/><Relationship Id="rId344" Type="http://schemas.openxmlformats.org/officeDocument/2006/relationships/oleObject" Target="embeddings/oleObject181.bin"/><Relationship Id="rId343" Type="http://schemas.openxmlformats.org/officeDocument/2006/relationships/image" Target="media/image160.wmf"/><Relationship Id="rId342" Type="http://schemas.openxmlformats.org/officeDocument/2006/relationships/oleObject" Target="embeddings/oleObject180.bin"/><Relationship Id="rId341" Type="http://schemas.openxmlformats.org/officeDocument/2006/relationships/image" Target="media/image159.wmf"/><Relationship Id="rId340" Type="http://schemas.openxmlformats.org/officeDocument/2006/relationships/oleObject" Target="embeddings/oleObject179.bin"/><Relationship Id="rId34" Type="http://schemas.openxmlformats.org/officeDocument/2006/relationships/oleObject" Target="embeddings/oleObject16.bin"/><Relationship Id="rId339" Type="http://schemas.openxmlformats.org/officeDocument/2006/relationships/image" Target="media/image158.wmf"/><Relationship Id="rId338" Type="http://schemas.openxmlformats.org/officeDocument/2006/relationships/oleObject" Target="embeddings/oleObject178.bin"/><Relationship Id="rId337" Type="http://schemas.openxmlformats.org/officeDocument/2006/relationships/oleObject" Target="embeddings/oleObject177.bin"/><Relationship Id="rId336" Type="http://schemas.openxmlformats.org/officeDocument/2006/relationships/oleObject" Target="embeddings/oleObject176.bin"/><Relationship Id="rId335" Type="http://schemas.openxmlformats.org/officeDocument/2006/relationships/image" Target="media/image157.wmf"/><Relationship Id="rId334" Type="http://schemas.openxmlformats.org/officeDocument/2006/relationships/oleObject" Target="embeddings/oleObject175.bin"/><Relationship Id="rId333" Type="http://schemas.openxmlformats.org/officeDocument/2006/relationships/image" Target="media/image156.wmf"/><Relationship Id="rId332" Type="http://schemas.openxmlformats.org/officeDocument/2006/relationships/oleObject" Target="embeddings/oleObject174.bin"/><Relationship Id="rId331" Type="http://schemas.openxmlformats.org/officeDocument/2006/relationships/image" Target="media/image155.wmf"/><Relationship Id="rId330" Type="http://schemas.openxmlformats.org/officeDocument/2006/relationships/oleObject" Target="embeddings/oleObject173.bin"/><Relationship Id="rId33" Type="http://schemas.openxmlformats.org/officeDocument/2006/relationships/image" Target="media/image15.wmf"/><Relationship Id="rId329" Type="http://schemas.openxmlformats.org/officeDocument/2006/relationships/image" Target="media/image154.wmf"/><Relationship Id="rId328" Type="http://schemas.openxmlformats.org/officeDocument/2006/relationships/oleObject" Target="embeddings/oleObject172.bin"/><Relationship Id="rId327" Type="http://schemas.openxmlformats.org/officeDocument/2006/relationships/image" Target="media/image153.wmf"/><Relationship Id="rId326" Type="http://schemas.openxmlformats.org/officeDocument/2006/relationships/oleObject" Target="embeddings/oleObject171.bin"/><Relationship Id="rId325" Type="http://schemas.openxmlformats.org/officeDocument/2006/relationships/image" Target="media/image152.wmf"/><Relationship Id="rId324" Type="http://schemas.openxmlformats.org/officeDocument/2006/relationships/oleObject" Target="embeddings/oleObject170.bin"/><Relationship Id="rId323" Type="http://schemas.openxmlformats.org/officeDocument/2006/relationships/image" Target="media/image151.wmf"/><Relationship Id="rId322" Type="http://schemas.openxmlformats.org/officeDocument/2006/relationships/oleObject" Target="embeddings/oleObject169.bin"/><Relationship Id="rId321" Type="http://schemas.openxmlformats.org/officeDocument/2006/relationships/image" Target="media/image150.wmf"/><Relationship Id="rId320" Type="http://schemas.openxmlformats.org/officeDocument/2006/relationships/oleObject" Target="embeddings/oleObject168.bin"/><Relationship Id="rId32" Type="http://schemas.openxmlformats.org/officeDocument/2006/relationships/oleObject" Target="embeddings/oleObject15.bin"/><Relationship Id="rId319" Type="http://schemas.openxmlformats.org/officeDocument/2006/relationships/image" Target="media/image149.wmf"/><Relationship Id="rId318" Type="http://schemas.openxmlformats.org/officeDocument/2006/relationships/oleObject" Target="embeddings/oleObject167.bin"/><Relationship Id="rId317" Type="http://schemas.openxmlformats.org/officeDocument/2006/relationships/oleObject" Target="embeddings/oleObject166.bin"/><Relationship Id="rId316" Type="http://schemas.openxmlformats.org/officeDocument/2006/relationships/image" Target="media/image148.wmf"/><Relationship Id="rId315" Type="http://schemas.openxmlformats.org/officeDocument/2006/relationships/oleObject" Target="embeddings/oleObject165.bin"/><Relationship Id="rId314" Type="http://schemas.openxmlformats.org/officeDocument/2006/relationships/image" Target="media/image147.wmf"/><Relationship Id="rId313" Type="http://schemas.openxmlformats.org/officeDocument/2006/relationships/oleObject" Target="embeddings/oleObject164.bin"/><Relationship Id="rId312" Type="http://schemas.openxmlformats.org/officeDocument/2006/relationships/image" Target="media/image146.wmf"/><Relationship Id="rId311" Type="http://schemas.openxmlformats.org/officeDocument/2006/relationships/oleObject" Target="embeddings/oleObject163.bin"/><Relationship Id="rId310" Type="http://schemas.openxmlformats.org/officeDocument/2006/relationships/image" Target="media/image145.wmf"/><Relationship Id="rId31" Type="http://schemas.openxmlformats.org/officeDocument/2006/relationships/image" Target="media/image14.wmf"/><Relationship Id="rId309" Type="http://schemas.openxmlformats.org/officeDocument/2006/relationships/oleObject" Target="embeddings/oleObject162.bin"/><Relationship Id="rId308" Type="http://schemas.openxmlformats.org/officeDocument/2006/relationships/image" Target="media/image144.wmf"/><Relationship Id="rId307" Type="http://schemas.openxmlformats.org/officeDocument/2006/relationships/oleObject" Target="embeddings/oleObject161.bin"/><Relationship Id="rId306" Type="http://schemas.openxmlformats.org/officeDocument/2006/relationships/image" Target="media/image143.wmf"/><Relationship Id="rId305" Type="http://schemas.openxmlformats.org/officeDocument/2006/relationships/oleObject" Target="embeddings/oleObject160.bin"/><Relationship Id="rId304" Type="http://schemas.openxmlformats.org/officeDocument/2006/relationships/image" Target="media/image142.wmf"/><Relationship Id="rId303" Type="http://schemas.openxmlformats.org/officeDocument/2006/relationships/oleObject" Target="embeddings/oleObject159.bin"/><Relationship Id="rId302" Type="http://schemas.openxmlformats.org/officeDocument/2006/relationships/image" Target="media/image141.wmf"/><Relationship Id="rId301" Type="http://schemas.openxmlformats.org/officeDocument/2006/relationships/oleObject" Target="embeddings/oleObject158.bin"/><Relationship Id="rId300" Type="http://schemas.openxmlformats.org/officeDocument/2006/relationships/image" Target="media/image140.wmf"/><Relationship Id="rId30" Type="http://schemas.openxmlformats.org/officeDocument/2006/relationships/oleObject" Target="embeddings/oleObject14.bin"/><Relationship Id="rId3" Type="http://schemas.openxmlformats.org/officeDocument/2006/relationships/theme" Target="theme/theme1.xml"/><Relationship Id="rId299" Type="http://schemas.openxmlformats.org/officeDocument/2006/relationships/oleObject" Target="embeddings/oleObject157.bin"/><Relationship Id="rId298" Type="http://schemas.openxmlformats.org/officeDocument/2006/relationships/image" Target="media/image139.wmf"/><Relationship Id="rId297" Type="http://schemas.openxmlformats.org/officeDocument/2006/relationships/oleObject" Target="embeddings/oleObject156.bin"/><Relationship Id="rId296" Type="http://schemas.openxmlformats.org/officeDocument/2006/relationships/image" Target="media/image138.wmf"/><Relationship Id="rId295" Type="http://schemas.openxmlformats.org/officeDocument/2006/relationships/oleObject" Target="embeddings/oleObject155.bin"/><Relationship Id="rId294" Type="http://schemas.openxmlformats.org/officeDocument/2006/relationships/image" Target="media/image137.wmf"/><Relationship Id="rId293" Type="http://schemas.openxmlformats.org/officeDocument/2006/relationships/oleObject" Target="embeddings/oleObject154.bin"/><Relationship Id="rId292" Type="http://schemas.openxmlformats.org/officeDocument/2006/relationships/image" Target="media/image136.wmf"/><Relationship Id="rId291" Type="http://schemas.openxmlformats.org/officeDocument/2006/relationships/oleObject" Target="embeddings/oleObject153.bin"/><Relationship Id="rId290" Type="http://schemas.openxmlformats.org/officeDocument/2006/relationships/image" Target="media/image135.wmf"/><Relationship Id="rId29" Type="http://schemas.openxmlformats.org/officeDocument/2006/relationships/image" Target="media/image13.wmf"/><Relationship Id="rId289" Type="http://schemas.openxmlformats.org/officeDocument/2006/relationships/oleObject" Target="embeddings/oleObject152.bin"/><Relationship Id="rId288" Type="http://schemas.openxmlformats.org/officeDocument/2006/relationships/image" Target="media/image134.wmf"/><Relationship Id="rId287" Type="http://schemas.openxmlformats.org/officeDocument/2006/relationships/oleObject" Target="embeddings/oleObject151.bin"/><Relationship Id="rId286" Type="http://schemas.openxmlformats.org/officeDocument/2006/relationships/image" Target="media/image133.wmf"/><Relationship Id="rId285" Type="http://schemas.openxmlformats.org/officeDocument/2006/relationships/oleObject" Target="embeddings/oleObject150.bin"/><Relationship Id="rId284" Type="http://schemas.openxmlformats.org/officeDocument/2006/relationships/image" Target="media/image132.wmf"/><Relationship Id="rId283" Type="http://schemas.openxmlformats.org/officeDocument/2006/relationships/oleObject" Target="embeddings/oleObject149.bin"/><Relationship Id="rId282" Type="http://schemas.openxmlformats.org/officeDocument/2006/relationships/image" Target="media/image131.wmf"/><Relationship Id="rId281" Type="http://schemas.openxmlformats.org/officeDocument/2006/relationships/oleObject" Target="embeddings/oleObject148.bin"/><Relationship Id="rId280" Type="http://schemas.openxmlformats.org/officeDocument/2006/relationships/image" Target="media/image130.wmf"/><Relationship Id="rId28" Type="http://schemas.openxmlformats.org/officeDocument/2006/relationships/oleObject" Target="embeddings/oleObject13.bin"/><Relationship Id="rId279" Type="http://schemas.openxmlformats.org/officeDocument/2006/relationships/oleObject" Target="embeddings/oleObject147.bin"/><Relationship Id="rId278" Type="http://schemas.openxmlformats.org/officeDocument/2006/relationships/image" Target="media/image129.wmf"/><Relationship Id="rId277" Type="http://schemas.openxmlformats.org/officeDocument/2006/relationships/oleObject" Target="embeddings/oleObject146.bin"/><Relationship Id="rId276" Type="http://schemas.openxmlformats.org/officeDocument/2006/relationships/image" Target="media/image128.wmf"/><Relationship Id="rId275" Type="http://schemas.openxmlformats.org/officeDocument/2006/relationships/oleObject" Target="embeddings/oleObject145.bin"/><Relationship Id="rId274" Type="http://schemas.openxmlformats.org/officeDocument/2006/relationships/image" Target="media/image127.wmf"/><Relationship Id="rId273" Type="http://schemas.openxmlformats.org/officeDocument/2006/relationships/oleObject" Target="embeddings/oleObject144.bin"/><Relationship Id="rId272" Type="http://schemas.openxmlformats.org/officeDocument/2006/relationships/image" Target="media/image126.wmf"/><Relationship Id="rId271" Type="http://schemas.openxmlformats.org/officeDocument/2006/relationships/oleObject" Target="embeddings/oleObject143.bin"/><Relationship Id="rId270" Type="http://schemas.openxmlformats.org/officeDocument/2006/relationships/image" Target="media/image125.wmf"/><Relationship Id="rId27" Type="http://schemas.openxmlformats.org/officeDocument/2006/relationships/image" Target="media/image12.wmf"/><Relationship Id="rId269" Type="http://schemas.openxmlformats.org/officeDocument/2006/relationships/oleObject" Target="embeddings/oleObject142.bin"/><Relationship Id="rId268" Type="http://schemas.openxmlformats.org/officeDocument/2006/relationships/image" Target="media/image124.wmf"/><Relationship Id="rId267" Type="http://schemas.openxmlformats.org/officeDocument/2006/relationships/oleObject" Target="embeddings/oleObject141.bin"/><Relationship Id="rId266" Type="http://schemas.openxmlformats.org/officeDocument/2006/relationships/image" Target="media/image123.wmf"/><Relationship Id="rId265" Type="http://schemas.openxmlformats.org/officeDocument/2006/relationships/oleObject" Target="embeddings/oleObject140.bin"/><Relationship Id="rId264" Type="http://schemas.openxmlformats.org/officeDocument/2006/relationships/image" Target="media/image122.wmf"/><Relationship Id="rId263" Type="http://schemas.openxmlformats.org/officeDocument/2006/relationships/oleObject" Target="embeddings/oleObject139.bin"/><Relationship Id="rId262" Type="http://schemas.openxmlformats.org/officeDocument/2006/relationships/image" Target="media/image121.wmf"/><Relationship Id="rId261" Type="http://schemas.openxmlformats.org/officeDocument/2006/relationships/oleObject" Target="embeddings/oleObject138.bin"/><Relationship Id="rId260" Type="http://schemas.openxmlformats.org/officeDocument/2006/relationships/oleObject" Target="embeddings/oleObject137.bin"/><Relationship Id="rId26" Type="http://schemas.openxmlformats.org/officeDocument/2006/relationships/oleObject" Target="embeddings/oleObject12.bin"/><Relationship Id="rId259" Type="http://schemas.openxmlformats.org/officeDocument/2006/relationships/oleObject" Target="embeddings/oleObject136.bin"/><Relationship Id="rId258" Type="http://schemas.openxmlformats.org/officeDocument/2006/relationships/image" Target="media/image120.wmf"/><Relationship Id="rId257" Type="http://schemas.openxmlformats.org/officeDocument/2006/relationships/oleObject" Target="embeddings/oleObject135.bin"/><Relationship Id="rId256" Type="http://schemas.openxmlformats.org/officeDocument/2006/relationships/image" Target="media/image119.wmf"/><Relationship Id="rId255" Type="http://schemas.openxmlformats.org/officeDocument/2006/relationships/oleObject" Target="embeddings/oleObject134.bin"/><Relationship Id="rId254" Type="http://schemas.openxmlformats.org/officeDocument/2006/relationships/image" Target="media/image118.wmf"/><Relationship Id="rId253" Type="http://schemas.openxmlformats.org/officeDocument/2006/relationships/oleObject" Target="embeddings/oleObject133.bin"/><Relationship Id="rId252" Type="http://schemas.openxmlformats.org/officeDocument/2006/relationships/oleObject" Target="embeddings/oleObject132.bin"/><Relationship Id="rId251" Type="http://schemas.openxmlformats.org/officeDocument/2006/relationships/oleObject" Target="embeddings/oleObject131.bin"/><Relationship Id="rId250" Type="http://schemas.openxmlformats.org/officeDocument/2006/relationships/oleObject" Target="embeddings/oleObject130.bin"/><Relationship Id="rId25" Type="http://schemas.openxmlformats.org/officeDocument/2006/relationships/image" Target="media/image11.wmf"/><Relationship Id="rId249" Type="http://schemas.openxmlformats.org/officeDocument/2006/relationships/oleObject" Target="embeddings/oleObject129.bin"/><Relationship Id="rId248" Type="http://schemas.openxmlformats.org/officeDocument/2006/relationships/oleObject" Target="embeddings/oleObject128.bin"/><Relationship Id="rId247" Type="http://schemas.openxmlformats.org/officeDocument/2006/relationships/oleObject" Target="embeddings/oleObject127.bin"/><Relationship Id="rId246" Type="http://schemas.openxmlformats.org/officeDocument/2006/relationships/image" Target="media/image117.wmf"/><Relationship Id="rId245" Type="http://schemas.openxmlformats.org/officeDocument/2006/relationships/oleObject" Target="embeddings/oleObject126.bin"/><Relationship Id="rId244" Type="http://schemas.openxmlformats.org/officeDocument/2006/relationships/oleObject" Target="embeddings/oleObject125.bin"/><Relationship Id="rId243" Type="http://schemas.openxmlformats.org/officeDocument/2006/relationships/oleObject" Target="embeddings/oleObject124.bin"/><Relationship Id="rId242" Type="http://schemas.openxmlformats.org/officeDocument/2006/relationships/image" Target="media/image116.wmf"/><Relationship Id="rId241" Type="http://schemas.openxmlformats.org/officeDocument/2006/relationships/oleObject" Target="embeddings/oleObject123.bin"/><Relationship Id="rId240" Type="http://schemas.openxmlformats.org/officeDocument/2006/relationships/image" Target="media/image115.wmf"/><Relationship Id="rId24" Type="http://schemas.openxmlformats.org/officeDocument/2006/relationships/oleObject" Target="embeddings/oleObject11.bin"/><Relationship Id="rId239" Type="http://schemas.openxmlformats.org/officeDocument/2006/relationships/oleObject" Target="embeddings/oleObject122.bin"/><Relationship Id="rId238" Type="http://schemas.openxmlformats.org/officeDocument/2006/relationships/image" Target="media/image114.wmf"/><Relationship Id="rId237" Type="http://schemas.openxmlformats.org/officeDocument/2006/relationships/oleObject" Target="embeddings/oleObject121.bin"/><Relationship Id="rId236" Type="http://schemas.openxmlformats.org/officeDocument/2006/relationships/oleObject" Target="embeddings/oleObject120.bin"/><Relationship Id="rId235" Type="http://schemas.openxmlformats.org/officeDocument/2006/relationships/image" Target="media/image113.wmf"/><Relationship Id="rId234" Type="http://schemas.openxmlformats.org/officeDocument/2006/relationships/oleObject" Target="embeddings/oleObject119.bin"/><Relationship Id="rId233" Type="http://schemas.openxmlformats.org/officeDocument/2006/relationships/image" Target="media/image112.wmf"/><Relationship Id="rId232" Type="http://schemas.openxmlformats.org/officeDocument/2006/relationships/oleObject" Target="embeddings/oleObject118.bin"/><Relationship Id="rId231" Type="http://schemas.openxmlformats.org/officeDocument/2006/relationships/image" Target="media/image111.wmf"/><Relationship Id="rId230" Type="http://schemas.openxmlformats.org/officeDocument/2006/relationships/oleObject" Target="embeddings/oleObject117.bin"/><Relationship Id="rId23" Type="http://schemas.openxmlformats.org/officeDocument/2006/relationships/image" Target="media/image10.wmf"/><Relationship Id="rId229" Type="http://schemas.openxmlformats.org/officeDocument/2006/relationships/image" Target="media/image110.wmf"/><Relationship Id="rId228" Type="http://schemas.openxmlformats.org/officeDocument/2006/relationships/oleObject" Target="embeddings/oleObject116.bin"/><Relationship Id="rId227" Type="http://schemas.openxmlformats.org/officeDocument/2006/relationships/image" Target="media/image109.wmf"/><Relationship Id="rId226" Type="http://schemas.openxmlformats.org/officeDocument/2006/relationships/oleObject" Target="embeddings/oleObject115.bin"/><Relationship Id="rId225" Type="http://schemas.openxmlformats.org/officeDocument/2006/relationships/image" Target="media/image108.wmf"/><Relationship Id="rId224" Type="http://schemas.openxmlformats.org/officeDocument/2006/relationships/oleObject" Target="embeddings/oleObject114.bin"/><Relationship Id="rId223" Type="http://schemas.openxmlformats.org/officeDocument/2006/relationships/image" Target="media/image107.wmf"/><Relationship Id="rId222" Type="http://schemas.openxmlformats.org/officeDocument/2006/relationships/oleObject" Target="embeddings/oleObject113.bin"/><Relationship Id="rId221" Type="http://schemas.openxmlformats.org/officeDocument/2006/relationships/image" Target="media/image106.wmf"/><Relationship Id="rId220" Type="http://schemas.openxmlformats.org/officeDocument/2006/relationships/oleObject" Target="embeddings/oleObject112.bin"/><Relationship Id="rId22" Type="http://schemas.openxmlformats.org/officeDocument/2006/relationships/oleObject" Target="embeddings/oleObject10.bin"/><Relationship Id="rId219" Type="http://schemas.openxmlformats.org/officeDocument/2006/relationships/image" Target="media/image105.wmf"/><Relationship Id="rId218" Type="http://schemas.openxmlformats.org/officeDocument/2006/relationships/oleObject" Target="embeddings/oleObject111.bin"/><Relationship Id="rId217" Type="http://schemas.openxmlformats.org/officeDocument/2006/relationships/image" Target="media/image104.wmf"/><Relationship Id="rId216" Type="http://schemas.openxmlformats.org/officeDocument/2006/relationships/oleObject" Target="embeddings/oleObject110.bin"/><Relationship Id="rId215" Type="http://schemas.openxmlformats.org/officeDocument/2006/relationships/image" Target="media/image103.wmf"/><Relationship Id="rId214" Type="http://schemas.openxmlformats.org/officeDocument/2006/relationships/oleObject" Target="embeddings/oleObject109.bin"/><Relationship Id="rId213" Type="http://schemas.openxmlformats.org/officeDocument/2006/relationships/image" Target="media/image102.wmf"/><Relationship Id="rId212" Type="http://schemas.openxmlformats.org/officeDocument/2006/relationships/oleObject" Target="embeddings/oleObject108.bin"/><Relationship Id="rId211" Type="http://schemas.openxmlformats.org/officeDocument/2006/relationships/image" Target="media/image101.wmf"/><Relationship Id="rId210" Type="http://schemas.openxmlformats.org/officeDocument/2006/relationships/oleObject" Target="embeddings/oleObject107.bin"/><Relationship Id="rId21" Type="http://schemas.openxmlformats.org/officeDocument/2006/relationships/image" Target="media/image9.wmf"/><Relationship Id="rId209" Type="http://schemas.openxmlformats.org/officeDocument/2006/relationships/image" Target="media/image100.wmf"/><Relationship Id="rId208" Type="http://schemas.openxmlformats.org/officeDocument/2006/relationships/oleObject" Target="embeddings/oleObject106.bin"/><Relationship Id="rId207" Type="http://schemas.openxmlformats.org/officeDocument/2006/relationships/image" Target="media/image99.emf"/><Relationship Id="rId206" Type="http://schemas.openxmlformats.org/officeDocument/2006/relationships/image" Target="media/image98.wmf"/><Relationship Id="rId205" Type="http://schemas.openxmlformats.org/officeDocument/2006/relationships/oleObject" Target="embeddings/oleObject105.bin"/><Relationship Id="rId204" Type="http://schemas.openxmlformats.org/officeDocument/2006/relationships/image" Target="media/image97.wmf"/><Relationship Id="rId203" Type="http://schemas.openxmlformats.org/officeDocument/2006/relationships/oleObject" Target="embeddings/oleObject104.bin"/><Relationship Id="rId202" Type="http://schemas.openxmlformats.org/officeDocument/2006/relationships/image" Target="media/image96.wmf"/><Relationship Id="rId201" Type="http://schemas.openxmlformats.org/officeDocument/2006/relationships/oleObject" Target="embeddings/oleObject103.bin"/><Relationship Id="rId200" Type="http://schemas.openxmlformats.org/officeDocument/2006/relationships/image" Target="media/image95.wmf"/><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oleObject" Target="embeddings/oleObject102.bin"/><Relationship Id="rId198" Type="http://schemas.openxmlformats.org/officeDocument/2006/relationships/image" Target="media/image94.wmf"/><Relationship Id="rId197" Type="http://schemas.openxmlformats.org/officeDocument/2006/relationships/oleObject" Target="embeddings/oleObject101.bin"/><Relationship Id="rId196" Type="http://schemas.openxmlformats.org/officeDocument/2006/relationships/image" Target="media/image93.wmf"/><Relationship Id="rId195" Type="http://schemas.openxmlformats.org/officeDocument/2006/relationships/oleObject" Target="embeddings/oleObject100.bin"/><Relationship Id="rId194" Type="http://schemas.openxmlformats.org/officeDocument/2006/relationships/image" Target="media/image92.wmf"/><Relationship Id="rId193" Type="http://schemas.openxmlformats.org/officeDocument/2006/relationships/oleObject" Target="embeddings/oleObject99.bin"/><Relationship Id="rId192" Type="http://schemas.openxmlformats.org/officeDocument/2006/relationships/image" Target="media/image91.wmf"/><Relationship Id="rId191" Type="http://schemas.openxmlformats.org/officeDocument/2006/relationships/oleObject" Target="embeddings/oleObject98.bin"/><Relationship Id="rId190" Type="http://schemas.openxmlformats.org/officeDocument/2006/relationships/image" Target="media/image90.wmf"/><Relationship Id="rId19" Type="http://schemas.openxmlformats.org/officeDocument/2006/relationships/image" Target="media/image8.wmf"/><Relationship Id="rId189" Type="http://schemas.openxmlformats.org/officeDocument/2006/relationships/oleObject" Target="embeddings/oleObject97.bin"/><Relationship Id="rId188" Type="http://schemas.openxmlformats.org/officeDocument/2006/relationships/image" Target="media/image89.wmf"/><Relationship Id="rId187" Type="http://schemas.openxmlformats.org/officeDocument/2006/relationships/oleObject" Target="embeddings/oleObject96.bin"/><Relationship Id="rId186" Type="http://schemas.openxmlformats.org/officeDocument/2006/relationships/image" Target="media/image88.wmf"/><Relationship Id="rId185" Type="http://schemas.openxmlformats.org/officeDocument/2006/relationships/oleObject" Target="embeddings/oleObject95.bin"/><Relationship Id="rId184" Type="http://schemas.openxmlformats.org/officeDocument/2006/relationships/image" Target="media/image87.wmf"/><Relationship Id="rId183" Type="http://schemas.openxmlformats.org/officeDocument/2006/relationships/oleObject" Target="embeddings/oleObject94.bin"/><Relationship Id="rId182" Type="http://schemas.openxmlformats.org/officeDocument/2006/relationships/image" Target="media/image86.wmf"/><Relationship Id="rId181" Type="http://schemas.openxmlformats.org/officeDocument/2006/relationships/oleObject" Target="embeddings/oleObject93.bin"/><Relationship Id="rId180" Type="http://schemas.openxmlformats.org/officeDocument/2006/relationships/image" Target="media/image85.wmf"/><Relationship Id="rId18" Type="http://schemas.openxmlformats.org/officeDocument/2006/relationships/oleObject" Target="embeddings/oleObject8.bin"/><Relationship Id="rId179" Type="http://schemas.openxmlformats.org/officeDocument/2006/relationships/oleObject" Target="embeddings/oleObject92.bin"/><Relationship Id="rId178" Type="http://schemas.openxmlformats.org/officeDocument/2006/relationships/image" Target="media/image84.wmf"/><Relationship Id="rId177" Type="http://schemas.openxmlformats.org/officeDocument/2006/relationships/oleObject" Target="embeddings/oleObject91.bin"/><Relationship Id="rId176" Type="http://schemas.openxmlformats.org/officeDocument/2006/relationships/image" Target="media/image83.wmf"/><Relationship Id="rId175" Type="http://schemas.openxmlformats.org/officeDocument/2006/relationships/oleObject" Target="embeddings/oleObject90.bin"/><Relationship Id="rId174" Type="http://schemas.openxmlformats.org/officeDocument/2006/relationships/oleObject" Target="embeddings/oleObject89.bin"/><Relationship Id="rId173" Type="http://schemas.openxmlformats.org/officeDocument/2006/relationships/oleObject" Target="embeddings/oleObject88.bin"/><Relationship Id="rId172" Type="http://schemas.openxmlformats.org/officeDocument/2006/relationships/image" Target="media/image82.wmf"/><Relationship Id="rId171" Type="http://schemas.openxmlformats.org/officeDocument/2006/relationships/oleObject" Target="embeddings/oleObject87.bin"/><Relationship Id="rId170" Type="http://schemas.openxmlformats.org/officeDocument/2006/relationships/image" Target="media/image81.wmf"/><Relationship Id="rId17" Type="http://schemas.openxmlformats.org/officeDocument/2006/relationships/image" Target="media/image7.wmf"/><Relationship Id="rId169" Type="http://schemas.openxmlformats.org/officeDocument/2006/relationships/oleObject" Target="embeddings/oleObject86.bin"/><Relationship Id="rId168" Type="http://schemas.openxmlformats.org/officeDocument/2006/relationships/image" Target="media/image80.wmf"/><Relationship Id="rId167" Type="http://schemas.openxmlformats.org/officeDocument/2006/relationships/oleObject" Target="embeddings/oleObject85.bin"/><Relationship Id="rId166" Type="http://schemas.openxmlformats.org/officeDocument/2006/relationships/image" Target="media/image79.wmf"/><Relationship Id="rId165" Type="http://schemas.openxmlformats.org/officeDocument/2006/relationships/oleObject" Target="embeddings/oleObject84.bin"/><Relationship Id="rId164" Type="http://schemas.openxmlformats.org/officeDocument/2006/relationships/image" Target="media/image78.wmf"/><Relationship Id="rId163" Type="http://schemas.openxmlformats.org/officeDocument/2006/relationships/oleObject" Target="embeddings/oleObject83.bin"/><Relationship Id="rId162" Type="http://schemas.openxmlformats.org/officeDocument/2006/relationships/image" Target="media/image77.wmf"/><Relationship Id="rId161" Type="http://schemas.openxmlformats.org/officeDocument/2006/relationships/oleObject" Target="embeddings/oleObject82.bin"/><Relationship Id="rId160" Type="http://schemas.openxmlformats.org/officeDocument/2006/relationships/image" Target="media/image76.wmf"/><Relationship Id="rId16" Type="http://schemas.openxmlformats.org/officeDocument/2006/relationships/oleObject" Target="embeddings/oleObject7.bin"/><Relationship Id="rId159" Type="http://schemas.openxmlformats.org/officeDocument/2006/relationships/oleObject" Target="embeddings/oleObject81.bin"/><Relationship Id="rId158" Type="http://schemas.openxmlformats.org/officeDocument/2006/relationships/image" Target="media/image75.wmf"/><Relationship Id="rId157" Type="http://schemas.openxmlformats.org/officeDocument/2006/relationships/oleObject" Target="embeddings/oleObject80.bin"/><Relationship Id="rId156" Type="http://schemas.openxmlformats.org/officeDocument/2006/relationships/image" Target="media/image74.wmf"/><Relationship Id="rId155" Type="http://schemas.openxmlformats.org/officeDocument/2006/relationships/oleObject" Target="embeddings/oleObject79.bin"/><Relationship Id="rId154" Type="http://schemas.openxmlformats.org/officeDocument/2006/relationships/image" Target="media/image73.wmf"/><Relationship Id="rId153" Type="http://schemas.openxmlformats.org/officeDocument/2006/relationships/oleObject" Target="embeddings/oleObject78.bin"/><Relationship Id="rId152" Type="http://schemas.openxmlformats.org/officeDocument/2006/relationships/image" Target="media/image72.wmf"/><Relationship Id="rId151" Type="http://schemas.openxmlformats.org/officeDocument/2006/relationships/oleObject" Target="embeddings/oleObject77.bin"/><Relationship Id="rId150" Type="http://schemas.openxmlformats.org/officeDocument/2006/relationships/image" Target="media/image71.wmf"/><Relationship Id="rId15" Type="http://schemas.openxmlformats.org/officeDocument/2006/relationships/image" Target="media/image6.wmf"/><Relationship Id="rId149" Type="http://schemas.openxmlformats.org/officeDocument/2006/relationships/oleObject" Target="embeddings/oleObject76.bin"/><Relationship Id="rId148" Type="http://schemas.openxmlformats.org/officeDocument/2006/relationships/image" Target="media/image70.wmf"/><Relationship Id="rId147" Type="http://schemas.openxmlformats.org/officeDocument/2006/relationships/oleObject" Target="embeddings/oleObject75.bin"/><Relationship Id="rId146" Type="http://schemas.openxmlformats.org/officeDocument/2006/relationships/oleObject" Target="embeddings/oleObject74.bin"/><Relationship Id="rId145" Type="http://schemas.openxmlformats.org/officeDocument/2006/relationships/image" Target="media/image69.wmf"/><Relationship Id="rId144" Type="http://schemas.openxmlformats.org/officeDocument/2006/relationships/oleObject" Target="embeddings/oleObject73.bin"/><Relationship Id="rId143" Type="http://schemas.openxmlformats.org/officeDocument/2006/relationships/image" Target="media/image68.wmf"/><Relationship Id="rId142" Type="http://schemas.openxmlformats.org/officeDocument/2006/relationships/oleObject" Target="embeddings/oleObject72.bin"/><Relationship Id="rId141" Type="http://schemas.openxmlformats.org/officeDocument/2006/relationships/image" Target="media/image67.wmf"/><Relationship Id="rId140" Type="http://schemas.openxmlformats.org/officeDocument/2006/relationships/oleObject" Target="embeddings/oleObject71.bin"/><Relationship Id="rId14" Type="http://schemas.openxmlformats.org/officeDocument/2006/relationships/oleObject" Target="embeddings/oleObject6.bin"/><Relationship Id="rId139" Type="http://schemas.openxmlformats.org/officeDocument/2006/relationships/image" Target="media/image66.wmf"/><Relationship Id="rId138" Type="http://schemas.openxmlformats.org/officeDocument/2006/relationships/oleObject" Target="embeddings/oleObject70.bin"/><Relationship Id="rId137" Type="http://schemas.openxmlformats.org/officeDocument/2006/relationships/image" Target="media/image65.wmf"/><Relationship Id="rId136" Type="http://schemas.openxmlformats.org/officeDocument/2006/relationships/oleObject" Target="embeddings/oleObject69.bin"/><Relationship Id="rId135" Type="http://schemas.openxmlformats.org/officeDocument/2006/relationships/image" Target="media/image64.wmf"/><Relationship Id="rId134" Type="http://schemas.openxmlformats.org/officeDocument/2006/relationships/oleObject" Target="embeddings/oleObject68.bin"/><Relationship Id="rId133" Type="http://schemas.openxmlformats.org/officeDocument/2006/relationships/oleObject" Target="embeddings/oleObject67.bin"/><Relationship Id="rId132" Type="http://schemas.openxmlformats.org/officeDocument/2006/relationships/oleObject" Target="embeddings/oleObject66.bin"/><Relationship Id="rId131" Type="http://schemas.openxmlformats.org/officeDocument/2006/relationships/image" Target="media/image63.wmf"/><Relationship Id="rId130" Type="http://schemas.openxmlformats.org/officeDocument/2006/relationships/oleObject" Target="embeddings/oleObject65.bin"/><Relationship Id="rId13" Type="http://schemas.openxmlformats.org/officeDocument/2006/relationships/image" Target="media/image5.wmf"/><Relationship Id="rId129" Type="http://schemas.openxmlformats.org/officeDocument/2006/relationships/image" Target="media/image62.wmf"/><Relationship Id="rId128" Type="http://schemas.openxmlformats.org/officeDocument/2006/relationships/oleObject" Target="embeddings/oleObject64.bin"/><Relationship Id="rId127" Type="http://schemas.openxmlformats.org/officeDocument/2006/relationships/image" Target="media/image61.wmf"/><Relationship Id="rId126" Type="http://schemas.openxmlformats.org/officeDocument/2006/relationships/oleObject" Target="embeddings/oleObject63.bin"/><Relationship Id="rId125" Type="http://schemas.openxmlformats.org/officeDocument/2006/relationships/image" Target="media/image60.wmf"/><Relationship Id="rId124" Type="http://schemas.openxmlformats.org/officeDocument/2006/relationships/oleObject" Target="embeddings/oleObject62.bin"/><Relationship Id="rId123" Type="http://schemas.openxmlformats.org/officeDocument/2006/relationships/image" Target="media/image59.wmf"/><Relationship Id="rId122" Type="http://schemas.openxmlformats.org/officeDocument/2006/relationships/oleObject" Target="embeddings/oleObject61.bin"/><Relationship Id="rId121" Type="http://schemas.openxmlformats.org/officeDocument/2006/relationships/image" Target="media/image58.wmf"/><Relationship Id="rId120" Type="http://schemas.openxmlformats.org/officeDocument/2006/relationships/oleObject" Target="embeddings/oleObject60.bin"/><Relationship Id="rId12" Type="http://schemas.openxmlformats.org/officeDocument/2006/relationships/oleObject" Target="embeddings/oleObject5.bin"/><Relationship Id="rId119" Type="http://schemas.openxmlformats.org/officeDocument/2006/relationships/image" Target="media/image57.wmf"/><Relationship Id="rId118" Type="http://schemas.openxmlformats.org/officeDocument/2006/relationships/oleObject" Target="embeddings/oleObject59.bin"/><Relationship Id="rId117" Type="http://schemas.openxmlformats.org/officeDocument/2006/relationships/image" Target="media/image56.wmf"/><Relationship Id="rId116" Type="http://schemas.openxmlformats.org/officeDocument/2006/relationships/oleObject" Target="embeddings/oleObject58.bin"/><Relationship Id="rId115" Type="http://schemas.openxmlformats.org/officeDocument/2006/relationships/image" Target="media/image55.wmf"/><Relationship Id="rId114" Type="http://schemas.openxmlformats.org/officeDocument/2006/relationships/oleObject" Target="embeddings/oleObject57.bin"/><Relationship Id="rId113" Type="http://schemas.openxmlformats.org/officeDocument/2006/relationships/image" Target="media/image54.wmf"/><Relationship Id="rId112" Type="http://schemas.openxmlformats.org/officeDocument/2006/relationships/oleObject" Target="embeddings/oleObject56.bin"/><Relationship Id="rId111" Type="http://schemas.openxmlformats.org/officeDocument/2006/relationships/image" Target="media/image53.wmf"/><Relationship Id="rId110" Type="http://schemas.openxmlformats.org/officeDocument/2006/relationships/oleObject" Target="embeddings/oleObject55.bin"/><Relationship Id="rId11" Type="http://schemas.openxmlformats.org/officeDocument/2006/relationships/image" Target="media/image4.wmf"/><Relationship Id="rId109" Type="http://schemas.openxmlformats.org/officeDocument/2006/relationships/image" Target="media/image52.wmf"/><Relationship Id="rId108" Type="http://schemas.openxmlformats.org/officeDocument/2006/relationships/oleObject" Target="embeddings/oleObject54.bin"/><Relationship Id="rId107" Type="http://schemas.openxmlformats.org/officeDocument/2006/relationships/image" Target="media/image51.wmf"/><Relationship Id="rId106" Type="http://schemas.openxmlformats.org/officeDocument/2006/relationships/oleObject" Target="embeddings/oleObject53.bin"/><Relationship Id="rId105" Type="http://schemas.openxmlformats.org/officeDocument/2006/relationships/oleObject" Target="embeddings/oleObject52.bin"/><Relationship Id="rId104" Type="http://schemas.openxmlformats.org/officeDocument/2006/relationships/image" Target="media/image50.wmf"/><Relationship Id="rId103" Type="http://schemas.openxmlformats.org/officeDocument/2006/relationships/oleObject" Target="embeddings/oleObject51.bin"/><Relationship Id="rId102" Type="http://schemas.openxmlformats.org/officeDocument/2006/relationships/image" Target="media/image49.wmf"/><Relationship Id="rId101" Type="http://schemas.openxmlformats.org/officeDocument/2006/relationships/oleObject" Target="embeddings/oleObject50.bin"/><Relationship Id="rId100" Type="http://schemas.openxmlformats.org/officeDocument/2006/relationships/image" Target="media/image48.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30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10</Pages>
  <Words>3477</Words>
  <Characters>3511</Characters>
  <Lines>97</Lines>
  <Paragraphs>27</Paragraphs>
  <TotalTime>0</TotalTime>
  <ScaleCrop>false</ScaleCrop>
  <LinksUpToDate>false</LinksUpToDate>
  <CharactersWithSpaces>3540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2023-03-22T12:08:00Z</dcterms:created>
  <dc:creator>Jielan Xu</dc:creator>
  <cp:lastModifiedBy>sxbz</cp:lastModifiedBy>
  <cp:lastPrinted>2021-02-15T13:11:00Z</cp:lastPrinted>
  <dcterms:modified xsi:type="dcterms:W3CDTF">2023-06-13T04:07:02Z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KSOProductBuildVer">
    <vt:lpwstr>2052-11.1.0.14309</vt:lpwstr>
  </property>
  <property fmtid="{D5CDD505-2E9C-101B-9397-08002B2CF9AE}" pid="8" name="MTWinEqns">
    <vt:bool>true</vt:bool>
  </property>
  <property fmtid="{D5CDD505-2E9C-101B-9397-08002B2CF9AE}" pid="9" name="ICV">
    <vt:lpwstr>7C6849E9484043F88C46FDA8C3C9F17C</vt:lpwstr>
  </property>
</Properties>
</file>
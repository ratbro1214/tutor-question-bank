
<file path=[Content_Types].xml><?xml version="1.0" encoding="utf-8"?>
<Types xmlns="http://schemas.openxmlformats.org/package/2006/content-types">
  <Default Extension="xml" ContentType="application/xml"/>
  <Default Extension="xlsx" ContentType="application/vnd.openxmlformats-officedocument.spreadsheetml.sheet"/>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drawings/drawing1.xml" ContentType="application/vnd.openxmlformats-officedocument.drawingml.chartshapes+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Times New Roman" w:hAnsi="Times New Roman" w:eastAsia="仿宋" w:cs="Times New Roman"/>
          <w:color w:val="000000" w:themeColor="text1"/>
          <w:sz w:val="24"/>
          <w:szCs w:val="24"/>
          <w14:textFill>
            <w14:solidFill>
              <w14:schemeClr w14:val="tx1"/>
            </w14:solidFill>
          </w14:textFill>
        </w:rPr>
      </w:pPr>
      <w:bookmarkStart w:id="0" w:name="_Hlk61452383"/>
      <w:r>
        <w:rPr>
          <w:rFonts w:ascii="Times New Roman" w:hAnsi="Times New Roman" w:eastAsia="仿宋" w:cs="Times New Roman"/>
          <w:color w:val="000000" w:themeColor="text1"/>
          <w:sz w:val="24"/>
          <w:szCs w:val="24"/>
          <w14:textFill>
            <w14:solidFill>
              <w14:schemeClr w14:val="tx1"/>
            </w14:solidFill>
          </w14:textFill>
        </w:rPr>
        <w:t>第</w:t>
      </w:r>
      <w:r>
        <w:rPr>
          <w:rFonts w:hint="eastAsia" w:ascii="Times New Roman" w:hAnsi="Times New Roman" w:eastAsia="仿宋" w:cs="Times New Roman"/>
          <w:color w:val="000000" w:themeColor="text1"/>
          <w:sz w:val="24"/>
          <w:szCs w:val="24"/>
          <w14:textFill>
            <w14:solidFill>
              <w14:schemeClr w14:val="tx1"/>
            </w14:solidFill>
          </w14:textFill>
        </w:rPr>
        <w:t>10</w:t>
      </w:r>
      <w:r>
        <w:rPr>
          <w:rFonts w:ascii="Times New Roman" w:hAnsi="Times New Roman" w:eastAsia="仿宋" w:cs="Times New Roman"/>
          <w:color w:val="000000" w:themeColor="text1"/>
          <w:sz w:val="24"/>
          <w:szCs w:val="24"/>
          <w14:textFill>
            <w14:solidFill>
              <w14:schemeClr w14:val="tx1"/>
            </w14:solidFill>
          </w14:textFill>
        </w:rPr>
        <w:t>课时</w:t>
      </w:r>
    </w:p>
    <w:p>
      <w:pPr>
        <w:spacing w:line="312" w:lineRule="auto"/>
        <w:jc w:val="center"/>
        <w:rPr>
          <w:rFonts w:ascii="Times New Roman" w:hAnsi="Times New Roman" w:eastAsia="仿宋" w:cs="Times New Roman"/>
          <w:color w:val="000000" w:themeColor="text1"/>
          <w:sz w:val="24"/>
          <w:szCs w:val="24"/>
          <w14:textFill>
            <w14:solidFill>
              <w14:schemeClr w14:val="tx1"/>
            </w14:solidFill>
          </w14:textFill>
        </w:rPr>
      </w:pPr>
      <w:r>
        <w:rPr>
          <w:rFonts w:ascii="Times New Roman" w:hAnsi="Times New Roman" w:eastAsia="仿宋" w:cs="Times New Roman"/>
          <w:color w:val="000000" w:themeColor="text1"/>
          <w:sz w:val="24"/>
          <w:szCs w:val="24"/>
          <w14:textFill>
            <w14:solidFill>
              <w14:schemeClr w14:val="tx1"/>
            </w14:solidFill>
          </w14:textFill>
        </w:rPr>
        <w:t>1</w:t>
      </w:r>
      <w:r>
        <w:rPr>
          <w:rFonts w:hint="eastAsia" w:ascii="Times New Roman" w:hAnsi="Times New Roman" w:eastAsia="仿宋" w:cs="Times New Roman"/>
          <w:color w:val="000000" w:themeColor="text1"/>
          <w:sz w:val="24"/>
          <w:szCs w:val="24"/>
          <w14:textFill>
            <w14:solidFill>
              <w14:schemeClr w14:val="tx1"/>
            </w14:solidFill>
          </w14:textFill>
        </w:rPr>
        <w:t>3</w:t>
      </w:r>
      <w:r>
        <w:rPr>
          <w:rFonts w:ascii="Times New Roman" w:hAnsi="Times New Roman" w:eastAsia="仿宋" w:cs="Times New Roman"/>
          <w:color w:val="000000" w:themeColor="text1"/>
          <w:sz w:val="24"/>
          <w:szCs w:val="24"/>
          <w14:textFill>
            <w14:solidFill>
              <w14:schemeClr w14:val="tx1"/>
            </w14:solidFill>
          </w14:textFill>
        </w:rPr>
        <w:t>.6</w:t>
      </w:r>
      <w:r>
        <w:rPr>
          <w:rFonts w:hint="eastAsia" w:ascii="Times New Roman" w:hAnsi="Times New Roman" w:eastAsia="仿宋" w:cs="Times New Roman"/>
          <w:color w:val="000000" w:themeColor="text1"/>
          <w:sz w:val="24"/>
          <w:szCs w:val="24"/>
          <w14:textFill>
            <w14:solidFill>
              <w14:schemeClr w14:val="tx1"/>
            </w14:solidFill>
          </w14:textFill>
        </w:rPr>
        <w:t>统计活动</w:t>
      </w:r>
    </w:p>
    <w:p>
      <w:pPr>
        <w:snapToGrid w:val="0"/>
        <w:spacing w:line="312" w:lineRule="auto"/>
        <w:ind w:firstLine="482" w:firstLineChars="200"/>
        <w:rPr>
          <w:rFonts w:ascii="Times New Roman" w:hAnsi="Times New Roman" w:eastAsia="仿宋" w:cs="Times New Roman"/>
          <w:b/>
          <w:bCs/>
          <w:color w:val="000000" w:themeColor="text1"/>
          <w:sz w:val="24"/>
          <w:szCs w:val="24"/>
          <w14:textFill>
            <w14:solidFill>
              <w14:schemeClr w14:val="tx1"/>
            </w14:solidFill>
          </w14:textFill>
        </w:rPr>
      </w:pPr>
      <w:r>
        <w:rPr>
          <w:rFonts w:ascii="Times New Roman" w:hAnsi="Times New Roman" w:eastAsia="仿宋" w:cs="Times New Roman"/>
          <w:b/>
          <w:bCs/>
          <w:color w:val="000000" w:themeColor="text1"/>
          <w:sz w:val="24"/>
          <w:szCs w:val="24"/>
          <w14:textFill>
            <w14:solidFill>
              <w14:schemeClr w14:val="tx1"/>
            </w14:solidFill>
          </w14:textFill>
        </w:rPr>
        <w:t>【教学内容分析】</w:t>
      </w:r>
    </w:p>
    <w:p>
      <w:pPr>
        <w:spacing w:line="312" w:lineRule="auto"/>
        <w:ind w:firstLine="480" w:firstLineChars="200"/>
        <w:rPr>
          <w:rFonts w:ascii="仿宋" w:hAnsi="仿宋" w:eastAsia="仿宋" w:cs="Times New Roman"/>
          <w:color w:val="000000" w:themeColor="text1"/>
          <w:sz w:val="24"/>
          <w:szCs w:val="24"/>
          <w14:textFill>
            <w14:solidFill>
              <w14:schemeClr w14:val="tx1"/>
            </w14:solidFill>
          </w14:textFill>
        </w:rPr>
      </w:pPr>
      <w:r>
        <w:rPr>
          <w:rFonts w:ascii="Times New Roman" w:hAnsi="Times New Roman" w:eastAsia="仿宋" w:cs="Times New Roman"/>
          <w:color w:val="000000" w:themeColor="text1"/>
          <w:sz w:val="24"/>
          <w:szCs w:val="24"/>
          <w14:textFill>
            <w14:solidFill>
              <w14:schemeClr w14:val="tx1"/>
            </w14:solidFill>
          </w14:textFill>
        </w:rPr>
        <w:t>本节课是上教版普通高中教科书数学必修第</w:t>
      </w:r>
      <w:r>
        <w:rPr>
          <w:rFonts w:hint="eastAsia" w:ascii="Times New Roman" w:hAnsi="Times New Roman" w:eastAsia="仿宋" w:cs="Times New Roman"/>
          <w:color w:val="000000" w:themeColor="text1"/>
          <w:sz w:val="24"/>
          <w:szCs w:val="24"/>
          <w14:textFill>
            <w14:solidFill>
              <w14:schemeClr w14:val="tx1"/>
            </w14:solidFill>
          </w14:textFill>
        </w:rPr>
        <w:t>三</w:t>
      </w:r>
      <w:r>
        <w:rPr>
          <w:rFonts w:ascii="Times New Roman" w:hAnsi="Times New Roman" w:eastAsia="仿宋" w:cs="Times New Roman"/>
          <w:color w:val="000000" w:themeColor="text1"/>
          <w:sz w:val="24"/>
          <w:szCs w:val="24"/>
          <w14:textFill>
            <w14:solidFill>
              <w14:schemeClr w14:val="tx1"/>
            </w14:solidFill>
          </w14:textFill>
        </w:rPr>
        <w:t>册第13章第</w:t>
      </w:r>
      <w:r>
        <w:rPr>
          <w:rFonts w:hint="eastAsia" w:ascii="Times New Roman" w:hAnsi="Times New Roman" w:eastAsia="仿宋" w:cs="Times New Roman"/>
          <w:color w:val="000000" w:themeColor="text1"/>
          <w:sz w:val="24"/>
          <w:szCs w:val="24"/>
          <w14:textFill>
            <w14:solidFill>
              <w14:schemeClr w14:val="tx1"/>
            </w14:solidFill>
          </w14:textFill>
        </w:rPr>
        <w:t>六</w:t>
      </w:r>
      <w:r>
        <w:rPr>
          <w:rFonts w:ascii="Times New Roman" w:hAnsi="Times New Roman" w:eastAsia="仿宋" w:cs="Times New Roman"/>
          <w:color w:val="000000" w:themeColor="text1"/>
          <w:sz w:val="24"/>
          <w:szCs w:val="24"/>
          <w14:textFill>
            <w14:solidFill>
              <w14:schemeClr w14:val="tx1"/>
            </w14:solidFill>
          </w14:textFill>
        </w:rPr>
        <w:t>节</w:t>
      </w:r>
      <w:r>
        <w:rPr>
          <w:rFonts w:hint="eastAsia" w:ascii="Times New Roman" w:hAnsi="Times New Roman" w:eastAsia="仿宋" w:cs="Times New Roman"/>
          <w:color w:val="000000" w:themeColor="text1"/>
          <w:sz w:val="24"/>
          <w:szCs w:val="24"/>
          <w14:textFill>
            <w14:solidFill>
              <w14:schemeClr w14:val="tx1"/>
            </w14:solidFill>
          </w14:textFill>
        </w:rPr>
        <w:t>统计活动</w:t>
      </w:r>
      <w:r>
        <w:rPr>
          <w:rFonts w:ascii="Times New Roman" w:hAnsi="Times New Roman" w:eastAsia="仿宋" w:cs="Times New Roman"/>
          <w:color w:val="000000" w:themeColor="text1"/>
          <w:sz w:val="24"/>
          <w:szCs w:val="24"/>
          <w14:textFill>
            <w14:solidFill>
              <w14:schemeClr w14:val="tx1"/>
            </w14:solidFill>
          </w14:textFill>
        </w:rPr>
        <w:t>．</w:t>
      </w:r>
      <w:r>
        <w:rPr>
          <w:rFonts w:hint="eastAsia" w:ascii="Times New Roman" w:hAnsi="Times New Roman" w:eastAsia="仿宋" w:cs="Times New Roman"/>
          <w:color w:val="000000" w:themeColor="text1"/>
          <w:sz w:val="24"/>
          <w:szCs w:val="24"/>
          <w14:textFill>
            <w14:solidFill>
              <w14:schemeClr w14:val="tx1"/>
            </w14:solidFill>
          </w14:textFill>
        </w:rPr>
        <w:t>本节课在学习了</w:t>
      </w:r>
      <w:r>
        <w:rPr>
          <w:rFonts w:hint="eastAsia" w:ascii="仿宋" w:hAnsi="仿宋" w:eastAsia="仿宋" w:cs="Times New Roman"/>
          <w:color w:val="000000" w:themeColor="text1"/>
          <w:sz w:val="24"/>
          <w:szCs w:val="24"/>
          <w14:textFill>
            <w14:solidFill>
              <w14:schemeClr w14:val="tx1"/>
            </w14:solidFill>
          </w14:textFill>
        </w:rPr>
        <w:t>获取数据的基本途径及相关概念，抽样、统计图表、用样本估计总体等统计的基本知识和基本技能之后，在此通过统计活动的方式进行知识总结和综合应用;另一方面在积累基本活动方法的同时，让学生应用所学的统计基础知识和基本技能去发现问题分析问题和解决实际问题，在体会统计与现实生活密切联系的同时，培养学生的理性思维，明确统计活动的几个主要步骤，在活动中认识到统计发挥的作用，针对不同的问题选择合适的统计方法，在这一系列过程中发展学生的统计观念，提高数据分析和处理的数学素养.</w:t>
      </w:r>
    </w:p>
    <w:p>
      <w:pPr>
        <w:spacing w:line="312" w:lineRule="auto"/>
        <w:ind w:firstLine="480" w:firstLineChars="200"/>
        <w:rPr>
          <w:rFonts w:ascii="仿宋" w:hAnsi="仿宋" w:eastAsia="仿宋" w:cs="Times New Roman"/>
          <w:color w:val="000000" w:themeColor="text1"/>
          <w:sz w:val="24"/>
          <w:szCs w:val="24"/>
          <w14:textFill>
            <w14:solidFill>
              <w14:schemeClr w14:val="tx1"/>
            </w14:solidFill>
          </w14:textFill>
        </w:rPr>
      </w:pPr>
      <w:r>
        <w:rPr>
          <w:rFonts w:hint="eastAsia" w:ascii="仿宋" w:hAnsi="仿宋" w:eastAsia="仿宋" w:cs="Times New Roman"/>
          <w:color w:val="000000" w:themeColor="text1"/>
          <w:sz w:val="24"/>
          <w:szCs w:val="24"/>
          <w14:textFill>
            <w14:solidFill>
              <w14:schemeClr w14:val="tx1"/>
            </w14:solidFill>
          </w14:textFill>
        </w:rPr>
        <w:t>本节课通过一个具体的统计活动（高一年级学生的体质健康报告），完整了解统计活动的五个环节，引导学生全程参与收集数据、整理分析数据，发展学生数据分析素养.</w:t>
      </w:r>
    </w:p>
    <w:p>
      <w:pPr>
        <w:pStyle w:val="2"/>
        <w:snapToGrid w:val="0"/>
        <w:spacing w:line="312" w:lineRule="auto"/>
        <w:ind w:firstLine="480" w:firstLineChars="200"/>
        <w:rPr>
          <w:rFonts w:ascii="Times New Roman" w:hAnsi="Times New Roman" w:eastAsia="仿宋" w:cs="Times New Roman"/>
          <w:color w:val="000000" w:themeColor="text1"/>
          <w:sz w:val="24"/>
          <w:szCs w:val="24"/>
          <w14:textFill>
            <w14:solidFill>
              <w14:schemeClr w14:val="tx1"/>
            </w14:solidFill>
          </w14:textFill>
        </w:rPr>
      </w:pPr>
      <w:r>
        <w:rPr>
          <w:rFonts w:ascii="Times New Roman" w:hAnsi="Times New Roman" w:eastAsia="仿宋" w:cs="Times New Roman"/>
          <w:color w:val="000000" w:themeColor="text1"/>
          <w:sz w:val="24"/>
          <w:szCs w:val="24"/>
          <w14:textFill>
            <w14:solidFill>
              <w14:schemeClr w14:val="tx1"/>
            </w14:solidFill>
          </w14:textFill>
        </w:rPr>
        <w:t>【</w:t>
      </w:r>
      <w:r>
        <w:rPr>
          <w:rFonts w:ascii="Times New Roman" w:hAnsi="Times New Roman" w:eastAsia="仿宋" w:cs="Times New Roman"/>
          <w:b/>
          <w:bCs/>
          <w:color w:val="000000" w:themeColor="text1"/>
          <w:sz w:val="24"/>
          <w:szCs w:val="24"/>
          <w14:textFill>
            <w14:solidFill>
              <w14:schemeClr w14:val="tx1"/>
            </w14:solidFill>
          </w14:textFill>
        </w:rPr>
        <w:t>教学目标设置</w:t>
      </w:r>
      <w:r>
        <w:rPr>
          <w:rFonts w:ascii="Times New Roman" w:hAnsi="Times New Roman" w:eastAsia="仿宋" w:cs="Times New Roman"/>
          <w:color w:val="000000" w:themeColor="text1"/>
          <w:sz w:val="24"/>
          <w:szCs w:val="24"/>
          <w14:textFill>
            <w14:solidFill>
              <w14:schemeClr w14:val="tx1"/>
            </w14:solidFill>
          </w14:textFill>
        </w:rPr>
        <w:t>】</w:t>
      </w:r>
    </w:p>
    <w:p>
      <w:pPr>
        <w:snapToGrid w:val="0"/>
        <w:spacing w:line="312" w:lineRule="auto"/>
        <w:ind w:firstLine="480" w:firstLineChars="200"/>
        <w:rPr>
          <w:rFonts w:ascii="Times New Roman" w:hAnsi="仿宋" w:eastAsia="仿宋" w:cs="Times New Roman"/>
          <w:snapToGrid w:val="0"/>
          <w:color w:val="000000" w:themeColor="text1"/>
          <w:kern w:val="0"/>
          <w:sz w:val="24"/>
          <w:szCs w:val="24"/>
          <w14:textFill>
            <w14:solidFill>
              <w14:schemeClr w14:val="tx1"/>
            </w14:solidFill>
          </w14:textFill>
        </w:rPr>
      </w:pPr>
      <w:r>
        <w:rPr>
          <w:rFonts w:ascii="Times New Roman" w:hAnsi="仿宋" w:eastAsia="仿宋" w:cs="Times New Roman"/>
          <w:snapToGrid w:val="0"/>
          <w:color w:val="000000" w:themeColor="text1"/>
          <w:kern w:val="0"/>
          <w:sz w:val="24"/>
          <w:szCs w:val="24"/>
          <w14:textFill>
            <w14:solidFill>
              <w14:schemeClr w14:val="tx1"/>
            </w14:solidFill>
          </w14:textFill>
        </w:rPr>
        <w:t>了解统计活动的基本步骤，</w:t>
      </w:r>
      <w:r>
        <w:rPr>
          <w:rFonts w:hint="eastAsia" w:ascii="Times New Roman" w:hAnsi="仿宋" w:eastAsia="仿宋" w:cs="Times New Roman"/>
          <w:snapToGrid w:val="0"/>
          <w:color w:val="000000" w:themeColor="text1"/>
          <w:kern w:val="0"/>
          <w:sz w:val="24"/>
          <w:szCs w:val="24"/>
          <w14:textFill>
            <w14:solidFill>
              <w14:schemeClr w14:val="tx1"/>
            </w14:solidFill>
          </w14:textFill>
        </w:rPr>
        <w:t>结合具体</w:t>
      </w:r>
      <w:r>
        <w:rPr>
          <w:rFonts w:ascii="Times New Roman" w:hAnsi="仿宋" w:eastAsia="仿宋" w:cs="Times New Roman"/>
          <w:snapToGrid w:val="0"/>
          <w:color w:val="000000" w:themeColor="text1"/>
          <w:kern w:val="0"/>
          <w:sz w:val="24"/>
          <w:szCs w:val="24"/>
          <w14:textFill>
            <w14:solidFill>
              <w14:schemeClr w14:val="tx1"/>
            </w14:solidFill>
          </w14:textFill>
        </w:rPr>
        <w:t>问题，经历完整的统计过程，在不断积累统计活动经验的同时，加深理解统计的思想与方法，发展数据分析素养．</w:t>
      </w:r>
    </w:p>
    <w:p>
      <w:pPr>
        <w:snapToGrid w:val="0"/>
        <w:spacing w:line="312" w:lineRule="auto"/>
        <w:ind w:firstLine="480" w:firstLineChars="200"/>
        <w:rPr>
          <w:rFonts w:ascii="Times New Roman" w:hAnsi="Times New Roman" w:eastAsia="仿宋" w:cs="Times New Roman"/>
          <w:color w:val="000000" w:themeColor="text1"/>
          <w:sz w:val="24"/>
          <w:szCs w:val="24"/>
          <w14:textFill>
            <w14:solidFill>
              <w14:schemeClr w14:val="tx1"/>
            </w14:solidFill>
          </w14:textFill>
        </w:rPr>
      </w:pPr>
      <w:r>
        <w:rPr>
          <w:rFonts w:ascii="Times New Roman" w:hAnsi="Times New Roman" w:eastAsia="仿宋" w:cs="Times New Roman"/>
          <w:color w:val="000000" w:themeColor="text1"/>
          <w:sz w:val="24"/>
          <w:szCs w:val="24"/>
          <w14:textFill>
            <w14:solidFill>
              <w14:schemeClr w14:val="tx1"/>
            </w14:solidFill>
          </w14:textFill>
        </w:rPr>
        <w:t>【</w:t>
      </w:r>
      <w:r>
        <w:rPr>
          <w:rFonts w:ascii="Times New Roman" w:hAnsi="Times New Roman" w:eastAsia="仿宋" w:cs="Times New Roman"/>
          <w:b/>
          <w:bCs/>
          <w:color w:val="000000" w:themeColor="text1"/>
          <w:sz w:val="24"/>
          <w:szCs w:val="24"/>
          <w14:textFill>
            <w14:solidFill>
              <w14:schemeClr w14:val="tx1"/>
            </w14:solidFill>
          </w14:textFill>
        </w:rPr>
        <w:t>教学重点及学习难点</w:t>
      </w:r>
      <w:r>
        <w:rPr>
          <w:rFonts w:ascii="Times New Roman" w:hAnsi="Times New Roman" w:eastAsia="仿宋" w:cs="Times New Roman"/>
          <w:color w:val="000000" w:themeColor="text1"/>
          <w:sz w:val="24"/>
          <w:szCs w:val="24"/>
          <w14:textFill>
            <w14:solidFill>
              <w14:schemeClr w14:val="tx1"/>
            </w14:solidFill>
          </w14:textFill>
        </w:rPr>
        <w:t>】</w:t>
      </w:r>
    </w:p>
    <w:p>
      <w:pPr>
        <w:snapToGrid w:val="0"/>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教学重点：</w:t>
      </w:r>
      <w:r>
        <w:rPr>
          <w:rFonts w:hint="eastAsia" w:ascii="仿宋" w:hAnsi="仿宋" w:eastAsia="仿宋"/>
          <w:color w:val="000000" w:themeColor="text1"/>
          <w:sz w:val="24"/>
          <w:szCs w:val="24"/>
          <w14:textFill>
            <w14:solidFill>
              <w14:schemeClr w14:val="tx1"/>
            </w14:solidFill>
          </w14:textFill>
        </w:rPr>
        <w:t>了解统计活动的基本步骤</w:t>
      </w:r>
      <w:r>
        <w:rPr>
          <w:rFonts w:ascii="仿宋" w:hAnsi="仿宋" w:eastAsia="仿宋"/>
          <w:color w:val="000000" w:themeColor="text1"/>
          <w:sz w:val="24"/>
          <w:szCs w:val="24"/>
          <w14:textFill>
            <w14:solidFill>
              <w14:schemeClr w14:val="tx1"/>
            </w14:solidFill>
          </w14:textFill>
        </w:rPr>
        <w:t>．</w:t>
      </w:r>
    </w:p>
    <w:p>
      <w:pPr>
        <w:snapToGrid w:val="0"/>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学习难点：</w:t>
      </w:r>
      <w:r>
        <w:rPr>
          <w:rFonts w:hint="eastAsia" w:ascii="仿宋" w:hAnsi="仿宋" w:eastAsia="仿宋"/>
          <w:color w:val="000000" w:themeColor="text1"/>
          <w:sz w:val="24"/>
          <w:szCs w:val="24"/>
          <w14:textFill>
            <w14:solidFill>
              <w14:schemeClr w14:val="tx1"/>
            </w14:solidFill>
          </w14:textFill>
        </w:rPr>
        <w:t>对收集的数据进行整理与分析.</w:t>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w:t>
      </w:r>
      <w:r>
        <w:rPr>
          <w:rFonts w:hint="eastAsia" w:ascii="Times New Roman" w:hAnsi="Times New Roman" w:eastAsia="仿宋" w:cs="Times New Roman"/>
          <w:b/>
          <w:bCs/>
          <w:color w:val="000000" w:themeColor="text1"/>
          <w:sz w:val="24"/>
          <w:szCs w:val="24"/>
          <w14:textFill>
            <w14:solidFill>
              <w14:schemeClr w14:val="tx1"/>
            </w14:solidFill>
          </w14:textFill>
        </w:rPr>
        <w:t>教学过程设计</w:t>
      </w:r>
      <w:r>
        <w:rPr>
          <w:rFonts w:hint="eastAsia" w:ascii="仿宋" w:hAnsi="仿宋" w:eastAsia="仿宋"/>
          <w:color w:val="000000" w:themeColor="text1"/>
          <w:sz w:val="24"/>
          <w:szCs w:val="24"/>
          <w14:textFill>
            <w14:solidFill>
              <w14:schemeClr w14:val="tx1"/>
            </w14:solidFill>
          </w14:textFill>
        </w:rPr>
        <w:t>】</w:t>
      </w:r>
    </w:p>
    <w:p>
      <w:pPr>
        <w:snapToGrid w:val="0"/>
        <w:spacing w:line="312" w:lineRule="auto"/>
        <w:ind w:firstLine="482" w:firstLineChars="200"/>
        <w:rPr>
          <w:rFonts w:ascii="Times New Roman" w:hAnsi="Times New Roman" w:eastAsia="仿宋" w:cs="Times New Roman"/>
          <w:b/>
          <w:bCs/>
          <w:color w:val="000000" w:themeColor="text1"/>
          <w:sz w:val="24"/>
          <w:szCs w:val="24"/>
          <w14:textFill>
            <w14:solidFill>
              <w14:schemeClr w14:val="tx1"/>
            </w14:solidFill>
          </w14:textFill>
        </w:rPr>
      </w:pPr>
      <w:r>
        <w:rPr>
          <w:rFonts w:hint="eastAsia" w:ascii="Times New Roman" w:hAnsi="Times New Roman" w:eastAsia="仿宋" w:cs="Times New Roman"/>
          <w:b/>
          <w:bCs/>
          <w:color w:val="000000" w:themeColor="text1"/>
          <w:sz w:val="24"/>
          <w:szCs w:val="24"/>
          <w14:textFill>
            <w14:solidFill>
              <w14:schemeClr w14:val="tx1"/>
            </w14:solidFill>
          </w14:textFill>
        </w:rPr>
        <w:t>（环节一）创设情境 引入课题</w:t>
      </w:r>
    </w:p>
    <w:p>
      <w:pPr>
        <w:spacing w:line="312" w:lineRule="auto"/>
        <w:ind w:firstLine="480" w:firstLineChars="200"/>
        <w:rPr>
          <w:rFonts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学生身体综合素质如何，不仅是每位学生、家长关心的，也是社会和政府所关注的问题．今天的学习围绕完成一份“高一年级学生的体质健康报告”展开，让我们一起感受统计活动的主要过程．</w:t>
      </w:r>
    </w:p>
    <w:p>
      <w:pPr>
        <w:spacing w:line="312" w:lineRule="auto"/>
        <w:ind w:firstLine="480" w:firstLineChars="200"/>
        <w:rPr>
          <w:rFonts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[设计意图]通过具体实际情境的创设，为接下来开展的统计活动作好铺垫，引导学生从生活实际中发现问题，感受数学的应用价值</w:t>
      </w:r>
      <w:r>
        <w:rPr>
          <w:rFonts w:hint="eastAsia" w:ascii="宋体" w:hAnsi="宋体" w:eastAsia="宋体" w:cs="宋体"/>
          <w:color w:val="000000" w:themeColor="text1"/>
          <w:sz w:val="24"/>
          <w:szCs w:val="24"/>
          <w14:textFill>
            <w14:solidFill>
              <w14:schemeClr w14:val="tx1"/>
            </w14:solidFill>
          </w14:textFill>
        </w:rPr>
        <w:t>.</w:t>
      </w:r>
    </w:p>
    <w:p>
      <w:pPr>
        <w:spacing w:line="312" w:lineRule="auto"/>
        <w:ind w:firstLine="482" w:firstLineChars="200"/>
        <w:rPr>
          <w:rFonts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b/>
          <w:bCs/>
          <w:color w:val="000000" w:themeColor="text1"/>
          <w:sz w:val="24"/>
          <w:szCs w:val="24"/>
          <w14:textFill>
            <w14:solidFill>
              <w14:schemeClr w14:val="tx1"/>
            </w14:solidFill>
          </w14:textFill>
        </w:rPr>
        <w:t>（环节二）应用理解  讨论交流</w:t>
      </w:r>
    </w:p>
    <w:p>
      <w:pPr>
        <w:spacing w:line="312" w:lineRule="auto"/>
        <w:ind w:firstLine="480" w:firstLineChars="200"/>
        <w:rPr>
          <w:rFonts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首先，我们了解一下这个案例的背景．</w:t>
      </w:r>
    </w:p>
    <w:p>
      <w:pPr>
        <w:spacing w:line="312" w:lineRule="auto"/>
        <w:ind w:firstLine="480" w:firstLineChars="200"/>
        <w:rPr>
          <w:rFonts w:ascii="宋体" w:hAnsi="宋体" w:eastAsia="宋体" w:cs="Times New Roman"/>
          <w:b/>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 xml:space="preserve">《国家学生体质健康标准》是评价学生综合素质的重要依据．体质健康测试的每一项测试内容都反映了学生身体健康素质的一个或多个要素，所以体质健康测试有助于学生了解自身健康状况，促进学生积极地参加体育锻炼，增强学生的体质和提高健康水平． </w:t>
      </w:r>
      <w:r>
        <w:rPr>
          <w:rFonts w:hint="eastAsia" w:ascii="宋体" w:hAnsi="宋体" w:eastAsia="宋体" w:cs="Times New Roman"/>
          <w:b/>
          <w:color w:val="000000" w:themeColor="text1"/>
          <w:sz w:val="24"/>
          <w:szCs w:val="24"/>
          <w14:textFill>
            <w14:solidFill>
              <w14:schemeClr w14:val="tx1"/>
            </w14:solidFill>
          </w14:textFill>
        </w:rPr>
        <w:t xml:space="preserve"> </w:t>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下面，我们学习统计活动的主要过程：</w:t>
      </w:r>
    </w:p>
    <w:p>
      <w:pPr>
        <w:spacing w:line="312" w:lineRule="auto"/>
        <w:ind w:firstLine="480" w:firstLineChars="200"/>
        <w:rPr>
          <w:rFonts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1.确定调查方案</w:t>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[问题</w:t>
      </w:r>
      <w:r>
        <w:rPr>
          <w:rFonts w:ascii="仿宋" w:hAnsi="仿宋" w:eastAsia="仿宋"/>
          <w:color w:val="000000" w:themeColor="text1"/>
          <w:sz w:val="24"/>
          <w:szCs w:val="24"/>
          <w14:textFill>
            <w14:solidFill>
              <w14:schemeClr w14:val="tx1"/>
            </w14:solidFill>
          </w14:textFill>
        </w:rPr>
        <w:t>1</w:t>
      </w:r>
      <w:r>
        <w:rPr>
          <w:rFonts w:hint="eastAsia" w:ascii="仿宋" w:hAnsi="仿宋" w:eastAsia="仿宋"/>
          <w:color w:val="000000" w:themeColor="text1"/>
          <w:sz w:val="24"/>
          <w:szCs w:val="24"/>
          <w14:textFill>
            <w14:solidFill>
              <w14:schemeClr w14:val="tx1"/>
            </w14:solidFill>
          </w14:textFill>
        </w:rPr>
        <w:t>] 请同学们找到最新版的《国家学生体质健康标准》，你能从中获得哪</w:t>
      </w:r>
      <w:r>
        <w:rPr>
          <w:rFonts w:hint="eastAsia" w:ascii="Times New Roman" w:hAnsi="Times New Roman" w:eastAsia="仿宋" w:cs="Times New Roman"/>
          <w:color w:val="000000" w:themeColor="text1"/>
          <w:sz w:val="24"/>
          <w:szCs w:val="24"/>
          <w14:textFill>
            <w14:solidFill>
              <w14:schemeClr w14:val="tx1"/>
            </w14:solidFill>
          </w14:textFill>
        </w:rPr>
        <w:t>些“体质健康”的指标？请</w:t>
      </w:r>
      <w:r>
        <w:rPr>
          <w:rFonts w:hint="eastAsia" w:ascii="仿宋" w:hAnsi="仿宋" w:eastAsia="仿宋"/>
          <w:color w:val="000000" w:themeColor="text1"/>
          <w:sz w:val="24"/>
          <w:szCs w:val="24"/>
          <w14:textFill>
            <w14:solidFill>
              <w14:schemeClr w14:val="tx1"/>
            </w14:solidFill>
          </w14:textFill>
        </w:rPr>
        <w:t>整理出一份有关高一年级学生体质健康单项指标的评分表.</w:t>
      </w:r>
    </w:p>
    <w:p>
      <w:pPr>
        <w:spacing w:line="312" w:lineRule="auto"/>
        <w:ind w:firstLine="480" w:firstLineChars="200"/>
        <w:rPr>
          <w:rFonts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生 我访问互联网，找到了最新版的《国家学生体质健康标准（2</w:t>
      </w:r>
      <w:r>
        <w:rPr>
          <w:rFonts w:ascii="Times New Roman" w:hAnsi="Times New Roman" w:eastAsia="仿宋" w:cs="Times New Roman"/>
          <w:color w:val="000000" w:themeColor="text1"/>
          <w:sz w:val="24"/>
          <w:szCs w:val="24"/>
          <w14:textFill>
            <w14:solidFill>
              <w14:schemeClr w14:val="tx1"/>
            </w14:solidFill>
          </w14:textFill>
        </w:rPr>
        <w:t>014</w:t>
      </w:r>
      <w:r>
        <w:rPr>
          <w:rFonts w:hint="eastAsia" w:ascii="Times New Roman" w:hAnsi="Times New Roman" w:eastAsia="仿宋" w:cs="Times New Roman"/>
          <w:color w:val="000000" w:themeColor="text1"/>
          <w:sz w:val="24"/>
          <w:szCs w:val="24"/>
          <w14:textFill>
            <w14:solidFill>
              <w14:schemeClr w14:val="tx1"/>
            </w14:solidFill>
          </w14:textFill>
        </w:rPr>
        <w:t>年修订）》，从中查出高中生体质标准包括身高、体重、肺活量、5</w:t>
      </w:r>
      <w:r>
        <w:rPr>
          <w:rFonts w:ascii="Times New Roman" w:hAnsi="Times New Roman" w:eastAsia="仿宋" w:cs="Times New Roman"/>
          <w:color w:val="000000" w:themeColor="text1"/>
          <w:sz w:val="24"/>
          <w:szCs w:val="24"/>
          <w14:textFill>
            <w14:solidFill>
              <w14:schemeClr w14:val="tx1"/>
            </w14:solidFill>
          </w14:textFill>
        </w:rPr>
        <w:t>0</w:t>
      </w:r>
      <w:r>
        <w:rPr>
          <w:rFonts w:hint="eastAsia" w:ascii="Times New Roman" w:hAnsi="Times New Roman" w:eastAsia="仿宋" w:cs="Times New Roman"/>
          <w:color w:val="000000" w:themeColor="text1"/>
          <w:sz w:val="24"/>
          <w:szCs w:val="24"/>
          <w14:textFill>
            <w14:solidFill>
              <w14:schemeClr w14:val="tx1"/>
            </w14:solidFill>
          </w14:textFill>
        </w:rPr>
        <w:t>米跑、坐位体前屈、男生引体向上（女生仰卧起坐）、立定跳远和耐力跑男生1</w:t>
      </w:r>
      <w:r>
        <w:rPr>
          <w:rFonts w:ascii="Times New Roman" w:hAnsi="Times New Roman" w:eastAsia="仿宋" w:cs="Times New Roman"/>
          <w:color w:val="000000" w:themeColor="text1"/>
          <w:sz w:val="24"/>
          <w:szCs w:val="24"/>
          <w14:textFill>
            <w14:solidFill>
              <w14:schemeClr w14:val="tx1"/>
            </w14:solidFill>
          </w14:textFill>
        </w:rPr>
        <w:t>000</w:t>
      </w:r>
      <w:r>
        <w:rPr>
          <w:rFonts w:hint="eastAsia" w:ascii="Times New Roman" w:hAnsi="Times New Roman" w:eastAsia="仿宋" w:cs="Times New Roman"/>
          <w:color w:val="000000" w:themeColor="text1"/>
          <w:sz w:val="24"/>
          <w:szCs w:val="24"/>
          <w14:textFill>
            <w14:solidFill>
              <w14:schemeClr w14:val="tx1"/>
            </w14:solidFill>
          </w14:textFill>
        </w:rPr>
        <w:t>米跑（女生8</w:t>
      </w:r>
      <w:r>
        <w:rPr>
          <w:rFonts w:ascii="Times New Roman" w:hAnsi="Times New Roman" w:eastAsia="仿宋" w:cs="Times New Roman"/>
          <w:color w:val="000000" w:themeColor="text1"/>
          <w:sz w:val="24"/>
          <w:szCs w:val="24"/>
          <w14:textFill>
            <w14:solidFill>
              <w14:schemeClr w14:val="tx1"/>
            </w14:solidFill>
          </w14:textFill>
        </w:rPr>
        <w:t>00</w:t>
      </w:r>
      <w:r>
        <w:rPr>
          <w:rFonts w:hint="eastAsia" w:ascii="Times New Roman" w:hAnsi="Times New Roman" w:eastAsia="仿宋" w:cs="Times New Roman"/>
          <w:color w:val="000000" w:themeColor="text1"/>
          <w:sz w:val="24"/>
          <w:szCs w:val="24"/>
          <w14:textFill>
            <w14:solidFill>
              <w14:schemeClr w14:val="tx1"/>
            </w14:solidFill>
          </w14:textFill>
        </w:rPr>
        <w:t>米跑）等指标，并得到每项指标的评分标准、每项指标所占的权重和等级划分标准等信息．</w:t>
      </w:r>
    </w:p>
    <w:p>
      <w:pPr>
        <w:spacing w:line="312" w:lineRule="auto"/>
        <w:ind w:firstLine="480" w:firstLineChars="200"/>
        <w:rPr>
          <w:rFonts w:ascii="仿宋" w:hAnsi="仿宋" w:eastAsia="仿宋" w:cs="Times New Roman"/>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下面是我整理的高一年级学生的单项指标评分表.表1是</w:t>
      </w:r>
      <w:r>
        <w:rPr>
          <w:rFonts w:hint="eastAsia" w:ascii="仿宋" w:hAnsi="仿宋" w:eastAsia="仿宋" w:cs="Times New Roman"/>
          <w:color w:val="000000" w:themeColor="text1"/>
          <w:sz w:val="24"/>
          <w:szCs w:val="24"/>
          <w14:textFill>
            <w14:solidFill>
              <w14:schemeClr w14:val="tx1"/>
            </w14:solidFill>
          </w14:textFill>
        </w:rPr>
        <w:t>高一年级男生/女生体重指数（BMI）单项评分表，表</w:t>
      </w:r>
      <w:r>
        <w:rPr>
          <w:rFonts w:ascii="仿宋" w:hAnsi="仿宋" w:eastAsia="仿宋" w:cs="Times New Roman"/>
          <w:color w:val="000000" w:themeColor="text1"/>
          <w:sz w:val="24"/>
          <w:szCs w:val="24"/>
          <w14:textFill>
            <w14:solidFill>
              <w14:schemeClr w14:val="tx1"/>
            </w14:solidFill>
          </w14:textFill>
        </w:rPr>
        <w:t>2</w:t>
      </w:r>
      <w:r>
        <w:rPr>
          <w:rFonts w:hint="eastAsia" w:ascii="仿宋" w:hAnsi="仿宋" w:eastAsia="仿宋" w:cs="Times New Roman"/>
          <w:color w:val="000000" w:themeColor="text1"/>
          <w:sz w:val="24"/>
          <w:szCs w:val="24"/>
          <w14:textFill>
            <w14:solidFill>
              <w14:schemeClr w14:val="tx1"/>
            </w14:solidFill>
          </w14:textFill>
        </w:rPr>
        <w:t>是高一年级男女学生体质健康单项评分细则，表</w:t>
      </w:r>
      <w:r>
        <w:rPr>
          <w:rFonts w:ascii="仿宋" w:hAnsi="仿宋" w:eastAsia="仿宋" w:cs="Times New Roman"/>
          <w:color w:val="000000" w:themeColor="text1"/>
          <w:sz w:val="24"/>
          <w:szCs w:val="24"/>
          <w14:textFill>
            <w14:solidFill>
              <w14:schemeClr w14:val="tx1"/>
            </w14:solidFill>
          </w14:textFill>
        </w:rPr>
        <w:t>3</w:t>
      </w:r>
      <w:r>
        <w:rPr>
          <w:rFonts w:hint="eastAsia" w:ascii="仿宋" w:hAnsi="仿宋" w:eastAsia="仿宋" w:cs="Times New Roman"/>
          <w:color w:val="000000" w:themeColor="text1"/>
          <w:sz w:val="24"/>
          <w:szCs w:val="24"/>
          <w14:textFill>
            <w14:solidFill>
              <w14:schemeClr w14:val="tx1"/>
            </w14:solidFill>
          </w14:textFill>
        </w:rPr>
        <w:t>是国家学生体质健康标准单项指标与权重.</w:t>
      </w:r>
    </w:p>
    <w:p>
      <w:pPr>
        <w:spacing w:line="312" w:lineRule="auto"/>
        <w:jc w:val="center"/>
        <w:rPr>
          <w:rFonts w:ascii="仿宋" w:hAnsi="仿宋" w:eastAsia="仿宋" w:cs="Times New Roman"/>
          <w:b/>
          <w:color w:val="000000" w:themeColor="text1"/>
          <w:sz w:val="24"/>
          <w:szCs w:val="24"/>
          <w14:textFill>
            <w14:solidFill>
              <w14:schemeClr w14:val="tx1"/>
            </w14:solidFill>
          </w14:textFill>
        </w:rPr>
      </w:pPr>
    </w:p>
    <w:p>
      <w:pPr>
        <w:spacing w:line="312" w:lineRule="auto"/>
        <w:ind w:firstLine="482" w:firstLineChars="200"/>
        <w:rPr>
          <w:rFonts w:ascii="仿宋" w:hAnsi="仿宋" w:eastAsia="仿宋" w:cs="Times New Roman"/>
          <w:b/>
          <w:color w:val="000000" w:themeColor="text1"/>
          <w:sz w:val="24"/>
          <w:szCs w:val="24"/>
          <w14:textFill>
            <w14:solidFill>
              <w14:schemeClr w14:val="tx1"/>
            </w14:solidFill>
          </w14:textFill>
        </w:rPr>
      </w:pPr>
      <w:r>
        <w:rPr>
          <w:rFonts w:hint="eastAsia" w:ascii="仿宋" w:hAnsi="仿宋" w:eastAsia="仿宋" w:cs="Times New Roman"/>
          <w:b/>
          <w:color w:val="000000" w:themeColor="text1"/>
          <w:sz w:val="24"/>
          <w:szCs w:val="24"/>
          <w14:textFill>
            <w14:solidFill>
              <w14:schemeClr w14:val="tx1"/>
            </w14:solidFill>
          </w14:textFill>
        </w:rPr>
        <w:t>表</w:t>
      </w:r>
      <w:r>
        <w:rPr>
          <w:rFonts w:ascii="仿宋" w:hAnsi="仿宋" w:eastAsia="仿宋" w:cs="Times New Roman"/>
          <w:b/>
          <w:color w:val="000000" w:themeColor="text1"/>
          <w:sz w:val="24"/>
          <w:szCs w:val="24"/>
          <w14:textFill>
            <w14:solidFill>
              <w14:schemeClr w14:val="tx1"/>
            </w14:solidFill>
          </w14:textFill>
        </w:rPr>
        <w:t>1</w:t>
      </w:r>
      <w:r>
        <w:rPr>
          <w:rFonts w:hint="eastAsia" w:ascii="仿宋" w:hAnsi="仿宋" w:eastAsia="仿宋" w:cs="Times New Roman"/>
          <w:b/>
          <w:color w:val="000000" w:themeColor="text1"/>
          <w:sz w:val="24"/>
          <w:szCs w:val="24"/>
          <w14:textFill>
            <w14:solidFill>
              <w14:schemeClr w14:val="tx1"/>
            </w14:solidFill>
          </w14:textFill>
        </w:rPr>
        <w:t xml:space="preserve"> 高一年级男生/女生体重指数（BMI）单项评分表（单位：kg</w:t>
      </w:r>
      <w:r>
        <w:rPr>
          <w:rFonts w:ascii="仿宋" w:hAnsi="仿宋" w:eastAsia="仿宋" w:cs="Times New Roman"/>
          <w:b/>
          <w:color w:val="000000" w:themeColor="text1"/>
          <w:sz w:val="24"/>
          <w:szCs w:val="24"/>
          <w14:textFill>
            <w14:solidFill>
              <w14:schemeClr w14:val="tx1"/>
            </w14:solidFill>
          </w14:textFill>
        </w:rPr>
        <w:t>/</w:t>
      </w:r>
      <w:r>
        <w:rPr>
          <w:rFonts w:hint="eastAsia" w:ascii="仿宋" w:hAnsi="仿宋" w:eastAsia="仿宋" w:cs="Times New Roman"/>
          <w:b/>
          <w:color w:val="000000" w:themeColor="text1"/>
          <w:sz w:val="24"/>
          <w:szCs w:val="24"/>
          <w14:textFill>
            <w14:solidFill>
              <w14:schemeClr w14:val="tx1"/>
            </w14:solidFill>
          </w14:textFill>
        </w:rPr>
        <w:t>m</w:t>
      </w:r>
      <w:r>
        <w:rPr>
          <w:rFonts w:ascii="仿宋" w:hAnsi="仿宋" w:eastAsia="仿宋" w:cs="Times New Roman"/>
          <w:b/>
          <w:color w:val="000000" w:themeColor="text1"/>
          <w:sz w:val="24"/>
          <w:szCs w:val="24"/>
          <w:vertAlign w:val="superscript"/>
          <w14:textFill>
            <w14:solidFill>
              <w14:schemeClr w14:val="tx1"/>
            </w14:solidFill>
          </w14:textFill>
        </w:rPr>
        <w:t>2</w:t>
      </w:r>
      <w:r>
        <w:rPr>
          <w:rFonts w:hint="eastAsia" w:ascii="仿宋" w:hAnsi="仿宋" w:eastAsia="仿宋" w:cs="Times New Roman"/>
          <w:b/>
          <w:color w:val="000000" w:themeColor="text1"/>
          <w:sz w:val="24"/>
          <w:szCs w:val="24"/>
          <w14:textFill>
            <w14:solidFill>
              <w14:schemeClr w14:val="tx1"/>
            </w14:solidFill>
          </w14:textFill>
        </w:rPr>
        <w:t>）</w:t>
      </w:r>
    </w:p>
    <w:tbl>
      <w:tblPr>
        <w:tblStyle w:val="11"/>
        <w:tblW w:w="688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249"/>
        <w:gridCol w:w="1968"/>
        <w:gridCol w:w="196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1701" w:type="dxa"/>
            <w:shd w:val="clear" w:color="auto" w:fill="F7CAAC" w:themeFill="accent2" w:themeFillTint="66"/>
            <w:vAlign w:val="center"/>
          </w:tcPr>
          <w:p>
            <w:pPr>
              <w:widowControl/>
              <w:spacing w:line="312" w:lineRule="auto"/>
              <w:jc w:val="center"/>
              <w:rPr>
                <w:rFonts w:ascii="仿宋" w:hAnsi="仿宋" w:eastAsia="仿宋" w:cs="宋体"/>
                <w:b/>
                <w:bCs/>
                <w:color w:val="000000" w:themeColor="text1"/>
                <w:kern w:val="0"/>
                <w:sz w:val="22"/>
                <w14:textFill>
                  <w14:solidFill>
                    <w14:schemeClr w14:val="tx1"/>
                  </w14:solidFill>
                </w14:textFill>
              </w:rPr>
            </w:pPr>
            <w:r>
              <w:rPr>
                <w:rFonts w:hint="eastAsia" w:ascii="仿宋" w:hAnsi="仿宋" w:eastAsia="仿宋" w:cs="宋体"/>
                <w:b/>
                <w:bCs/>
                <w:color w:val="000000" w:themeColor="text1"/>
                <w:kern w:val="0"/>
                <w:sz w:val="22"/>
                <w14:textFill>
                  <w14:solidFill>
                    <w14:schemeClr w14:val="tx1"/>
                  </w14:solidFill>
                </w14:textFill>
              </w:rPr>
              <w:t>等级</w:t>
            </w:r>
          </w:p>
        </w:tc>
        <w:tc>
          <w:tcPr>
            <w:tcW w:w="1249" w:type="dxa"/>
            <w:shd w:val="clear" w:color="auto" w:fill="F7CAAC" w:themeFill="accent2" w:themeFillTint="66"/>
            <w:vAlign w:val="center"/>
          </w:tcPr>
          <w:p>
            <w:pPr>
              <w:widowControl/>
              <w:spacing w:line="312" w:lineRule="auto"/>
              <w:jc w:val="center"/>
              <w:rPr>
                <w:rFonts w:ascii="仿宋" w:hAnsi="仿宋" w:eastAsia="仿宋" w:cs="宋体"/>
                <w:b/>
                <w:bCs/>
                <w:color w:val="000000" w:themeColor="text1"/>
                <w:kern w:val="0"/>
                <w:sz w:val="22"/>
                <w14:textFill>
                  <w14:solidFill>
                    <w14:schemeClr w14:val="tx1"/>
                  </w14:solidFill>
                </w14:textFill>
              </w:rPr>
            </w:pPr>
            <w:r>
              <w:rPr>
                <w:rFonts w:hint="eastAsia" w:ascii="仿宋" w:hAnsi="仿宋" w:eastAsia="仿宋" w:cs="宋体"/>
                <w:b/>
                <w:bCs/>
                <w:color w:val="000000" w:themeColor="text1"/>
                <w:kern w:val="0"/>
                <w:sz w:val="22"/>
                <w14:textFill>
                  <w14:solidFill>
                    <w14:schemeClr w14:val="tx1"/>
                  </w14:solidFill>
                </w14:textFill>
              </w:rPr>
              <w:t>单项</w:t>
            </w:r>
          </w:p>
          <w:p>
            <w:pPr>
              <w:widowControl/>
              <w:spacing w:line="312" w:lineRule="auto"/>
              <w:jc w:val="center"/>
              <w:rPr>
                <w:rFonts w:ascii="仿宋" w:hAnsi="仿宋" w:eastAsia="仿宋" w:cs="宋体"/>
                <w:b/>
                <w:bCs/>
                <w:color w:val="000000" w:themeColor="text1"/>
                <w:kern w:val="0"/>
                <w:sz w:val="22"/>
                <w14:textFill>
                  <w14:solidFill>
                    <w14:schemeClr w14:val="tx1"/>
                  </w14:solidFill>
                </w14:textFill>
              </w:rPr>
            </w:pPr>
            <w:r>
              <w:rPr>
                <w:rFonts w:hint="eastAsia" w:ascii="仿宋" w:hAnsi="仿宋" w:eastAsia="仿宋" w:cs="宋体"/>
                <w:b/>
                <w:bCs/>
                <w:color w:val="000000" w:themeColor="text1"/>
                <w:kern w:val="0"/>
                <w:sz w:val="22"/>
                <w14:textFill>
                  <w14:solidFill>
                    <w14:schemeClr w14:val="tx1"/>
                  </w14:solidFill>
                </w14:textFill>
              </w:rPr>
              <w:t>得分</w:t>
            </w:r>
          </w:p>
        </w:tc>
        <w:tc>
          <w:tcPr>
            <w:tcW w:w="1968" w:type="dxa"/>
            <w:shd w:val="clear" w:color="auto" w:fill="F7CAAC" w:themeFill="accent2" w:themeFillTint="66"/>
            <w:vAlign w:val="center"/>
          </w:tcPr>
          <w:p>
            <w:pPr>
              <w:widowControl/>
              <w:spacing w:line="312" w:lineRule="auto"/>
              <w:jc w:val="center"/>
              <w:rPr>
                <w:rFonts w:ascii="仿宋" w:hAnsi="仿宋" w:eastAsia="仿宋" w:cs="宋体"/>
                <w:b/>
                <w:bCs/>
                <w:color w:val="000000" w:themeColor="text1"/>
                <w:kern w:val="0"/>
                <w:sz w:val="22"/>
                <w14:textFill>
                  <w14:solidFill>
                    <w14:schemeClr w14:val="tx1"/>
                  </w14:solidFill>
                </w14:textFill>
              </w:rPr>
            </w:pPr>
            <w:r>
              <w:rPr>
                <w:rFonts w:hint="eastAsia" w:ascii="仿宋" w:hAnsi="仿宋" w:eastAsia="仿宋" w:cs="宋体"/>
                <w:b/>
                <w:bCs/>
                <w:color w:val="000000" w:themeColor="text1"/>
                <w:kern w:val="0"/>
                <w:sz w:val="22"/>
                <w14:textFill>
                  <w14:solidFill>
                    <w14:schemeClr w14:val="tx1"/>
                  </w14:solidFill>
                </w14:textFill>
              </w:rPr>
              <w:t>男生</w:t>
            </w:r>
          </w:p>
        </w:tc>
        <w:tc>
          <w:tcPr>
            <w:tcW w:w="1966" w:type="dxa"/>
            <w:shd w:val="clear" w:color="auto" w:fill="F7CAAC" w:themeFill="accent2" w:themeFillTint="66"/>
            <w:vAlign w:val="center"/>
          </w:tcPr>
          <w:p>
            <w:pPr>
              <w:widowControl/>
              <w:spacing w:line="312" w:lineRule="auto"/>
              <w:jc w:val="center"/>
              <w:rPr>
                <w:rFonts w:ascii="仿宋" w:hAnsi="仿宋" w:eastAsia="仿宋" w:cs="宋体"/>
                <w:b/>
                <w:bCs/>
                <w:color w:val="000000" w:themeColor="text1"/>
                <w:kern w:val="0"/>
                <w:sz w:val="22"/>
                <w14:textFill>
                  <w14:solidFill>
                    <w14:schemeClr w14:val="tx1"/>
                  </w14:solidFill>
                </w14:textFill>
              </w:rPr>
            </w:pPr>
            <w:r>
              <w:rPr>
                <w:rFonts w:hint="eastAsia" w:ascii="仿宋" w:hAnsi="仿宋" w:eastAsia="仿宋" w:cs="宋体"/>
                <w:b/>
                <w:bCs/>
                <w:color w:val="000000" w:themeColor="text1"/>
                <w:kern w:val="0"/>
                <w:sz w:val="22"/>
                <w14:textFill>
                  <w14:solidFill>
                    <w14:schemeClr w14:val="tx1"/>
                  </w14:solidFill>
                </w14:textFill>
              </w:rPr>
              <w:t>女生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1701" w:type="dxa"/>
            <w:vAlign w:val="center"/>
          </w:tcPr>
          <w:p>
            <w:pPr>
              <w:widowControl/>
              <w:spacing w:line="312" w:lineRule="auto"/>
              <w:jc w:val="center"/>
              <w:rPr>
                <w:rFonts w:ascii="仿宋" w:hAnsi="仿宋" w:eastAsia="仿宋" w:cs="宋体"/>
                <w:b/>
                <w:bCs/>
                <w:color w:val="000000" w:themeColor="text1"/>
                <w:kern w:val="0"/>
                <w:sz w:val="22"/>
                <w14:textFill>
                  <w14:solidFill>
                    <w14:schemeClr w14:val="tx1"/>
                  </w14:solidFill>
                </w14:textFill>
              </w:rPr>
            </w:pPr>
            <w:r>
              <w:rPr>
                <w:rFonts w:hint="eastAsia" w:ascii="仿宋" w:hAnsi="仿宋" w:eastAsia="仿宋" w:cs="宋体"/>
                <w:b/>
                <w:bCs/>
                <w:color w:val="000000" w:themeColor="text1"/>
                <w:kern w:val="0"/>
                <w:sz w:val="22"/>
                <w14:textFill>
                  <w14:solidFill>
                    <w14:schemeClr w14:val="tx1"/>
                  </w14:solidFill>
                </w14:textFill>
              </w:rPr>
              <w:t>正常</w:t>
            </w:r>
          </w:p>
        </w:tc>
        <w:tc>
          <w:tcPr>
            <w:tcW w:w="1249" w:type="dxa"/>
            <w:vAlign w:val="center"/>
          </w:tcPr>
          <w:p>
            <w:pPr>
              <w:spacing w:line="312" w:lineRule="auto"/>
              <w:jc w:val="center"/>
              <w:rPr>
                <w:rFonts w:ascii="仿宋" w:hAnsi="仿宋" w:eastAsia="仿宋" w:cs="Times New Roman"/>
                <w:b/>
                <w:color w:val="000000" w:themeColor="text1"/>
                <w:sz w:val="22"/>
                <w14:textFill>
                  <w14:solidFill>
                    <w14:schemeClr w14:val="tx1"/>
                  </w14:solidFill>
                </w14:textFill>
              </w:rPr>
            </w:pPr>
            <w:r>
              <w:rPr>
                <w:rFonts w:ascii="仿宋" w:hAnsi="仿宋" w:eastAsia="仿宋" w:cs="Times New Roman"/>
                <w:b/>
                <w:bCs/>
                <w:color w:val="000000" w:themeColor="text1"/>
                <w:kern w:val="0"/>
                <w:sz w:val="22"/>
                <w14:textFill>
                  <w14:solidFill>
                    <w14:schemeClr w14:val="tx1"/>
                  </w14:solidFill>
                </w14:textFill>
              </w:rPr>
              <w:t>100</w:t>
            </w:r>
          </w:p>
        </w:tc>
        <w:tc>
          <w:tcPr>
            <w:tcW w:w="1968" w:type="dxa"/>
            <w:vAlign w:val="center"/>
          </w:tcPr>
          <w:p>
            <w:pPr>
              <w:spacing w:line="312" w:lineRule="auto"/>
              <w:jc w:val="center"/>
              <w:rPr>
                <w:rFonts w:ascii="仿宋" w:hAnsi="仿宋" w:eastAsia="仿宋" w:cs="Times New Roman"/>
                <w:color w:val="000000" w:themeColor="text1"/>
                <w:sz w:val="22"/>
                <w14:textFill>
                  <w14:solidFill>
                    <w14:schemeClr w14:val="tx1"/>
                  </w14:solidFill>
                </w14:textFill>
              </w:rPr>
            </w:pPr>
            <w:r>
              <w:rPr>
                <w:rFonts w:ascii="仿宋" w:hAnsi="仿宋" w:eastAsia="仿宋" w:cs="Times New Roman"/>
                <w:color w:val="000000" w:themeColor="text1"/>
                <w:sz w:val="22"/>
                <w14:textFill>
                  <w14:solidFill>
                    <w14:schemeClr w14:val="tx1"/>
                  </w14:solidFill>
                </w14:textFill>
              </w:rPr>
              <w:t>16.5</w:t>
            </w:r>
            <w:r>
              <w:rPr>
                <w:rFonts w:ascii="Times New Roman" w:hAnsi="Times New Roman" w:eastAsia="宋体" w:cs="Times New Roman"/>
                <w:color w:val="000000" w:themeColor="text1"/>
                <w:sz w:val="22"/>
                <w14:textFill>
                  <w14:solidFill>
                    <w14:schemeClr w14:val="tx1"/>
                  </w14:solidFill>
                </w14:textFill>
              </w:rPr>
              <w:t>~</w:t>
            </w:r>
            <w:r>
              <w:rPr>
                <w:rFonts w:ascii="仿宋" w:hAnsi="仿宋" w:eastAsia="仿宋" w:cs="Times New Roman"/>
                <w:color w:val="000000" w:themeColor="text1"/>
                <w:sz w:val="22"/>
                <w14:textFill>
                  <w14:solidFill>
                    <w14:schemeClr w14:val="tx1"/>
                  </w14:solidFill>
                </w14:textFill>
              </w:rPr>
              <w:t>23.2</w:t>
            </w:r>
          </w:p>
        </w:tc>
        <w:tc>
          <w:tcPr>
            <w:tcW w:w="1966" w:type="dxa"/>
            <w:vAlign w:val="center"/>
          </w:tcPr>
          <w:p>
            <w:pPr>
              <w:spacing w:line="312" w:lineRule="auto"/>
              <w:jc w:val="center"/>
              <w:rPr>
                <w:rFonts w:ascii="仿宋" w:hAnsi="仿宋" w:eastAsia="仿宋" w:cs="Times New Roman"/>
                <w:color w:val="000000" w:themeColor="text1"/>
                <w:sz w:val="22"/>
                <w14:textFill>
                  <w14:solidFill>
                    <w14:schemeClr w14:val="tx1"/>
                  </w14:solidFill>
                </w14:textFill>
              </w:rPr>
            </w:pPr>
            <w:r>
              <w:rPr>
                <w:rFonts w:ascii="仿宋" w:hAnsi="仿宋" w:eastAsia="仿宋" w:cs="Times New Roman"/>
                <w:color w:val="000000" w:themeColor="text1"/>
                <w:sz w:val="22"/>
                <w14:textFill>
                  <w14:solidFill>
                    <w14:schemeClr w14:val="tx1"/>
                  </w14:solidFill>
                </w14:textFill>
              </w:rPr>
              <w:t>16.5</w:t>
            </w:r>
            <w:r>
              <w:rPr>
                <w:rFonts w:ascii="Times New Roman" w:hAnsi="Times New Roman" w:eastAsia="宋体" w:cs="Times New Roman"/>
                <w:color w:val="000000" w:themeColor="text1"/>
                <w:sz w:val="22"/>
                <w14:textFill>
                  <w14:solidFill>
                    <w14:schemeClr w14:val="tx1"/>
                  </w14:solidFill>
                </w14:textFill>
              </w:rPr>
              <w:t>~</w:t>
            </w:r>
            <w:r>
              <w:rPr>
                <w:rFonts w:ascii="仿宋" w:hAnsi="仿宋" w:eastAsia="仿宋" w:cs="Times New Roman"/>
                <w:color w:val="000000" w:themeColor="text1"/>
                <w:sz w:val="22"/>
                <w14:textFill>
                  <w14:solidFill>
                    <w14:schemeClr w14:val="tx1"/>
                  </w14:solidFill>
                </w14:textFill>
              </w:rPr>
              <w:t>22.7</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1701" w:type="dxa"/>
            <w:vAlign w:val="center"/>
          </w:tcPr>
          <w:p>
            <w:pPr>
              <w:widowControl/>
              <w:spacing w:line="312" w:lineRule="auto"/>
              <w:jc w:val="center"/>
              <w:rPr>
                <w:rFonts w:ascii="仿宋" w:hAnsi="仿宋" w:eastAsia="仿宋" w:cs="宋体"/>
                <w:b/>
                <w:bCs/>
                <w:color w:val="000000" w:themeColor="text1"/>
                <w:kern w:val="0"/>
                <w:sz w:val="22"/>
                <w14:textFill>
                  <w14:solidFill>
                    <w14:schemeClr w14:val="tx1"/>
                  </w14:solidFill>
                </w14:textFill>
              </w:rPr>
            </w:pPr>
            <w:r>
              <w:rPr>
                <w:rFonts w:hint="eastAsia" w:ascii="仿宋" w:hAnsi="仿宋" w:eastAsia="仿宋" w:cs="宋体"/>
                <w:b/>
                <w:bCs/>
                <w:color w:val="000000" w:themeColor="text1"/>
                <w:kern w:val="0"/>
                <w:sz w:val="22"/>
                <w14:textFill>
                  <w14:solidFill>
                    <w14:schemeClr w14:val="tx1"/>
                  </w14:solidFill>
                </w14:textFill>
              </w:rPr>
              <w:t>低体重</w:t>
            </w:r>
          </w:p>
        </w:tc>
        <w:tc>
          <w:tcPr>
            <w:tcW w:w="1249" w:type="dxa"/>
            <w:vMerge w:val="restart"/>
            <w:vAlign w:val="center"/>
          </w:tcPr>
          <w:p>
            <w:pPr>
              <w:widowControl/>
              <w:spacing w:line="312" w:lineRule="auto"/>
              <w:jc w:val="center"/>
              <w:rPr>
                <w:rFonts w:ascii="仿宋" w:hAnsi="仿宋" w:eastAsia="仿宋" w:cs="Times New Roman"/>
                <w:b/>
                <w:bCs/>
                <w:color w:val="000000" w:themeColor="text1"/>
                <w:kern w:val="0"/>
                <w:sz w:val="22"/>
                <w14:textFill>
                  <w14:solidFill>
                    <w14:schemeClr w14:val="tx1"/>
                  </w14:solidFill>
                </w14:textFill>
              </w:rPr>
            </w:pPr>
            <w:r>
              <w:rPr>
                <w:rFonts w:ascii="仿宋" w:hAnsi="仿宋" w:eastAsia="仿宋" w:cs="Times New Roman"/>
                <w:b/>
                <w:bCs/>
                <w:color w:val="000000" w:themeColor="text1"/>
                <w:kern w:val="0"/>
                <w:sz w:val="22"/>
                <w14:textFill>
                  <w14:solidFill>
                    <w14:schemeClr w14:val="tx1"/>
                  </w14:solidFill>
                </w14:textFill>
              </w:rPr>
              <w:t>80</w:t>
            </w:r>
          </w:p>
        </w:tc>
        <w:tc>
          <w:tcPr>
            <w:tcW w:w="1968" w:type="dxa"/>
            <w:vAlign w:val="center"/>
          </w:tcPr>
          <w:p>
            <w:pPr>
              <w:spacing w:line="312" w:lineRule="auto"/>
              <w:jc w:val="center"/>
              <w:rPr>
                <w:rFonts w:ascii="仿宋" w:hAnsi="仿宋" w:eastAsia="仿宋" w:cs="Times New Roman"/>
                <w:color w:val="000000" w:themeColor="text1"/>
                <w:sz w:val="22"/>
                <w14:textFill>
                  <w14:solidFill>
                    <w14:schemeClr w14:val="tx1"/>
                  </w14:solidFill>
                </w14:textFill>
              </w:rPr>
            </w:pPr>
            <w:r>
              <w:rPr>
                <w:rFonts w:ascii="仿宋" w:hAnsi="仿宋" w:eastAsia="仿宋" w:cs="Times New Roman"/>
                <w:color w:val="000000" w:themeColor="text1"/>
                <w:sz w:val="22"/>
                <w14:textFill>
                  <w14:solidFill>
                    <w14:schemeClr w14:val="tx1"/>
                  </w14:solidFill>
                </w14:textFill>
              </w:rPr>
              <w:t>≤16.4</w:t>
            </w:r>
          </w:p>
        </w:tc>
        <w:tc>
          <w:tcPr>
            <w:tcW w:w="1966" w:type="dxa"/>
            <w:vAlign w:val="center"/>
          </w:tcPr>
          <w:p>
            <w:pPr>
              <w:spacing w:line="312" w:lineRule="auto"/>
              <w:jc w:val="center"/>
              <w:rPr>
                <w:rFonts w:ascii="仿宋" w:hAnsi="仿宋" w:eastAsia="仿宋" w:cs="Times New Roman"/>
                <w:color w:val="000000" w:themeColor="text1"/>
                <w:sz w:val="22"/>
                <w14:textFill>
                  <w14:solidFill>
                    <w14:schemeClr w14:val="tx1"/>
                  </w14:solidFill>
                </w14:textFill>
              </w:rPr>
            </w:pPr>
            <w:r>
              <w:rPr>
                <w:rFonts w:ascii="仿宋" w:hAnsi="仿宋" w:eastAsia="仿宋" w:cs="Times New Roman"/>
                <w:color w:val="000000" w:themeColor="text1"/>
                <w:sz w:val="22"/>
                <w14:textFill>
                  <w14:solidFill>
                    <w14:schemeClr w14:val="tx1"/>
                  </w14:solidFill>
                </w14:textFill>
              </w:rPr>
              <w:t>≤16.4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1701" w:type="dxa"/>
            <w:vAlign w:val="center"/>
          </w:tcPr>
          <w:p>
            <w:pPr>
              <w:widowControl/>
              <w:spacing w:line="312" w:lineRule="auto"/>
              <w:jc w:val="center"/>
              <w:rPr>
                <w:rFonts w:ascii="仿宋" w:hAnsi="仿宋" w:eastAsia="仿宋" w:cs="宋体"/>
                <w:b/>
                <w:bCs/>
                <w:color w:val="000000" w:themeColor="text1"/>
                <w:kern w:val="0"/>
                <w:sz w:val="22"/>
                <w14:textFill>
                  <w14:solidFill>
                    <w14:schemeClr w14:val="tx1"/>
                  </w14:solidFill>
                </w14:textFill>
              </w:rPr>
            </w:pPr>
            <w:r>
              <w:rPr>
                <w:rFonts w:hint="eastAsia" w:ascii="仿宋" w:hAnsi="仿宋" w:eastAsia="仿宋" w:cs="宋体"/>
                <w:b/>
                <w:bCs/>
                <w:color w:val="000000" w:themeColor="text1"/>
                <w:kern w:val="0"/>
                <w:sz w:val="22"/>
                <w14:textFill>
                  <w14:solidFill>
                    <w14:schemeClr w14:val="tx1"/>
                  </w14:solidFill>
                </w14:textFill>
              </w:rPr>
              <w:t>超重</w:t>
            </w:r>
          </w:p>
        </w:tc>
        <w:tc>
          <w:tcPr>
            <w:tcW w:w="1249" w:type="dxa"/>
            <w:vMerge w:val="continue"/>
            <w:vAlign w:val="center"/>
          </w:tcPr>
          <w:p>
            <w:pPr>
              <w:widowControl/>
              <w:spacing w:line="312" w:lineRule="auto"/>
              <w:jc w:val="center"/>
              <w:rPr>
                <w:rFonts w:ascii="仿宋" w:hAnsi="仿宋" w:eastAsia="仿宋" w:cs="Times New Roman"/>
                <w:b/>
                <w:bCs/>
                <w:color w:val="000000" w:themeColor="text1"/>
                <w:kern w:val="0"/>
                <w:sz w:val="22"/>
                <w14:textFill>
                  <w14:solidFill>
                    <w14:schemeClr w14:val="tx1"/>
                  </w14:solidFill>
                </w14:textFill>
              </w:rPr>
            </w:pPr>
          </w:p>
        </w:tc>
        <w:tc>
          <w:tcPr>
            <w:tcW w:w="1968" w:type="dxa"/>
            <w:vAlign w:val="center"/>
          </w:tcPr>
          <w:p>
            <w:pPr>
              <w:spacing w:line="312" w:lineRule="auto"/>
              <w:jc w:val="center"/>
              <w:rPr>
                <w:rFonts w:ascii="仿宋" w:hAnsi="仿宋" w:eastAsia="仿宋" w:cs="Times New Roman"/>
                <w:color w:val="000000" w:themeColor="text1"/>
                <w:sz w:val="22"/>
                <w14:textFill>
                  <w14:solidFill>
                    <w14:schemeClr w14:val="tx1"/>
                  </w14:solidFill>
                </w14:textFill>
              </w:rPr>
            </w:pPr>
            <w:r>
              <w:rPr>
                <w:rFonts w:ascii="仿宋" w:hAnsi="仿宋" w:eastAsia="仿宋" w:cs="Times New Roman"/>
                <w:color w:val="000000" w:themeColor="text1"/>
                <w:sz w:val="22"/>
                <w14:textFill>
                  <w14:solidFill>
                    <w14:schemeClr w14:val="tx1"/>
                  </w14:solidFill>
                </w14:textFill>
              </w:rPr>
              <w:t>23.3</w:t>
            </w:r>
            <w:r>
              <w:rPr>
                <w:rFonts w:ascii="Times New Roman" w:hAnsi="Times New Roman" w:eastAsia="宋体" w:cs="Times New Roman"/>
                <w:color w:val="000000" w:themeColor="text1"/>
                <w:sz w:val="22"/>
                <w14:textFill>
                  <w14:solidFill>
                    <w14:schemeClr w14:val="tx1"/>
                  </w14:solidFill>
                </w14:textFill>
              </w:rPr>
              <w:t>~</w:t>
            </w:r>
            <w:r>
              <w:rPr>
                <w:rFonts w:ascii="仿宋" w:hAnsi="仿宋" w:eastAsia="仿宋" w:cs="Times New Roman"/>
                <w:color w:val="000000" w:themeColor="text1"/>
                <w:sz w:val="22"/>
                <w14:textFill>
                  <w14:solidFill>
                    <w14:schemeClr w14:val="tx1"/>
                  </w14:solidFill>
                </w14:textFill>
              </w:rPr>
              <w:t>26.3</w:t>
            </w:r>
          </w:p>
        </w:tc>
        <w:tc>
          <w:tcPr>
            <w:tcW w:w="1966" w:type="dxa"/>
            <w:vAlign w:val="center"/>
          </w:tcPr>
          <w:p>
            <w:pPr>
              <w:spacing w:line="312" w:lineRule="auto"/>
              <w:jc w:val="center"/>
              <w:rPr>
                <w:rFonts w:ascii="仿宋" w:hAnsi="仿宋" w:eastAsia="仿宋" w:cs="Times New Roman"/>
                <w:color w:val="000000" w:themeColor="text1"/>
                <w:sz w:val="22"/>
                <w14:textFill>
                  <w14:solidFill>
                    <w14:schemeClr w14:val="tx1"/>
                  </w14:solidFill>
                </w14:textFill>
              </w:rPr>
            </w:pPr>
            <w:r>
              <w:rPr>
                <w:rFonts w:ascii="仿宋" w:hAnsi="仿宋" w:eastAsia="仿宋" w:cs="Times New Roman"/>
                <w:color w:val="000000" w:themeColor="text1"/>
                <w:sz w:val="22"/>
                <w14:textFill>
                  <w14:solidFill>
                    <w14:schemeClr w14:val="tx1"/>
                  </w14:solidFill>
                </w14:textFill>
              </w:rPr>
              <w:t>22.8</w:t>
            </w:r>
            <w:r>
              <w:rPr>
                <w:rFonts w:ascii="Times New Roman" w:hAnsi="Times New Roman" w:eastAsia="宋体" w:cs="Times New Roman"/>
                <w:color w:val="000000" w:themeColor="text1"/>
                <w:sz w:val="22"/>
                <w14:textFill>
                  <w14:solidFill>
                    <w14:schemeClr w14:val="tx1"/>
                  </w14:solidFill>
                </w14:textFill>
              </w:rPr>
              <w:t>~</w:t>
            </w:r>
            <w:r>
              <w:rPr>
                <w:rFonts w:ascii="仿宋" w:hAnsi="仿宋" w:eastAsia="仿宋" w:cs="Times New Roman"/>
                <w:color w:val="000000" w:themeColor="text1"/>
                <w:sz w:val="22"/>
                <w14:textFill>
                  <w14:solidFill>
                    <w14:schemeClr w14:val="tx1"/>
                  </w14:solidFill>
                </w14:textFill>
              </w:rPr>
              <w:t>25.2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1701" w:type="dxa"/>
            <w:vAlign w:val="center"/>
          </w:tcPr>
          <w:p>
            <w:pPr>
              <w:widowControl/>
              <w:spacing w:line="312" w:lineRule="auto"/>
              <w:jc w:val="center"/>
              <w:rPr>
                <w:rFonts w:ascii="仿宋" w:hAnsi="仿宋" w:eastAsia="仿宋" w:cs="宋体"/>
                <w:b/>
                <w:bCs/>
                <w:color w:val="000000" w:themeColor="text1"/>
                <w:kern w:val="0"/>
                <w:sz w:val="22"/>
                <w14:textFill>
                  <w14:solidFill>
                    <w14:schemeClr w14:val="tx1"/>
                  </w14:solidFill>
                </w14:textFill>
              </w:rPr>
            </w:pPr>
            <w:r>
              <w:rPr>
                <w:rFonts w:hint="eastAsia" w:ascii="仿宋" w:hAnsi="仿宋" w:eastAsia="仿宋" w:cs="宋体"/>
                <w:b/>
                <w:bCs/>
                <w:color w:val="000000" w:themeColor="text1"/>
                <w:kern w:val="0"/>
                <w:sz w:val="22"/>
                <w14:textFill>
                  <w14:solidFill>
                    <w14:schemeClr w14:val="tx1"/>
                  </w14:solidFill>
                </w14:textFill>
              </w:rPr>
              <w:t>肥胖</w:t>
            </w:r>
          </w:p>
        </w:tc>
        <w:tc>
          <w:tcPr>
            <w:tcW w:w="1249" w:type="dxa"/>
            <w:vAlign w:val="center"/>
          </w:tcPr>
          <w:p>
            <w:pPr>
              <w:spacing w:line="312" w:lineRule="auto"/>
              <w:jc w:val="center"/>
              <w:rPr>
                <w:rFonts w:ascii="仿宋" w:hAnsi="仿宋" w:eastAsia="仿宋" w:cs="Times New Roman"/>
                <w:b/>
                <w:color w:val="000000" w:themeColor="text1"/>
                <w:sz w:val="22"/>
                <w14:textFill>
                  <w14:solidFill>
                    <w14:schemeClr w14:val="tx1"/>
                  </w14:solidFill>
                </w14:textFill>
              </w:rPr>
            </w:pPr>
            <w:r>
              <w:rPr>
                <w:rFonts w:ascii="仿宋" w:hAnsi="仿宋" w:eastAsia="仿宋" w:cs="Times New Roman"/>
                <w:b/>
                <w:bCs/>
                <w:color w:val="000000" w:themeColor="text1"/>
                <w:kern w:val="0"/>
                <w:sz w:val="22"/>
                <w14:textFill>
                  <w14:solidFill>
                    <w14:schemeClr w14:val="tx1"/>
                  </w14:solidFill>
                </w14:textFill>
              </w:rPr>
              <w:t>60</w:t>
            </w:r>
          </w:p>
        </w:tc>
        <w:tc>
          <w:tcPr>
            <w:tcW w:w="1968" w:type="dxa"/>
            <w:vAlign w:val="center"/>
          </w:tcPr>
          <w:p>
            <w:pPr>
              <w:spacing w:line="312" w:lineRule="auto"/>
              <w:jc w:val="center"/>
              <w:rPr>
                <w:rFonts w:ascii="仿宋" w:hAnsi="仿宋" w:eastAsia="仿宋" w:cs="Times New Roman"/>
                <w:color w:val="000000" w:themeColor="text1"/>
                <w:sz w:val="22"/>
                <w14:textFill>
                  <w14:solidFill>
                    <w14:schemeClr w14:val="tx1"/>
                  </w14:solidFill>
                </w14:textFill>
              </w:rPr>
            </w:pPr>
            <w:r>
              <w:rPr>
                <w:rFonts w:ascii="仿宋" w:hAnsi="仿宋" w:eastAsia="仿宋" w:cs="Times New Roman"/>
                <w:color w:val="000000" w:themeColor="text1"/>
                <w:sz w:val="22"/>
                <w14:textFill>
                  <w14:solidFill>
                    <w14:schemeClr w14:val="tx1"/>
                  </w14:solidFill>
                </w14:textFill>
              </w:rPr>
              <w:t>≥26.4</w:t>
            </w:r>
          </w:p>
        </w:tc>
        <w:tc>
          <w:tcPr>
            <w:tcW w:w="1966" w:type="dxa"/>
            <w:vAlign w:val="center"/>
          </w:tcPr>
          <w:p>
            <w:pPr>
              <w:spacing w:line="312" w:lineRule="auto"/>
              <w:jc w:val="center"/>
              <w:rPr>
                <w:rFonts w:ascii="仿宋" w:hAnsi="仿宋" w:eastAsia="仿宋" w:cs="Times New Roman"/>
                <w:color w:val="000000" w:themeColor="text1"/>
                <w:sz w:val="22"/>
                <w14:textFill>
                  <w14:solidFill>
                    <w14:schemeClr w14:val="tx1"/>
                  </w14:solidFill>
                </w14:textFill>
              </w:rPr>
            </w:pPr>
            <w:r>
              <w:rPr>
                <w:rFonts w:ascii="仿宋" w:hAnsi="仿宋" w:eastAsia="仿宋" w:cs="Times New Roman"/>
                <w:color w:val="000000" w:themeColor="text1"/>
                <w:sz w:val="22"/>
                <w14:textFill>
                  <w14:solidFill>
                    <w14:schemeClr w14:val="tx1"/>
                  </w14:solidFill>
                </w14:textFill>
              </w:rPr>
              <w:t>≥25.3</w:t>
            </w:r>
          </w:p>
        </w:tc>
      </w:tr>
    </w:tbl>
    <w:p>
      <w:pPr>
        <w:spacing w:line="312" w:lineRule="auto"/>
        <w:rPr>
          <w:rFonts w:ascii="宋体" w:hAnsi="宋体" w:eastAsia="宋体" w:cs="Times New Roman"/>
          <w:b/>
          <w:color w:val="000000" w:themeColor="text1"/>
          <w:sz w:val="28"/>
          <w:szCs w:val="28"/>
          <w14:textFill>
            <w14:solidFill>
              <w14:schemeClr w14:val="tx1"/>
            </w14:solidFill>
          </w14:textFill>
        </w:rPr>
      </w:pPr>
      <w:r>
        <w:rPr>
          <w:rFonts w:hint="eastAsia" w:ascii="宋体" w:hAnsi="宋体" w:eastAsia="宋体" w:cs="Times New Roman"/>
          <w:b/>
          <w:color w:val="000000" w:themeColor="text1"/>
          <w:sz w:val="28"/>
          <w:szCs w:val="28"/>
          <w14:textFill>
            <w14:solidFill>
              <w14:schemeClr w14:val="tx1"/>
            </w14:solidFill>
          </w14:textFill>
        </w:rPr>
        <w:t xml:space="preserve"> </w:t>
      </w:r>
      <w:r>
        <w:rPr>
          <w:rFonts w:ascii="宋体" w:hAnsi="宋体" w:eastAsia="宋体" w:cs="Times New Roman"/>
          <w:b/>
          <w:color w:val="000000" w:themeColor="text1"/>
          <w:sz w:val="28"/>
          <w:szCs w:val="28"/>
          <w14:textFill>
            <w14:solidFill>
              <w14:schemeClr w14:val="tx1"/>
            </w14:solidFill>
          </w14:textFill>
        </w:rPr>
        <w:t xml:space="preserve">         </w:t>
      </w:r>
      <w:r>
        <w:rPr>
          <w:rFonts w:hint="eastAsia" w:ascii="仿宋" w:hAnsi="仿宋" w:eastAsia="仿宋" w:cs="仿宋"/>
          <w:b/>
          <w:color w:val="000000" w:themeColor="text1"/>
          <w:sz w:val="24"/>
          <w:szCs w:val="24"/>
          <w14:textFill>
            <w14:solidFill>
              <w14:schemeClr w14:val="tx1"/>
            </w14:solidFill>
          </w14:textFill>
        </w:rPr>
        <w:t>注：</w:t>
      </w:r>
      <w:r>
        <w:rPr>
          <w:rFonts w:hint="eastAsia" w:ascii="仿宋" w:hAnsi="仿宋" w:eastAsia="仿宋"/>
          <w:bCs/>
          <w:color w:val="000000" w:themeColor="text1"/>
          <w:position w:val="-26"/>
          <w:sz w:val="24"/>
          <w:szCs w:val="24"/>
          <w14:textFill>
            <w14:solidFill>
              <w14:schemeClr w14:val="tx1"/>
            </w14:solidFill>
          </w14:textFill>
        </w:rPr>
        <w:object>
          <v:shape id="_x0000_i1025" o:spt="75" type="#_x0000_t75" style="height:31.5pt;width:221.2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仿宋" w:hAnsi="仿宋" w:eastAsia="仿宋" w:cs="Times New Roman"/>
          <w:color w:val="000000" w:themeColor="text1"/>
          <w:sz w:val="24"/>
          <w:szCs w:val="24"/>
          <w14:textFill>
            <w14:solidFill>
              <w14:schemeClr w14:val="tx1"/>
            </w14:solidFill>
          </w14:textFill>
        </w:rPr>
        <w:t>.</w:t>
      </w:r>
    </w:p>
    <w:p>
      <w:pPr>
        <w:spacing w:line="312" w:lineRule="auto"/>
        <w:jc w:val="center"/>
        <w:rPr>
          <w:rFonts w:ascii="仿宋" w:hAnsi="仿宋" w:eastAsia="仿宋" w:cs="Times New Roman"/>
          <w:b/>
          <w:color w:val="000000" w:themeColor="text1"/>
          <w:sz w:val="24"/>
          <w:szCs w:val="24"/>
          <w14:textFill>
            <w14:solidFill>
              <w14:schemeClr w14:val="tx1"/>
            </w14:solidFill>
          </w14:textFill>
        </w:rPr>
      </w:pPr>
      <w:r>
        <w:rPr>
          <w:rFonts w:hint="eastAsia" w:ascii="仿宋" w:hAnsi="仿宋" w:eastAsia="仿宋" w:cs="Times New Roman"/>
          <w:b/>
          <w:color w:val="000000" w:themeColor="text1"/>
          <w:sz w:val="24"/>
          <w:szCs w:val="24"/>
          <w14:textFill>
            <w14:solidFill>
              <w14:schemeClr w14:val="tx1"/>
            </w14:solidFill>
          </w14:textFill>
        </w:rPr>
        <w:t>表</w:t>
      </w:r>
      <w:r>
        <w:rPr>
          <w:rFonts w:ascii="仿宋" w:hAnsi="仿宋" w:eastAsia="仿宋" w:cs="Times New Roman"/>
          <w:b/>
          <w:color w:val="000000" w:themeColor="text1"/>
          <w:sz w:val="24"/>
          <w:szCs w:val="24"/>
          <w14:textFill>
            <w14:solidFill>
              <w14:schemeClr w14:val="tx1"/>
            </w14:solidFill>
          </w14:textFill>
        </w:rPr>
        <w:t>2</w:t>
      </w:r>
      <w:r>
        <w:rPr>
          <w:rFonts w:hint="eastAsia" w:ascii="仿宋" w:hAnsi="仿宋" w:eastAsia="仿宋" w:cs="Times New Roman"/>
          <w:b/>
          <w:color w:val="000000" w:themeColor="text1"/>
          <w:sz w:val="24"/>
          <w:szCs w:val="24"/>
          <w14:textFill>
            <w14:solidFill>
              <w14:schemeClr w14:val="tx1"/>
            </w14:solidFill>
          </w14:textFill>
        </w:rPr>
        <w:t xml:space="preserve">  高一年级男女学生体质健康单项评分细则</w:t>
      </w:r>
    </w:p>
    <w:tbl>
      <w:tblPr>
        <w:tblStyle w:val="11"/>
        <w:tblW w:w="5185"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457"/>
        <w:gridCol w:w="579"/>
        <w:gridCol w:w="696"/>
        <w:gridCol w:w="696"/>
        <w:gridCol w:w="696"/>
        <w:gridCol w:w="696"/>
        <w:gridCol w:w="696"/>
        <w:gridCol w:w="696"/>
        <w:gridCol w:w="576"/>
        <w:gridCol w:w="576"/>
        <w:gridCol w:w="457"/>
        <w:gridCol w:w="457"/>
        <w:gridCol w:w="816"/>
        <w:gridCol w:w="81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0" w:type="pct"/>
            <w:shd w:val="clear" w:color="auto" w:fill="F7CAAC" w:themeFill="accent2" w:themeFillTint="66"/>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等级</w:t>
            </w:r>
          </w:p>
        </w:tc>
        <w:tc>
          <w:tcPr>
            <w:tcW w:w="326" w:type="pct"/>
            <w:shd w:val="clear" w:color="auto" w:fill="F7CAAC" w:themeFill="accent2" w:themeFillTint="66"/>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单项</w:t>
            </w:r>
          </w:p>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得分</w:t>
            </w:r>
          </w:p>
        </w:tc>
        <w:tc>
          <w:tcPr>
            <w:tcW w:w="390" w:type="pct"/>
            <w:shd w:val="clear" w:color="auto" w:fill="F7CAAC" w:themeFill="accent2" w:themeFillTint="66"/>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男生肺</w:t>
            </w:r>
          </w:p>
        </w:tc>
        <w:tc>
          <w:tcPr>
            <w:tcW w:w="389" w:type="pct"/>
            <w:shd w:val="clear" w:color="auto" w:fill="F7CAAC" w:themeFill="accent2" w:themeFillTint="66"/>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女生肺</w:t>
            </w:r>
          </w:p>
        </w:tc>
        <w:tc>
          <w:tcPr>
            <w:tcW w:w="389" w:type="pct"/>
            <w:shd w:val="clear" w:color="auto" w:fill="F7CAAC" w:themeFill="accent2" w:themeFillTint="66"/>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男50</w:t>
            </w:r>
          </w:p>
        </w:tc>
        <w:tc>
          <w:tcPr>
            <w:tcW w:w="389" w:type="pct"/>
            <w:shd w:val="clear" w:color="auto" w:fill="F7CAAC" w:themeFill="accent2" w:themeFillTint="66"/>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女50</w:t>
            </w:r>
          </w:p>
        </w:tc>
        <w:tc>
          <w:tcPr>
            <w:tcW w:w="389" w:type="pct"/>
            <w:shd w:val="clear" w:color="auto" w:fill="F7CAAC" w:themeFill="accent2" w:themeFillTint="66"/>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男坐</w:t>
            </w:r>
          </w:p>
        </w:tc>
        <w:tc>
          <w:tcPr>
            <w:tcW w:w="389" w:type="pct"/>
            <w:shd w:val="clear" w:color="auto" w:fill="F7CAAC" w:themeFill="accent2" w:themeFillTint="66"/>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女坐</w:t>
            </w:r>
          </w:p>
        </w:tc>
        <w:tc>
          <w:tcPr>
            <w:tcW w:w="324" w:type="pct"/>
            <w:shd w:val="clear" w:color="auto" w:fill="F7CAAC" w:themeFill="accent2" w:themeFillTint="66"/>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男</w:t>
            </w:r>
          </w:p>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立定</w:t>
            </w:r>
          </w:p>
        </w:tc>
        <w:tc>
          <w:tcPr>
            <w:tcW w:w="324" w:type="pct"/>
            <w:shd w:val="clear" w:color="auto" w:fill="F7CAAC" w:themeFill="accent2" w:themeFillTint="66"/>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女</w:t>
            </w:r>
          </w:p>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立定</w:t>
            </w:r>
          </w:p>
        </w:tc>
        <w:tc>
          <w:tcPr>
            <w:tcW w:w="260" w:type="pct"/>
            <w:shd w:val="clear" w:color="auto" w:fill="F7CAAC" w:themeFill="accent2" w:themeFillTint="66"/>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男</w:t>
            </w:r>
          </w:p>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引体</w:t>
            </w:r>
          </w:p>
        </w:tc>
        <w:tc>
          <w:tcPr>
            <w:tcW w:w="260" w:type="pct"/>
            <w:shd w:val="clear" w:color="auto" w:fill="F7CAAC" w:themeFill="accent2" w:themeFillTint="66"/>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女</w:t>
            </w:r>
          </w:p>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仰卧</w:t>
            </w:r>
          </w:p>
        </w:tc>
        <w:tc>
          <w:tcPr>
            <w:tcW w:w="455" w:type="pct"/>
            <w:shd w:val="clear" w:color="auto" w:fill="F7CAAC" w:themeFill="accent2" w:themeFillTint="66"/>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男</w:t>
            </w:r>
          </w:p>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1000米</w:t>
            </w:r>
          </w:p>
        </w:tc>
        <w:tc>
          <w:tcPr>
            <w:tcW w:w="455" w:type="pct"/>
            <w:shd w:val="clear" w:color="auto" w:fill="F7CAAC" w:themeFill="accent2" w:themeFillTint="66"/>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女</w:t>
            </w:r>
          </w:p>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8</w:t>
            </w:r>
            <w:r>
              <w:rPr>
                <w:rFonts w:ascii="仿宋" w:hAnsi="仿宋" w:eastAsia="仿宋" w:cs="宋体"/>
                <w:b/>
                <w:bCs/>
                <w:color w:val="000000" w:themeColor="text1"/>
                <w:kern w:val="0"/>
                <w:sz w:val="24"/>
                <w:szCs w:val="24"/>
                <w14:textFill>
                  <w14:solidFill>
                    <w14:schemeClr w14:val="tx1"/>
                  </w14:solidFill>
                </w14:textFill>
              </w:rPr>
              <w:t>00</w:t>
            </w:r>
          </w:p>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米</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0" w:type="pct"/>
            <w:vMerge w:val="restart"/>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优秀</w:t>
            </w:r>
          </w:p>
        </w:tc>
        <w:tc>
          <w:tcPr>
            <w:tcW w:w="326" w:type="pct"/>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100</w:t>
            </w:r>
          </w:p>
        </w:tc>
        <w:tc>
          <w:tcPr>
            <w:tcW w:w="39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4540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3150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7.1</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7.8</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23.6</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24.2</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260</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204</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16</w:t>
            </w:r>
          </w:p>
        </w:tc>
        <w:tc>
          <w:tcPr>
            <w:tcW w:w="260"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53</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3'30"</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3'24"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0" w:type="pct"/>
            <w:vMerge w:val="continue"/>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p>
        </w:tc>
        <w:tc>
          <w:tcPr>
            <w:tcW w:w="326" w:type="pct"/>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95</w:t>
            </w:r>
          </w:p>
        </w:tc>
        <w:tc>
          <w:tcPr>
            <w:tcW w:w="39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4420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3100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7.2</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7.9</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21.5</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22.5</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255</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198</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15</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51</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3'35"</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3'30"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0" w:type="pct"/>
            <w:vMerge w:val="continue"/>
            <w:shd w:val="clear" w:color="auto" w:fill="auto"/>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p>
        </w:tc>
        <w:tc>
          <w:tcPr>
            <w:tcW w:w="326" w:type="pct"/>
            <w:shd w:val="clear" w:color="auto" w:fill="D9D9D9"/>
            <w:vAlign w:val="center"/>
          </w:tcPr>
          <w:p>
            <w:pPr>
              <w:widowControl/>
              <w:spacing w:line="312" w:lineRule="auto"/>
              <w:jc w:val="center"/>
              <w:rPr>
                <w:rFonts w:ascii="仿宋" w:hAnsi="仿宋" w:eastAsia="仿宋" w:cs="宋体"/>
                <w:b/>
                <w:bCs/>
                <w:color w:val="000000" w:themeColor="text1"/>
                <w:kern w:val="0"/>
                <w:sz w:val="24"/>
                <w:szCs w:val="24"/>
                <w:shd w:val="pct10" w:color="auto" w:fill="FFFFFF"/>
                <w14:textFill>
                  <w14:solidFill>
                    <w14:schemeClr w14:val="tx1"/>
                  </w14:solidFill>
                </w14:textFill>
              </w:rPr>
            </w:pPr>
            <w:r>
              <w:rPr>
                <w:rFonts w:hint="eastAsia" w:ascii="仿宋" w:hAnsi="仿宋" w:eastAsia="仿宋" w:cs="宋体"/>
                <w:b/>
                <w:bCs/>
                <w:color w:val="000000" w:themeColor="text1"/>
                <w:kern w:val="0"/>
                <w:sz w:val="24"/>
                <w:szCs w:val="24"/>
                <w:shd w:val="pct10" w:color="auto" w:fill="FFFFFF"/>
                <w14:textFill>
                  <w14:solidFill>
                    <w14:schemeClr w14:val="tx1"/>
                  </w14:solidFill>
                </w14:textFill>
              </w:rPr>
              <w:t>90</w:t>
            </w:r>
          </w:p>
        </w:tc>
        <w:tc>
          <w:tcPr>
            <w:tcW w:w="390" w:type="pct"/>
            <w:shd w:val="clear" w:color="auto" w:fill="D9D9D9"/>
            <w:vAlign w:val="center"/>
          </w:tcPr>
          <w:p>
            <w:pPr>
              <w:spacing w:line="312" w:lineRule="auto"/>
              <w:jc w:val="center"/>
              <w:rPr>
                <w:rFonts w:ascii="仿宋" w:hAnsi="仿宋" w:eastAsia="仿宋" w:cs="Times New Roman"/>
                <w:color w:val="000000" w:themeColor="text1"/>
                <w:sz w:val="24"/>
                <w:szCs w:val="24"/>
                <w:shd w:val="pct10" w:color="auto" w:fill="FFFFFF"/>
                <w14:textFill>
                  <w14:solidFill>
                    <w14:schemeClr w14:val="tx1"/>
                  </w14:solidFill>
                </w14:textFill>
              </w:rPr>
            </w:pPr>
            <w:r>
              <w:rPr>
                <w:rFonts w:ascii="仿宋" w:hAnsi="仿宋" w:eastAsia="仿宋" w:cs="Times New Roman"/>
                <w:color w:val="000000" w:themeColor="text1"/>
                <w:sz w:val="24"/>
                <w:szCs w:val="24"/>
                <w:shd w:val="pct10" w:color="auto" w:fill="FFFFFF"/>
                <w14:textFill>
                  <w14:solidFill>
                    <w14:schemeClr w14:val="tx1"/>
                  </w14:solidFill>
                </w14:textFill>
              </w:rPr>
              <w:t>4300</w:t>
            </w:r>
          </w:p>
        </w:tc>
        <w:tc>
          <w:tcPr>
            <w:tcW w:w="389" w:type="pct"/>
            <w:shd w:val="clear" w:color="auto" w:fill="D9D9D9"/>
            <w:vAlign w:val="center"/>
          </w:tcPr>
          <w:p>
            <w:pPr>
              <w:spacing w:line="312" w:lineRule="auto"/>
              <w:jc w:val="center"/>
              <w:rPr>
                <w:rFonts w:ascii="仿宋" w:hAnsi="仿宋" w:eastAsia="仿宋" w:cs="Times New Roman"/>
                <w:color w:val="000000" w:themeColor="text1"/>
                <w:sz w:val="24"/>
                <w:szCs w:val="24"/>
                <w:shd w:val="pct10" w:color="auto" w:fill="FFFFFF"/>
                <w14:textFill>
                  <w14:solidFill>
                    <w14:schemeClr w14:val="tx1"/>
                  </w14:solidFill>
                </w14:textFill>
              </w:rPr>
            </w:pPr>
            <w:r>
              <w:rPr>
                <w:rFonts w:ascii="仿宋" w:hAnsi="仿宋" w:eastAsia="仿宋" w:cs="Times New Roman"/>
                <w:color w:val="000000" w:themeColor="text1"/>
                <w:sz w:val="24"/>
                <w:szCs w:val="24"/>
                <w:shd w:val="pct10" w:color="auto" w:fill="FFFFFF"/>
                <w14:textFill>
                  <w14:solidFill>
                    <w14:schemeClr w14:val="tx1"/>
                  </w14:solidFill>
                </w14:textFill>
              </w:rPr>
              <w:t>3050</w:t>
            </w:r>
          </w:p>
        </w:tc>
        <w:tc>
          <w:tcPr>
            <w:tcW w:w="389" w:type="pct"/>
            <w:shd w:val="clear" w:color="auto" w:fill="D9D9D9"/>
            <w:vAlign w:val="center"/>
          </w:tcPr>
          <w:p>
            <w:pPr>
              <w:spacing w:line="312" w:lineRule="auto"/>
              <w:jc w:val="center"/>
              <w:rPr>
                <w:rFonts w:ascii="仿宋" w:hAnsi="仿宋" w:eastAsia="仿宋" w:cs="Times New Roman"/>
                <w:color w:val="000000" w:themeColor="text1"/>
                <w:sz w:val="24"/>
                <w:szCs w:val="24"/>
                <w:shd w:val="pct10" w:color="auto" w:fill="FFFFFF"/>
                <w14:textFill>
                  <w14:solidFill>
                    <w14:schemeClr w14:val="tx1"/>
                  </w14:solidFill>
                </w14:textFill>
              </w:rPr>
            </w:pPr>
            <w:r>
              <w:rPr>
                <w:rFonts w:ascii="仿宋" w:hAnsi="仿宋" w:eastAsia="仿宋" w:cs="Times New Roman"/>
                <w:color w:val="000000" w:themeColor="text1"/>
                <w:sz w:val="24"/>
                <w:szCs w:val="24"/>
                <w:shd w:val="pct10" w:color="auto" w:fill="FFFFFF"/>
                <w14:textFill>
                  <w14:solidFill>
                    <w14:schemeClr w14:val="tx1"/>
                  </w14:solidFill>
                </w14:textFill>
              </w:rPr>
              <w:t>7.3</w:t>
            </w:r>
          </w:p>
        </w:tc>
        <w:tc>
          <w:tcPr>
            <w:tcW w:w="389" w:type="pct"/>
            <w:shd w:val="clear" w:color="auto" w:fill="D9D9D9"/>
            <w:vAlign w:val="center"/>
          </w:tcPr>
          <w:p>
            <w:pPr>
              <w:spacing w:line="312" w:lineRule="auto"/>
              <w:jc w:val="center"/>
              <w:rPr>
                <w:rFonts w:ascii="仿宋" w:hAnsi="仿宋" w:eastAsia="仿宋" w:cs="Times New Roman"/>
                <w:bCs/>
                <w:color w:val="000000" w:themeColor="text1"/>
                <w:sz w:val="24"/>
                <w:szCs w:val="24"/>
                <w:shd w:val="pct10" w:color="auto" w:fill="FFFFFF"/>
                <w14:textFill>
                  <w14:solidFill>
                    <w14:schemeClr w14:val="tx1"/>
                  </w14:solidFill>
                </w14:textFill>
              </w:rPr>
            </w:pPr>
            <w:r>
              <w:rPr>
                <w:rFonts w:ascii="仿宋" w:hAnsi="仿宋" w:eastAsia="仿宋" w:cs="Times New Roman"/>
                <w:bCs/>
                <w:color w:val="000000" w:themeColor="text1"/>
                <w:sz w:val="24"/>
                <w:szCs w:val="24"/>
                <w:shd w:val="pct10" w:color="auto" w:fill="FFFFFF"/>
                <w14:textFill>
                  <w14:solidFill>
                    <w14:schemeClr w14:val="tx1"/>
                  </w14:solidFill>
                </w14:textFill>
              </w:rPr>
              <w:t>8.0</w:t>
            </w:r>
          </w:p>
        </w:tc>
        <w:tc>
          <w:tcPr>
            <w:tcW w:w="389" w:type="pct"/>
            <w:shd w:val="clear" w:color="auto" w:fill="D9D9D9"/>
            <w:vAlign w:val="center"/>
          </w:tcPr>
          <w:p>
            <w:pPr>
              <w:spacing w:line="312" w:lineRule="auto"/>
              <w:jc w:val="center"/>
              <w:rPr>
                <w:rFonts w:ascii="仿宋" w:hAnsi="仿宋" w:eastAsia="仿宋" w:cs="Times New Roman"/>
                <w:color w:val="000000" w:themeColor="text1"/>
                <w:sz w:val="24"/>
                <w:szCs w:val="24"/>
                <w:shd w:val="pct10" w:color="auto" w:fill="FFFFFF"/>
                <w14:textFill>
                  <w14:solidFill>
                    <w14:schemeClr w14:val="tx1"/>
                  </w14:solidFill>
                </w14:textFill>
              </w:rPr>
            </w:pPr>
            <w:r>
              <w:rPr>
                <w:rFonts w:ascii="仿宋" w:hAnsi="仿宋" w:eastAsia="仿宋" w:cs="Times New Roman"/>
                <w:color w:val="000000" w:themeColor="text1"/>
                <w:sz w:val="24"/>
                <w:szCs w:val="24"/>
                <w:shd w:val="pct10" w:color="auto" w:fill="FFFFFF"/>
                <w14:textFill>
                  <w14:solidFill>
                    <w14:schemeClr w14:val="tx1"/>
                  </w14:solidFill>
                </w14:textFill>
              </w:rPr>
              <w:t>19.4</w:t>
            </w:r>
          </w:p>
        </w:tc>
        <w:tc>
          <w:tcPr>
            <w:tcW w:w="389" w:type="pct"/>
            <w:shd w:val="clear" w:color="auto" w:fill="D9D9D9"/>
            <w:vAlign w:val="center"/>
          </w:tcPr>
          <w:p>
            <w:pPr>
              <w:spacing w:line="312" w:lineRule="auto"/>
              <w:jc w:val="center"/>
              <w:rPr>
                <w:rFonts w:ascii="仿宋" w:hAnsi="仿宋" w:eastAsia="仿宋" w:cs="Times New Roman"/>
                <w:color w:val="000000" w:themeColor="text1"/>
                <w:sz w:val="24"/>
                <w:szCs w:val="24"/>
                <w:shd w:val="pct10" w:color="auto" w:fill="FFFFFF"/>
                <w14:textFill>
                  <w14:solidFill>
                    <w14:schemeClr w14:val="tx1"/>
                  </w14:solidFill>
                </w14:textFill>
              </w:rPr>
            </w:pPr>
            <w:r>
              <w:rPr>
                <w:rFonts w:ascii="仿宋" w:hAnsi="仿宋" w:eastAsia="仿宋" w:cs="Times New Roman"/>
                <w:color w:val="000000" w:themeColor="text1"/>
                <w:sz w:val="24"/>
                <w:szCs w:val="24"/>
                <w:shd w:val="pct10" w:color="auto" w:fill="FFFFFF"/>
                <w14:textFill>
                  <w14:solidFill>
                    <w14:schemeClr w14:val="tx1"/>
                  </w14:solidFill>
                </w14:textFill>
              </w:rPr>
              <w:t>20.8</w:t>
            </w:r>
          </w:p>
        </w:tc>
        <w:tc>
          <w:tcPr>
            <w:tcW w:w="324" w:type="pct"/>
            <w:shd w:val="clear" w:color="auto" w:fill="D9D9D9"/>
            <w:vAlign w:val="center"/>
          </w:tcPr>
          <w:p>
            <w:pPr>
              <w:spacing w:line="312" w:lineRule="auto"/>
              <w:jc w:val="center"/>
              <w:rPr>
                <w:rFonts w:ascii="仿宋" w:hAnsi="仿宋" w:eastAsia="仿宋" w:cs="Times New Roman"/>
                <w:color w:val="000000" w:themeColor="text1"/>
                <w:sz w:val="24"/>
                <w:szCs w:val="24"/>
                <w:shd w:val="pct10" w:color="auto" w:fill="FFFFFF"/>
                <w14:textFill>
                  <w14:solidFill>
                    <w14:schemeClr w14:val="tx1"/>
                  </w14:solidFill>
                </w14:textFill>
              </w:rPr>
            </w:pPr>
            <w:r>
              <w:rPr>
                <w:rFonts w:ascii="仿宋" w:hAnsi="仿宋" w:eastAsia="仿宋" w:cs="Times New Roman"/>
                <w:color w:val="000000" w:themeColor="text1"/>
                <w:sz w:val="24"/>
                <w:szCs w:val="24"/>
                <w:shd w:val="pct10" w:color="auto" w:fill="FFFFFF"/>
                <w14:textFill>
                  <w14:solidFill>
                    <w14:schemeClr w14:val="tx1"/>
                  </w14:solidFill>
                </w14:textFill>
              </w:rPr>
              <w:t>250</w:t>
            </w:r>
          </w:p>
        </w:tc>
        <w:tc>
          <w:tcPr>
            <w:tcW w:w="324" w:type="pct"/>
            <w:shd w:val="clear" w:color="auto" w:fill="D9D9D9"/>
            <w:vAlign w:val="center"/>
          </w:tcPr>
          <w:p>
            <w:pPr>
              <w:spacing w:line="312" w:lineRule="auto"/>
              <w:jc w:val="center"/>
              <w:rPr>
                <w:rFonts w:ascii="仿宋" w:hAnsi="仿宋" w:eastAsia="仿宋" w:cs="Times New Roman"/>
                <w:color w:val="000000" w:themeColor="text1"/>
                <w:sz w:val="24"/>
                <w:szCs w:val="24"/>
                <w:shd w:val="pct10" w:color="auto" w:fill="FFFFFF"/>
                <w14:textFill>
                  <w14:solidFill>
                    <w14:schemeClr w14:val="tx1"/>
                  </w14:solidFill>
                </w14:textFill>
              </w:rPr>
            </w:pPr>
            <w:r>
              <w:rPr>
                <w:rFonts w:ascii="仿宋" w:hAnsi="仿宋" w:eastAsia="仿宋" w:cs="Times New Roman"/>
                <w:color w:val="000000" w:themeColor="text1"/>
                <w:sz w:val="24"/>
                <w:szCs w:val="24"/>
                <w:shd w:val="pct10" w:color="auto" w:fill="FFFFFF"/>
                <w14:textFill>
                  <w14:solidFill>
                    <w14:schemeClr w14:val="tx1"/>
                  </w14:solidFill>
                </w14:textFill>
              </w:rPr>
              <w:t>192</w:t>
            </w:r>
          </w:p>
        </w:tc>
        <w:tc>
          <w:tcPr>
            <w:tcW w:w="260" w:type="pct"/>
            <w:shd w:val="clear" w:color="auto" w:fill="D9D9D9"/>
            <w:vAlign w:val="center"/>
          </w:tcPr>
          <w:p>
            <w:pPr>
              <w:spacing w:line="312" w:lineRule="auto"/>
              <w:jc w:val="center"/>
              <w:rPr>
                <w:rFonts w:ascii="仿宋" w:hAnsi="仿宋" w:eastAsia="仿宋" w:cs="Times New Roman"/>
                <w:color w:val="000000" w:themeColor="text1"/>
                <w:sz w:val="24"/>
                <w:szCs w:val="24"/>
                <w:shd w:val="pct10" w:color="auto" w:fill="FFFFFF"/>
                <w14:textFill>
                  <w14:solidFill>
                    <w14:schemeClr w14:val="tx1"/>
                  </w14:solidFill>
                </w14:textFill>
              </w:rPr>
            </w:pPr>
            <w:r>
              <w:rPr>
                <w:rFonts w:ascii="仿宋" w:hAnsi="仿宋" w:eastAsia="仿宋" w:cs="Times New Roman"/>
                <w:color w:val="000000" w:themeColor="text1"/>
                <w:sz w:val="24"/>
                <w:szCs w:val="24"/>
                <w:shd w:val="pct10" w:color="auto" w:fill="FFFFFF"/>
                <w14:textFill>
                  <w14:solidFill>
                    <w14:schemeClr w14:val="tx1"/>
                  </w14:solidFill>
                </w14:textFill>
              </w:rPr>
              <w:t>14</w:t>
            </w:r>
          </w:p>
        </w:tc>
        <w:tc>
          <w:tcPr>
            <w:tcW w:w="260" w:type="pct"/>
            <w:shd w:val="clear" w:color="auto" w:fill="D9D9D9"/>
            <w:vAlign w:val="center"/>
          </w:tcPr>
          <w:p>
            <w:pPr>
              <w:spacing w:line="312" w:lineRule="auto"/>
              <w:jc w:val="center"/>
              <w:rPr>
                <w:rFonts w:ascii="仿宋" w:hAnsi="仿宋" w:eastAsia="仿宋" w:cs="Times New Roman"/>
                <w:bCs/>
                <w:color w:val="000000" w:themeColor="text1"/>
                <w:sz w:val="24"/>
                <w:szCs w:val="24"/>
                <w:shd w:val="pct10" w:color="auto" w:fill="FFFFFF"/>
                <w14:textFill>
                  <w14:solidFill>
                    <w14:schemeClr w14:val="tx1"/>
                  </w14:solidFill>
                </w14:textFill>
              </w:rPr>
            </w:pPr>
            <w:r>
              <w:rPr>
                <w:rFonts w:ascii="仿宋" w:hAnsi="仿宋" w:eastAsia="仿宋" w:cs="Times New Roman"/>
                <w:bCs/>
                <w:color w:val="000000" w:themeColor="text1"/>
                <w:sz w:val="24"/>
                <w:szCs w:val="24"/>
                <w:shd w:val="pct10" w:color="auto" w:fill="FFFFFF"/>
                <w14:textFill>
                  <w14:solidFill>
                    <w14:schemeClr w14:val="tx1"/>
                  </w14:solidFill>
                </w14:textFill>
              </w:rPr>
              <w:t>49</w:t>
            </w:r>
          </w:p>
        </w:tc>
        <w:tc>
          <w:tcPr>
            <w:tcW w:w="455" w:type="pct"/>
            <w:shd w:val="clear" w:color="auto" w:fill="D9D9D9"/>
            <w:vAlign w:val="center"/>
          </w:tcPr>
          <w:p>
            <w:pPr>
              <w:spacing w:line="312" w:lineRule="auto"/>
              <w:jc w:val="center"/>
              <w:rPr>
                <w:rFonts w:ascii="仿宋" w:hAnsi="仿宋" w:eastAsia="仿宋" w:cs="Times New Roman"/>
                <w:bCs/>
                <w:color w:val="000000" w:themeColor="text1"/>
                <w:sz w:val="24"/>
                <w:szCs w:val="24"/>
                <w:shd w:val="pct10" w:color="auto" w:fill="FFFFFF"/>
                <w14:textFill>
                  <w14:solidFill>
                    <w14:schemeClr w14:val="tx1"/>
                  </w14:solidFill>
                </w14:textFill>
              </w:rPr>
            </w:pPr>
            <w:r>
              <w:rPr>
                <w:rFonts w:ascii="仿宋" w:hAnsi="仿宋" w:eastAsia="仿宋" w:cs="Times New Roman"/>
                <w:bCs/>
                <w:color w:val="000000" w:themeColor="text1"/>
                <w:sz w:val="24"/>
                <w:szCs w:val="24"/>
                <w:shd w:val="pct10" w:color="auto" w:fill="FFFFFF"/>
                <w14:textFill>
                  <w14:solidFill>
                    <w14:schemeClr w14:val="tx1"/>
                  </w14:solidFill>
                </w14:textFill>
              </w:rPr>
              <w:t>3'40"</w:t>
            </w:r>
          </w:p>
        </w:tc>
        <w:tc>
          <w:tcPr>
            <w:tcW w:w="455" w:type="pct"/>
            <w:shd w:val="clear" w:color="auto" w:fill="D9D9D9"/>
            <w:vAlign w:val="center"/>
          </w:tcPr>
          <w:p>
            <w:pPr>
              <w:spacing w:line="312" w:lineRule="auto"/>
              <w:jc w:val="center"/>
              <w:rPr>
                <w:rFonts w:ascii="仿宋" w:hAnsi="仿宋" w:eastAsia="仿宋" w:cs="Times New Roman"/>
                <w:bCs/>
                <w:color w:val="000000" w:themeColor="text1"/>
                <w:sz w:val="24"/>
                <w:szCs w:val="24"/>
                <w:shd w:val="pct10" w:color="auto" w:fill="FFFFFF"/>
                <w14:textFill>
                  <w14:solidFill>
                    <w14:schemeClr w14:val="tx1"/>
                  </w14:solidFill>
                </w14:textFill>
              </w:rPr>
            </w:pPr>
            <w:r>
              <w:rPr>
                <w:rFonts w:ascii="仿宋" w:hAnsi="仿宋" w:eastAsia="仿宋" w:cs="Times New Roman"/>
                <w:bCs/>
                <w:color w:val="000000" w:themeColor="text1"/>
                <w:sz w:val="24"/>
                <w:szCs w:val="24"/>
                <w:shd w:val="pct10" w:color="auto" w:fill="FFFFFF"/>
                <w14:textFill>
                  <w14:solidFill>
                    <w14:schemeClr w14:val="tx1"/>
                  </w14:solidFill>
                </w14:textFill>
              </w:rPr>
              <w:t>3'36"</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0" w:type="pct"/>
            <w:vMerge w:val="restart"/>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良好</w:t>
            </w:r>
          </w:p>
        </w:tc>
        <w:tc>
          <w:tcPr>
            <w:tcW w:w="326" w:type="pct"/>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85</w:t>
            </w:r>
          </w:p>
        </w:tc>
        <w:tc>
          <w:tcPr>
            <w:tcW w:w="39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4050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2900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7.4</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8.3</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17.2</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19.1</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243</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185</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13</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4</w:t>
            </w:r>
            <w:r>
              <w:rPr>
                <w:rFonts w:hint="eastAsia" w:ascii="仿宋" w:hAnsi="仿宋" w:eastAsia="仿宋" w:cs="Times New Roman"/>
                <w:color w:val="000000" w:themeColor="text1"/>
                <w:sz w:val="24"/>
                <w:szCs w:val="24"/>
                <w14:textFill>
                  <w14:solidFill>
                    <w14:schemeClr w14:val="tx1"/>
                  </w14:solidFill>
                </w14:textFill>
              </w:rPr>
              <w:t>6</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3'47"</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3'43"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0" w:type="pct"/>
            <w:vMerge w:val="continue"/>
            <w:shd w:val="clear" w:color="auto" w:fill="auto"/>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p>
        </w:tc>
        <w:tc>
          <w:tcPr>
            <w:tcW w:w="326" w:type="pct"/>
            <w:shd w:val="clear" w:color="auto" w:fill="D9D9D9"/>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80</w:t>
            </w:r>
          </w:p>
        </w:tc>
        <w:tc>
          <w:tcPr>
            <w:tcW w:w="390" w:type="pct"/>
            <w:shd w:val="clear" w:color="auto" w:fill="D9D9D9"/>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3800</w:t>
            </w:r>
          </w:p>
        </w:tc>
        <w:tc>
          <w:tcPr>
            <w:tcW w:w="389" w:type="pct"/>
            <w:shd w:val="clear" w:color="auto" w:fill="D9D9D9"/>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2750</w:t>
            </w:r>
          </w:p>
        </w:tc>
        <w:tc>
          <w:tcPr>
            <w:tcW w:w="389" w:type="pct"/>
            <w:shd w:val="clear" w:color="auto" w:fill="D9D9D9"/>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7.5</w:t>
            </w:r>
          </w:p>
        </w:tc>
        <w:tc>
          <w:tcPr>
            <w:tcW w:w="389" w:type="pct"/>
            <w:shd w:val="clear" w:color="auto" w:fill="D9D9D9"/>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8.6</w:t>
            </w:r>
          </w:p>
        </w:tc>
        <w:tc>
          <w:tcPr>
            <w:tcW w:w="389" w:type="pct"/>
            <w:shd w:val="clear" w:color="auto" w:fill="D9D9D9"/>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15.0</w:t>
            </w:r>
          </w:p>
        </w:tc>
        <w:tc>
          <w:tcPr>
            <w:tcW w:w="389" w:type="pct"/>
            <w:shd w:val="clear" w:color="auto" w:fill="D9D9D9"/>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17.4</w:t>
            </w:r>
          </w:p>
        </w:tc>
        <w:tc>
          <w:tcPr>
            <w:tcW w:w="324" w:type="pct"/>
            <w:shd w:val="clear" w:color="auto" w:fill="D9D9D9"/>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235</w:t>
            </w:r>
          </w:p>
        </w:tc>
        <w:tc>
          <w:tcPr>
            <w:tcW w:w="324" w:type="pct"/>
            <w:shd w:val="clear" w:color="auto" w:fill="D9D9D9"/>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178</w:t>
            </w:r>
          </w:p>
        </w:tc>
        <w:tc>
          <w:tcPr>
            <w:tcW w:w="260" w:type="pct"/>
            <w:shd w:val="clear" w:color="auto" w:fill="D9D9D9"/>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12</w:t>
            </w:r>
          </w:p>
        </w:tc>
        <w:tc>
          <w:tcPr>
            <w:tcW w:w="260" w:type="pct"/>
            <w:shd w:val="clear" w:color="auto" w:fill="D9D9D9"/>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43</w:t>
            </w:r>
          </w:p>
        </w:tc>
        <w:tc>
          <w:tcPr>
            <w:tcW w:w="455" w:type="pct"/>
            <w:shd w:val="clear" w:color="auto" w:fill="D9D9D9"/>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3'55"</w:t>
            </w:r>
          </w:p>
        </w:tc>
        <w:tc>
          <w:tcPr>
            <w:tcW w:w="455" w:type="pct"/>
            <w:shd w:val="clear" w:color="auto" w:fill="D9D9D9"/>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3'50"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0" w:type="pct"/>
            <w:vMerge w:val="restart"/>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及格</w:t>
            </w:r>
          </w:p>
        </w:tc>
        <w:tc>
          <w:tcPr>
            <w:tcW w:w="326" w:type="pct"/>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78</w:t>
            </w:r>
          </w:p>
        </w:tc>
        <w:tc>
          <w:tcPr>
            <w:tcW w:w="39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3680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2650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7.7</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8.8</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13.6</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16.1</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231</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175</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41</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4'00"</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3'55"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0" w:type="pct"/>
            <w:vMerge w:val="continue"/>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p>
        </w:tc>
        <w:tc>
          <w:tcPr>
            <w:tcW w:w="326" w:type="pct"/>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76</w:t>
            </w:r>
          </w:p>
        </w:tc>
        <w:tc>
          <w:tcPr>
            <w:tcW w:w="39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3560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2550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7.9</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9.0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12.2</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14.8</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227</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172</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11</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39</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4'05"</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4'00"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0" w:type="pct"/>
            <w:vMerge w:val="continue"/>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p>
        </w:tc>
        <w:tc>
          <w:tcPr>
            <w:tcW w:w="326" w:type="pct"/>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74</w:t>
            </w:r>
          </w:p>
        </w:tc>
        <w:tc>
          <w:tcPr>
            <w:tcW w:w="39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3440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2450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8.1</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9.2</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10.8</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13.5</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223</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169</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37</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4'10"</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4'05"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0" w:type="pct"/>
            <w:vMerge w:val="continue"/>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p>
        </w:tc>
        <w:tc>
          <w:tcPr>
            <w:tcW w:w="326" w:type="pct"/>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72</w:t>
            </w:r>
          </w:p>
        </w:tc>
        <w:tc>
          <w:tcPr>
            <w:tcW w:w="39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3320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2350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8.3</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9.4</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9.4</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12.2</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219</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166</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10</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35</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4'15"</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4'10"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0" w:type="pct"/>
            <w:vMerge w:val="continue"/>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p>
        </w:tc>
        <w:tc>
          <w:tcPr>
            <w:tcW w:w="326" w:type="pct"/>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70</w:t>
            </w:r>
          </w:p>
        </w:tc>
        <w:tc>
          <w:tcPr>
            <w:tcW w:w="39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3200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2250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8.5</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9.6</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8.0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10.9</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215</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163</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33</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4'20"</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4'15"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0" w:type="pct"/>
            <w:vMerge w:val="continue"/>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p>
        </w:tc>
        <w:tc>
          <w:tcPr>
            <w:tcW w:w="326" w:type="pct"/>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68</w:t>
            </w:r>
          </w:p>
        </w:tc>
        <w:tc>
          <w:tcPr>
            <w:tcW w:w="39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3080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2150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8.7</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9.8</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6.6</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9.6</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211</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160</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9</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31</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4'25"</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4'20"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0" w:type="pct"/>
            <w:vMerge w:val="continue"/>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p>
        </w:tc>
        <w:tc>
          <w:tcPr>
            <w:tcW w:w="326" w:type="pct"/>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66</w:t>
            </w:r>
          </w:p>
        </w:tc>
        <w:tc>
          <w:tcPr>
            <w:tcW w:w="39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2960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2050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8.9</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10.0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5.2</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8.3</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207</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157</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29</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4'30"</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4'25"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0" w:type="pct"/>
            <w:vMerge w:val="continue"/>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p>
        </w:tc>
        <w:tc>
          <w:tcPr>
            <w:tcW w:w="326" w:type="pct"/>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64</w:t>
            </w:r>
          </w:p>
        </w:tc>
        <w:tc>
          <w:tcPr>
            <w:tcW w:w="39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2840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1950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9.1</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10.2</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3.8</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7.0</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203</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154</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8</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27</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4'35"</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4'30"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0" w:type="pct"/>
            <w:vMerge w:val="continue"/>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p>
        </w:tc>
        <w:tc>
          <w:tcPr>
            <w:tcW w:w="326" w:type="pct"/>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62</w:t>
            </w:r>
          </w:p>
        </w:tc>
        <w:tc>
          <w:tcPr>
            <w:tcW w:w="39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2720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1850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9.3</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10.4</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2.4</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5.7</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199</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151</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25</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4'40"</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4'35"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0" w:type="pct"/>
            <w:vMerge w:val="continue"/>
            <w:shd w:val="clear" w:color="auto" w:fill="auto"/>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p>
        </w:tc>
        <w:tc>
          <w:tcPr>
            <w:tcW w:w="326" w:type="pct"/>
            <w:shd w:val="clear" w:color="auto" w:fill="D9D9D9"/>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hint="eastAsia" w:ascii="仿宋" w:hAnsi="仿宋" w:eastAsia="仿宋" w:cs="Times New Roman"/>
                <w:color w:val="000000" w:themeColor="text1"/>
                <w:sz w:val="24"/>
                <w:szCs w:val="24"/>
                <w14:textFill>
                  <w14:solidFill>
                    <w14:schemeClr w14:val="tx1"/>
                  </w14:solidFill>
                </w14:textFill>
              </w:rPr>
              <w:t>60</w:t>
            </w:r>
          </w:p>
        </w:tc>
        <w:tc>
          <w:tcPr>
            <w:tcW w:w="390" w:type="pct"/>
            <w:shd w:val="clear" w:color="auto" w:fill="D9D9D9"/>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2600</w:t>
            </w:r>
          </w:p>
        </w:tc>
        <w:tc>
          <w:tcPr>
            <w:tcW w:w="389" w:type="pct"/>
            <w:shd w:val="clear" w:color="auto" w:fill="D9D9D9"/>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1750</w:t>
            </w:r>
          </w:p>
        </w:tc>
        <w:tc>
          <w:tcPr>
            <w:tcW w:w="389" w:type="pct"/>
            <w:shd w:val="clear" w:color="auto" w:fill="D9D9D9"/>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9.5</w:t>
            </w:r>
          </w:p>
        </w:tc>
        <w:tc>
          <w:tcPr>
            <w:tcW w:w="389" w:type="pct"/>
            <w:shd w:val="clear" w:color="auto" w:fill="D9D9D9"/>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10.6</w:t>
            </w:r>
          </w:p>
        </w:tc>
        <w:tc>
          <w:tcPr>
            <w:tcW w:w="389" w:type="pct"/>
            <w:shd w:val="clear" w:color="auto" w:fill="D9D9D9"/>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1.0</w:t>
            </w:r>
          </w:p>
        </w:tc>
        <w:tc>
          <w:tcPr>
            <w:tcW w:w="389" w:type="pct"/>
            <w:shd w:val="clear" w:color="auto" w:fill="D9D9D9"/>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4.4</w:t>
            </w:r>
          </w:p>
        </w:tc>
        <w:tc>
          <w:tcPr>
            <w:tcW w:w="324" w:type="pct"/>
            <w:shd w:val="clear" w:color="auto" w:fill="D9D9D9"/>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195</w:t>
            </w:r>
          </w:p>
        </w:tc>
        <w:tc>
          <w:tcPr>
            <w:tcW w:w="324" w:type="pct"/>
            <w:shd w:val="clear" w:color="auto" w:fill="D9D9D9"/>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148</w:t>
            </w:r>
          </w:p>
        </w:tc>
        <w:tc>
          <w:tcPr>
            <w:tcW w:w="260" w:type="pct"/>
            <w:shd w:val="clear" w:color="auto" w:fill="D9D9D9"/>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7</w:t>
            </w:r>
          </w:p>
        </w:tc>
        <w:tc>
          <w:tcPr>
            <w:tcW w:w="260" w:type="pct"/>
            <w:shd w:val="clear" w:color="auto" w:fill="D9D9D9"/>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23</w:t>
            </w:r>
          </w:p>
        </w:tc>
        <w:tc>
          <w:tcPr>
            <w:tcW w:w="455" w:type="pct"/>
            <w:shd w:val="clear" w:color="auto" w:fill="D9D9D9"/>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4'45"</w:t>
            </w:r>
          </w:p>
        </w:tc>
        <w:tc>
          <w:tcPr>
            <w:tcW w:w="455" w:type="pct"/>
            <w:shd w:val="clear" w:color="auto" w:fill="D9D9D9"/>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4'40"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0" w:type="pct"/>
            <w:vMerge w:val="restart"/>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不及格</w:t>
            </w:r>
          </w:p>
        </w:tc>
        <w:tc>
          <w:tcPr>
            <w:tcW w:w="326" w:type="pct"/>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50</w:t>
            </w:r>
          </w:p>
        </w:tc>
        <w:tc>
          <w:tcPr>
            <w:tcW w:w="39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2470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1710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9.7</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10.8</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0.0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3.6</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190</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143</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6</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21</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5'05"</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4'50"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0" w:type="pct"/>
            <w:vMerge w:val="continue"/>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p>
        </w:tc>
        <w:tc>
          <w:tcPr>
            <w:tcW w:w="326" w:type="pct"/>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40</w:t>
            </w:r>
          </w:p>
        </w:tc>
        <w:tc>
          <w:tcPr>
            <w:tcW w:w="39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2340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1670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9.9</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11.0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2.8</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185</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138</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5</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19</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5'25"</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5'00"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0" w:type="pct"/>
            <w:vMerge w:val="continue"/>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p>
        </w:tc>
        <w:tc>
          <w:tcPr>
            <w:tcW w:w="326" w:type="pct"/>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30</w:t>
            </w:r>
          </w:p>
        </w:tc>
        <w:tc>
          <w:tcPr>
            <w:tcW w:w="39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2210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1630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10.1</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11.2</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2.0</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180</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133</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4</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17</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5'45"</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5'10"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0" w:type="pct"/>
            <w:vMerge w:val="continue"/>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p>
        </w:tc>
        <w:tc>
          <w:tcPr>
            <w:tcW w:w="326" w:type="pct"/>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20</w:t>
            </w:r>
          </w:p>
        </w:tc>
        <w:tc>
          <w:tcPr>
            <w:tcW w:w="39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2080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1590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10.3</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11.4</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-3.0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1.2</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175</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128</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3</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15</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6'05"</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5'20"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0" w:type="pct"/>
            <w:vMerge w:val="continue"/>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p>
        </w:tc>
        <w:tc>
          <w:tcPr>
            <w:tcW w:w="326" w:type="pct"/>
            <w:vAlign w:val="center"/>
          </w:tcPr>
          <w:p>
            <w:pPr>
              <w:widowControl/>
              <w:spacing w:line="312" w:lineRule="auto"/>
              <w:jc w:val="center"/>
              <w:rPr>
                <w:rFonts w:ascii="仿宋" w:hAnsi="仿宋" w:eastAsia="仿宋" w:cs="宋体"/>
                <w:b/>
                <w:bCs/>
                <w:color w:val="000000" w:themeColor="text1"/>
                <w:kern w:val="0"/>
                <w:sz w:val="24"/>
                <w:szCs w:val="24"/>
                <w14:textFill>
                  <w14:solidFill>
                    <w14:schemeClr w14:val="tx1"/>
                  </w14:solidFill>
                </w14:textFill>
              </w:rPr>
            </w:pPr>
            <w:r>
              <w:rPr>
                <w:rFonts w:hint="eastAsia" w:ascii="仿宋" w:hAnsi="仿宋" w:eastAsia="仿宋" w:cs="宋体"/>
                <w:b/>
                <w:bCs/>
                <w:color w:val="000000" w:themeColor="text1"/>
                <w:kern w:val="0"/>
                <w:sz w:val="24"/>
                <w:szCs w:val="24"/>
                <w14:textFill>
                  <w14:solidFill>
                    <w14:schemeClr w14:val="tx1"/>
                  </w14:solidFill>
                </w14:textFill>
              </w:rPr>
              <w:t>10</w:t>
            </w:r>
          </w:p>
        </w:tc>
        <w:tc>
          <w:tcPr>
            <w:tcW w:w="39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1950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1550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10.5</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11.6</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-4.0</w:t>
            </w:r>
          </w:p>
        </w:tc>
        <w:tc>
          <w:tcPr>
            <w:tcW w:w="389"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0.4</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170</w:t>
            </w:r>
          </w:p>
        </w:tc>
        <w:tc>
          <w:tcPr>
            <w:tcW w:w="324"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hint="eastAsia" w:ascii="仿宋" w:hAnsi="仿宋" w:eastAsia="仿宋" w:cs="Times New Roman"/>
                <w:color w:val="000000" w:themeColor="text1"/>
                <w:sz w:val="24"/>
                <w:szCs w:val="24"/>
                <w14:textFill>
                  <w14:solidFill>
                    <w14:schemeClr w14:val="tx1"/>
                  </w14:solidFill>
                </w14:textFill>
              </w:rPr>
              <w:t>123</w:t>
            </w:r>
          </w:p>
        </w:tc>
        <w:tc>
          <w:tcPr>
            <w:tcW w:w="260" w:type="pct"/>
            <w:vAlign w:val="center"/>
          </w:tcPr>
          <w:p>
            <w:pPr>
              <w:spacing w:line="312" w:lineRule="auto"/>
              <w:jc w:val="center"/>
              <w:rPr>
                <w:rFonts w:ascii="仿宋" w:hAnsi="仿宋" w:eastAsia="仿宋" w:cs="Times New Roman"/>
                <w:color w:val="000000" w:themeColor="text1"/>
                <w:sz w:val="24"/>
                <w:szCs w:val="24"/>
                <w14:textFill>
                  <w14:solidFill>
                    <w14:schemeClr w14:val="tx1"/>
                  </w14:solidFill>
                </w14:textFill>
              </w:rPr>
            </w:pPr>
            <w:r>
              <w:rPr>
                <w:rFonts w:ascii="仿宋" w:hAnsi="仿宋" w:eastAsia="仿宋" w:cs="Times New Roman"/>
                <w:color w:val="000000" w:themeColor="text1"/>
                <w:sz w:val="24"/>
                <w:szCs w:val="24"/>
                <w14:textFill>
                  <w14:solidFill>
                    <w14:schemeClr w14:val="tx1"/>
                  </w14:solidFill>
                </w14:textFill>
              </w:rPr>
              <w:t>2</w:t>
            </w:r>
          </w:p>
        </w:tc>
        <w:tc>
          <w:tcPr>
            <w:tcW w:w="260"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13</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6'25"</w:t>
            </w:r>
          </w:p>
        </w:tc>
        <w:tc>
          <w:tcPr>
            <w:tcW w:w="455" w:type="pct"/>
            <w:vAlign w:val="center"/>
          </w:tcPr>
          <w:p>
            <w:pPr>
              <w:spacing w:line="312" w:lineRule="auto"/>
              <w:jc w:val="center"/>
              <w:rPr>
                <w:rFonts w:ascii="仿宋" w:hAnsi="仿宋" w:eastAsia="仿宋" w:cs="Times New Roman"/>
                <w:bCs/>
                <w:color w:val="000000" w:themeColor="text1"/>
                <w:sz w:val="24"/>
                <w:szCs w:val="24"/>
                <w14:textFill>
                  <w14:solidFill>
                    <w14:schemeClr w14:val="tx1"/>
                  </w14:solidFill>
                </w14:textFill>
              </w:rPr>
            </w:pPr>
            <w:r>
              <w:rPr>
                <w:rFonts w:ascii="仿宋" w:hAnsi="仿宋" w:eastAsia="仿宋" w:cs="Times New Roman"/>
                <w:bCs/>
                <w:color w:val="000000" w:themeColor="text1"/>
                <w:sz w:val="24"/>
                <w:szCs w:val="24"/>
                <w14:textFill>
                  <w14:solidFill>
                    <w14:schemeClr w14:val="tx1"/>
                  </w14:solidFill>
                </w14:textFill>
              </w:rPr>
              <w:t>5'30"</w:t>
            </w:r>
          </w:p>
        </w:tc>
      </w:tr>
    </w:tbl>
    <w:p>
      <w:pPr>
        <w:widowControl/>
        <w:spacing w:line="312" w:lineRule="auto"/>
        <w:ind w:firstLine="562" w:firstLineChars="200"/>
        <w:jc w:val="left"/>
        <w:rPr>
          <w:rFonts w:ascii="宋体" w:hAnsi="宋体" w:eastAsia="宋体" w:cs="Times New Roman"/>
          <w:b/>
          <w:color w:val="000000" w:themeColor="text1"/>
          <w:sz w:val="28"/>
          <w:szCs w:val="28"/>
          <w14:textFill>
            <w14:solidFill>
              <w14:schemeClr w14:val="tx1"/>
            </w14:solidFill>
          </w14:textFill>
        </w:rPr>
      </w:pPr>
    </w:p>
    <w:p>
      <w:pPr>
        <w:spacing w:line="312" w:lineRule="auto"/>
        <w:jc w:val="center"/>
        <w:rPr>
          <w:rFonts w:ascii="仿宋" w:hAnsi="仿宋" w:eastAsia="仿宋" w:cs="Times New Roman"/>
          <w:b/>
          <w:color w:val="000000" w:themeColor="text1"/>
          <w:sz w:val="24"/>
          <w:szCs w:val="24"/>
          <w14:textFill>
            <w14:solidFill>
              <w14:schemeClr w14:val="tx1"/>
            </w14:solidFill>
          </w14:textFill>
        </w:rPr>
      </w:pPr>
      <w:r>
        <w:rPr>
          <w:rFonts w:hint="eastAsia" w:ascii="仿宋" w:hAnsi="仿宋" w:eastAsia="仿宋" w:cs="Times New Roman"/>
          <w:b/>
          <w:color w:val="000000" w:themeColor="text1"/>
          <w:sz w:val="24"/>
          <w:szCs w:val="24"/>
          <w14:textFill>
            <w14:solidFill>
              <w14:schemeClr w14:val="tx1"/>
            </w14:solidFill>
          </w14:textFill>
        </w:rPr>
        <w:t>表</w:t>
      </w:r>
      <w:r>
        <w:rPr>
          <w:rFonts w:ascii="仿宋" w:hAnsi="仿宋" w:eastAsia="仿宋" w:cs="Times New Roman"/>
          <w:b/>
          <w:color w:val="000000" w:themeColor="text1"/>
          <w:sz w:val="24"/>
          <w:szCs w:val="24"/>
          <w14:textFill>
            <w14:solidFill>
              <w14:schemeClr w14:val="tx1"/>
            </w14:solidFill>
          </w14:textFill>
        </w:rPr>
        <w:t>3</w:t>
      </w:r>
      <w:r>
        <w:rPr>
          <w:rFonts w:hint="eastAsia" w:ascii="仿宋" w:hAnsi="仿宋" w:eastAsia="仿宋" w:cs="Times New Roman"/>
          <w:b/>
          <w:color w:val="000000" w:themeColor="text1"/>
          <w:sz w:val="24"/>
          <w:szCs w:val="24"/>
          <w14:textFill>
            <w14:solidFill>
              <w14:schemeClr w14:val="tx1"/>
            </w14:solidFill>
          </w14:textFill>
        </w:rPr>
        <w:t xml:space="preserve">  国家学生体质健康标准单项指标与权重</w:t>
      </w:r>
    </w:p>
    <w:tbl>
      <w:tblPr>
        <w:tblStyle w:val="11"/>
        <w:tblW w:w="87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6"/>
        <w:gridCol w:w="4042"/>
        <w:gridCol w:w="1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3446" w:type="dxa"/>
            <w:shd w:val="clear" w:color="auto" w:fill="F7CAAC" w:themeFill="accent2" w:themeFillTint="66"/>
            <w:vAlign w:val="center"/>
          </w:tcPr>
          <w:p>
            <w:pPr>
              <w:widowControl/>
              <w:spacing w:line="312" w:lineRule="auto"/>
              <w:jc w:val="center"/>
              <w:rPr>
                <w:rFonts w:ascii="仿宋" w:hAnsi="仿宋" w:eastAsia="仿宋" w:cs="Arial"/>
                <w:b/>
                <w:color w:val="000000" w:themeColor="text1"/>
                <w:kern w:val="0"/>
                <w:sz w:val="24"/>
                <w:szCs w:val="24"/>
                <w14:textFill>
                  <w14:solidFill>
                    <w14:schemeClr w14:val="tx1"/>
                  </w14:solidFill>
                </w14:textFill>
              </w:rPr>
            </w:pPr>
            <w:r>
              <w:rPr>
                <w:rFonts w:hint="eastAsia" w:ascii="仿宋" w:hAnsi="仿宋" w:eastAsia="仿宋" w:cs="Arial"/>
                <w:b/>
                <w:color w:val="000000" w:themeColor="text1"/>
                <w:kern w:val="0"/>
                <w:sz w:val="24"/>
                <w:szCs w:val="24"/>
                <w14:textFill>
                  <w14:solidFill>
                    <w14:schemeClr w14:val="tx1"/>
                  </w14:solidFill>
                </w14:textFill>
              </w:rPr>
              <w:t>测试对象</w:t>
            </w:r>
          </w:p>
        </w:tc>
        <w:tc>
          <w:tcPr>
            <w:tcW w:w="4042" w:type="dxa"/>
            <w:shd w:val="clear" w:color="auto" w:fill="F7CAAC" w:themeFill="accent2" w:themeFillTint="66"/>
            <w:vAlign w:val="center"/>
          </w:tcPr>
          <w:p>
            <w:pPr>
              <w:widowControl/>
              <w:spacing w:line="312" w:lineRule="auto"/>
              <w:jc w:val="center"/>
              <w:rPr>
                <w:rFonts w:ascii="仿宋" w:hAnsi="仿宋" w:eastAsia="仿宋" w:cs="Arial"/>
                <w:b/>
                <w:color w:val="000000" w:themeColor="text1"/>
                <w:kern w:val="0"/>
                <w:sz w:val="24"/>
                <w:szCs w:val="24"/>
                <w14:textFill>
                  <w14:solidFill>
                    <w14:schemeClr w14:val="tx1"/>
                  </w14:solidFill>
                </w14:textFill>
              </w:rPr>
            </w:pPr>
            <w:r>
              <w:rPr>
                <w:rFonts w:hint="eastAsia" w:ascii="仿宋" w:hAnsi="仿宋" w:eastAsia="仿宋" w:cs="Arial"/>
                <w:b/>
                <w:color w:val="000000" w:themeColor="text1"/>
                <w:kern w:val="0"/>
                <w:sz w:val="24"/>
                <w:szCs w:val="24"/>
                <w14:textFill>
                  <w14:solidFill>
                    <w14:schemeClr w14:val="tx1"/>
                  </w14:solidFill>
                </w14:textFill>
              </w:rPr>
              <w:t>单项指标</w:t>
            </w:r>
          </w:p>
        </w:tc>
        <w:tc>
          <w:tcPr>
            <w:tcW w:w="1260" w:type="dxa"/>
            <w:shd w:val="clear" w:color="auto" w:fill="F7CAAC" w:themeFill="accent2" w:themeFillTint="66"/>
            <w:vAlign w:val="center"/>
          </w:tcPr>
          <w:p>
            <w:pPr>
              <w:widowControl/>
              <w:spacing w:line="312" w:lineRule="auto"/>
              <w:jc w:val="center"/>
              <w:rPr>
                <w:rFonts w:ascii="仿宋" w:hAnsi="仿宋" w:eastAsia="仿宋" w:cs="Arial"/>
                <w:b/>
                <w:color w:val="000000" w:themeColor="text1"/>
                <w:kern w:val="0"/>
                <w:sz w:val="24"/>
                <w:szCs w:val="24"/>
                <w14:textFill>
                  <w14:solidFill>
                    <w14:schemeClr w14:val="tx1"/>
                  </w14:solidFill>
                </w14:textFill>
              </w:rPr>
            </w:pPr>
            <w:r>
              <w:rPr>
                <w:rFonts w:hint="eastAsia" w:ascii="仿宋" w:hAnsi="仿宋" w:eastAsia="仿宋" w:cs="Arial"/>
                <w:b/>
                <w:color w:val="000000" w:themeColor="text1"/>
                <w:kern w:val="0"/>
                <w:sz w:val="24"/>
                <w:szCs w:val="24"/>
                <w14:textFill>
                  <w14:solidFill>
                    <w14:schemeClr w14:val="tx1"/>
                  </w14:solidFill>
                </w14:textFill>
              </w:rPr>
              <w:t>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3446" w:type="dxa"/>
            <w:vMerge w:val="restart"/>
            <w:shd w:val="clear" w:color="auto" w:fill="auto"/>
            <w:vAlign w:val="center"/>
          </w:tcPr>
          <w:p>
            <w:pPr>
              <w:widowControl/>
              <w:spacing w:line="312" w:lineRule="auto"/>
              <w:jc w:val="center"/>
              <w:rPr>
                <w:rFonts w:ascii="仿宋" w:hAnsi="仿宋" w:eastAsia="仿宋" w:cs="Arial"/>
                <w:b/>
                <w:color w:val="000000" w:themeColor="text1"/>
                <w:kern w:val="0"/>
                <w:sz w:val="24"/>
                <w:szCs w:val="24"/>
                <w14:textFill>
                  <w14:solidFill>
                    <w14:schemeClr w14:val="tx1"/>
                  </w14:solidFill>
                </w14:textFill>
              </w:rPr>
            </w:pPr>
            <w:r>
              <w:rPr>
                <w:rFonts w:hint="eastAsia" w:ascii="仿宋" w:hAnsi="仿宋" w:eastAsia="仿宋" w:cs="Arial"/>
                <w:b/>
                <w:color w:val="000000" w:themeColor="text1"/>
                <w:kern w:val="0"/>
                <w:sz w:val="24"/>
                <w:szCs w:val="24"/>
                <w14:textFill>
                  <w14:solidFill>
                    <w14:schemeClr w14:val="tx1"/>
                  </w14:solidFill>
                </w14:textFill>
              </w:rPr>
              <w:t>小学一年级至大学四年级</w:t>
            </w:r>
          </w:p>
        </w:tc>
        <w:tc>
          <w:tcPr>
            <w:tcW w:w="4042" w:type="dxa"/>
            <w:shd w:val="clear" w:color="auto" w:fill="auto"/>
          </w:tcPr>
          <w:p>
            <w:pPr>
              <w:widowControl/>
              <w:spacing w:line="312" w:lineRule="auto"/>
              <w:jc w:val="center"/>
              <w:rPr>
                <w:rFonts w:ascii="仿宋" w:hAnsi="仿宋" w:eastAsia="仿宋" w:cs="Arial"/>
                <w:color w:val="000000" w:themeColor="text1"/>
                <w:kern w:val="0"/>
                <w:sz w:val="24"/>
                <w:szCs w:val="24"/>
                <w14:textFill>
                  <w14:solidFill>
                    <w14:schemeClr w14:val="tx1"/>
                  </w14:solidFill>
                </w14:textFill>
              </w:rPr>
            </w:pPr>
            <w:r>
              <w:rPr>
                <w:rFonts w:hint="eastAsia" w:ascii="仿宋" w:hAnsi="仿宋" w:eastAsia="仿宋" w:cs="Arial"/>
                <w:color w:val="000000" w:themeColor="text1"/>
                <w:kern w:val="0"/>
                <w:sz w:val="24"/>
                <w:szCs w:val="24"/>
                <w14:textFill>
                  <w14:solidFill>
                    <w14:schemeClr w14:val="tx1"/>
                  </w14:solidFill>
                </w14:textFill>
              </w:rPr>
              <w:t>体重指数（BMI）</w:t>
            </w:r>
          </w:p>
        </w:tc>
        <w:tc>
          <w:tcPr>
            <w:tcW w:w="1260" w:type="dxa"/>
            <w:shd w:val="clear" w:color="auto" w:fill="auto"/>
          </w:tcPr>
          <w:p>
            <w:pPr>
              <w:widowControl/>
              <w:spacing w:line="312" w:lineRule="auto"/>
              <w:jc w:val="center"/>
              <w:rPr>
                <w:rFonts w:ascii="仿宋" w:hAnsi="仿宋" w:eastAsia="仿宋" w:cs="Arial"/>
                <w:color w:val="000000" w:themeColor="text1"/>
                <w:kern w:val="0"/>
                <w:sz w:val="24"/>
                <w:szCs w:val="24"/>
                <w14:textFill>
                  <w14:solidFill>
                    <w14:schemeClr w14:val="tx1"/>
                  </w14:solidFill>
                </w14:textFill>
              </w:rPr>
            </w:pPr>
            <w:r>
              <w:rPr>
                <w:rFonts w:hint="eastAsia" w:ascii="仿宋" w:hAnsi="仿宋" w:eastAsia="仿宋" w:cs="Arial"/>
                <w:color w:val="000000" w:themeColor="text1"/>
                <w:kern w:val="0"/>
                <w:sz w:val="24"/>
                <w:szCs w:val="24"/>
                <w14:textFill>
                  <w14:solidFill>
                    <w14:schemeClr w14:val="tx1"/>
                  </w14:solidFill>
                </w14:textFill>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3446" w:type="dxa"/>
            <w:vMerge w:val="continue"/>
            <w:shd w:val="clear" w:color="auto" w:fill="auto"/>
            <w:vAlign w:val="center"/>
          </w:tcPr>
          <w:p>
            <w:pPr>
              <w:widowControl/>
              <w:spacing w:line="312" w:lineRule="auto"/>
              <w:jc w:val="center"/>
              <w:rPr>
                <w:rFonts w:ascii="仿宋" w:hAnsi="仿宋" w:eastAsia="仿宋" w:cs="Arial"/>
                <w:b/>
                <w:color w:val="000000" w:themeColor="text1"/>
                <w:kern w:val="0"/>
                <w:sz w:val="24"/>
                <w:szCs w:val="24"/>
                <w14:textFill>
                  <w14:solidFill>
                    <w14:schemeClr w14:val="tx1"/>
                  </w14:solidFill>
                </w14:textFill>
              </w:rPr>
            </w:pPr>
          </w:p>
        </w:tc>
        <w:tc>
          <w:tcPr>
            <w:tcW w:w="4042" w:type="dxa"/>
            <w:shd w:val="clear" w:color="auto" w:fill="auto"/>
          </w:tcPr>
          <w:p>
            <w:pPr>
              <w:widowControl/>
              <w:spacing w:line="312" w:lineRule="auto"/>
              <w:jc w:val="center"/>
              <w:rPr>
                <w:rFonts w:ascii="仿宋" w:hAnsi="仿宋" w:eastAsia="仿宋" w:cs="Arial"/>
                <w:color w:val="000000" w:themeColor="text1"/>
                <w:kern w:val="0"/>
                <w:sz w:val="24"/>
                <w:szCs w:val="24"/>
                <w14:textFill>
                  <w14:solidFill>
                    <w14:schemeClr w14:val="tx1"/>
                  </w14:solidFill>
                </w14:textFill>
              </w:rPr>
            </w:pPr>
            <w:r>
              <w:rPr>
                <w:rFonts w:hint="eastAsia" w:ascii="仿宋" w:hAnsi="仿宋" w:eastAsia="仿宋" w:cs="Arial"/>
                <w:color w:val="000000" w:themeColor="text1"/>
                <w:kern w:val="0"/>
                <w:sz w:val="24"/>
                <w:szCs w:val="24"/>
                <w14:textFill>
                  <w14:solidFill>
                    <w14:schemeClr w14:val="tx1"/>
                  </w14:solidFill>
                </w14:textFill>
              </w:rPr>
              <w:t>肺活量</w:t>
            </w:r>
          </w:p>
        </w:tc>
        <w:tc>
          <w:tcPr>
            <w:tcW w:w="1260" w:type="dxa"/>
            <w:shd w:val="clear" w:color="auto" w:fill="auto"/>
          </w:tcPr>
          <w:p>
            <w:pPr>
              <w:widowControl/>
              <w:spacing w:line="312" w:lineRule="auto"/>
              <w:jc w:val="center"/>
              <w:rPr>
                <w:rFonts w:ascii="仿宋" w:hAnsi="仿宋" w:eastAsia="仿宋" w:cs="Arial"/>
                <w:color w:val="000000" w:themeColor="text1"/>
                <w:kern w:val="0"/>
                <w:sz w:val="24"/>
                <w:szCs w:val="24"/>
                <w14:textFill>
                  <w14:solidFill>
                    <w14:schemeClr w14:val="tx1"/>
                  </w14:solidFill>
                </w14:textFill>
              </w:rPr>
            </w:pPr>
            <w:r>
              <w:rPr>
                <w:rFonts w:hint="eastAsia" w:ascii="仿宋" w:hAnsi="仿宋" w:eastAsia="仿宋" w:cs="Arial"/>
                <w:color w:val="000000" w:themeColor="text1"/>
                <w:kern w:val="0"/>
                <w:sz w:val="24"/>
                <w:szCs w:val="24"/>
                <w14:textFill>
                  <w14:solidFill>
                    <w14:schemeClr w14:val="tx1"/>
                  </w14:solidFill>
                </w14:textFill>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3446" w:type="dxa"/>
            <w:vMerge w:val="restart"/>
            <w:shd w:val="clear" w:color="auto" w:fill="auto"/>
            <w:vAlign w:val="center"/>
          </w:tcPr>
          <w:p>
            <w:pPr>
              <w:widowControl/>
              <w:shd w:val="clear" w:color="auto" w:fill="FFFFFF"/>
              <w:spacing w:line="312" w:lineRule="auto"/>
              <w:jc w:val="center"/>
              <w:rPr>
                <w:rFonts w:ascii="仿宋" w:hAnsi="仿宋" w:eastAsia="仿宋" w:cs="Arial"/>
                <w:b/>
                <w:color w:val="000000" w:themeColor="text1"/>
                <w:kern w:val="0"/>
                <w:sz w:val="24"/>
                <w:szCs w:val="24"/>
                <w14:textFill>
                  <w14:solidFill>
                    <w14:schemeClr w14:val="tx1"/>
                  </w14:solidFill>
                </w14:textFill>
              </w:rPr>
            </w:pPr>
            <w:r>
              <w:rPr>
                <w:rFonts w:hint="eastAsia" w:ascii="仿宋" w:hAnsi="仿宋" w:eastAsia="仿宋" w:cs="Arial"/>
                <w:b/>
                <w:color w:val="000000" w:themeColor="text1"/>
                <w:kern w:val="0"/>
                <w:sz w:val="24"/>
                <w:szCs w:val="24"/>
                <w14:textFill>
                  <w14:solidFill>
                    <w14:schemeClr w14:val="tx1"/>
                  </w14:solidFill>
                </w14:textFill>
              </w:rPr>
              <w:t>初中、高中、大学各年级</w:t>
            </w:r>
          </w:p>
        </w:tc>
        <w:tc>
          <w:tcPr>
            <w:tcW w:w="4042" w:type="dxa"/>
            <w:shd w:val="clear" w:color="auto" w:fill="auto"/>
          </w:tcPr>
          <w:p>
            <w:pPr>
              <w:widowControl/>
              <w:spacing w:line="312" w:lineRule="auto"/>
              <w:jc w:val="center"/>
              <w:rPr>
                <w:rFonts w:ascii="仿宋" w:hAnsi="仿宋" w:eastAsia="仿宋" w:cs="Arial"/>
                <w:color w:val="000000" w:themeColor="text1"/>
                <w:kern w:val="0"/>
                <w:sz w:val="24"/>
                <w:szCs w:val="24"/>
                <w14:textFill>
                  <w14:solidFill>
                    <w14:schemeClr w14:val="tx1"/>
                  </w14:solidFill>
                </w14:textFill>
              </w:rPr>
            </w:pPr>
            <w:r>
              <w:rPr>
                <w:rFonts w:hint="eastAsia" w:ascii="仿宋" w:hAnsi="仿宋" w:eastAsia="仿宋" w:cs="Arial"/>
                <w:color w:val="000000" w:themeColor="text1"/>
                <w:kern w:val="0"/>
                <w:sz w:val="24"/>
                <w:szCs w:val="24"/>
                <w14:textFill>
                  <w14:solidFill>
                    <w14:schemeClr w14:val="tx1"/>
                  </w14:solidFill>
                </w14:textFill>
              </w:rPr>
              <w:t>50米跑</w:t>
            </w:r>
          </w:p>
        </w:tc>
        <w:tc>
          <w:tcPr>
            <w:tcW w:w="1260" w:type="dxa"/>
            <w:shd w:val="clear" w:color="auto" w:fill="auto"/>
          </w:tcPr>
          <w:p>
            <w:pPr>
              <w:widowControl/>
              <w:spacing w:line="312" w:lineRule="auto"/>
              <w:jc w:val="center"/>
              <w:rPr>
                <w:rFonts w:ascii="仿宋" w:hAnsi="仿宋" w:eastAsia="仿宋" w:cs="Arial"/>
                <w:color w:val="000000" w:themeColor="text1"/>
                <w:kern w:val="0"/>
                <w:sz w:val="24"/>
                <w:szCs w:val="24"/>
                <w14:textFill>
                  <w14:solidFill>
                    <w14:schemeClr w14:val="tx1"/>
                  </w14:solidFill>
                </w14:textFill>
              </w:rPr>
            </w:pPr>
            <w:r>
              <w:rPr>
                <w:rFonts w:hint="eastAsia" w:ascii="仿宋" w:hAnsi="仿宋" w:eastAsia="仿宋" w:cs="Arial"/>
                <w:color w:val="000000" w:themeColor="text1"/>
                <w:kern w:val="0"/>
                <w:sz w:val="24"/>
                <w:szCs w:val="24"/>
                <w14:textFill>
                  <w14:solidFill>
                    <w14:schemeClr w14:val="tx1"/>
                  </w14:solidFill>
                </w14:textFill>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3446" w:type="dxa"/>
            <w:vMerge w:val="continue"/>
            <w:shd w:val="clear" w:color="auto" w:fill="auto"/>
          </w:tcPr>
          <w:p>
            <w:pPr>
              <w:widowControl/>
              <w:spacing w:line="312" w:lineRule="auto"/>
              <w:jc w:val="left"/>
              <w:rPr>
                <w:rFonts w:ascii="仿宋" w:hAnsi="仿宋" w:eastAsia="仿宋" w:cs="Arial"/>
                <w:color w:val="000000" w:themeColor="text1"/>
                <w:kern w:val="0"/>
                <w:sz w:val="24"/>
                <w:szCs w:val="24"/>
                <w14:textFill>
                  <w14:solidFill>
                    <w14:schemeClr w14:val="tx1"/>
                  </w14:solidFill>
                </w14:textFill>
              </w:rPr>
            </w:pPr>
          </w:p>
        </w:tc>
        <w:tc>
          <w:tcPr>
            <w:tcW w:w="4042" w:type="dxa"/>
            <w:shd w:val="clear" w:color="auto" w:fill="auto"/>
          </w:tcPr>
          <w:p>
            <w:pPr>
              <w:widowControl/>
              <w:spacing w:line="312" w:lineRule="auto"/>
              <w:jc w:val="center"/>
              <w:rPr>
                <w:rFonts w:ascii="仿宋" w:hAnsi="仿宋" w:eastAsia="仿宋" w:cs="Arial"/>
                <w:color w:val="000000" w:themeColor="text1"/>
                <w:kern w:val="0"/>
                <w:sz w:val="24"/>
                <w:szCs w:val="24"/>
                <w14:textFill>
                  <w14:solidFill>
                    <w14:schemeClr w14:val="tx1"/>
                  </w14:solidFill>
                </w14:textFill>
              </w:rPr>
            </w:pPr>
            <w:r>
              <w:rPr>
                <w:rFonts w:hint="eastAsia" w:ascii="仿宋" w:hAnsi="仿宋" w:eastAsia="仿宋" w:cs="Arial"/>
                <w:color w:val="000000" w:themeColor="text1"/>
                <w:kern w:val="0"/>
                <w:sz w:val="24"/>
                <w:szCs w:val="24"/>
                <w14:textFill>
                  <w14:solidFill>
                    <w14:schemeClr w14:val="tx1"/>
                  </w14:solidFill>
                </w14:textFill>
              </w:rPr>
              <w:t>坐位体前屈</w:t>
            </w:r>
          </w:p>
        </w:tc>
        <w:tc>
          <w:tcPr>
            <w:tcW w:w="1260" w:type="dxa"/>
            <w:shd w:val="clear" w:color="auto" w:fill="auto"/>
          </w:tcPr>
          <w:p>
            <w:pPr>
              <w:widowControl/>
              <w:spacing w:line="312" w:lineRule="auto"/>
              <w:jc w:val="center"/>
              <w:rPr>
                <w:rFonts w:ascii="仿宋" w:hAnsi="仿宋" w:eastAsia="仿宋" w:cs="Arial"/>
                <w:color w:val="000000" w:themeColor="text1"/>
                <w:kern w:val="0"/>
                <w:sz w:val="24"/>
                <w:szCs w:val="24"/>
                <w14:textFill>
                  <w14:solidFill>
                    <w14:schemeClr w14:val="tx1"/>
                  </w14:solidFill>
                </w14:textFill>
              </w:rPr>
            </w:pPr>
            <w:r>
              <w:rPr>
                <w:rFonts w:hint="eastAsia" w:ascii="仿宋" w:hAnsi="仿宋" w:eastAsia="仿宋" w:cs="Arial"/>
                <w:color w:val="000000" w:themeColor="text1"/>
                <w:kern w:val="0"/>
                <w:sz w:val="24"/>
                <w:szCs w:val="24"/>
                <w14:textFill>
                  <w14:solidFill>
                    <w14:schemeClr w14:val="tx1"/>
                  </w14:solidFill>
                </w14:textFill>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3446" w:type="dxa"/>
            <w:vMerge w:val="continue"/>
            <w:shd w:val="clear" w:color="auto" w:fill="auto"/>
          </w:tcPr>
          <w:p>
            <w:pPr>
              <w:widowControl/>
              <w:spacing w:line="312" w:lineRule="auto"/>
              <w:jc w:val="left"/>
              <w:rPr>
                <w:rFonts w:ascii="仿宋" w:hAnsi="仿宋" w:eastAsia="仿宋" w:cs="Arial"/>
                <w:color w:val="000000" w:themeColor="text1"/>
                <w:kern w:val="0"/>
                <w:sz w:val="24"/>
                <w:szCs w:val="24"/>
                <w14:textFill>
                  <w14:solidFill>
                    <w14:schemeClr w14:val="tx1"/>
                  </w14:solidFill>
                </w14:textFill>
              </w:rPr>
            </w:pPr>
          </w:p>
        </w:tc>
        <w:tc>
          <w:tcPr>
            <w:tcW w:w="4042" w:type="dxa"/>
            <w:shd w:val="clear" w:color="auto" w:fill="auto"/>
          </w:tcPr>
          <w:p>
            <w:pPr>
              <w:widowControl/>
              <w:spacing w:line="312" w:lineRule="auto"/>
              <w:jc w:val="center"/>
              <w:rPr>
                <w:rFonts w:ascii="仿宋" w:hAnsi="仿宋" w:eastAsia="仿宋" w:cs="Arial"/>
                <w:color w:val="000000" w:themeColor="text1"/>
                <w:kern w:val="0"/>
                <w:sz w:val="24"/>
                <w:szCs w:val="24"/>
                <w14:textFill>
                  <w14:solidFill>
                    <w14:schemeClr w14:val="tx1"/>
                  </w14:solidFill>
                </w14:textFill>
              </w:rPr>
            </w:pPr>
            <w:r>
              <w:rPr>
                <w:rFonts w:hint="eastAsia" w:ascii="仿宋" w:hAnsi="仿宋" w:eastAsia="仿宋" w:cs="Arial"/>
                <w:color w:val="000000" w:themeColor="text1"/>
                <w:kern w:val="0"/>
                <w:sz w:val="24"/>
                <w:szCs w:val="24"/>
                <w14:textFill>
                  <w14:solidFill>
                    <w14:schemeClr w14:val="tx1"/>
                  </w14:solidFill>
                </w14:textFill>
              </w:rPr>
              <w:t>立定跳远</w:t>
            </w:r>
          </w:p>
        </w:tc>
        <w:tc>
          <w:tcPr>
            <w:tcW w:w="1260" w:type="dxa"/>
            <w:shd w:val="clear" w:color="auto" w:fill="auto"/>
          </w:tcPr>
          <w:p>
            <w:pPr>
              <w:widowControl/>
              <w:spacing w:line="312" w:lineRule="auto"/>
              <w:jc w:val="center"/>
              <w:rPr>
                <w:rFonts w:ascii="仿宋" w:hAnsi="仿宋" w:eastAsia="仿宋" w:cs="Arial"/>
                <w:color w:val="000000" w:themeColor="text1"/>
                <w:kern w:val="0"/>
                <w:sz w:val="24"/>
                <w:szCs w:val="24"/>
                <w14:textFill>
                  <w14:solidFill>
                    <w14:schemeClr w14:val="tx1"/>
                  </w14:solidFill>
                </w14:textFill>
              </w:rPr>
            </w:pPr>
            <w:r>
              <w:rPr>
                <w:rFonts w:hint="eastAsia" w:ascii="仿宋" w:hAnsi="仿宋" w:eastAsia="仿宋" w:cs="Arial"/>
                <w:color w:val="000000" w:themeColor="text1"/>
                <w:kern w:val="0"/>
                <w:sz w:val="24"/>
                <w:szCs w:val="24"/>
                <w14:textFill>
                  <w14:solidFill>
                    <w14:schemeClr w14:val="tx1"/>
                  </w14:solidFill>
                </w14:textFill>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3446" w:type="dxa"/>
            <w:vMerge w:val="continue"/>
            <w:shd w:val="clear" w:color="auto" w:fill="auto"/>
          </w:tcPr>
          <w:p>
            <w:pPr>
              <w:widowControl/>
              <w:spacing w:line="312" w:lineRule="auto"/>
              <w:jc w:val="left"/>
              <w:rPr>
                <w:rFonts w:ascii="仿宋" w:hAnsi="仿宋" w:eastAsia="仿宋" w:cs="Arial"/>
                <w:color w:val="000000" w:themeColor="text1"/>
                <w:kern w:val="0"/>
                <w:sz w:val="24"/>
                <w:szCs w:val="24"/>
                <w14:textFill>
                  <w14:solidFill>
                    <w14:schemeClr w14:val="tx1"/>
                  </w14:solidFill>
                </w14:textFill>
              </w:rPr>
            </w:pPr>
          </w:p>
        </w:tc>
        <w:tc>
          <w:tcPr>
            <w:tcW w:w="4042" w:type="dxa"/>
            <w:shd w:val="clear" w:color="auto" w:fill="auto"/>
          </w:tcPr>
          <w:p>
            <w:pPr>
              <w:widowControl/>
              <w:spacing w:line="312" w:lineRule="auto"/>
              <w:jc w:val="center"/>
              <w:rPr>
                <w:rFonts w:ascii="仿宋" w:hAnsi="仿宋" w:eastAsia="仿宋" w:cs="Arial"/>
                <w:color w:val="000000" w:themeColor="text1"/>
                <w:kern w:val="0"/>
                <w:sz w:val="24"/>
                <w:szCs w:val="24"/>
                <w14:textFill>
                  <w14:solidFill>
                    <w14:schemeClr w14:val="tx1"/>
                  </w14:solidFill>
                </w14:textFill>
              </w:rPr>
            </w:pPr>
            <w:r>
              <w:rPr>
                <w:rFonts w:hint="eastAsia" w:ascii="仿宋" w:hAnsi="仿宋" w:eastAsia="仿宋" w:cs="Arial"/>
                <w:color w:val="000000" w:themeColor="text1"/>
                <w:kern w:val="0"/>
                <w:sz w:val="24"/>
                <w:szCs w:val="24"/>
                <w14:textFill>
                  <w14:solidFill>
                    <w14:schemeClr w14:val="tx1"/>
                  </w14:solidFill>
                </w14:textFill>
              </w:rPr>
              <w:t>引体向上（男）/1分钟仰卧起坐（女）</w:t>
            </w:r>
          </w:p>
          <w:p>
            <w:pPr>
              <w:widowControl/>
              <w:spacing w:line="312" w:lineRule="auto"/>
              <w:jc w:val="center"/>
              <w:rPr>
                <w:rFonts w:ascii="仿宋" w:hAnsi="仿宋" w:eastAsia="仿宋" w:cs="Arial"/>
                <w:color w:val="000000" w:themeColor="text1"/>
                <w:kern w:val="0"/>
                <w:sz w:val="24"/>
                <w:szCs w:val="24"/>
                <w14:textFill>
                  <w14:solidFill>
                    <w14:schemeClr w14:val="tx1"/>
                  </w14:solidFill>
                </w14:textFill>
              </w:rPr>
            </w:pPr>
          </w:p>
          <w:p>
            <w:pPr>
              <w:widowControl/>
              <w:spacing w:line="312" w:lineRule="auto"/>
              <w:jc w:val="center"/>
              <w:rPr>
                <w:rFonts w:ascii="仿宋" w:hAnsi="仿宋" w:eastAsia="仿宋" w:cs="Arial"/>
                <w:color w:val="000000" w:themeColor="text1"/>
                <w:kern w:val="0"/>
                <w:sz w:val="24"/>
                <w:szCs w:val="24"/>
                <w14:textFill>
                  <w14:solidFill>
                    <w14:schemeClr w14:val="tx1"/>
                  </w14:solidFill>
                </w14:textFill>
              </w:rPr>
            </w:pPr>
          </w:p>
          <w:p>
            <w:pPr>
              <w:widowControl/>
              <w:spacing w:line="312" w:lineRule="auto"/>
              <w:jc w:val="center"/>
              <w:rPr>
                <w:rFonts w:ascii="仿宋" w:hAnsi="仿宋" w:eastAsia="仿宋" w:cs="Arial"/>
                <w:color w:val="000000" w:themeColor="text1"/>
                <w:kern w:val="0"/>
                <w:sz w:val="24"/>
                <w:szCs w:val="24"/>
                <w14:textFill>
                  <w14:solidFill>
                    <w14:schemeClr w14:val="tx1"/>
                  </w14:solidFill>
                </w14:textFill>
              </w:rPr>
            </w:pPr>
          </w:p>
          <w:p>
            <w:pPr>
              <w:widowControl/>
              <w:spacing w:line="312" w:lineRule="auto"/>
              <w:jc w:val="center"/>
              <w:rPr>
                <w:rFonts w:ascii="仿宋" w:hAnsi="仿宋" w:eastAsia="仿宋" w:cs="Arial"/>
                <w:color w:val="000000" w:themeColor="text1"/>
                <w:kern w:val="0"/>
                <w:sz w:val="24"/>
                <w:szCs w:val="24"/>
                <w14:textFill>
                  <w14:solidFill>
                    <w14:schemeClr w14:val="tx1"/>
                  </w14:solidFill>
                </w14:textFill>
              </w:rPr>
            </w:pPr>
          </w:p>
          <w:p>
            <w:pPr>
              <w:widowControl/>
              <w:spacing w:line="312" w:lineRule="auto"/>
              <w:jc w:val="center"/>
              <w:rPr>
                <w:rFonts w:ascii="仿宋" w:hAnsi="仿宋" w:eastAsia="仿宋" w:cs="Arial"/>
                <w:color w:val="000000" w:themeColor="text1"/>
                <w:kern w:val="0"/>
                <w:sz w:val="24"/>
                <w:szCs w:val="24"/>
                <w14:textFill>
                  <w14:solidFill>
                    <w14:schemeClr w14:val="tx1"/>
                  </w14:solidFill>
                </w14:textFill>
              </w:rPr>
            </w:pPr>
            <w:r>
              <w:rPr>
                <w:rFonts w:hint="eastAsia" w:ascii="仿宋" w:hAnsi="仿宋" w:eastAsia="仿宋" w:cs="Arial"/>
                <w:color w:val="000000" w:themeColor="text1"/>
                <w:kern w:val="0"/>
                <w:sz w:val="24"/>
                <w:szCs w:val="24"/>
                <w14:textFill>
                  <w14:solidFill>
                    <w14:schemeClr w14:val="tx1"/>
                  </w14:solidFill>
                </w14:textFill>
              </w:rPr>
              <w:t>坐（女）</w:t>
            </w:r>
          </w:p>
        </w:tc>
        <w:tc>
          <w:tcPr>
            <w:tcW w:w="1260" w:type="dxa"/>
            <w:shd w:val="clear" w:color="auto" w:fill="auto"/>
          </w:tcPr>
          <w:p>
            <w:pPr>
              <w:widowControl/>
              <w:spacing w:line="312" w:lineRule="auto"/>
              <w:jc w:val="center"/>
              <w:rPr>
                <w:rFonts w:ascii="仿宋" w:hAnsi="仿宋" w:eastAsia="仿宋" w:cs="Arial"/>
                <w:color w:val="000000" w:themeColor="text1"/>
                <w:kern w:val="0"/>
                <w:sz w:val="24"/>
                <w:szCs w:val="24"/>
                <w14:textFill>
                  <w14:solidFill>
                    <w14:schemeClr w14:val="tx1"/>
                  </w14:solidFill>
                </w14:textFill>
              </w:rPr>
            </w:pPr>
            <w:r>
              <w:rPr>
                <w:rFonts w:hint="eastAsia" w:ascii="仿宋" w:hAnsi="仿宋" w:eastAsia="仿宋" w:cs="Arial"/>
                <w:color w:val="000000" w:themeColor="text1"/>
                <w:kern w:val="0"/>
                <w:sz w:val="24"/>
                <w:szCs w:val="24"/>
                <w14:textFill>
                  <w14:solidFill>
                    <w14:schemeClr w14:val="tx1"/>
                  </w14:solidFill>
                </w14:textFill>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3446" w:type="dxa"/>
            <w:vMerge w:val="continue"/>
            <w:shd w:val="clear" w:color="auto" w:fill="auto"/>
          </w:tcPr>
          <w:p>
            <w:pPr>
              <w:widowControl/>
              <w:spacing w:line="312" w:lineRule="auto"/>
              <w:jc w:val="left"/>
              <w:rPr>
                <w:rFonts w:ascii="仿宋" w:hAnsi="仿宋" w:eastAsia="仿宋" w:cs="Arial"/>
                <w:color w:val="000000" w:themeColor="text1"/>
                <w:kern w:val="0"/>
                <w:sz w:val="24"/>
                <w:szCs w:val="24"/>
                <w14:textFill>
                  <w14:solidFill>
                    <w14:schemeClr w14:val="tx1"/>
                  </w14:solidFill>
                </w14:textFill>
              </w:rPr>
            </w:pPr>
          </w:p>
        </w:tc>
        <w:tc>
          <w:tcPr>
            <w:tcW w:w="4042" w:type="dxa"/>
            <w:shd w:val="clear" w:color="auto" w:fill="auto"/>
          </w:tcPr>
          <w:p>
            <w:pPr>
              <w:widowControl/>
              <w:spacing w:line="312" w:lineRule="auto"/>
              <w:jc w:val="center"/>
              <w:rPr>
                <w:rFonts w:ascii="仿宋" w:hAnsi="仿宋" w:eastAsia="仿宋" w:cs="Arial"/>
                <w:color w:val="000000" w:themeColor="text1"/>
                <w:kern w:val="0"/>
                <w:sz w:val="24"/>
                <w:szCs w:val="24"/>
                <w14:textFill>
                  <w14:solidFill>
                    <w14:schemeClr w14:val="tx1"/>
                  </w14:solidFill>
                </w14:textFill>
              </w:rPr>
            </w:pPr>
            <w:r>
              <w:rPr>
                <w:rFonts w:hint="eastAsia" w:ascii="仿宋" w:hAnsi="仿宋" w:eastAsia="仿宋" w:cs="Arial"/>
                <w:color w:val="000000" w:themeColor="text1"/>
                <w:kern w:val="0"/>
                <w:sz w:val="24"/>
                <w:szCs w:val="24"/>
                <w14:textFill>
                  <w14:solidFill>
                    <w14:schemeClr w14:val="tx1"/>
                  </w14:solidFill>
                </w14:textFill>
              </w:rPr>
              <w:t>1000米跑（男）/800米跑（女）</w:t>
            </w:r>
          </w:p>
        </w:tc>
        <w:tc>
          <w:tcPr>
            <w:tcW w:w="1260" w:type="dxa"/>
            <w:shd w:val="clear" w:color="auto" w:fill="auto"/>
          </w:tcPr>
          <w:p>
            <w:pPr>
              <w:widowControl/>
              <w:spacing w:line="312" w:lineRule="auto"/>
              <w:jc w:val="center"/>
              <w:rPr>
                <w:rFonts w:ascii="仿宋" w:hAnsi="仿宋" w:eastAsia="仿宋" w:cs="Arial"/>
                <w:color w:val="000000" w:themeColor="text1"/>
                <w:kern w:val="0"/>
                <w:sz w:val="24"/>
                <w:szCs w:val="24"/>
                <w14:textFill>
                  <w14:solidFill>
                    <w14:schemeClr w14:val="tx1"/>
                  </w14:solidFill>
                </w14:textFill>
              </w:rPr>
            </w:pPr>
            <w:r>
              <w:rPr>
                <w:rFonts w:hint="eastAsia" w:ascii="仿宋" w:hAnsi="仿宋" w:eastAsia="仿宋" w:cs="Arial"/>
                <w:color w:val="000000" w:themeColor="text1"/>
                <w:kern w:val="0"/>
                <w:sz w:val="24"/>
                <w:szCs w:val="24"/>
                <w14:textFill>
                  <w14:solidFill>
                    <w14:schemeClr w14:val="tx1"/>
                  </w14:solidFill>
                </w14:textFill>
              </w:rPr>
              <w:t>20</w:t>
            </w:r>
          </w:p>
        </w:tc>
      </w:tr>
    </w:tbl>
    <w:p>
      <w:pPr>
        <w:widowControl/>
        <w:shd w:val="clear" w:color="auto" w:fill="FFFFFF"/>
        <w:spacing w:line="312" w:lineRule="auto"/>
        <w:ind w:firstLine="420" w:firstLineChars="200"/>
        <w:jc w:val="left"/>
        <w:rPr>
          <w:rFonts w:ascii="仿宋" w:hAnsi="仿宋" w:eastAsia="仿宋"/>
          <w:color w:val="000000" w:themeColor="text1"/>
          <w:sz w:val="24"/>
          <w:szCs w:val="24"/>
          <w14:textFill>
            <w14:solidFill>
              <w14:schemeClr w14:val="tx1"/>
            </w14:solidFill>
          </w14:textFill>
        </w:rPr>
      </w:pPr>
      <w:r>
        <w:rPr>
          <w:rFonts w:hint="eastAsia" w:ascii="仿宋_GB2312" w:hAnsi="仿宋" w:eastAsia="仿宋_GB2312" w:cs="Arial"/>
          <w:color w:val="000000" w:themeColor="text1"/>
          <w:kern w:val="0"/>
          <w:szCs w:val="21"/>
          <w14:textFill>
            <w14:solidFill>
              <w14:schemeClr w14:val="tx1"/>
            </w14:solidFill>
          </w14:textFill>
        </w:rPr>
        <w:t>评价等级：总分90分及以上为优秀；总分80分—89分为良好；总分60分—79分为及格；总分60分以下为不及格</w:t>
      </w:r>
      <w:r>
        <w:rPr>
          <w:rFonts w:hint="eastAsia" w:ascii="仿宋" w:hAnsi="仿宋" w:eastAsia="仿宋"/>
          <w:color w:val="000000" w:themeColor="text1"/>
          <w:sz w:val="24"/>
          <w:szCs w:val="24"/>
          <w14:textFill>
            <w14:solidFill>
              <w14:schemeClr w14:val="tx1"/>
            </w14:solidFill>
          </w14:textFill>
        </w:rPr>
        <w:t>．</w:t>
      </w:r>
    </w:p>
    <w:p>
      <w:pPr>
        <w:spacing w:line="312" w:lineRule="auto"/>
        <w:ind w:firstLine="480" w:firstLineChars="200"/>
        <w:rPr>
          <w:rFonts w:ascii="Times New Roman" w:hAnsi="Times New Roman" w:eastAsia="仿宋" w:cs="Times New Roman"/>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请同学们</w:t>
      </w:r>
      <w:r>
        <w:rPr>
          <w:rFonts w:hint="eastAsia" w:ascii="Times New Roman" w:hAnsi="Times New Roman" w:eastAsia="仿宋" w:cs="Times New Roman"/>
          <w:color w:val="000000" w:themeColor="text1"/>
          <w:sz w:val="24"/>
          <w:szCs w:val="24"/>
          <w14:textFill>
            <w14:solidFill>
              <w14:schemeClr w14:val="tx1"/>
            </w14:solidFill>
          </w14:textFill>
        </w:rPr>
        <w:t>分成8个小组，分别调查学校高一年级学生的相关数据．</w:t>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2.确定调查对象</w:t>
      </w:r>
    </w:p>
    <w:p>
      <w:pPr>
        <w:spacing w:line="312" w:lineRule="auto"/>
        <w:ind w:firstLine="480" w:firstLineChars="200"/>
        <w:rPr>
          <w:rFonts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[问题</w:t>
      </w:r>
      <w:r>
        <w:rPr>
          <w:rFonts w:ascii="Times New Roman" w:hAnsi="Times New Roman" w:eastAsia="仿宋" w:cs="Times New Roman"/>
          <w:color w:val="000000" w:themeColor="text1"/>
          <w:sz w:val="24"/>
          <w:szCs w:val="24"/>
          <w14:textFill>
            <w14:solidFill>
              <w14:schemeClr w14:val="tx1"/>
            </w14:solidFill>
          </w14:textFill>
        </w:rPr>
        <w:t>2</w:t>
      </w:r>
      <w:r>
        <w:rPr>
          <w:rFonts w:hint="eastAsia" w:ascii="Times New Roman" w:hAnsi="Times New Roman" w:eastAsia="仿宋" w:cs="Times New Roman"/>
          <w:color w:val="000000" w:themeColor="text1"/>
          <w:sz w:val="24"/>
          <w:szCs w:val="24"/>
          <w14:textFill>
            <w14:solidFill>
              <w14:schemeClr w14:val="tx1"/>
            </w14:solidFill>
          </w14:textFill>
        </w:rPr>
        <w:t>]学校高一学生共320人，其中男生150人，女生17</w:t>
      </w:r>
      <w:r>
        <w:rPr>
          <w:rFonts w:ascii="Times New Roman" w:hAnsi="Times New Roman" w:eastAsia="仿宋" w:cs="Times New Roman"/>
          <w:color w:val="000000" w:themeColor="text1"/>
          <w:sz w:val="24"/>
          <w:szCs w:val="24"/>
          <w14:textFill>
            <w14:solidFill>
              <w14:schemeClr w14:val="tx1"/>
            </w14:solidFill>
          </w14:textFill>
        </w:rPr>
        <w:t>0</w:t>
      </w:r>
      <w:r>
        <w:rPr>
          <w:rFonts w:hint="eastAsia" w:ascii="Times New Roman" w:hAnsi="Times New Roman" w:eastAsia="仿宋" w:cs="Times New Roman"/>
          <w:color w:val="000000" w:themeColor="text1"/>
          <w:sz w:val="24"/>
          <w:szCs w:val="24"/>
          <w14:textFill>
            <w14:solidFill>
              <w14:schemeClr w14:val="tx1"/>
            </w14:solidFill>
          </w14:textFill>
        </w:rPr>
        <w:t xml:space="preserve">人.我们考虑全年级调查还是随机抽样调查？ </w:t>
      </w:r>
      <w:r>
        <w:rPr>
          <w:rFonts w:ascii="Times New Roman" w:hAnsi="Times New Roman" w:eastAsia="仿宋" w:cs="Times New Roman"/>
          <w:color w:val="000000" w:themeColor="text1"/>
          <w:sz w:val="24"/>
          <w:szCs w:val="24"/>
          <w14:textFill>
            <w14:solidFill>
              <w14:schemeClr w14:val="tx1"/>
            </w14:solidFill>
          </w14:textFill>
        </w:rPr>
        <w:t xml:space="preserve">  </w:t>
      </w:r>
    </w:p>
    <w:p>
      <w:pPr>
        <w:spacing w:line="312" w:lineRule="auto"/>
        <w:ind w:firstLine="480" w:firstLineChars="200"/>
        <w:rPr>
          <w:rFonts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生 因为高一年级人数较多，考虑随机抽样调查.</w:t>
      </w:r>
    </w:p>
    <w:p>
      <w:pPr>
        <w:spacing w:line="312" w:lineRule="auto"/>
        <w:ind w:firstLine="480" w:firstLineChars="200"/>
        <w:rPr>
          <w:rFonts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[问题</w:t>
      </w:r>
      <w:r>
        <w:rPr>
          <w:rFonts w:ascii="Times New Roman" w:hAnsi="Times New Roman" w:eastAsia="仿宋" w:cs="Times New Roman"/>
          <w:color w:val="000000" w:themeColor="text1"/>
          <w:sz w:val="24"/>
          <w:szCs w:val="24"/>
          <w14:textFill>
            <w14:solidFill>
              <w14:schemeClr w14:val="tx1"/>
            </w14:solidFill>
          </w14:textFill>
        </w:rPr>
        <w:t>3</w:t>
      </w:r>
      <w:r>
        <w:rPr>
          <w:rFonts w:hint="eastAsia" w:ascii="Times New Roman" w:hAnsi="Times New Roman" w:eastAsia="仿宋" w:cs="Times New Roman"/>
          <w:color w:val="000000" w:themeColor="text1"/>
          <w:sz w:val="24"/>
          <w:szCs w:val="24"/>
          <w14:textFill>
            <w14:solidFill>
              <w14:schemeClr w14:val="tx1"/>
            </w14:solidFill>
          </w14:textFill>
        </w:rPr>
        <w:t>]考虑简单随机抽样还是分层随机抽样来抽取调查对象？</w:t>
      </w:r>
    </w:p>
    <w:p>
      <w:pPr>
        <w:spacing w:line="312" w:lineRule="auto"/>
        <w:ind w:firstLine="480" w:firstLineChars="200"/>
        <w:rPr>
          <w:rFonts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生 由于不同性别的学生身高、体重等差异较大，所以先按照性别进行分层抽样.我们准备抽取一个容量为6</w:t>
      </w:r>
      <w:r>
        <w:rPr>
          <w:rFonts w:ascii="Times New Roman" w:hAnsi="Times New Roman" w:eastAsia="仿宋" w:cs="Times New Roman"/>
          <w:color w:val="000000" w:themeColor="text1"/>
          <w:sz w:val="24"/>
          <w:szCs w:val="24"/>
          <w14:textFill>
            <w14:solidFill>
              <w14:schemeClr w14:val="tx1"/>
            </w14:solidFill>
          </w14:textFill>
        </w:rPr>
        <w:t>4</w:t>
      </w:r>
      <w:r>
        <w:rPr>
          <w:rFonts w:hint="eastAsia" w:ascii="Times New Roman" w:hAnsi="Times New Roman" w:eastAsia="仿宋" w:cs="Times New Roman"/>
          <w:color w:val="000000" w:themeColor="text1"/>
          <w:sz w:val="24"/>
          <w:szCs w:val="24"/>
          <w14:textFill>
            <w14:solidFill>
              <w14:schemeClr w14:val="tx1"/>
            </w14:solidFill>
          </w14:textFill>
        </w:rPr>
        <w:t>的样本，其中男生抽取30人，女生抽取34人.然后把年级中的男生进行编号，编号为1号—</w:t>
      </w:r>
      <w:r>
        <w:rPr>
          <w:rFonts w:ascii="Times New Roman" w:hAnsi="Times New Roman" w:eastAsia="仿宋" w:cs="Times New Roman"/>
          <w:color w:val="000000" w:themeColor="text1"/>
          <w:sz w:val="24"/>
          <w:szCs w:val="24"/>
          <w14:textFill>
            <w14:solidFill>
              <w14:schemeClr w14:val="tx1"/>
            </w14:solidFill>
          </w14:textFill>
        </w:rPr>
        <w:t>150</w:t>
      </w:r>
      <w:r>
        <w:rPr>
          <w:rFonts w:hint="eastAsia" w:ascii="Times New Roman" w:hAnsi="Times New Roman" w:eastAsia="仿宋" w:cs="Times New Roman"/>
          <w:color w:val="000000" w:themeColor="text1"/>
          <w:sz w:val="24"/>
          <w:szCs w:val="24"/>
          <w14:textFill>
            <w14:solidFill>
              <w14:schemeClr w14:val="tx1"/>
            </w14:solidFill>
          </w14:textFill>
        </w:rPr>
        <w:t>号.女生也进行编号，编号为1号—</w:t>
      </w:r>
      <w:r>
        <w:rPr>
          <w:rFonts w:ascii="Times New Roman" w:hAnsi="Times New Roman" w:eastAsia="仿宋" w:cs="Times New Roman"/>
          <w:color w:val="000000" w:themeColor="text1"/>
          <w:sz w:val="24"/>
          <w:szCs w:val="24"/>
          <w14:textFill>
            <w14:solidFill>
              <w14:schemeClr w14:val="tx1"/>
            </w14:solidFill>
          </w14:textFill>
        </w:rPr>
        <w:t>170</w:t>
      </w:r>
      <w:r>
        <w:rPr>
          <w:rFonts w:hint="eastAsia" w:ascii="Times New Roman" w:hAnsi="Times New Roman" w:eastAsia="仿宋" w:cs="Times New Roman"/>
          <w:color w:val="000000" w:themeColor="text1"/>
          <w:sz w:val="24"/>
          <w:szCs w:val="24"/>
          <w14:textFill>
            <w14:solidFill>
              <w14:schemeClr w14:val="tx1"/>
            </w14:solidFill>
          </w14:textFill>
        </w:rPr>
        <w:t>号.再利用随机数表法在男生中抽取30个编号，在女生中抽取3</w:t>
      </w:r>
      <w:r>
        <w:rPr>
          <w:rFonts w:ascii="Times New Roman" w:hAnsi="Times New Roman" w:eastAsia="仿宋" w:cs="Times New Roman"/>
          <w:color w:val="000000" w:themeColor="text1"/>
          <w:sz w:val="24"/>
          <w:szCs w:val="24"/>
          <w14:textFill>
            <w14:solidFill>
              <w14:schemeClr w14:val="tx1"/>
            </w14:solidFill>
          </w14:textFill>
        </w:rPr>
        <w:t>4</w:t>
      </w:r>
      <w:r>
        <w:rPr>
          <w:rFonts w:hint="eastAsia" w:ascii="Times New Roman" w:hAnsi="Times New Roman" w:eastAsia="仿宋" w:cs="Times New Roman"/>
          <w:color w:val="000000" w:themeColor="text1"/>
          <w:sz w:val="24"/>
          <w:szCs w:val="24"/>
          <w14:textFill>
            <w14:solidFill>
              <w14:schemeClr w14:val="tx1"/>
            </w14:solidFill>
          </w14:textFill>
        </w:rPr>
        <w:t>个编号，这些编号对应的学生就是所要抽取的学生.</w:t>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下面我们进行数据收集.请同学们</w:t>
      </w:r>
      <w:r>
        <w:rPr>
          <w:rFonts w:hint="eastAsia" w:ascii="仿宋" w:hAnsi="仿宋" w:eastAsia="仿宋"/>
          <w:color w:val="000000" w:themeColor="text1"/>
          <w:sz w:val="24"/>
          <w:szCs w:val="24"/>
          <w14:textFill>
            <w14:solidFill>
              <w14:schemeClr w14:val="tx1"/>
            </w14:solidFill>
          </w14:textFill>
        </w:rPr>
        <w:t>仿照表4、表</w:t>
      </w:r>
      <w:r>
        <w:rPr>
          <w:rFonts w:ascii="仿宋" w:hAnsi="仿宋" w:eastAsia="仿宋"/>
          <w:color w:val="000000" w:themeColor="text1"/>
          <w:sz w:val="24"/>
          <w:szCs w:val="24"/>
          <w14:textFill>
            <w14:solidFill>
              <w14:schemeClr w14:val="tx1"/>
            </w14:solidFill>
          </w14:textFill>
        </w:rPr>
        <w:t>5</w:t>
      </w:r>
      <w:r>
        <w:rPr>
          <w:rFonts w:hint="eastAsia" w:ascii="仿宋" w:hAnsi="仿宋" w:eastAsia="仿宋"/>
          <w:color w:val="000000" w:themeColor="text1"/>
          <w:sz w:val="24"/>
          <w:szCs w:val="24"/>
          <w14:textFill>
            <w14:solidFill>
              <w14:schemeClr w14:val="tx1"/>
            </w14:solidFill>
          </w14:textFill>
        </w:rPr>
        <w:t>进行数据收集.</w:t>
      </w:r>
    </w:p>
    <w:p>
      <w:pPr>
        <w:spacing w:line="312" w:lineRule="auto"/>
        <w:ind w:firstLine="1687" w:firstLineChars="700"/>
        <w:rPr>
          <w:rFonts w:ascii="仿宋" w:hAnsi="仿宋" w:eastAsia="仿宋"/>
          <w:b/>
          <w:color w:val="000000" w:themeColor="text1"/>
          <w:sz w:val="24"/>
          <w:szCs w:val="24"/>
          <w14:textFill>
            <w14:solidFill>
              <w14:schemeClr w14:val="tx1"/>
            </w14:solidFill>
          </w14:textFill>
        </w:rPr>
      </w:pPr>
      <w:r>
        <w:rPr>
          <w:rFonts w:hint="eastAsia" w:ascii="仿宋" w:hAnsi="仿宋" w:eastAsia="仿宋"/>
          <w:b/>
          <w:color w:val="000000" w:themeColor="text1"/>
          <w:sz w:val="24"/>
          <w:szCs w:val="24"/>
          <w14:textFill>
            <w14:solidFill>
              <w14:schemeClr w14:val="tx1"/>
            </w14:solidFill>
          </w14:textFill>
        </w:rPr>
        <w:t>表</w:t>
      </w:r>
      <w:r>
        <w:rPr>
          <w:rFonts w:ascii="仿宋" w:hAnsi="仿宋" w:eastAsia="仿宋"/>
          <w:b/>
          <w:color w:val="000000" w:themeColor="text1"/>
          <w:sz w:val="24"/>
          <w:szCs w:val="24"/>
          <w14:textFill>
            <w14:solidFill>
              <w14:schemeClr w14:val="tx1"/>
            </w14:solidFill>
          </w14:textFill>
        </w:rPr>
        <w:t>4</w:t>
      </w:r>
      <w:r>
        <w:rPr>
          <w:rFonts w:hint="eastAsia" w:ascii="仿宋" w:hAnsi="仿宋" w:eastAsia="仿宋"/>
          <w:b/>
          <w:color w:val="000000" w:themeColor="text1"/>
          <w:sz w:val="24"/>
          <w:szCs w:val="24"/>
          <w14:textFill>
            <w14:solidFill>
              <w14:schemeClr w14:val="tx1"/>
            </w14:solidFill>
          </w14:textFill>
        </w:rPr>
        <w:t xml:space="preserve">  某校高一年级男生体质健康数据收集表</w:t>
      </w:r>
    </w:p>
    <w:tbl>
      <w:tblPr>
        <w:tblStyle w:val="11"/>
        <w:tblW w:w="8466" w:type="dxa"/>
        <w:tblInd w:w="0" w:type="dxa"/>
        <w:tblLayout w:type="autofit"/>
        <w:tblCellMar>
          <w:top w:w="0" w:type="dxa"/>
          <w:left w:w="108" w:type="dxa"/>
          <w:bottom w:w="0" w:type="dxa"/>
          <w:right w:w="108" w:type="dxa"/>
        </w:tblCellMar>
      </w:tblPr>
      <w:tblGrid>
        <w:gridCol w:w="875"/>
        <w:gridCol w:w="550"/>
        <w:gridCol w:w="1096"/>
        <w:gridCol w:w="823"/>
        <w:gridCol w:w="823"/>
        <w:gridCol w:w="823"/>
        <w:gridCol w:w="823"/>
        <w:gridCol w:w="734"/>
        <w:gridCol w:w="823"/>
        <w:gridCol w:w="1096"/>
      </w:tblGrid>
      <w:tr>
        <w:tblPrEx>
          <w:tblCellMar>
            <w:top w:w="0" w:type="dxa"/>
            <w:left w:w="108" w:type="dxa"/>
            <w:bottom w:w="0" w:type="dxa"/>
            <w:right w:w="108" w:type="dxa"/>
          </w:tblCellMar>
        </w:tblPrEx>
        <w:trPr>
          <w:trHeight w:val="191" w:hRule="atLeast"/>
        </w:trPr>
        <w:tc>
          <w:tcPr>
            <w:tcW w:w="875" w:type="dxa"/>
            <w:tcBorders>
              <w:top w:val="single" w:color="auto" w:sz="4" w:space="0"/>
              <w:left w:val="single" w:color="auto" w:sz="4" w:space="0"/>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编号</w:t>
            </w:r>
          </w:p>
        </w:tc>
        <w:tc>
          <w:tcPr>
            <w:tcW w:w="550"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性别</w:t>
            </w:r>
          </w:p>
        </w:tc>
        <w:tc>
          <w:tcPr>
            <w:tcW w:w="1096"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身高（cm）</w:t>
            </w:r>
          </w:p>
        </w:tc>
        <w:tc>
          <w:tcPr>
            <w:tcW w:w="823"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体重(kg)</w:t>
            </w:r>
          </w:p>
        </w:tc>
        <w:tc>
          <w:tcPr>
            <w:tcW w:w="823"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肺活量</w:t>
            </w:r>
          </w:p>
        </w:tc>
        <w:tc>
          <w:tcPr>
            <w:tcW w:w="823"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50米跑</w:t>
            </w:r>
          </w:p>
        </w:tc>
        <w:tc>
          <w:tcPr>
            <w:tcW w:w="823"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坐位体前屈</w:t>
            </w:r>
          </w:p>
        </w:tc>
        <w:tc>
          <w:tcPr>
            <w:tcW w:w="734"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引体</w:t>
            </w:r>
          </w:p>
        </w:tc>
        <w:tc>
          <w:tcPr>
            <w:tcW w:w="823"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立定跳远</w:t>
            </w:r>
          </w:p>
        </w:tc>
        <w:tc>
          <w:tcPr>
            <w:tcW w:w="1096"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1000米</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rPr>
                <w:rFonts w:ascii="仿宋" w:hAnsi="仿宋" w:eastAsia="仿宋" w:cs="宋体"/>
                <w:color w:val="000000" w:themeColor="text1"/>
                <w:kern w:val="0"/>
                <w:szCs w:val="21"/>
                <w14:textFill>
                  <w14:solidFill>
                    <w14:schemeClr w14:val="tx1"/>
                  </w14:solidFill>
                </w14:textFill>
              </w:rPr>
            </w:pP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rPr>
                <w:rFonts w:ascii="仿宋" w:hAnsi="仿宋" w:eastAsia="仿宋" w:cs="宋体"/>
                <w:color w:val="000000" w:themeColor="text1"/>
                <w:kern w:val="0"/>
                <w:szCs w:val="21"/>
                <w14:textFill>
                  <w14:solidFill>
                    <w14:schemeClr w14:val="tx1"/>
                  </w14:solidFill>
                </w14:textFill>
              </w:rPr>
            </w:pP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rPr>
                <w:rFonts w:ascii="仿宋" w:hAnsi="仿宋" w:eastAsia="仿宋" w:cs="宋体"/>
                <w:color w:val="000000" w:themeColor="text1"/>
                <w:kern w:val="0"/>
                <w:szCs w:val="21"/>
                <w14:textFill>
                  <w14:solidFill>
                    <w14:schemeClr w14:val="tx1"/>
                  </w14:solidFill>
                </w14:textFill>
              </w:rPr>
            </w:pP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ascii="仿宋" w:hAnsi="仿宋" w:eastAsia="仿宋" w:cs="宋体"/>
                <w:color w:val="000000" w:themeColor="text1"/>
                <w:kern w:val="0"/>
                <w:szCs w:val="21"/>
                <w14:textFill>
                  <w14:solidFill>
                    <w14:schemeClr w14:val="tx1"/>
                  </w14:solidFill>
                </w14:textFill>
              </w:rPr>
              <w:t>N</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r>
    </w:tbl>
    <w:p>
      <w:pPr>
        <w:spacing w:line="312" w:lineRule="auto"/>
        <w:ind w:firstLine="1687" w:firstLineChars="700"/>
        <w:rPr>
          <w:rFonts w:ascii="仿宋" w:hAnsi="仿宋" w:eastAsia="仿宋"/>
          <w:b/>
          <w:color w:val="000000" w:themeColor="text1"/>
          <w:sz w:val="24"/>
          <w:szCs w:val="24"/>
          <w14:textFill>
            <w14:solidFill>
              <w14:schemeClr w14:val="tx1"/>
            </w14:solidFill>
          </w14:textFill>
        </w:rPr>
      </w:pPr>
      <w:r>
        <w:rPr>
          <w:rFonts w:hint="eastAsia" w:ascii="仿宋" w:hAnsi="仿宋" w:eastAsia="仿宋"/>
          <w:b/>
          <w:color w:val="000000" w:themeColor="text1"/>
          <w:sz w:val="24"/>
          <w:szCs w:val="24"/>
          <w14:textFill>
            <w14:solidFill>
              <w14:schemeClr w14:val="tx1"/>
            </w14:solidFill>
          </w14:textFill>
        </w:rPr>
        <w:t>表</w:t>
      </w:r>
      <w:r>
        <w:rPr>
          <w:rFonts w:ascii="仿宋" w:hAnsi="仿宋" w:eastAsia="仿宋"/>
          <w:b/>
          <w:color w:val="000000" w:themeColor="text1"/>
          <w:sz w:val="24"/>
          <w:szCs w:val="24"/>
          <w14:textFill>
            <w14:solidFill>
              <w14:schemeClr w14:val="tx1"/>
            </w14:solidFill>
          </w14:textFill>
        </w:rPr>
        <w:t>5</w:t>
      </w:r>
      <w:r>
        <w:rPr>
          <w:rFonts w:hint="eastAsia" w:ascii="仿宋" w:hAnsi="仿宋" w:eastAsia="仿宋"/>
          <w:b/>
          <w:color w:val="000000" w:themeColor="text1"/>
          <w:sz w:val="24"/>
          <w:szCs w:val="24"/>
          <w14:textFill>
            <w14:solidFill>
              <w14:schemeClr w14:val="tx1"/>
            </w14:solidFill>
          </w14:textFill>
        </w:rPr>
        <w:t xml:space="preserve">  某校高一年级女生体质健康数据收集表</w:t>
      </w:r>
    </w:p>
    <w:tbl>
      <w:tblPr>
        <w:tblStyle w:val="11"/>
        <w:tblW w:w="8466" w:type="dxa"/>
        <w:tblInd w:w="0" w:type="dxa"/>
        <w:tblLayout w:type="autofit"/>
        <w:tblCellMar>
          <w:top w:w="0" w:type="dxa"/>
          <w:left w:w="108" w:type="dxa"/>
          <w:bottom w:w="0" w:type="dxa"/>
          <w:right w:w="108" w:type="dxa"/>
        </w:tblCellMar>
      </w:tblPr>
      <w:tblGrid>
        <w:gridCol w:w="875"/>
        <w:gridCol w:w="550"/>
        <w:gridCol w:w="1096"/>
        <w:gridCol w:w="823"/>
        <w:gridCol w:w="823"/>
        <w:gridCol w:w="823"/>
        <w:gridCol w:w="823"/>
        <w:gridCol w:w="734"/>
        <w:gridCol w:w="823"/>
        <w:gridCol w:w="1096"/>
      </w:tblGrid>
      <w:tr>
        <w:tblPrEx>
          <w:tblCellMar>
            <w:top w:w="0" w:type="dxa"/>
            <w:left w:w="108" w:type="dxa"/>
            <w:bottom w:w="0" w:type="dxa"/>
            <w:right w:w="108" w:type="dxa"/>
          </w:tblCellMar>
        </w:tblPrEx>
        <w:trPr>
          <w:trHeight w:val="191" w:hRule="atLeast"/>
        </w:trPr>
        <w:tc>
          <w:tcPr>
            <w:tcW w:w="875" w:type="dxa"/>
            <w:tcBorders>
              <w:top w:val="single" w:color="auto" w:sz="4" w:space="0"/>
              <w:left w:val="single" w:color="auto" w:sz="4" w:space="0"/>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编号</w:t>
            </w:r>
          </w:p>
        </w:tc>
        <w:tc>
          <w:tcPr>
            <w:tcW w:w="550"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性别</w:t>
            </w:r>
          </w:p>
        </w:tc>
        <w:tc>
          <w:tcPr>
            <w:tcW w:w="1096"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身高（cm）</w:t>
            </w:r>
          </w:p>
        </w:tc>
        <w:tc>
          <w:tcPr>
            <w:tcW w:w="823"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体重(kg)</w:t>
            </w:r>
          </w:p>
        </w:tc>
        <w:tc>
          <w:tcPr>
            <w:tcW w:w="823"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肺活量</w:t>
            </w:r>
          </w:p>
        </w:tc>
        <w:tc>
          <w:tcPr>
            <w:tcW w:w="823"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50米跑</w:t>
            </w:r>
          </w:p>
        </w:tc>
        <w:tc>
          <w:tcPr>
            <w:tcW w:w="823"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坐位体前屈</w:t>
            </w:r>
          </w:p>
        </w:tc>
        <w:tc>
          <w:tcPr>
            <w:tcW w:w="734"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仰卧</w:t>
            </w:r>
          </w:p>
        </w:tc>
        <w:tc>
          <w:tcPr>
            <w:tcW w:w="823"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立定跳远</w:t>
            </w:r>
          </w:p>
        </w:tc>
        <w:tc>
          <w:tcPr>
            <w:tcW w:w="1096"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800米</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rPr>
                <w:rFonts w:ascii="仿宋" w:hAnsi="仿宋" w:eastAsia="仿宋" w:cs="宋体"/>
                <w:color w:val="000000" w:themeColor="text1"/>
                <w:kern w:val="0"/>
                <w:szCs w:val="21"/>
                <w14:textFill>
                  <w14:solidFill>
                    <w14:schemeClr w14:val="tx1"/>
                  </w14:solidFill>
                </w14:textFill>
              </w:rPr>
            </w:pP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rPr>
                <w:rFonts w:ascii="仿宋" w:hAnsi="仿宋" w:eastAsia="仿宋" w:cs="宋体"/>
                <w:color w:val="000000" w:themeColor="text1"/>
                <w:kern w:val="0"/>
                <w:szCs w:val="21"/>
                <w14:textFill>
                  <w14:solidFill>
                    <w14:schemeClr w14:val="tx1"/>
                  </w14:solidFill>
                </w14:textFill>
              </w:rPr>
            </w:pP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rPr>
                <w:rFonts w:ascii="仿宋" w:hAnsi="仿宋" w:eastAsia="仿宋" w:cs="宋体"/>
                <w:color w:val="000000" w:themeColor="text1"/>
                <w:kern w:val="0"/>
                <w:szCs w:val="21"/>
                <w14:textFill>
                  <w14:solidFill>
                    <w14:schemeClr w14:val="tx1"/>
                  </w14:solidFill>
                </w14:textFill>
              </w:rPr>
            </w:pP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ascii="仿宋" w:hAnsi="仿宋" w:eastAsia="仿宋" w:cs="宋体"/>
                <w:color w:val="000000" w:themeColor="text1"/>
                <w:kern w:val="0"/>
                <w:szCs w:val="21"/>
                <w14:textFill>
                  <w14:solidFill>
                    <w14:schemeClr w14:val="tx1"/>
                  </w14:solidFill>
                </w14:textFill>
              </w:rPr>
              <w:t>N</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p>
        </w:tc>
      </w:tr>
    </w:tbl>
    <w:p>
      <w:pPr>
        <w:spacing w:line="312" w:lineRule="auto"/>
        <w:ind w:firstLine="480" w:firstLineChars="200"/>
        <w:rPr>
          <w:rFonts w:ascii="Times New Roman" w:hAnsi="Times New Roman" w:eastAsia="仿宋" w:cs="Times New Roman"/>
          <w:color w:val="000000" w:themeColor="text1"/>
          <w:sz w:val="24"/>
          <w:szCs w:val="24"/>
          <w14:textFill>
            <w14:solidFill>
              <w14:schemeClr w14:val="tx1"/>
            </w14:solidFill>
          </w14:textFill>
        </w:rPr>
      </w:pP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3.收集数据</w:t>
      </w:r>
    </w:p>
    <w:p>
      <w:pPr>
        <w:spacing w:line="312"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ab/>
      </w:r>
      <w:r>
        <w:rPr>
          <w:rFonts w:hint="eastAsia" w:ascii="仿宋" w:hAnsi="仿宋" w:eastAsia="仿宋"/>
          <w:color w:val="000000" w:themeColor="text1"/>
          <w:sz w:val="24"/>
          <w:szCs w:val="24"/>
          <w14:textFill>
            <w14:solidFill>
              <w14:schemeClr w14:val="tx1"/>
            </w14:solidFill>
          </w14:textFill>
        </w:rPr>
        <w:t>生 我们小组收集的数据如下：</w:t>
      </w:r>
    </w:p>
    <w:p>
      <w:pPr>
        <w:spacing w:line="312" w:lineRule="auto"/>
        <w:rPr>
          <w:rFonts w:ascii="仿宋" w:hAnsi="仿宋" w:eastAsia="仿宋"/>
          <w:color w:val="000000" w:themeColor="text1"/>
          <w:sz w:val="24"/>
          <w:szCs w:val="24"/>
          <w14:textFill>
            <w14:solidFill>
              <w14:schemeClr w14:val="tx1"/>
            </w14:solidFill>
          </w14:textFill>
        </w:rPr>
      </w:pPr>
    </w:p>
    <w:p>
      <w:pPr>
        <w:spacing w:line="312" w:lineRule="auto"/>
        <w:rPr>
          <w:rFonts w:ascii="仿宋" w:hAnsi="仿宋" w:eastAsia="仿宋"/>
          <w:color w:val="000000" w:themeColor="text1"/>
          <w:sz w:val="24"/>
          <w:szCs w:val="24"/>
          <w14:textFill>
            <w14:solidFill>
              <w14:schemeClr w14:val="tx1"/>
            </w14:solidFill>
          </w14:textFill>
        </w:rPr>
      </w:pPr>
    </w:p>
    <w:p>
      <w:pPr>
        <w:spacing w:line="312" w:lineRule="auto"/>
        <w:ind w:firstLine="1687" w:firstLineChars="700"/>
        <w:rPr>
          <w:rFonts w:ascii="仿宋" w:hAnsi="仿宋" w:eastAsia="仿宋"/>
          <w:b/>
          <w:color w:val="000000" w:themeColor="text1"/>
          <w:sz w:val="24"/>
          <w:szCs w:val="24"/>
          <w14:textFill>
            <w14:solidFill>
              <w14:schemeClr w14:val="tx1"/>
            </w14:solidFill>
          </w14:textFill>
        </w:rPr>
      </w:pPr>
      <w:r>
        <w:rPr>
          <w:rFonts w:hint="eastAsia" w:ascii="仿宋" w:hAnsi="仿宋" w:eastAsia="仿宋"/>
          <w:b/>
          <w:color w:val="000000" w:themeColor="text1"/>
          <w:sz w:val="24"/>
          <w:szCs w:val="24"/>
          <w14:textFill>
            <w14:solidFill>
              <w14:schemeClr w14:val="tx1"/>
            </w14:solidFill>
          </w14:textFill>
        </w:rPr>
        <w:t>表</w:t>
      </w:r>
      <w:r>
        <w:rPr>
          <w:rFonts w:ascii="仿宋" w:hAnsi="仿宋" w:eastAsia="仿宋"/>
          <w:b/>
          <w:color w:val="000000" w:themeColor="text1"/>
          <w:sz w:val="24"/>
          <w:szCs w:val="24"/>
          <w14:textFill>
            <w14:solidFill>
              <w14:schemeClr w14:val="tx1"/>
            </w14:solidFill>
          </w14:textFill>
        </w:rPr>
        <w:t>4</w:t>
      </w:r>
      <w:r>
        <w:rPr>
          <w:rFonts w:hint="eastAsia" w:ascii="仿宋" w:hAnsi="仿宋" w:eastAsia="仿宋"/>
          <w:b/>
          <w:color w:val="000000" w:themeColor="text1"/>
          <w:sz w:val="24"/>
          <w:szCs w:val="24"/>
          <w14:textFill>
            <w14:solidFill>
              <w14:schemeClr w14:val="tx1"/>
            </w14:solidFill>
          </w14:textFill>
        </w:rPr>
        <w:t xml:space="preserve">  某校高一年级男生体质健康数据收集表</w:t>
      </w:r>
    </w:p>
    <w:tbl>
      <w:tblPr>
        <w:tblStyle w:val="11"/>
        <w:tblW w:w="8466" w:type="dxa"/>
        <w:tblInd w:w="0" w:type="dxa"/>
        <w:tblLayout w:type="autofit"/>
        <w:tblCellMar>
          <w:top w:w="0" w:type="dxa"/>
          <w:left w:w="108" w:type="dxa"/>
          <w:bottom w:w="0" w:type="dxa"/>
          <w:right w:w="108" w:type="dxa"/>
        </w:tblCellMar>
      </w:tblPr>
      <w:tblGrid>
        <w:gridCol w:w="875"/>
        <w:gridCol w:w="550"/>
        <w:gridCol w:w="1096"/>
        <w:gridCol w:w="823"/>
        <w:gridCol w:w="823"/>
        <w:gridCol w:w="823"/>
        <w:gridCol w:w="823"/>
        <w:gridCol w:w="734"/>
        <w:gridCol w:w="823"/>
        <w:gridCol w:w="1096"/>
      </w:tblGrid>
      <w:tr>
        <w:tblPrEx>
          <w:tblCellMar>
            <w:top w:w="0" w:type="dxa"/>
            <w:left w:w="108" w:type="dxa"/>
            <w:bottom w:w="0" w:type="dxa"/>
            <w:right w:w="108" w:type="dxa"/>
          </w:tblCellMar>
        </w:tblPrEx>
        <w:trPr>
          <w:trHeight w:val="191" w:hRule="atLeast"/>
        </w:trPr>
        <w:tc>
          <w:tcPr>
            <w:tcW w:w="875" w:type="dxa"/>
            <w:tcBorders>
              <w:top w:val="single" w:color="auto" w:sz="4" w:space="0"/>
              <w:left w:val="single" w:color="auto" w:sz="4" w:space="0"/>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编号</w:t>
            </w:r>
          </w:p>
        </w:tc>
        <w:tc>
          <w:tcPr>
            <w:tcW w:w="550"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性别</w:t>
            </w:r>
          </w:p>
        </w:tc>
        <w:tc>
          <w:tcPr>
            <w:tcW w:w="1096"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身高（cm）</w:t>
            </w:r>
          </w:p>
        </w:tc>
        <w:tc>
          <w:tcPr>
            <w:tcW w:w="823"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体重(kg)</w:t>
            </w:r>
          </w:p>
        </w:tc>
        <w:tc>
          <w:tcPr>
            <w:tcW w:w="823"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肺活量</w:t>
            </w:r>
          </w:p>
        </w:tc>
        <w:tc>
          <w:tcPr>
            <w:tcW w:w="823"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50米跑</w:t>
            </w:r>
          </w:p>
        </w:tc>
        <w:tc>
          <w:tcPr>
            <w:tcW w:w="823"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坐位体前屈</w:t>
            </w:r>
          </w:p>
        </w:tc>
        <w:tc>
          <w:tcPr>
            <w:tcW w:w="734"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引体</w:t>
            </w:r>
          </w:p>
        </w:tc>
        <w:tc>
          <w:tcPr>
            <w:tcW w:w="823"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立定跳远</w:t>
            </w:r>
          </w:p>
        </w:tc>
        <w:tc>
          <w:tcPr>
            <w:tcW w:w="1096"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1000米</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70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4000</w:t>
            </w:r>
          </w:p>
        </w:tc>
        <w:tc>
          <w:tcPr>
            <w:tcW w:w="82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7.6 </w:t>
            </w:r>
          </w:p>
        </w:tc>
        <w:tc>
          <w:tcPr>
            <w:tcW w:w="823" w:type="dxa"/>
            <w:tcBorders>
              <w:top w:val="nil"/>
              <w:left w:val="nil"/>
              <w:bottom w:val="single" w:color="auto" w:sz="4" w:space="0"/>
              <w:right w:val="single" w:color="auto" w:sz="4" w:space="0"/>
            </w:tcBorders>
            <w:shd w:val="clear" w:color="auto" w:fill="auto"/>
            <w:noWrap/>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t>12.2</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w:t>
            </w:r>
          </w:p>
        </w:tc>
        <w:tc>
          <w:tcPr>
            <w:tcW w:w="82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2</w:t>
            </w:r>
            <w:r>
              <w:rPr>
                <w:rFonts w:ascii="等线" w:hAnsi="等线" w:eastAsia="等线"/>
                <w:color w:val="000000" w:themeColor="text1"/>
                <w:sz w:val="20"/>
                <w:szCs w:val="20"/>
                <w14:textFill>
                  <w14:solidFill>
                    <w14:schemeClr w14:val="tx1"/>
                  </w14:solidFill>
                </w14:textFill>
              </w:rPr>
              <w:t>31</w:t>
            </w:r>
            <w:r>
              <w:rPr>
                <w:rFonts w:hint="eastAsia" w:ascii="等线" w:hAnsi="等线" w:eastAsia="等线"/>
                <w:color w:val="000000" w:themeColor="text1"/>
                <w:sz w:val="20"/>
                <w:szCs w:val="20"/>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ascii="仿宋" w:hAnsi="仿宋" w:eastAsia="仿宋" w:cs="宋体"/>
                <w:color w:val="000000" w:themeColor="text1"/>
                <w:kern w:val="0"/>
                <w:szCs w:val="21"/>
                <w14:textFill>
                  <w14:solidFill>
                    <w14:schemeClr w14:val="tx1"/>
                  </w14:solidFill>
                </w14:textFill>
              </w:rPr>
              <w:t>4</w:t>
            </w:r>
            <w:r>
              <w:rPr>
                <w:rFonts w:hint="eastAsia" w:ascii="仿宋" w:hAnsi="仿宋" w:eastAsia="仿宋" w:cs="宋体"/>
                <w:color w:val="000000" w:themeColor="text1"/>
                <w:kern w:val="0"/>
                <w:szCs w:val="21"/>
                <w14:textFill>
                  <w14:solidFill>
                    <w14:schemeClr w14:val="tx1"/>
                  </w14:solidFill>
                </w14:textFill>
              </w:rPr>
              <w:t>′30″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179</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74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45</w:t>
            </w:r>
            <w:r>
              <w:rPr>
                <w:rFonts w:ascii="仿宋" w:hAnsi="仿宋" w:eastAsia="仿宋" w:cs="宋体"/>
                <w:color w:val="000000" w:themeColor="text1"/>
                <w:kern w:val="0"/>
                <w:szCs w:val="21"/>
                <w14:textFill>
                  <w14:solidFill>
                    <w14:schemeClr w14:val="tx1"/>
                  </w14:solidFill>
                </w14:textFill>
              </w:rPr>
              <w:t>40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7.3 </w:t>
            </w:r>
          </w:p>
        </w:tc>
        <w:tc>
          <w:tcPr>
            <w:tcW w:w="823" w:type="dxa"/>
            <w:tcBorders>
              <w:top w:val="nil"/>
              <w:left w:val="nil"/>
              <w:bottom w:val="single" w:color="auto" w:sz="4" w:space="0"/>
              <w:right w:val="single" w:color="auto" w:sz="4" w:space="0"/>
            </w:tcBorders>
            <w:shd w:val="clear" w:color="auto" w:fill="auto"/>
            <w:noWrap/>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t>13.6</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7</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2</w:t>
            </w:r>
            <w:r>
              <w:rPr>
                <w:rFonts w:ascii="等线" w:hAnsi="等线" w:eastAsia="等线"/>
                <w:color w:val="000000" w:themeColor="text1"/>
                <w:sz w:val="20"/>
                <w:szCs w:val="20"/>
                <w14:textFill>
                  <w14:solidFill>
                    <w14:schemeClr w14:val="tx1"/>
                  </w14:solidFill>
                </w14:textFill>
              </w:rPr>
              <w:t>03</w:t>
            </w:r>
            <w:r>
              <w:rPr>
                <w:rFonts w:hint="eastAsia" w:ascii="等线" w:hAnsi="等线" w:eastAsia="等线"/>
                <w:color w:val="000000" w:themeColor="text1"/>
                <w:sz w:val="20"/>
                <w:szCs w:val="20"/>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3′30″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87</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3200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7·9</w:t>
            </w:r>
          </w:p>
        </w:tc>
        <w:tc>
          <w:tcPr>
            <w:tcW w:w="823" w:type="dxa"/>
            <w:tcBorders>
              <w:top w:val="nil"/>
              <w:left w:val="nil"/>
              <w:bottom w:val="single" w:color="auto" w:sz="4" w:space="0"/>
              <w:right w:val="single" w:color="auto" w:sz="4" w:space="0"/>
            </w:tcBorders>
            <w:shd w:val="clear" w:color="auto" w:fill="auto"/>
            <w:noWrap/>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t>12.2</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2</w:t>
            </w:r>
            <w:r>
              <w:rPr>
                <w:rFonts w:ascii="等线" w:hAnsi="等线" w:eastAsia="等线"/>
                <w:color w:val="000000" w:themeColor="text1"/>
                <w:sz w:val="20"/>
                <w:szCs w:val="20"/>
                <w14:textFill>
                  <w14:solidFill>
                    <w14:schemeClr w14:val="tx1"/>
                  </w14:solidFill>
                </w14:textFill>
              </w:rPr>
              <w:t>00</w:t>
            </w:r>
            <w:r>
              <w:rPr>
                <w:rFonts w:hint="eastAsia" w:ascii="等线" w:hAnsi="等线" w:eastAsia="等线"/>
                <w:color w:val="000000" w:themeColor="text1"/>
                <w:sz w:val="20"/>
                <w:szCs w:val="20"/>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5′23″</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71</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7.4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9.3</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8</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19</w:t>
            </w:r>
            <w:r>
              <w:rPr>
                <w:rFonts w:ascii="仿宋" w:hAnsi="仿宋" w:eastAsia="仿宋" w:cs="宋体"/>
                <w:color w:val="000000" w:themeColor="text1"/>
                <w:kern w:val="0"/>
                <w:szCs w:val="21"/>
                <w14:textFill>
                  <w14:solidFill>
                    <w14:schemeClr w14:val="tx1"/>
                  </w14:solidFill>
                </w14:textFill>
              </w:rPr>
              <w:t>1</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4′20″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47</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2200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7.7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3.4</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24</w:t>
            </w:r>
            <w:r>
              <w:rPr>
                <w:rFonts w:ascii="仿宋" w:hAnsi="仿宋" w:eastAsia="仿宋" w:cs="宋体"/>
                <w:color w:val="000000" w:themeColor="text1"/>
                <w:kern w:val="0"/>
                <w:szCs w:val="21"/>
                <w14:textFill>
                  <w14:solidFill>
                    <w14:schemeClr w14:val="tx1"/>
                  </w14:solidFill>
                </w14:textFill>
              </w:rPr>
              <w:t>1</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4′50″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6</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62</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6.9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12</w:t>
            </w:r>
            <w:r>
              <w:rPr>
                <w:rFonts w:ascii="等线" w:hAnsi="等线" w:eastAsia="等线"/>
                <w:color w:val="000000" w:themeColor="text1"/>
                <w:sz w:val="20"/>
                <w:szCs w:val="20"/>
                <w14:textFill>
                  <w14:solidFill>
                    <w14:schemeClr w14:val="tx1"/>
                  </w14:solidFill>
                </w14:textFill>
              </w:rPr>
              <w:t>.1</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25</w:t>
            </w:r>
            <w:r>
              <w:rPr>
                <w:rFonts w:ascii="仿宋" w:hAnsi="仿宋" w:eastAsia="仿宋" w:cs="宋体"/>
                <w:color w:val="000000" w:themeColor="text1"/>
                <w:kern w:val="0"/>
                <w:szCs w:val="21"/>
                <w14:textFill>
                  <w14:solidFill>
                    <w14:schemeClr w14:val="tx1"/>
                  </w14:solidFill>
                </w14:textFill>
              </w:rPr>
              <w:t>1</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3′22″</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7</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10.0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10.</w:t>
            </w:r>
            <w:r>
              <w:rPr>
                <w:rFonts w:ascii="等线" w:hAnsi="等线" w:eastAsia="等线"/>
                <w:color w:val="000000" w:themeColor="text1"/>
                <w:sz w:val="20"/>
                <w:szCs w:val="20"/>
                <w14:textFill>
                  <w14:solidFill>
                    <w14:schemeClr w14:val="tx1"/>
                  </w14:solidFill>
                </w14:textFill>
              </w:rPr>
              <w:t>2</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20</w:t>
            </w:r>
            <w:r>
              <w:rPr>
                <w:rFonts w:ascii="仿宋" w:hAnsi="仿宋" w:eastAsia="仿宋" w:cs="宋体"/>
                <w:color w:val="000000" w:themeColor="text1"/>
                <w:kern w:val="0"/>
                <w:szCs w:val="21"/>
                <w14:textFill>
                  <w14:solidFill>
                    <w14:schemeClr w14:val="tx1"/>
                  </w14:solidFill>
                </w14:textFill>
              </w:rPr>
              <w:t>2</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3′30″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8</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65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6.7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10.</w:t>
            </w:r>
            <w:r>
              <w:rPr>
                <w:rFonts w:ascii="等线" w:hAnsi="等线" w:eastAsia="等线"/>
                <w:color w:val="000000" w:themeColor="text1"/>
                <w:sz w:val="20"/>
                <w:szCs w:val="20"/>
                <w14:textFill>
                  <w14:solidFill>
                    <w14:schemeClr w14:val="tx1"/>
                  </w14:solidFill>
                </w14:textFill>
              </w:rPr>
              <w:t>3</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21</w:t>
            </w:r>
            <w:r>
              <w:rPr>
                <w:rFonts w:ascii="仿宋" w:hAnsi="仿宋" w:eastAsia="仿宋" w:cs="宋体"/>
                <w:color w:val="000000" w:themeColor="text1"/>
                <w:kern w:val="0"/>
                <w:szCs w:val="21"/>
                <w14:textFill>
                  <w14:solidFill>
                    <w14:schemeClr w14:val="tx1"/>
                  </w14:solidFill>
                </w14:textFill>
              </w:rPr>
              <w:t>0</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3′17″</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9</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181</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71</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7.2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-5</w:t>
            </w:r>
            <w:r>
              <w:rPr>
                <w:rFonts w:ascii="等线" w:hAnsi="等线" w:eastAsia="等线"/>
                <w:color w:val="000000" w:themeColor="text1"/>
                <w:sz w:val="20"/>
                <w:szCs w:val="20"/>
                <w14:textFill>
                  <w14:solidFill>
                    <w14:schemeClr w14:val="tx1"/>
                  </w14:solidFill>
                </w14:textFill>
              </w:rPr>
              <w:t>.0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23</w:t>
            </w:r>
            <w:r>
              <w:rPr>
                <w:rFonts w:ascii="仿宋" w:hAnsi="仿宋" w:eastAsia="仿宋" w:cs="宋体"/>
                <w:color w:val="000000" w:themeColor="text1"/>
                <w:kern w:val="0"/>
                <w:szCs w:val="21"/>
                <w14:textFill>
                  <w14:solidFill>
                    <w14:schemeClr w14:val="tx1"/>
                  </w14:solidFill>
                </w14:textFill>
              </w:rPr>
              <w:t>1</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10</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68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6.7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20.</w:t>
            </w:r>
            <w:r>
              <w:rPr>
                <w:rFonts w:ascii="等线" w:hAnsi="等线" w:eastAsia="等线"/>
                <w:color w:val="000000" w:themeColor="text1"/>
                <w:sz w:val="20"/>
                <w:szCs w:val="20"/>
                <w14:textFill>
                  <w14:solidFill>
                    <w14:schemeClr w14:val="tx1"/>
                  </w14:solidFill>
                </w14:textFill>
              </w:rPr>
              <w:t>3</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26</w:t>
            </w:r>
            <w:r>
              <w:rPr>
                <w:rFonts w:ascii="仿宋" w:hAnsi="仿宋" w:eastAsia="仿宋" w:cs="宋体"/>
                <w:color w:val="000000" w:themeColor="text1"/>
                <w:kern w:val="0"/>
                <w:szCs w:val="21"/>
                <w14:textFill>
                  <w14:solidFill>
                    <w14:schemeClr w14:val="tx1"/>
                  </w14:solidFill>
                </w14:textFill>
              </w:rPr>
              <w:t>0</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4′10″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11</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60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7.0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15.</w:t>
            </w:r>
            <w:r>
              <w:rPr>
                <w:rFonts w:ascii="等线" w:hAnsi="等线" w:eastAsia="等线"/>
                <w:color w:val="000000" w:themeColor="text1"/>
                <w:sz w:val="20"/>
                <w:szCs w:val="20"/>
                <w14:textFill>
                  <w14:solidFill>
                    <w14:schemeClr w14:val="tx1"/>
                  </w14:solidFill>
                </w14:textFill>
              </w:rPr>
              <w:t>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22</w:t>
            </w:r>
            <w:r>
              <w:rPr>
                <w:rFonts w:ascii="仿宋" w:hAnsi="仿宋" w:eastAsia="仿宋" w:cs="宋体"/>
                <w:color w:val="000000" w:themeColor="text1"/>
                <w:kern w:val="0"/>
                <w:szCs w:val="21"/>
                <w14:textFill>
                  <w14:solidFill>
                    <w14:schemeClr w14:val="tx1"/>
                  </w14:solidFill>
                </w14:textFill>
              </w:rPr>
              <w:t>0</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4′10″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12</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187</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82</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5300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6.9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w:t>
            </w:r>
            <w:r>
              <w:rPr>
                <w:rFonts w:ascii="等线" w:hAnsi="等线" w:eastAsia="等线"/>
                <w:color w:val="000000" w:themeColor="text1"/>
                <w:sz w:val="20"/>
                <w:szCs w:val="20"/>
                <w14:textFill>
                  <w14:solidFill>
                    <w14:schemeClr w14:val="tx1"/>
                  </w14:solidFill>
                </w14:textFill>
              </w:rPr>
              <w:t>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25</w:t>
            </w:r>
            <w:r>
              <w:rPr>
                <w:rFonts w:ascii="仿宋" w:hAnsi="仿宋" w:eastAsia="仿宋" w:cs="宋体"/>
                <w:color w:val="000000" w:themeColor="text1"/>
                <w:kern w:val="0"/>
                <w:szCs w:val="21"/>
                <w14:textFill>
                  <w14:solidFill>
                    <w14:schemeClr w14:val="tx1"/>
                  </w14:solidFill>
                </w14:textFill>
              </w:rPr>
              <w:t>4</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13</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182</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7.8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5.</w:t>
            </w:r>
            <w:r>
              <w:rPr>
                <w:rFonts w:ascii="等线" w:hAnsi="等线" w:eastAsia="等线"/>
                <w:color w:val="000000" w:themeColor="text1"/>
                <w:sz w:val="20"/>
                <w:szCs w:val="20"/>
                <w14:textFill>
                  <w14:solidFill>
                    <w14:schemeClr w14:val="tx1"/>
                  </w14:solidFill>
                </w14:textFill>
              </w:rPr>
              <w:t>1</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19</w:t>
            </w:r>
            <w:r>
              <w:rPr>
                <w:rFonts w:ascii="仿宋" w:hAnsi="仿宋" w:eastAsia="仿宋" w:cs="宋体"/>
                <w:color w:val="000000" w:themeColor="text1"/>
                <w:kern w:val="0"/>
                <w:szCs w:val="21"/>
                <w14:textFill>
                  <w14:solidFill>
                    <w14:schemeClr w14:val="tx1"/>
                  </w14:solidFill>
                </w14:textFill>
              </w:rPr>
              <w:t>2</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4′05″</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14</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185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75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5400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8.2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14.1</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19</w:t>
            </w:r>
            <w:r>
              <w:rPr>
                <w:rFonts w:ascii="仿宋" w:hAnsi="仿宋" w:eastAsia="仿宋" w:cs="宋体"/>
                <w:color w:val="000000" w:themeColor="text1"/>
                <w:kern w:val="0"/>
                <w:szCs w:val="21"/>
                <w14:textFill>
                  <w14:solidFill>
                    <w14:schemeClr w14:val="tx1"/>
                  </w14:solidFill>
                </w14:textFill>
              </w:rPr>
              <w:t>4</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3′31″</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15</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185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7.8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10.</w:t>
            </w:r>
            <w:r>
              <w:rPr>
                <w:rFonts w:ascii="等线" w:hAnsi="等线" w:eastAsia="等线"/>
                <w:color w:val="000000" w:themeColor="text1"/>
                <w:sz w:val="20"/>
                <w:szCs w:val="20"/>
                <w14:textFill>
                  <w14:solidFill>
                    <w14:schemeClr w14:val="tx1"/>
                  </w14:solidFill>
                </w14:textFill>
              </w:rPr>
              <w:t>3</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w:t>
            </w:r>
            <w:r>
              <w:rPr>
                <w:rFonts w:ascii="仿宋" w:hAnsi="仿宋" w:eastAsia="仿宋" w:cs="宋体"/>
                <w:color w:val="000000" w:themeColor="text1"/>
                <w:kern w:val="0"/>
                <w:szCs w:val="21"/>
                <w14:textFill>
                  <w14:solidFill>
                    <w14:schemeClr w14:val="tx1"/>
                  </w14:solidFill>
                </w14:textFill>
              </w:rPr>
              <w:t>8</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5′15″</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167</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65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3700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7.9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30.</w:t>
            </w:r>
            <w:r>
              <w:rPr>
                <w:rFonts w:ascii="等线" w:hAnsi="等线" w:eastAsia="等线"/>
                <w:color w:val="000000" w:themeColor="text1"/>
                <w:sz w:val="20"/>
                <w:szCs w:val="20"/>
                <w14:textFill>
                  <w14:solidFill>
                    <w14:schemeClr w14:val="tx1"/>
                  </w14:solidFill>
                </w14:textFill>
              </w:rPr>
              <w:t>2</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22</w:t>
            </w:r>
            <w:r>
              <w:rPr>
                <w:rFonts w:ascii="仿宋" w:hAnsi="仿宋" w:eastAsia="仿宋" w:cs="宋体"/>
                <w:color w:val="000000" w:themeColor="text1"/>
                <w:kern w:val="0"/>
                <w:szCs w:val="21"/>
                <w14:textFill>
                  <w14:solidFill>
                    <w14:schemeClr w14:val="tx1"/>
                  </w14:solidFill>
                </w14:textFill>
              </w:rPr>
              <w:t>0</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4′50″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67</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3600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6.9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16.</w:t>
            </w:r>
            <w:r>
              <w:rPr>
                <w:rFonts w:ascii="等线" w:hAnsi="等线" w:eastAsia="等线"/>
                <w:color w:val="000000" w:themeColor="text1"/>
                <w:sz w:val="20"/>
                <w:szCs w:val="20"/>
                <w14:textFill>
                  <w14:solidFill>
                    <w14:schemeClr w14:val="tx1"/>
                  </w14:solidFill>
                </w14:textFill>
              </w:rPr>
              <w:t>5</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9</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28</w:t>
            </w:r>
            <w:r>
              <w:rPr>
                <w:rFonts w:ascii="仿宋" w:hAnsi="仿宋" w:eastAsia="仿宋" w:cs="宋体"/>
                <w:color w:val="000000" w:themeColor="text1"/>
                <w:kern w:val="0"/>
                <w:szCs w:val="21"/>
                <w14:textFill>
                  <w14:solidFill>
                    <w14:schemeClr w14:val="tx1"/>
                  </w14:solidFill>
                </w14:textFill>
              </w:rPr>
              <w:t>0</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18</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69</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7.9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14.</w:t>
            </w:r>
            <w:r>
              <w:rPr>
                <w:rFonts w:ascii="等线" w:hAnsi="等线" w:eastAsia="等线"/>
                <w:color w:val="000000" w:themeColor="text1"/>
                <w:sz w:val="20"/>
                <w:szCs w:val="20"/>
                <w14:textFill>
                  <w14:solidFill>
                    <w14:schemeClr w14:val="tx1"/>
                  </w14:solidFill>
                </w14:textFill>
              </w:rPr>
              <w:t>5</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25</w:t>
            </w:r>
            <w:r>
              <w:rPr>
                <w:rFonts w:ascii="仿宋" w:hAnsi="仿宋" w:eastAsia="仿宋" w:cs="宋体"/>
                <w:color w:val="000000" w:themeColor="text1"/>
                <w:kern w:val="0"/>
                <w:szCs w:val="21"/>
                <w14:textFill>
                  <w14:solidFill>
                    <w14:schemeClr w14:val="tx1"/>
                  </w14:solidFill>
                </w14:textFill>
              </w:rPr>
              <w:t>4</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4′11″</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19</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70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4500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6.9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21.</w:t>
            </w:r>
            <w:r>
              <w:rPr>
                <w:rFonts w:ascii="等线" w:hAnsi="等线" w:eastAsia="等线"/>
                <w:color w:val="000000" w:themeColor="text1"/>
                <w:sz w:val="20"/>
                <w:szCs w:val="20"/>
                <w14:textFill>
                  <w14:solidFill>
                    <w14:schemeClr w14:val="tx1"/>
                  </w14:solidFill>
                </w14:textFill>
              </w:rPr>
              <w:t>4</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21</w:t>
            </w:r>
            <w:r>
              <w:rPr>
                <w:rFonts w:ascii="仿宋" w:hAnsi="仿宋" w:eastAsia="仿宋" w:cs="宋体"/>
                <w:color w:val="000000" w:themeColor="text1"/>
                <w:kern w:val="0"/>
                <w:szCs w:val="21"/>
                <w14:textFill>
                  <w14:solidFill>
                    <w14:schemeClr w14:val="tx1"/>
                  </w14:solidFill>
                </w14:textFill>
              </w:rPr>
              <w:t>1</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3′47″</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20</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173</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65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5200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8.9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17.</w:t>
            </w:r>
            <w:r>
              <w:rPr>
                <w:rFonts w:ascii="等线" w:hAnsi="等线" w:eastAsia="等线"/>
                <w:color w:val="000000" w:themeColor="text1"/>
                <w:sz w:val="20"/>
                <w:szCs w:val="20"/>
                <w14:textFill>
                  <w14:solidFill>
                    <w14:schemeClr w14:val="tx1"/>
                  </w14:solidFill>
                </w14:textFill>
              </w:rPr>
              <w:t>1</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18</w:t>
            </w:r>
            <w:r>
              <w:rPr>
                <w:rFonts w:ascii="仿宋" w:hAnsi="仿宋" w:eastAsia="仿宋" w:cs="宋体"/>
                <w:color w:val="000000" w:themeColor="text1"/>
                <w:kern w:val="0"/>
                <w:szCs w:val="21"/>
                <w14:textFill>
                  <w14:solidFill>
                    <w14:schemeClr w14:val="tx1"/>
                  </w14:solidFill>
                </w14:textFill>
              </w:rPr>
              <w:t>0</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3′52″</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21</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187</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82</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4500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8.0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13.</w:t>
            </w:r>
            <w:r>
              <w:rPr>
                <w:rFonts w:ascii="等线" w:hAnsi="等线" w:eastAsia="等线"/>
                <w:color w:val="000000" w:themeColor="text1"/>
                <w:sz w:val="20"/>
                <w:szCs w:val="20"/>
                <w14:textFill>
                  <w14:solidFill>
                    <w14:schemeClr w14:val="tx1"/>
                  </w14:solidFill>
                </w14:textFill>
              </w:rPr>
              <w:t>5</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20</w:t>
            </w:r>
            <w:r>
              <w:rPr>
                <w:rFonts w:ascii="仿宋" w:hAnsi="仿宋" w:eastAsia="仿宋" w:cs="宋体"/>
                <w:color w:val="000000" w:themeColor="text1"/>
                <w:kern w:val="0"/>
                <w:szCs w:val="21"/>
                <w14:textFill>
                  <w14:solidFill>
                    <w14:schemeClr w14:val="tx1"/>
                  </w14:solidFill>
                </w14:textFill>
              </w:rPr>
              <w:t>0</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22</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173</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74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8.5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12.</w:t>
            </w:r>
            <w:r>
              <w:rPr>
                <w:rFonts w:ascii="等线" w:hAnsi="等线" w:eastAsia="等线"/>
                <w:color w:val="000000" w:themeColor="text1"/>
                <w:sz w:val="20"/>
                <w:szCs w:val="20"/>
                <w14:textFill>
                  <w14:solidFill>
                    <w14:schemeClr w14:val="tx1"/>
                  </w14:solidFill>
                </w14:textFill>
              </w:rPr>
              <w:t>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20</w:t>
            </w:r>
            <w:r>
              <w:rPr>
                <w:rFonts w:ascii="仿宋" w:hAnsi="仿宋" w:eastAsia="仿宋" w:cs="宋体"/>
                <w:color w:val="000000" w:themeColor="text1"/>
                <w:kern w:val="0"/>
                <w:szCs w:val="21"/>
                <w14:textFill>
                  <w14:solidFill>
                    <w14:schemeClr w14:val="tx1"/>
                  </w14:solidFill>
                </w14:textFill>
              </w:rPr>
              <w:t>1</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4′30″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23</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179</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77</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3300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7.4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16.</w:t>
            </w:r>
            <w:r>
              <w:rPr>
                <w:rFonts w:ascii="等线" w:hAnsi="等线" w:eastAsia="等线"/>
                <w:color w:val="000000" w:themeColor="text1"/>
                <w:sz w:val="20"/>
                <w:szCs w:val="20"/>
                <w14:textFill>
                  <w14:solidFill>
                    <w14:schemeClr w14:val="tx1"/>
                  </w14:solidFill>
                </w14:textFill>
              </w:rPr>
              <w:t>5</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20</w:t>
            </w:r>
            <w:r>
              <w:rPr>
                <w:rFonts w:ascii="仿宋" w:hAnsi="仿宋" w:eastAsia="仿宋" w:cs="宋体"/>
                <w:color w:val="000000" w:themeColor="text1"/>
                <w:kern w:val="0"/>
                <w:szCs w:val="21"/>
                <w14:textFill>
                  <w14:solidFill>
                    <w14:schemeClr w14:val="tx1"/>
                  </w14:solidFill>
                </w14:textFill>
              </w:rPr>
              <w:t>3</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4′05″</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24</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70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7.4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14.</w:t>
            </w:r>
            <w:r>
              <w:rPr>
                <w:rFonts w:ascii="等线" w:hAnsi="等线" w:eastAsia="等线"/>
                <w:color w:val="000000" w:themeColor="text1"/>
                <w:sz w:val="20"/>
                <w:szCs w:val="20"/>
                <w14:textFill>
                  <w14:solidFill>
                    <w14:schemeClr w14:val="tx1"/>
                  </w14:solidFill>
                </w14:textFill>
              </w:rPr>
              <w:t>4</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22</w:t>
            </w:r>
            <w:r>
              <w:rPr>
                <w:rFonts w:ascii="仿宋" w:hAnsi="仿宋" w:eastAsia="仿宋" w:cs="宋体"/>
                <w:color w:val="000000" w:themeColor="text1"/>
                <w:kern w:val="0"/>
                <w:szCs w:val="21"/>
                <w14:textFill>
                  <w14:solidFill>
                    <w14:schemeClr w14:val="tx1"/>
                  </w14:solidFill>
                </w14:textFill>
              </w:rPr>
              <w:t>2</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3′51″</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25</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169</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65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3600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12.0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8.</w:t>
            </w:r>
            <w:r>
              <w:rPr>
                <w:rFonts w:ascii="等线" w:hAnsi="等线" w:eastAsia="等线"/>
                <w:color w:val="000000" w:themeColor="text1"/>
                <w:sz w:val="20"/>
                <w:szCs w:val="20"/>
                <w14:textFill>
                  <w14:solidFill>
                    <w14:schemeClr w14:val="tx1"/>
                  </w14:solidFill>
                </w14:textFill>
              </w:rPr>
              <w:t>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12</w:t>
            </w:r>
            <w:r>
              <w:rPr>
                <w:rFonts w:ascii="仿宋" w:hAnsi="仿宋" w:eastAsia="仿宋" w:cs="宋体"/>
                <w:color w:val="000000" w:themeColor="text1"/>
                <w:kern w:val="0"/>
                <w:szCs w:val="21"/>
                <w14:textFill>
                  <w14:solidFill>
                    <w14:schemeClr w14:val="tx1"/>
                  </w14:solidFill>
                </w14:textFill>
              </w:rPr>
              <w:t>8</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4′17″</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26</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172</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60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7.3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7.</w:t>
            </w:r>
            <w:r>
              <w:rPr>
                <w:rFonts w:ascii="等线" w:hAnsi="等线" w:eastAsia="等线"/>
                <w:color w:val="000000" w:themeColor="text1"/>
                <w:sz w:val="20"/>
                <w:szCs w:val="20"/>
                <w14:textFill>
                  <w14:solidFill>
                    <w14:schemeClr w14:val="tx1"/>
                  </w14:solidFill>
                </w14:textFill>
              </w:rPr>
              <w:t>6</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20</w:t>
            </w:r>
            <w:r>
              <w:rPr>
                <w:rFonts w:ascii="仿宋" w:hAnsi="仿宋" w:eastAsia="仿宋" w:cs="宋体"/>
                <w:color w:val="000000" w:themeColor="text1"/>
                <w:kern w:val="0"/>
                <w:szCs w:val="21"/>
                <w14:textFill>
                  <w14:solidFill>
                    <w14:schemeClr w14:val="tx1"/>
                  </w14:solidFill>
                </w14:textFill>
              </w:rPr>
              <w:t>1</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3′48″</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27</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42</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9.0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10.</w:t>
            </w:r>
            <w:r>
              <w:rPr>
                <w:rFonts w:ascii="等线" w:hAnsi="等线" w:eastAsia="等线"/>
                <w:color w:val="000000" w:themeColor="text1"/>
                <w:sz w:val="20"/>
                <w:szCs w:val="20"/>
                <w14:textFill>
                  <w14:solidFill>
                    <w14:schemeClr w14:val="tx1"/>
                  </w14:solidFill>
                </w14:textFill>
              </w:rPr>
              <w:t>3</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20</w:t>
            </w:r>
            <w:r>
              <w:rPr>
                <w:rFonts w:ascii="仿宋" w:hAnsi="仿宋" w:eastAsia="仿宋" w:cs="宋体"/>
                <w:color w:val="000000" w:themeColor="text1"/>
                <w:kern w:val="0"/>
                <w:szCs w:val="21"/>
                <w14:textFill>
                  <w14:solidFill>
                    <w14:schemeClr w14:val="tx1"/>
                  </w14:solidFill>
                </w14:textFill>
              </w:rPr>
              <w:t>3</w:t>
            </w:r>
            <w:r>
              <w:rPr>
                <w:rFonts w:hint="eastAsia" w:ascii="仿宋" w:hAnsi="仿宋" w:eastAsia="仿宋" w:cs="宋体"/>
                <w:color w:val="000000" w:themeColor="text1"/>
                <w:kern w:val="0"/>
                <w:szCs w:val="21"/>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4′10″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28</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183</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70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7.5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8.0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7</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ascii="等线" w:hAnsi="等线" w:eastAsia="等线"/>
                <w:color w:val="000000" w:themeColor="text1"/>
                <w:sz w:val="20"/>
                <w:szCs w:val="20"/>
                <w14:textFill>
                  <w14:solidFill>
                    <w14:schemeClr w14:val="tx1"/>
                  </w14:solidFill>
                </w14:textFill>
              </w:rPr>
              <w:t>250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3′38″</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29</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177</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72</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4100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7.8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w:t>
            </w:r>
            <w:r>
              <w:rPr>
                <w:rFonts w:ascii="仿宋" w:hAnsi="仿宋" w:eastAsia="仿宋" w:cs="宋体"/>
                <w:color w:val="000000" w:themeColor="text1"/>
                <w:kern w:val="0"/>
                <w:szCs w:val="21"/>
                <w14:textFill>
                  <w14:solidFill>
                    <w14:schemeClr w14:val="tx1"/>
                  </w14:solidFill>
                </w14:textFill>
              </w:rPr>
              <w:t>.5</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ascii="等线" w:hAnsi="等线" w:eastAsia="等线"/>
                <w:color w:val="000000" w:themeColor="text1"/>
                <w:sz w:val="20"/>
                <w:szCs w:val="20"/>
                <w14:textFill>
                  <w14:solidFill>
                    <w14:schemeClr w14:val="tx1"/>
                  </w14:solidFill>
                </w14:textFill>
              </w:rPr>
              <w:t>203</w:t>
            </w:r>
            <w:r>
              <w:rPr>
                <w:rFonts w:hint="eastAsia" w:ascii="等线" w:hAnsi="等线" w:eastAsia="等线"/>
                <w:color w:val="000000" w:themeColor="text1"/>
                <w:sz w:val="20"/>
                <w:szCs w:val="20"/>
                <w14:textFill>
                  <w14:solidFill>
                    <w14:schemeClr w14:val="tx1"/>
                  </w14:solidFill>
                </w14:textFill>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4′10″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30</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179</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75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3600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6.9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ascii="仿宋" w:hAnsi="仿宋" w:eastAsia="仿宋" w:cs="宋体"/>
                <w:color w:val="000000" w:themeColor="text1"/>
                <w:kern w:val="0"/>
                <w:szCs w:val="21"/>
                <w14:textFill>
                  <w14:solidFill>
                    <w14:schemeClr w14:val="tx1"/>
                  </w14:solidFill>
                </w14:textFill>
              </w:rPr>
              <w:t>5.7</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ascii="仿宋" w:hAnsi="仿宋" w:eastAsia="仿宋" w:cs="宋体"/>
                <w:color w:val="000000" w:themeColor="text1"/>
                <w:kern w:val="0"/>
                <w:szCs w:val="21"/>
                <w14:textFill>
                  <w14:solidFill>
                    <w14:schemeClr w14:val="tx1"/>
                  </w14:solidFill>
                </w14:textFill>
              </w:rPr>
              <w:t>2</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ascii="等线" w:hAnsi="等线" w:eastAsia="等线"/>
                <w:color w:val="000000" w:themeColor="text1"/>
                <w:sz w:val="20"/>
                <w:szCs w:val="20"/>
                <w14:textFill>
                  <w14:solidFill>
                    <w14:schemeClr w14:val="tx1"/>
                  </w14:solidFill>
                </w14:textFill>
              </w:rPr>
              <w:t>211</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ascii="仿宋" w:hAnsi="仿宋" w:eastAsia="仿宋" w:cs="宋体"/>
                <w:color w:val="000000" w:themeColor="text1"/>
                <w:kern w:val="0"/>
                <w:szCs w:val="21"/>
                <w14:textFill>
                  <w14:solidFill>
                    <w14:schemeClr w14:val="tx1"/>
                  </w14:solidFill>
                </w14:textFill>
              </w:rPr>
              <w:t>4</w:t>
            </w:r>
            <w:r>
              <w:rPr>
                <w:rFonts w:hint="eastAsia" w:ascii="仿宋" w:hAnsi="仿宋" w:eastAsia="仿宋" w:cs="宋体"/>
                <w:color w:val="000000" w:themeColor="text1"/>
                <w:kern w:val="0"/>
                <w:szCs w:val="21"/>
                <w14:textFill>
                  <w14:solidFill>
                    <w14:schemeClr w14:val="tx1"/>
                  </w14:solidFill>
                </w14:textFill>
              </w:rPr>
              <w:t>′</w:t>
            </w:r>
            <w:r>
              <w:rPr>
                <w:rFonts w:ascii="仿宋" w:hAnsi="仿宋" w:eastAsia="仿宋" w:cs="宋体"/>
                <w:color w:val="000000" w:themeColor="text1"/>
                <w:kern w:val="0"/>
                <w:szCs w:val="21"/>
                <w14:textFill>
                  <w14:solidFill>
                    <w14:schemeClr w14:val="tx1"/>
                  </w14:solidFill>
                </w14:textFill>
              </w:rPr>
              <w:t>05</w:t>
            </w:r>
            <w:r>
              <w:rPr>
                <w:rFonts w:hint="eastAsia" w:ascii="仿宋" w:hAnsi="仿宋" w:eastAsia="仿宋" w:cs="宋体"/>
                <w:color w:val="000000" w:themeColor="text1"/>
                <w:kern w:val="0"/>
                <w:szCs w:val="21"/>
                <w14:textFill>
                  <w14:solidFill>
                    <w14:schemeClr w14:val="tx1"/>
                  </w14:solidFill>
                </w14:textFill>
              </w:rPr>
              <w:t>″</w:t>
            </w:r>
          </w:p>
        </w:tc>
      </w:tr>
    </w:tbl>
    <w:p>
      <w:pPr>
        <w:spacing w:line="312" w:lineRule="auto"/>
        <w:rPr>
          <w:rFonts w:ascii="仿宋" w:hAnsi="仿宋" w:eastAsia="仿宋"/>
          <w:color w:val="000000" w:themeColor="text1"/>
          <w:sz w:val="24"/>
          <w:szCs w:val="24"/>
          <w14:textFill>
            <w14:solidFill>
              <w14:schemeClr w14:val="tx1"/>
            </w14:solidFill>
          </w14:textFill>
        </w:rPr>
      </w:pP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p>
    <w:p>
      <w:pPr>
        <w:spacing w:line="312" w:lineRule="auto"/>
        <w:ind w:firstLine="1687" w:firstLineChars="700"/>
        <w:rPr>
          <w:rFonts w:ascii="仿宋" w:hAnsi="仿宋" w:eastAsia="仿宋"/>
          <w:b/>
          <w:color w:val="000000" w:themeColor="text1"/>
          <w:sz w:val="24"/>
          <w:szCs w:val="24"/>
          <w14:textFill>
            <w14:solidFill>
              <w14:schemeClr w14:val="tx1"/>
            </w14:solidFill>
          </w14:textFill>
        </w:rPr>
      </w:pPr>
      <w:r>
        <w:rPr>
          <w:rFonts w:hint="eastAsia" w:ascii="仿宋" w:hAnsi="仿宋" w:eastAsia="仿宋"/>
          <w:b/>
          <w:color w:val="000000" w:themeColor="text1"/>
          <w:sz w:val="24"/>
          <w:szCs w:val="24"/>
          <w14:textFill>
            <w14:solidFill>
              <w14:schemeClr w14:val="tx1"/>
            </w14:solidFill>
          </w14:textFill>
        </w:rPr>
        <w:t>表</w:t>
      </w:r>
      <w:r>
        <w:rPr>
          <w:rFonts w:ascii="仿宋" w:hAnsi="仿宋" w:eastAsia="仿宋"/>
          <w:b/>
          <w:color w:val="000000" w:themeColor="text1"/>
          <w:sz w:val="24"/>
          <w:szCs w:val="24"/>
          <w14:textFill>
            <w14:solidFill>
              <w14:schemeClr w14:val="tx1"/>
            </w14:solidFill>
          </w14:textFill>
        </w:rPr>
        <w:t>5</w:t>
      </w:r>
      <w:r>
        <w:rPr>
          <w:rFonts w:hint="eastAsia" w:ascii="仿宋" w:hAnsi="仿宋" w:eastAsia="仿宋"/>
          <w:b/>
          <w:color w:val="000000" w:themeColor="text1"/>
          <w:sz w:val="24"/>
          <w:szCs w:val="24"/>
          <w14:textFill>
            <w14:solidFill>
              <w14:schemeClr w14:val="tx1"/>
            </w14:solidFill>
          </w14:textFill>
        </w:rPr>
        <w:t xml:space="preserve">  某校高一年级女生体质健康数据收集表</w:t>
      </w:r>
    </w:p>
    <w:tbl>
      <w:tblPr>
        <w:tblStyle w:val="11"/>
        <w:tblW w:w="8466" w:type="dxa"/>
        <w:tblInd w:w="0" w:type="dxa"/>
        <w:tblLayout w:type="autofit"/>
        <w:tblCellMar>
          <w:top w:w="0" w:type="dxa"/>
          <w:left w:w="108" w:type="dxa"/>
          <w:bottom w:w="0" w:type="dxa"/>
          <w:right w:w="108" w:type="dxa"/>
        </w:tblCellMar>
      </w:tblPr>
      <w:tblGrid>
        <w:gridCol w:w="875"/>
        <w:gridCol w:w="550"/>
        <w:gridCol w:w="1096"/>
        <w:gridCol w:w="823"/>
        <w:gridCol w:w="823"/>
        <w:gridCol w:w="823"/>
        <w:gridCol w:w="823"/>
        <w:gridCol w:w="734"/>
        <w:gridCol w:w="823"/>
        <w:gridCol w:w="1096"/>
      </w:tblGrid>
      <w:tr>
        <w:tblPrEx>
          <w:tblCellMar>
            <w:top w:w="0" w:type="dxa"/>
            <w:left w:w="108" w:type="dxa"/>
            <w:bottom w:w="0" w:type="dxa"/>
            <w:right w:w="108" w:type="dxa"/>
          </w:tblCellMar>
        </w:tblPrEx>
        <w:trPr>
          <w:trHeight w:val="383" w:hRule="atLeast"/>
        </w:trPr>
        <w:tc>
          <w:tcPr>
            <w:tcW w:w="875" w:type="dxa"/>
            <w:tcBorders>
              <w:top w:val="single" w:color="auto" w:sz="4" w:space="0"/>
              <w:left w:val="single" w:color="auto" w:sz="4" w:space="0"/>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编号</w:t>
            </w:r>
          </w:p>
        </w:tc>
        <w:tc>
          <w:tcPr>
            <w:tcW w:w="550"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性别</w:t>
            </w:r>
          </w:p>
        </w:tc>
        <w:tc>
          <w:tcPr>
            <w:tcW w:w="1096"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身高（cm）</w:t>
            </w:r>
          </w:p>
        </w:tc>
        <w:tc>
          <w:tcPr>
            <w:tcW w:w="823"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体重(kg)</w:t>
            </w:r>
          </w:p>
        </w:tc>
        <w:tc>
          <w:tcPr>
            <w:tcW w:w="823"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肺活量</w:t>
            </w:r>
          </w:p>
        </w:tc>
        <w:tc>
          <w:tcPr>
            <w:tcW w:w="823"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50米跑</w:t>
            </w:r>
          </w:p>
        </w:tc>
        <w:tc>
          <w:tcPr>
            <w:tcW w:w="823"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坐位体前屈</w:t>
            </w:r>
          </w:p>
        </w:tc>
        <w:tc>
          <w:tcPr>
            <w:tcW w:w="734"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仰卧</w:t>
            </w:r>
          </w:p>
        </w:tc>
        <w:tc>
          <w:tcPr>
            <w:tcW w:w="823"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立定跳远</w:t>
            </w:r>
          </w:p>
        </w:tc>
        <w:tc>
          <w:tcPr>
            <w:tcW w:w="1096" w:type="dxa"/>
            <w:tcBorders>
              <w:top w:val="single" w:color="auto" w:sz="4" w:space="0"/>
              <w:left w:val="nil"/>
              <w:bottom w:val="single" w:color="auto" w:sz="4" w:space="0"/>
              <w:right w:val="single" w:color="auto" w:sz="4" w:space="0"/>
            </w:tcBorders>
            <w:shd w:val="clear" w:color="auto" w:fill="F7CAAC" w:themeFill="accent2" w:themeFillTint="66"/>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800米</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3000</w:t>
            </w:r>
          </w:p>
        </w:tc>
        <w:tc>
          <w:tcPr>
            <w:tcW w:w="82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9.8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w:t>
            </w:r>
            <w:r>
              <w:rPr>
                <w:rFonts w:ascii="仿宋" w:hAnsi="仿宋" w:eastAsia="仿宋" w:cs="宋体"/>
                <w:color w:val="000000" w:themeColor="text1"/>
                <w:kern w:val="0"/>
                <w:szCs w:val="21"/>
                <w14:textFill>
                  <w14:solidFill>
                    <w14:schemeClr w14:val="tx1"/>
                  </w14:solidFill>
                </w14:textFill>
              </w:rPr>
              <w:t>.6</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44</w:t>
            </w:r>
          </w:p>
        </w:tc>
        <w:tc>
          <w:tcPr>
            <w:tcW w:w="82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185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4′00″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169</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9.5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w:t>
            </w:r>
            <w:r>
              <w:rPr>
                <w:rFonts w:ascii="仿宋" w:hAnsi="仿宋" w:eastAsia="仿宋" w:cs="宋体"/>
                <w:color w:val="000000" w:themeColor="text1"/>
                <w:kern w:val="0"/>
                <w:szCs w:val="21"/>
                <w14:textFill>
                  <w14:solidFill>
                    <w14:schemeClr w14:val="tx1"/>
                  </w14:solidFill>
                </w14:textFill>
              </w:rPr>
              <w:t>.0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180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4′01″</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kern w:val="0"/>
                <w:szCs w:val="21"/>
              </w:rPr>
            </w:pPr>
            <w:r>
              <w:rPr>
                <w:rFonts w:hint="eastAsia" w:ascii="仿宋" w:hAnsi="仿宋" w:eastAsia="仿宋" w:cs="宋体"/>
                <w:kern w:val="0"/>
                <w:szCs w:val="21"/>
              </w:rPr>
              <w:t>3</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kern w:val="0"/>
                <w:szCs w:val="21"/>
              </w:rPr>
            </w:pPr>
            <w:r>
              <w:rPr>
                <w:rFonts w:hint="eastAsia" w:ascii="仿宋" w:hAnsi="仿宋" w:eastAsia="仿宋" w:cs="宋体"/>
                <w:kern w:val="0"/>
                <w:szCs w:val="21"/>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kern w:val="0"/>
                <w:szCs w:val="21"/>
              </w:rPr>
            </w:pPr>
            <w:r>
              <w:rPr>
                <w:rFonts w:hint="eastAsia" w:ascii="仿宋" w:hAnsi="仿宋" w:eastAsia="仿宋" w:cs="宋体"/>
                <w:kern w:val="0"/>
                <w:szCs w:val="21"/>
              </w:rPr>
              <w:t>159</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kern w:val="0"/>
                <w:szCs w:val="21"/>
              </w:rPr>
            </w:pPr>
            <w:r>
              <w:rPr>
                <w:rFonts w:ascii="仿宋" w:hAnsi="仿宋" w:eastAsia="仿宋" w:cs="宋体"/>
                <w:kern w:val="0"/>
                <w:szCs w:val="21"/>
              </w:rPr>
              <w:t>46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kern w:val="0"/>
                <w:szCs w:val="21"/>
              </w:rPr>
            </w:pPr>
            <w:r>
              <w:rPr>
                <w:rFonts w:hint="eastAsia" w:ascii="仿宋" w:hAnsi="仿宋" w:eastAsia="仿宋" w:cs="宋体"/>
                <w:kern w:val="0"/>
                <w:szCs w:val="21"/>
              </w:rPr>
              <w:t>29</w:t>
            </w:r>
            <w:r>
              <w:rPr>
                <w:rFonts w:ascii="仿宋" w:hAnsi="仿宋" w:eastAsia="仿宋" w:cs="宋体"/>
                <w:kern w:val="0"/>
                <w:szCs w:val="21"/>
              </w:rPr>
              <w:t>50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kern w:val="0"/>
                <w:szCs w:val="21"/>
              </w:rPr>
            </w:pPr>
            <w:r>
              <w:rPr>
                <w:rFonts w:hint="eastAsia" w:ascii="等线" w:hAnsi="等线" w:eastAsia="等线"/>
                <w:sz w:val="20"/>
                <w:szCs w:val="20"/>
              </w:rPr>
              <w:t xml:space="preserve">8.9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kern w:val="0"/>
                <w:szCs w:val="21"/>
              </w:rPr>
            </w:pPr>
            <w:r>
              <w:rPr>
                <w:rFonts w:hint="eastAsia" w:ascii="仿宋" w:hAnsi="仿宋" w:eastAsia="仿宋" w:cs="宋体"/>
                <w:kern w:val="0"/>
                <w:szCs w:val="21"/>
              </w:rPr>
              <w:t>5.6</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kern w:val="0"/>
                <w:szCs w:val="21"/>
              </w:rPr>
            </w:pPr>
            <w:r>
              <w:rPr>
                <w:rFonts w:hint="eastAsia" w:ascii="仿宋" w:hAnsi="仿宋" w:eastAsia="仿宋" w:cs="宋体"/>
                <w:kern w:val="0"/>
                <w:szCs w:val="21"/>
              </w:rPr>
              <w:t>50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kern w:val="0"/>
                <w:szCs w:val="21"/>
              </w:rPr>
            </w:pPr>
            <w:r>
              <w:rPr>
                <w:rFonts w:hint="eastAsia" w:ascii="等线" w:hAnsi="等线" w:eastAsia="等线"/>
                <w:sz w:val="20"/>
                <w:szCs w:val="20"/>
              </w:rPr>
              <w:t>166</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kern w:val="0"/>
                <w:szCs w:val="21"/>
              </w:rPr>
            </w:pPr>
            <w:r>
              <w:rPr>
                <w:rFonts w:hint="eastAsia" w:ascii="仿宋" w:hAnsi="仿宋" w:eastAsia="仿宋" w:cs="宋体"/>
                <w:kern w:val="0"/>
                <w:szCs w:val="21"/>
              </w:rPr>
              <w:t>3'47''</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158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9.0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12.</w:t>
            </w:r>
            <w:r>
              <w:rPr>
                <w:rFonts w:ascii="等线" w:hAnsi="等线" w:eastAsia="等线"/>
                <w:color w:val="000000" w:themeColor="text1"/>
                <w:sz w:val="20"/>
                <w:szCs w:val="20"/>
                <w14:textFill>
                  <w14:solidFill>
                    <w14:schemeClr w14:val="tx1"/>
                  </w14:solidFill>
                </w14:textFill>
              </w:rPr>
              <w:t>1</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16</w:t>
            </w:r>
            <w:r>
              <w:rPr>
                <w:rFonts w:ascii="等线" w:hAnsi="等线" w:eastAsia="等线"/>
                <w:sz w:val="20"/>
                <w:szCs w:val="20"/>
              </w:rPr>
              <w:t>0</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3'40''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163</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51</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2700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8.5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12.</w:t>
            </w:r>
            <w:r>
              <w:rPr>
                <w:rFonts w:ascii="等线" w:hAnsi="等线" w:eastAsia="等线"/>
                <w:color w:val="000000" w:themeColor="text1"/>
                <w:sz w:val="20"/>
                <w:szCs w:val="20"/>
                <w14:textFill>
                  <w14:solidFill>
                    <w14:schemeClr w14:val="tx1"/>
                  </w14:solidFill>
                </w14:textFill>
              </w:rPr>
              <w:t>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44</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17</w:t>
            </w:r>
            <w:r>
              <w:rPr>
                <w:rFonts w:ascii="等线" w:hAnsi="等线" w:eastAsia="等线"/>
                <w:sz w:val="20"/>
                <w:szCs w:val="20"/>
              </w:rPr>
              <w:t>1</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3′37″</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6</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7.9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12.</w:t>
            </w:r>
            <w:r>
              <w:rPr>
                <w:rFonts w:ascii="等线" w:hAnsi="等线" w:eastAsia="等线"/>
                <w:color w:val="000000" w:themeColor="text1"/>
                <w:sz w:val="20"/>
                <w:szCs w:val="20"/>
                <w14:textFill>
                  <w14:solidFill>
                    <w14:schemeClr w14:val="tx1"/>
                  </w14:solidFill>
                </w14:textFill>
              </w:rPr>
              <w:t>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16</w:t>
            </w:r>
            <w:r>
              <w:rPr>
                <w:rFonts w:ascii="等线" w:hAnsi="等线" w:eastAsia="等线"/>
                <w:sz w:val="20"/>
                <w:szCs w:val="20"/>
              </w:rPr>
              <w:t>1</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3′29″</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7</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70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3015</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10.0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12.</w:t>
            </w:r>
            <w:r>
              <w:rPr>
                <w:rFonts w:ascii="等线" w:hAnsi="等线" w:eastAsia="等线"/>
                <w:color w:val="000000" w:themeColor="text1"/>
                <w:sz w:val="20"/>
                <w:szCs w:val="20"/>
                <w14:textFill>
                  <w14:solidFill>
                    <w14:schemeClr w14:val="tx1"/>
                  </w14:solidFill>
                </w14:textFill>
              </w:rPr>
              <w:t>1</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15</w:t>
            </w:r>
            <w:r>
              <w:rPr>
                <w:rFonts w:ascii="等线" w:hAnsi="等线" w:eastAsia="等线"/>
                <w:sz w:val="20"/>
                <w:szCs w:val="20"/>
              </w:rPr>
              <w:t>0</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4′11″</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8</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158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60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2500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9.0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15.</w:t>
            </w:r>
            <w:r>
              <w:rPr>
                <w:rFonts w:ascii="等线" w:hAnsi="等线" w:eastAsia="等线"/>
                <w:color w:val="000000" w:themeColor="text1"/>
                <w:sz w:val="20"/>
                <w:szCs w:val="20"/>
                <w14:textFill>
                  <w14:solidFill>
                    <w14:schemeClr w14:val="tx1"/>
                  </w14:solidFill>
                </w14:textFill>
              </w:rPr>
              <w:t>5</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42</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16</w:t>
            </w:r>
            <w:r>
              <w:rPr>
                <w:rFonts w:ascii="等线" w:hAnsi="等线" w:eastAsia="等线"/>
                <w:sz w:val="20"/>
                <w:szCs w:val="20"/>
              </w:rPr>
              <w:t>1</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4′10″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9</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67</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9.0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25.</w:t>
            </w:r>
            <w:r>
              <w:rPr>
                <w:rFonts w:ascii="等线" w:hAnsi="等线" w:eastAsia="等线"/>
                <w:color w:val="000000" w:themeColor="text1"/>
                <w:sz w:val="20"/>
                <w:szCs w:val="20"/>
                <w14:textFill>
                  <w14:solidFill>
                    <w14:schemeClr w14:val="tx1"/>
                  </w14:solidFill>
                </w14:textFill>
              </w:rPr>
              <w:t>3</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16</w:t>
            </w:r>
            <w:r>
              <w:rPr>
                <w:rFonts w:ascii="等线" w:hAnsi="等线" w:eastAsia="等线"/>
                <w:sz w:val="20"/>
                <w:szCs w:val="20"/>
              </w:rPr>
              <w:t>2</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10</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167.5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87</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9.0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14.</w:t>
            </w:r>
            <w:r>
              <w:rPr>
                <w:rFonts w:ascii="等线" w:hAnsi="等线" w:eastAsia="等线"/>
                <w:color w:val="000000" w:themeColor="text1"/>
                <w:sz w:val="20"/>
                <w:szCs w:val="20"/>
                <w14:textFill>
                  <w14:solidFill>
                    <w14:schemeClr w14:val="tx1"/>
                  </w14:solidFill>
                </w14:textFill>
              </w:rPr>
              <w:t>5</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54</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15</w:t>
            </w:r>
            <w:r>
              <w:rPr>
                <w:rFonts w:ascii="等线" w:hAnsi="等线" w:eastAsia="等线"/>
                <w:sz w:val="20"/>
                <w:szCs w:val="20"/>
              </w:rPr>
              <w:t>1</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3′30″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11</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162</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2106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9.5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5.</w:t>
            </w:r>
            <w:r>
              <w:rPr>
                <w:rFonts w:ascii="等线" w:hAnsi="等线" w:eastAsia="等线"/>
                <w:color w:val="000000" w:themeColor="text1"/>
                <w:sz w:val="20"/>
                <w:szCs w:val="20"/>
                <w14:textFill>
                  <w14:solidFill>
                    <w14:schemeClr w14:val="tx1"/>
                  </w14:solidFill>
                </w14:textFill>
              </w:rPr>
              <w:t>5</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43</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16</w:t>
            </w:r>
            <w:r>
              <w:rPr>
                <w:rFonts w:ascii="等线" w:hAnsi="等线" w:eastAsia="等线"/>
                <w:sz w:val="20"/>
                <w:szCs w:val="20"/>
              </w:rPr>
              <w:t>0</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4′09″</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12</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67</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9.0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25.</w:t>
            </w:r>
            <w:r>
              <w:rPr>
                <w:rFonts w:ascii="等线" w:hAnsi="等线" w:eastAsia="等线"/>
                <w:color w:val="000000" w:themeColor="text1"/>
                <w:sz w:val="20"/>
                <w:szCs w:val="20"/>
                <w14:textFill>
                  <w14:solidFill>
                    <w14:schemeClr w14:val="tx1"/>
                  </w14:solidFill>
                </w14:textFill>
              </w:rPr>
              <w:t>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16</w:t>
            </w:r>
            <w:r>
              <w:rPr>
                <w:rFonts w:ascii="等线" w:hAnsi="等线" w:eastAsia="等线"/>
                <w:sz w:val="20"/>
                <w:szCs w:val="20"/>
              </w:rPr>
              <w:t>1</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13</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167.5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87</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9.0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14.</w:t>
            </w:r>
            <w:r>
              <w:rPr>
                <w:rFonts w:ascii="等线" w:hAnsi="等线" w:eastAsia="等线"/>
                <w:color w:val="000000" w:themeColor="text1"/>
                <w:sz w:val="20"/>
                <w:szCs w:val="20"/>
                <w14:textFill>
                  <w14:solidFill>
                    <w14:schemeClr w14:val="tx1"/>
                  </w14:solidFill>
                </w14:textFill>
              </w:rPr>
              <w:t>4</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54</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15</w:t>
            </w:r>
            <w:r>
              <w:rPr>
                <w:rFonts w:ascii="等线" w:hAnsi="等线" w:eastAsia="等线"/>
                <w:sz w:val="20"/>
                <w:szCs w:val="20"/>
              </w:rPr>
              <w:t>0</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3′30″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14</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162</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2106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9.5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5.</w:t>
            </w:r>
            <w:r>
              <w:rPr>
                <w:rFonts w:ascii="等线" w:hAnsi="等线" w:eastAsia="等线"/>
                <w:color w:val="000000" w:themeColor="text1"/>
                <w:sz w:val="20"/>
                <w:szCs w:val="20"/>
                <w14:textFill>
                  <w14:solidFill>
                    <w14:schemeClr w14:val="tx1"/>
                  </w14:solidFill>
                </w14:textFill>
              </w:rPr>
              <w:t>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43</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16</w:t>
            </w:r>
            <w:r>
              <w:rPr>
                <w:rFonts w:ascii="等线" w:hAnsi="等线" w:eastAsia="等线"/>
                <w:sz w:val="20"/>
                <w:szCs w:val="20"/>
              </w:rPr>
              <w:t>1</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4′09″</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15</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161</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52</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2900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10.2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10.</w:t>
            </w:r>
            <w:r>
              <w:rPr>
                <w:rFonts w:ascii="等线" w:hAnsi="等线" w:eastAsia="等线"/>
                <w:color w:val="000000" w:themeColor="text1"/>
                <w:sz w:val="20"/>
                <w:szCs w:val="20"/>
                <w14:textFill>
                  <w14:solidFill>
                    <w14:schemeClr w14:val="tx1"/>
                  </w14:solidFill>
                </w14:textFill>
              </w:rPr>
              <w:t>5</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16</w:t>
            </w:r>
            <w:r>
              <w:rPr>
                <w:rFonts w:ascii="等线" w:hAnsi="等线" w:eastAsia="等线"/>
                <w:sz w:val="20"/>
                <w:szCs w:val="20"/>
              </w:rPr>
              <w:t>2</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8.1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w:t>
            </w:r>
            <w:r>
              <w:rPr>
                <w:rFonts w:ascii="等线" w:hAnsi="等线" w:eastAsia="等线"/>
                <w:color w:val="000000" w:themeColor="text1"/>
                <w:sz w:val="20"/>
                <w:szCs w:val="20"/>
                <w14:textFill>
                  <w14:solidFill>
                    <w14:schemeClr w14:val="tx1"/>
                  </w14:solidFill>
                </w14:textFill>
              </w:rPr>
              <w:t>1</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17</w:t>
            </w:r>
            <w:r>
              <w:rPr>
                <w:rFonts w:ascii="等线" w:hAnsi="等线" w:eastAsia="等线"/>
                <w:sz w:val="20"/>
                <w:szCs w:val="20"/>
              </w:rPr>
              <w:t>1</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3′40″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65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9.5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16.</w:t>
            </w:r>
            <w:r>
              <w:rPr>
                <w:rFonts w:ascii="等线" w:hAnsi="等线" w:eastAsia="等线"/>
                <w:color w:val="000000" w:themeColor="text1"/>
                <w:sz w:val="20"/>
                <w:szCs w:val="20"/>
                <w14:textFill>
                  <w14:solidFill>
                    <w14:schemeClr w14:val="tx1"/>
                  </w14:solidFill>
                </w14:textFill>
              </w:rPr>
              <w:t>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42</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16</w:t>
            </w:r>
            <w:r>
              <w:rPr>
                <w:rFonts w:ascii="等线" w:hAnsi="等线" w:eastAsia="等线"/>
                <w:sz w:val="20"/>
                <w:szCs w:val="20"/>
              </w:rPr>
              <w:t>0</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4′30″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18</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178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64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8.9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6.</w:t>
            </w:r>
            <w:r>
              <w:rPr>
                <w:rFonts w:ascii="等线" w:hAnsi="等线" w:eastAsia="等线"/>
                <w:color w:val="000000" w:themeColor="text1"/>
                <w:sz w:val="20"/>
                <w:szCs w:val="20"/>
                <w14:textFill>
                  <w14:solidFill>
                    <w14:schemeClr w14:val="tx1"/>
                  </w14:solidFill>
                </w14:textFill>
              </w:rPr>
              <w:t>5</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45</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17</w:t>
            </w:r>
            <w:r>
              <w:rPr>
                <w:rFonts w:ascii="等线" w:hAnsi="等线" w:eastAsia="等线"/>
                <w:sz w:val="20"/>
                <w:szCs w:val="20"/>
              </w:rPr>
              <w:t>0</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4′30″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19</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3200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9.2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20.</w:t>
            </w:r>
            <w:r>
              <w:rPr>
                <w:rFonts w:ascii="等线" w:hAnsi="等线" w:eastAsia="等线"/>
                <w:color w:val="000000" w:themeColor="text1"/>
                <w:sz w:val="20"/>
                <w:szCs w:val="20"/>
                <w14:textFill>
                  <w14:solidFill>
                    <w14:schemeClr w14:val="tx1"/>
                  </w14:solidFill>
                </w14:textFill>
              </w:rPr>
              <w:t>5</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17</w:t>
            </w:r>
            <w:r>
              <w:rPr>
                <w:rFonts w:ascii="等线" w:hAnsi="等线" w:eastAsia="等线"/>
                <w:sz w:val="20"/>
                <w:szCs w:val="20"/>
              </w:rPr>
              <w:t>0</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20</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162</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47</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2700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9.3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13.</w:t>
            </w:r>
            <w:r>
              <w:rPr>
                <w:rFonts w:ascii="等线" w:hAnsi="等线" w:eastAsia="等线"/>
                <w:color w:val="000000" w:themeColor="text1"/>
                <w:sz w:val="20"/>
                <w:szCs w:val="20"/>
                <w14:textFill>
                  <w14:solidFill>
                    <w14:schemeClr w14:val="tx1"/>
                  </w14:solidFill>
                </w14:textFill>
              </w:rPr>
              <w:t>4</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45</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16</w:t>
            </w:r>
            <w:r>
              <w:rPr>
                <w:rFonts w:ascii="等线" w:hAnsi="等线" w:eastAsia="等线"/>
                <w:sz w:val="20"/>
                <w:szCs w:val="20"/>
              </w:rPr>
              <w:t>2</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3′49″</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21</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53</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10.0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3.</w:t>
            </w:r>
            <w:r>
              <w:rPr>
                <w:rFonts w:ascii="等线" w:hAnsi="等线" w:eastAsia="等线"/>
                <w:color w:val="000000" w:themeColor="text1"/>
                <w:sz w:val="20"/>
                <w:szCs w:val="20"/>
                <w14:textFill>
                  <w14:solidFill>
                    <w14:schemeClr w14:val="tx1"/>
                  </w14:solidFill>
                </w14:textFill>
              </w:rPr>
              <w:t>5</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45</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16</w:t>
            </w:r>
            <w:r>
              <w:rPr>
                <w:rFonts w:ascii="等线" w:hAnsi="等线" w:eastAsia="等线"/>
                <w:sz w:val="20"/>
                <w:szCs w:val="20"/>
              </w:rPr>
              <w:t>2</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3′40″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22</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8.0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7.</w:t>
            </w:r>
            <w:r>
              <w:rPr>
                <w:rFonts w:ascii="等线" w:hAnsi="等线" w:eastAsia="等线"/>
                <w:color w:val="000000" w:themeColor="text1"/>
                <w:sz w:val="20"/>
                <w:szCs w:val="20"/>
                <w14:textFill>
                  <w14:solidFill>
                    <w14:schemeClr w14:val="tx1"/>
                  </w14:solidFill>
                </w14:textFill>
              </w:rPr>
              <w:t>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45</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18</w:t>
            </w:r>
            <w:r>
              <w:rPr>
                <w:rFonts w:ascii="等线" w:hAnsi="等线" w:eastAsia="等线"/>
                <w:sz w:val="20"/>
                <w:szCs w:val="20"/>
              </w:rPr>
              <w:t>3</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3′40″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23</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161</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1500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8.6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21.</w:t>
            </w:r>
            <w:r>
              <w:rPr>
                <w:rFonts w:ascii="等线" w:hAnsi="等线" w:eastAsia="等线"/>
                <w:color w:val="000000" w:themeColor="text1"/>
                <w:sz w:val="20"/>
                <w:szCs w:val="20"/>
                <w14:textFill>
                  <w14:solidFill>
                    <w14:schemeClr w14:val="tx1"/>
                  </w14:solidFill>
                </w14:textFill>
              </w:rPr>
              <w:t>5</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55</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16</w:t>
            </w:r>
            <w:r>
              <w:rPr>
                <w:rFonts w:ascii="等线" w:hAnsi="等线" w:eastAsia="等线"/>
                <w:sz w:val="20"/>
                <w:szCs w:val="20"/>
              </w:rPr>
              <w:t>1</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3′51″</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24</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163</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ascii="仿宋" w:hAnsi="仿宋" w:eastAsia="仿宋" w:cs="宋体"/>
                <w:color w:val="000000" w:themeColor="text1"/>
                <w:kern w:val="0"/>
                <w:szCs w:val="21"/>
                <w14:textFill>
                  <w14:solidFill>
                    <w14:schemeClr w14:val="tx1"/>
                  </w14:solidFill>
                </w14:textFill>
              </w:rPr>
              <w:t>58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3025</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8.0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16.9</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58</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16</w:t>
            </w:r>
            <w:r>
              <w:rPr>
                <w:rFonts w:ascii="等线" w:hAnsi="等线" w:eastAsia="等线"/>
                <w:sz w:val="20"/>
                <w:szCs w:val="20"/>
              </w:rPr>
              <w:t>0</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3′25″</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25</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155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47</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10.3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14.</w:t>
            </w:r>
            <w:r>
              <w:rPr>
                <w:rFonts w:ascii="等线" w:hAnsi="等线" w:eastAsia="等线"/>
                <w:color w:val="000000" w:themeColor="text1"/>
                <w:sz w:val="20"/>
                <w:szCs w:val="20"/>
                <w14:textFill>
                  <w14:solidFill>
                    <w14:schemeClr w14:val="tx1"/>
                  </w14:solidFill>
                </w14:textFill>
              </w:rPr>
              <w:t>5</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15</w:t>
            </w:r>
            <w:r>
              <w:rPr>
                <w:rFonts w:ascii="等线" w:hAnsi="等线" w:eastAsia="等线"/>
                <w:sz w:val="20"/>
                <w:szCs w:val="20"/>
              </w:rPr>
              <w:t>1</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5′00″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26</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158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47</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2500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8.6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21.</w:t>
            </w:r>
            <w:r>
              <w:rPr>
                <w:rFonts w:ascii="等线" w:hAnsi="等线" w:eastAsia="等线"/>
                <w:color w:val="000000" w:themeColor="text1"/>
                <w:sz w:val="20"/>
                <w:szCs w:val="20"/>
                <w14:textFill>
                  <w14:solidFill>
                    <w14:schemeClr w14:val="tx1"/>
                  </w14:solidFill>
                </w14:textFill>
              </w:rPr>
              <w:t>6</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16</w:t>
            </w:r>
            <w:r>
              <w:rPr>
                <w:rFonts w:ascii="等线" w:hAnsi="等线" w:eastAsia="等线"/>
                <w:sz w:val="20"/>
                <w:szCs w:val="20"/>
              </w:rPr>
              <w:t>2</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27</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155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9.3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20.</w:t>
            </w:r>
            <w:r>
              <w:rPr>
                <w:rFonts w:ascii="等线" w:hAnsi="等线" w:eastAsia="等线"/>
                <w:color w:val="000000" w:themeColor="text1"/>
                <w:sz w:val="20"/>
                <w:szCs w:val="20"/>
                <w14:textFill>
                  <w14:solidFill>
                    <w14:schemeClr w14:val="tx1"/>
                  </w14:solidFill>
                </w14:textFill>
              </w:rPr>
              <w:t>7</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45</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17</w:t>
            </w:r>
            <w:r>
              <w:rPr>
                <w:rFonts w:ascii="等线" w:hAnsi="等线" w:eastAsia="等线"/>
                <w:sz w:val="20"/>
                <w:szCs w:val="20"/>
              </w:rPr>
              <w:t>0</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4′06″</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28</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ascii="仿宋" w:hAnsi="仿宋" w:eastAsia="仿宋" w:cs="宋体"/>
                <w:color w:val="000000" w:themeColor="text1"/>
                <w:kern w:val="0"/>
                <w:szCs w:val="21"/>
                <w14:textFill>
                  <w14:solidFill>
                    <w14:schemeClr w14:val="tx1"/>
                  </w14:solidFill>
                </w14:textFill>
              </w:rPr>
              <w:t>63</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4500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9.5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16.</w:t>
            </w:r>
            <w:r>
              <w:rPr>
                <w:rFonts w:ascii="等线" w:hAnsi="等线" w:eastAsia="等线"/>
                <w:color w:val="000000" w:themeColor="text1"/>
                <w:sz w:val="20"/>
                <w:szCs w:val="20"/>
                <w14:textFill>
                  <w14:solidFill>
                    <w14:schemeClr w14:val="tx1"/>
                  </w14:solidFill>
                </w14:textFill>
              </w:rPr>
              <w:t>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ascii="仿宋" w:hAnsi="仿宋" w:eastAsia="仿宋" w:cs="宋体"/>
                <w:color w:val="000000" w:themeColor="text1"/>
                <w:kern w:val="0"/>
                <w:szCs w:val="21"/>
                <w14:textFill>
                  <w14:solidFill>
                    <w14:schemeClr w14:val="tx1"/>
                  </w14:solidFill>
                </w14:textFill>
              </w:rPr>
              <w:t>53</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ascii="等线" w:hAnsi="等线" w:eastAsia="等线"/>
                <w:sz w:val="20"/>
                <w:szCs w:val="20"/>
              </w:rPr>
              <w:t>185</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4′08″</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29</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161</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ascii="仿宋" w:hAnsi="仿宋" w:eastAsia="仿宋" w:cs="宋体"/>
                <w:color w:val="000000" w:themeColor="text1"/>
                <w:kern w:val="0"/>
                <w:szCs w:val="21"/>
                <w14:textFill>
                  <w14:solidFill>
                    <w14:schemeClr w14:val="tx1"/>
                  </w14:solidFill>
                </w14:textFill>
              </w:rPr>
              <w:t>57</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2600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10.0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15.</w:t>
            </w:r>
            <w:r>
              <w:rPr>
                <w:rFonts w:ascii="等线" w:hAnsi="等线" w:eastAsia="等线"/>
                <w:color w:val="000000" w:themeColor="text1"/>
                <w:sz w:val="20"/>
                <w:szCs w:val="20"/>
                <w14:textFill>
                  <w14:solidFill>
                    <w14:schemeClr w14:val="tx1"/>
                  </w14:solidFill>
                </w14:textFill>
              </w:rPr>
              <w:t>4</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55</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16</w:t>
            </w:r>
            <w:r>
              <w:rPr>
                <w:rFonts w:ascii="等线" w:hAnsi="等线" w:eastAsia="等线"/>
                <w:sz w:val="20"/>
                <w:szCs w:val="20"/>
              </w:rPr>
              <w:t>1</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30</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67</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10.0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16.</w:t>
            </w:r>
            <w:r>
              <w:rPr>
                <w:rFonts w:ascii="等线" w:hAnsi="等线" w:eastAsia="等线"/>
                <w:color w:val="000000" w:themeColor="text1"/>
                <w:sz w:val="20"/>
                <w:szCs w:val="20"/>
                <w14:textFill>
                  <w14:solidFill>
                    <w14:schemeClr w14:val="tx1"/>
                  </w14:solidFill>
                </w14:textFill>
              </w:rPr>
              <w:t>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33</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16</w:t>
            </w:r>
            <w:r>
              <w:rPr>
                <w:rFonts w:ascii="等线" w:hAnsi="等线" w:eastAsia="等线"/>
                <w:sz w:val="20"/>
                <w:szCs w:val="20"/>
              </w:rPr>
              <w:t>2</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4′10″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31</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52</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2500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8.9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color w:val="000000" w:themeColor="text1"/>
                <w:sz w:val="20"/>
                <w:szCs w:val="20"/>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15.</w:t>
            </w:r>
            <w:r>
              <w:rPr>
                <w:rFonts w:ascii="等线" w:hAnsi="等线" w:eastAsia="等线"/>
                <w:color w:val="000000" w:themeColor="text1"/>
                <w:sz w:val="20"/>
                <w:szCs w:val="20"/>
                <w14:textFill>
                  <w14:solidFill>
                    <w14:schemeClr w14:val="tx1"/>
                  </w14:solidFill>
                </w14:textFill>
              </w:rPr>
              <w:t>6</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43</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等线" w:hAnsi="等线" w:eastAsia="等线"/>
                <w:sz w:val="20"/>
                <w:szCs w:val="20"/>
              </w:rPr>
            </w:pPr>
            <w:r>
              <w:rPr>
                <w:rFonts w:hint="eastAsia" w:ascii="等线" w:hAnsi="等线" w:eastAsia="等线"/>
                <w:sz w:val="20"/>
                <w:szCs w:val="20"/>
              </w:rPr>
              <w:t>16</w:t>
            </w:r>
            <w:r>
              <w:rPr>
                <w:rFonts w:ascii="等线" w:hAnsi="等线" w:eastAsia="等线"/>
                <w:sz w:val="20"/>
                <w:szCs w:val="20"/>
              </w:rPr>
              <w:t>1</w:t>
            </w:r>
            <w:r>
              <w:rPr>
                <w:rFonts w:hint="eastAsia" w:ascii="等线" w:hAnsi="等线" w:eastAsia="等线"/>
                <w:sz w:val="20"/>
                <w:szCs w:val="20"/>
              </w:rPr>
              <w:t xml:space="preserve"> </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32</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167</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70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3000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10.0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8</w:t>
            </w:r>
            <w:r>
              <w:rPr>
                <w:rFonts w:ascii="仿宋" w:hAnsi="仿宋" w:eastAsia="仿宋" w:cs="宋体"/>
                <w:color w:val="000000" w:themeColor="text1"/>
                <w:kern w:val="0"/>
                <w:szCs w:val="21"/>
                <w14:textFill>
                  <w14:solidFill>
                    <w14:schemeClr w14:val="tx1"/>
                  </w14:solidFill>
                </w14:textFill>
              </w:rPr>
              <w:t>.0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ascii="等线" w:hAnsi="等线" w:eastAsia="等线"/>
                <w:color w:val="000000" w:themeColor="text1"/>
                <w:sz w:val="20"/>
                <w:szCs w:val="20"/>
                <w14:textFill>
                  <w14:solidFill>
                    <w14:schemeClr w14:val="tx1"/>
                  </w14:solidFill>
                </w14:textFill>
              </w:rPr>
              <w:t>178</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3′55″</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33</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166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26</w:t>
            </w:r>
            <w:r>
              <w:rPr>
                <w:rFonts w:ascii="仿宋" w:hAnsi="仿宋" w:eastAsia="仿宋" w:cs="宋体"/>
                <w:color w:val="000000" w:themeColor="text1"/>
                <w:kern w:val="0"/>
                <w:szCs w:val="21"/>
                <w14:textFill>
                  <w14:solidFill>
                    <w14:schemeClr w14:val="tx1"/>
                  </w14:solidFill>
                </w14:textFill>
              </w:rPr>
              <w:t>50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8.6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ascii="仿宋" w:hAnsi="仿宋" w:eastAsia="仿宋" w:cs="宋体"/>
                <w:color w:val="000000" w:themeColor="text1"/>
                <w:kern w:val="0"/>
                <w:szCs w:val="21"/>
                <w14:textFill>
                  <w14:solidFill>
                    <w14:schemeClr w14:val="tx1"/>
                  </w14:solidFill>
                </w14:textFill>
              </w:rPr>
              <w:t>2.0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ascii="等线" w:hAnsi="等线" w:eastAsia="等线"/>
                <w:color w:val="000000" w:themeColor="text1"/>
                <w:sz w:val="20"/>
                <w:szCs w:val="20"/>
                <w14:textFill>
                  <w14:solidFill>
                    <w14:schemeClr w14:val="tx1"/>
                  </w14:solidFill>
                </w14:textFill>
              </w:rPr>
              <w:t>163</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3′59″</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34</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156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45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2400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等线" w:hAnsi="等线" w:eastAsia="等线"/>
                <w:color w:val="000000" w:themeColor="text1"/>
                <w:sz w:val="20"/>
                <w:szCs w:val="20"/>
                <w14:textFill>
                  <w14:solidFill>
                    <w14:schemeClr w14:val="tx1"/>
                  </w14:solidFill>
                </w14:textFill>
              </w:rPr>
              <w:t xml:space="preserve">8.0 </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ascii="仿宋" w:hAnsi="仿宋" w:eastAsia="仿宋" w:cs="宋体"/>
                <w:color w:val="000000" w:themeColor="text1"/>
                <w:kern w:val="0"/>
                <w:szCs w:val="21"/>
                <w14:textFill>
                  <w14:solidFill>
                    <w14:schemeClr w14:val="tx1"/>
                  </w14:solidFill>
                </w14:textFill>
              </w:rPr>
              <w:t>5.7</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ascii="等线" w:hAnsi="等线" w:eastAsia="等线"/>
                <w:color w:val="000000" w:themeColor="text1"/>
                <w:sz w:val="20"/>
                <w:szCs w:val="20"/>
                <w14:textFill>
                  <w14:solidFill>
                    <w14:schemeClr w14:val="tx1"/>
                  </w14:solidFill>
                </w14:textFill>
              </w:rPr>
              <w:t>178</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themeColor="text1"/>
                <w:kern w:val="0"/>
                <w:szCs w:val="21"/>
                <w14:textFill>
                  <w14:solidFill>
                    <w14:schemeClr w14:val="tx1"/>
                  </w14:solidFill>
                </w14:textFill>
              </w:rPr>
            </w:pPr>
            <w:r>
              <w:rPr>
                <w:rFonts w:hint="eastAsia" w:ascii="仿宋" w:hAnsi="仿宋" w:eastAsia="仿宋" w:cs="宋体"/>
                <w:color w:val="000000" w:themeColor="text1"/>
                <w:kern w:val="0"/>
                <w:szCs w:val="21"/>
                <w14:textFill>
                  <w14:solidFill>
                    <w14:schemeClr w14:val="tx1"/>
                  </w14:solidFill>
                </w14:textFill>
              </w:rPr>
              <w:t>3′56″</w:t>
            </w:r>
          </w:p>
        </w:tc>
      </w:tr>
    </w:tbl>
    <w:p>
      <w:pPr>
        <w:spacing w:line="312" w:lineRule="auto"/>
        <w:ind w:firstLine="480" w:firstLineChars="200"/>
        <w:rPr>
          <w:rFonts w:ascii="仿宋" w:hAnsi="仿宋" w:eastAsia="仿宋"/>
          <w:color w:val="000000" w:themeColor="text1"/>
          <w:sz w:val="24"/>
          <w:szCs w:val="24"/>
          <w14:textFill>
            <w14:solidFill>
              <w14:schemeClr w14:val="tx1"/>
            </w14:solidFill>
          </w14:textFill>
        </w:rPr>
      </w:pP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4.数据整理与分析</w:t>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同学们，在完成前面三个过程之后，我们就要用学过的统计的方法对数据进行整理与分析.下面，请几位同学来说一说你们对数据整理与分析的情况.</w:t>
      </w:r>
    </w:p>
    <w:p>
      <w:pPr>
        <w:spacing w:line="312" w:lineRule="auto"/>
        <w:rPr>
          <w:rFonts w:ascii="仿宋" w:hAnsi="仿宋" w:eastAsia="仿宋"/>
          <w:color w:val="000000" w:themeColor="text1"/>
          <w:sz w:val="24"/>
          <w:szCs w:val="24"/>
          <w14:textFill>
            <w14:solidFill>
              <w14:schemeClr w14:val="tx1"/>
            </w14:solidFill>
          </w14:textFill>
        </w:rPr>
      </w:pPr>
      <w:del w:id="0" w:author="hxl" w:date="2023-11-14T20:02:00Z">
        <w:r>
          <w:rPr>
            <w:rFonts w:hint="eastAsia" w:ascii="仿宋" w:hAnsi="仿宋" w:eastAsia="仿宋"/>
            <w:color w:val="000000" w:themeColor="text1"/>
            <w:sz w:val="24"/>
            <w:szCs w:val="24"/>
            <w14:textFill>
              <w14:solidFill>
                <w14:schemeClr w14:val="tx1"/>
              </w14:solidFill>
            </w14:textFill>
          </w:rPr>
          <w:delText>学生</w:delText>
        </w:r>
      </w:del>
      <w:ins w:id="1" w:author="hxl" w:date="2023-11-14T20:02:00Z">
        <w:r>
          <w:rPr>
            <w:rFonts w:hint="eastAsia" w:ascii="仿宋" w:hAnsi="仿宋" w:eastAsia="仿宋"/>
            <w:color w:val="000000" w:themeColor="text1"/>
            <w:sz w:val="24"/>
            <w:szCs w:val="24"/>
            <w14:textFill>
              <w14:solidFill>
                <w14:schemeClr w14:val="tx1"/>
              </w14:solidFill>
            </w14:textFill>
          </w:rPr>
          <w:t xml:space="preserve"> 生</w:t>
        </w:r>
      </w:ins>
      <w:del w:id="2" w:author="hxl" w:date="2023-11-14T20:02:00Z">
        <w:r>
          <w:rPr>
            <w:rFonts w:hint="eastAsia" w:ascii="仿宋" w:hAnsi="仿宋" w:eastAsia="仿宋"/>
            <w:color w:val="000000" w:themeColor="text1"/>
            <w:sz w:val="24"/>
            <w:szCs w:val="24"/>
            <w14:textFill>
              <w14:solidFill>
                <w14:schemeClr w14:val="tx1"/>
              </w14:solidFill>
            </w14:textFill>
          </w:rPr>
          <w:delText>1：</w:delText>
        </w:r>
      </w:del>
      <w:ins w:id="3" w:author="hxl" w:date="2023-11-14T20:02:00Z">
        <w:r>
          <w:rPr>
            <w:rFonts w:ascii="仿宋" w:hAnsi="仿宋" w:eastAsia="仿宋"/>
            <w:color w:val="000000" w:themeColor="text1"/>
            <w:sz w:val="24"/>
            <w:szCs w:val="24"/>
            <w14:textFill>
              <w14:solidFill>
                <w14:schemeClr w14:val="tx1"/>
              </w14:solidFill>
            </w14:textFill>
          </w:rPr>
          <w:t xml:space="preserve"> </w:t>
        </w:r>
      </w:ins>
      <w:r>
        <w:rPr>
          <w:rFonts w:hint="eastAsia" w:ascii="仿宋" w:hAnsi="仿宋" w:eastAsia="仿宋"/>
          <w:color w:val="000000" w:themeColor="text1"/>
          <w:sz w:val="24"/>
          <w:szCs w:val="24"/>
          <w14:textFill>
            <w14:solidFill>
              <w14:schemeClr w14:val="tx1"/>
            </w14:solidFill>
          </w14:textFill>
        </w:rPr>
        <w:t>我根据收集到的数据和体重指数公式</w:t>
      </w:r>
      <w:r>
        <w:rPr>
          <w:rFonts w:hint="eastAsia"/>
          <w:bCs/>
          <w:color w:val="000000" w:themeColor="text1"/>
          <w:position w:val="-28"/>
          <w:szCs w:val="21"/>
          <w14:textFill>
            <w14:solidFill>
              <w14:schemeClr w14:val="tx1"/>
            </w14:solidFill>
          </w14:textFill>
        </w:rPr>
        <w:object>
          <v:shape id="_x0000_i1026" o:spt="75" type="#_x0000_t75" style="height:33.75pt;width:120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仿宋" w:hAnsi="仿宋" w:eastAsia="仿宋"/>
          <w:color w:val="000000" w:themeColor="text1"/>
          <w:sz w:val="24"/>
          <w:szCs w:val="24"/>
          <w14:textFill>
            <w14:solidFill>
              <w14:schemeClr w14:val="tx1"/>
            </w14:solidFill>
          </w14:textFill>
        </w:rPr>
        <w:t>计算得到男生，女生的BMI值如下：</w:t>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男生</w:t>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 xml:space="preserve">24.2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23.1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28.4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25.8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16.3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19.1  17.9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21.0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21.7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22.5 </w:t>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 xml:space="preserve">18.9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23.4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17.5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21.9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16.1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23.3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20.7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23.9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22.1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21.7 </w:t>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 xml:space="preserve">23.4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24.7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24.0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22.9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22.8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20.3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13.7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20.9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23.0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23.4</w:t>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女生</w:t>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 xml:space="preserve">15.8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16.8  18.2</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 22.0  19.2  20.8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27.3</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 24.0  23.2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31.0 </w:t>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 xml:space="preserve">22.1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23.2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31.0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22.1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20.1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16.3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24.2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20.2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21.0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17.9 </w:t>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 xml:space="preserve">20.7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18.8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22.4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21.8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19.6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18.8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22.9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23.1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22.0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24.3 </w:t>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 xml:space="preserve">20.3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25.1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17.4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18.5 </w:t>
      </w:r>
      <w:r>
        <w:rPr>
          <w:rFonts w:hint="eastAsia" w:ascii="仿宋" w:hAnsi="仿宋" w:eastAsia="仿宋"/>
          <w:color w:val="000000" w:themeColor="text1"/>
          <w:sz w:val="24"/>
          <w:szCs w:val="24"/>
          <w14:textFill>
            <w14:solidFill>
              <w14:schemeClr w14:val="tx1"/>
            </w14:solidFill>
          </w14:textFill>
        </w:rPr>
        <w:t xml:space="preserve"> </w:t>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Change w:id="4" w:author="hxl" w:date="2023-11-14T20:03:00Z">
          <w:pPr>
            <w:spacing w:line="312" w:lineRule="auto"/>
          </w:pPr>
        </w:pPrChange>
      </w:pPr>
      <w:r>
        <w:rPr>
          <w:rFonts w:hint="eastAsia" w:ascii="仿宋" w:hAnsi="仿宋" w:eastAsia="仿宋"/>
          <w:color w:val="000000" w:themeColor="text1"/>
          <w:sz w:val="24"/>
          <w:szCs w:val="24"/>
          <w14:textFill>
            <w14:solidFill>
              <w14:schemeClr w14:val="tx1"/>
            </w14:solidFill>
          </w14:textFill>
        </w:rPr>
        <w:t>利用计算器，可以找出最大值、最小值，中位数、平均数、标准差，并计算出极差如表</w:t>
      </w:r>
    </w:p>
    <w:p>
      <w:pPr>
        <w:spacing w:line="312" w:lineRule="auto"/>
        <w:rPr>
          <w:rFonts w:ascii="仿宋" w:hAnsi="仿宋" w:eastAsia="仿宋"/>
          <w:color w:val="000000" w:themeColor="text1"/>
          <w:sz w:val="24"/>
          <w:szCs w:val="24"/>
          <w14:textFill>
            <w14:solidFill>
              <w14:schemeClr w14:val="tx1"/>
            </w14:solidFill>
          </w14:textFill>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1666"/>
        <w:gridCol w:w="16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dxa"/>
          </w:tcPr>
          <w:p>
            <w:pPr>
              <w:spacing w:line="312" w:lineRule="auto"/>
              <w:jc w:val="center"/>
              <w:rPr>
                <w:rFonts w:ascii="仿宋" w:hAnsi="仿宋" w:eastAsia="仿宋" w:cs="Times New Roman"/>
                <w:bCs/>
                <w:color w:val="000000" w:themeColor="text1"/>
                <w:kern w:val="0"/>
                <w:sz w:val="24"/>
                <w:szCs w:val="24"/>
                <w14:textFill>
                  <w14:solidFill>
                    <w14:schemeClr w14:val="tx1"/>
                  </w14:solidFill>
                </w14:textFill>
              </w:rPr>
            </w:pPr>
          </w:p>
        </w:tc>
        <w:tc>
          <w:tcPr>
            <w:tcW w:w="1666" w:type="dxa"/>
          </w:tcPr>
          <w:p>
            <w:pPr>
              <w:spacing w:line="312" w:lineRule="auto"/>
              <w:jc w:val="center"/>
              <w:rPr>
                <w:rFonts w:ascii="仿宋" w:hAnsi="仿宋" w:eastAsia="仿宋" w:cs="Times New Roman"/>
                <w:bCs/>
                <w:color w:val="000000" w:themeColor="text1"/>
                <w:kern w:val="0"/>
                <w:sz w:val="24"/>
                <w:szCs w:val="24"/>
                <w14:textFill>
                  <w14:solidFill>
                    <w14:schemeClr w14:val="tx1"/>
                  </w14:solidFill>
                </w14:textFill>
              </w:rPr>
            </w:pPr>
            <w:r>
              <w:rPr>
                <w:rFonts w:hint="eastAsia" w:ascii="仿宋" w:hAnsi="仿宋" w:eastAsia="仿宋" w:cs="Times New Roman"/>
                <w:bCs/>
                <w:color w:val="000000" w:themeColor="text1"/>
                <w:kern w:val="0"/>
                <w:sz w:val="24"/>
                <w:szCs w:val="24"/>
                <w14:textFill>
                  <w14:solidFill>
                    <w14:schemeClr w14:val="tx1"/>
                  </w14:solidFill>
                </w14:textFill>
              </w:rPr>
              <w:t>男生</w:t>
            </w:r>
          </w:p>
        </w:tc>
        <w:tc>
          <w:tcPr>
            <w:tcW w:w="1667" w:type="dxa"/>
          </w:tcPr>
          <w:p>
            <w:pPr>
              <w:spacing w:line="312" w:lineRule="auto"/>
              <w:jc w:val="center"/>
              <w:rPr>
                <w:rFonts w:ascii="仿宋" w:hAnsi="仿宋" w:eastAsia="仿宋" w:cs="Times New Roman"/>
                <w:bCs/>
                <w:color w:val="000000" w:themeColor="text1"/>
                <w:kern w:val="0"/>
                <w:sz w:val="24"/>
                <w:szCs w:val="24"/>
                <w14:textFill>
                  <w14:solidFill>
                    <w14:schemeClr w14:val="tx1"/>
                  </w14:solidFill>
                </w14:textFill>
              </w:rPr>
            </w:pPr>
            <w:r>
              <w:rPr>
                <w:rFonts w:hint="eastAsia" w:ascii="仿宋" w:hAnsi="仿宋" w:eastAsia="仿宋" w:cs="Times New Roman"/>
                <w:bCs/>
                <w:color w:val="000000" w:themeColor="text1"/>
                <w:kern w:val="0"/>
                <w:sz w:val="24"/>
                <w:szCs w:val="24"/>
                <w14:textFill>
                  <w14:solidFill>
                    <w14:schemeClr w14:val="tx1"/>
                  </w14:solidFill>
                </w14:textFill>
              </w:rPr>
              <w:t>女生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dxa"/>
          </w:tcPr>
          <w:p>
            <w:pPr>
              <w:spacing w:line="312" w:lineRule="auto"/>
              <w:jc w:val="center"/>
              <w:rPr>
                <w:rFonts w:ascii="仿宋" w:hAnsi="仿宋" w:eastAsia="仿宋" w:cs="Times New Roman"/>
                <w:bCs/>
                <w:color w:val="000000" w:themeColor="text1"/>
                <w:kern w:val="0"/>
                <w:sz w:val="24"/>
                <w:szCs w:val="24"/>
                <w14:textFill>
                  <w14:solidFill>
                    <w14:schemeClr w14:val="tx1"/>
                  </w14:solidFill>
                </w14:textFill>
              </w:rPr>
            </w:pPr>
            <w:r>
              <w:rPr>
                <w:rFonts w:hint="eastAsia" w:ascii="仿宋" w:hAnsi="仿宋" w:eastAsia="仿宋" w:cs="Times New Roman"/>
                <w:bCs/>
                <w:color w:val="000000" w:themeColor="text1"/>
                <w:kern w:val="0"/>
                <w:sz w:val="24"/>
                <w:szCs w:val="24"/>
                <w14:textFill>
                  <w14:solidFill>
                    <w14:schemeClr w14:val="tx1"/>
                  </w14:solidFill>
                </w14:textFill>
              </w:rPr>
              <w:t>极差</w:t>
            </w:r>
          </w:p>
        </w:tc>
        <w:tc>
          <w:tcPr>
            <w:tcW w:w="1666" w:type="dxa"/>
          </w:tcPr>
          <w:p>
            <w:pPr>
              <w:spacing w:line="312" w:lineRule="auto"/>
              <w:jc w:val="center"/>
              <w:rPr>
                <w:rFonts w:ascii="仿宋" w:hAnsi="仿宋" w:eastAsia="仿宋" w:cs="Times New Roman"/>
                <w:bCs/>
                <w:color w:val="000000" w:themeColor="text1"/>
                <w:kern w:val="0"/>
                <w:sz w:val="24"/>
                <w:szCs w:val="24"/>
                <w14:textFill>
                  <w14:solidFill>
                    <w14:schemeClr w14:val="tx1"/>
                  </w14:solidFill>
                </w14:textFill>
              </w:rPr>
            </w:pPr>
            <w:r>
              <w:rPr>
                <w:rFonts w:hint="eastAsia" w:ascii="仿宋" w:hAnsi="仿宋" w:eastAsia="仿宋" w:cs="Times New Roman"/>
                <w:bCs/>
                <w:color w:val="000000" w:themeColor="text1"/>
                <w:kern w:val="0"/>
                <w:sz w:val="24"/>
                <w:szCs w:val="24"/>
                <w14:textFill>
                  <w14:solidFill>
                    <w14:schemeClr w14:val="tx1"/>
                  </w14:solidFill>
                </w14:textFill>
              </w:rPr>
              <w:t>1</w:t>
            </w:r>
            <w:r>
              <w:rPr>
                <w:rFonts w:ascii="仿宋" w:hAnsi="仿宋" w:eastAsia="仿宋" w:cs="Times New Roman"/>
                <w:bCs/>
                <w:color w:val="000000" w:themeColor="text1"/>
                <w:kern w:val="0"/>
                <w:sz w:val="24"/>
                <w:szCs w:val="24"/>
                <w14:textFill>
                  <w14:solidFill>
                    <w14:schemeClr w14:val="tx1"/>
                  </w14:solidFill>
                </w14:textFill>
              </w:rPr>
              <w:t>4</w:t>
            </w:r>
            <w:r>
              <w:rPr>
                <w:rFonts w:hint="eastAsia" w:ascii="仿宋" w:hAnsi="仿宋" w:eastAsia="仿宋" w:cs="Times New Roman"/>
                <w:bCs/>
                <w:color w:val="000000" w:themeColor="text1"/>
                <w:kern w:val="0"/>
                <w:sz w:val="24"/>
                <w:szCs w:val="24"/>
                <w14:textFill>
                  <w14:solidFill>
                    <w14:schemeClr w14:val="tx1"/>
                  </w14:solidFill>
                </w14:textFill>
              </w:rPr>
              <w:t>.</w:t>
            </w:r>
            <w:r>
              <w:rPr>
                <w:rFonts w:ascii="仿宋" w:hAnsi="仿宋" w:eastAsia="仿宋" w:cs="Times New Roman"/>
                <w:bCs/>
                <w:color w:val="000000" w:themeColor="text1"/>
                <w:kern w:val="0"/>
                <w:sz w:val="24"/>
                <w:szCs w:val="24"/>
                <w14:textFill>
                  <w14:solidFill>
                    <w14:schemeClr w14:val="tx1"/>
                  </w14:solidFill>
                </w14:textFill>
              </w:rPr>
              <w:t>7</w:t>
            </w:r>
          </w:p>
        </w:tc>
        <w:tc>
          <w:tcPr>
            <w:tcW w:w="1667" w:type="dxa"/>
          </w:tcPr>
          <w:p>
            <w:pPr>
              <w:spacing w:line="312" w:lineRule="auto"/>
              <w:jc w:val="center"/>
              <w:rPr>
                <w:rFonts w:ascii="仿宋" w:hAnsi="仿宋" w:eastAsia="仿宋" w:cs="Times New Roman"/>
                <w:bCs/>
                <w:color w:val="000000" w:themeColor="text1"/>
                <w:kern w:val="0"/>
                <w:sz w:val="24"/>
                <w:szCs w:val="24"/>
                <w14:textFill>
                  <w14:solidFill>
                    <w14:schemeClr w14:val="tx1"/>
                  </w14:solidFill>
                </w14:textFill>
              </w:rPr>
            </w:pPr>
            <w:r>
              <w:rPr>
                <w:rFonts w:ascii="仿宋" w:hAnsi="仿宋" w:eastAsia="仿宋" w:cs="Times New Roman"/>
                <w:bCs/>
                <w:color w:val="000000" w:themeColor="text1"/>
                <w:kern w:val="0"/>
                <w:sz w:val="24"/>
                <w:szCs w:val="24"/>
                <w14:textFill>
                  <w14:solidFill>
                    <w14:schemeClr w14:val="tx1"/>
                  </w14:solidFill>
                </w14:textFill>
              </w:rPr>
              <w:t>15</w:t>
            </w:r>
            <w:r>
              <w:rPr>
                <w:rFonts w:hint="eastAsia" w:ascii="仿宋" w:hAnsi="仿宋" w:eastAsia="仿宋" w:cs="Times New Roman"/>
                <w:bCs/>
                <w:color w:val="000000" w:themeColor="text1"/>
                <w:kern w:val="0"/>
                <w:sz w:val="24"/>
                <w:szCs w:val="24"/>
                <w14:textFill>
                  <w14:solidFill>
                    <w14:schemeClr w14:val="tx1"/>
                  </w14:solidFill>
                </w14:textFill>
              </w:rPr>
              <w:t>.</w:t>
            </w:r>
            <w:r>
              <w:rPr>
                <w:rFonts w:ascii="仿宋" w:hAnsi="仿宋" w:eastAsia="仿宋" w:cs="Times New Roman"/>
                <w:bCs/>
                <w:color w:val="000000" w:themeColor="text1"/>
                <w:kern w:val="0"/>
                <w:sz w:val="24"/>
                <w:szCs w:val="24"/>
                <w14:textFill>
                  <w14:solidFill>
                    <w14:schemeClr w14:val="tx1"/>
                  </w14:solidFill>
                </w14:textFill>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dxa"/>
          </w:tcPr>
          <w:p>
            <w:pPr>
              <w:spacing w:line="312" w:lineRule="auto"/>
              <w:jc w:val="center"/>
              <w:rPr>
                <w:rFonts w:ascii="仿宋" w:hAnsi="仿宋" w:eastAsia="仿宋" w:cs="Times New Roman"/>
                <w:bCs/>
                <w:color w:val="000000" w:themeColor="text1"/>
                <w:kern w:val="0"/>
                <w:sz w:val="24"/>
                <w:szCs w:val="24"/>
                <w14:textFill>
                  <w14:solidFill>
                    <w14:schemeClr w14:val="tx1"/>
                  </w14:solidFill>
                </w14:textFill>
              </w:rPr>
            </w:pPr>
            <w:r>
              <w:rPr>
                <w:rFonts w:hint="eastAsia" w:ascii="仿宋" w:hAnsi="仿宋" w:eastAsia="仿宋" w:cs="Times New Roman"/>
                <w:bCs/>
                <w:color w:val="000000" w:themeColor="text1"/>
                <w:kern w:val="0"/>
                <w:sz w:val="24"/>
                <w:szCs w:val="24"/>
                <w14:textFill>
                  <w14:solidFill>
                    <w14:schemeClr w14:val="tx1"/>
                  </w14:solidFill>
                </w14:textFill>
              </w:rPr>
              <w:t>中位数</w:t>
            </w:r>
          </w:p>
        </w:tc>
        <w:tc>
          <w:tcPr>
            <w:tcW w:w="1666" w:type="dxa"/>
          </w:tcPr>
          <w:p>
            <w:pPr>
              <w:spacing w:line="312" w:lineRule="auto"/>
              <w:jc w:val="center"/>
              <w:rPr>
                <w:rFonts w:ascii="仿宋" w:hAnsi="仿宋" w:eastAsia="仿宋" w:cs="Times New Roman"/>
                <w:bCs/>
                <w:color w:val="000000" w:themeColor="text1"/>
                <w:kern w:val="0"/>
                <w:sz w:val="24"/>
                <w:szCs w:val="24"/>
                <w14:textFill>
                  <w14:solidFill>
                    <w14:schemeClr w14:val="tx1"/>
                  </w14:solidFill>
                </w14:textFill>
              </w:rPr>
            </w:pPr>
            <w:r>
              <w:rPr>
                <w:rFonts w:hint="eastAsia" w:ascii="仿宋" w:hAnsi="仿宋" w:eastAsia="仿宋" w:cs="Times New Roman"/>
                <w:bCs/>
                <w:color w:val="000000" w:themeColor="text1"/>
                <w:kern w:val="0"/>
                <w:sz w:val="24"/>
                <w:szCs w:val="24"/>
                <w14:textFill>
                  <w14:solidFill>
                    <w14:schemeClr w14:val="tx1"/>
                  </w14:solidFill>
                </w14:textFill>
              </w:rPr>
              <w:t>2</w:t>
            </w:r>
            <w:r>
              <w:rPr>
                <w:rFonts w:ascii="仿宋" w:hAnsi="仿宋" w:eastAsia="仿宋" w:cs="Times New Roman"/>
                <w:bCs/>
                <w:color w:val="000000" w:themeColor="text1"/>
                <w:kern w:val="0"/>
                <w:sz w:val="24"/>
                <w:szCs w:val="24"/>
                <w14:textFill>
                  <w14:solidFill>
                    <w14:schemeClr w14:val="tx1"/>
                  </w14:solidFill>
                </w14:textFill>
              </w:rPr>
              <w:t>2</w:t>
            </w:r>
            <w:r>
              <w:rPr>
                <w:rFonts w:hint="eastAsia" w:ascii="仿宋" w:hAnsi="仿宋" w:eastAsia="仿宋" w:cs="Times New Roman"/>
                <w:bCs/>
                <w:color w:val="000000" w:themeColor="text1"/>
                <w:kern w:val="0"/>
                <w:sz w:val="24"/>
                <w:szCs w:val="24"/>
                <w14:textFill>
                  <w14:solidFill>
                    <w14:schemeClr w14:val="tx1"/>
                  </w14:solidFill>
                </w14:textFill>
              </w:rPr>
              <w:t>.</w:t>
            </w:r>
            <w:r>
              <w:rPr>
                <w:rFonts w:ascii="仿宋" w:hAnsi="仿宋" w:eastAsia="仿宋" w:cs="Times New Roman"/>
                <w:bCs/>
                <w:color w:val="000000" w:themeColor="text1"/>
                <w:kern w:val="0"/>
                <w:sz w:val="24"/>
                <w:szCs w:val="24"/>
                <w14:textFill>
                  <w14:solidFill>
                    <w14:schemeClr w14:val="tx1"/>
                  </w14:solidFill>
                </w14:textFill>
              </w:rPr>
              <w:t>3</w:t>
            </w:r>
          </w:p>
        </w:tc>
        <w:tc>
          <w:tcPr>
            <w:tcW w:w="1667" w:type="dxa"/>
          </w:tcPr>
          <w:p>
            <w:pPr>
              <w:spacing w:line="312" w:lineRule="auto"/>
              <w:jc w:val="center"/>
              <w:rPr>
                <w:rFonts w:ascii="仿宋" w:hAnsi="仿宋" w:eastAsia="仿宋" w:cs="Times New Roman"/>
                <w:bCs/>
                <w:color w:val="000000" w:themeColor="text1"/>
                <w:kern w:val="0"/>
                <w:sz w:val="24"/>
                <w:szCs w:val="24"/>
                <w14:textFill>
                  <w14:solidFill>
                    <w14:schemeClr w14:val="tx1"/>
                  </w14:solidFill>
                </w14:textFill>
              </w:rPr>
            </w:pPr>
            <w:r>
              <w:rPr>
                <w:rFonts w:ascii="仿宋" w:hAnsi="仿宋" w:eastAsia="仿宋" w:cs="Times New Roman"/>
                <w:bCs/>
                <w:color w:val="000000" w:themeColor="text1"/>
                <w:kern w:val="0"/>
                <w:sz w:val="24"/>
                <w:szCs w:val="24"/>
                <w14:textFill>
                  <w14:solidFill>
                    <w14:schemeClr w14:val="tx1"/>
                  </w14:solidFill>
                </w14:textFill>
              </w:rPr>
              <w:t>21</w:t>
            </w:r>
            <w:r>
              <w:rPr>
                <w:rFonts w:hint="eastAsia" w:ascii="仿宋" w:hAnsi="仿宋" w:eastAsia="仿宋" w:cs="Times New Roman"/>
                <w:bCs/>
                <w:color w:val="000000" w:themeColor="text1"/>
                <w:kern w:val="0"/>
                <w:sz w:val="24"/>
                <w:szCs w:val="24"/>
                <w14:textFill>
                  <w14:solidFill>
                    <w14:schemeClr w14:val="tx1"/>
                  </w14:solidFill>
                </w14:textFill>
              </w:rPr>
              <w:t>.</w:t>
            </w:r>
            <w:r>
              <w:rPr>
                <w:rFonts w:ascii="仿宋" w:hAnsi="仿宋" w:eastAsia="仿宋" w:cs="Times New Roman"/>
                <w:bCs/>
                <w:color w:val="000000" w:themeColor="text1"/>
                <w:kern w:val="0"/>
                <w:sz w:val="24"/>
                <w:szCs w:val="24"/>
                <w14:textFill>
                  <w14:solidFill>
                    <w14:schemeClr w14:val="tx1"/>
                  </w14:solidFill>
                </w14:textFill>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dxa"/>
          </w:tcPr>
          <w:p>
            <w:pPr>
              <w:spacing w:line="312" w:lineRule="auto"/>
              <w:jc w:val="center"/>
              <w:rPr>
                <w:rFonts w:ascii="仿宋" w:hAnsi="仿宋" w:eastAsia="仿宋" w:cs="Times New Roman"/>
                <w:bCs/>
                <w:color w:val="000000" w:themeColor="text1"/>
                <w:kern w:val="0"/>
                <w:sz w:val="24"/>
                <w:szCs w:val="24"/>
                <w14:textFill>
                  <w14:solidFill>
                    <w14:schemeClr w14:val="tx1"/>
                  </w14:solidFill>
                </w14:textFill>
              </w:rPr>
            </w:pPr>
            <w:r>
              <w:rPr>
                <w:rFonts w:hint="eastAsia" w:ascii="仿宋" w:hAnsi="仿宋" w:eastAsia="仿宋" w:cs="Times New Roman"/>
                <w:bCs/>
                <w:color w:val="000000" w:themeColor="text1"/>
                <w:kern w:val="0"/>
                <w:sz w:val="24"/>
                <w:szCs w:val="24"/>
                <w14:textFill>
                  <w14:solidFill>
                    <w14:schemeClr w14:val="tx1"/>
                  </w14:solidFill>
                </w14:textFill>
              </w:rPr>
              <w:t>平均数</w:t>
            </w:r>
          </w:p>
        </w:tc>
        <w:tc>
          <w:tcPr>
            <w:tcW w:w="1666" w:type="dxa"/>
          </w:tcPr>
          <w:p>
            <w:pPr>
              <w:spacing w:line="312" w:lineRule="auto"/>
              <w:jc w:val="center"/>
              <w:rPr>
                <w:rFonts w:ascii="仿宋" w:hAnsi="仿宋" w:eastAsia="仿宋" w:cs="Times New Roman"/>
                <w:bCs/>
                <w:color w:val="000000" w:themeColor="text1"/>
                <w:kern w:val="0"/>
                <w:sz w:val="24"/>
                <w:szCs w:val="24"/>
                <w14:textFill>
                  <w14:solidFill>
                    <w14:schemeClr w14:val="tx1"/>
                  </w14:solidFill>
                </w14:textFill>
              </w:rPr>
            </w:pPr>
            <w:r>
              <w:rPr>
                <w:rFonts w:hint="eastAsia" w:ascii="仿宋" w:hAnsi="仿宋" w:eastAsia="仿宋" w:cs="Times New Roman"/>
                <w:bCs/>
                <w:color w:val="000000" w:themeColor="text1"/>
                <w:kern w:val="0"/>
                <w:sz w:val="24"/>
                <w:szCs w:val="24"/>
                <w14:textFill>
                  <w14:solidFill>
                    <w14:schemeClr w14:val="tx1"/>
                  </w14:solidFill>
                </w14:textFill>
              </w:rPr>
              <w:t>2</w:t>
            </w:r>
            <w:r>
              <w:rPr>
                <w:rFonts w:ascii="仿宋" w:hAnsi="仿宋" w:eastAsia="仿宋" w:cs="Times New Roman"/>
                <w:bCs/>
                <w:color w:val="000000" w:themeColor="text1"/>
                <w:kern w:val="0"/>
                <w:sz w:val="24"/>
                <w:szCs w:val="24"/>
                <w14:textFill>
                  <w14:solidFill>
                    <w14:schemeClr w14:val="tx1"/>
                  </w14:solidFill>
                </w14:textFill>
              </w:rPr>
              <w:t>1</w:t>
            </w:r>
            <w:r>
              <w:rPr>
                <w:rFonts w:hint="eastAsia" w:ascii="仿宋" w:hAnsi="仿宋" w:eastAsia="仿宋" w:cs="Times New Roman"/>
                <w:bCs/>
                <w:color w:val="000000" w:themeColor="text1"/>
                <w:kern w:val="0"/>
                <w:sz w:val="24"/>
                <w:szCs w:val="24"/>
                <w14:textFill>
                  <w14:solidFill>
                    <w14:schemeClr w14:val="tx1"/>
                  </w14:solidFill>
                </w14:textFill>
              </w:rPr>
              <w:t>.</w:t>
            </w:r>
            <w:r>
              <w:rPr>
                <w:rFonts w:ascii="仿宋" w:hAnsi="仿宋" w:eastAsia="仿宋" w:cs="Times New Roman"/>
                <w:bCs/>
                <w:color w:val="000000" w:themeColor="text1"/>
                <w:kern w:val="0"/>
                <w:sz w:val="24"/>
                <w:szCs w:val="24"/>
                <w14:textFill>
                  <w14:solidFill>
                    <w14:schemeClr w14:val="tx1"/>
                  </w14:solidFill>
                </w14:textFill>
              </w:rPr>
              <w:t>6</w:t>
            </w:r>
          </w:p>
        </w:tc>
        <w:tc>
          <w:tcPr>
            <w:tcW w:w="1667" w:type="dxa"/>
          </w:tcPr>
          <w:p>
            <w:pPr>
              <w:spacing w:line="312" w:lineRule="auto"/>
              <w:jc w:val="center"/>
              <w:rPr>
                <w:rFonts w:ascii="仿宋" w:hAnsi="仿宋" w:eastAsia="仿宋" w:cs="Times New Roman"/>
                <w:bCs/>
                <w:color w:val="000000" w:themeColor="text1"/>
                <w:kern w:val="0"/>
                <w:sz w:val="24"/>
                <w:szCs w:val="24"/>
                <w14:textFill>
                  <w14:solidFill>
                    <w14:schemeClr w14:val="tx1"/>
                  </w14:solidFill>
                </w14:textFill>
              </w:rPr>
            </w:pPr>
            <w:r>
              <w:rPr>
                <w:rFonts w:hint="eastAsia" w:ascii="仿宋" w:hAnsi="仿宋" w:eastAsia="仿宋" w:cs="Times New Roman"/>
                <w:bCs/>
                <w:color w:val="000000" w:themeColor="text1"/>
                <w:kern w:val="0"/>
                <w:sz w:val="24"/>
                <w:szCs w:val="24"/>
                <w14:textFill>
                  <w14:solidFill>
                    <w14:schemeClr w14:val="tx1"/>
                  </w14:solidFill>
                </w14:textFill>
              </w:rPr>
              <w:t>2</w:t>
            </w:r>
            <w:r>
              <w:rPr>
                <w:rFonts w:ascii="仿宋" w:hAnsi="仿宋" w:eastAsia="仿宋" w:cs="Times New Roman"/>
                <w:bCs/>
                <w:color w:val="000000" w:themeColor="text1"/>
                <w:kern w:val="0"/>
                <w:sz w:val="24"/>
                <w:szCs w:val="24"/>
                <w14:textFill>
                  <w14:solidFill>
                    <w14:schemeClr w14:val="tx1"/>
                  </w14:solidFill>
                </w14:textFill>
              </w:rPr>
              <w:t>1</w:t>
            </w:r>
            <w:r>
              <w:rPr>
                <w:rFonts w:hint="eastAsia" w:ascii="仿宋" w:hAnsi="仿宋" w:eastAsia="仿宋" w:cs="Times New Roman"/>
                <w:bCs/>
                <w:color w:val="000000" w:themeColor="text1"/>
                <w:kern w:val="0"/>
                <w:sz w:val="24"/>
                <w:szCs w:val="24"/>
                <w14:textFill>
                  <w14:solidFill>
                    <w14:schemeClr w14:val="tx1"/>
                  </w14:solidFill>
                </w14:textFill>
              </w:rPr>
              <w:t>.</w:t>
            </w:r>
            <w:r>
              <w:rPr>
                <w:rFonts w:ascii="仿宋" w:hAnsi="仿宋" w:eastAsia="仿宋" w:cs="Times New Roman"/>
                <w:bCs/>
                <w:color w:val="000000" w:themeColor="text1"/>
                <w:kern w:val="0"/>
                <w:sz w:val="24"/>
                <w:szCs w:val="24"/>
                <w14:textFill>
                  <w14:solidFill>
                    <w14:schemeClr w14:val="tx1"/>
                  </w14:solidFill>
                </w14:textFill>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dxa"/>
          </w:tcPr>
          <w:p>
            <w:pPr>
              <w:spacing w:line="312" w:lineRule="auto"/>
              <w:jc w:val="center"/>
              <w:rPr>
                <w:rFonts w:ascii="仿宋" w:hAnsi="仿宋" w:eastAsia="仿宋" w:cs="Times New Roman"/>
                <w:bCs/>
                <w:color w:val="000000" w:themeColor="text1"/>
                <w:kern w:val="0"/>
                <w:sz w:val="24"/>
                <w:szCs w:val="24"/>
                <w14:textFill>
                  <w14:solidFill>
                    <w14:schemeClr w14:val="tx1"/>
                  </w14:solidFill>
                </w14:textFill>
              </w:rPr>
            </w:pPr>
            <w:r>
              <w:rPr>
                <w:rFonts w:hint="eastAsia" w:ascii="仿宋" w:hAnsi="仿宋" w:eastAsia="仿宋" w:cs="Times New Roman"/>
                <w:bCs/>
                <w:color w:val="000000" w:themeColor="text1"/>
                <w:kern w:val="0"/>
                <w:sz w:val="24"/>
                <w:szCs w:val="24"/>
                <w14:textFill>
                  <w14:solidFill>
                    <w14:schemeClr w14:val="tx1"/>
                  </w14:solidFill>
                </w14:textFill>
              </w:rPr>
              <w:t>标准差</w:t>
            </w:r>
          </w:p>
        </w:tc>
        <w:tc>
          <w:tcPr>
            <w:tcW w:w="1666" w:type="dxa"/>
          </w:tcPr>
          <w:p>
            <w:pPr>
              <w:spacing w:line="312" w:lineRule="auto"/>
              <w:jc w:val="center"/>
              <w:rPr>
                <w:rFonts w:ascii="仿宋" w:hAnsi="仿宋" w:eastAsia="仿宋" w:cs="Times New Roman"/>
                <w:bCs/>
                <w:color w:val="000000" w:themeColor="text1"/>
                <w:kern w:val="0"/>
                <w:sz w:val="24"/>
                <w:szCs w:val="24"/>
                <w14:textFill>
                  <w14:solidFill>
                    <w14:schemeClr w14:val="tx1"/>
                  </w14:solidFill>
                </w14:textFill>
              </w:rPr>
            </w:pPr>
            <w:r>
              <w:rPr>
                <w:rFonts w:hint="eastAsia" w:ascii="仿宋" w:hAnsi="仿宋" w:eastAsia="仿宋" w:cs="Times New Roman"/>
                <w:bCs/>
                <w:color w:val="000000" w:themeColor="text1"/>
                <w:kern w:val="0"/>
                <w:sz w:val="24"/>
                <w:szCs w:val="24"/>
                <w14:textFill>
                  <w14:solidFill>
                    <w14:schemeClr w14:val="tx1"/>
                  </w14:solidFill>
                </w14:textFill>
              </w:rPr>
              <w:t>3.</w:t>
            </w:r>
            <w:r>
              <w:rPr>
                <w:rFonts w:ascii="仿宋" w:hAnsi="仿宋" w:eastAsia="仿宋" w:cs="Times New Roman"/>
                <w:bCs/>
                <w:color w:val="000000" w:themeColor="text1"/>
                <w:kern w:val="0"/>
                <w:sz w:val="24"/>
                <w:szCs w:val="24"/>
                <w14:textFill>
                  <w14:solidFill>
                    <w14:schemeClr w14:val="tx1"/>
                  </w14:solidFill>
                </w14:textFill>
              </w:rPr>
              <w:t>1</w:t>
            </w:r>
          </w:p>
        </w:tc>
        <w:tc>
          <w:tcPr>
            <w:tcW w:w="1667" w:type="dxa"/>
          </w:tcPr>
          <w:p>
            <w:pPr>
              <w:spacing w:line="312" w:lineRule="auto"/>
              <w:jc w:val="center"/>
              <w:rPr>
                <w:rFonts w:ascii="仿宋" w:hAnsi="仿宋" w:eastAsia="仿宋" w:cs="Times New Roman"/>
                <w:bCs/>
                <w:color w:val="000000" w:themeColor="text1"/>
                <w:kern w:val="0"/>
                <w:sz w:val="24"/>
                <w:szCs w:val="24"/>
                <w14:textFill>
                  <w14:solidFill>
                    <w14:schemeClr w14:val="tx1"/>
                  </w14:solidFill>
                </w14:textFill>
              </w:rPr>
            </w:pPr>
            <w:r>
              <w:rPr>
                <w:rFonts w:ascii="仿宋" w:hAnsi="仿宋" w:eastAsia="仿宋" w:cs="Times New Roman"/>
                <w:bCs/>
                <w:color w:val="000000" w:themeColor="text1"/>
                <w:kern w:val="0"/>
                <w:sz w:val="24"/>
                <w:szCs w:val="24"/>
                <w14:textFill>
                  <w14:solidFill>
                    <w14:schemeClr w14:val="tx1"/>
                  </w14:solidFill>
                </w14:textFill>
              </w:rPr>
              <w:t>3</w:t>
            </w:r>
            <w:r>
              <w:rPr>
                <w:rFonts w:hint="eastAsia" w:ascii="仿宋" w:hAnsi="仿宋" w:eastAsia="仿宋" w:cs="Times New Roman"/>
                <w:bCs/>
                <w:color w:val="000000" w:themeColor="text1"/>
                <w:kern w:val="0"/>
                <w:sz w:val="24"/>
                <w:szCs w:val="24"/>
                <w14:textFill>
                  <w14:solidFill>
                    <w14:schemeClr w14:val="tx1"/>
                  </w14:solidFill>
                </w14:textFill>
              </w:rPr>
              <w:t>.</w:t>
            </w:r>
            <w:r>
              <w:rPr>
                <w:rFonts w:ascii="仿宋" w:hAnsi="仿宋" w:eastAsia="仿宋" w:cs="Times New Roman"/>
                <w:bCs/>
                <w:color w:val="000000" w:themeColor="text1"/>
                <w:kern w:val="0"/>
                <w:sz w:val="24"/>
                <w:szCs w:val="24"/>
                <w14:textFill>
                  <w14:solidFill>
                    <w14:schemeClr w14:val="tx1"/>
                  </w14:solidFill>
                </w14:textFill>
              </w:rPr>
              <w:t>6</w:t>
            </w:r>
          </w:p>
        </w:tc>
      </w:tr>
    </w:tbl>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从表格可以看出，男生的中位数为2</w:t>
      </w:r>
      <w:r>
        <w:rPr>
          <w:rFonts w:ascii="仿宋" w:hAnsi="仿宋" w:eastAsia="仿宋"/>
          <w:color w:val="000000" w:themeColor="text1"/>
          <w:sz w:val="24"/>
          <w:szCs w:val="24"/>
          <w14:textFill>
            <w14:solidFill>
              <w14:schemeClr w14:val="tx1"/>
            </w14:solidFill>
          </w14:textFill>
        </w:rPr>
        <w:t>2</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3</w:t>
      </w:r>
      <w:r>
        <w:rPr>
          <w:rFonts w:hint="eastAsia" w:ascii="仿宋" w:hAnsi="仿宋" w:eastAsia="仿宋"/>
          <w:color w:val="000000" w:themeColor="text1"/>
          <w:sz w:val="24"/>
          <w:szCs w:val="24"/>
          <w14:textFill>
            <w14:solidFill>
              <w14:schemeClr w14:val="tx1"/>
            </w14:solidFill>
          </w14:textFill>
        </w:rPr>
        <w:t>，平均数为2</w:t>
      </w:r>
      <w:r>
        <w:rPr>
          <w:rFonts w:ascii="仿宋" w:hAnsi="仿宋" w:eastAsia="仿宋"/>
          <w:color w:val="000000" w:themeColor="text1"/>
          <w:sz w:val="24"/>
          <w:szCs w:val="24"/>
          <w14:textFill>
            <w14:solidFill>
              <w14:schemeClr w14:val="tx1"/>
            </w14:solidFill>
          </w14:textFill>
        </w:rPr>
        <w:t>1</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6</w:t>
      </w:r>
      <w:r>
        <w:rPr>
          <w:rFonts w:hint="eastAsia" w:ascii="仿宋" w:hAnsi="仿宋" w:eastAsia="仿宋"/>
          <w:color w:val="000000" w:themeColor="text1"/>
          <w:sz w:val="24"/>
          <w:szCs w:val="24"/>
          <w14:textFill>
            <w14:solidFill>
              <w14:schemeClr w14:val="tx1"/>
            </w14:solidFill>
          </w14:textFill>
        </w:rPr>
        <w:t>，标准差为3.</w:t>
      </w:r>
      <w:r>
        <w:rPr>
          <w:rFonts w:ascii="仿宋" w:hAnsi="仿宋" w:eastAsia="仿宋"/>
          <w:color w:val="000000" w:themeColor="text1"/>
          <w:sz w:val="24"/>
          <w:szCs w:val="24"/>
          <w14:textFill>
            <w14:solidFill>
              <w14:schemeClr w14:val="tx1"/>
            </w14:solidFill>
          </w14:textFill>
        </w:rPr>
        <w:t>1</w:t>
      </w:r>
      <w:r>
        <w:rPr>
          <w:rFonts w:hint="eastAsia" w:ascii="仿宋" w:hAnsi="仿宋" w:eastAsia="仿宋"/>
          <w:color w:val="000000" w:themeColor="text1"/>
          <w:sz w:val="24"/>
          <w:szCs w:val="24"/>
          <w14:textFill>
            <w14:solidFill>
              <w14:schemeClr w14:val="tx1"/>
            </w14:solidFill>
          </w14:textFill>
        </w:rPr>
        <w:t>；女生的中位数为</w:t>
      </w:r>
      <w:r>
        <w:rPr>
          <w:rFonts w:ascii="仿宋" w:hAnsi="仿宋" w:eastAsia="仿宋"/>
          <w:bCs/>
          <w:color w:val="000000" w:themeColor="text1"/>
          <w:sz w:val="24"/>
          <w:szCs w:val="24"/>
          <w14:textFill>
            <w14:solidFill>
              <w14:schemeClr w14:val="tx1"/>
            </w14:solidFill>
          </w14:textFill>
        </w:rPr>
        <w:t>21</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4</w:t>
      </w:r>
      <w:r>
        <w:rPr>
          <w:rFonts w:hint="eastAsia" w:ascii="仿宋" w:hAnsi="仿宋" w:eastAsia="仿宋"/>
          <w:color w:val="000000" w:themeColor="text1"/>
          <w:sz w:val="24"/>
          <w:szCs w:val="24"/>
          <w14:textFill>
            <w14:solidFill>
              <w14:schemeClr w14:val="tx1"/>
            </w14:solidFill>
          </w14:textFill>
        </w:rPr>
        <w:t>，平均数为</w:t>
      </w:r>
      <w:r>
        <w:rPr>
          <w:rFonts w:hint="eastAsia" w:ascii="仿宋" w:hAnsi="仿宋" w:eastAsia="仿宋"/>
          <w:bCs/>
          <w:color w:val="000000" w:themeColor="text1"/>
          <w:sz w:val="24"/>
          <w:szCs w:val="24"/>
          <w14:textFill>
            <w14:solidFill>
              <w14:schemeClr w14:val="tx1"/>
            </w14:solidFill>
          </w14:textFill>
        </w:rPr>
        <w:t>2</w:t>
      </w:r>
      <w:r>
        <w:rPr>
          <w:rFonts w:ascii="仿宋" w:hAnsi="仿宋" w:eastAsia="仿宋"/>
          <w:bCs/>
          <w:color w:val="000000" w:themeColor="text1"/>
          <w:sz w:val="24"/>
          <w:szCs w:val="24"/>
          <w14:textFill>
            <w14:solidFill>
              <w14:schemeClr w14:val="tx1"/>
            </w14:solidFill>
          </w14:textFill>
        </w:rPr>
        <w:t>1</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5</w:t>
      </w:r>
      <w:r>
        <w:rPr>
          <w:rFonts w:hint="eastAsia" w:ascii="仿宋" w:hAnsi="仿宋" w:eastAsia="仿宋"/>
          <w:color w:val="000000" w:themeColor="text1"/>
          <w:sz w:val="24"/>
          <w:szCs w:val="24"/>
          <w14:textFill>
            <w14:solidFill>
              <w14:schemeClr w14:val="tx1"/>
            </w14:solidFill>
          </w14:textFill>
        </w:rPr>
        <w:t>，标准差为</w:t>
      </w:r>
      <w:r>
        <w:rPr>
          <w:rFonts w:ascii="仿宋" w:hAnsi="仿宋" w:eastAsia="仿宋"/>
          <w:bCs/>
          <w:color w:val="000000" w:themeColor="text1"/>
          <w:sz w:val="24"/>
          <w:szCs w:val="24"/>
          <w14:textFill>
            <w14:solidFill>
              <w14:schemeClr w14:val="tx1"/>
            </w14:solidFill>
          </w14:textFill>
        </w:rPr>
        <w:t>3</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6</w:t>
      </w:r>
      <w:r>
        <w:rPr>
          <w:rFonts w:hint="eastAsia" w:ascii="仿宋" w:hAnsi="仿宋" w:eastAsia="仿宋"/>
          <w:color w:val="000000" w:themeColor="text1"/>
          <w:sz w:val="24"/>
          <w:szCs w:val="24"/>
          <w14:textFill>
            <w14:solidFill>
              <w14:schemeClr w14:val="tx1"/>
            </w14:solidFill>
          </w14:textFill>
        </w:rPr>
        <w:t>．</w:t>
      </w:r>
      <w:r>
        <w:rPr>
          <w:rFonts w:ascii="仿宋" w:hAnsi="仿宋" w:eastAsia="仿宋"/>
          <w:color w:val="000000" w:themeColor="text1"/>
          <w:sz w:val="24"/>
          <w:szCs w:val="24"/>
          <w14:textFill>
            <w14:solidFill>
              <w14:schemeClr w14:val="tx1"/>
            </w14:solidFill>
          </w14:textFill>
        </w:rPr>
        <w:t>将被调查学校高一年级的全体男生与全体女生相比较,</w:t>
      </w:r>
      <w:r>
        <w:rPr>
          <w:rFonts w:hint="eastAsia" w:ascii="仿宋" w:hAnsi="仿宋" w:eastAsia="仿宋"/>
          <w:color w:val="000000" w:themeColor="text1"/>
          <w:sz w:val="24"/>
          <w:szCs w:val="24"/>
          <w14:textFill>
            <w14:solidFill>
              <w14:schemeClr w14:val="tx1"/>
            </w14:solidFill>
          </w14:textFill>
        </w:rPr>
        <w:t>可以估计男生的BMI值的中位数比女生大，男生和女生的平均数比较接近;从标准差上看，男生整体的分散程度比女生略小，即男生的体重指数比女生分布得更加集中.</w:t>
      </w:r>
    </w:p>
    <w:p>
      <w:pPr>
        <w:spacing w:line="312" w:lineRule="auto"/>
        <w:ind w:firstLine="480" w:firstLineChars="200"/>
        <w:rPr>
          <w:rFonts w:ascii="仿宋" w:hAnsi="仿宋"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[问题4]</w:t>
      </w:r>
      <w:r>
        <w:rPr>
          <w:rFonts w:hint="eastAsia" w:ascii="仿宋" w:hAnsi="仿宋" w:eastAsia="仿宋"/>
          <w:color w:val="000000" w:themeColor="text1"/>
          <w:sz w:val="24"/>
          <w:szCs w:val="24"/>
          <w14:textFill>
            <w14:solidFill>
              <w14:schemeClr w14:val="tx1"/>
            </w14:solidFill>
          </w14:textFill>
        </w:rPr>
        <w:t>如果</w:t>
      </w:r>
      <w:r>
        <w:rPr>
          <w:rFonts w:hint="eastAsia" w:ascii="仿宋" w:hAnsi="仿宋" w:eastAsia="仿宋" w:cs="Times New Roman"/>
          <w:color w:val="000000" w:themeColor="text1"/>
          <w:sz w:val="24"/>
          <w:szCs w:val="24"/>
          <w14:textFill>
            <w14:solidFill>
              <w14:schemeClr w14:val="tx1"/>
            </w14:solidFill>
          </w14:textFill>
        </w:rPr>
        <w:t>要使该校90%以上的男生</w:t>
      </w:r>
      <w:r>
        <w:rPr>
          <w:rFonts w:ascii="Times New Roman" w:hAnsi="Times New Roman" w:eastAsia="仿宋" w:cs="Times New Roman"/>
          <w:color w:val="000000" w:themeColor="text1"/>
          <w:sz w:val="24"/>
          <w:szCs w:val="24"/>
          <w14:textFill>
            <w14:solidFill>
              <w14:schemeClr w14:val="tx1"/>
            </w14:solidFill>
          </w14:textFill>
        </w:rPr>
        <w:t>BMI</w:t>
      </w:r>
      <w:r>
        <w:rPr>
          <w:rFonts w:hint="eastAsia" w:ascii="仿宋" w:hAnsi="仿宋" w:eastAsia="仿宋" w:cs="Times New Roman"/>
          <w:color w:val="000000" w:themeColor="text1"/>
          <w:sz w:val="24"/>
          <w:szCs w:val="24"/>
          <w14:textFill>
            <w14:solidFill>
              <w14:schemeClr w14:val="tx1"/>
            </w14:solidFill>
          </w14:textFill>
        </w:rPr>
        <w:t>指数不超过正常值，可以提出哪些建议？</w:t>
      </w:r>
    </w:p>
    <w:p>
      <w:pPr>
        <w:spacing w:line="312" w:lineRule="auto"/>
        <w:rPr>
          <w:rFonts w:ascii="仿宋" w:hAnsi="仿宋" w:eastAsia="仿宋" w:cs="Times New Roman"/>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ab/>
      </w:r>
      <w:r>
        <w:rPr>
          <w:rFonts w:hint="eastAsia" w:ascii="仿宋" w:hAnsi="仿宋" w:eastAsia="仿宋"/>
          <w:color w:val="000000" w:themeColor="text1"/>
          <w:sz w:val="24"/>
          <w:szCs w:val="24"/>
          <w14:textFill>
            <w14:solidFill>
              <w14:schemeClr w14:val="tx1"/>
            </w14:solidFill>
          </w14:textFill>
        </w:rPr>
        <w:t xml:space="preserve">生 </w:t>
      </w:r>
      <w:r>
        <w:rPr>
          <w:rFonts w:ascii="仿宋" w:hAnsi="仿宋" w:eastAsia="仿宋" w:cs="Times New Roman"/>
          <w:color w:val="000000" w:themeColor="text1"/>
          <w:sz w:val="24"/>
          <w:szCs w:val="24"/>
          <w14:textFill>
            <w14:solidFill>
              <w14:schemeClr w14:val="tx1"/>
            </w14:solidFill>
          </w14:textFill>
        </w:rPr>
        <w:t>首先估计</w:t>
      </w:r>
      <w:r>
        <w:rPr>
          <w:rFonts w:hint="eastAsia" w:ascii="仿宋" w:hAnsi="仿宋" w:eastAsia="仿宋" w:cs="Times New Roman"/>
          <w:color w:val="000000" w:themeColor="text1"/>
          <w:sz w:val="24"/>
          <w:szCs w:val="24"/>
          <w14:textFill>
            <w14:solidFill>
              <w14:schemeClr w14:val="tx1"/>
            </w14:solidFill>
          </w14:textFill>
        </w:rPr>
        <w:t>男生</w:t>
      </w:r>
      <w:r>
        <w:rPr>
          <w:rFonts w:ascii="仿宋" w:hAnsi="仿宋" w:eastAsia="仿宋" w:cs="Times New Roman"/>
          <w:color w:val="000000" w:themeColor="text1"/>
          <w:sz w:val="24"/>
          <w:szCs w:val="24"/>
          <w14:textFill>
            <w14:solidFill>
              <w14:schemeClr w14:val="tx1"/>
            </w14:solidFill>
          </w14:textFill>
        </w:rPr>
        <w:t>BMI数值的</w:t>
      </w:r>
      <w:r>
        <w:rPr>
          <w:rFonts w:hint="eastAsia" w:ascii="仿宋" w:hAnsi="仿宋" w:eastAsia="仿宋" w:cs="Times New Roman"/>
          <w:color w:val="000000" w:themeColor="text1"/>
          <w:sz w:val="24"/>
          <w:szCs w:val="24"/>
          <w14:textFill>
            <w14:solidFill>
              <w14:schemeClr w14:val="tx1"/>
            </w14:solidFill>
          </w14:textFill>
        </w:rPr>
        <w:t>第</w:t>
      </w:r>
      <w:r>
        <w:rPr>
          <w:rFonts w:ascii="仿宋" w:hAnsi="仿宋" w:eastAsia="仿宋" w:cs="Times New Roman"/>
          <w:color w:val="000000" w:themeColor="text1"/>
          <w:sz w:val="24"/>
          <w:szCs w:val="24"/>
          <w14:textFill>
            <w14:solidFill>
              <w14:schemeClr w14:val="tx1"/>
            </w14:solidFill>
          </w14:textFill>
        </w:rPr>
        <w:t>90</w:t>
      </w:r>
      <w:r>
        <w:rPr>
          <w:rFonts w:hint="eastAsia" w:ascii="仿宋" w:hAnsi="仿宋" w:eastAsia="仿宋" w:cs="Times New Roman"/>
          <w:color w:val="000000" w:themeColor="text1"/>
          <w:sz w:val="24"/>
          <w:szCs w:val="24"/>
          <w14:textFill>
            <w14:solidFill>
              <w14:schemeClr w14:val="tx1"/>
            </w14:solidFill>
          </w14:textFill>
        </w:rPr>
        <w:t>百</w:t>
      </w:r>
      <w:r>
        <w:rPr>
          <w:rFonts w:ascii="仿宋" w:hAnsi="仿宋" w:eastAsia="仿宋" w:cs="Times New Roman"/>
          <w:color w:val="000000" w:themeColor="text1"/>
          <w:sz w:val="24"/>
          <w:szCs w:val="24"/>
          <w14:textFill>
            <w14:solidFill>
              <w14:schemeClr w14:val="tx1"/>
            </w14:solidFill>
          </w14:textFill>
        </w:rPr>
        <w:t>分位数，找到需要调整BMI指标的人群</w:t>
      </w:r>
      <w:r>
        <w:rPr>
          <w:rFonts w:hint="eastAsia" w:ascii="仿宋" w:hAnsi="仿宋" w:eastAsia="仿宋" w:cs="Times New Roman"/>
          <w:color w:val="000000" w:themeColor="text1"/>
          <w:sz w:val="24"/>
          <w:szCs w:val="24"/>
          <w14:textFill>
            <w14:solidFill>
              <w14:schemeClr w14:val="tx1"/>
            </w14:solidFill>
          </w14:textFill>
        </w:rPr>
        <w:t>.</w:t>
      </w:r>
    </w:p>
    <w:p>
      <w:pPr>
        <w:widowControl/>
        <w:spacing w:line="312"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我对男生的BMI值进行排序，排序后的数据如下</w:t>
      </w:r>
      <w:ins w:id="5" w:author="hxl" w:date="2023-11-14T20:03:00Z">
        <w:r>
          <w:rPr>
            <w:rFonts w:hint="eastAsia" w:ascii="仿宋" w:hAnsi="仿宋" w:eastAsia="仿宋"/>
            <w:color w:val="000000" w:themeColor="text1"/>
            <w:sz w:val="24"/>
            <w:szCs w:val="24"/>
            <w14:textFill>
              <w14:solidFill>
                <w14:schemeClr w14:val="tx1"/>
              </w14:solidFill>
            </w14:textFill>
          </w:rPr>
          <w:t>：</w:t>
        </w:r>
      </w:ins>
    </w:p>
    <w:p>
      <w:pPr>
        <w:spacing w:line="312"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 xml:space="preserve">13.7  16.1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16.3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17.5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17.9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18.9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19.1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20.3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20.7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20.9 </w:t>
      </w:r>
    </w:p>
    <w:p>
      <w:pPr>
        <w:spacing w:line="312"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 xml:space="preserve">21.0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21.7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21.7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21.9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22.1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22.5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22.8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22.9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23.0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23.1 </w:t>
      </w:r>
    </w:p>
    <w:p>
      <w:pPr>
        <w:spacing w:line="312" w:lineRule="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 xml:space="preserve">23.3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23.4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23.4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23.4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23.9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24.0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24.2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24.7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25.8 </w:t>
      </w:r>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28.4</w:t>
      </w:r>
    </w:p>
    <w:p>
      <w:pPr>
        <w:spacing w:line="312" w:lineRule="auto"/>
        <w:ind w:firstLine="480" w:firstLineChars="200"/>
        <w:rPr>
          <w:ins w:id="7" w:author="hxl" w:date="2023-11-14T20:03:00Z"/>
          <w:rFonts w:ascii="仿宋" w:hAnsi="仿宋" w:eastAsia="仿宋" w:cs="Times New Roman"/>
          <w:color w:val="000000" w:themeColor="text1"/>
          <w:sz w:val="24"/>
          <w:szCs w:val="24"/>
          <w14:textFill>
            <w14:solidFill>
              <w14:schemeClr w14:val="tx1"/>
            </w14:solidFill>
          </w14:textFill>
        </w:rPr>
        <w:pPrChange w:id="6" w:author="hxl" w:date="2023-11-14T20:03:00Z">
          <w:pPr>
            <w:spacing w:line="312" w:lineRule="auto"/>
          </w:pPr>
        </w:pPrChange>
      </w:pPr>
      <w:r>
        <w:rPr>
          <w:rFonts w:hint="eastAsia" w:ascii="仿宋" w:hAnsi="仿宋" w:eastAsia="仿宋" w:cs="Times New Roman"/>
          <w:color w:val="000000" w:themeColor="text1"/>
          <w:sz w:val="24"/>
          <w:szCs w:val="24"/>
          <w14:textFill>
            <w14:solidFill>
              <w14:schemeClr w14:val="tx1"/>
            </w14:solidFill>
          </w14:textFill>
        </w:rPr>
        <w:t>因为</w:t>
      </w:r>
      <w:r>
        <w:rPr>
          <w:rFonts w:hint="eastAsia" w:ascii="仿宋" w:hAnsi="仿宋" w:eastAsia="仿宋"/>
          <w:bCs/>
          <w:color w:val="000000" w:themeColor="text1"/>
          <w:position w:val="-6"/>
          <w:sz w:val="24"/>
          <w:szCs w:val="24"/>
          <w14:textFill>
            <w14:solidFill>
              <w14:schemeClr w14:val="tx1"/>
            </w14:solidFill>
          </w14:textFill>
        </w:rPr>
        <w:object>
          <v:shape id="_x0000_i1027" o:spt="75" type="#_x0000_t75" style="height:13.5pt;width:69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仿宋" w:hAnsi="仿宋" w:eastAsia="仿宋"/>
          <w:bCs/>
          <w:color w:val="000000" w:themeColor="text1"/>
          <w:sz w:val="24"/>
          <w:szCs w:val="24"/>
          <w14:textFill>
            <w14:solidFill>
              <w14:schemeClr w14:val="tx1"/>
            </w14:solidFill>
          </w14:textFill>
        </w:rPr>
        <w:t>据此找第27项与第28项的平均数</w:t>
      </w:r>
      <w:r>
        <w:rPr>
          <w:rFonts w:hint="eastAsia" w:ascii="仿宋" w:hAnsi="仿宋" w:eastAsia="仿宋"/>
          <w:bCs/>
          <w:color w:val="000000" w:themeColor="text1"/>
          <w:position w:val="-24"/>
          <w:sz w:val="24"/>
          <w:szCs w:val="24"/>
          <w14:textFill>
            <w14:solidFill>
              <w14:schemeClr w14:val="tx1"/>
            </w14:solidFill>
          </w14:textFill>
        </w:rPr>
        <w:object>
          <v:shape id="_x0000_i1028" o:spt="75" type="#_x0000_t75" style="height:31.5pt;width:90.7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仿宋" w:hAnsi="仿宋" w:eastAsia="仿宋"/>
          <w:bCs/>
          <w:color w:val="000000" w:themeColor="text1"/>
          <w:sz w:val="24"/>
          <w:szCs w:val="24"/>
          <w14:textFill>
            <w14:solidFill>
              <w14:schemeClr w14:val="tx1"/>
            </w14:solidFill>
          </w14:textFill>
        </w:rPr>
        <w:t>，</w:t>
      </w:r>
      <w:r>
        <w:rPr>
          <w:rFonts w:hint="eastAsia" w:ascii="仿宋" w:hAnsi="仿宋" w:eastAsia="仿宋" w:cs="Times New Roman"/>
          <w:color w:val="000000" w:themeColor="text1"/>
          <w:sz w:val="24"/>
          <w:szCs w:val="24"/>
          <w14:textFill>
            <w14:solidFill>
              <w14:schemeClr w14:val="tx1"/>
            </w14:solidFill>
          </w14:textFill>
        </w:rPr>
        <w:t>结合高一年级男生的BMI数值标准，1</w:t>
      </w:r>
      <w:r>
        <w:rPr>
          <w:rFonts w:ascii="仿宋" w:hAnsi="仿宋" w:eastAsia="仿宋" w:cs="Times New Roman"/>
          <w:color w:val="000000" w:themeColor="text1"/>
          <w:sz w:val="24"/>
          <w:szCs w:val="24"/>
          <w14:textFill>
            <w14:solidFill>
              <w14:schemeClr w14:val="tx1"/>
            </w14:solidFill>
          </w14:textFill>
        </w:rPr>
        <w:t>6</w:t>
      </w:r>
      <w:r>
        <w:rPr>
          <w:rFonts w:hint="eastAsia" w:ascii="仿宋" w:hAnsi="仿宋" w:eastAsia="仿宋" w:cs="Times New Roman"/>
          <w:color w:val="000000" w:themeColor="text1"/>
          <w:sz w:val="24"/>
          <w:szCs w:val="24"/>
          <w14:textFill>
            <w14:solidFill>
              <w14:schemeClr w14:val="tx1"/>
            </w14:solidFill>
          </w14:textFill>
        </w:rPr>
        <w:t>.5≤BMI数值≤23.</w:t>
      </w:r>
      <w:r>
        <w:rPr>
          <w:rFonts w:ascii="仿宋" w:hAnsi="仿宋" w:eastAsia="仿宋" w:cs="Times New Roman"/>
          <w:color w:val="000000" w:themeColor="text1"/>
          <w:sz w:val="24"/>
          <w:szCs w:val="24"/>
          <w14:textFill>
            <w14:solidFill>
              <w14:schemeClr w14:val="tx1"/>
            </w14:solidFill>
          </w14:textFill>
        </w:rPr>
        <w:t>2</w:t>
      </w:r>
      <w:r>
        <w:rPr>
          <w:rFonts w:hint="eastAsia" w:ascii="仿宋" w:hAnsi="仿宋" w:eastAsia="仿宋" w:cs="Times New Roman"/>
          <w:color w:val="000000" w:themeColor="text1"/>
          <w:sz w:val="24"/>
          <w:szCs w:val="24"/>
          <w14:textFill>
            <w14:solidFill>
              <w14:schemeClr w14:val="tx1"/>
            </w14:solidFill>
          </w14:textFill>
        </w:rPr>
        <w:t>为正常，因此可以给出</w:t>
      </w:r>
      <w:ins w:id="8" w:author="hxl" w:date="2023-11-14T20:03:00Z">
        <w:r>
          <w:rPr>
            <w:rFonts w:hint="eastAsia" w:ascii="仿宋" w:hAnsi="仿宋" w:eastAsia="仿宋" w:cs="Times New Roman"/>
            <w:color w:val="000000" w:themeColor="text1"/>
            <w:sz w:val="24"/>
            <w:szCs w:val="24"/>
            <w14:textFill>
              <w14:solidFill>
                <w14:schemeClr w14:val="tx1"/>
              </w14:solidFill>
            </w14:textFill>
          </w:rPr>
          <w:t xml:space="preserve"> </w:t>
        </w:r>
      </w:ins>
      <w:ins w:id="9" w:author="hxl" w:date="2023-11-14T20:03:00Z">
        <w:r>
          <w:rPr>
            <w:rFonts w:ascii="仿宋" w:hAnsi="仿宋" w:eastAsia="仿宋" w:cs="Times New Roman"/>
            <w:color w:val="000000" w:themeColor="text1"/>
            <w:sz w:val="24"/>
            <w:szCs w:val="24"/>
            <w14:textFill>
              <w14:solidFill>
                <w14:schemeClr w14:val="tx1"/>
              </w14:solidFill>
            </w14:textFill>
          </w:rPr>
          <w:t xml:space="preserve"> </w:t>
        </w:r>
      </w:ins>
    </w:p>
    <w:p>
      <w:pPr>
        <w:spacing w:line="312" w:lineRule="auto"/>
        <w:ind w:firstLine="480" w:firstLineChars="200"/>
        <w:rPr>
          <w:rFonts w:ascii="仿宋" w:hAnsi="仿宋" w:eastAsia="仿宋" w:cs="Times New Roman"/>
          <w:color w:val="000000" w:themeColor="text1"/>
          <w:sz w:val="24"/>
          <w:szCs w:val="24"/>
          <w14:textFill>
            <w14:solidFill>
              <w14:schemeClr w14:val="tx1"/>
            </w14:solidFill>
          </w14:textFill>
        </w:rPr>
        <w:pPrChange w:id="10" w:author="hxl" w:date="2023-11-14T20:03:00Z">
          <w:pPr>
            <w:spacing w:line="312" w:lineRule="auto"/>
          </w:pPr>
        </w:pPrChange>
      </w:pPr>
      <w:r>
        <w:rPr>
          <w:rFonts w:hint="eastAsia" w:ascii="仿宋" w:hAnsi="仿宋" w:eastAsia="仿宋" w:cs="Times New Roman"/>
          <w:color w:val="000000" w:themeColor="text1"/>
          <w:sz w:val="24"/>
          <w:szCs w:val="24"/>
          <w14:textFill>
            <w14:solidFill>
              <w14:schemeClr w14:val="tx1"/>
            </w14:solidFill>
          </w14:textFill>
        </w:rPr>
        <w:t>建议：BMI数值大于23.</w:t>
      </w:r>
      <w:r>
        <w:rPr>
          <w:rFonts w:ascii="仿宋" w:hAnsi="仿宋" w:eastAsia="仿宋" w:cs="Times New Roman"/>
          <w:color w:val="000000" w:themeColor="text1"/>
          <w:sz w:val="24"/>
          <w:szCs w:val="24"/>
          <w14:textFill>
            <w14:solidFill>
              <w14:schemeClr w14:val="tx1"/>
            </w14:solidFill>
          </w14:textFill>
        </w:rPr>
        <w:t>2</w:t>
      </w:r>
      <w:r>
        <w:rPr>
          <w:rFonts w:hint="eastAsia" w:ascii="仿宋" w:hAnsi="仿宋" w:eastAsia="仿宋" w:cs="Times New Roman"/>
          <w:color w:val="000000" w:themeColor="text1"/>
          <w:sz w:val="24"/>
          <w:szCs w:val="24"/>
          <w14:textFill>
            <w14:solidFill>
              <w14:schemeClr w14:val="tx1"/>
            </w14:solidFill>
          </w14:textFill>
        </w:rPr>
        <w:t>的男生需要减重，尤其是大于2</w:t>
      </w:r>
      <w:r>
        <w:rPr>
          <w:rFonts w:ascii="仿宋" w:hAnsi="仿宋" w:eastAsia="仿宋" w:cs="Times New Roman"/>
          <w:color w:val="000000" w:themeColor="text1"/>
          <w:sz w:val="24"/>
          <w:szCs w:val="24"/>
          <w14:textFill>
            <w14:solidFill>
              <w14:schemeClr w14:val="tx1"/>
            </w14:solidFill>
          </w14:textFill>
        </w:rPr>
        <w:t>4</w:t>
      </w:r>
      <w:r>
        <w:rPr>
          <w:rFonts w:hint="eastAsia" w:ascii="仿宋" w:hAnsi="仿宋" w:eastAsia="仿宋" w:cs="Times New Roman"/>
          <w:color w:val="000000" w:themeColor="text1"/>
          <w:sz w:val="24"/>
          <w:szCs w:val="24"/>
          <w14:textFill>
            <w14:solidFill>
              <w14:schemeClr w14:val="tx1"/>
            </w14:solidFill>
          </w14:textFill>
        </w:rPr>
        <w:t>.</w:t>
      </w:r>
      <w:r>
        <w:rPr>
          <w:rFonts w:ascii="仿宋" w:hAnsi="仿宋" w:eastAsia="仿宋" w:cs="Times New Roman"/>
          <w:color w:val="000000" w:themeColor="text1"/>
          <w:sz w:val="24"/>
          <w:szCs w:val="24"/>
          <w14:textFill>
            <w14:solidFill>
              <w14:schemeClr w14:val="tx1"/>
            </w14:solidFill>
          </w14:textFill>
        </w:rPr>
        <w:t>45</w:t>
      </w:r>
      <w:r>
        <w:rPr>
          <w:rFonts w:hint="eastAsia" w:ascii="仿宋" w:hAnsi="仿宋" w:eastAsia="仿宋" w:cs="Times New Roman"/>
          <w:color w:val="000000" w:themeColor="text1"/>
          <w:sz w:val="24"/>
          <w:szCs w:val="24"/>
          <w14:textFill>
            <w14:solidFill>
              <w14:schemeClr w14:val="tx1"/>
            </w14:solidFill>
          </w14:textFill>
        </w:rPr>
        <w:t>的男生要特别注意减重．</w:t>
      </w:r>
    </w:p>
    <w:p>
      <w:pPr>
        <w:widowControl/>
        <w:spacing w:line="312" w:lineRule="auto"/>
        <w:rPr>
          <w:rFonts w:ascii="仿宋" w:hAnsi="仿宋" w:eastAsia="仿宋"/>
          <w:color w:val="000000" w:themeColor="text1"/>
          <w:sz w:val="24"/>
          <w:szCs w:val="24"/>
          <w14:textFill>
            <w14:solidFill>
              <w14:schemeClr w14:val="tx1"/>
            </w14:solidFill>
          </w14:textFill>
        </w:rPr>
      </w:pPr>
      <w:del w:id="11" w:author="hxl" w:date="2023-11-14T20:00:00Z">
        <w:r>
          <w:rPr>
            <w:rFonts w:hint="eastAsia" w:ascii="仿宋" w:hAnsi="仿宋" w:eastAsia="仿宋"/>
            <w:color w:val="000000" w:themeColor="text1"/>
            <w:sz w:val="24"/>
            <w:szCs w:val="24"/>
            <w14:textFill>
              <w14:solidFill>
                <w14:schemeClr w14:val="tx1"/>
              </w14:solidFill>
            </w14:textFill>
          </w:rPr>
          <w:delText>师：</w:delText>
        </w:r>
      </w:del>
      <w:r>
        <w:rPr>
          <w:rFonts w:hint="eastAsia" w:ascii="仿宋" w:hAnsi="仿宋" w:eastAsia="仿宋"/>
          <w:color w:val="000000" w:themeColor="text1"/>
          <w:sz w:val="24"/>
          <w:szCs w:val="24"/>
          <w14:textFill>
            <w14:solidFill>
              <w14:schemeClr w14:val="tx1"/>
            </w14:solidFill>
          </w14:textFill>
        </w:rPr>
        <w:t>非常好，这是一项非常有趣又科学的分析，课后同学们还可以给女生提出建议.其他同学有不同角度的数据分析吗？</w:t>
      </w:r>
    </w:p>
    <w:p>
      <w:pPr>
        <w:widowControl/>
        <w:spacing w:line="312" w:lineRule="auto"/>
        <w:ind w:firstLine="480" w:firstLineChars="200"/>
        <w:rPr>
          <w:rFonts w:ascii="仿宋" w:hAnsi="仿宋" w:eastAsia="仿宋"/>
          <w:color w:val="000000" w:themeColor="text1"/>
          <w:sz w:val="24"/>
          <w:szCs w:val="24"/>
          <w14:textFill>
            <w14:solidFill>
              <w14:schemeClr w14:val="tx1"/>
            </w14:solidFill>
          </w14:textFill>
        </w:rPr>
        <w:pPrChange w:id="12" w:author="hxl" w:date="2023-11-14T20:03:00Z">
          <w:pPr>
            <w:widowControl/>
            <w:spacing w:line="312" w:lineRule="auto"/>
          </w:pPr>
        </w:pPrChange>
      </w:pPr>
      <w:r>
        <w:rPr>
          <w:rFonts w:hint="eastAsia" w:ascii="仿宋" w:hAnsi="仿宋" w:eastAsia="仿宋"/>
          <w:color w:val="000000" w:themeColor="text1"/>
          <w:sz w:val="24"/>
          <w:szCs w:val="24"/>
          <w14:textFill>
            <w14:solidFill>
              <w14:schemeClr w14:val="tx1"/>
            </w14:solidFill>
          </w14:textFill>
        </w:rPr>
        <w:t>生</w:t>
      </w:r>
      <w:del w:id="13" w:author="hxl" w:date="2023-11-14T19:56:00Z">
        <w:r>
          <w:rPr>
            <w:rFonts w:ascii="仿宋" w:hAnsi="仿宋" w:eastAsia="仿宋"/>
            <w:color w:val="000000" w:themeColor="text1"/>
            <w:sz w:val="24"/>
            <w:szCs w:val="24"/>
            <w14:textFill>
              <w14:solidFill>
                <w14:schemeClr w14:val="tx1"/>
              </w14:solidFill>
            </w14:textFill>
          </w:rPr>
          <w:delText>3</w:delText>
        </w:r>
      </w:del>
      <w:del w:id="14" w:author="hxl" w:date="2023-11-14T19:56:00Z">
        <w:r>
          <w:rPr>
            <w:rFonts w:hint="eastAsia" w:ascii="仿宋" w:hAnsi="仿宋" w:eastAsia="仿宋"/>
            <w:color w:val="000000" w:themeColor="text1"/>
            <w:sz w:val="24"/>
            <w:szCs w:val="24"/>
            <w14:textFill>
              <w14:solidFill>
                <w14:schemeClr w14:val="tx1"/>
              </w14:solidFill>
            </w14:textFill>
          </w:rPr>
          <w:delText>：</w:delText>
        </w:r>
      </w:del>
      <w:ins w:id="15" w:author="hxl" w:date="2023-11-14T19:56:00Z">
        <w:r>
          <w:rPr>
            <w:rFonts w:ascii="仿宋" w:hAnsi="仿宋" w:eastAsia="仿宋"/>
            <w:color w:val="000000" w:themeColor="text1"/>
            <w:sz w:val="24"/>
            <w:szCs w:val="24"/>
            <w14:textFill>
              <w14:solidFill>
                <w14:schemeClr w14:val="tx1"/>
              </w14:solidFill>
            </w14:textFill>
          </w:rPr>
          <w:t xml:space="preserve"> </w:t>
        </w:r>
      </w:ins>
      <w:r>
        <w:rPr>
          <w:rFonts w:hint="eastAsia" w:ascii="仿宋" w:hAnsi="仿宋" w:eastAsia="仿宋"/>
          <w:color w:val="000000" w:themeColor="text1"/>
          <w:sz w:val="24"/>
          <w:szCs w:val="24"/>
          <w14:textFill>
            <w14:solidFill>
              <w14:schemeClr w14:val="tx1"/>
            </w14:solidFill>
          </w14:textFill>
        </w:rPr>
        <w:t>为了对数据进行直观描述，</w:t>
      </w:r>
      <w:r>
        <w:rPr>
          <w:rFonts w:hint="eastAsia" w:ascii="仿宋" w:hAnsi="仿宋" w:eastAsia="仿宋"/>
          <w:bCs/>
          <w:color w:val="000000" w:themeColor="text1"/>
          <w:sz w:val="24"/>
          <w:szCs w:val="24"/>
          <w14:textFill>
            <w14:solidFill>
              <w14:schemeClr w14:val="tx1"/>
            </w14:solidFill>
          </w14:textFill>
        </w:rPr>
        <w:t>整体把握数据的分布特点，</w:t>
      </w:r>
      <w:r>
        <w:rPr>
          <w:rFonts w:hint="eastAsia" w:ascii="仿宋" w:hAnsi="仿宋" w:eastAsia="仿宋"/>
          <w:color w:val="000000" w:themeColor="text1"/>
          <w:sz w:val="24"/>
          <w:szCs w:val="24"/>
          <w14:textFill>
            <w14:solidFill>
              <w14:schemeClr w14:val="tx1"/>
            </w14:solidFill>
          </w14:textFill>
        </w:rPr>
        <w:t>我画了男生的</w:t>
      </w:r>
      <w:r>
        <w:rPr>
          <w:rFonts w:ascii="仿宋" w:hAnsi="仿宋" w:eastAsia="仿宋" w:cs="Times New Roman"/>
          <w:color w:val="000000" w:themeColor="text1"/>
          <w:sz w:val="24"/>
          <w:szCs w:val="24"/>
          <w14:textFill>
            <w14:solidFill>
              <w14:schemeClr w14:val="tx1"/>
            </w14:solidFill>
          </w14:textFill>
        </w:rPr>
        <w:t>BMI</w:t>
      </w:r>
      <w:r>
        <w:rPr>
          <w:rFonts w:hint="eastAsia" w:ascii="仿宋" w:hAnsi="仿宋" w:eastAsia="仿宋"/>
          <w:color w:val="000000" w:themeColor="text1"/>
          <w:sz w:val="24"/>
          <w:szCs w:val="24"/>
          <w14:textFill>
            <w14:solidFill>
              <w14:schemeClr w14:val="tx1"/>
            </w14:solidFill>
          </w14:textFill>
        </w:rPr>
        <w:t>数值的频率分布直方图.</w:t>
      </w:r>
    </w:p>
    <w:p>
      <w:pPr>
        <w:spacing w:line="312" w:lineRule="auto"/>
        <w:ind w:firstLine="480" w:firstLineChars="200"/>
        <w:rPr>
          <w:rFonts w:ascii="仿宋" w:hAnsi="仿宋" w:eastAsia="仿宋"/>
          <w:bCs/>
          <w:color w:val="000000" w:themeColor="text1"/>
          <w:sz w:val="24"/>
          <w:szCs w:val="24"/>
          <w14:textFill>
            <w14:solidFill>
              <w14:schemeClr w14:val="tx1"/>
            </w14:solidFill>
          </w14:textFill>
        </w:rPr>
        <w:pPrChange w:id="16" w:author="hxl" w:date="2023-11-14T20:03:00Z">
          <w:pPr>
            <w:spacing w:line="312" w:lineRule="auto"/>
          </w:pPr>
        </w:pPrChange>
      </w:pPr>
      <w:r>
        <w:rPr>
          <w:rFonts w:ascii="仿宋" w:hAnsi="仿宋" w:eastAsia="仿宋" w:cs="Calibri"/>
          <w:bCs/>
          <w:color w:val="000000" w:themeColor="text1"/>
          <w:sz w:val="24"/>
          <w:szCs w:val="24"/>
          <w14:textFill>
            <w14:solidFill>
              <w14:schemeClr w14:val="tx1"/>
            </w14:solidFill>
          </w14:textFill>
        </w:rPr>
        <w:t>①</w:t>
      </w:r>
      <w:r>
        <w:rPr>
          <w:rFonts w:hint="eastAsia" w:ascii="仿宋" w:hAnsi="仿宋" w:eastAsia="仿宋"/>
          <w:bCs/>
          <w:color w:val="000000" w:themeColor="text1"/>
          <w:sz w:val="24"/>
          <w:szCs w:val="24"/>
          <w14:textFill>
            <w14:solidFill>
              <w14:schemeClr w14:val="tx1"/>
            </w14:solidFill>
          </w14:textFill>
        </w:rPr>
        <w:t>决定组距和组数</w:t>
      </w:r>
    </w:p>
    <w:p>
      <w:pPr>
        <w:spacing w:line="312" w:lineRule="auto"/>
        <w:ind w:firstLine="480" w:firstLineChars="200"/>
        <w:rPr>
          <w:rFonts w:ascii="仿宋" w:hAnsi="仿宋" w:eastAsia="仿宋"/>
          <w:bCs/>
          <w:color w:val="000000" w:themeColor="text1"/>
          <w:sz w:val="24"/>
          <w:szCs w:val="24"/>
          <w14:textFill>
            <w14:solidFill>
              <w14:schemeClr w14:val="tx1"/>
            </w14:solidFill>
          </w14:textFill>
        </w:rPr>
        <w:pPrChange w:id="17" w:author="hxl" w:date="2023-11-14T20:03:00Z">
          <w:pPr>
            <w:spacing w:line="312" w:lineRule="auto"/>
          </w:pPr>
        </w:pPrChange>
      </w:pPr>
      <w:r>
        <w:rPr>
          <w:rFonts w:hint="eastAsia" w:ascii="仿宋" w:hAnsi="仿宋" w:eastAsia="仿宋"/>
          <w:bCs/>
          <w:color w:val="000000" w:themeColor="text1"/>
          <w:sz w:val="24"/>
          <w:szCs w:val="24"/>
          <w14:textFill>
            <w14:solidFill>
              <w14:schemeClr w14:val="tx1"/>
            </w14:solidFill>
          </w14:textFill>
        </w:rPr>
        <w:t>首先取组距为2，计算</w:t>
      </w:r>
      <w:r>
        <w:rPr>
          <w:rFonts w:hint="eastAsia" w:ascii="仿宋" w:hAnsi="仿宋" w:eastAsia="仿宋"/>
          <w:bCs/>
          <w:color w:val="000000" w:themeColor="text1"/>
          <w:position w:val="-26"/>
          <w:sz w:val="24"/>
          <w:szCs w:val="24"/>
          <w14:textFill>
            <w14:solidFill>
              <w14:schemeClr w14:val="tx1"/>
            </w14:solidFill>
          </w14:textFill>
        </w:rPr>
        <w:object>
          <v:shape id="_x0000_i1029" o:spt="75" type="#_x0000_t75" style="height:28.5pt;width:90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ascii="仿宋" w:hAnsi="仿宋" w:eastAsia="仿宋"/>
          <w:bCs/>
          <w:color w:val="000000" w:themeColor="text1"/>
          <w:sz w:val="24"/>
          <w:szCs w:val="24"/>
          <w14:textFill>
            <w14:solidFill>
              <w14:schemeClr w14:val="tx1"/>
            </w14:solidFill>
          </w14:textFill>
        </w:rPr>
        <w:t>，即可以将数据分为</w:t>
      </w:r>
      <w:r>
        <w:rPr>
          <w:rFonts w:ascii="仿宋" w:hAnsi="仿宋" w:eastAsia="仿宋"/>
          <w:bCs/>
          <w:color w:val="000000" w:themeColor="text1"/>
          <w:sz w:val="24"/>
          <w:szCs w:val="24"/>
          <w14:textFill>
            <w14:solidFill>
              <w14:schemeClr w14:val="tx1"/>
            </w14:solidFill>
          </w14:textFill>
        </w:rPr>
        <w:t>8</w:t>
      </w:r>
      <w:r>
        <w:rPr>
          <w:rFonts w:hint="eastAsia" w:ascii="仿宋" w:hAnsi="仿宋" w:eastAsia="仿宋"/>
          <w:bCs/>
          <w:color w:val="000000" w:themeColor="text1"/>
          <w:sz w:val="24"/>
          <w:szCs w:val="24"/>
          <w14:textFill>
            <w14:solidFill>
              <w14:schemeClr w14:val="tx1"/>
            </w14:solidFill>
          </w14:textFill>
        </w:rPr>
        <w:t>组</w:t>
      </w:r>
    </w:p>
    <w:p>
      <w:pPr>
        <w:spacing w:line="312" w:lineRule="auto"/>
        <w:ind w:firstLine="480" w:firstLineChars="200"/>
        <w:rPr>
          <w:rFonts w:ascii="仿宋" w:hAnsi="仿宋" w:eastAsia="仿宋"/>
          <w:bCs/>
          <w:color w:val="000000" w:themeColor="text1"/>
          <w:sz w:val="24"/>
          <w:szCs w:val="24"/>
          <w14:textFill>
            <w14:solidFill>
              <w14:schemeClr w14:val="tx1"/>
            </w14:solidFill>
          </w14:textFill>
        </w:rPr>
        <w:pPrChange w:id="18" w:author="hxl" w:date="2023-11-14T20:03:00Z">
          <w:pPr>
            <w:spacing w:line="312" w:lineRule="auto"/>
          </w:pPr>
        </w:pPrChange>
      </w:pPr>
      <w:r>
        <w:rPr>
          <w:rFonts w:ascii="仿宋" w:hAnsi="仿宋" w:eastAsia="仿宋" w:cs="Calibri"/>
          <w:bCs/>
          <w:color w:val="000000" w:themeColor="text1"/>
          <w:sz w:val="24"/>
          <w:szCs w:val="24"/>
          <w14:textFill>
            <w14:solidFill>
              <w14:schemeClr w14:val="tx1"/>
            </w14:solidFill>
          </w14:textFill>
        </w:rPr>
        <w:t>②</w:t>
      </w:r>
      <w:r>
        <w:rPr>
          <w:rFonts w:hint="eastAsia" w:ascii="仿宋" w:hAnsi="仿宋" w:eastAsia="仿宋"/>
          <w:bCs/>
          <w:color w:val="000000" w:themeColor="text1"/>
          <w:sz w:val="24"/>
          <w:szCs w:val="24"/>
          <w14:textFill>
            <w14:solidFill>
              <w14:schemeClr w14:val="tx1"/>
            </w14:solidFill>
          </w14:textFill>
        </w:rPr>
        <w:t>将数据分组</w:t>
      </w:r>
    </w:p>
    <w:p>
      <w:pPr>
        <w:spacing w:line="312" w:lineRule="auto"/>
        <w:ind w:firstLine="480" w:firstLineChars="200"/>
        <w:rPr>
          <w:rFonts w:ascii="仿宋" w:hAnsi="仿宋" w:eastAsia="仿宋"/>
          <w:bCs/>
          <w:color w:val="000000" w:themeColor="text1"/>
          <w:sz w:val="24"/>
          <w:szCs w:val="24"/>
          <w14:textFill>
            <w14:solidFill>
              <w14:schemeClr w14:val="tx1"/>
            </w14:solidFill>
          </w14:textFill>
        </w:rPr>
        <w:pPrChange w:id="19" w:author="hxl" w:date="2023-11-14T20:03:00Z">
          <w:pPr>
            <w:spacing w:line="312" w:lineRule="auto"/>
          </w:pPr>
        </w:pPrChange>
      </w:pPr>
      <w:r>
        <w:rPr>
          <w:rFonts w:hint="eastAsia" w:ascii="仿宋" w:hAnsi="仿宋" w:eastAsia="仿宋"/>
          <w:bCs/>
          <w:color w:val="000000" w:themeColor="text1"/>
          <w:sz w:val="24"/>
          <w:szCs w:val="24"/>
          <w14:textFill>
            <w14:solidFill>
              <w14:schemeClr w14:val="tx1"/>
            </w14:solidFill>
          </w14:textFill>
        </w:rPr>
        <w:t>再考虑到</w:t>
      </w:r>
      <w:r>
        <w:rPr>
          <w:rFonts w:ascii="仿宋" w:hAnsi="仿宋" w:eastAsia="仿宋"/>
          <w:bCs/>
          <w:color w:val="000000" w:themeColor="text1"/>
          <w:sz w:val="24"/>
          <w:szCs w:val="24"/>
          <w14:textFill>
            <w14:solidFill>
              <w14:schemeClr w14:val="tx1"/>
            </w14:solidFill>
          </w14:textFill>
        </w:rPr>
        <w:t>BMI</w:t>
      </w:r>
      <w:r>
        <w:rPr>
          <w:rFonts w:hint="eastAsia" w:ascii="仿宋" w:hAnsi="仿宋" w:eastAsia="仿宋"/>
          <w:bCs/>
          <w:color w:val="000000" w:themeColor="text1"/>
          <w:sz w:val="24"/>
          <w:szCs w:val="24"/>
          <w14:textFill>
            <w14:solidFill>
              <w14:schemeClr w14:val="tx1"/>
            </w14:solidFill>
          </w14:textFill>
        </w:rPr>
        <w:t>数值标准</w:t>
      </w:r>
      <w:r>
        <w:rPr>
          <w:rFonts w:ascii="仿宋" w:hAnsi="仿宋" w:eastAsia="仿宋"/>
          <w:bCs/>
          <w:color w:val="000000" w:themeColor="text1"/>
          <w:sz w:val="24"/>
          <w:szCs w:val="24"/>
          <w14:textFill>
            <w14:solidFill>
              <w14:schemeClr w14:val="tx1"/>
            </w14:solidFill>
          </w14:textFill>
        </w:rPr>
        <w:t>中23.2这个高一年级男生体重正常与超重的分界值</w:t>
      </w:r>
      <w:r>
        <w:rPr>
          <w:rFonts w:hint="eastAsia" w:ascii="仿宋" w:hAnsi="仿宋" w:eastAsia="仿宋"/>
          <w:bCs/>
          <w:color w:val="000000" w:themeColor="text1"/>
          <w:sz w:val="24"/>
          <w:szCs w:val="24"/>
          <w14:textFill>
            <w14:solidFill>
              <w14:schemeClr w14:val="tx1"/>
            </w14:solidFill>
          </w14:textFill>
        </w:rPr>
        <w:t>，将数据分组如下：</w:t>
      </w:r>
    </w:p>
    <w:p>
      <w:pPr>
        <w:spacing w:line="312" w:lineRule="auto"/>
        <w:rPr>
          <w:rFonts w:ascii="仿宋" w:hAnsi="仿宋" w:eastAsia="仿宋"/>
          <w:bCs/>
          <w:color w:val="000000" w:themeColor="text1"/>
          <w:sz w:val="24"/>
          <w:szCs w:val="24"/>
          <w14:textFill>
            <w14:solidFill>
              <w14:schemeClr w14:val="tx1"/>
            </w14:solidFill>
          </w14:textFill>
        </w:rPr>
      </w:pPr>
      <w:r>
        <w:rPr>
          <w:rFonts w:hint="eastAsia" w:ascii="仿宋" w:hAnsi="仿宋" w:eastAsia="仿宋"/>
          <w:bCs/>
          <w:color w:val="000000" w:themeColor="text1"/>
          <w:sz w:val="24"/>
          <w:szCs w:val="24"/>
          <w14:textFill>
            <w14:solidFill>
              <w14:schemeClr w14:val="tx1"/>
            </w14:solidFill>
          </w14:textFill>
        </w:rPr>
        <w:t>[13.</w:t>
      </w:r>
      <w:r>
        <w:rPr>
          <w:rFonts w:ascii="仿宋" w:hAnsi="仿宋" w:eastAsia="仿宋"/>
          <w:bCs/>
          <w:color w:val="000000" w:themeColor="text1"/>
          <w:sz w:val="24"/>
          <w:szCs w:val="24"/>
          <w14:textFill>
            <w14:solidFill>
              <w14:schemeClr w14:val="tx1"/>
            </w14:solidFill>
          </w14:textFill>
        </w:rPr>
        <w:t>2</w:t>
      </w:r>
      <w:r>
        <w:rPr>
          <w:rFonts w:hint="eastAsia" w:ascii="仿宋" w:hAnsi="仿宋" w:eastAsia="仿宋"/>
          <w:bCs/>
          <w:color w:val="000000" w:themeColor="text1"/>
          <w:sz w:val="24"/>
          <w:szCs w:val="24"/>
          <w14:textFill>
            <w14:solidFill>
              <w14:schemeClr w14:val="tx1"/>
            </w14:solidFill>
          </w14:textFill>
        </w:rPr>
        <w:t>,15.</w:t>
      </w:r>
      <w:r>
        <w:rPr>
          <w:rFonts w:ascii="仿宋" w:hAnsi="仿宋" w:eastAsia="仿宋"/>
          <w:bCs/>
          <w:color w:val="000000" w:themeColor="text1"/>
          <w:sz w:val="24"/>
          <w:szCs w:val="24"/>
          <w14:textFill>
            <w14:solidFill>
              <w14:schemeClr w14:val="tx1"/>
            </w14:solidFill>
          </w14:textFill>
        </w:rPr>
        <w:t>2</w:t>
      </w:r>
      <w:r>
        <w:rPr>
          <w:rFonts w:hint="eastAsia" w:ascii="仿宋" w:hAnsi="仿宋" w:eastAsia="仿宋"/>
          <w:bCs/>
          <w:color w:val="000000" w:themeColor="text1"/>
          <w:sz w:val="24"/>
          <w:szCs w:val="24"/>
          <w14:textFill>
            <w14:solidFill>
              <w14:schemeClr w14:val="tx1"/>
            </w14:solidFill>
          </w14:textFill>
        </w:rPr>
        <w:t>)，[15.</w:t>
      </w:r>
      <w:r>
        <w:rPr>
          <w:rFonts w:ascii="仿宋" w:hAnsi="仿宋" w:eastAsia="仿宋"/>
          <w:bCs/>
          <w:color w:val="000000" w:themeColor="text1"/>
          <w:sz w:val="24"/>
          <w:szCs w:val="24"/>
          <w14:textFill>
            <w14:solidFill>
              <w14:schemeClr w14:val="tx1"/>
            </w14:solidFill>
          </w14:textFill>
        </w:rPr>
        <w:t>2</w:t>
      </w:r>
      <w:r>
        <w:rPr>
          <w:rFonts w:hint="eastAsia" w:ascii="仿宋" w:hAnsi="仿宋" w:eastAsia="仿宋"/>
          <w:bCs/>
          <w:color w:val="000000" w:themeColor="text1"/>
          <w:sz w:val="24"/>
          <w:szCs w:val="24"/>
          <w14:textFill>
            <w14:solidFill>
              <w14:schemeClr w14:val="tx1"/>
            </w14:solidFill>
          </w14:textFill>
        </w:rPr>
        <w:t>,17.</w:t>
      </w:r>
      <w:r>
        <w:rPr>
          <w:rFonts w:ascii="仿宋" w:hAnsi="仿宋" w:eastAsia="仿宋"/>
          <w:bCs/>
          <w:color w:val="000000" w:themeColor="text1"/>
          <w:sz w:val="24"/>
          <w:szCs w:val="24"/>
          <w14:textFill>
            <w14:solidFill>
              <w14:schemeClr w14:val="tx1"/>
            </w14:solidFill>
          </w14:textFill>
        </w:rPr>
        <w:t>2</w:t>
      </w:r>
      <w:r>
        <w:rPr>
          <w:rFonts w:hint="eastAsia" w:ascii="仿宋" w:hAnsi="仿宋" w:eastAsia="仿宋"/>
          <w:bCs/>
          <w:color w:val="000000" w:themeColor="text1"/>
          <w:sz w:val="24"/>
          <w:szCs w:val="24"/>
          <w14:textFill>
            <w14:solidFill>
              <w14:schemeClr w14:val="tx1"/>
            </w14:solidFill>
          </w14:textFill>
        </w:rPr>
        <w:t>)，[1</w:t>
      </w:r>
      <w:r>
        <w:rPr>
          <w:rFonts w:ascii="仿宋" w:hAnsi="仿宋" w:eastAsia="仿宋"/>
          <w:bCs/>
          <w:color w:val="000000" w:themeColor="text1"/>
          <w:sz w:val="24"/>
          <w:szCs w:val="24"/>
          <w14:textFill>
            <w14:solidFill>
              <w14:schemeClr w14:val="tx1"/>
            </w14:solidFill>
          </w14:textFill>
        </w:rPr>
        <w:t>7</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w:t>
      </w:r>
      <w:r>
        <w:rPr>
          <w:rFonts w:hint="eastAsia" w:ascii="仿宋" w:hAnsi="仿宋" w:eastAsia="仿宋"/>
          <w:bCs/>
          <w:color w:val="000000" w:themeColor="text1"/>
          <w:sz w:val="24"/>
          <w:szCs w:val="24"/>
          <w14:textFill>
            <w14:solidFill>
              <w14:schemeClr w14:val="tx1"/>
            </w14:solidFill>
          </w14:textFill>
        </w:rPr>
        <w:t>,1</w:t>
      </w:r>
      <w:r>
        <w:rPr>
          <w:rFonts w:ascii="仿宋" w:hAnsi="仿宋" w:eastAsia="仿宋"/>
          <w:bCs/>
          <w:color w:val="000000" w:themeColor="text1"/>
          <w:sz w:val="24"/>
          <w:szCs w:val="24"/>
          <w14:textFill>
            <w14:solidFill>
              <w14:schemeClr w14:val="tx1"/>
            </w14:solidFill>
          </w14:textFill>
        </w:rPr>
        <w:t>9</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w:t>
      </w:r>
      <w:r>
        <w:rPr>
          <w:rFonts w:hint="eastAsia" w:ascii="仿宋" w:hAnsi="仿宋" w:eastAsia="仿宋"/>
          <w:bCs/>
          <w:color w:val="000000" w:themeColor="text1"/>
          <w:sz w:val="24"/>
          <w:szCs w:val="24"/>
          <w14:textFill>
            <w14:solidFill>
              <w14:schemeClr w14:val="tx1"/>
            </w14:solidFill>
          </w14:textFill>
        </w:rPr>
        <w:t>)，[1</w:t>
      </w:r>
      <w:r>
        <w:rPr>
          <w:rFonts w:ascii="仿宋" w:hAnsi="仿宋" w:eastAsia="仿宋"/>
          <w:bCs/>
          <w:color w:val="000000" w:themeColor="text1"/>
          <w:sz w:val="24"/>
          <w:szCs w:val="24"/>
          <w14:textFill>
            <w14:solidFill>
              <w14:schemeClr w14:val="tx1"/>
            </w14:solidFill>
          </w14:textFill>
        </w:rPr>
        <w:t>9</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21</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21</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23</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23</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25</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w:t>
      </w:r>
      <w:r>
        <w:rPr>
          <w:rFonts w:hint="eastAsia" w:ascii="仿宋" w:hAnsi="仿宋" w:eastAsia="仿宋"/>
          <w:bCs/>
          <w:color w:val="000000" w:themeColor="text1"/>
          <w:sz w:val="24"/>
          <w:szCs w:val="24"/>
          <w14:textFill>
            <w14:solidFill>
              <w14:schemeClr w14:val="tx1"/>
            </w14:solidFill>
          </w14:textFill>
        </w:rPr>
        <w:t>5.</w:t>
      </w:r>
      <w:r>
        <w:rPr>
          <w:rFonts w:ascii="仿宋" w:hAnsi="仿宋" w:eastAsia="仿宋"/>
          <w:bCs/>
          <w:color w:val="000000" w:themeColor="text1"/>
          <w:sz w:val="24"/>
          <w:szCs w:val="24"/>
          <w14:textFill>
            <w14:solidFill>
              <w14:schemeClr w14:val="tx1"/>
            </w14:solidFill>
          </w14:textFill>
        </w:rPr>
        <w:t>2</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w:t>
      </w:r>
      <w:r>
        <w:rPr>
          <w:rFonts w:hint="eastAsia" w:ascii="仿宋" w:hAnsi="仿宋" w:eastAsia="仿宋"/>
          <w:bCs/>
          <w:color w:val="000000" w:themeColor="text1"/>
          <w:sz w:val="24"/>
          <w:szCs w:val="24"/>
          <w14:textFill>
            <w14:solidFill>
              <w14:schemeClr w14:val="tx1"/>
            </w14:solidFill>
          </w14:textFill>
        </w:rPr>
        <w:t>7.</w:t>
      </w:r>
      <w:r>
        <w:rPr>
          <w:rFonts w:ascii="仿宋" w:hAnsi="仿宋" w:eastAsia="仿宋"/>
          <w:bCs/>
          <w:color w:val="000000" w:themeColor="text1"/>
          <w:sz w:val="24"/>
          <w:szCs w:val="24"/>
          <w14:textFill>
            <w14:solidFill>
              <w14:schemeClr w14:val="tx1"/>
            </w14:solidFill>
          </w14:textFill>
        </w:rPr>
        <w:t>2</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27</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29</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w:t>
      </w:r>
      <w:r>
        <w:rPr>
          <w:rFonts w:hint="eastAsia" w:ascii="仿宋" w:hAnsi="仿宋" w:eastAsia="仿宋"/>
          <w:bCs/>
          <w:color w:val="000000" w:themeColor="text1"/>
          <w:sz w:val="24"/>
          <w:szCs w:val="24"/>
          <w14:textFill>
            <w14:solidFill>
              <w14:schemeClr w14:val="tx1"/>
            </w14:solidFill>
          </w14:textFill>
        </w:rPr>
        <w:t>]</w:t>
      </w:r>
    </w:p>
    <w:p>
      <w:pPr>
        <w:spacing w:line="312" w:lineRule="auto"/>
        <w:ind w:firstLine="480" w:firstLineChars="200"/>
        <w:rPr>
          <w:rFonts w:ascii="仿宋" w:hAnsi="仿宋" w:eastAsia="仿宋"/>
          <w:bCs/>
          <w:color w:val="000000" w:themeColor="text1"/>
          <w:sz w:val="24"/>
          <w:szCs w:val="24"/>
          <w14:textFill>
            <w14:solidFill>
              <w14:schemeClr w14:val="tx1"/>
            </w14:solidFill>
          </w14:textFill>
        </w:rPr>
        <w:pPrChange w:id="20" w:author="hxl" w:date="2023-11-14T20:04:00Z">
          <w:pPr>
            <w:spacing w:line="312" w:lineRule="auto"/>
          </w:pPr>
        </w:pPrChange>
      </w:pPr>
      <w:r>
        <w:rPr>
          <w:rFonts w:ascii="仿宋" w:hAnsi="仿宋" w:eastAsia="仿宋" w:cs="Calibri"/>
          <w:bCs/>
          <w:color w:val="000000" w:themeColor="text1"/>
          <w:sz w:val="24"/>
          <w:szCs w:val="24"/>
          <w14:textFill>
            <w14:solidFill>
              <w14:schemeClr w14:val="tx1"/>
            </w14:solidFill>
          </w14:textFill>
        </w:rPr>
        <w:t>③</w:t>
      </w:r>
      <w:r>
        <w:rPr>
          <w:rFonts w:hint="eastAsia" w:ascii="仿宋" w:hAnsi="仿宋" w:eastAsia="仿宋"/>
          <w:bCs/>
          <w:color w:val="000000" w:themeColor="text1"/>
          <w:sz w:val="24"/>
          <w:szCs w:val="24"/>
          <w14:textFill>
            <w14:solidFill>
              <w14:schemeClr w14:val="tx1"/>
            </w14:solidFill>
          </w14:textFill>
        </w:rPr>
        <w:t>接着列频率分布表</w:t>
      </w:r>
    </w:p>
    <w:p>
      <w:pPr>
        <w:spacing w:line="312" w:lineRule="auto"/>
        <w:ind w:firstLine="480" w:firstLineChars="200"/>
        <w:rPr>
          <w:del w:id="22" w:author="hxl" w:date="2023-11-14T20:04:00Z"/>
          <w:rFonts w:ascii="仿宋" w:hAnsi="仿宋" w:eastAsia="仿宋"/>
          <w:bCs/>
          <w:sz w:val="24"/>
          <w:szCs w:val="24"/>
        </w:rPr>
        <w:pPrChange w:id="21" w:author="hxl" w:date="2023-11-14T20:04:00Z">
          <w:pPr>
            <w:spacing w:line="312" w:lineRule="auto"/>
          </w:pPr>
        </w:pPrChange>
      </w:pPr>
      <w:r>
        <w:rPr>
          <w:rFonts w:hint="eastAsia" w:ascii="仿宋" w:hAnsi="仿宋" w:eastAsia="仿宋"/>
          <w:bCs/>
          <w:sz w:val="24"/>
          <w:szCs w:val="24"/>
        </w:rPr>
        <w:t>再接着计算各小组的频率.</w:t>
      </w:r>
    </w:p>
    <w:p>
      <w:pPr>
        <w:spacing w:line="312" w:lineRule="auto"/>
        <w:ind w:firstLine="480" w:firstLineChars="200"/>
        <w:rPr>
          <w:rFonts w:ascii="仿宋" w:hAnsi="仿宋" w:eastAsia="仿宋"/>
          <w:bCs/>
          <w:sz w:val="24"/>
          <w:szCs w:val="24"/>
        </w:rPr>
        <w:pPrChange w:id="23" w:author="hxl" w:date="2023-11-14T20:04:00Z">
          <w:pPr>
            <w:spacing w:line="312" w:lineRule="auto"/>
          </w:pPr>
        </w:pPrChange>
      </w:pPr>
      <w:r>
        <w:rPr>
          <w:rFonts w:hint="eastAsia" w:ascii="仿宋" w:hAnsi="仿宋" w:eastAsia="仿宋"/>
          <w:bCs/>
          <w:sz w:val="24"/>
          <w:szCs w:val="24"/>
        </w:rPr>
        <w:t>例如男生第一小组的频率=</w:t>
      </w:r>
      <w:r>
        <w:rPr>
          <w:rFonts w:hint="eastAsia" w:ascii="仿宋" w:hAnsi="仿宋" w:eastAsia="仿宋"/>
          <w:bCs/>
          <w:position w:val="-26"/>
          <w:sz w:val="24"/>
          <w:szCs w:val="24"/>
        </w:rPr>
        <w:object>
          <v:shape id="_x0000_i1030" o:spt="75" type="#_x0000_t75" style="height:32.25pt;width:63.75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ascii="仿宋" w:hAnsi="仿宋" w:eastAsia="仿宋"/>
          <w:bCs/>
          <w:sz w:val="24"/>
          <w:szCs w:val="24"/>
        </w:rPr>
        <w:t xml:space="preserve">.  </w:t>
      </w:r>
    </w:p>
    <w:p>
      <w:pPr>
        <w:spacing w:line="312" w:lineRule="auto"/>
        <w:ind w:firstLine="480" w:firstLineChars="200"/>
        <w:rPr>
          <w:rFonts w:ascii="仿宋" w:hAnsi="仿宋" w:eastAsia="仿宋"/>
          <w:bCs/>
          <w:color w:val="000000" w:themeColor="text1"/>
          <w:sz w:val="24"/>
          <w:szCs w:val="24"/>
          <w14:textFill>
            <w14:solidFill>
              <w14:schemeClr w14:val="tx1"/>
            </w14:solidFill>
          </w14:textFill>
        </w:rPr>
        <w:pPrChange w:id="24" w:author="hxl" w:date="2023-11-14T20:04:00Z">
          <w:pPr>
            <w:spacing w:line="312" w:lineRule="auto"/>
          </w:pPr>
        </w:pPrChange>
      </w:pPr>
      <w:r>
        <w:rPr>
          <w:rFonts w:hint="eastAsia" w:ascii="仿宋" w:hAnsi="仿宋" w:eastAsia="仿宋"/>
          <w:bCs/>
          <w:color w:val="000000" w:themeColor="text1"/>
          <w:sz w:val="24"/>
          <w:szCs w:val="24"/>
          <w14:textFill>
            <w14:solidFill>
              <w14:schemeClr w14:val="tx1"/>
            </w14:solidFill>
          </w14:textFill>
        </w:rPr>
        <w:t>然后列出频率分布表</w:t>
      </w:r>
      <w:ins w:id="25" w:author="hxl" w:date="2023-11-14T20:04:00Z">
        <w:r>
          <w:rPr>
            <w:rFonts w:hint="eastAsia" w:ascii="仿宋" w:hAnsi="仿宋" w:eastAsia="仿宋"/>
            <w:bCs/>
            <w:sz w:val="24"/>
            <w:szCs w:val="24"/>
          </w:rPr>
          <w:t>.</w:t>
        </w:r>
      </w:ins>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7"/>
        <w:gridCol w:w="1196"/>
        <w:gridCol w:w="1211"/>
        <w:gridCol w:w="12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7"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kern w:val="0"/>
                <w:sz w:val="24"/>
                <w:szCs w:val="24"/>
              </w:rPr>
              <w:t>分组</w:t>
            </w:r>
          </w:p>
        </w:tc>
        <w:tc>
          <w:tcPr>
            <w:tcW w:w="1196"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kern w:val="0"/>
                <w:sz w:val="24"/>
                <w:szCs w:val="24"/>
              </w:rPr>
              <w:t>频数</w:t>
            </w:r>
          </w:p>
        </w:tc>
        <w:tc>
          <w:tcPr>
            <w:tcW w:w="1211"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kern w:val="0"/>
                <w:sz w:val="24"/>
                <w:szCs w:val="24"/>
              </w:rPr>
              <w:t>频率</w:t>
            </w:r>
          </w:p>
        </w:tc>
        <w:tc>
          <w:tcPr>
            <w:tcW w:w="1211"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kern w:val="0"/>
                <w:sz w:val="24"/>
                <w:szCs w:val="24"/>
              </w:rPr>
              <w:t>频率/组距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7"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kern w:val="0"/>
                <w:sz w:val="24"/>
                <w:szCs w:val="24"/>
              </w:rPr>
              <w:t>[13.</w:t>
            </w:r>
            <w:r>
              <w:rPr>
                <w:rFonts w:ascii="仿宋" w:hAnsi="仿宋" w:eastAsia="仿宋" w:cs="Times New Roman"/>
                <w:bCs/>
                <w:kern w:val="0"/>
                <w:sz w:val="24"/>
                <w:szCs w:val="24"/>
              </w:rPr>
              <w:t>2</w:t>
            </w:r>
            <w:r>
              <w:rPr>
                <w:rFonts w:hint="eastAsia" w:ascii="仿宋" w:hAnsi="仿宋" w:eastAsia="仿宋" w:cs="Times New Roman"/>
                <w:bCs/>
                <w:kern w:val="0"/>
                <w:sz w:val="24"/>
                <w:szCs w:val="24"/>
              </w:rPr>
              <w:t>,15.</w:t>
            </w:r>
            <w:r>
              <w:rPr>
                <w:rFonts w:ascii="仿宋" w:hAnsi="仿宋" w:eastAsia="仿宋" w:cs="Times New Roman"/>
                <w:bCs/>
                <w:kern w:val="0"/>
                <w:sz w:val="24"/>
                <w:szCs w:val="24"/>
              </w:rPr>
              <w:t>2</w:t>
            </w:r>
            <w:r>
              <w:rPr>
                <w:rFonts w:hint="eastAsia" w:ascii="仿宋" w:hAnsi="仿宋" w:eastAsia="仿宋" w:cs="Times New Roman"/>
                <w:bCs/>
                <w:kern w:val="0"/>
                <w:sz w:val="24"/>
                <w:szCs w:val="24"/>
              </w:rPr>
              <w:t>)</w:t>
            </w:r>
          </w:p>
        </w:tc>
        <w:tc>
          <w:tcPr>
            <w:tcW w:w="1196" w:type="dxa"/>
            <w:vAlign w:val="center"/>
          </w:tcPr>
          <w:p>
            <w:pPr>
              <w:spacing w:line="312" w:lineRule="auto"/>
              <w:jc w:val="center"/>
              <w:rPr>
                <w:rFonts w:ascii="仿宋" w:hAnsi="仿宋" w:eastAsia="仿宋" w:cs="Times New Roman"/>
                <w:bCs/>
                <w:kern w:val="0"/>
                <w:sz w:val="24"/>
                <w:szCs w:val="24"/>
              </w:rPr>
            </w:pPr>
            <w:r>
              <w:rPr>
                <w:rFonts w:ascii="仿宋" w:hAnsi="仿宋" w:eastAsia="仿宋" w:cs="Times New Roman"/>
                <w:bCs/>
                <w:kern w:val="0"/>
                <w:sz w:val="24"/>
                <w:szCs w:val="24"/>
              </w:rPr>
              <w:t>1</w:t>
            </w:r>
          </w:p>
        </w:tc>
        <w:tc>
          <w:tcPr>
            <w:tcW w:w="1211"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kern w:val="0"/>
                <w:sz w:val="24"/>
                <w:szCs w:val="24"/>
              </w:rPr>
              <w:t>0.0</w:t>
            </w:r>
            <w:r>
              <w:rPr>
                <w:rFonts w:ascii="仿宋" w:hAnsi="仿宋" w:eastAsia="仿宋" w:cs="Times New Roman"/>
                <w:bCs/>
                <w:kern w:val="0"/>
                <w:sz w:val="24"/>
                <w:szCs w:val="24"/>
              </w:rPr>
              <w:t>3</w:t>
            </w:r>
          </w:p>
        </w:tc>
        <w:tc>
          <w:tcPr>
            <w:tcW w:w="1211"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position w:val="-20"/>
                <w:sz w:val="24"/>
                <w:szCs w:val="24"/>
              </w:rPr>
              <w:object>
                <v:shape id="_x0000_i1031" o:spt="75" type="#_x0000_t75" style="height:26.25pt;width:15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7"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kern w:val="0"/>
                <w:sz w:val="24"/>
                <w:szCs w:val="24"/>
              </w:rPr>
              <w:t>[15.</w:t>
            </w:r>
            <w:r>
              <w:rPr>
                <w:rFonts w:ascii="仿宋" w:hAnsi="仿宋" w:eastAsia="仿宋" w:cs="Times New Roman"/>
                <w:bCs/>
                <w:kern w:val="0"/>
                <w:sz w:val="24"/>
                <w:szCs w:val="24"/>
              </w:rPr>
              <w:t>2</w:t>
            </w:r>
            <w:r>
              <w:rPr>
                <w:rFonts w:hint="eastAsia" w:ascii="仿宋" w:hAnsi="仿宋" w:eastAsia="仿宋" w:cs="Times New Roman"/>
                <w:bCs/>
                <w:kern w:val="0"/>
                <w:sz w:val="24"/>
                <w:szCs w:val="24"/>
              </w:rPr>
              <w:t>,17.</w:t>
            </w:r>
            <w:r>
              <w:rPr>
                <w:rFonts w:ascii="仿宋" w:hAnsi="仿宋" w:eastAsia="仿宋" w:cs="Times New Roman"/>
                <w:bCs/>
                <w:kern w:val="0"/>
                <w:sz w:val="24"/>
                <w:szCs w:val="24"/>
              </w:rPr>
              <w:t>2</w:t>
            </w:r>
            <w:r>
              <w:rPr>
                <w:rFonts w:hint="eastAsia" w:ascii="仿宋" w:hAnsi="仿宋" w:eastAsia="仿宋" w:cs="Times New Roman"/>
                <w:bCs/>
                <w:kern w:val="0"/>
                <w:sz w:val="24"/>
                <w:szCs w:val="24"/>
              </w:rPr>
              <w:t>)</w:t>
            </w:r>
          </w:p>
        </w:tc>
        <w:tc>
          <w:tcPr>
            <w:tcW w:w="1196"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kern w:val="0"/>
                <w:sz w:val="24"/>
                <w:szCs w:val="24"/>
              </w:rPr>
              <w:t>2</w:t>
            </w:r>
          </w:p>
        </w:tc>
        <w:tc>
          <w:tcPr>
            <w:tcW w:w="1211"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kern w:val="0"/>
                <w:sz w:val="24"/>
                <w:szCs w:val="24"/>
              </w:rPr>
              <w:t>0.0</w:t>
            </w:r>
            <w:r>
              <w:rPr>
                <w:rFonts w:ascii="仿宋" w:hAnsi="仿宋" w:eastAsia="仿宋" w:cs="Times New Roman"/>
                <w:bCs/>
                <w:kern w:val="0"/>
                <w:sz w:val="24"/>
                <w:szCs w:val="24"/>
              </w:rPr>
              <w:t>7</w:t>
            </w:r>
          </w:p>
        </w:tc>
        <w:tc>
          <w:tcPr>
            <w:tcW w:w="1211"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position w:val="-20"/>
                <w:sz w:val="24"/>
                <w:szCs w:val="24"/>
              </w:rPr>
              <w:object>
                <v:shape id="_x0000_i1032" o:spt="75" type="#_x0000_t75" style="height:26.25pt;width:15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7"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kern w:val="0"/>
                <w:sz w:val="24"/>
                <w:szCs w:val="24"/>
              </w:rPr>
              <w:t>[1</w:t>
            </w:r>
            <w:r>
              <w:rPr>
                <w:rFonts w:ascii="仿宋" w:hAnsi="仿宋" w:eastAsia="仿宋" w:cs="Times New Roman"/>
                <w:bCs/>
                <w:kern w:val="0"/>
                <w:sz w:val="24"/>
                <w:szCs w:val="24"/>
              </w:rPr>
              <w:t>7</w:t>
            </w:r>
            <w:r>
              <w:rPr>
                <w:rFonts w:hint="eastAsia" w:ascii="仿宋" w:hAnsi="仿宋" w:eastAsia="仿宋" w:cs="Times New Roman"/>
                <w:bCs/>
                <w:kern w:val="0"/>
                <w:sz w:val="24"/>
                <w:szCs w:val="24"/>
              </w:rPr>
              <w:t>.</w:t>
            </w:r>
            <w:r>
              <w:rPr>
                <w:rFonts w:ascii="仿宋" w:hAnsi="仿宋" w:eastAsia="仿宋" w:cs="Times New Roman"/>
                <w:bCs/>
                <w:kern w:val="0"/>
                <w:sz w:val="24"/>
                <w:szCs w:val="24"/>
              </w:rPr>
              <w:t>2</w:t>
            </w:r>
            <w:r>
              <w:rPr>
                <w:rFonts w:hint="eastAsia" w:ascii="仿宋" w:hAnsi="仿宋" w:eastAsia="仿宋" w:cs="Times New Roman"/>
                <w:bCs/>
                <w:kern w:val="0"/>
                <w:sz w:val="24"/>
                <w:szCs w:val="24"/>
              </w:rPr>
              <w:t>,1</w:t>
            </w:r>
            <w:r>
              <w:rPr>
                <w:rFonts w:ascii="仿宋" w:hAnsi="仿宋" w:eastAsia="仿宋" w:cs="Times New Roman"/>
                <w:bCs/>
                <w:kern w:val="0"/>
                <w:sz w:val="24"/>
                <w:szCs w:val="24"/>
              </w:rPr>
              <w:t>9</w:t>
            </w:r>
            <w:r>
              <w:rPr>
                <w:rFonts w:hint="eastAsia" w:ascii="仿宋" w:hAnsi="仿宋" w:eastAsia="仿宋" w:cs="Times New Roman"/>
                <w:bCs/>
                <w:kern w:val="0"/>
                <w:sz w:val="24"/>
                <w:szCs w:val="24"/>
              </w:rPr>
              <w:t>.</w:t>
            </w:r>
            <w:r>
              <w:rPr>
                <w:rFonts w:ascii="仿宋" w:hAnsi="仿宋" w:eastAsia="仿宋" w:cs="Times New Roman"/>
                <w:bCs/>
                <w:kern w:val="0"/>
                <w:sz w:val="24"/>
                <w:szCs w:val="24"/>
              </w:rPr>
              <w:t>2</w:t>
            </w:r>
            <w:r>
              <w:rPr>
                <w:rFonts w:hint="eastAsia" w:ascii="仿宋" w:hAnsi="仿宋" w:eastAsia="仿宋" w:cs="Times New Roman"/>
                <w:bCs/>
                <w:kern w:val="0"/>
                <w:sz w:val="24"/>
                <w:szCs w:val="24"/>
              </w:rPr>
              <w:t>)</w:t>
            </w:r>
          </w:p>
        </w:tc>
        <w:tc>
          <w:tcPr>
            <w:tcW w:w="1196" w:type="dxa"/>
            <w:vAlign w:val="center"/>
          </w:tcPr>
          <w:p>
            <w:pPr>
              <w:spacing w:line="312" w:lineRule="auto"/>
              <w:jc w:val="center"/>
              <w:rPr>
                <w:rFonts w:ascii="仿宋" w:hAnsi="仿宋" w:eastAsia="仿宋" w:cs="Times New Roman"/>
                <w:bCs/>
                <w:kern w:val="0"/>
                <w:sz w:val="24"/>
                <w:szCs w:val="24"/>
              </w:rPr>
            </w:pPr>
            <w:r>
              <w:rPr>
                <w:rFonts w:ascii="仿宋" w:hAnsi="仿宋" w:eastAsia="仿宋" w:cs="Times New Roman"/>
                <w:bCs/>
                <w:kern w:val="0"/>
                <w:sz w:val="24"/>
                <w:szCs w:val="24"/>
              </w:rPr>
              <w:t>4</w:t>
            </w:r>
          </w:p>
        </w:tc>
        <w:tc>
          <w:tcPr>
            <w:tcW w:w="1211"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kern w:val="0"/>
                <w:sz w:val="24"/>
                <w:szCs w:val="24"/>
              </w:rPr>
              <w:t>0.</w:t>
            </w:r>
            <w:r>
              <w:rPr>
                <w:rFonts w:ascii="仿宋" w:hAnsi="仿宋" w:eastAsia="仿宋" w:cs="Times New Roman"/>
                <w:bCs/>
                <w:kern w:val="0"/>
                <w:sz w:val="24"/>
                <w:szCs w:val="24"/>
              </w:rPr>
              <w:t>1</w:t>
            </w:r>
            <w:r>
              <w:rPr>
                <w:rFonts w:hint="eastAsia" w:ascii="仿宋" w:hAnsi="仿宋" w:eastAsia="仿宋" w:cs="Times New Roman"/>
                <w:bCs/>
                <w:kern w:val="0"/>
                <w:sz w:val="24"/>
                <w:szCs w:val="24"/>
              </w:rPr>
              <w:t>3</w:t>
            </w:r>
          </w:p>
        </w:tc>
        <w:tc>
          <w:tcPr>
            <w:tcW w:w="1211"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position w:val="-20"/>
                <w:sz w:val="24"/>
                <w:szCs w:val="24"/>
              </w:rPr>
              <w:object>
                <v:shape id="_x0000_i1033" o:spt="75" type="#_x0000_t75" style="height:26.25pt;width:13.5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7"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kern w:val="0"/>
                <w:sz w:val="24"/>
                <w:szCs w:val="24"/>
              </w:rPr>
              <w:t>[1</w:t>
            </w:r>
            <w:r>
              <w:rPr>
                <w:rFonts w:ascii="仿宋" w:hAnsi="仿宋" w:eastAsia="仿宋" w:cs="Times New Roman"/>
                <w:bCs/>
                <w:kern w:val="0"/>
                <w:sz w:val="24"/>
                <w:szCs w:val="24"/>
              </w:rPr>
              <w:t>9</w:t>
            </w:r>
            <w:r>
              <w:rPr>
                <w:rFonts w:hint="eastAsia" w:ascii="仿宋" w:hAnsi="仿宋" w:eastAsia="仿宋" w:cs="Times New Roman"/>
                <w:bCs/>
                <w:kern w:val="0"/>
                <w:sz w:val="24"/>
                <w:szCs w:val="24"/>
              </w:rPr>
              <w:t>.</w:t>
            </w:r>
            <w:r>
              <w:rPr>
                <w:rFonts w:ascii="仿宋" w:hAnsi="仿宋" w:eastAsia="仿宋" w:cs="Times New Roman"/>
                <w:bCs/>
                <w:kern w:val="0"/>
                <w:sz w:val="24"/>
                <w:szCs w:val="24"/>
              </w:rPr>
              <w:t>2</w:t>
            </w:r>
            <w:r>
              <w:rPr>
                <w:rFonts w:hint="eastAsia" w:ascii="仿宋" w:hAnsi="仿宋" w:eastAsia="仿宋" w:cs="Times New Roman"/>
                <w:bCs/>
                <w:kern w:val="0"/>
                <w:sz w:val="24"/>
                <w:szCs w:val="24"/>
              </w:rPr>
              <w:t>,</w:t>
            </w:r>
            <w:r>
              <w:rPr>
                <w:rFonts w:ascii="仿宋" w:hAnsi="仿宋" w:eastAsia="仿宋" w:cs="Times New Roman"/>
                <w:bCs/>
                <w:kern w:val="0"/>
                <w:sz w:val="24"/>
                <w:szCs w:val="24"/>
              </w:rPr>
              <w:t>21</w:t>
            </w:r>
            <w:r>
              <w:rPr>
                <w:rFonts w:hint="eastAsia" w:ascii="仿宋" w:hAnsi="仿宋" w:eastAsia="仿宋" w:cs="Times New Roman"/>
                <w:bCs/>
                <w:kern w:val="0"/>
                <w:sz w:val="24"/>
                <w:szCs w:val="24"/>
              </w:rPr>
              <w:t>.</w:t>
            </w:r>
            <w:r>
              <w:rPr>
                <w:rFonts w:ascii="仿宋" w:hAnsi="仿宋" w:eastAsia="仿宋" w:cs="Times New Roman"/>
                <w:bCs/>
                <w:kern w:val="0"/>
                <w:sz w:val="24"/>
                <w:szCs w:val="24"/>
              </w:rPr>
              <w:t>2</w:t>
            </w:r>
            <w:r>
              <w:rPr>
                <w:rFonts w:hint="eastAsia" w:ascii="仿宋" w:hAnsi="仿宋" w:eastAsia="仿宋" w:cs="Times New Roman"/>
                <w:bCs/>
                <w:kern w:val="0"/>
                <w:sz w:val="24"/>
                <w:szCs w:val="24"/>
              </w:rPr>
              <w:t>)</w:t>
            </w:r>
          </w:p>
        </w:tc>
        <w:tc>
          <w:tcPr>
            <w:tcW w:w="1196" w:type="dxa"/>
            <w:vAlign w:val="center"/>
          </w:tcPr>
          <w:p>
            <w:pPr>
              <w:spacing w:line="312" w:lineRule="auto"/>
              <w:jc w:val="center"/>
              <w:rPr>
                <w:rFonts w:ascii="仿宋" w:hAnsi="仿宋" w:eastAsia="仿宋" w:cs="Times New Roman"/>
                <w:bCs/>
                <w:kern w:val="0"/>
                <w:sz w:val="24"/>
                <w:szCs w:val="24"/>
              </w:rPr>
            </w:pPr>
            <w:r>
              <w:rPr>
                <w:rFonts w:ascii="仿宋" w:hAnsi="仿宋" w:eastAsia="仿宋" w:cs="Times New Roman"/>
                <w:bCs/>
                <w:kern w:val="0"/>
                <w:sz w:val="24"/>
                <w:szCs w:val="24"/>
              </w:rPr>
              <w:t>4</w:t>
            </w:r>
          </w:p>
        </w:tc>
        <w:tc>
          <w:tcPr>
            <w:tcW w:w="1211"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kern w:val="0"/>
                <w:sz w:val="24"/>
                <w:szCs w:val="24"/>
              </w:rPr>
              <w:t>0.</w:t>
            </w:r>
            <w:r>
              <w:rPr>
                <w:rFonts w:ascii="仿宋" w:hAnsi="仿宋" w:eastAsia="仿宋" w:cs="Times New Roman"/>
                <w:bCs/>
                <w:kern w:val="0"/>
                <w:sz w:val="24"/>
                <w:szCs w:val="24"/>
              </w:rPr>
              <w:t>1</w:t>
            </w:r>
            <w:r>
              <w:rPr>
                <w:rFonts w:hint="eastAsia" w:ascii="仿宋" w:hAnsi="仿宋" w:eastAsia="仿宋" w:cs="Times New Roman"/>
                <w:bCs/>
                <w:kern w:val="0"/>
                <w:sz w:val="24"/>
                <w:szCs w:val="24"/>
              </w:rPr>
              <w:t>3</w:t>
            </w:r>
          </w:p>
        </w:tc>
        <w:tc>
          <w:tcPr>
            <w:tcW w:w="1211"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position w:val="-20"/>
                <w:sz w:val="24"/>
                <w:szCs w:val="24"/>
              </w:rPr>
              <w:object>
                <v:shape id="_x0000_i1034" o:spt="75" type="#_x0000_t75" style="height:26.25pt;width:13.5pt;" o:ole="t" filled="f" o:preferrelative="t" stroked="f" coordsize="21600,21600">
                  <v:path/>
                  <v:fill on="f" focussize="0,0"/>
                  <v:stroke on="f" joinstyle="miter"/>
                  <v:imagedata r:id="rId22" o:title=""/>
                  <o:lock v:ext="edit" aspectratio="t"/>
                  <w10:wrap type="none"/>
                  <w10:anchorlock/>
                </v:shape>
                <o:OLEObject Type="Embed" ProgID="Equation.DSMT4" ShapeID="_x0000_i1034" DrawAspect="Content" ObjectID="_1468075734" r:id="rId2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7"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kern w:val="0"/>
                <w:sz w:val="24"/>
                <w:szCs w:val="24"/>
              </w:rPr>
              <w:t>[</w:t>
            </w:r>
            <w:r>
              <w:rPr>
                <w:rFonts w:ascii="仿宋" w:hAnsi="仿宋" w:eastAsia="仿宋" w:cs="Times New Roman"/>
                <w:bCs/>
                <w:kern w:val="0"/>
                <w:sz w:val="24"/>
                <w:szCs w:val="24"/>
              </w:rPr>
              <w:t>21</w:t>
            </w:r>
            <w:r>
              <w:rPr>
                <w:rFonts w:hint="eastAsia" w:ascii="仿宋" w:hAnsi="仿宋" w:eastAsia="仿宋" w:cs="Times New Roman"/>
                <w:bCs/>
                <w:kern w:val="0"/>
                <w:sz w:val="24"/>
                <w:szCs w:val="24"/>
              </w:rPr>
              <w:t>.</w:t>
            </w:r>
            <w:r>
              <w:rPr>
                <w:rFonts w:ascii="仿宋" w:hAnsi="仿宋" w:eastAsia="仿宋" w:cs="Times New Roman"/>
                <w:bCs/>
                <w:kern w:val="0"/>
                <w:sz w:val="24"/>
                <w:szCs w:val="24"/>
              </w:rPr>
              <w:t>2</w:t>
            </w:r>
            <w:r>
              <w:rPr>
                <w:rFonts w:hint="eastAsia" w:ascii="仿宋" w:hAnsi="仿宋" w:eastAsia="仿宋" w:cs="Times New Roman"/>
                <w:bCs/>
                <w:kern w:val="0"/>
                <w:sz w:val="24"/>
                <w:szCs w:val="24"/>
              </w:rPr>
              <w:t>,</w:t>
            </w:r>
            <w:r>
              <w:rPr>
                <w:rFonts w:ascii="仿宋" w:hAnsi="仿宋" w:eastAsia="仿宋" w:cs="Times New Roman"/>
                <w:bCs/>
                <w:kern w:val="0"/>
                <w:sz w:val="24"/>
                <w:szCs w:val="24"/>
              </w:rPr>
              <w:t>23</w:t>
            </w:r>
            <w:r>
              <w:rPr>
                <w:rFonts w:hint="eastAsia" w:ascii="仿宋" w:hAnsi="仿宋" w:eastAsia="仿宋" w:cs="Times New Roman"/>
                <w:bCs/>
                <w:kern w:val="0"/>
                <w:sz w:val="24"/>
                <w:szCs w:val="24"/>
              </w:rPr>
              <w:t>.</w:t>
            </w:r>
            <w:r>
              <w:rPr>
                <w:rFonts w:ascii="仿宋" w:hAnsi="仿宋" w:eastAsia="仿宋" w:cs="Times New Roman"/>
                <w:bCs/>
                <w:kern w:val="0"/>
                <w:sz w:val="24"/>
                <w:szCs w:val="24"/>
              </w:rPr>
              <w:t>2</w:t>
            </w:r>
            <w:r>
              <w:rPr>
                <w:rFonts w:hint="eastAsia" w:ascii="仿宋" w:hAnsi="仿宋" w:eastAsia="仿宋" w:cs="Times New Roman"/>
                <w:bCs/>
                <w:kern w:val="0"/>
                <w:sz w:val="24"/>
                <w:szCs w:val="24"/>
              </w:rPr>
              <w:t>)</w:t>
            </w:r>
          </w:p>
        </w:tc>
        <w:tc>
          <w:tcPr>
            <w:tcW w:w="1196" w:type="dxa"/>
            <w:vAlign w:val="center"/>
          </w:tcPr>
          <w:p>
            <w:pPr>
              <w:spacing w:line="312" w:lineRule="auto"/>
              <w:jc w:val="center"/>
              <w:rPr>
                <w:rFonts w:ascii="仿宋" w:hAnsi="仿宋" w:eastAsia="仿宋" w:cs="Times New Roman"/>
                <w:bCs/>
                <w:kern w:val="0"/>
                <w:sz w:val="24"/>
                <w:szCs w:val="24"/>
              </w:rPr>
            </w:pPr>
            <w:r>
              <w:rPr>
                <w:rFonts w:ascii="仿宋" w:hAnsi="仿宋" w:eastAsia="仿宋" w:cs="Times New Roman"/>
                <w:bCs/>
                <w:kern w:val="0"/>
                <w:sz w:val="24"/>
                <w:szCs w:val="24"/>
              </w:rPr>
              <w:t>9</w:t>
            </w:r>
          </w:p>
        </w:tc>
        <w:tc>
          <w:tcPr>
            <w:tcW w:w="1211"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kern w:val="0"/>
                <w:sz w:val="24"/>
                <w:szCs w:val="24"/>
              </w:rPr>
              <w:t>0.30</w:t>
            </w:r>
          </w:p>
        </w:tc>
        <w:tc>
          <w:tcPr>
            <w:tcW w:w="1211"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position w:val="-20"/>
                <w:sz w:val="24"/>
                <w:szCs w:val="24"/>
              </w:rPr>
              <w:object>
                <v:shape id="_x0000_i1035" o:spt="75" type="#_x0000_t75" style="height:26.25pt;width:15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7"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kern w:val="0"/>
                <w:sz w:val="24"/>
                <w:szCs w:val="24"/>
              </w:rPr>
              <w:t>[</w:t>
            </w:r>
            <w:r>
              <w:rPr>
                <w:rFonts w:ascii="仿宋" w:hAnsi="仿宋" w:eastAsia="仿宋" w:cs="Times New Roman"/>
                <w:bCs/>
                <w:kern w:val="0"/>
                <w:sz w:val="24"/>
                <w:szCs w:val="24"/>
              </w:rPr>
              <w:t>23</w:t>
            </w:r>
            <w:r>
              <w:rPr>
                <w:rFonts w:hint="eastAsia" w:ascii="仿宋" w:hAnsi="仿宋" w:eastAsia="仿宋" w:cs="Times New Roman"/>
                <w:bCs/>
                <w:kern w:val="0"/>
                <w:sz w:val="24"/>
                <w:szCs w:val="24"/>
              </w:rPr>
              <w:t>.</w:t>
            </w:r>
            <w:r>
              <w:rPr>
                <w:rFonts w:ascii="仿宋" w:hAnsi="仿宋" w:eastAsia="仿宋" w:cs="Times New Roman"/>
                <w:bCs/>
                <w:kern w:val="0"/>
                <w:sz w:val="24"/>
                <w:szCs w:val="24"/>
              </w:rPr>
              <w:t>2</w:t>
            </w:r>
            <w:r>
              <w:rPr>
                <w:rFonts w:hint="eastAsia" w:ascii="仿宋" w:hAnsi="仿宋" w:eastAsia="仿宋" w:cs="Times New Roman"/>
                <w:bCs/>
                <w:kern w:val="0"/>
                <w:sz w:val="24"/>
                <w:szCs w:val="24"/>
              </w:rPr>
              <w:t>,</w:t>
            </w:r>
            <w:r>
              <w:rPr>
                <w:rFonts w:ascii="仿宋" w:hAnsi="仿宋" w:eastAsia="仿宋" w:cs="Times New Roman"/>
                <w:bCs/>
                <w:kern w:val="0"/>
                <w:sz w:val="24"/>
                <w:szCs w:val="24"/>
              </w:rPr>
              <w:t>25</w:t>
            </w:r>
            <w:r>
              <w:rPr>
                <w:rFonts w:hint="eastAsia" w:ascii="仿宋" w:hAnsi="仿宋" w:eastAsia="仿宋" w:cs="Times New Roman"/>
                <w:bCs/>
                <w:kern w:val="0"/>
                <w:sz w:val="24"/>
                <w:szCs w:val="24"/>
              </w:rPr>
              <w:t>.</w:t>
            </w:r>
            <w:r>
              <w:rPr>
                <w:rFonts w:ascii="仿宋" w:hAnsi="仿宋" w:eastAsia="仿宋" w:cs="Times New Roman"/>
                <w:bCs/>
                <w:kern w:val="0"/>
                <w:sz w:val="24"/>
                <w:szCs w:val="24"/>
              </w:rPr>
              <w:t>2</w:t>
            </w:r>
            <w:r>
              <w:rPr>
                <w:rFonts w:hint="eastAsia" w:ascii="仿宋" w:hAnsi="仿宋" w:eastAsia="仿宋" w:cs="Times New Roman"/>
                <w:bCs/>
                <w:kern w:val="0"/>
                <w:sz w:val="24"/>
                <w:szCs w:val="24"/>
              </w:rPr>
              <w:t>)</w:t>
            </w:r>
          </w:p>
        </w:tc>
        <w:tc>
          <w:tcPr>
            <w:tcW w:w="1196" w:type="dxa"/>
            <w:vAlign w:val="center"/>
          </w:tcPr>
          <w:p>
            <w:pPr>
              <w:spacing w:line="312" w:lineRule="auto"/>
              <w:jc w:val="center"/>
              <w:rPr>
                <w:rFonts w:ascii="仿宋" w:hAnsi="仿宋" w:eastAsia="仿宋" w:cs="Times New Roman"/>
                <w:bCs/>
                <w:kern w:val="0"/>
                <w:sz w:val="24"/>
                <w:szCs w:val="24"/>
              </w:rPr>
            </w:pPr>
            <w:r>
              <w:rPr>
                <w:rFonts w:ascii="仿宋" w:hAnsi="仿宋" w:eastAsia="仿宋" w:cs="Times New Roman"/>
                <w:bCs/>
                <w:kern w:val="0"/>
                <w:sz w:val="24"/>
                <w:szCs w:val="24"/>
              </w:rPr>
              <w:t>8</w:t>
            </w:r>
          </w:p>
        </w:tc>
        <w:tc>
          <w:tcPr>
            <w:tcW w:w="1211"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kern w:val="0"/>
                <w:sz w:val="24"/>
                <w:szCs w:val="24"/>
              </w:rPr>
              <w:t>0.</w:t>
            </w:r>
            <w:r>
              <w:rPr>
                <w:rFonts w:ascii="仿宋" w:hAnsi="仿宋" w:eastAsia="仿宋" w:cs="Times New Roman"/>
                <w:bCs/>
                <w:kern w:val="0"/>
                <w:sz w:val="24"/>
                <w:szCs w:val="24"/>
              </w:rPr>
              <w:t>27</w:t>
            </w:r>
          </w:p>
        </w:tc>
        <w:tc>
          <w:tcPr>
            <w:tcW w:w="1211"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position w:val="-20"/>
                <w:sz w:val="24"/>
                <w:szCs w:val="24"/>
              </w:rPr>
              <w:object>
                <v:shape id="_x0000_i1036" o:spt="75" type="#_x0000_t75" style="height:26.25pt;width:13.5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7"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kern w:val="0"/>
                <w:sz w:val="24"/>
                <w:szCs w:val="24"/>
              </w:rPr>
              <w:t>[</w:t>
            </w:r>
            <w:r>
              <w:rPr>
                <w:rFonts w:ascii="仿宋" w:hAnsi="仿宋" w:eastAsia="仿宋" w:cs="Times New Roman"/>
                <w:bCs/>
                <w:kern w:val="0"/>
                <w:sz w:val="24"/>
                <w:szCs w:val="24"/>
              </w:rPr>
              <w:t>2</w:t>
            </w:r>
            <w:r>
              <w:rPr>
                <w:rFonts w:hint="eastAsia" w:ascii="仿宋" w:hAnsi="仿宋" w:eastAsia="仿宋" w:cs="Times New Roman"/>
                <w:bCs/>
                <w:kern w:val="0"/>
                <w:sz w:val="24"/>
                <w:szCs w:val="24"/>
              </w:rPr>
              <w:t>5.</w:t>
            </w:r>
            <w:r>
              <w:rPr>
                <w:rFonts w:ascii="仿宋" w:hAnsi="仿宋" w:eastAsia="仿宋" w:cs="Times New Roman"/>
                <w:bCs/>
                <w:kern w:val="0"/>
                <w:sz w:val="24"/>
                <w:szCs w:val="24"/>
              </w:rPr>
              <w:t>2</w:t>
            </w:r>
            <w:r>
              <w:rPr>
                <w:rFonts w:hint="eastAsia" w:ascii="仿宋" w:hAnsi="仿宋" w:eastAsia="仿宋" w:cs="Times New Roman"/>
                <w:bCs/>
                <w:kern w:val="0"/>
                <w:sz w:val="24"/>
                <w:szCs w:val="24"/>
              </w:rPr>
              <w:t>,</w:t>
            </w:r>
            <w:r>
              <w:rPr>
                <w:rFonts w:ascii="仿宋" w:hAnsi="仿宋" w:eastAsia="仿宋" w:cs="Times New Roman"/>
                <w:bCs/>
                <w:kern w:val="0"/>
                <w:sz w:val="24"/>
                <w:szCs w:val="24"/>
              </w:rPr>
              <w:t>2</w:t>
            </w:r>
            <w:r>
              <w:rPr>
                <w:rFonts w:hint="eastAsia" w:ascii="仿宋" w:hAnsi="仿宋" w:eastAsia="仿宋" w:cs="Times New Roman"/>
                <w:bCs/>
                <w:kern w:val="0"/>
                <w:sz w:val="24"/>
                <w:szCs w:val="24"/>
              </w:rPr>
              <w:t>7.</w:t>
            </w:r>
            <w:r>
              <w:rPr>
                <w:rFonts w:ascii="仿宋" w:hAnsi="仿宋" w:eastAsia="仿宋" w:cs="Times New Roman"/>
                <w:bCs/>
                <w:kern w:val="0"/>
                <w:sz w:val="24"/>
                <w:szCs w:val="24"/>
              </w:rPr>
              <w:t>2</w:t>
            </w:r>
            <w:r>
              <w:rPr>
                <w:rFonts w:hint="eastAsia" w:ascii="仿宋" w:hAnsi="仿宋" w:eastAsia="仿宋" w:cs="Times New Roman"/>
                <w:bCs/>
                <w:kern w:val="0"/>
                <w:sz w:val="24"/>
                <w:szCs w:val="24"/>
              </w:rPr>
              <w:t>)</w:t>
            </w:r>
          </w:p>
        </w:tc>
        <w:tc>
          <w:tcPr>
            <w:tcW w:w="1196" w:type="dxa"/>
            <w:vAlign w:val="center"/>
          </w:tcPr>
          <w:p>
            <w:pPr>
              <w:spacing w:line="312" w:lineRule="auto"/>
              <w:jc w:val="center"/>
              <w:rPr>
                <w:rFonts w:ascii="仿宋" w:hAnsi="仿宋" w:eastAsia="仿宋" w:cs="Times New Roman"/>
                <w:bCs/>
                <w:kern w:val="0"/>
                <w:sz w:val="24"/>
                <w:szCs w:val="24"/>
              </w:rPr>
            </w:pPr>
            <w:r>
              <w:rPr>
                <w:rFonts w:ascii="仿宋" w:hAnsi="仿宋" w:eastAsia="仿宋" w:cs="Times New Roman"/>
                <w:bCs/>
                <w:kern w:val="0"/>
                <w:sz w:val="24"/>
                <w:szCs w:val="24"/>
              </w:rPr>
              <w:t>1</w:t>
            </w:r>
          </w:p>
        </w:tc>
        <w:tc>
          <w:tcPr>
            <w:tcW w:w="1211"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kern w:val="0"/>
                <w:sz w:val="24"/>
                <w:szCs w:val="24"/>
              </w:rPr>
              <w:t>0.0</w:t>
            </w:r>
            <w:r>
              <w:rPr>
                <w:rFonts w:ascii="仿宋" w:hAnsi="仿宋" w:eastAsia="仿宋" w:cs="Times New Roman"/>
                <w:bCs/>
                <w:kern w:val="0"/>
                <w:sz w:val="24"/>
                <w:szCs w:val="24"/>
              </w:rPr>
              <w:t>3</w:t>
            </w:r>
          </w:p>
        </w:tc>
        <w:tc>
          <w:tcPr>
            <w:tcW w:w="1211"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position w:val="-20"/>
                <w:sz w:val="24"/>
                <w:szCs w:val="24"/>
              </w:rPr>
              <w:object>
                <v:shape id="_x0000_i1037" o:spt="75" type="#_x0000_t75" style="height:26.25pt;width:15pt;" o:ole="t" filled="f" o:preferrelative="t" stroked="f" coordsize="21600,21600">
                  <v:path/>
                  <v:fill on="f" focussize="0,0"/>
                  <v:stroke on="f" joinstyle="miter"/>
                  <v:imagedata r:id="rId18" o:title=""/>
                  <o:lock v:ext="edit" aspectratio="t"/>
                  <w10:wrap type="none"/>
                  <w10:anchorlock/>
                </v:shape>
                <o:OLEObject Type="Embed" ProgID="Equation.DSMT4" ShapeID="_x0000_i1037" DrawAspect="Content" ObjectID="_1468075737" r:id="rId2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7" w:type="dxa"/>
            <w:vAlign w:val="center"/>
          </w:tcPr>
          <w:p>
            <w:pPr>
              <w:widowControl/>
              <w:spacing w:line="312" w:lineRule="auto"/>
              <w:jc w:val="center"/>
              <w:rPr>
                <w:rFonts w:ascii="仿宋" w:hAnsi="仿宋" w:eastAsia="仿宋" w:cs="宋体"/>
                <w:bCs/>
                <w:kern w:val="0"/>
                <w:sz w:val="24"/>
                <w:szCs w:val="24"/>
              </w:rPr>
            </w:pPr>
            <w:r>
              <w:rPr>
                <w:rFonts w:hint="eastAsia" w:ascii="仿宋" w:hAnsi="仿宋" w:eastAsia="仿宋" w:cs="Times New Roman"/>
                <w:bCs/>
                <w:kern w:val="0"/>
                <w:sz w:val="24"/>
                <w:szCs w:val="24"/>
              </w:rPr>
              <w:t>[</w:t>
            </w:r>
            <w:r>
              <w:rPr>
                <w:rFonts w:ascii="仿宋" w:hAnsi="仿宋" w:eastAsia="仿宋" w:cs="Times New Roman"/>
                <w:bCs/>
                <w:kern w:val="0"/>
                <w:sz w:val="24"/>
                <w:szCs w:val="24"/>
              </w:rPr>
              <w:t>27</w:t>
            </w:r>
            <w:r>
              <w:rPr>
                <w:rFonts w:hint="eastAsia" w:ascii="仿宋" w:hAnsi="仿宋" w:eastAsia="仿宋" w:cs="Times New Roman"/>
                <w:bCs/>
                <w:kern w:val="0"/>
                <w:sz w:val="24"/>
                <w:szCs w:val="24"/>
              </w:rPr>
              <w:t>.</w:t>
            </w:r>
            <w:r>
              <w:rPr>
                <w:rFonts w:ascii="仿宋" w:hAnsi="仿宋" w:eastAsia="仿宋" w:cs="Times New Roman"/>
                <w:bCs/>
                <w:kern w:val="0"/>
                <w:sz w:val="24"/>
                <w:szCs w:val="24"/>
              </w:rPr>
              <w:t>2</w:t>
            </w:r>
            <w:r>
              <w:rPr>
                <w:rFonts w:hint="eastAsia" w:ascii="仿宋" w:hAnsi="仿宋" w:eastAsia="仿宋" w:cs="Times New Roman"/>
                <w:bCs/>
                <w:kern w:val="0"/>
                <w:sz w:val="24"/>
                <w:szCs w:val="24"/>
              </w:rPr>
              <w:t>,</w:t>
            </w:r>
            <w:r>
              <w:rPr>
                <w:rFonts w:ascii="仿宋" w:hAnsi="仿宋" w:eastAsia="仿宋" w:cs="Times New Roman"/>
                <w:bCs/>
                <w:kern w:val="0"/>
                <w:sz w:val="24"/>
                <w:szCs w:val="24"/>
              </w:rPr>
              <w:t>29</w:t>
            </w:r>
            <w:r>
              <w:rPr>
                <w:rFonts w:hint="eastAsia" w:ascii="仿宋" w:hAnsi="仿宋" w:eastAsia="仿宋" w:cs="Times New Roman"/>
                <w:bCs/>
                <w:kern w:val="0"/>
                <w:sz w:val="24"/>
                <w:szCs w:val="24"/>
              </w:rPr>
              <w:t>.</w:t>
            </w:r>
            <w:r>
              <w:rPr>
                <w:rFonts w:ascii="仿宋" w:hAnsi="仿宋" w:eastAsia="仿宋" w:cs="Times New Roman"/>
                <w:bCs/>
                <w:kern w:val="0"/>
                <w:sz w:val="24"/>
                <w:szCs w:val="24"/>
              </w:rPr>
              <w:t>2</w:t>
            </w:r>
            <w:r>
              <w:rPr>
                <w:rFonts w:hint="eastAsia" w:ascii="仿宋" w:hAnsi="仿宋" w:eastAsia="仿宋" w:cs="Times New Roman"/>
                <w:bCs/>
                <w:kern w:val="0"/>
                <w:sz w:val="24"/>
                <w:szCs w:val="24"/>
              </w:rPr>
              <w:t>]</w:t>
            </w:r>
          </w:p>
        </w:tc>
        <w:tc>
          <w:tcPr>
            <w:tcW w:w="1196" w:type="dxa"/>
            <w:vAlign w:val="center"/>
          </w:tcPr>
          <w:p>
            <w:pPr>
              <w:spacing w:line="312" w:lineRule="auto"/>
              <w:jc w:val="center"/>
              <w:rPr>
                <w:rFonts w:ascii="仿宋" w:hAnsi="仿宋" w:eastAsia="仿宋" w:cs="Times New Roman"/>
                <w:bCs/>
                <w:kern w:val="0"/>
                <w:sz w:val="24"/>
                <w:szCs w:val="24"/>
              </w:rPr>
            </w:pPr>
            <w:r>
              <w:rPr>
                <w:rFonts w:ascii="仿宋" w:hAnsi="仿宋" w:eastAsia="仿宋" w:cs="Times New Roman"/>
                <w:bCs/>
                <w:kern w:val="0"/>
                <w:sz w:val="24"/>
                <w:szCs w:val="24"/>
              </w:rPr>
              <w:t>1</w:t>
            </w:r>
          </w:p>
        </w:tc>
        <w:tc>
          <w:tcPr>
            <w:tcW w:w="1211"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kern w:val="0"/>
                <w:sz w:val="24"/>
                <w:szCs w:val="24"/>
              </w:rPr>
              <w:t>0.0</w:t>
            </w:r>
            <w:r>
              <w:rPr>
                <w:rFonts w:ascii="仿宋" w:hAnsi="仿宋" w:eastAsia="仿宋" w:cs="Times New Roman"/>
                <w:bCs/>
                <w:kern w:val="0"/>
                <w:sz w:val="24"/>
                <w:szCs w:val="24"/>
              </w:rPr>
              <w:t>3</w:t>
            </w:r>
          </w:p>
        </w:tc>
        <w:tc>
          <w:tcPr>
            <w:tcW w:w="1211" w:type="dxa"/>
            <w:vAlign w:val="center"/>
          </w:tcPr>
          <w:p>
            <w:pPr>
              <w:spacing w:line="312" w:lineRule="auto"/>
              <w:jc w:val="center"/>
              <w:rPr>
                <w:rFonts w:ascii="仿宋" w:hAnsi="仿宋" w:eastAsia="仿宋" w:cs="Times New Roman"/>
                <w:bCs/>
                <w:kern w:val="0"/>
                <w:sz w:val="24"/>
                <w:szCs w:val="24"/>
              </w:rPr>
            </w:pPr>
            <w:r>
              <w:rPr>
                <w:rFonts w:hint="eastAsia" w:ascii="仿宋" w:hAnsi="仿宋" w:eastAsia="仿宋" w:cs="Times New Roman"/>
                <w:bCs/>
                <w:position w:val="-20"/>
                <w:sz w:val="24"/>
                <w:szCs w:val="24"/>
              </w:rPr>
              <w:object>
                <v:shape id="_x0000_i1038" o:spt="75" type="#_x0000_t75" style="height:26.25pt;width:15pt;" o:ole="t" filled="f" o:preferrelative="t" stroked="f" coordsize="21600,21600">
                  <v:path/>
                  <v:fill on="f" focussize="0,0"/>
                  <v:stroke on="f" joinstyle="miter"/>
                  <v:imagedata r:id="rId18" o:title=""/>
                  <o:lock v:ext="edit" aspectratio="t"/>
                  <w10:wrap type="none"/>
                  <w10:anchorlock/>
                </v:shape>
                <o:OLEObject Type="Embed" ProgID="Equation.DSMT4" ShapeID="_x0000_i1038" DrawAspect="Content" ObjectID="_1468075738" r:id="rId29">
                  <o:LockedField>false</o:LockedField>
                </o:OLEObject>
              </w:object>
            </w:r>
          </w:p>
        </w:tc>
      </w:tr>
    </w:tbl>
    <w:p>
      <w:pPr>
        <w:widowControl/>
        <w:spacing w:line="312" w:lineRule="auto"/>
        <w:ind w:firstLine="960" w:firstLineChars="400"/>
        <w:rPr>
          <w:rFonts w:ascii="仿宋" w:hAnsi="仿宋" w:eastAsia="仿宋"/>
          <w:bCs/>
          <w:color w:val="000000" w:themeColor="text1"/>
          <w:sz w:val="24"/>
          <w:szCs w:val="24"/>
          <w14:textFill>
            <w14:solidFill>
              <w14:schemeClr w14:val="tx1"/>
            </w14:solidFill>
          </w14:textFill>
        </w:rPr>
        <w:pPrChange w:id="26" w:author="hxl" w:date="2023-11-14T20:05:00Z">
          <w:pPr>
            <w:widowControl/>
            <w:spacing w:line="312" w:lineRule="auto"/>
          </w:pPr>
        </w:pPrChange>
      </w:pPr>
      <w:r>
        <w:rPr>
          <w:rFonts w:hint="eastAsia" w:ascii="仿宋" w:hAnsi="仿宋" w:eastAsia="仿宋" w:cs="宋体"/>
          <w:bCs/>
          <w:color w:val="000000" w:themeColor="text1"/>
          <w:sz w:val="24"/>
          <w:szCs w:val="24"/>
          <w14:textFill>
            <w14:solidFill>
              <w14:schemeClr w14:val="tx1"/>
            </w14:solidFill>
          </w14:textFill>
        </w:rPr>
        <w:t>④接着</w:t>
      </w:r>
      <w:r>
        <w:rPr>
          <w:rFonts w:hint="eastAsia" w:ascii="仿宋" w:hAnsi="仿宋" w:eastAsia="仿宋"/>
          <w:bCs/>
          <w:color w:val="000000" w:themeColor="text1"/>
          <w:sz w:val="24"/>
          <w:szCs w:val="24"/>
          <w14:textFill>
            <w14:solidFill>
              <w14:schemeClr w14:val="tx1"/>
            </w14:solidFill>
          </w14:textFill>
        </w:rPr>
        <w:t>画频率分布直方图</w:t>
      </w:r>
    </w:p>
    <w:p>
      <w:pPr>
        <w:widowControl/>
        <w:spacing w:line="312" w:lineRule="auto"/>
        <w:rPr>
          <w:rFonts w:ascii="仿宋" w:hAnsi="仿宋" w:eastAsia="仿宋"/>
          <w:bCs/>
          <w:color w:val="000000" w:themeColor="text1"/>
          <w:sz w:val="24"/>
          <w:szCs w:val="24"/>
          <w14:textFill>
            <w14:solidFill>
              <w14:schemeClr w14:val="tx1"/>
            </w14:solidFill>
          </w14:textFill>
        </w:rPr>
      </w:pP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ascii="仿宋" w:hAnsi="仿宋" w:eastAsia="仿宋" w:cs="Times New Roman"/>
          <w:sz w:val="24"/>
          <w:szCs w:val="24"/>
        </w:rPr>
        <w:drawing>
          <wp:anchor distT="0" distB="0" distL="114300" distR="114300" simplePos="0" relativeHeight="251659264" behindDoc="0" locked="0" layoutInCell="1" allowOverlap="1">
            <wp:simplePos x="0" y="0"/>
            <wp:positionH relativeFrom="column">
              <wp:posOffset>1035050</wp:posOffset>
            </wp:positionH>
            <wp:positionV relativeFrom="paragraph">
              <wp:posOffset>46990</wp:posOffset>
            </wp:positionV>
            <wp:extent cx="3390900" cy="2381250"/>
            <wp:effectExtent l="0" t="0" r="0" b="0"/>
            <wp:wrapSquare wrapText="bothSides"/>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anchor>
        </w:drawing>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p>
    <w:p>
      <w:pPr>
        <w:spacing w:line="312" w:lineRule="auto"/>
        <w:ind w:firstLine="480" w:firstLineChars="200"/>
        <w:rPr>
          <w:rFonts w:ascii="仿宋" w:hAnsi="仿宋" w:eastAsia="仿宋"/>
          <w:sz w:val="24"/>
          <w:szCs w:val="24"/>
        </w:rPr>
      </w:pPr>
      <w:r>
        <w:rPr>
          <w:rFonts w:hint="eastAsia" w:ascii="仿宋" w:hAnsi="仿宋" w:eastAsia="仿宋"/>
          <w:color w:val="000000" w:themeColor="text1"/>
          <w:sz w:val="24"/>
          <w:szCs w:val="24"/>
          <w14:textFill>
            <w14:solidFill>
              <w14:schemeClr w14:val="tx1"/>
            </w14:solidFill>
          </w14:textFill>
        </w:rPr>
        <w:t>这幅频率分布直方图，给了我们更直观的感受，男生的BMI数值大多数集中分布在</w:t>
      </w:r>
      <w:r>
        <w:rPr>
          <w:rFonts w:hint="eastAsia" w:ascii="仿宋" w:hAnsi="仿宋" w:eastAsia="仿宋"/>
          <w:bCs/>
          <w:color w:val="000000" w:themeColor="text1"/>
          <w:sz w:val="24"/>
          <w:szCs w:val="24"/>
          <w14:textFill>
            <w14:solidFill>
              <w14:schemeClr w14:val="tx1"/>
            </w14:solidFill>
          </w14:textFill>
        </w:rPr>
        <w:t>1</w:t>
      </w:r>
      <w:r>
        <w:rPr>
          <w:rFonts w:ascii="仿宋" w:hAnsi="仿宋" w:eastAsia="仿宋"/>
          <w:bCs/>
          <w:color w:val="000000" w:themeColor="text1"/>
          <w:sz w:val="24"/>
          <w:szCs w:val="24"/>
          <w14:textFill>
            <w14:solidFill>
              <w14:schemeClr w14:val="tx1"/>
            </w14:solidFill>
          </w14:textFill>
        </w:rPr>
        <w:t>7</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w:t>
      </w:r>
      <w:r>
        <w:rPr>
          <w:rFonts w:ascii="仿宋" w:hAnsi="仿宋" w:eastAsia="仿宋" w:cs="Times New Roman"/>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23</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w:t>
      </w:r>
      <w:r>
        <w:rPr>
          <w:rFonts w:hint="eastAsia" w:ascii="仿宋" w:hAnsi="仿宋" w:eastAsia="仿宋"/>
          <w:bCs/>
          <w:color w:val="000000" w:themeColor="text1"/>
          <w:sz w:val="24"/>
          <w:szCs w:val="24"/>
          <w14:textFill>
            <w14:solidFill>
              <w14:schemeClr w14:val="tx1"/>
            </w14:solidFill>
          </w14:textFill>
        </w:rPr>
        <w:t>，等级</w:t>
      </w:r>
      <w:r>
        <w:rPr>
          <w:rFonts w:hint="eastAsia" w:ascii="仿宋" w:hAnsi="仿宋" w:eastAsia="仿宋"/>
          <w:color w:val="000000" w:themeColor="text1"/>
          <w:sz w:val="24"/>
          <w:szCs w:val="24"/>
          <w14:textFill>
            <w14:solidFill>
              <w14:schemeClr w14:val="tx1"/>
            </w14:solidFill>
          </w14:textFill>
        </w:rPr>
        <w:t>正常；BMI数值在</w:t>
      </w:r>
      <w:r>
        <w:rPr>
          <w:rFonts w:ascii="仿宋" w:hAnsi="仿宋" w:eastAsia="仿宋"/>
          <w:bCs/>
          <w:color w:val="000000" w:themeColor="text1"/>
          <w:sz w:val="24"/>
          <w:szCs w:val="24"/>
          <w14:textFill>
            <w14:solidFill>
              <w14:schemeClr w14:val="tx1"/>
            </w14:solidFill>
          </w14:textFill>
        </w:rPr>
        <w:t>23</w:t>
      </w:r>
      <w:r>
        <w:rPr>
          <w:rFonts w:hint="eastAsia" w:ascii="仿宋" w:hAnsi="仿宋" w:eastAsia="仿宋"/>
          <w:bCs/>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w:t>
      </w:r>
      <w:r>
        <w:rPr>
          <w:rFonts w:ascii="仿宋" w:hAnsi="仿宋" w:eastAsia="仿宋" w:cs="Times New Roman"/>
          <w:color w:val="000000" w:themeColor="text1"/>
          <w:sz w:val="24"/>
          <w:szCs w:val="24"/>
          <w14:textFill>
            <w14:solidFill>
              <w14:schemeClr w14:val="tx1"/>
            </w14:solidFill>
          </w14:textFill>
        </w:rPr>
        <w:t>~</w:t>
      </w:r>
      <w:r>
        <w:rPr>
          <w:rFonts w:ascii="仿宋" w:hAnsi="仿宋" w:eastAsia="仿宋"/>
          <w:bCs/>
          <w:color w:val="000000" w:themeColor="text1"/>
          <w:sz w:val="24"/>
          <w:szCs w:val="24"/>
          <w14:textFill>
            <w14:solidFill>
              <w14:schemeClr w14:val="tx1"/>
            </w14:solidFill>
          </w14:textFill>
        </w:rPr>
        <w:t>25</w:t>
      </w:r>
      <w:r>
        <w:rPr>
          <w:rFonts w:hint="eastAsia" w:ascii="仿宋" w:hAnsi="仿宋" w:eastAsia="仿宋"/>
          <w:bCs/>
          <w:color w:val="000000" w:themeColor="text1"/>
          <w:sz w:val="24"/>
          <w:szCs w:val="24"/>
          <w14:textFill>
            <w14:solidFill>
              <w14:schemeClr w14:val="tx1"/>
            </w14:solidFill>
          </w14:textFill>
        </w:rPr>
        <w:t>.2</w:t>
      </w:r>
      <w:r>
        <w:rPr>
          <w:rFonts w:hint="eastAsia" w:ascii="仿宋" w:hAnsi="仿宋" w:eastAsia="仿宋"/>
          <w:color w:val="000000" w:themeColor="text1"/>
          <w:sz w:val="24"/>
          <w:szCs w:val="24"/>
          <w14:textFill>
            <w14:solidFill>
              <w14:schemeClr w14:val="tx1"/>
            </w14:solidFill>
          </w14:textFill>
        </w:rPr>
        <w:t>占有一定比例，</w:t>
      </w:r>
      <w:r>
        <w:rPr>
          <w:rFonts w:hint="eastAsia" w:ascii="仿宋" w:hAnsi="仿宋" w:eastAsia="仿宋"/>
          <w:bCs/>
          <w:color w:val="000000" w:themeColor="text1"/>
          <w:sz w:val="24"/>
          <w:szCs w:val="24"/>
          <w14:textFill>
            <w14:solidFill>
              <w14:schemeClr w14:val="tx1"/>
            </w14:solidFill>
          </w14:textFill>
        </w:rPr>
        <w:t>等级</w:t>
      </w:r>
      <w:r>
        <w:rPr>
          <w:rFonts w:hint="eastAsia" w:ascii="仿宋" w:hAnsi="仿宋" w:eastAsia="仿宋"/>
          <w:color w:val="000000" w:themeColor="text1"/>
          <w:sz w:val="24"/>
          <w:szCs w:val="24"/>
          <w14:textFill>
            <w14:solidFill>
              <w14:schemeClr w14:val="tx1"/>
            </w14:solidFill>
          </w14:textFill>
        </w:rPr>
        <w:t>超重；从左边的分布可以估计高一年级个别男生低体重，从右边的分布可以估计高一年级有部分男生肥胖.</w:t>
      </w:r>
    </w:p>
    <w:p>
      <w:pPr>
        <w:widowControl/>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很好，该同学利用30名男生BMI数值的频率分布表和频率分布直方图直观地刻画高一年级男生的分布情况.还有不同角度的数据分析吗？</w:t>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生 我画了30名男生的体重与身高、34名女生的体重与身高、6</w:t>
      </w:r>
      <w:r>
        <w:rPr>
          <w:rFonts w:ascii="仿宋" w:hAnsi="仿宋" w:eastAsia="仿宋"/>
          <w:color w:val="000000" w:themeColor="text1"/>
          <w:sz w:val="24"/>
          <w:szCs w:val="24"/>
          <w14:textFill>
            <w14:solidFill>
              <w14:schemeClr w14:val="tx1"/>
            </w14:solidFill>
          </w14:textFill>
        </w:rPr>
        <w:t>4</w:t>
      </w:r>
      <w:r>
        <w:rPr>
          <w:rFonts w:hint="eastAsia" w:ascii="仿宋" w:hAnsi="仿宋" w:eastAsia="仿宋"/>
          <w:color w:val="000000" w:themeColor="text1"/>
          <w:sz w:val="24"/>
          <w:szCs w:val="24"/>
          <w14:textFill>
            <w14:solidFill>
              <w14:schemeClr w14:val="tx1"/>
            </w14:solidFill>
          </w14:textFill>
        </w:rPr>
        <w:t>名学生的体重与身高的散点图.</w:t>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p>
    <w:p>
      <w:pPr>
        <w:spacing w:line="312" w:lineRule="auto"/>
        <w:ind w:firstLine="1680" w:firstLineChars="7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 xml:space="preserve"> </w:t>
      </w:r>
    </w:p>
    <w:p>
      <w:pPr>
        <w:spacing w:line="312" w:lineRule="auto"/>
        <w:rPr>
          <w:rFonts w:ascii="仿宋" w:hAnsi="仿宋" w:eastAsia="仿宋"/>
          <w:color w:val="000000" w:themeColor="text1"/>
          <w:sz w:val="24"/>
          <w:szCs w:val="24"/>
          <w14:textFill>
            <w14:solidFill>
              <w14:schemeClr w14:val="tx1"/>
            </w14:solidFill>
          </w14:textFill>
        </w:rPr>
      </w:pPr>
      <w:r>
        <w:drawing>
          <wp:anchor distT="0" distB="0" distL="114300" distR="114300" simplePos="0" relativeHeight="251661312" behindDoc="0" locked="0" layoutInCell="1" allowOverlap="1">
            <wp:simplePos x="0" y="0"/>
            <wp:positionH relativeFrom="margin">
              <wp:align>left</wp:align>
            </wp:positionH>
            <wp:positionV relativeFrom="paragraph">
              <wp:posOffset>69850</wp:posOffset>
            </wp:positionV>
            <wp:extent cx="4527550" cy="2451100"/>
            <wp:effectExtent l="0" t="0" r="6350" b="6350"/>
            <wp:wrapSquare wrapText="bothSides"/>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anchor>
        </w:drawing>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p>
    <w:p>
      <w:pPr>
        <w:spacing w:line="312" w:lineRule="auto"/>
        <w:ind w:firstLine="1200" w:firstLineChars="500"/>
        <w:rPr>
          <w:rFonts w:ascii="仿宋" w:hAnsi="仿宋" w:eastAsia="仿宋"/>
          <w:color w:val="000000" w:themeColor="text1"/>
          <w:sz w:val="24"/>
          <w:szCs w:val="24"/>
          <w14:textFill>
            <w14:solidFill>
              <w14:schemeClr w14:val="tx1"/>
            </w14:solidFill>
          </w14:textFill>
        </w:rPr>
      </w:pPr>
    </w:p>
    <w:p>
      <w:pPr>
        <w:spacing w:line="312" w:lineRule="auto"/>
        <w:rPr>
          <w:rFonts w:ascii="仿宋" w:hAnsi="仿宋" w:eastAsia="仿宋"/>
          <w:color w:val="000000" w:themeColor="text1"/>
          <w:sz w:val="24"/>
          <w:szCs w:val="24"/>
          <w14:textFill>
            <w14:solidFill>
              <w14:schemeClr w14:val="tx1"/>
            </w14:solidFill>
          </w14:textFill>
        </w:rPr>
      </w:pPr>
    </w:p>
    <w:p>
      <w:pPr>
        <w:spacing w:line="312" w:lineRule="auto"/>
        <w:ind w:firstLine="1200" w:firstLineChars="500"/>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drawing>
          <wp:anchor distT="0" distB="0" distL="114300" distR="114300" simplePos="0" relativeHeight="251660288" behindDoc="0" locked="0" layoutInCell="1" allowOverlap="1">
            <wp:simplePos x="0" y="0"/>
            <wp:positionH relativeFrom="column">
              <wp:posOffset>-4700905</wp:posOffset>
            </wp:positionH>
            <wp:positionV relativeFrom="paragraph">
              <wp:posOffset>1879600</wp:posOffset>
            </wp:positionV>
            <wp:extent cx="4579620" cy="2345055"/>
            <wp:effectExtent l="19050" t="0" r="11430" b="0"/>
            <wp:wrapSquare wrapText="bothSides"/>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anchor>
        </w:drawing>
      </w:r>
    </w:p>
    <w:p>
      <w:pPr>
        <w:spacing w:line="312" w:lineRule="auto"/>
        <w:rPr>
          <w:rFonts w:ascii="仿宋" w:hAnsi="仿宋" w:eastAsia="仿宋"/>
          <w:color w:val="000000" w:themeColor="text1"/>
          <w:sz w:val="24"/>
          <w:szCs w:val="24"/>
          <w14:textFill>
            <w14:solidFill>
              <w14:schemeClr w14:val="tx1"/>
            </w14:solidFill>
          </w14:textFill>
        </w:rPr>
      </w:pPr>
    </w:p>
    <w:p>
      <w:pPr>
        <w:spacing w:line="312" w:lineRule="auto"/>
      </w:pPr>
    </w:p>
    <w:p>
      <w:pPr>
        <w:spacing w:line="312" w:lineRule="auto"/>
      </w:pPr>
    </w:p>
    <w:p>
      <w:pPr>
        <w:spacing w:line="312" w:lineRule="auto"/>
      </w:pPr>
    </w:p>
    <w:p>
      <w:pPr>
        <w:spacing w:line="312" w:lineRule="auto"/>
      </w:pPr>
    </w:p>
    <w:p>
      <w:pPr>
        <w:spacing w:line="312" w:lineRule="auto"/>
      </w:pPr>
    </w:p>
    <w:p>
      <w:pPr>
        <w:spacing w:line="312" w:lineRule="auto"/>
      </w:pPr>
    </w:p>
    <w:p>
      <w:pPr>
        <w:spacing w:line="312" w:lineRule="auto"/>
      </w:pPr>
    </w:p>
    <w:p>
      <w:pPr>
        <w:spacing w:line="312" w:lineRule="auto"/>
      </w:pPr>
    </w:p>
    <w:p>
      <w:pPr>
        <w:spacing w:line="312" w:lineRule="auto"/>
      </w:pPr>
    </w:p>
    <w:p>
      <w:pPr>
        <w:spacing w:line="312" w:lineRule="auto"/>
      </w:pPr>
    </w:p>
    <w:p>
      <w:pPr>
        <w:spacing w:line="312" w:lineRule="auto"/>
      </w:pPr>
    </w:p>
    <w:p>
      <w:pPr>
        <w:spacing w:line="312" w:lineRule="auto"/>
      </w:pPr>
    </w:p>
    <w:p>
      <w:pPr>
        <w:spacing w:line="312" w:lineRule="auto"/>
      </w:pPr>
    </w:p>
    <w:p>
      <w:pPr>
        <w:spacing w:line="312" w:lineRule="auto"/>
      </w:pPr>
    </w:p>
    <w:p>
      <w:pPr>
        <w:spacing w:line="312" w:lineRule="auto"/>
      </w:pPr>
    </w:p>
    <w:p>
      <w:pPr>
        <w:spacing w:line="312" w:lineRule="auto"/>
      </w:pPr>
    </w:p>
    <w:p>
      <w:pPr>
        <w:spacing w:line="312" w:lineRule="auto"/>
        <w:rPr>
          <w:rFonts w:ascii="仿宋" w:hAnsi="仿宋" w:eastAsia="仿宋"/>
          <w:color w:val="000000" w:themeColor="text1"/>
          <w:sz w:val="24"/>
          <w:szCs w:val="24"/>
          <w14:textFill>
            <w14:solidFill>
              <w14:schemeClr w14:val="tx1"/>
            </w14:solidFill>
          </w14:textFill>
        </w:rPr>
      </w:pPr>
      <w:r>
        <w:drawing>
          <wp:inline distT="0" distB="0" distL="0" distR="0">
            <wp:extent cx="4552950" cy="2609850"/>
            <wp:effectExtent l="0" t="0" r="0" b="0"/>
            <wp:docPr id="3"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pPr>
        <w:widowControl/>
        <w:spacing w:line="312" w:lineRule="auto"/>
        <w:ind w:firstLine="480" w:firstLineChars="200"/>
        <w:rPr>
          <w:rFonts w:ascii="仿宋" w:hAnsi="仿宋" w:eastAsia="仿宋"/>
          <w:color w:val="000000" w:themeColor="text1"/>
          <w:sz w:val="24"/>
          <w:szCs w:val="24"/>
          <w14:textFill>
            <w14:solidFill>
              <w14:schemeClr w14:val="tx1"/>
            </w14:solidFill>
          </w14:textFill>
        </w:rPr>
      </w:pPr>
    </w:p>
    <w:p>
      <w:pPr>
        <w:widowControl/>
        <w:spacing w:line="312" w:lineRule="auto"/>
        <w:ind w:firstLine="480" w:firstLineChars="200"/>
        <w:rPr>
          <w:rFonts w:ascii="仿宋" w:hAnsi="仿宋" w:eastAsia="仿宋"/>
          <w:color w:val="000000" w:themeColor="text1"/>
          <w:sz w:val="24"/>
          <w:szCs w:val="24"/>
          <w14:textFill>
            <w14:solidFill>
              <w14:schemeClr w14:val="tx1"/>
            </w14:solidFill>
          </w14:textFill>
        </w:rPr>
      </w:pPr>
    </w:p>
    <w:p>
      <w:pPr>
        <w:widowControl/>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这三张图都是以学生的身高为横坐标，体重作为纵坐标。在</w:t>
      </w:r>
      <w:r>
        <w:rPr>
          <w:rFonts w:ascii="仿宋" w:hAnsi="仿宋" w:eastAsia="仿宋"/>
          <w:color w:val="000000" w:themeColor="text1"/>
          <w:sz w:val="24"/>
          <w:szCs w:val="24"/>
          <w14:textFill>
            <w14:solidFill>
              <w14:schemeClr w14:val="tx1"/>
            </w14:solidFill>
          </w14:textFill>
        </w:rPr>
        <w:t>第一张图和第二张图</w:t>
      </w:r>
      <w:r>
        <w:rPr>
          <w:rFonts w:hint="eastAsia" w:ascii="仿宋" w:hAnsi="仿宋" w:eastAsia="仿宋"/>
          <w:color w:val="000000" w:themeColor="text1"/>
          <w:sz w:val="24"/>
          <w:szCs w:val="24"/>
          <w14:textFill>
            <w14:solidFill>
              <w14:schemeClr w14:val="tx1"/>
            </w14:solidFill>
          </w14:textFill>
        </w:rPr>
        <w:t>中身高与体重的关系不明显,但比较这两张图，发现女生的体重分布比男生的体重分布更集中.从第三张图可以直观地看出，图中的点从左至右大致是逐渐上升的，所以在高一年级学生群体中就总体而言“身材较高的人，体重往往也较重”.</w:t>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下面，</w:t>
      </w:r>
      <w:r>
        <w:rPr>
          <w:rFonts w:hint="eastAsia" w:ascii="仿宋" w:hAnsi="仿宋" w:eastAsia="仿宋"/>
          <w:color w:val="000000" w:themeColor="text1"/>
          <w:sz w:val="24"/>
          <w:szCs w:val="24"/>
          <w14:textFill>
            <w14:solidFill>
              <w14:schemeClr w14:val="tx1"/>
            </w14:solidFill>
          </w14:textFill>
        </w:rPr>
        <w:t>依据样本数据和指标权重，可以计算样本学生的体质健康综合指标.</w:t>
      </w:r>
    </w:p>
    <w:p>
      <w:pPr>
        <w:spacing w:line="312" w:lineRule="auto"/>
        <w:ind w:firstLine="1680" w:firstLineChars="700"/>
        <w:rPr>
          <w:rFonts w:ascii="仿宋" w:hAnsi="仿宋" w:eastAsia="仿宋" w:cs="Times New Roman"/>
          <w:sz w:val="24"/>
          <w:szCs w:val="24"/>
        </w:rPr>
      </w:pPr>
      <w:r>
        <w:rPr>
          <w:rFonts w:hint="eastAsia" w:ascii="仿宋" w:hAnsi="仿宋" w:eastAsia="仿宋" w:cs="Times New Roman"/>
          <w:sz w:val="24"/>
          <w:szCs w:val="24"/>
        </w:rPr>
        <w:t>表</w:t>
      </w:r>
      <w:r>
        <w:rPr>
          <w:rFonts w:ascii="仿宋" w:hAnsi="仿宋" w:eastAsia="仿宋" w:cs="Times New Roman"/>
          <w:sz w:val="24"/>
          <w:szCs w:val="24"/>
        </w:rPr>
        <w:t>6</w:t>
      </w:r>
      <w:r>
        <w:rPr>
          <w:rFonts w:hint="eastAsia" w:ascii="仿宋" w:hAnsi="仿宋" w:eastAsia="仿宋" w:cs="Times New Roman"/>
          <w:sz w:val="24"/>
          <w:szCs w:val="24"/>
        </w:rPr>
        <w:t xml:space="preserve">  30名高一年级男生的体质健康综合指标</w:t>
      </w:r>
    </w:p>
    <w:p>
      <w:pPr>
        <w:spacing w:line="312" w:lineRule="auto"/>
        <w:rPr>
          <w:rFonts w:ascii="仿宋" w:hAnsi="仿宋" w:eastAsia="仿宋" w:cs="Times New Roman"/>
          <w:sz w:val="24"/>
          <w:szCs w:val="24"/>
        </w:rPr>
      </w:pPr>
    </w:p>
    <w:tbl>
      <w:tblPr>
        <w:tblStyle w:val="11"/>
        <w:tblW w:w="8492" w:type="dxa"/>
        <w:tblInd w:w="0" w:type="dxa"/>
        <w:tblLayout w:type="autofit"/>
        <w:tblCellMar>
          <w:top w:w="0" w:type="dxa"/>
          <w:left w:w="108" w:type="dxa"/>
          <w:bottom w:w="0" w:type="dxa"/>
          <w:right w:w="108" w:type="dxa"/>
        </w:tblCellMar>
      </w:tblPr>
      <w:tblGrid>
        <w:gridCol w:w="875"/>
        <w:gridCol w:w="576"/>
        <w:gridCol w:w="1096"/>
        <w:gridCol w:w="823"/>
        <w:gridCol w:w="823"/>
        <w:gridCol w:w="823"/>
        <w:gridCol w:w="823"/>
        <w:gridCol w:w="734"/>
        <w:gridCol w:w="823"/>
        <w:gridCol w:w="1096"/>
      </w:tblGrid>
      <w:tr>
        <w:tblPrEx>
          <w:tblCellMar>
            <w:top w:w="0" w:type="dxa"/>
            <w:left w:w="108" w:type="dxa"/>
            <w:bottom w:w="0" w:type="dxa"/>
            <w:right w:w="108" w:type="dxa"/>
          </w:tblCellMar>
        </w:tblPrEx>
        <w:trPr>
          <w:trHeight w:val="191" w:hRule="atLeast"/>
        </w:trPr>
        <w:tc>
          <w:tcPr>
            <w:tcW w:w="875" w:type="dxa"/>
            <w:tcBorders>
              <w:top w:val="single" w:color="auto" w:sz="4" w:space="0"/>
              <w:left w:val="single" w:color="auto" w:sz="4" w:space="0"/>
              <w:bottom w:val="single" w:color="auto" w:sz="4" w:space="0"/>
              <w:right w:val="single" w:color="auto" w:sz="4" w:space="0"/>
            </w:tcBorders>
            <w:shd w:val="clear" w:color="auto" w:fill="F7CAAC"/>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编号</w:t>
            </w:r>
          </w:p>
        </w:tc>
        <w:tc>
          <w:tcPr>
            <w:tcW w:w="576" w:type="dxa"/>
            <w:tcBorders>
              <w:top w:val="single" w:color="auto" w:sz="4" w:space="0"/>
              <w:left w:val="nil"/>
              <w:bottom w:val="single" w:color="auto" w:sz="4" w:space="0"/>
              <w:right w:val="single" w:color="auto" w:sz="4" w:space="0"/>
            </w:tcBorders>
            <w:shd w:val="clear" w:color="auto" w:fill="F7CAAC"/>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性别</w:t>
            </w:r>
          </w:p>
        </w:tc>
        <w:tc>
          <w:tcPr>
            <w:tcW w:w="1096" w:type="dxa"/>
            <w:tcBorders>
              <w:top w:val="single" w:color="auto" w:sz="4" w:space="0"/>
              <w:left w:val="nil"/>
              <w:bottom w:val="single" w:color="auto" w:sz="4" w:space="0"/>
              <w:right w:val="single" w:color="auto" w:sz="4" w:space="0"/>
            </w:tcBorders>
            <w:shd w:val="clear" w:color="auto" w:fill="F7CAAC"/>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B</w:t>
            </w:r>
            <w:r>
              <w:rPr>
                <w:rFonts w:ascii="仿宋" w:hAnsi="仿宋" w:eastAsia="仿宋" w:cs="宋体"/>
                <w:color w:val="000000"/>
                <w:kern w:val="0"/>
                <w:sz w:val="24"/>
                <w:szCs w:val="24"/>
              </w:rPr>
              <w:t>MI</w:t>
            </w:r>
          </w:p>
        </w:tc>
        <w:tc>
          <w:tcPr>
            <w:tcW w:w="823" w:type="dxa"/>
            <w:tcBorders>
              <w:top w:val="single" w:color="auto" w:sz="4" w:space="0"/>
              <w:left w:val="nil"/>
              <w:bottom w:val="single" w:color="auto" w:sz="4" w:space="0"/>
              <w:right w:val="single" w:color="auto" w:sz="4" w:space="0"/>
            </w:tcBorders>
            <w:shd w:val="clear" w:color="auto" w:fill="F7CAAC"/>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肺活量</w:t>
            </w:r>
          </w:p>
        </w:tc>
        <w:tc>
          <w:tcPr>
            <w:tcW w:w="823" w:type="dxa"/>
            <w:tcBorders>
              <w:top w:val="single" w:color="auto" w:sz="4" w:space="0"/>
              <w:left w:val="nil"/>
              <w:bottom w:val="single" w:color="auto" w:sz="4" w:space="0"/>
              <w:right w:val="single" w:color="auto" w:sz="4" w:space="0"/>
            </w:tcBorders>
            <w:shd w:val="clear" w:color="auto" w:fill="F7CAAC"/>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50米跑</w:t>
            </w:r>
          </w:p>
        </w:tc>
        <w:tc>
          <w:tcPr>
            <w:tcW w:w="823" w:type="dxa"/>
            <w:tcBorders>
              <w:top w:val="single" w:color="auto" w:sz="4" w:space="0"/>
              <w:left w:val="nil"/>
              <w:bottom w:val="single" w:color="auto" w:sz="4" w:space="0"/>
              <w:right w:val="single" w:color="auto" w:sz="4" w:space="0"/>
            </w:tcBorders>
            <w:shd w:val="clear" w:color="auto" w:fill="F7CAAC"/>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坐位体前屈</w:t>
            </w:r>
          </w:p>
        </w:tc>
        <w:tc>
          <w:tcPr>
            <w:tcW w:w="823" w:type="dxa"/>
            <w:tcBorders>
              <w:top w:val="single" w:color="auto" w:sz="4" w:space="0"/>
              <w:left w:val="nil"/>
              <w:bottom w:val="single" w:color="auto" w:sz="4" w:space="0"/>
              <w:right w:val="single" w:color="auto" w:sz="4" w:space="0"/>
            </w:tcBorders>
            <w:shd w:val="clear" w:color="auto" w:fill="F7CAAC"/>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引体向上</w:t>
            </w:r>
          </w:p>
        </w:tc>
        <w:tc>
          <w:tcPr>
            <w:tcW w:w="734" w:type="dxa"/>
            <w:tcBorders>
              <w:top w:val="single" w:color="auto" w:sz="4" w:space="0"/>
              <w:left w:val="nil"/>
              <w:bottom w:val="single" w:color="auto" w:sz="4" w:space="0"/>
              <w:right w:val="single" w:color="auto" w:sz="4" w:space="0"/>
            </w:tcBorders>
            <w:shd w:val="clear" w:color="auto" w:fill="F7CAAC"/>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立定跳远</w:t>
            </w:r>
          </w:p>
        </w:tc>
        <w:tc>
          <w:tcPr>
            <w:tcW w:w="823" w:type="dxa"/>
            <w:tcBorders>
              <w:top w:val="single" w:color="auto" w:sz="4" w:space="0"/>
              <w:left w:val="nil"/>
              <w:bottom w:val="single" w:color="auto" w:sz="4" w:space="0"/>
              <w:right w:val="single" w:color="auto" w:sz="4" w:space="0"/>
            </w:tcBorders>
            <w:shd w:val="clear" w:color="auto" w:fill="F7CAAC"/>
            <w:noWrap/>
            <w:vAlign w:val="center"/>
          </w:tcPr>
          <w:p>
            <w:pPr>
              <w:widowControl/>
              <w:spacing w:line="312" w:lineRule="auto"/>
              <w:jc w:val="center"/>
              <w:rPr>
                <w:rFonts w:ascii="仿宋" w:hAnsi="仿宋" w:eastAsia="仿宋" w:cs="宋体"/>
                <w:color w:val="000000"/>
                <w:kern w:val="0"/>
                <w:sz w:val="24"/>
                <w:szCs w:val="24"/>
              </w:rPr>
            </w:pPr>
            <w:r>
              <w:rPr>
                <w:rFonts w:ascii="仿宋" w:hAnsi="仿宋" w:eastAsia="仿宋" w:cs="宋体"/>
                <w:color w:val="000000"/>
                <w:kern w:val="0"/>
                <w:sz w:val="24"/>
                <w:szCs w:val="24"/>
              </w:rPr>
              <w:t>1000</w:t>
            </w:r>
            <w:r>
              <w:rPr>
                <w:rFonts w:hint="eastAsia" w:ascii="仿宋" w:hAnsi="仿宋" w:eastAsia="仿宋" w:cs="宋体"/>
                <w:color w:val="000000"/>
                <w:kern w:val="0"/>
                <w:sz w:val="24"/>
                <w:szCs w:val="24"/>
              </w:rPr>
              <w:t>米</w:t>
            </w:r>
          </w:p>
        </w:tc>
        <w:tc>
          <w:tcPr>
            <w:tcW w:w="1096" w:type="dxa"/>
            <w:tcBorders>
              <w:top w:val="single" w:color="auto" w:sz="4" w:space="0"/>
              <w:left w:val="nil"/>
              <w:bottom w:val="single" w:color="auto" w:sz="4" w:space="0"/>
              <w:right w:val="single" w:color="auto" w:sz="4" w:space="0"/>
            </w:tcBorders>
            <w:shd w:val="clear" w:color="auto" w:fill="F7CAAC"/>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总分</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1</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78</w:t>
            </w:r>
          </w:p>
        </w:tc>
        <w:tc>
          <w:tcPr>
            <w:tcW w:w="82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76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ascii="仿宋" w:hAnsi="仿宋" w:eastAsia="仿宋" w:cs="宋体"/>
                <w:color w:val="000000"/>
                <w:kern w:val="0"/>
                <w:sz w:val="24"/>
                <w:szCs w:val="24"/>
              </w:rPr>
              <w:t>20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78</w:t>
            </w:r>
          </w:p>
        </w:tc>
        <w:tc>
          <w:tcPr>
            <w:tcW w:w="82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ascii="仿宋" w:hAnsi="仿宋" w:eastAsia="仿宋" w:cs="Times New Roman"/>
                <w:color w:val="000000"/>
                <w:sz w:val="24"/>
                <w:szCs w:val="24"/>
              </w:rPr>
              <w:t>64</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70</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2</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90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78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ascii="仿宋" w:hAnsi="仿宋" w:eastAsia="仿宋" w:cs="宋体"/>
                <w:color w:val="000000"/>
                <w:kern w:val="0"/>
                <w:sz w:val="24"/>
                <w:szCs w:val="24"/>
              </w:rPr>
              <w:t>60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64</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95</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87</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3</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62</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40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43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4</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64</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50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73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5</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78</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62</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50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62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90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30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62</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72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30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84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95</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69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30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84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11</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50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82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12</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79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13</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50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70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14</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50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50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95</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81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15</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40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54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16</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50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66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17</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68</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87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18</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72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19</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40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86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20</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30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70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21</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40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62</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75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22</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62</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66</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53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23</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62</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70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24</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76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25</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47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26</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62</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54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27</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64</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62</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70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28</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83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29</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62</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71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ascii="仿宋" w:hAnsi="仿宋" w:eastAsia="仿宋" w:cs="宋体"/>
                <w:color w:val="000000"/>
                <w:kern w:val="0"/>
                <w:sz w:val="24"/>
                <w:szCs w:val="24"/>
              </w:rPr>
              <w:t>30</w:t>
            </w:r>
          </w:p>
        </w:tc>
        <w:tc>
          <w:tcPr>
            <w:tcW w:w="57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男</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76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100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66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10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ascii="仿宋" w:hAnsi="仿宋" w:eastAsia="仿宋" w:cs="宋体"/>
                <w:color w:val="000000"/>
                <w:kern w:val="0"/>
                <w:sz w:val="24"/>
                <w:szCs w:val="24"/>
              </w:rPr>
              <w:t>68</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76</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73</w:t>
            </w:r>
          </w:p>
        </w:tc>
      </w:tr>
    </w:tbl>
    <w:p>
      <w:pPr>
        <w:spacing w:line="312" w:lineRule="auto"/>
        <w:rPr>
          <w:rFonts w:ascii="仿宋" w:hAnsi="仿宋" w:eastAsia="仿宋"/>
          <w:color w:val="000000" w:themeColor="text1"/>
          <w:sz w:val="24"/>
          <w:szCs w:val="24"/>
          <w14:textFill>
            <w14:solidFill>
              <w14:schemeClr w14:val="tx1"/>
            </w14:solidFill>
          </w14:textFill>
        </w:rPr>
      </w:pPr>
    </w:p>
    <w:p>
      <w:pPr>
        <w:spacing w:line="312" w:lineRule="auto"/>
        <w:rPr>
          <w:rFonts w:ascii="仿宋" w:hAnsi="仿宋" w:eastAsia="仿宋"/>
          <w:color w:val="000000" w:themeColor="text1"/>
          <w:sz w:val="24"/>
          <w:szCs w:val="24"/>
          <w14:textFill>
            <w14:solidFill>
              <w14:schemeClr w14:val="tx1"/>
            </w14:solidFill>
          </w14:textFill>
        </w:rPr>
      </w:pPr>
    </w:p>
    <w:p>
      <w:pPr>
        <w:spacing w:line="312" w:lineRule="auto"/>
        <w:rPr>
          <w:rFonts w:ascii="仿宋" w:hAnsi="仿宋" w:eastAsia="仿宋"/>
          <w:color w:val="000000" w:themeColor="text1"/>
          <w:sz w:val="24"/>
          <w:szCs w:val="24"/>
          <w14:textFill>
            <w14:solidFill>
              <w14:schemeClr w14:val="tx1"/>
            </w14:solidFill>
          </w14:textFill>
        </w:rPr>
      </w:pPr>
    </w:p>
    <w:p>
      <w:pPr>
        <w:spacing w:line="312" w:lineRule="auto"/>
        <w:ind w:firstLine="1680" w:firstLineChars="700"/>
        <w:rPr>
          <w:rFonts w:ascii="仿宋" w:hAnsi="仿宋" w:eastAsia="仿宋" w:cs="Times New Roman"/>
          <w:sz w:val="24"/>
          <w:szCs w:val="24"/>
        </w:rPr>
      </w:pPr>
      <w:r>
        <w:rPr>
          <w:rFonts w:hint="eastAsia" w:ascii="仿宋" w:hAnsi="仿宋" w:eastAsia="仿宋" w:cs="Times New Roman"/>
          <w:sz w:val="24"/>
          <w:szCs w:val="24"/>
        </w:rPr>
        <w:t>表</w:t>
      </w:r>
      <w:r>
        <w:rPr>
          <w:rFonts w:ascii="仿宋" w:hAnsi="仿宋" w:eastAsia="仿宋" w:cs="Times New Roman"/>
          <w:sz w:val="24"/>
          <w:szCs w:val="24"/>
        </w:rPr>
        <w:t>7</w:t>
      </w:r>
      <w:r>
        <w:rPr>
          <w:rFonts w:hint="eastAsia" w:ascii="仿宋" w:hAnsi="仿宋" w:eastAsia="仿宋" w:cs="Times New Roman"/>
          <w:sz w:val="24"/>
          <w:szCs w:val="24"/>
        </w:rPr>
        <w:t xml:space="preserve">  34名高一年级女生的体质健康综合指标</w:t>
      </w:r>
    </w:p>
    <w:tbl>
      <w:tblPr>
        <w:tblStyle w:val="11"/>
        <w:tblW w:w="8466" w:type="dxa"/>
        <w:tblInd w:w="0" w:type="dxa"/>
        <w:tblLayout w:type="autofit"/>
        <w:tblCellMar>
          <w:top w:w="0" w:type="dxa"/>
          <w:left w:w="108" w:type="dxa"/>
          <w:bottom w:w="0" w:type="dxa"/>
          <w:right w:w="108" w:type="dxa"/>
        </w:tblCellMar>
      </w:tblPr>
      <w:tblGrid>
        <w:gridCol w:w="875"/>
        <w:gridCol w:w="550"/>
        <w:gridCol w:w="1096"/>
        <w:gridCol w:w="823"/>
        <w:gridCol w:w="823"/>
        <w:gridCol w:w="823"/>
        <w:gridCol w:w="823"/>
        <w:gridCol w:w="734"/>
        <w:gridCol w:w="823"/>
        <w:gridCol w:w="1096"/>
      </w:tblGrid>
      <w:tr>
        <w:tblPrEx>
          <w:tblCellMar>
            <w:top w:w="0" w:type="dxa"/>
            <w:left w:w="108" w:type="dxa"/>
            <w:bottom w:w="0" w:type="dxa"/>
            <w:right w:w="108" w:type="dxa"/>
          </w:tblCellMar>
        </w:tblPrEx>
        <w:trPr>
          <w:trHeight w:val="191" w:hRule="atLeast"/>
        </w:trPr>
        <w:tc>
          <w:tcPr>
            <w:tcW w:w="875" w:type="dxa"/>
            <w:tcBorders>
              <w:top w:val="single" w:color="auto" w:sz="4" w:space="0"/>
              <w:left w:val="single" w:color="auto" w:sz="4" w:space="0"/>
              <w:bottom w:val="single" w:color="auto" w:sz="4" w:space="0"/>
              <w:right w:val="single" w:color="auto" w:sz="4" w:space="0"/>
            </w:tcBorders>
            <w:shd w:val="clear" w:color="auto" w:fill="F7CAAC"/>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编号</w:t>
            </w:r>
          </w:p>
        </w:tc>
        <w:tc>
          <w:tcPr>
            <w:tcW w:w="550" w:type="dxa"/>
            <w:tcBorders>
              <w:top w:val="single" w:color="auto" w:sz="4" w:space="0"/>
              <w:left w:val="nil"/>
              <w:bottom w:val="single" w:color="auto" w:sz="4" w:space="0"/>
              <w:right w:val="single" w:color="auto" w:sz="4" w:space="0"/>
            </w:tcBorders>
            <w:shd w:val="clear" w:color="auto" w:fill="F7CAAC"/>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性别</w:t>
            </w:r>
          </w:p>
        </w:tc>
        <w:tc>
          <w:tcPr>
            <w:tcW w:w="1096" w:type="dxa"/>
            <w:tcBorders>
              <w:top w:val="single" w:color="auto" w:sz="4" w:space="0"/>
              <w:left w:val="nil"/>
              <w:bottom w:val="single" w:color="auto" w:sz="4" w:space="0"/>
              <w:right w:val="single" w:color="auto" w:sz="4" w:space="0"/>
            </w:tcBorders>
            <w:shd w:val="clear" w:color="auto" w:fill="F7CAAC"/>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B</w:t>
            </w:r>
            <w:r>
              <w:rPr>
                <w:rFonts w:ascii="仿宋" w:hAnsi="仿宋" w:eastAsia="仿宋" w:cs="宋体"/>
                <w:color w:val="000000"/>
                <w:kern w:val="0"/>
                <w:sz w:val="24"/>
                <w:szCs w:val="24"/>
              </w:rPr>
              <w:t>MI</w:t>
            </w:r>
          </w:p>
        </w:tc>
        <w:tc>
          <w:tcPr>
            <w:tcW w:w="823" w:type="dxa"/>
            <w:tcBorders>
              <w:top w:val="single" w:color="auto" w:sz="4" w:space="0"/>
              <w:left w:val="nil"/>
              <w:bottom w:val="single" w:color="auto" w:sz="4" w:space="0"/>
              <w:right w:val="single" w:color="auto" w:sz="4" w:space="0"/>
            </w:tcBorders>
            <w:shd w:val="clear" w:color="auto" w:fill="F7CAAC"/>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肺活量</w:t>
            </w:r>
          </w:p>
        </w:tc>
        <w:tc>
          <w:tcPr>
            <w:tcW w:w="823" w:type="dxa"/>
            <w:tcBorders>
              <w:top w:val="single" w:color="auto" w:sz="4" w:space="0"/>
              <w:left w:val="nil"/>
              <w:bottom w:val="single" w:color="auto" w:sz="4" w:space="0"/>
              <w:right w:val="single" w:color="auto" w:sz="4" w:space="0"/>
            </w:tcBorders>
            <w:shd w:val="clear" w:color="auto" w:fill="F7CAAC"/>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50米跑</w:t>
            </w:r>
          </w:p>
        </w:tc>
        <w:tc>
          <w:tcPr>
            <w:tcW w:w="823" w:type="dxa"/>
            <w:tcBorders>
              <w:top w:val="single" w:color="auto" w:sz="4" w:space="0"/>
              <w:left w:val="nil"/>
              <w:bottom w:val="single" w:color="auto" w:sz="4" w:space="0"/>
              <w:right w:val="single" w:color="auto" w:sz="4" w:space="0"/>
            </w:tcBorders>
            <w:shd w:val="clear" w:color="auto" w:fill="F7CAAC"/>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坐位体前屈</w:t>
            </w:r>
          </w:p>
        </w:tc>
        <w:tc>
          <w:tcPr>
            <w:tcW w:w="823" w:type="dxa"/>
            <w:tcBorders>
              <w:top w:val="single" w:color="auto" w:sz="4" w:space="0"/>
              <w:left w:val="nil"/>
              <w:bottom w:val="single" w:color="auto" w:sz="4" w:space="0"/>
              <w:right w:val="single" w:color="auto" w:sz="4" w:space="0"/>
            </w:tcBorders>
            <w:shd w:val="clear" w:color="auto" w:fill="F7CAAC"/>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仰卧起坐</w:t>
            </w:r>
          </w:p>
        </w:tc>
        <w:tc>
          <w:tcPr>
            <w:tcW w:w="734" w:type="dxa"/>
            <w:tcBorders>
              <w:top w:val="single" w:color="auto" w:sz="4" w:space="0"/>
              <w:left w:val="nil"/>
              <w:bottom w:val="single" w:color="auto" w:sz="4" w:space="0"/>
              <w:right w:val="single" w:color="auto" w:sz="4" w:space="0"/>
            </w:tcBorders>
            <w:shd w:val="clear" w:color="auto" w:fill="F7CAAC"/>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立定跳远</w:t>
            </w:r>
          </w:p>
        </w:tc>
        <w:tc>
          <w:tcPr>
            <w:tcW w:w="823" w:type="dxa"/>
            <w:tcBorders>
              <w:top w:val="single" w:color="auto" w:sz="4" w:space="0"/>
              <w:left w:val="nil"/>
              <w:bottom w:val="single" w:color="auto" w:sz="4" w:space="0"/>
              <w:right w:val="single" w:color="auto" w:sz="4" w:space="0"/>
            </w:tcBorders>
            <w:shd w:val="clear" w:color="auto" w:fill="F7CAAC"/>
            <w:noWrap/>
            <w:vAlign w:val="center"/>
          </w:tcPr>
          <w:p>
            <w:pPr>
              <w:widowControl/>
              <w:spacing w:line="312" w:lineRule="auto"/>
              <w:jc w:val="center"/>
              <w:rPr>
                <w:rFonts w:ascii="仿宋" w:hAnsi="仿宋" w:eastAsia="仿宋" w:cs="宋体"/>
                <w:color w:val="000000"/>
                <w:kern w:val="0"/>
                <w:sz w:val="24"/>
                <w:szCs w:val="24"/>
              </w:rPr>
            </w:pPr>
            <w:r>
              <w:rPr>
                <w:rFonts w:ascii="仿宋" w:hAnsi="仿宋" w:eastAsia="仿宋" w:cs="宋体"/>
                <w:color w:val="000000"/>
                <w:kern w:val="0"/>
                <w:sz w:val="24"/>
                <w:szCs w:val="24"/>
              </w:rPr>
              <w:t>800</w:t>
            </w:r>
            <w:r>
              <w:rPr>
                <w:rFonts w:hint="eastAsia" w:ascii="仿宋" w:hAnsi="仿宋" w:eastAsia="仿宋" w:cs="宋体"/>
                <w:color w:val="000000"/>
                <w:kern w:val="0"/>
                <w:sz w:val="24"/>
                <w:szCs w:val="24"/>
              </w:rPr>
              <w:t>米</w:t>
            </w:r>
          </w:p>
        </w:tc>
        <w:tc>
          <w:tcPr>
            <w:tcW w:w="1096" w:type="dxa"/>
            <w:tcBorders>
              <w:top w:val="single" w:color="auto" w:sz="4" w:space="0"/>
              <w:left w:val="nil"/>
              <w:bottom w:val="single" w:color="auto" w:sz="4" w:space="0"/>
              <w:right w:val="single" w:color="auto" w:sz="4" w:space="0"/>
            </w:tcBorders>
            <w:shd w:val="clear" w:color="auto" w:fill="F7CAAC"/>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总分</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1</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85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68</w:t>
            </w:r>
          </w:p>
        </w:tc>
        <w:tc>
          <w:tcPr>
            <w:tcW w:w="82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50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80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85</w:t>
            </w:r>
          </w:p>
        </w:tc>
        <w:tc>
          <w:tcPr>
            <w:tcW w:w="823"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76</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75</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2</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64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70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60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66</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80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74</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74</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kern w:val="0"/>
                <w:sz w:val="24"/>
                <w:szCs w:val="24"/>
              </w:rPr>
            </w:pPr>
            <w:r>
              <w:rPr>
                <w:rFonts w:hint="eastAsia" w:ascii="仿宋" w:hAnsi="仿宋" w:eastAsia="仿宋" w:cs="宋体"/>
                <w:kern w:val="0"/>
                <w:sz w:val="24"/>
                <w:szCs w:val="24"/>
              </w:rPr>
              <w:t>3</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kern w:val="0"/>
                <w:sz w:val="24"/>
                <w:szCs w:val="24"/>
              </w:rPr>
            </w:pPr>
            <w:r>
              <w:rPr>
                <w:rFonts w:hint="eastAsia" w:ascii="仿宋" w:hAnsi="仿宋" w:eastAsia="仿宋" w:cs="宋体"/>
                <w:kern w:val="0"/>
                <w:sz w:val="24"/>
                <w:szCs w:val="24"/>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kern w:val="0"/>
                <w:sz w:val="24"/>
                <w:szCs w:val="24"/>
              </w:rPr>
            </w:pPr>
            <w:r>
              <w:rPr>
                <w:rFonts w:ascii="仿宋" w:hAnsi="仿宋" w:eastAsia="仿宋" w:cs="宋体"/>
                <w:kern w:val="0"/>
                <w:sz w:val="24"/>
                <w:szCs w:val="24"/>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kern w:val="0"/>
                <w:sz w:val="24"/>
                <w:szCs w:val="24"/>
              </w:rPr>
            </w:pPr>
            <w:r>
              <w:rPr>
                <w:rFonts w:hint="eastAsia" w:ascii="仿宋" w:hAnsi="仿宋" w:eastAsia="仿宋" w:cs="宋体"/>
                <w:kern w:val="0"/>
                <w:sz w:val="24"/>
                <w:szCs w:val="24"/>
              </w:rPr>
              <w:t>85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kern w:val="0"/>
                <w:sz w:val="24"/>
                <w:szCs w:val="24"/>
              </w:rPr>
            </w:pPr>
            <w:r>
              <w:rPr>
                <w:rFonts w:hint="eastAsia" w:ascii="仿宋" w:hAnsi="仿宋" w:eastAsia="仿宋" w:cs="宋体"/>
                <w:kern w:val="0"/>
                <w:sz w:val="24"/>
                <w:szCs w:val="24"/>
              </w:rPr>
              <w:t>76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kern w:val="0"/>
                <w:sz w:val="24"/>
                <w:szCs w:val="24"/>
              </w:rPr>
            </w:pPr>
            <w:r>
              <w:rPr>
                <w:rFonts w:hint="eastAsia" w:ascii="仿宋" w:hAnsi="仿宋" w:eastAsia="仿宋" w:cs="宋体"/>
                <w:kern w:val="0"/>
                <w:sz w:val="24"/>
                <w:szCs w:val="24"/>
              </w:rPr>
              <w:t>60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kern w:val="0"/>
                <w:sz w:val="24"/>
                <w:szCs w:val="24"/>
              </w:rPr>
            </w:pPr>
            <w:r>
              <w:rPr>
                <w:rFonts w:hint="eastAsia" w:ascii="仿宋" w:hAnsi="仿宋" w:eastAsia="仿宋" w:cs="宋体"/>
                <w:kern w:val="0"/>
                <w:sz w:val="24"/>
                <w:szCs w:val="24"/>
              </w:rPr>
              <w:t>90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kern w:val="0"/>
                <w:sz w:val="24"/>
                <w:szCs w:val="24"/>
              </w:rPr>
            </w:pPr>
            <w:r>
              <w:rPr>
                <w:rFonts w:ascii="仿宋" w:hAnsi="仿宋" w:eastAsia="仿宋" w:cs="宋体"/>
                <w:kern w:val="0"/>
                <w:sz w:val="24"/>
                <w:szCs w:val="24"/>
              </w:rPr>
              <w:t>72</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kern w:val="0"/>
                <w:sz w:val="24"/>
                <w:szCs w:val="24"/>
              </w:rPr>
            </w:pPr>
            <w:r>
              <w:rPr>
                <w:rFonts w:hint="eastAsia" w:ascii="仿宋" w:hAnsi="仿宋" w:eastAsia="仿宋" w:cs="宋体"/>
                <w:kern w:val="0"/>
                <w:sz w:val="24"/>
                <w:szCs w:val="24"/>
              </w:rPr>
              <w:t>80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kern w:val="0"/>
                <w:sz w:val="24"/>
                <w:szCs w:val="24"/>
              </w:rPr>
            </w:pPr>
            <w:r>
              <w:rPr>
                <w:rFonts w:ascii="仿宋" w:hAnsi="仿宋" w:eastAsia="仿宋" w:cs="宋体"/>
                <w:kern w:val="0"/>
                <w:sz w:val="24"/>
                <w:szCs w:val="24"/>
              </w:rPr>
              <w:t>81</w:t>
            </w:r>
            <w:r>
              <w:rPr>
                <w:rFonts w:hint="eastAsia" w:ascii="仿宋" w:hAnsi="仿宋" w:eastAsia="仿宋" w:cs="宋体"/>
                <w:kern w:val="0"/>
                <w:sz w:val="24"/>
                <w:szCs w:val="24"/>
              </w:rPr>
              <w:t xml:space="preserve">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4</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68</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83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5</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82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95</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68</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95</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89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70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78</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68</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75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68</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84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95</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76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11</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74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12</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68</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84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13</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95</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76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14</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74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15</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64</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66</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68</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64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16</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74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17</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78</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68</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64</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74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18</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62</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64</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77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19</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84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20</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68</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79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21</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40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68</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77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22</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85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23</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68</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78</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72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24</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68</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95</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89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25</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62</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40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66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26</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90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66</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68</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81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27</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77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28</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ascii="仿宋" w:hAnsi="仿宋" w:eastAsia="仿宋" w:cs="宋体"/>
                <w:color w:val="000000" w:themeColor="text1"/>
                <w:kern w:val="0"/>
                <w:sz w:val="24"/>
                <w:szCs w:val="24"/>
                <w14:textFill>
                  <w14:solidFill>
                    <w14:schemeClr w14:val="tx1"/>
                  </w14:solidFill>
                </w14:textFill>
              </w:rPr>
              <w:t>100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ascii="仿宋" w:hAnsi="仿宋" w:eastAsia="仿宋" w:cs="宋体"/>
                <w:color w:val="000000" w:themeColor="text1"/>
                <w:kern w:val="0"/>
                <w:sz w:val="24"/>
                <w:szCs w:val="24"/>
                <w14:textFill>
                  <w14:solidFill>
                    <w14:schemeClr w14:val="tx1"/>
                  </w14:solidFill>
                </w14:textFill>
              </w:rPr>
              <w:t>85</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w:t>
            </w:r>
            <w:r>
              <w:rPr>
                <w:rFonts w:ascii="仿宋" w:hAnsi="仿宋" w:eastAsia="仿宋" w:cs="宋体"/>
                <w:color w:val="000000" w:themeColor="text1"/>
                <w:kern w:val="0"/>
                <w:sz w:val="24"/>
                <w:szCs w:val="24"/>
                <w14:textFill>
                  <w14:solidFill>
                    <w14:schemeClr w14:val="tx1"/>
                  </w14:solidFill>
                </w14:textFill>
              </w:rPr>
              <w:t>2</w:t>
            </w:r>
            <w:r>
              <w:rPr>
                <w:rFonts w:hint="eastAsia" w:ascii="仿宋" w:hAnsi="仿宋" w:eastAsia="仿宋" w:cs="宋体"/>
                <w:color w:val="000000" w:themeColor="text1"/>
                <w:kern w:val="0"/>
                <w:sz w:val="24"/>
                <w:szCs w:val="24"/>
                <w14:textFill>
                  <w14:solidFill>
                    <w14:schemeClr w14:val="tx1"/>
                  </w14:solidFill>
                </w14:textFill>
              </w:rPr>
              <w:t xml:space="preserve">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29</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68</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80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30</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68</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76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31</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68</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80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32</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85</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66</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64</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74</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78</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75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33</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78</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80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72</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68</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76</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themeColor="text1"/>
                <w:kern w:val="0"/>
                <w:sz w:val="24"/>
                <w:szCs w:val="24"/>
                <w14:textFill>
                  <w14:solidFill>
                    <w14:schemeClr w14:val="tx1"/>
                  </w14:solidFill>
                </w14:textFill>
              </w:rPr>
              <w:t xml:space="preserve">72 </w:t>
            </w:r>
          </w:p>
        </w:tc>
      </w:tr>
      <w:tr>
        <w:tblPrEx>
          <w:tblCellMar>
            <w:top w:w="0" w:type="dxa"/>
            <w:left w:w="108" w:type="dxa"/>
            <w:bottom w:w="0" w:type="dxa"/>
            <w:right w:w="108" w:type="dxa"/>
          </w:tblCellMar>
        </w:tblPrEx>
        <w:trPr>
          <w:trHeight w:val="191" w:hRule="atLeast"/>
        </w:trPr>
        <w:tc>
          <w:tcPr>
            <w:tcW w:w="875"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ascii="仿宋" w:hAnsi="仿宋" w:eastAsia="仿宋" w:cs="宋体"/>
                <w:color w:val="000000"/>
                <w:kern w:val="0"/>
                <w:sz w:val="24"/>
                <w:szCs w:val="24"/>
              </w:rPr>
              <w:t>34</w:t>
            </w:r>
          </w:p>
        </w:tc>
        <w:tc>
          <w:tcPr>
            <w:tcW w:w="550"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女</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100</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72</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90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62</w:t>
            </w:r>
          </w:p>
        </w:tc>
        <w:tc>
          <w:tcPr>
            <w:tcW w:w="823"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72</w:t>
            </w:r>
          </w:p>
        </w:tc>
        <w:tc>
          <w:tcPr>
            <w:tcW w:w="734"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80</w:t>
            </w:r>
          </w:p>
        </w:tc>
        <w:tc>
          <w:tcPr>
            <w:tcW w:w="823" w:type="dxa"/>
            <w:tcBorders>
              <w:top w:val="nil"/>
              <w:left w:val="single" w:color="auto" w:sz="4" w:space="0"/>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76</w:t>
            </w:r>
          </w:p>
        </w:tc>
        <w:tc>
          <w:tcPr>
            <w:tcW w:w="1096" w:type="dxa"/>
            <w:tcBorders>
              <w:top w:val="nil"/>
              <w:left w:val="nil"/>
              <w:bottom w:val="single" w:color="auto" w:sz="4" w:space="0"/>
              <w:right w:val="single" w:color="auto" w:sz="4" w:space="0"/>
            </w:tcBorders>
            <w:shd w:val="clear" w:color="auto" w:fill="auto"/>
            <w:noWrap/>
            <w:vAlign w:val="center"/>
          </w:tcPr>
          <w:p>
            <w:pPr>
              <w:widowControl/>
              <w:spacing w:line="312" w:lineRule="auto"/>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80</w:t>
            </w:r>
          </w:p>
        </w:tc>
      </w:tr>
    </w:tbl>
    <w:p>
      <w:pPr>
        <w:spacing w:line="312" w:lineRule="auto"/>
        <w:ind w:firstLine="480" w:firstLineChars="200"/>
        <w:rPr>
          <w:rFonts w:ascii="仿宋" w:hAnsi="仿宋" w:eastAsia="仿宋" w:cs="Times New Roman"/>
          <w:sz w:val="24"/>
          <w:szCs w:val="24"/>
        </w:rPr>
      </w:pPr>
    </w:p>
    <w:p>
      <w:pPr>
        <w:spacing w:line="312" w:lineRule="auto"/>
        <w:rPr>
          <w:rFonts w:ascii="仿宋" w:hAnsi="仿宋" w:eastAsia="仿宋"/>
          <w:color w:val="000000" w:themeColor="text1"/>
          <w:sz w:val="24"/>
          <w:szCs w:val="24"/>
          <w14:textFill>
            <w14:solidFill>
              <w14:schemeClr w14:val="tx1"/>
            </w14:solidFill>
          </w14:textFill>
        </w:rPr>
      </w:pPr>
    </w:p>
    <w:p>
      <w:pPr>
        <w:spacing w:line="312" w:lineRule="auto"/>
        <w:rPr>
          <w:rFonts w:ascii="仿宋" w:hAnsi="仿宋" w:eastAsia="仿宋"/>
          <w:color w:val="000000" w:themeColor="text1"/>
          <w:sz w:val="24"/>
          <w:szCs w:val="24"/>
          <w14:textFill>
            <w14:solidFill>
              <w14:schemeClr w14:val="tx1"/>
            </w14:solidFill>
          </w14:textFill>
        </w:rPr>
      </w:pPr>
    </w:p>
    <w:p>
      <w:pPr>
        <w:spacing w:line="312" w:lineRule="auto"/>
        <w:rPr>
          <w:rFonts w:ascii="仿宋" w:hAnsi="仿宋" w:eastAsia="仿宋"/>
          <w:color w:val="000000" w:themeColor="text1"/>
          <w:sz w:val="24"/>
          <w:szCs w:val="24"/>
          <w14:textFill>
            <w14:solidFill>
              <w14:schemeClr w14:val="tx1"/>
            </w14:solidFill>
          </w14:textFill>
        </w:rPr>
      </w:pPr>
    </w:p>
    <w:p>
      <w:pPr>
        <w:spacing w:line="312" w:lineRule="auto"/>
        <w:rPr>
          <w:rFonts w:ascii="仿宋" w:hAnsi="仿宋" w:eastAsia="仿宋"/>
          <w:color w:val="000000" w:themeColor="text1"/>
          <w:sz w:val="24"/>
          <w:szCs w:val="24"/>
          <w14:textFill>
            <w14:solidFill>
              <w14:schemeClr w14:val="tx1"/>
            </w14:solidFill>
          </w14:textFill>
        </w:rPr>
      </w:pPr>
    </w:p>
    <w:p>
      <w:pPr>
        <w:spacing w:line="312" w:lineRule="auto"/>
        <w:rPr>
          <w:rFonts w:ascii="仿宋" w:hAnsi="仿宋" w:eastAsia="仿宋"/>
          <w:sz w:val="24"/>
          <w:szCs w:val="24"/>
        </w:rPr>
      </w:pP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依据评价等级：总分90分及以上为优秀；总分80分—89分为良好；总分60分—79分为及格；总分60分以下为不及格，请同学们计算高一学生的优秀率、良好率和达标率．</w:t>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生 我计算的样本数据的优秀率、良好率和达标率如表格所示</w:t>
      </w:r>
      <w:ins w:id="27" w:author="hxl" w:date="2023-11-14T20:05:00Z">
        <w:r>
          <w:rPr>
            <w:rFonts w:hint="eastAsia" w:ascii="仿宋" w:hAnsi="仿宋" w:eastAsia="仿宋"/>
            <w:color w:val="000000" w:themeColor="text1"/>
            <w:sz w:val="24"/>
            <w:szCs w:val="24"/>
            <w14:textFill>
              <w14:solidFill>
                <w14:schemeClr w14:val="tx1"/>
              </w14:solidFill>
            </w14:textFill>
          </w:rPr>
          <w:t>．</w:t>
        </w:r>
      </w:ins>
    </w:p>
    <w:p>
      <w:pPr>
        <w:spacing w:line="312" w:lineRule="auto"/>
        <w:rPr>
          <w:rFonts w:asciiTheme="majorEastAsia" w:hAnsiTheme="majorEastAsia" w:eastAsiaTheme="majorEastAsia"/>
          <w:b/>
          <w:sz w:val="24"/>
          <w:szCs w:val="24"/>
        </w:rPr>
      </w:pPr>
    </w:p>
    <w:tbl>
      <w:tblPr>
        <w:tblStyle w:val="12"/>
        <w:tblpPr w:leftFromText="180" w:rightFromText="18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spacing w:line="312" w:lineRule="auto"/>
              <w:jc w:val="center"/>
              <w:rPr>
                <w:rFonts w:ascii="仿宋" w:hAnsi="仿宋" w:eastAsia="仿宋" w:cs="Times New Roman"/>
                <w:kern w:val="0"/>
                <w:sz w:val="24"/>
                <w:szCs w:val="24"/>
              </w:rPr>
            </w:pPr>
          </w:p>
        </w:tc>
        <w:tc>
          <w:tcPr>
            <w:tcW w:w="1417"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男生</w:t>
            </w:r>
          </w:p>
        </w:tc>
        <w:tc>
          <w:tcPr>
            <w:tcW w:w="1417"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女生</w:t>
            </w:r>
          </w:p>
        </w:tc>
        <w:tc>
          <w:tcPr>
            <w:tcW w:w="1417"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全体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优秀人数</w:t>
            </w:r>
          </w:p>
        </w:tc>
        <w:tc>
          <w:tcPr>
            <w:tcW w:w="1417"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1</w:t>
            </w:r>
          </w:p>
        </w:tc>
        <w:tc>
          <w:tcPr>
            <w:tcW w:w="1417"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0</w:t>
            </w:r>
          </w:p>
        </w:tc>
        <w:tc>
          <w:tcPr>
            <w:tcW w:w="1417"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良好人数</w:t>
            </w:r>
          </w:p>
        </w:tc>
        <w:tc>
          <w:tcPr>
            <w:tcW w:w="1417"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8</w:t>
            </w:r>
          </w:p>
        </w:tc>
        <w:tc>
          <w:tcPr>
            <w:tcW w:w="1417" w:type="dxa"/>
            <w:vAlign w:val="center"/>
          </w:tcPr>
          <w:p>
            <w:pPr>
              <w:spacing w:line="312" w:lineRule="auto"/>
              <w:jc w:val="center"/>
              <w:rPr>
                <w:rFonts w:ascii="仿宋" w:hAnsi="仿宋" w:eastAsia="仿宋" w:cs="Times New Roman"/>
                <w:kern w:val="0"/>
                <w:sz w:val="24"/>
                <w:szCs w:val="24"/>
              </w:rPr>
            </w:pPr>
            <w:r>
              <w:rPr>
                <w:rFonts w:ascii="仿宋" w:hAnsi="仿宋" w:eastAsia="仿宋" w:cs="Times New Roman"/>
                <w:kern w:val="0"/>
                <w:sz w:val="24"/>
                <w:szCs w:val="24"/>
              </w:rPr>
              <w:t>14</w:t>
            </w:r>
          </w:p>
        </w:tc>
        <w:tc>
          <w:tcPr>
            <w:tcW w:w="1417"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及格</w:t>
            </w:r>
          </w:p>
        </w:tc>
        <w:tc>
          <w:tcPr>
            <w:tcW w:w="1417"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16</w:t>
            </w:r>
          </w:p>
        </w:tc>
        <w:tc>
          <w:tcPr>
            <w:tcW w:w="1417" w:type="dxa"/>
            <w:vAlign w:val="center"/>
          </w:tcPr>
          <w:p>
            <w:pPr>
              <w:spacing w:line="312" w:lineRule="auto"/>
              <w:jc w:val="center"/>
              <w:rPr>
                <w:rFonts w:ascii="仿宋" w:hAnsi="仿宋" w:eastAsia="仿宋" w:cs="Times New Roman"/>
                <w:kern w:val="0"/>
                <w:sz w:val="24"/>
                <w:szCs w:val="24"/>
              </w:rPr>
            </w:pPr>
            <w:r>
              <w:rPr>
                <w:rFonts w:ascii="仿宋" w:hAnsi="仿宋" w:eastAsia="仿宋" w:cs="Times New Roman"/>
                <w:kern w:val="0"/>
                <w:sz w:val="24"/>
                <w:szCs w:val="24"/>
              </w:rPr>
              <w:t>20</w:t>
            </w:r>
          </w:p>
        </w:tc>
        <w:tc>
          <w:tcPr>
            <w:tcW w:w="1417"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不及格</w:t>
            </w:r>
          </w:p>
        </w:tc>
        <w:tc>
          <w:tcPr>
            <w:tcW w:w="1417"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5</w:t>
            </w:r>
          </w:p>
        </w:tc>
        <w:tc>
          <w:tcPr>
            <w:tcW w:w="1417" w:type="dxa"/>
            <w:vAlign w:val="center"/>
          </w:tcPr>
          <w:p>
            <w:pPr>
              <w:spacing w:line="312" w:lineRule="auto"/>
              <w:jc w:val="center"/>
              <w:rPr>
                <w:rFonts w:ascii="仿宋" w:hAnsi="仿宋" w:eastAsia="仿宋" w:cs="Times New Roman"/>
                <w:kern w:val="0"/>
                <w:sz w:val="24"/>
                <w:szCs w:val="24"/>
              </w:rPr>
            </w:pPr>
            <w:r>
              <w:rPr>
                <w:rFonts w:ascii="仿宋" w:hAnsi="仿宋" w:eastAsia="仿宋" w:cs="Times New Roman"/>
                <w:kern w:val="0"/>
                <w:sz w:val="24"/>
                <w:szCs w:val="24"/>
              </w:rPr>
              <w:t>0</w:t>
            </w:r>
          </w:p>
        </w:tc>
        <w:tc>
          <w:tcPr>
            <w:tcW w:w="1417"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优秀率</w:t>
            </w:r>
          </w:p>
        </w:tc>
        <w:tc>
          <w:tcPr>
            <w:tcW w:w="1417" w:type="dxa"/>
            <w:vAlign w:val="center"/>
          </w:tcPr>
          <w:p>
            <w:pPr>
              <w:spacing w:line="312" w:lineRule="auto"/>
              <w:jc w:val="center"/>
              <w:rPr>
                <w:rFonts w:ascii="仿宋" w:hAnsi="仿宋" w:eastAsia="仿宋" w:cs="Times New Roman"/>
                <w:kern w:val="0"/>
                <w:sz w:val="24"/>
                <w:szCs w:val="24"/>
              </w:rPr>
            </w:pPr>
            <w:r>
              <w:rPr>
                <w:rFonts w:ascii="仿宋" w:hAnsi="仿宋" w:eastAsia="仿宋" w:cs="Times New Roman"/>
                <w:kern w:val="0"/>
                <w:sz w:val="24"/>
                <w:szCs w:val="24"/>
              </w:rPr>
              <w:t>3.3%</w:t>
            </w:r>
          </w:p>
        </w:tc>
        <w:tc>
          <w:tcPr>
            <w:tcW w:w="1417" w:type="dxa"/>
            <w:vAlign w:val="center"/>
          </w:tcPr>
          <w:p>
            <w:pPr>
              <w:spacing w:line="312" w:lineRule="auto"/>
              <w:jc w:val="center"/>
              <w:rPr>
                <w:rFonts w:ascii="仿宋" w:hAnsi="仿宋" w:eastAsia="仿宋" w:cs="Times New Roman"/>
                <w:kern w:val="0"/>
                <w:sz w:val="24"/>
                <w:szCs w:val="24"/>
              </w:rPr>
            </w:pPr>
            <w:r>
              <w:rPr>
                <w:rFonts w:ascii="仿宋" w:hAnsi="仿宋" w:eastAsia="仿宋" w:cs="Times New Roman"/>
                <w:kern w:val="0"/>
                <w:sz w:val="24"/>
                <w:szCs w:val="24"/>
              </w:rPr>
              <w:t>0</w:t>
            </w:r>
          </w:p>
        </w:tc>
        <w:tc>
          <w:tcPr>
            <w:tcW w:w="1417" w:type="dxa"/>
            <w:vAlign w:val="center"/>
          </w:tcPr>
          <w:p>
            <w:pPr>
              <w:spacing w:line="312" w:lineRule="auto"/>
              <w:jc w:val="center"/>
              <w:rPr>
                <w:rFonts w:ascii="仿宋" w:hAnsi="仿宋" w:eastAsia="仿宋" w:cs="Times New Roman"/>
                <w:kern w:val="0"/>
                <w:sz w:val="24"/>
                <w:szCs w:val="24"/>
              </w:rPr>
            </w:pPr>
            <w:r>
              <w:rPr>
                <w:rFonts w:ascii="仿宋" w:hAnsi="仿宋" w:eastAsia="仿宋" w:cs="Times New Roman"/>
                <w:kern w:val="0"/>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良好率</w:t>
            </w:r>
          </w:p>
        </w:tc>
        <w:tc>
          <w:tcPr>
            <w:tcW w:w="1417" w:type="dxa"/>
            <w:vAlign w:val="center"/>
          </w:tcPr>
          <w:p>
            <w:pPr>
              <w:spacing w:line="312" w:lineRule="auto"/>
              <w:jc w:val="center"/>
              <w:rPr>
                <w:rFonts w:ascii="仿宋" w:hAnsi="仿宋" w:eastAsia="仿宋" w:cs="Times New Roman"/>
                <w:kern w:val="0"/>
                <w:sz w:val="24"/>
                <w:szCs w:val="24"/>
              </w:rPr>
            </w:pPr>
            <w:r>
              <w:rPr>
                <w:rFonts w:ascii="仿宋" w:hAnsi="仿宋" w:eastAsia="仿宋" w:cs="Times New Roman"/>
                <w:kern w:val="0"/>
                <w:sz w:val="24"/>
                <w:szCs w:val="24"/>
              </w:rPr>
              <w:t>26.7%</w:t>
            </w:r>
          </w:p>
        </w:tc>
        <w:tc>
          <w:tcPr>
            <w:tcW w:w="1417" w:type="dxa"/>
            <w:vAlign w:val="center"/>
          </w:tcPr>
          <w:p>
            <w:pPr>
              <w:spacing w:line="312" w:lineRule="auto"/>
              <w:jc w:val="center"/>
              <w:rPr>
                <w:rFonts w:ascii="仿宋" w:hAnsi="仿宋" w:eastAsia="仿宋" w:cs="Times New Roman"/>
                <w:kern w:val="0"/>
                <w:sz w:val="24"/>
                <w:szCs w:val="24"/>
              </w:rPr>
            </w:pPr>
            <w:r>
              <w:rPr>
                <w:rFonts w:ascii="仿宋" w:hAnsi="仿宋" w:eastAsia="仿宋" w:cs="Times New Roman"/>
                <w:kern w:val="0"/>
                <w:sz w:val="24"/>
                <w:szCs w:val="24"/>
              </w:rPr>
              <w:t>41.2%</w:t>
            </w:r>
          </w:p>
        </w:tc>
        <w:tc>
          <w:tcPr>
            <w:tcW w:w="1417" w:type="dxa"/>
            <w:vAlign w:val="center"/>
          </w:tcPr>
          <w:p>
            <w:pPr>
              <w:spacing w:line="312" w:lineRule="auto"/>
              <w:jc w:val="center"/>
              <w:rPr>
                <w:rFonts w:ascii="仿宋" w:hAnsi="仿宋" w:eastAsia="仿宋" w:cs="Times New Roman"/>
                <w:kern w:val="0"/>
                <w:sz w:val="24"/>
                <w:szCs w:val="24"/>
              </w:rPr>
            </w:pPr>
            <w:r>
              <w:rPr>
                <w:rFonts w:ascii="仿宋" w:hAnsi="仿宋" w:eastAsia="仿宋" w:cs="Times New Roman"/>
                <w:kern w:val="0"/>
                <w:sz w:val="24"/>
                <w:szCs w:val="24"/>
              </w:rPr>
              <w:t>34.4%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pPr>
              <w:spacing w:line="312" w:lineRule="auto"/>
              <w:jc w:val="center"/>
              <w:rPr>
                <w:rFonts w:ascii="仿宋" w:hAnsi="仿宋" w:eastAsia="仿宋" w:cs="Times New Roman"/>
                <w:kern w:val="0"/>
                <w:sz w:val="24"/>
                <w:szCs w:val="24"/>
              </w:rPr>
            </w:pPr>
            <w:r>
              <w:rPr>
                <w:rFonts w:hint="eastAsia" w:ascii="仿宋" w:hAnsi="仿宋" w:eastAsia="仿宋" w:cs="Times New Roman"/>
                <w:kern w:val="0"/>
                <w:sz w:val="24"/>
                <w:szCs w:val="24"/>
              </w:rPr>
              <w:t>达标率</w:t>
            </w:r>
          </w:p>
        </w:tc>
        <w:tc>
          <w:tcPr>
            <w:tcW w:w="1417" w:type="dxa"/>
            <w:vAlign w:val="center"/>
          </w:tcPr>
          <w:p>
            <w:pPr>
              <w:spacing w:line="312" w:lineRule="auto"/>
              <w:jc w:val="center"/>
              <w:rPr>
                <w:rFonts w:ascii="仿宋" w:hAnsi="仿宋" w:eastAsia="仿宋" w:cs="Times New Roman"/>
                <w:kern w:val="0"/>
                <w:sz w:val="24"/>
                <w:szCs w:val="24"/>
              </w:rPr>
            </w:pPr>
            <w:r>
              <w:rPr>
                <w:rFonts w:ascii="仿宋" w:hAnsi="仿宋" w:eastAsia="仿宋" w:cs="Times New Roman"/>
                <w:kern w:val="0"/>
                <w:sz w:val="24"/>
                <w:szCs w:val="24"/>
              </w:rPr>
              <w:t>83.3%</w:t>
            </w:r>
          </w:p>
        </w:tc>
        <w:tc>
          <w:tcPr>
            <w:tcW w:w="1417" w:type="dxa"/>
            <w:vAlign w:val="center"/>
          </w:tcPr>
          <w:p>
            <w:pPr>
              <w:spacing w:line="312" w:lineRule="auto"/>
              <w:jc w:val="center"/>
              <w:rPr>
                <w:rFonts w:ascii="仿宋" w:hAnsi="仿宋" w:eastAsia="仿宋" w:cs="Times New Roman"/>
                <w:kern w:val="0"/>
                <w:sz w:val="24"/>
                <w:szCs w:val="24"/>
              </w:rPr>
            </w:pPr>
            <w:r>
              <w:rPr>
                <w:rFonts w:ascii="仿宋" w:hAnsi="仿宋" w:eastAsia="仿宋" w:cs="Times New Roman"/>
                <w:kern w:val="0"/>
                <w:sz w:val="24"/>
                <w:szCs w:val="24"/>
              </w:rPr>
              <w:t>100%</w:t>
            </w:r>
          </w:p>
        </w:tc>
        <w:tc>
          <w:tcPr>
            <w:tcW w:w="1417" w:type="dxa"/>
            <w:vAlign w:val="center"/>
          </w:tcPr>
          <w:p>
            <w:pPr>
              <w:spacing w:line="312" w:lineRule="auto"/>
              <w:jc w:val="center"/>
              <w:rPr>
                <w:rFonts w:ascii="仿宋" w:hAnsi="仿宋" w:eastAsia="仿宋" w:cs="Times New Roman"/>
                <w:kern w:val="0"/>
                <w:sz w:val="24"/>
                <w:szCs w:val="24"/>
              </w:rPr>
            </w:pPr>
            <w:r>
              <w:rPr>
                <w:rFonts w:ascii="仿宋" w:hAnsi="仿宋" w:eastAsia="仿宋" w:cs="Times New Roman"/>
                <w:kern w:val="0"/>
                <w:sz w:val="24"/>
                <w:szCs w:val="24"/>
              </w:rPr>
              <w:t>92.2%</w:t>
            </w:r>
          </w:p>
        </w:tc>
      </w:tr>
    </w:tbl>
    <w:p>
      <w:pPr>
        <w:spacing w:line="312" w:lineRule="auto"/>
        <w:rPr>
          <w:rFonts w:asciiTheme="majorEastAsia" w:hAnsiTheme="majorEastAsia" w:eastAsiaTheme="majorEastAsia"/>
          <w:b/>
          <w:sz w:val="24"/>
          <w:szCs w:val="24"/>
        </w:rPr>
      </w:pPr>
      <w:r>
        <w:rPr>
          <w:rFonts w:asciiTheme="majorEastAsia" w:hAnsiTheme="majorEastAsia" w:eastAsiaTheme="majorEastAsia"/>
          <w:b/>
          <w:sz w:val="24"/>
          <w:szCs w:val="24"/>
        </w:rPr>
        <w:br w:type="textWrapping" w:clear="all"/>
      </w:r>
    </w:p>
    <w:p>
      <w:pPr>
        <w:spacing w:line="312"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5.初步结论</w:t>
      </w:r>
    </w:p>
    <w:p>
      <w:pPr>
        <w:spacing w:line="312" w:lineRule="auto"/>
        <w:ind w:firstLine="480" w:firstLineChars="200"/>
      </w:pPr>
      <w:r>
        <w:rPr>
          <w:rFonts w:hint="eastAsia" w:ascii="Times New Roman" w:hAnsi="Times New Roman" w:eastAsia="仿宋" w:cs="Times New Roman"/>
          <w:color w:val="000000" w:themeColor="text1"/>
          <w:sz w:val="24"/>
          <w:szCs w:val="24"/>
          <w14:textFill>
            <w14:solidFill>
              <w14:schemeClr w14:val="tx1"/>
            </w14:solidFill>
          </w14:textFill>
        </w:rPr>
        <w:t>依据上述数据，讨论学校高一年级学生的体质健康达标情况，指出存在的问题并提出改进的建议．</w:t>
      </w:r>
    </w:p>
    <w:p>
      <w:pPr>
        <w:spacing w:line="312" w:lineRule="auto"/>
        <w:ind w:firstLine="480" w:firstLineChars="200"/>
        <w:rPr>
          <w:rFonts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生 从表格中的数据可以估计该校高一年级中，优秀率为1.6%，良好率为34.4%，达标率为92.2%.优秀率比较低，达标率较高.从男女生测试结果看，校内男生的优秀率明显高于女生，不及格人数也高于女生.结合体质健康的各项指标，相对而言，学生的身体形态、柔韧性等情况较弱.另外，样本学生中不及格的学生都是男生，这与抽样的随机性有一定的关系.</w:t>
      </w:r>
    </w:p>
    <w:p>
      <w:pPr>
        <w:spacing w:line="312" w:lineRule="auto"/>
        <w:ind w:firstLine="480" w:firstLineChars="200"/>
        <w:rPr>
          <w:rFonts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 xml:space="preserve">生 </w:t>
      </w:r>
      <w:r>
        <w:rPr>
          <w:rFonts w:ascii="Times New Roman" w:hAnsi="Times New Roman" w:eastAsia="仿宋" w:cs="Times New Roman"/>
          <w:color w:val="000000" w:themeColor="text1"/>
          <w:sz w:val="24"/>
          <w:szCs w:val="24"/>
          <w14:textFill>
            <w14:solidFill>
              <w14:schemeClr w14:val="tx1"/>
            </w14:solidFill>
          </w14:textFill>
        </w:rPr>
        <w:t>建议加强体育</w:t>
      </w:r>
      <w:r>
        <w:rPr>
          <w:rFonts w:hint="eastAsia" w:ascii="Times New Roman" w:hAnsi="Times New Roman" w:eastAsia="仿宋" w:cs="Times New Roman"/>
          <w:color w:val="000000" w:themeColor="text1"/>
          <w:sz w:val="24"/>
          <w:szCs w:val="24"/>
          <w14:textFill>
            <w14:solidFill>
              <w14:schemeClr w14:val="tx1"/>
            </w14:solidFill>
          </w14:textFill>
        </w:rPr>
        <w:t>锻炼</w:t>
      </w:r>
      <w:r>
        <w:rPr>
          <w:rFonts w:ascii="Times New Roman" w:hAnsi="Times New Roman" w:eastAsia="仿宋" w:cs="Times New Roman"/>
          <w:color w:val="000000" w:themeColor="text1"/>
          <w:sz w:val="24"/>
          <w:szCs w:val="24"/>
          <w14:textFill>
            <w14:solidFill>
              <w14:schemeClr w14:val="tx1"/>
            </w14:solidFill>
          </w14:textFill>
        </w:rPr>
        <w:t>，养成良好的体育锻炼习惯，培养自觉进行体育锻炼的优良品质.</w:t>
      </w:r>
    </w:p>
    <w:p>
      <w:pPr>
        <w:spacing w:line="312" w:lineRule="auto"/>
        <w:ind w:firstLine="480" w:firstLineChars="200"/>
        <w:rPr>
          <w:rFonts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同学们对“高一年级学生的体质健康报告”做了全面的分析，从中我们了解到，对于一个具体的统计问题，总体的分布、集中趋势、离散程度以及百分位数等在理论上都是确定的，但往往又是未知的，需要我们通过样本去估计。而样本具有随机性，样本的分布、集中趋势、离散程度以及百分位数等都有随机性。所以，由样本推断总体时，其统计结果不是确定的.</w:t>
      </w:r>
    </w:p>
    <w:p>
      <w:pPr>
        <w:spacing w:line="312" w:lineRule="auto"/>
        <w:ind w:firstLine="480" w:firstLineChars="200"/>
        <w:rPr>
          <w:rFonts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设计意图]通过一个统计活动的全过程，完整呈现统计过程中确定调查方案、确定调查对象、收集数据、数据整理与分析、初步结论等五个环节，明确统计活动的开展流程，理解数据分析的含义，发展数据分析素养</w:t>
      </w:r>
      <w:r>
        <w:rPr>
          <w:rFonts w:hint="eastAsia" w:ascii="仿宋" w:hAnsi="仿宋" w:eastAsia="仿宋"/>
          <w:color w:val="000000" w:themeColor="text1"/>
          <w:sz w:val="24"/>
          <w:szCs w:val="24"/>
          <w14:textFill>
            <w14:solidFill>
              <w14:schemeClr w14:val="tx1"/>
            </w14:solidFill>
          </w14:textFill>
        </w:rPr>
        <w:t>.</w:t>
      </w:r>
    </w:p>
    <w:p>
      <w:pPr>
        <w:spacing w:line="312" w:lineRule="auto"/>
        <w:ind w:firstLine="482" w:firstLineChars="200"/>
        <w:rPr>
          <w:rFonts w:ascii="Times New Roman" w:hAnsi="Times New Roman" w:eastAsia="仿宋" w:cs="Times New Roman"/>
          <w:b/>
          <w:bCs/>
          <w:color w:val="000000" w:themeColor="text1"/>
          <w:sz w:val="24"/>
          <w:szCs w:val="24"/>
          <w14:textFill>
            <w14:solidFill>
              <w14:schemeClr w14:val="tx1"/>
            </w14:solidFill>
          </w14:textFill>
        </w:rPr>
      </w:pPr>
      <w:r>
        <w:rPr>
          <w:rFonts w:hint="eastAsia" w:ascii="Times New Roman" w:hAnsi="Times New Roman" w:eastAsia="仿宋" w:cs="Times New Roman"/>
          <w:b/>
          <w:bCs/>
          <w:color w:val="000000" w:themeColor="text1"/>
          <w:sz w:val="24"/>
          <w:szCs w:val="24"/>
          <w14:textFill>
            <w14:solidFill>
              <w14:schemeClr w14:val="tx1"/>
            </w14:solidFill>
          </w14:textFill>
        </w:rPr>
        <w:t>（环节三）</w:t>
      </w:r>
      <w:r>
        <w:rPr>
          <w:rFonts w:ascii="Times New Roman" w:hAnsi="Times New Roman" w:eastAsia="仿宋" w:cs="Times New Roman"/>
          <w:b/>
          <w:bCs/>
          <w:color w:val="000000" w:themeColor="text1"/>
          <w:sz w:val="24"/>
          <w:szCs w:val="24"/>
          <w14:textFill>
            <w14:solidFill>
              <w14:schemeClr w14:val="tx1"/>
            </w14:solidFill>
          </w14:textFill>
        </w:rPr>
        <w:t>课堂练习 迁移</w:t>
      </w:r>
      <w:r>
        <w:rPr>
          <w:rFonts w:hint="eastAsia" w:ascii="Times New Roman" w:hAnsi="Times New Roman" w:eastAsia="仿宋" w:cs="Times New Roman"/>
          <w:b/>
          <w:bCs/>
          <w:color w:val="000000" w:themeColor="text1"/>
          <w:sz w:val="24"/>
          <w:szCs w:val="24"/>
          <w14:textFill>
            <w14:solidFill>
              <w14:schemeClr w14:val="tx1"/>
            </w14:solidFill>
          </w14:textFill>
        </w:rPr>
        <w:t>深化</w:t>
      </w:r>
    </w:p>
    <w:p>
      <w:pPr>
        <w:adjustRightInd w:val="0"/>
        <w:snapToGrid w:val="0"/>
        <w:spacing w:line="312" w:lineRule="auto"/>
        <w:ind w:left="5" w:firstLine="518" w:firstLineChars="216"/>
        <w:rPr>
          <w:rFonts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课堂练习：</w:t>
      </w:r>
    </w:p>
    <w:p>
      <w:pPr>
        <w:adjustRightInd w:val="0"/>
        <w:snapToGrid w:val="0"/>
        <w:spacing w:line="312" w:lineRule="auto"/>
        <w:ind w:left="5" w:firstLine="518" w:firstLineChars="216"/>
        <w:rPr>
          <w:rFonts w:ascii="Times New Roman" w:hAnsi="仿宋" w:eastAsia="仿宋" w:cs="Times New Roman"/>
          <w:snapToGrid w:val="0"/>
          <w:color w:val="000000"/>
          <w:kern w:val="0"/>
          <w:sz w:val="24"/>
          <w:szCs w:val="24"/>
        </w:rPr>
      </w:pPr>
      <w:r>
        <w:rPr>
          <w:rFonts w:hint="eastAsia" w:ascii="Times New Roman" w:hAnsi="仿宋" w:eastAsia="仿宋" w:cs="Times New Roman"/>
          <w:snapToGrid w:val="0"/>
          <w:color w:val="000000"/>
          <w:kern w:val="0"/>
          <w:sz w:val="24"/>
          <w:szCs w:val="24"/>
        </w:rPr>
        <w:t>1</w:t>
      </w:r>
      <w:r>
        <w:rPr>
          <w:rFonts w:ascii="Times New Roman" w:hAnsi="仿宋" w:eastAsia="仿宋" w:cs="Times New Roman"/>
          <w:snapToGrid w:val="0"/>
          <w:color w:val="000000"/>
          <w:kern w:val="0"/>
          <w:sz w:val="24"/>
          <w:szCs w:val="24"/>
        </w:rPr>
        <w:t>．</w:t>
      </w:r>
      <w:r>
        <w:rPr>
          <w:rFonts w:hint="eastAsia" w:ascii="Times New Roman" w:hAnsi="仿宋" w:eastAsia="仿宋" w:cs="Times New Roman"/>
          <w:snapToGrid w:val="0"/>
          <w:color w:val="000000"/>
          <w:kern w:val="0"/>
          <w:sz w:val="24"/>
          <w:szCs w:val="24"/>
        </w:rPr>
        <w:t>调查本班学生的体重指数和平均每日课外体育活动时间，并通过散点图考察这两组数据之间的关系</w:t>
      </w:r>
      <w:r>
        <w:rPr>
          <w:rFonts w:ascii="Times New Roman" w:hAnsi="仿宋" w:eastAsia="仿宋" w:cs="Times New Roman"/>
          <w:snapToGrid w:val="0"/>
          <w:color w:val="000000"/>
          <w:kern w:val="0"/>
          <w:sz w:val="24"/>
          <w:szCs w:val="24"/>
        </w:rPr>
        <w:t>．</w:t>
      </w:r>
    </w:p>
    <w:p>
      <w:pPr>
        <w:adjustRightInd w:val="0"/>
        <w:snapToGrid w:val="0"/>
        <w:spacing w:line="312" w:lineRule="auto"/>
        <w:ind w:left="5" w:firstLine="518" w:firstLineChars="216"/>
        <w:rPr>
          <w:rFonts w:ascii="Times New Roman" w:hAnsi="仿宋" w:eastAsia="仿宋" w:cs="Times New Roman"/>
          <w:snapToGrid w:val="0"/>
          <w:color w:val="000000"/>
          <w:kern w:val="0"/>
          <w:sz w:val="24"/>
          <w:szCs w:val="24"/>
        </w:rPr>
      </w:pPr>
      <w:r>
        <w:rPr>
          <w:rFonts w:hint="eastAsia" w:ascii="Times New Roman" w:hAnsi="仿宋" w:eastAsia="仿宋" w:cs="Times New Roman"/>
          <w:snapToGrid w:val="0"/>
          <w:color w:val="000000"/>
          <w:kern w:val="0"/>
          <w:sz w:val="24"/>
          <w:szCs w:val="24"/>
        </w:rPr>
        <w:t>2</w:t>
      </w:r>
      <w:r>
        <w:rPr>
          <w:rFonts w:ascii="Times New Roman" w:hAnsi="仿宋" w:eastAsia="仿宋" w:cs="Times New Roman"/>
          <w:snapToGrid w:val="0"/>
          <w:color w:val="000000"/>
          <w:kern w:val="0"/>
          <w:sz w:val="24"/>
          <w:szCs w:val="24"/>
        </w:rPr>
        <w:t>．</w:t>
      </w:r>
      <w:r>
        <w:rPr>
          <w:rFonts w:hint="eastAsia" w:ascii="Times New Roman" w:hAnsi="仿宋" w:eastAsia="仿宋" w:cs="Times New Roman"/>
          <w:snapToGrid w:val="0"/>
          <w:color w:val="000000"/>
          <w:kern w:val="0"/>
          <w:sz w:val="24"/>
          <w:szCs w:val="24"/>
        </w:rPr>
        <w:t>想一个你所知道的统计活动，简单说明这个统计活动想要解决的问题、研究对象、获取数据的途径以及所采用的数据分析方法</w:t>
      </w:r>
      <w:r>
        <w:rPr>
          <w:rFonts w:ascii="Times New Roman" w:hAnsi="仿宋" w:eastAsia="仿宋" w:cs="Times New Roman"/>
          <w:snapToGrid w:val="0"/>
          <w:color w:val="000000"/>
          <w:kern w:val="0"/>
          <w:sz w:val="24"/>
          <w:szCs w:val="24"/>
        </w:rPr>
        <w:t>．</w:t>
      </w:r>
    </w:p>
    <w:p>
      <w:pPr>
        <w:adjustRightInd w:val="0"/>
        <w:snapToGrid w:val="0"/>
        <w:spacing w:line="312" w:lineRule="auto"/>
        <w:ind w:left="5" w:firstLine="518" w:firstLineChars="216"/>
        <w:rPr>
          <w:rFonts w:ascii="Times New Roman" w:hAnsi="仿宋" w:eastAsia="仿宋" w:cs="Times New Roman"/>
          <w:snapToGrid w:val="0"/>
          <w:color w:val="000000"/>
          <w:kern w:val="0"/>
          <w:sz w:val="24"/>
          <w:szCs w:val="24"/>
        </w:rPr>
      </w:pPr>
    </w:p>
    <w:p>
      <w:pPr>
        <w:adjustRightInd w:val="0"/>
        <w:snapToGrid w:val="0"/>
        <w:spacing w:line="312" w:lineRule="auto"/>
        <w:ind w:left="5" w:firstLine="518" w:firstLineChars="216"/>
        <w:rPr>
          <w:rFonts w:ascii="Times New Roman" w:hAnsi="仿宋" w:eastAsia="仿宋" w:cs="Times New Roman"/>
          <w:snapToGrid w:val="0"/>
          <w:color w:val="000000"/>
          <w:kern w:val="0"/>
          <w:sz w:val="24"/>
          <w:szCs w:val="24"/>
        </w:rPr>
      </w:pPr>
      <w:r>
        <w:rPr>
          <w:rFonts w:hint="eastAsia" w:ascii="Times New Roman" w:hAnsi="仿宋" w:eastAsia="仿宋" w:cs="Times New Roman"/>
          <w:snapToGrid w:val="0"/>
          <w:color w:val="000000"/>
          <w:kern w:val="0"/>
          <w:sz w:val="24"/>
          <w:szCs w:val="24"/>
        </w:rPr>
        <w:t>课堂练习答案：</w:t>
      </w:r>
    </w:p>
    <w:p>
      <w:pPr>
        <w:numPr>
          <w:ilvl w:val="0"/>
          <w:numId w:val="1"/>
        </w:numPr>
        <w:spacing w:line="312" w:lineRule="auto"/>
        <w:rPr>
          <w:rFonts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某班学生的体重指数和平均每日课外体育活动时间如下：</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134"/>
        <w:gridCol w:w="1883"/>
        <w:gridCol w:w="1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shd w:val="clear" w:color="auto" w:fill="F7CAAC" w:themeFill="accent2" w:themeFillTint="66"/>
            <w:noWrap/>
          </w:tcPr>
          <w:p>
            <w:pPr>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身高（m）</w:t>
            </w:r>
          </w:p>
        </w:tc>
        <w:tc>
          <w:tcPr>
            <w:tcW w:w="1134" w:type="dxa"/>
            <w:shd w:val="clear" w:color="auto" w:fill="F7CAAC" w:themeFill="accent2" w:themeFillTint="66"/>
            <w:noWrap/>
          </w:tcPr>
          <w:p>
            <w:pPr>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体重(kg)</w:t>
            </w:r>
          </w:p>
        </w:tc>
        <w:tc>
          <w:tcPr>
            <w:tcW w:w="1883" w:type="dxa"/>
            <w:shd w:val="clear" w:color="auto" w:fill="F7CAAC" w:themeFill="accent2" w:themeFillTint="66"/>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BMI</w:t>
            </w:r>
            <w:r>
              <w:rPr>
                <w:rFonts w:ascii="仿宋" w:hAnsi="仿宋" w:eastAsia="仿宋" w:cs="Times New Roman"/>
                <w:color w:val="000000" w:themeColor="text1"/>
                <w:kern w:val="0"/>
                <w:sz w:val="24"/>
                <w:szCs w:val="24"/>
                <w14:textFill>
                  <w14:solidFill>
                    <w14:schemeClr w14:val="tx1"/>
                  </w14:solidFill>
                </w14:textFill>
              </w:rPr>
              <w:t>(kg/m</w:t>
            </w:r>
            <w:r>
              <w:rPr>
                <w:rFonts w:ascii="仿宋" w:hAnsi="仿宋" w:eastAsia="仿宋" w:cs="Times New Roman"/>
                <w:color w:val="000000" w:themeColor="text1"/>
                <w:kern w:val="0"/>
                <w:sz w:val="24"/>
                <w:szCs w:val="24"/>
                <w:vertAlign w:val="superscript"/>
                <w14:textFill>
                  <w14:solidFill>
                    <w14:schemeClr w14:val="tx1"/>
                  </w14:solidFill>
                </w14:textFill>
              </w:rPr>
              <w:t>2</w:t>
            </w:r>
            <w:r>
              <w:rPr>
                <w:rFonts w:ascii="仿宋" w:hAnsi="仿宋" w:eastAsia="仿宋" w:cs="Times New Roman"/>
                <w:color w:val="000000" w:themeColor="text1"/>
                <w:kern w:val="0"/>
                <w:sz w:val="24"/>
                <w:szCs w:val="24"/>
                <w14:textFill>
                  <w14:solidFill>
                    <w14:schemeClr w14:val="tx1"/>
                  </w14:solidFill>
                </w14:textFill>
              </w:rPr>
              <w:t>)</w:t>
            </w:r>
          </w:p>
        </w:tc>
        <w:tc>
          <w:tcPr>
            <w:tcW w:w="1626" w:type="dxa"/>
            <w:shd w:val="clear" w:color="auto" w:fill="F7CAAC" w:themeFill="accent2" w:themeFillTint="66"/>
            <w:noWrap/>
          </w:tcPr>
          <w:p>
            <w:pPr>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每日课外活动时间(</w:t>
            </w:r>
            <w:r>
              <w:rPr>
                <w:rFonts w:ascii="仿宋" w:hAnsi="仿宋" w:eastAsia="仿宋" w:cs="Times New Roman"/>
                <w:color w:val="000000" w:themeColor="text1"/>
                <w:kern w:val="0"/>
                <w:sz w:val="24"/>
                <w:szCs w:val="24"/>
                <w14:textFill>
                  <w14:solidFill>
                    <w14:schemeClr w14:val="tx1"/>
                  </w14:solidFill>
                </w14:textFill>
              </w:rPr>
              <w:t>m</w:t>
            </w:r>
            <w:r>
              <w:rPr>
                <w:rFonts w:hint="eastAsia" w:ascii="仿宋" w:hAnsi="仿宋" w:eastAsia="仿宋" w:cs="Times New Roman"/>
                <w:color w:val="000000" w:themeColor="text1"/>
                <w:kern w:val="0"/>
                <w:sz w:val="24"/>
                <w:szCs w:val="24"/>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1.62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47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17.9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1.60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53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20.7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1.61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49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18.9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1.61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58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22.4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1.63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47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17.7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1.55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47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19.6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1.58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47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18.8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1.62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62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23.6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1.55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55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22.9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1.65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52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19.1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1.61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48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18.5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1.66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67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24.3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1.60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52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20.3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1.66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48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17.4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1.56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89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36.6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1.70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70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24.2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1.79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74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23.1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1.75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87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28.4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1.66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72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26.1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1.70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47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16.3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1.80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58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17.9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1.76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65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21.0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1.81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71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21.7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1.87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82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23.4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1.82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58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17.5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1.85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75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21.9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1.83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70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20.9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1.85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55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16.1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1.68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65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23.0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1271"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1.67 </w:t>
            </w:r>
          </w:p>
        </w:tc>
        <w:tc>
          <w:tcPr>
            <w:tcW w:w="1134"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60 </w:t>
            </w:r>
          </w:p>
        </w:tc>
        <w:tc>
          <w:tcPr>
            <w:tcW w:w="1883"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 xml:space="preserve">21.5 </w:t>
            </w:r>
          </w:p>
        </w:tc>
        <w:tc>
          <w:tcPr>
            <w:tcW w:w="1626" w:type="dxa"/>
            <w:noWrap/>
          </w:tcPr>
          <w:p>
            <w:pPr>
              <w:ind w:firstLine="480" w:firstLineChars="200"/>
              <w:rPr>
                <w:rFonts w:ascii="仿宋" w:hAnsi="仿宋" w:eastAsia="仿宋" w:cs="Times New Roman"/>
                <w:color w:val="000000" w:themeColor="text1"/>
                <w:kern w:val="0"/>
                <w:sz w:val="24"/>
                <w:szCs w:val="24"/>
                <w14:textFill>
                  <w14:solidFill>
                    <w14:schemeClr w14:val="tx1"/>
                  </w14:solidFill>
                </w14:textFill>
              </w:rPr>
            </w:pPr>
            <w:r>
              <w:rPr>
                <w:rFonts w:hint="eastAsia" w:ascii="仿宋" w:hAnsi="仿宋" w:eastAsia="仿宋" w:cs="Times New Roman"/>
                <w:color w:val="000000" w:themeColor="text1"/>
                <w:kern w:val="0"/>
                <w:sz w:val="24"/>
                <w:szCs w:val="24"/>
                <w14:textFill>
                  <w14:solidFill>
                    <w14:schemeClr w14:val="tx1"/>
                  </w14:solidFill>
                </w14:textFill>
              </w:rPr>
              <w:t>40</w:t>
            </w:r>
          </w:p>
        </w:tc>
      </w:tr>
    </w:tbl>
    <w:p>
      <w:pPr>
        <w:spacing w:line="312" w:lineRule="auto"/>
        <w:rPr>
          <w:rFonts w:ascii="Times New Roman" w:hAnsi="Times New Roman" w:eastAsia="仿宋" w:cs="Times New Roman"/>
          <w:color w:val="000000" w:themeColor="text1"/>
          <w:sz w:val="24"/>
          <w:szCs w:val="24"/>
          <w14:textFill>
            <w14:solidFill>
              <w14:schemeClr w14:val="tx1"/>
            </w14:solidFill>
          </w14:textFill>
        </w:rPr>
      </w:pPr>
    </w:p>
    <w:p>
      <w:pPr>
        <w:spacing w:line="312" w:lineRule="auto"/>
        <w:ind w:firstLine="480" w:firstLineChars="200"/>
        <w:rPr>
          <w:rFonts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散点图如下：</w:t>
      </w:r>
    </w:p>
    <w:p>
      <w:pPr>
        <w:spacing w:line="312" w:lineRule="auto"/>
        <w:ind w:firstLine="420" w:firstLineChars="200"/>
        <w:rPr>
          <w:rFonts w:ascii="Times New Roman" w:hAnsi="Times New Roman" w:eastAsia="仿宋" w:cs="Times New Roman"/>
          <w:color w:val="000000" w:themeColor="text1"/>
          <w:sz w:val="24"/>
          <w:szCs w:val="24"/>
          <w14:textFill>
            <w14:solidFill>
              <w14:schemeClr w14:val="tx1"/>
            </w14:solidFill>
          </w14:textFill>
        </w:rPr>
      </w:pPr>
      <w:r>
        <w:drawing>
          <wp:inline distT="0" distB="0" distL="114300" distR="114300">
            <wp:extent cx="5271770" cy="3256280"/>
            <wp:effectExtent l="4445" t="4445" r="19685" b="53975"/>
            <wp:docPr id="5" name="图表 3" descr="7b0a202020202263686172745265734964223a20223230343736323132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pPr>
        <w:adjustRightInd w:val="0"/>
        <w:snapToGrid w:val="0"/>
        <w:spacing w:line="312" w:lineRule="auto"/>
        <w:ind w:left="5" w:firstLine="453" w:firstLineChars="216"/>
        <w:rPr>
          <w:color w:val="000000" w:themeColor="text1"/>
          <w14:textFill>
            <w14:solidFill>
              <w14:schemeClr w14:val="tx1"/>
            </w14:solidFill>
          </w14:textFill>
        </w:rPr>
      </w:pPr>
    </w:p>
    <w:p>
      <w:pPr>
        <w:adjustRightInd w:val="0"/>
        <w:snapToGrid w:val="0"/>
        <w:spacing w:line="312" w:lineRule="auto"/>
        <w:ind w:left="5" w:firstLine="453" w:firstLineChars="216"/>
        <w:rPr>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2</w:t>
      </w:r>
      <w:r>
        <w:rPr>
          <w:rFonts w:hint="eastAsia" w:ascii="宋体" w:hAnsi="宋体" w:eastAsia="宋体" w:cs="宋体"/>
          <w:color w:val="000000" w:themeColor="text1"/>
          <w14:textFill>
            <w14:solidFill>
              <w14:schemeClr w14:val="tx1"/>
            </w14:solidFill>
          </w14:textFill>
        </w:rPr>
        <w:t>.</w:t>
      </w:r>
      <w:del w:id="28" w:author="hxl" w:date="2023-11-14T19:58:00Z">
        <w:r>
          <w:rPr>
            <w:rFonts w:hint="eastAsia" w:ascii="Times New Roman" w:hAnsi="仿宋" w:eastAsia="仿宋" w:cs="Times New Roman"/>
            <w:snapToGrid w:val="0"/>
            <w:color w:val="000000"/>
            <w:kern w:val="0"/>
            <w:sz w:val="24"/>
            <w:szCs w:val="24"/>
          </w:rPr>
          <w:delText>答案：</w:delText>
        </w:r>
      </w:del>
      <w:ins w:id="29" w:author="hxl" w:date="2023-11-14T19:58:00Z">
        <w:r>
          <w:rPr>
            <w:rFonts w:hint="eastAsia" w:ascii="Times New Roman" w:hAnsi="仿宋" w:eastAsia="仿宋" w:cs="Times New Roman"/>
            <w:snapToGrid w:val="0"/>
            <w:color w:val="000000"/>
            <w:kern w:val="0"/>
            <w:sz w:val="24"/>
            <w:szCs w:val="24"/>
          </w:rPr>
          <w:t xml:space="preserve"> </w:t>
        </w:r>
      </w:ins>
      <w:r>
        <w:rPr>
          <w:rFonts w:hint="eastAsia" w:ascii="Times New Roman" w:hAnsi="仿宋" w:eastAsia="仿宋" w:cs="Times New Roman"/>
          <w:snapToGrid w:val="0"/>
          <w:color w:val="000000"/>
          <w:kern w:val="0"/>
          <w:sz w:val="24"/>
          <w:szCs w:val="24"/>
        </w:rPr>
        <w:t>收集本班同学的一周内每日摄入的卡路里数据，调查本班同学的身高体重，通过散点图分析日常饮食与BMI的相关性（答案不唯一）</w:t>
      </w:r>
      <w:r>
        <w:rPr>
          <w:rFonts w:ascii="Times New Roman" w:hAnsi="Times New Roman" w:eastAsia="仿宋" w:cs="Times New Roman"/>
          <w:color w:val="000000" w:themeColor="text1"/>
          <w:sz w:val="24"/>
          <w:szCs w:val="24"/>
          <w14:textFill>
            <w14:solidFill>
              <w14:schemeClr w14:val="tx1"/>
            </w14:solidFill>
          </w14:textFill>
        </w:rPr>
        <w:t>．</w:t>
      </w:r>
    </w:p>
    <w:p>
      <w:pPr>
        <w:spacing w:line="312" w:lineRule="auto"/>
        <w:ind w:firstLine="480" w:firstLineChars="200"/>
        <w:rPr>
          <w:rFonts w:ascii="Times New Roman" w:hAnsi="Times New Roman" w:eastAsia="仿宋" w:cs="Times New Roman"/>
          <w:b/>
          <w:bCs/>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[设计意图]通过自主设计活动，收集数据，分析数据，体验统计活动的全过程，加深理解统计的思想方法，发展数据分析素养</w:t>
      </w:r>
      <w:ins w:id="30" w:author="hxl" w:date="2023-11-14T19:59:00Z">
        <w:r>
          <w:rPr>
            <w:rFonts w:ascii="Times New Roman" w:hAnsi="Times New Roman" w:eastAsia="仿宋" w:cs="Times New Roman"/>
            <w:color w:val="000000" w:themeColor="text1"/>
            <w:sz w:val="24"/>
            <w:szCs w:val="24"/>
            <w14:textFill>
              <w14:solidFill>
                <w14:schemeClr w14:val="tx1"/>
              </w14:solidFill>
            </w14:textFill>
          </w:rPr>
          <w:t>．</w:t>
        </w:r>
      </w:ins>
      <w:del w:id="31" w:author="hxl" w:date="2023-11-14T19:59:00Z">
        <w:r>
          <w:rPr>
            <w:rFonts w:hint="eastAsia" w:ascii="Times New Roman" w:hAnsi="Times New Roman" w:eastAsia="仿宋" w:cs="Times New Roman"/>
            <w:color w:val="000000" w:themeColor="text1"/>
            <w:sz w:val="24"/>
            <w:szCs w:val="24"/>
            <w14:textFill>
              <w14:solidFill>
                <w14:schemeClr w14:val="tx1"/>
              </w14:solidFill>
            </w14:textFill>
          </w:rPr>
          <w:delText>。</w:delText>
        </w:r>
      </w:del>
    </w:p>
    <w:p>
      <w:pPr>
        <w:spacing w:line="312" w:lineRule="auto"/>
        <w:ind w:firstLine="482" w:firstLineChars="200"/>
        <w:rPr>
          <w:rFonts w:ascii="Times New Roman" w:hAnsi="Times New Roman" w:eastAsia="仿宋" w:cs="Times New Roman"/>
          <w:b/>
          <w:bCs/>
          <w:color w:val="000000" w:themeColor="text1"/>
          <w:sz w:val="24"/>
          <w:szCs w:val="24"/>
          <w14:textFill>
            <w14:solidFill>
              <w14:schemeClr w14:val="tx1"/>
            </w14:solidFill>
          </w14:textFill>
        </w:rPr>
      </w:pPr>
      <w:r>
        <w:rPr>
          <w:rFonts w:ascii="Times New Roman" w:hAnsi="Times New Roman" w:eastAsia="仿宋" w:cs="Times New Roman"/>
          <w:b/>
          <w:bCs/>
          <w:color w:val="000000" w:themeColor="text1"/>
          <w:sz w:val="24"/>
          <w:szCs w:val="24"/>
          <w14:textFill>
            <w14:solidFill>
              <w14:schemeClr w14:val="tx1"/>
            </w14:solidFill>
          </w14:textFill>
        </w:rPr>
        <w:t>（</w:t>
      </w:r>
      <w:r>
        <w:rPr>
          <w:rFonts w:hint="eastAsia" w:ascii="Times New Roman" w:hAnsi="Times New Roman" w:eastAsia="仿宋" w:cs="Times New Roman"/>
          <w:b/>
          <w:bCs/>
          <w:color w:val="000000" w:themeColor="text1"/>
          <w:sz w:val="24"/>
          <w:szCs w:val="24"/>
          <w14:textFill>
            <w14:solidFill>
              <w14:schemeClr w14:val="tx1"/>
            </w14:solidFill>
          </w14:textFill>
        </w:rPr>
        <w:t>环节四</w:t>
      </w:r>
      <w:r>
        <w:rPr>
          <w:rFonts w:ascii="Times New Roman" w:hAnsi="Times New Roman" w:eastAsia="仿宋" w:cs="Times New Roman"/>
          <w:b/>
          <w:bCs/>
          <w:color w:val="000000" w:themeColor="text1"/>
          <w:sz w:val="24"/>
          <w:szCs w:val="24"/>
          <w14:textFill>
            <w14:solidFill>
              <w14:schemeClr w14:val="tx1"/>
            </w14:solidFill>
          </w14:textFill>
        </w:rPr>
        <w:t>）课堂小结 布置作业</w:t>
      </w:r>
    </w:p>
    <w:p>
      <w:pPr>
        <w:spacing w:before="156" w:beforeLines="50" w:after="156" w:afterLines="50" w:line="312" w:lineRule="auto"/>
        <w:ind w:firstLine="482" w:firstLineChars="200"/>
        <w:jc w:val="left"/>
        <w:rPr>
          <w:rFonts w:ascii="Times New Roman" w:hAnsi="Times New Roman" w:eastAsia="仿宋" w:cs="Times New Roman"/>
          <w:color w:val="000000" w:themeColor="text1"/>
          <w:sz w:val="24"/>
          <w:szCs w:val="24"/>
          <w14:textFill>
            <w14:solidFill>
              <w14:schemeClr w14:val="tx1"/>
            </w14:solidFill>
          </w14:textFill>
        </w:rPr>
      </w:pPr>
      <w:r>
        <w:rPr>
          <w:rFonts w:ascii="Times New Roman" w:hAnsi="Times New Roman" w:eastAsia="仿宋" w:cs="Times New Roman"/>
          <w:b/>
          <w:bCs/>
          <w:color w:val="000000" w:themeColor="text1"/>
          <w:sz w:val="24"/>
          <w:szCs w:val="24"/>
          <w14:textFill>
            <w14:solidFill>
              <w14:schemeClr w14:val="tx1"/>
            </w14:solidFill>
          </w14:textFill>
        </w:rPr>
        <w:t>课堂小结</w:t>
      </w:r>
    </w:p>
    <w:p>
      <w:pPr>
        <w:spacing w:line="312" w:lineRule="auto"/>
        <w:ind w:firstLine="480" w:firstLineChars="200"/>
        <w:rPr>
          <w:rFonts w:ascii="Times New Roman" w:hAnsi="仿宋" w:eastAsia="仿宋" w:cs="Times New Roman"/>
          <w:snapToGrid w:val="0"/>
          <w:color w:val="000000"/>
          <w:kern w:val="0"/>
          <w:sz w:val="24"/>
          <w:szCs w:val="24"/>
        </w:rPr>
      </w:pPr>
      <w:r>
        <w:rPr>
          <w:rFonts w:hint="eastAsia" w:ascii="Times New Roman" w:hAnsi="Times New Roman" w:eastAsia="仿宋" w:cs="Times New Roman"/>
          <w:color w:val="000000" w:themeColor="text1"/>
          <w:sz w:val="24"/>
          <w:szCs w:val="24"/>
          <w14:textFill>
            <w14:solidFill>
              <w14:schemeClr w14:val="tx1"/>
            </w14:solidFill>
          </w14:textFill>
        </w:rPr>
        <w:t>本节课，我们完成一份“高一年级学生的体质健康报告”，经历了完整的统计活动过程．在分析学生的体质健康数据中，进一步增强了用样本估计总体的统计意识，加深理解了统计思想与方法，发展了数据分析素养</w:t>
      </w:r>
      <w:r>
        <w:rPr>
          <w:rFonts w:ascii="Times New Roman" w:hAnsi="仿宋" w:eastAsia="仿宋" w:cs="Times New Roman"/>
          <w:snapToGrid w:val="0"/>
          <w:color w:val="000000"/>
          <w:kern w:val="0"/>
          <w:sz w:val="24"/>
          <w:szCs w:val="24"/>
        </w:rPr>
        <w:t>．</w:t>
      </w:r>
    </w:p>
    <w:p>
      <w:pPr>
        <w:spacing w:line="312" w:lineRule="auto"/>
        <w:ind w:firstLine="480" w:firstLineChars="200"/>
        <w:rPr>
          <w:rFonts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知识：统计活动的过程</w:t>
      </w:r>
      <w:r>
        <w:rPr>
          <w:rFonts w:ascii="Times New Roman" w:hAnsi="仿宋" w:eastAsia="仿宋" w:cs="Times New Roman"/>
          <w:snapToGrid w:val="0"/>
          <w:color w:val="000000"/>
          <w:kern w:val="0"/>
          <w:sz w:val="24"/>
          <w:szCs w:val="24"/>
        </w:rPr>
        <w:t>．</w:t>
      </w:r>
    </w:p>
    <w:p>
      <w:pPr>
        <w:spacing w:line="312" w:lineRule="auto"/>
        <w:ind w:firstLine="480" w:firstLineChars="200"/>
        <w:rPr>
          <w:rFonts w:ascii="Times New Roman" w:hAnsi="仿宋" w:eastAsia="仿宋" w:cs="Times New Roman"/>
          <w:snapToGrid w:val="0"/>
          <w:color w:val="000000"/>
          <w:kern w:val="0"/>
          <w:sz w:val="24"/>
          <w:szCs w:val="24"/>
        </w:rPr>
      </w:pPr>
      <w:r>
        <w:rPr>
          <w:rFonts w:hint="eastAsia" w:ascii="Times New Roman" w:hAnsi="Times New Roman" w:eastAsia="仿宋" w:cs="Times New Roman"/>
          <w:color w:val="000000" w:themeColor="text1"/>
          <w:sz w:val="24"/>
          <w:szCs w:val="24"/>
          <w14:textFill>
            <w14:solidFill>
              <w14:schemeClr w14:val="tx1"/>
            </w14:solidFill>
          </w14:textFill>
        </w:rPr>
        <w:t>思想方法：数形结合，推理</w:t>
      </w:r>
      <w:r>
        <w:rPr>
          <w:rFonts w:ascii="Times New Roman" w:hAnsi="仿宋" w:eastAsia="仿宋" w:cs="Times New Roman"/>
          <w:snapToGrid w:val="0"/>
          <w:color w:val="000000"/>
          <w:kern w:val="0"/>
          <w:sz w:val="24"/>
          <w:szCs w:val="24"/>
        </w:rPr>
        <w:t>．</w:t>
      </w:r>
    </w:p>
    <w:p>
      <w:pPr>
        <w:spacing w:line="312" w:lineRule="auto"/>
        <w:ind w:firstLine="480" w:firstLineChars="200"/>
        <w:rPr>
          <w:rFonts w:ascii="Times New Roman" w:hAnsi="仿宋" w:eastAsia="仿宋" w:cs="Times New Roman"/>
          <w:snapToGrid w:val="0"/>
          <w:color w:val="000000"/>
          <w:kern w:val="0"/>
          <w:sz w:val="24"/>
          <w:szCs w:val="24"/>
        </w:rPr>
      </w:pPr>
      <w:r>
        <w:rPr>
          <w:rFonts w:hint="eastAsia" w:ascii="Times New Roman" w:hAnsi="仿宋" w:eastAsia="仿宋" w:cs="Times New Roman"/>
          <w:snapToGrid w:val="0"/>
          <w:color w:val="000000"/>
          <w:kern w:val="0"/>
          <w:sz w:val="24"/>
          <w:szCs w:val="24"/>
        </w:rPr>
        <w:t>核心素养：数据分析</w:t>
      </w:r>
      <w:r>
        <w:rPr>
          <w:rFonts w:ascii="Times New Roman" w:hAnsi="仿宋" w:eastAsia="仿宋" w:cs="Times New Roman"/>
          <w:snapToGrid w:val="0"/>
          <w:color w:val="000000"/>
          <w:kern w:val="0"/>
          <w:sz w:val="24"/>
          <w:szCs w:val="24"/>
        </w:rPr>
        <w:t>．</w:t>
      </w:r>
    </w:p>
    <w:p>
      <w:pPr>
        <w:spacing w:line="312" w:lineRule="auto"/>
        <w:ind w:firstLine="480" w:firstLineChars="200"/>
        <w:rPr>
          <w:rFonts w:ascii="Times New Roman" w:hAnsi="仿宋" w:eastAsia="仿宋" w:cs="Times New Roman"/>
          <w:snapToGrid w:val="0"/>
          <w:color w:val="000000"/>
          <w:kern w:val="0"/>
          <w:sz w:val="24"/>
          <w:szCs w:val="24"/>
        </w:rPr>
      </w:pPr>
    </w:p>
    <w:p>
      <w:pPr>
        <w:spacing w:line="312" w:lineRule="auto"/>
        <w:ind w:firstLine="482" w:firstLineChars="200"/>
        <w:rPr>
          <w:rFonts w:ascii="Times New Roman" w:hAnsi="Times New Roman" w:eastAsia="仿宋" w:cs="Times New Roman"/>
          <w:b/>
          <w:bCs/>
          <w:color w:val="000000" w:themeColor="text1"/>
          <w:sz w:val="24"/>
          <w:szCs w:val="24"/>
          <w14:textFill>
            <w14:solidFill>
              <w14:schemeClr w14:val="tx1"/>
            </w14:solidFill>
          </w14:textFill>
        </w:rPr>
      </w:pPr>
      <w:r>
        <w:rPr>
          <w:rFonts w:hint="eastAsia" w:ascii="Times New Roman" w:hAnsi="Times New Roman" w:eastAsia="仿宋" w:cs="Times New Roman"/>
          <w:b/>
          <w:bCs/>
          <w:color w:val="000000" w:themeColor="text1"/>
          <w:sz w:val="24"/>
          <w:szCs w:val="24"/>
          <w14:textFill>
            <w14:solidFill>
              <w14:schemeClr w14:val="tx1"/>
            </w14:solidFill>
          </w14:textFill>
        </w:rPr>
        <w:t>课后作业</w:t>
      </w:r>
    </w:p>
    <w:p>
      <w:pPr>
        <w:spacing w:before="156" w:beforeLines="50" w:after="156" w:afterLines="50" w:line="312" w:lineRule="auto"/>
        <w:ind w:firstLine="480" w:firstLineChars="200"/>
        <w:jc w:val="left"/>
        <w:rPr>
          <w:rFonts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w:t>
      </w:r>
      <w:r>
        <w:rPr>
          <w:rFonts w:ascii="Times New Roman" w:hAnsi="Times New Roman" w:eastAsia="仿宋" w:cs="Times New Roman"/>
          <w:color w:val="000000" w:themeColor="text1"/>
          <w:sz w:val="24"/>
          <w:szCs w:val="24"/>
          <w14:textFill>
            <w14:solidFill>
              <w14:schemeClr w14:val="tx1"/>
            </w14:solidFill>
          </w14:textFill>
        </w:rPr>
        <w:t>基础练习</w:t>
      </w:r>
      <w:r>
        <w:rPr>
          <w:rFonts w:hint="eastAsia" w:ascii="Times New Roman" w:hAnsi="Times New Roman" w:eastAsia="仿宋" w:cs="Times New Roman"/>
          <w:color w:val="000000" w:themeColor="text1"/>
          <w:sz w:val="24"/>
          <w:szCs w:val="24"/>
          <w14:textFill>
            <w14:solidFill>
              <w14:schemeClr w14:val="tx1"/>
            </w14:solidFill>
          </w14:textFill>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i/>
          <w:sz w:val="24"/>
          <w:szCs w:val="24"/>
        </w:rPr>
        <w:t xml:space="preserve">. </w:t>
      </w:r>
      <w:r>
        <w:rPr>
          <w:rFonts w:ascii="Times New Roman" w:hAnsi="Times New Roman" w:eastAsia="仿宋" w:cs="Times New Roman"/>
          <w:sz w:val="24"/>
          <w:szCs w:val="24"/>
        </w:rPr>
        <w:t>你认为下面哪些活动属于统计活动？</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某测量队要测量一块三角形土地的面积，先分别测得三条边长，然后利用海伦公式求土地的面积；</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研究人员通过测量儿童及其父母的身高，来预测儿童长大成人后的身</w:t>
      </w:r>
    </w:p>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研究人员通过调查上海市某校高一年级新生的平均身高，来推断上海市青少年的平均身高．</w:t>
      </w:r>
    </w:p>
    <w:p>
      <w:pPr>
        <w:tabs>
          <w:tab w:val="left" w:pos="420"/>
        </w:tabs>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i/>
          <w:sz w:val="24"/>
          <w:szCs w:val="24"/>
        </w:rPr>
        <w:t xml:space="preserve">. </w:t>
      </w:r>
      <w:r>
        <w:rPr>
          <w:rFonts w:ascii="Times New Roman" w:hAnsi="Times New Roman" w:eastAsia="仿宋" w:cs="Times New Roman"/>
          <w:sz w:val="24"/>
          <w:szCs w:val="24"/>
        </w:rPr>
        <w:t>如果要调查上海市小型乘用车的销售情况，那么你认为可以收集哪些数</w:t>
      </w:r>
    </w:p>
    <w:p>
      <w:pPr>
        <w:spacing w:line="312" w:lineRule="auto"/>
        <w:rPr>
          <w:rFonts w:ascii="Times New Roman" w:hAnsi="仿宋" w:eastAsia="仿宋" w:cs="Times New Roman"/>
          <w:sz w:val="24"/>
          <w:szCs w:val="24"/>
        </w:rPr>
      </w:pPr>
      <w:r>
        <w:rPr>
          <w:rFonts w:ascii="Times New Roman" w:hAnsi="仿宋" w:eastAsia="仿宋" w:cs="Times New Roman"/>
          <w:sz w:val="24"/>
          <w:szCs w:val="24"/>
        </w:rPr>
        <w:t>据，如何收集？对所收集的数据可以进行哪些统计分析？</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i/>
          <w:sz w:val="24"/>
          <w:szCs w:val="24"/>
        </w:rPr>
        <w:t xml:space="preserve">. </w:t>
      </w:r>
      <w:r>
        <w:rPr>
          <w:rFonts w:ascii="Times New Roman" w:hAnsi="仿宋" w:eastAsia="仿宋" w:cs="Times New Roman"/>
          <w:sz w:val="24"/>
          <w:szCs w:val="24"/>
        </w:rPr>
        <w:t>有很多因素都会影响到一个人的健康，因此，记录自己生活、工作、学习的一些数据，可能对你在</w:t>
      </w:r>
      <w:r>
        <w:rPr>
          <w:rFonts w:ascii="仿宋" w:hAnsi="仿宋" w:eastAsia="仿宋" w:cs="Times New Roman"/>
          <w:sz w:val="24"/>
          <w:szCs w:val="24"/>
        </w:rPr>
        <w:t>“健康每一天”</w:t>
      </w:r>
      <w:r>
        <w:rPr>
          <w:rFonts w:ascii="Times New Roman" w:hAnsi="仿宋" w:eastAsia="仿宋" w:cs="Times New Roman"/>
          <w:sz w:val="24"/>
          <w:szCs w:val="24"/>
        </w:rPr>
        <w:t>上所做的努力提供一些有益的启示．</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记录自己一天分别用于睡眠、运动、娱乐和学习的时间（单位：min）；</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当全班同学的这些数据汇总后，可以用于讨论哪些统计问题？</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i/>
          <w:sz w:val="24"/>
          <w:szCs w:val="24"/>
        </w:rPr>
        <w:t xml:space="preserve">. </w:t>
      </w:r>
      <w:r>
        <w:rPr>
          <w:rFonts w:ascii="Times New Roman" w:hAnsi="仿宋" w:eastAsia="仿宋" w:cs="Times New Roman"/>
          <w:sz w:val="24"/>
          <w:szCs w:val="24"/>
        </w:rPr>
        <w:t>为了实施</w:t>
      </w:r>
      <w:r>
        <w:rPr>
          <w:rFonts w:ascii="仿宋" w:hAnsi="仿宋" w:eastAsia="仿宋" w:cs="Times New Roman"/>
          <w:sz w:val="24"/>
          <w:szCs w:val="24"/>
        </w:rPr>
        <w:t>“精准扶贫”</w:t>
      </w:r>
      <w:r>
        <w:rPr>
          <w:rFonts w:ascii="Times New Roman" w:hAnsi="仿宋" w:eastAsia="仿宋" w:cs="Times New Roman"/>
          <w:sz w:val="24"/>
          <w:szCs w:val="24"/>
        </w:rPr>
        <w:t>战略，农科院试种了甲、乙两个西红柿新品种，从这两个品种中各任选</w:t>
      </w:r>
      <w:r>
        <w:rPr>
          <w:rFonts w:ascii="Times New Roman" w:hAnsi="Times New Roman" w:eastAsia="仿宋" w:cs="Times New Roman"/>
          <w:sz w:val="24"/>
          <w:szCs w:val="24"/>
        </w:rPr>
        <w:t>5</w:t>
      </w:r>
      <w:r>
        <w:rPr>
          <w:rFonts w:ascii="Times New Roman" w:hAnsi="仿宋" w:eastAsia="仿宋" w:cs="Times New Roman"/>
          <w:sz w:val="24"/>
          <w:szCs w:val="24"/>
        </w:rPr>
        <w:t>株，测量其产量</w:t>
      </w:r>
      <w:r>
        <w:rPr>
          <w:rFonts w:ascii="Times New Roman" w:hAnsi="Times New Roman" w:eastAsia="仿宋" w:cs="Times New Roman"/>
          <w:sz w:val="24"/>
          <w:szCs w:val="24"/>
        </w:rPr>
        <w:t>(</w:t>
      </w:r>
      <w:r>
        <w:rPr>
          <w:rFonts w:ascii="Times New Roman" w:hAnsi="仿宋" w:eastAsia="仿宋" w:cs="Times New Roman"/>
          <w:sz w:val="24"/>
          <w:szCs w:val="24"/>
        </w:rPr>
        <w:t>单位：</w:t>
      </w:r>
      <w:r>
        <w:rPr>
          <w:rFonts w:ascii="Times New Roman" w:hAnsi="Times New Roman" w:eastAsia="仿宋" w:cs="Times New Roman"/>
          <w:sz w:val="24"/>
          <w:szCs w:val="24"/>
        </w:rPr>
        <w:t>kg)</w:t>
      </w:r>
      <w:r>
        <w:rPr>
          <w:rFonts w:ascii="Times New Roman" w:hAnsi="仿宋" w:eastAsia="仿宋" w:cs="Times New Roman"/>
          <w:sz w:val="24"/>
          <w:szCs w:val="24"/>
        </w:rPr>
        <w:t>，得到如下数据：</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6"/>
        <w:gridCol w:w="606"/>
        <w:gridCol w:w="606"/>
        <w:gridCol w:w="606"/>
        <w:gridCol w:w="606"/>
        <w:gridCol w:w="6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6" w:type="dxa"/>
            <w:shd w:val="clear" w:color="auto" w:fill="auto"/>
            <w:vAlign w:val="center"/>
          </w:tcPr>
          <w:p>
            <w:pPr>
              <w:spacing w:line="312" w:lineRule="auto"/>
              <w:jc w:val="center"/>
              <w:rPr>
                <w:rFonts w:ascii="Times New Roman" w:hAnsi="Times New Roman" w:eastAsia="仿宋" w:cs="Times New Roman"/>
                <w:sz w:val="24"/>
                <w:szCs w:val="24"/>
              </w:rPr>
            </w:pPr>
            <w:r>
              <w:rPr>
                <w:rFonts w:ascii="Times New Roman" w:hAnsi="仿宋" w:eastAsia="仿宋" w:cs="Times New Roman"/>
                <w:sz w:val="24"/>
                <w:szCs w:val="24"/>
              </w:rPr>
              <w:t>甲</w:t>
            </w:r>
          </w:p>
        </w:tc>
        <w:tc>
          <w:tcPr>
            <w:tcW w:w="606" w:type="dxa"/>
            <w:shd w:val="clear" w:color="auto" w:fill="auto"/>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60</w:t>
            </w:r>
          </w:p>
        </w:tc>
        <w:tc>
          <w:tcPr>
            <w:tcW w:w="606" w:type="dxa"/>
            <w:shd w:val="clear" w:color="auto" w:fill="auto"/>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80</w:t>
            </w:r>
          </w:p>
        </w:tc>
        <w:tc>
          <w:tcPr>
            <w:tcW w:w="606" w:type="dxa"/>
            <w:shd w:val="clear" w:color="auto" w:fill="auto"/>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70</w:t>
            </w:r>
          </w:p>
        </w:tc>
        <w:tc>
          <w:tcPr>
            <w:tcW w:w="606" w:type="dxa"/>
            <w:shd w:val="clear" w:color="auto" w:fill="auto"/>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90</w:t>
            </w:r>
          </w:p>
        </w:tc>
        <w:tc>
          <w:tcPr>
            <w:tcW w:w="606" w:type="dxa"/>
            <w:shd w:val="clear" w:color="auto" w:fill="auto"/>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6" w:type="dxa"/>
            <w:shd w:val="clear" w:color="auto" w:fill="auto"/>
            <w:vAlign w:val="center"/>
          </w:tcPr>
          <w:p>
            <w:pPr>
              <w:spacing w:line="312" w:lineRule="auto"/>
              <w:jc w:val="center"/>
              <w:rPr>
                <w:rFonts w:ascii="Times New Roman" w:hAnsi="Times New Roman" w:eastAsia="仿宋" w:cs="Times New Roman"/>
                <w:sz w:val="24"/>
                <w:szCs w:val="24"/>
              </w:rPr>
            </w:pPr>
            <w:r>
              <w:rPr>
                <w:rFonts w:ascii="Times New Roman" w:hAnsi="仿宋" w:eastAsia="仿宋" w:cs="Times New Roman"/>
                <w:sz w:val="24"/>
                <w:szCs w:val="24"/>
              </w:rPr>
              <w:t>乙</w:t>
            </w:r>
          </w:p>
        </w:tc>
        <w:tc>
          <w:tcPr>
            <w:tcW w:w="606" w:type="dxa"/>
            <w:shd w:val="clear" w:color="auto" w:fill="auto"/>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80</w:t>
            </w:r>
          </w:p>
        </w:tc>
        <w:tc>
          <w:tcPr>
            <w:tcW w:w="606" w:type="dxa"/>
            <w:shd w:val="clear" w:color="auto" w:fill="auto"/>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60</w:t>
            </w:r>
          </w:p>
        </w:tc>
        <w:tc>
          <w:tcPr>
            <w:tcW w:w="606" w:type="dxa"/>
            <w:shd w:val="clear" w:color="auto" w:fill="auto"/>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70</w:t>
            </w:r>
          </w:p>
        </w:tc>
        <w:tc>
          <w:tcPr>
            <w:tcW w:w="606" w:type="dxa"/>
            <w:shd w:val="clear" w:color="auto" w:fill="auto"/>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80</w:t>
            </w:r>
          </w:p>
        </w:tc>
        <w:tc>
          <w:tcPr>
            <w:tcW w:w="606" w:type="dxa"/>
            <w:shd w:val="clear" w:color="auto" w:fill="auto"/>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75</w:t>
            </w:r>
          </w:p>
        </w:tc>
      </w:tr>
    </w:tbl>
    <w:p>
      <w:pPr>
        <w:spacing w:line="312" w:lineRule="auto"/>
        <w:ind w:firstLine="480" w:firstLineChars="200"/>
        <w:rPr>
          <w:rFonts w:ascii="Times New Roman" w:hAnsi="仿宋" w:eastAsia="仿宋" w:cs="Times New Roman"/>
          <w:sz w:val="24"/>
          <w:szCs w:val="24"/>
        </w:rPr>
      </w:pPr>
      <w:r>
        <w:rPr>
          <w:rFonts w:ascii="Times New Roman" w:hAnsi="Times New Roman" w:eastAsia="仿宋" w:cs="Times New Roman"/>
          <w:sz w:val="24"/>
          <w:szCs w:val="24"/>
        </w:rPr>
        <w:t>利用</w:t>
      </w:r>
      <w:r>
        <w:rPr>
          <w:rFonts w:ascii="Times New Roman" w:hAnsi="仿宋" w:eastAsia="仿宋" w:cs="Times New Roman"/>
          <w:sz w:val="24"/>
          <w:szCs w:val="24"/>
        </w:rPr>
        <w:t>上述数据，现从中选出一个品种推荐给农民种植，应该推荐哪个品种呢？</w:t>
      </w:r>
    </w:p>
    <w:p>
      <w:pPr>
        <w:spacing w:line="312" w:lineRule="auto"/>
        <w:rPr>
          <w:rFonts w:ascii="Times New Roman" w:hAnsi="仿宋" w:eastAsia="仿宋" w:cs="Times New Roman"/>
          <w:sz w:val="24"/>
          <w:szCs w:val="24"/>
        </w:rPr>
      </w:pPr>
    </w:p>
    <w:p>
      <w:pPr>
        <w:spacing w:line="312" w:lineRule="auto"/>
        <w:rPr>
          <w:rFonts w:ascii="Times New Roman" w:hAnsi="Times New Roman" w:eastAsia="仿宋" w:cs="Times New Roman"/>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能力拓展</w:t>
      </w:r>
      <w:r>
        <w:rPr>
          <w:rFonts w:ascii="Times New Roman" w:hAnsi="Times New Roman" w:eastAsia="仿宋" w:cs="Times New Roman"/>
          <w:sz w:val="24"/>
          <w:szCs w:val="24"/>
        </w:rPr>
        <w:t>]</w:t>
      </w:r>
      <w:r>
        <w:rPr>
          <w:rFonts w:ascii="Times New Roman" w:hAnsi="仿宋" w:eastAsia="仿宋" w:cs="Times New Roman"/>
          <w:sz w:val="24"/>
          <w:szCs w:val="24"/>
        </w:rPr>
        <w:t>（选做）</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近年来，我国肥胖人群的规模急速增长，肥胖人群有很大的心血管安全隐患</w:t>
      </w:r>
      <w:r>
        <w:rPr>
          <w:rFonts w:ascii="Times New Roman" w:hAnsi="Times New Roman" w:eastAsia="仿宋" w:cs="Times New Roman"/>
          <w:sz w:val="24"/>
          <w:szCs w:val="24"/>
        </w:rPr>
        <w:t>.</w:t>
      </w:r>
      <w:r>
        <w:rPr>
          <w:rFonts w:ascii="Times New Roman" w:hAnsi="仿宋" w:eastAsia="仿宋" w:cs="Times New Roman"/>
          <w:sz w:val="24"/>
          <w:szCs w:val="24"/>
        </w:rPr>
        <w:t>目前，国际上常用身体质量指数</w:t>
      </w:r>
      <w:r>
        <w:rPr>
          <w:rFonts w:ascii="Times New Roman" w:hAnsi="Times New Roman" w:eastAsia="仿宋" w:cs="Times New Roman"/>
          <w:sz w:val="24"/>
          <w:szCs w:val="24"/>
        </w:rPr>
        <w:t>(BMI)</w:t>
      </w:r>
      <w:r>
        <w:rPr>
          <w:rFonts w:ascii="Times New Roman" w:hAnsi="仿宋" w:eastAsia="仿宋" w:cs="Times New Roman"/>
          <w:sz w:val="24"/>
          <w:szCs w:val="24"/>
        </w:rPr>
        <w:t>来衡量人体肥胖程度以及是否健康，其计算公式是</w:t>
      </w:r>
    </w:p>
    <w:p>
      <w:pPr>
        <w:spacing w:before="156" w:beforeLines="50" w:after="156" w:afterLines="50" w:line="312" w:lineRule="auto"/>
        <w:ind w:firstLine="2880" w:firstLineChars="1200"/>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039" o:spt="75" type="#_x0000_t75" style="height:33.75pt;width:126.75pt;" o:ole="t" filled="f" o:preferrelative="t" stroked="f" coordsize="21600,21600">
            <v:path/>
            <v:fill on="f" focussize="0,0"/>
            <v:stroke on="f" joinstyle="miter"/>
            <v:imagedata r:id="rId36" o:title=""/>
            <o:lock v:ext="edit" aspectratio="t"/>
            <w10:wrap type="none"/>
            <w10:anchorlock/>
          </v:shape>
          <o:OLEObject Type="Embed" ProgID="Equation.DSMT4" ShapeID="_x0000_i1039" DrawAspect="Content" ObjectID="_1468075739" r:id="rId3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中国成人的BMI数值标准为：BMI</w:t>
      </w:r>
      <w:r>
        <w:rPr>
          <w:rFonts w:ascii="Times New Roman" w:hAnsi="Times New Roman" w:eastAsia="仿宋" w:cs="Times New Roman"/>
          <w:sz w:val="24"/>
          <w:szCs w:val="24"/>
        </w:rPr>
        <w:object>
          <v:shape id="_x0000_i1040" o:spt="75" type="#_x0000_t75" style="height:9.75pt;width:9.75pt;" o:ole="t" filled="f" o:preferrelative="t" stroked="f" coordsize="21600,21600">
            <v:path/>
            <v:fill on="f" focussize="0,0"/>
            <v:stroke on="f" joinstyle="miter"/>
            <v:imagedata r:id="rId38" o:title=""/>
            <o:lock v:ext="edit" aspectratio="t"/>
            <w10:wrap type="none"/>
            <w10:anchorlock/>
          </v:shape>
          <o:OLEObject Type="Embed" ProgID="Equation.DSMT4" ShapeID="_x0000_i1040" DrawAspect="Content" ObjectID="_1468075740" r:id="rId37">
            <o:LockedField>false</o:LockedField>
          </o:OLEObject>
        </w:object>
      </w:r>
      <w:r>
        <w:rPr>
          <w:rFonts w:ascii="Times New Roman" w:hAnsi="Times New Roman" w:eastAsia="仿宋" w:cs="Times New Roman"/>
          <w:sz w:val="24"/>
          <w:szCs w:val="24"/>
        </w:rPr>
        <w:t>18.5为偏瘦；18.5</w:t>
      </w:r>
      <w:r>
        <w:rPr>
          <w:rFonts w:ascii="Times New Roman" w:hAnsi="Times New Roman" w:eastAsia="仿宋" w:cs="Times New Roman"/>
          <w:sz w:val="24"/>
          <w:szCs w:val="24"/>
        </w:rPr>
        <w:object>
          <v:shape id="_x0000_i1041" o:spt="75" type="#_x0000_t75" style="height:11.25pt;width:9.75pt;" o:ole="t" filled="f" o:preferrelative="t" stroked="f" coordsize="21600,21600">
            <v:path/>
            <v:fill on="f" focussize="0,0"/>
            <v:stroke on="f" joinstyle="miter"/>
            <v:imagedata r:id="rId40" o:title=""/>
            <o:lock v:ext="edit" aspectratio="t"/>
            <w10:wrap type="none"/>
            <w10:anchorlock/>
          </v:shape>
          <o:OLEObject Type="Embed" ProgID="Equation.DSMT4" ShapeID="_x0000_i1041" DrawAspect="Content" ObjectID="_1468075741" r:id="rId39">
            <o:LockedField>false</o:LockedField>
          </o:OLEObject>
        </w:object>
      </w:r>
      <w:r>
        <w:rPr>
          <w:rFonts w:ascii="Times New Roman" w:hAnsi="Times New Roman" w:eastAsia="仿宋" w:cs="Times New Roman"/>
          <w:sz w:val="24"/>
          <w:szCs w:val="24"/>
        </w:rPr>
        <w:t>BMI</w:t>
      </w:r>
      <w:r>
        <w:rPr>
          <w:rFonts w:ascii="Times New Roman" w:hAnsi="Times New Roman" w:eastAsia="仿宋" w:cs="Times New Roman"/>
          <w:sz w:val="24"/>
          <w:szCs w:val="24"/>
        </w:rPr>
        <w:object>
          <v:shape id="_x0000_i1042" o:spt="75" type="#_x0000_t75" style="height:11.25pt;width:9.75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41">
            <o:LockedField>false</o:LockedField>
          </o:OLEObject>
        </w:object>
      </w:r>
      <w:r>
        <w:rPr>
          <w:rFonts w:ascii="Times New Roman" w:hAnsi="Times New Roman" w:eastAsia="仿宋" w:cs="Times New Roman"/>
          <w:sz w:val="24"/>
          <w:szCs w:val="24"/>
        </w:rPr>
        <w:t>23.9为正常；24</w:t>
      </w:r>
      <w:r>
        <w:rPr>
          <w:rFonts w:ascii="Times New Roman" w:hAnsi="Times New Roman" w:eastAsia="仿宋" w:cs="Times New Roman"/>
          <w:sz w:val="24"/>
          <w:szCs w:val="24"/>
        </w:rPr>
        <w:object>
          <v:shape id="_x0000_i1043" o:spt="75" type="#_x0000_t75" style="height:11.25pt;width:9.75pt;" o:ole="t" filled="f" o:preferrelative="t" stroked="f" coordsize="21600,21600">
            <v:path/>
            <v:fill on="f" focussize="0,0"/>
            <v:stroke on="f" joinstyle="miter"/>
            <v:imagedata r:id="rId40" o:title=""/>
            <o:lock v:ext="edit" aspectratio="t"/>
            <w10:wrap type="none"/>
            <w10:anchorlock/>
          </v:shape>
          <o:OLEObject Type="Embed" ProgID="Equation.DSMT4" ShapeID="_x0000_i1043" DrawAspect="Content" ObjectID="_1468075743" r:id="rId42">
            <o:LockedField>false</o:LockedField>
          </o:OLEObject>
        </w:object>
      </w:r>
      <w:r>
        <w:rPr>
          <w:rFonts w:ascii="Times New Roman" w:hAnsi="Times New Roman" w:eastAsia="仿宋" w:cs="Times New Roman"/>
          <w:sz w:val="24"/>
          <w:szCs w:val="24"/>
        </w:rPr>
        <w:t>BMI</w:t>
      </w:r>
      <w:r>
        <w:rPr>
          <w:rFonts w:ascii="Times New Roman" w:hAnsi="Times New Roman" w:eastAsia="仿宋" w:cs="Times New Roman"/>
          <w:sz w:val="24"/>
          <w:szCs w:val="24"/>
        </w:rPr>
        <w:object>
          <v:shape id="_x0000_i1044" o:spt="75" type="#_x0000_t75" style="height:11.25pt;width:9.75pt;" o:ole="t" filled="f" o:preferrelative="t" stroked="f" coordsize="21600,21600">
            <v:path/>
            <v:fill on="f" focussize="0,0"/>
            <v:stroke on="f" joinstyle="miter"/>
            <v:imagedata r:id="rId40" o:title=""/>
            <o:lock v:ext="edit" aspectratio="t"/>
            <w10:wrap type="none"/>
            <w10:anchorlock/>
          </v:shape>
          <o:OLEObject Type="Embed" ProgID="Equation.DSMT4" ShapeID="_x0000_i1044" DrawAspect="Content" ObjectID="_1468075744" r:id="rId43">
            <o:LockedField>false</o:LockedField>
          </o:OLEObject>
        </w:object>
      </w:r>
      <w:r>
        <w:rPr>
          <w:rFonts w:ascii="Times New Roman" w:hAnsi="Times New Roman" w:eastAsia="仿宋" w:cs="Times New Roman"/>
          <w:sz w:val="24"/>
          <w:szCs w:val="24"/>
        </w:rPr>
        <w:t>27.9为偏胖；BMI</w:t>
      </w:r>
      <w:r>
        <w:rPr>
          <w:rFonts w:ascii="Times New Roman" w:hAnsi="Times New Roman" w:eastAsia="仿宋" w:cs="Times New Roman"/>
          <w:sz w:val="24"/>
          <w:szCs w:val="24"/>
        </w:rPr>
        <w:object>
          <v:shape id="_x0000_i1045" o:spt="75" type="#_x0000_t75" style="height:11.25pt;width:9.75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ascii="Times New Roman" w:hAnsi="Times New Roman" w:eastAsia="仿宋" w:cs="Times New Roman"/>
          <w:sz w:val="24"/>
          <w:szCs w:val="24"/>
        </w:rPr>
        <w:t>28为肥胖.</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为了解某公司员工的身体肥胖情况，研究人员从公司员工体检数据中，采用分层随机抽样方法抽取了90名男员工、50名女员工的身高和体重数据，计算得到他们的BMI值如下：</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男员工</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23.5  21.6  30.6  22.1  23.7  20.6  24.0  23.9  20.8  21.5</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22.1  21.6  19.0  20.2  19.6  17.3  17.9  23.4  18.7  23.1</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17.3  22.4  20.8  25.1  21.3  27.7  23.5  23.6  19.4  23.1</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18.6  24.1  21.3  19.5  18.7  21.0  22.6  16.0  18.0  17.9</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22.1  19.3  19.3  22.8  29.0  21.4  22.3  18.8  19.7  27.4</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23.5  23.6  30.5  22.3  21.6  17.6  21.5  29.1  25.5  18.7</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22.1  18.9  25.8  27.8  35.3  17.5  27.0  19.9  22.2  24.5</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18.0  19.0  21.1  21.3  18.7  23.9  20.8  34.2  16.6  19.3</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20.9  23.7  23.7  23.0  18.7  27.3  21.2  17.3  23.5  30.1</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女员工</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21.8  18.2  25.2  28.1  21.5  19.1  25.7  24.4  17.6  20.8</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20.5  20.2  17.4  21.6  18.4  20.3  30.8  23.6  23.3  22.8</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20.8  16.8  19.0  16.4  18.7  26.1  20.2  17.6  15.4  21.5</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19.5  31.6  19.1  20.4  13.9  18.6  16.6  15.9  18.3  18.1</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29.7  18.9  16.9  25.8  19.8  18.5  16.0  17.6  19.1  26.5</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根据上面的数据，写一份该公司员工肥胖情况的统计分析报告. 要求：</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（1）选择合适的图表展示数据；</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（2）比较男、女员工在肥胖状况上的差异；</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（3）分析公司员工胖瘦程度的整体情况；</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（4）提出控制体重的建议. </w:t>
      </w:r>
    </w:p>
    <w:p>
      <w:pPr>
        <w:adjustRightInd w:val="0"/>
        <w:snapToGrid w:val="0"/>
        <w:spacing w:line="312" w:lineRule="auto"/>
        <w:ind w:firstLine="480" w:firstLineChars="200"/>
        <w:textAlignment w:val="center"/>
        <w:rPr>
          <w:rFonts w:ascii="Times New Roman" w:hAnsi="仿宋" w:eastAsia="仿宋" w:cs="Times New Roman"/>
          <w:sz w:val="24"/>
          <w:szCs w:val="24"/>
        </w:rPr>
      </w:pPr>
      <w:r>
        <w:rPr>
          <w:rFonts w:hint="eastAsia" w:ascii="Times New Roman" w:hAnsi="仿宋" w:eastAsia="仿宋" w:cs="Times New Roman"/>
          <w:sz w:val="24"/>
          <w:szCs w:val="24"/>
        </w:rPr>
        <w:t>[</w:t>
      </w:r>
      <w:r>
        <w:rPr>
          <w:rFonts w:ascii="Times New Roman" w:hAnsi="仿宋" w:eastAsia="仿宋" w:cs="Times New Roman"/>
          <w:sz w:val="24"/>
          <w:szCs w:val="24"/>
        </w:rPr>
        <w:t>设计意图</w:t>
      </w:r>
      <w:r>
        <w:rPr>
          <w:rFonts w:hint="eastAsia" w:ascii="Times New Roman" w:hAnsi="仿宋" w:eastAsia="仿宋" w:cs="Times New Roman"/>
          <w:sz w:val="24"/>
          <w:szCs w:val="24"/>
        </w:rPr>
        <w:t>]</w:t>
      </w:r>
      <w:r>
        <w:rPr>
          <w:rFonts w:ascii="Times New Roman" w:hAnsi="仿宋" w:eastAsia="仿宋" w:cs="Times New Roman"/>
          <w:sz w:val="24"/>
          <w:szCs w:val="24"/>
        </w:rPr>
        <w:t>对本节课所涉及的知识和思想方法进行小结，布置本节课的课后作业，能力拓展题供学有余力的学生选做</w:t>
      </w:r>
      <w:r>
        <w:rPr>
          <w:rFonts w:hint="eastAsia" w:ascii="宋体" w:hAnsi="宋体" w:eastAsia="宋体" w:cs="宋体"/>
          <w:sz w:val="24"/>
          <w:szCs w:val="24"/>
        </w:rPr>
        <w:t>.</w:t>
      </w:r>
    </w:p>
    <w:p>
      <w:pPr>
        <w:spacing w:line="312" w:lineRule="auto"/>
        <w:rPr>
          <w:rFonts w:ascii="Times New Roman" w:hAnsi="Times New Roman" w:eastAsia="仿宋" w:cs="Times New Roman"/>
          <w:b/>
          <w:bCs/>
          <w:color w:val="000000" w:themeColor="text1"/>
          <w:sz w:val="24"/>
          <w:szCs w:val="24"/>
          <w14:textFill>
            <w14:solidFill>
              <w14:schemeClr w14:val="tx1"/>
            </w14:solidFill>
          </w14:textFill>
        </w:rPr>
      </w:pPr>
      <w:r>
        <w:rPr>
          <w:rFonts w:ascii="Times New Roman" w:hAnsi="Times New Roman" w:eastAsia="仿宋" w:cs="Times New Roman"/>
          <w:b/>
          <w:bCs/>
          <w:color w:val="000000" w:themeColor="text1"/>
          <w:sz w:val="24"/>
          <w:szCs w:val="24"/>
          <w14:textFill>
            <w14:solidFill>
              <w14:schemeClr w14:val="tx1"/>
            </w14:solidFill>
          </w14:textFill>
        </w:rPr>
        <w:t>（</w:t>
      </w:r>
      <w:r>
        <w:rPr>
          <w:rFonts w:hint="eastAsia" w:ascii="Times New Roman" w:hAnsi="Times New Roman" w:eastAsia="仿宋" w:cs="Times New Roman"/>
          <w:b/>
          <w:bCs/>
          <w:color w:val="000000" w:themeColor="text1"/>
          <w:sz w:val="24"/>
          <w:szCs w:val="24"/>
          <w14:textFill>
            <w14:solidFill>
              <w14:schemeClr w14:val="tx1"/>
            </w14:solidFill>
          </w14:textFill>
        </w:rPr>
        <w:t>环节五</w:t>
      </w:r>
      <w:r>
        <w:rPr>
          <w:rFonts w:ascii="Times New Roman" w:hAnsi="Times New Roman" w:eastAsia="仿宋" w:cs="Times New Roman"/>
          <w:b/>
          <w:bCs/>
          <w:color w:val="000000" w:themeColor="text1"/>
          <w:sz w:val="24"/>
          <w:szCs w:val="24"/>
          <w14:textFill>
            <w14:solidFill>
              <w14:schemeClr w14:val="tx1"/>
            </w14:solidFill>
          </w14:textFill>
        </w:rPr>
        <w:t>）结束语</w:t>
      </w:r>
    </w:p>
    <w:p>
      <w:pPr>
        <w:spacing w:line="312" w:lineRule="auto"/>
        <w:ind w:firstLine="480" w:firstLineChars="200"/>
        <w:rPr>
          <w:rFonts w:ascii="仿宋" w:hAnsi="仿宋" w:eastAsia="仿宋" w:cs="Times New Roman"/>
          <w:color w:val="000000" w:themeColor="text1"/>
          <w:sz w:val="24"/>
          <w:szCs w:val="24"/>
          <w14:textFill>
            <w14:solidFill>
              <w14:schemeClr w14:val="tx1"/>
            </w14:solidFill>
          </w14:textFill>
        </w:rPr>
      </w:pPr>
      <w:bookmarkStart w:id="1" w:name="_Hlk48772777"/>
      <w:r>
        <w:rPr>
          <w:rFonts w:hint="eastAsia" w:ascii="仿宋" w:hAnsi="仿宋" w:eastAsia="仿宋"/>
          <w:color w:val="000000" w:themeColor="text1"/>
          <w:sz w:val="24"/>
          <w:szCs w:val="24"/>
          <w14:textFill>
            <w14:solidFill>
              <w14:schemeClr w14:val="tx1"/>
            </w14:solidFill>
          </w14:textFill>
        </w:rPr>
        <w:t>统计具有特有的思想，包括随机思想，估计思想，检验思想等.</w:t>
      </w:r>
      <w:r>
        <w:rPr>
          <w:rFonts w:hint="eastAsia" w:ascii="仿宋" w:hAnsi="仿宋" w:eastAsia="仿宋" w:cs="Times New Roman"/>
          <w:color w:val="000000" w:themeColor="text1"/>
          <w:sz w:val="24"/>
          <w:szCs w:val="24"/>
          <w14:textFill>
            <w14:solidFill>
              <w14:schemeClr w14:val="tx1"/>
            </w14:solidFill>
          </w14:textFill>
        </w:rPr>
        <w:t>传统数学研究的是确定性问题，因此对结果的判断原则只能是“对”或者“错”，而统计学是通过数据推断数据产生的背景，因此统计学对结果的判断原则一般是 “好”与“坏”.正如统计学教授李金昌所说：统计学既是一门科学，也是一门艺术.</w:t>
      </w:r>
    </w:p>
    <w:p>
      <w:pPr>
        <w:tabs>
          <w:tab w:val="left" w:pos="420"/>
        </w:tabs>
        <w:adjustRightInd w:val="0"/>
        <w:snapToGrid w:val="0"/>
        <w:spacing w:line="312" w:lineRule="auto"/>
        <w:ind w:firstLine="480" w:firstLineChars="200"/>
        <w:rPr>
          <w:rFonts w:ascii="仿宋" w:hAnsi="仿宋" w:eastAsia="仿宋"/>
          <w:sz w:val="24"/>
          <w:szCs w:val="24"/>
        </w:rPr>
      </w:pPr>
      <w:r>
        <w:rPr>
          <w:rFonts w:hint="eastAsia" w:ascii="仿宋" w:hAnsi="仿宋" w:eastAsia="仿宋" w:cs="Times New Roman"/>
          <w:color w:val="000000" w:themeColor="text1"/>
          <w:sz w:val="24"/>
          <w:szCs w:val="24"/>
          <w14:textFill>
            <w14:solidFill>
              <w14:schemeClr w14:val="tx1"/>
            </w14:solidFill>
          </w14:textFill>
        </w:rPr>
        <w:t>[设计意图]</w:t>
      </w:r>
      <w:r>
        <w:rPr>
          <w:rFonts w:hint="eastAsia" w:ascii="仿宋" w:hAnsi="仿宋" w:eastAsia="仿宋"/>
          <w:sz w:val="24"/>
          <w:szCs w:val="24"/>
        </w:rPr>
        <w:t>融入学科德育，升华本节课的育人价值</w:t>
      </w:r>
      <w:r>
        <w:rPr>
          <w:rFonts w:hint="eastAsia" w:ascii="Times New Roman" w:hAnsi="Times New Roman" w:eastAsia="仿宋" w:cs="Times New Roman"/>
          <w:sz w:val="24"/>
          <w:szCs w:val="24"/>
        </w:rPr>
        <w:t>．</w:t>
      </w:r>
    </w:p>
    <w:bookmarkEnd w:id="1"/>
    <w:p>
      <w:pPr>
        <w:spacing w:line="312" w:lineRule="auto"/>
        <w:rPr>
          <w:rFonts w:ascii="Times New Roman" w:hAnsi="Times New Roman" w:eastAsia="仿宋" w:cs="Times New Roman"/>
          <w:color w:val="000000" w:themeColor="text1"/>
          <w:sz w:val="24"/>
          <w:szCs w:val="24"/>
          <w:highlight w:val="yellow"/>
          <w14:textFill>
            <w14:solidFill>
              <w14:schemeClr w14:val="tx1"/>
            </w14:solidFill>
          </w14:textFill>
        </w:rPr>
      </w:pPr>
    </w:p>
    <w:p>
      <w:pPr>
        <w:spacing w:line="312" w:lineRule="auto"/>
        <w:ind w:firstLine="480" w:firstLineChars="200"/>
        <w:rPr>
          <w:rFonts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14:textFill>
            <w14:solidFill>
              <w14:schemeClr w14:val="tx1"/>
            </w14:solidFill>
          </w14:textFill>
        </w:rPr>
        <w:t>课后作业</w:t>
      </w:r>
      <w:r>
        <w:rPr>
          <w:rFonts w:ascii="Times New Roman" w:hAnsi="Times New Roman" w:eastAsia="仿宋" w:cs="Times New Roman"/>
          <w:color w:val="000000" w:themeColor="text1"/>
          <w:sz w:val="24"/>
          <w:szCs w:val="24"/>
          <w14:textFill>
            <w14:solidFill>
              <w14:schemeClr w14:val="tx1"/>
            </w14:solidFill>
          </w14:textFill>
        </w:rPr>
        <w:t>参考答案</w:t>
      </w:r>
      <w:r>
        <w:rPr>
          <w:rFonts w:hint="eastAsia" w:ascii="Times New Roman" w:hAnsi="Times New Roman" w:eastAsia="仿宋" w:cs="Times New Roman"/>
          <w:color w:val="000000" w:themeColor="text1"/>
          <w:sz w:val="24"/>
          <w:szCs w:val="24"/>
          <w14:textFill>
            <w14:solidFill>
              <w14:schemeClr w14:val="tx1"/>
            </w14:solidFill>
          </w14:textFill>
        </w:rPr>
        <w:t>：</w:t>
      </w:r>
    </w:p>
    <w:p>
      <w:pPr>
        <w:spacing w:line="312" w:lineRule="auto"/>
        <w:ind w:firstLine="480" w:firstLineChars="200"/>
        <w:rPr>
          <w:rFonts w:ascii="Times New Roman" w:hAnsi="Times New Roman" w:eastAsia="仿宋" w:cs="Times New Roman"/>
          <w:caps/>
          <w:color w:val="000000" w:themeColor="text1"/>
          <w:sz w:val="24"/>
          <w:szCs w:val="24"/>
          <w14:textFill>
            <w14:solidFill>
              <w14:schemeClr w14:val="tx1"/>
            </w14:solidFill>
          </w14:textFill>
        </w:rPr>
      </w:pPr>
    </w:p>
    <w:p>
      <w:pPr>
        <w:spacing w:line="312" w:lineRule="auto"/>
        <w:ind w:firstLine="480" w:firstLineChars="200"/>
        <w:rPr>
          <w:rFonts w:ascii="Times New Roman" w:hAnsi="Times New Roman" w:eastAsia="仿宋" w:cs="Times New Roman"/>
          <w:color w:val="000000" w:themeColor="text1"/>
          <w:sz w:val="24"/>
          <w:szCs w:val="24"/>
          <w14:textFill>
            <w14:solidFill>
              <w14:schemeClr w14:val="tx1"/>
            </w14:solidFill>
          </w14:textFill>
        </w:rPr>
      </w:pPr>
      <w:r>
        <w:rPr>
          <w:rFonts w:ascii="Times New Roman" w:hAnsi="Times New Roman" w:eastAsia="仿宋" w:cs="Times New Roman"/>
          <w:color w:val="000000" w:themeColor="text1"/>
          <w:sz w:val="24"/>
          <w:szCs w:val="24"/>
          <w14:textFill>
            <w14:solidFill>
              <w14:schemeClr w14:val="tx1"/>
            </w14:solidFill>
          </w14:textFill>
        </w:rPr>
        <w:t>[基础练习]</w:t>
      </w:r>
    </w:p>
    <w:bookmarkEnd w:id="0"/>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i/>
          <w:sz w:val="24"/>
          <w:szCs w:val="24"/>
        </w:rPr>
        <w:t xml:space="preserve">. </w:t>
      </w:r>
      <w:r>
        <w:rPr>
          <w:rFonts w:ascii="Times New Roman" w:hAnsi="Times New Roman" w:eastAsia="仿宋" w:cs="Times New Roman"/>
          <w:sz w:val="24"/>
          <w:szCs w:val="24"/>
        </w:rPr>
        <w:t>（1）不是</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（2）是</w:t>
      </w:r>
      <w:r>
        <w:rPr>
          <w:rFonts w:hint="eastAsia" w:ascii="Times New Roman" w:hAnsi="Times New Roman" w:eastAsia="仿宋" w:cs="Times New Roman"/>
          <w:sz w:val="24"/>
          <w:szCs w:val="24"/>
        </w:rPr>
        <w:t>.</w:t>
      </w:r>
      <w:r>
        <w:rPr>
          <w:rFonts w:ascii="Times New Roman" w:hAnsi="Times New Roman" w:eastAsia="仿宋" w:cs="Times New Roman"/>
          <w:sz w:val="24"/>
          <w:szCs w:val="24"/>
        </w:rPr>
        <w:t>（3）是</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i/>
          <w:sz w:val="24"/>
          <w:szCs w:val="24"/>
        </w:rPr>
        <w:t xml:space="preserve">. </w:t>
      </w:r>
      <w:r>
        <w:rPr>
          <w:rFonts w:ascii="Times New Roman" w:hAnsi="Times New Roman" w:eastAsia="仿宋" w:cs="Times New Roman"/>
          <w:sz w:val="24"/>
          <w:szCs w:val="24"/>
        </w:rPr>
        <w:t>要调查上海市小型乘用车的销售情况，可以到办理汽车牌照的交管部门、车辆定点监测机构、税务局车辆购置税管点、保险公司等收集数据. 收集的数据可以是品牌、价格、车型、销售数量等. 品牌和车型用众数进行统计分析</w:t>
      </w:r>
      <w:r>
        <w:rPr>
          <w:rFonts w:hint="eastAsia" w:ascii="Times New Roman" w:hAnsi="Times New Roman" w:eastAsia="仿宋" w:cs="Times New Roman"/>
          <w:sz w:val="24"/>
          <w:szCs w:val="24"/>
        </w:rPr>
        <w:t>，</w:t>
      </w:r>
      <w:r>
        <w:rPr>
          <w:rFonts w:ascii="Times New Roman" w:hAnsi="Times New Roman" w:eastAsia="仿宋" w:cs="Times New Roman"/>
          <w:sz w:val="24"/>
          <w:szCs w:val="24"/>
        </w:rPr>
        <w:t>价格用中位数或平均数，也可以用标准差分析价格的差异大不大.</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i/>
          <w:sz w:val="24"/>
          <w:szCs w:val="24"/>
        </w:rPr>
        <w:t xml:space="preserve">. </w:t>
      </w:r>
      <w:r>
        <w:rPr>
          <w:rFonts w:hint="eastAsia" w:ascii="Times New Roman" w:hAnsi="Times New Roman" w:eastAsia="仿宋" w:cs="Times New Roman"/>
          <w:sz w:val="24"/>
          <w:szCs w:val="24"/>
        </w:rPr>
        <w:t>（1）某位同学一天睡眠</w:t>
      </w:r>
      <w:r>
        <w:rPr>
          <w:rFonts w:ascii="Times New Roman" w:hAnsi="Times New Roman" w:eastAsia="仿宋" w:cs="Times New Roman"/>
          <w:sz w:val="24"/>
          <w:szCs w:val="24"/>
        </w:rPr>
        <w:t>7.5</w:t>
      </w:r>
      <w:r>
        <w:rPr>
          <w:rFonts w:hint="eastAsia" w:ascii="Times New Roman" w:hAnsi="Times New Roman" w:eastAsia="仿宋" w:cs="Times New Roman"/>
          <w:sz w:val="24"/>
          <w:szCs w:val="24"/>
        </w:rPr>
        <w:t>小时，运动</w:t>
      </w:r>
      <w:r>
        <w:rPr>
          <w:rFonts w:ascii="Times New Roman" w:hAnsi="Times New Roman" w:eastAsia="仿宋" w:cs="Times New Roman"/>
          <w:sz w:val="24"/>
          <w:szCs w:val="24"/>
        </w:rPr>
        <w:t>1</w:t>
      </w:r>
      <w:r>
        <w:rPr>
          <w:rFonts w:hint="eastAsia" w:ascii="Times New Roman" w:hAnsi="Times New Roman" w:eastAsia="仿宋" w:cs="Times New Roman"/>
          <w:sz w:val="24"/>
          <w:szCs w:val="24"/>
        </w:rPr>
        <w:t>小时，娱乐</w:t>
      </w:r>
      <w:r>
        <w:rPr>
          <w:rFonts w:ascii="Times New Roman" w:hAnsi="Times New Roman" w:eastAsia="仿宋" w:cs="Times New Roman"/>
          <w:sz w:val="24"/>
          <w:szCs w:val="24"/>
        </w:rPr>
        <w:t>0</w:t>
      </w:r>
      <w:r>
        <w:rPr>
          <w:rFonts w:hint="eastAsia" w:ascii="Times New Roman" w:hAnsi="Times New Roman" w:eastAsia="仿宋" w:cs="Times New Roman"/>
          <w:sz w:val="24"/>
          <w:szCs w:val="24"/>
        </w:rPr>
        <w:t>.5小时，学习</w:t>
      </w:r>
      <w:r>
        <w:rPr>
          <w:rFonts w:ascii="Times New Roman" w:hAnsi="Times New Roman" w:eastAsia="仿宋" w:cs="Times New Roman"/>
          <w:sz w:val="24"/>
          <w:szCs w:val="24"/>
        </w:rPr>
        <w:t>12</w:t>
      </w:r>
      <w:r>
        <w:rPr>
          <w:rFonts w:hint="eastAsia" w:ascii="Times New Roman" w:hAnsi="Times New Roman" w:eastAsia="仿宋" w:cs="Times New Roman"/>
          <w:sz w:val="24"/>
          <w:szCs w:val="24"/>
        </w:rPr>
        <w:t>小时</w:t>
      </w:r>
      <w:r>
        <w:rPr>
          <w:rFonts w:ascii="Times New Roman" w:hAnsi="Times New Roman" w:eastAsia="仿宋" w:cs="Times New Roman"/>
          <w:sz w:val="24"/>
          <w:szCs w:val="24"/>
        </w:rPr>
        <w:t>.</w:t>
      </w:r>
      <w:r>
        <w:rPr>
          <w:rFonts w:hint="eastAsia" w:ascii="Times New Roman" w:hAnsi="Times New Roman" w:eastAsia="仿宋" w:cs="Times New Roman"/>
          <w:sz w:val="24"/>
          <w:szCs w:val="24"/>
        </w:rPr>
        <w:t>（本题答案因人而异）</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（2）可以讨论全班同学一天平均睡眠时间、运动时间、娱乐时间和学习时间；查阅资料获取这个年龄段学生正常的睡眠</w:t>
      </w:r>
      <w:r>
        <w:rPr>
          <w:rFonts w:hint="eastAsia" w:ascii="Times New Roman" w:hAnsi="Times New Roman" w:eastAsia="仿宋" w:cs="Times New Roman"/>
          <w:sz w:val="24"/>
          <w:szCs w:val="24"/>
        </w:rPr>
        <w:t>时间</w:t>
      </w:r>
      <w:r>
        <w:rPr>
          <w:rFonts w:ascii="Times New Roman" w:hAnsi="Times New Roman" w:eastAsia="仿宋" w:cs="Times New Roman"/>
          <w:sz w:val="24"/>
          <w:szCs w:val="24"/>
        </w:rPr>
        <w:t>，找差异</w:t>
      </w:r>
      <w:r>
        <w:rPr>
          <w:rFonts w:hint="eastAsia" w:ascii="Times New Roman" w:hAnsi="Times New Roman" w:eastAsia="仿宋" w:cs="Times New Roman"/>
          <w:sz w:val="24"/>
          <w:szCs w:val="24"/>
        </w:rPr>
        <w:t>；另外，</w:t>
      </w:r>
      <w:r>
        <w:rPr>
          <w:rFonts w:ascii="Times New Roman" w:hAnsi="Times New Roman" w:eastAsia="仿宋" w:cs="Times New Roman"/>
          <w:sz w:val="24"/>
          <w:szCs w:val="24"/>
        </w:rPr>
        <w:t>男女生</w:t>
      </w:r>
      <w:r>
        <w:rPr>
          <w:rFonts w:hint="eastAsia" w:ascii="Times New Roman" w:hAnsi="Times New Roman" w:eastAsia="仿宋" w:cs="Times New Roman"/>
          <w:sz w:val="24"/>
          <w:szCs w:val="24"/>
        </w:rPr>
        <w:t>是</w:t>
      </w:r>
      <w:r>
        <w:rPr>
          <w:rFonts w:ascii="Times New Roman" w:hAnsi="Times New Roman" w:eastAsia="仿宋" w:cs="Times New Roman"/>
          <w:sz w:val="24"/>
          <w:szCs w:val="24"/>
        </w:rPr>
        <w:t>否</w:t>
      </w:r>
      <w:r>
        <w:rPr>
          <w:rFonts w:hint="eastAsia" w:ascii="Times New Roman" w:hAnsi="Times New Roman" w:eastAsia="仿宋" w:cs="Times New Roman"/>
          <w:sz w:val="24"/>
          <w:szCs w:val="24"/>
        </w:rPr>
        <w:t>有</w:t>
      </w:r>
      <w:r>
        <w:rPr>
          <w:rFonts w:ascii="Times New Roman" w:hAnsi="Times New Roman" w:eastAsia="仿宋" w:cs="Times New Roman"/>
          <w:sz w:val="24"/>
          <w:szCs w:val="24"/>
        </w:rPr>
        <w:t>差异</w:t>
      </w:r>
      <w:r>
        <w:rPr>
          <w:rFonts w:hint="eastAsia" w:ascii="Times New Roman" w:hAnsi="Times New Roman" w:eastAsia="仿宋" w:cs="Times New Roman"/>
          <w:sz w:val="24"/>
          <w:szCs w:val="24"/>
        </w:rPr>
        <w:t>；</w:t>
      </w:r>
      <w:r>
        <w:rPr>
          <w:rFonts w:ascii="Times New Roman" w:hAnsi="Times New Roman" w:eastAsia="仿宋" w:cs="Times New Roman"/>
          <w:sz w:val="24"/>
          <w:szCs w:val="24"/>
        </w:rPr>
        <w:t>身高与睡眠时间有无关系等.</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i/>
          <w:sz w:val="24"/>
          <w:szCs w:val="24"/>
        </w:rPr>
        <w:t xml:space="preserve">. </w:t>
      </w:r>
      <w:r>
        <w:rPr>
          <w:rFonts w:ascii="Times New Roman" w:hAnsi="Times New Roman" w:eastAsia="仿宋" w:cs="Times New Roman"/>
          <w:sz w:val="24"/>
          <w:szCs w:val="24"/>
        </w:rPr>
        <w:t>甲品种的平均产量为</w:t>
      </w:r>
      <w:r>
        <w:rPr>
          <w:rFonts w:ascii="Times New Roman" w:hAnsi="Times New Roman" w:eastAsia="仿宋" w:cs="Times New Roman"/>
          <w:position w:val="-12"/>
          <w:sz w:val="24"/>
          <w:szCs w:val="24"/>
        </w:rPr>
        <w:object>
          <v:shape id="_x0000_i1046" o:spt="75" type="#_x0000_t75" style="height:20.25pt;width:39.75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ascii="Times New Roman" w:hAnsi="Times New Roman" w:eastAsia="仿宋" w:cs="Times New Roman"/>
          <w:sz w:val="24"/>
          <w:szCs w:val="24"/>
        </w:rPr>
        <w:t>(kg)，乙品种的平均产量为</w:t>
      </w:r>
      <w:r>
        <w:rPr>
          <w:rFonts w:ascii="Times New Roman" w:hAnsi="Times New Roman" w:eastAsia="仿宋" w:cs="Times New Roman"/>
          <w:position w:val="-12"/>
          <w:sz w:val="24"/>
          <w:szCs w:val="24"/>
        </w:rPr>
        <w:object>
          <v:shape id="_x0000_i1047" o:spt="75" type="#_x0000_t75" style="height:20.25pt;width:39.75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ascii="Times New Roman" w:hAnsi="Times New Roman" w:eastAsia="仿宋" w:cs="Times New Roman"/>
          <w:sz w:val="24"/>
          <w:szCs w:val="24"/>
        </w:rPr>
        <w:t>(kg)，</w:t>
      </w:r>
      <w:r>
        <w:rPr>
          <w:rFonts w:ascii="Times New Roman" w:hAnsi="仿宋" w:eastAsia="仿宋" w:cs="Times New Roman"/>
          <w:sz w:val="24"/>
          <w:szCs w:val="24"/>
        </w:rPr>
        <w:t>所以甲品种的平均产量稍高；</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甲品种产量的方差是</w:t>
      </w:r>
      <w:r>
        <w:rPr>
          <w:rFonts w:ascii="Times New Roman" w:hAnsi="仿宋" w:eastAsia="仿宋" w:cs="Times New Roman"/>
          <w:position w:val="-24"/>
          <w:sz w:val="24"/>
          <w:szCs w:val="24"/>
        </w:rPr>
        <w:object>
          <v:shape id="_x0000_i1048" o:spt="75" type="#_x0000_t75" style="height:30.75pt;width:180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hint="eastAsia" w:ascii="Times New Roman" w:hAnsi="仿宋" w:eastAsia="仿宋" w:cs="Times New Roman"/>
          <w:sz w:val="24"/>
          <w:szCs w:val="24"/>
        </w:rPr>
        <w:t>，</w:t>
      </w:r>
      <w:r>
        <w:rPr>
          <w:rFonts w:ascii="Times New Roman" w:hAnsi="仿宋" w:eastAsia="仿宋" w:cs="Times New Roman"/>
          <w:sz w:val="24"/>
          <w:szCs w:val="24"/>
        </w:rPr>
        <w:t>乙品种产量的方差是</w:t>
      </w:r>
      <w:r>
        <w:rPr>
          <w:rFonts w:ascii="Times New Roman" w:hAnsi="仿宋" w:eastAsia="仿宋" w:cs="Times New Roman"/>
          <w:position w:val="-24"/>
          <w:sz w:val="24"/>
          <w:szCs w:val="24"/>
        </w:rPr>
        <w:object>
          <v:shape id="_x0000_i1049" o:spt="75" type="#_x0000_t75" style="height:30.75pt;width:169.5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ascii="Times New Roman" w:hAnsi="仿宋" w:eastAsia="仿宋" w:cs="Times New Roman"/>
          <w:sz w:val="24"/>
          <w:szCs w:val="24"/>
        </w:rPr>
        <w:t>，由于</w:t>
      </w:r>
      <w:r>
        <w:rPr>
          <w:rFonts w:ascii="Times New Roman" w:hAnsi="仿宋" w:eastAsia="仿宋" w:cs="Times New Roman"/>
          <w:position w:val="-12"/>
          <w:sz w:val="24"/>
          <w:szCs w:val="24"/>
        </w:rPr>
        <w:object>
          <v:shape id="_x0000_i1050" o:spt="75" type="#_x0000_t75" style="height:19.5pt;width:36.75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ascii="Times New Roman" w:hAnsi="仿宋" w:eastAsia="仿宋" w:cs="Times New Roman"/>
          <w:sz w:val="24"/>
          <w:szCs w:val="24"/>
        </w:rPr>
        <w:t>，所以乙品种的产量较稳定</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从以上分析可以看出甲品种的平均产量稍高，比乙品种单株平均高</w:t>
      </w:r>
      <w:r>
        <w:rPr>
          <w:rFonts w:ascii="Times New Roman" w:hAnsi="Times New Roman" w:eastAsia="仿宋" w:cs="Times New Roman"/>
          <w:sz w:val="24"/>
          <w:szCs w:val="24"/>
        </w:rPr>
        <w:t>1 kg</w:t>
      </w:r>
      <w:r>
        <w:rPr>
          <w:rFonts w:ascii="Times New Roman" w:hAnsi="仿宋" w:eastAsia="仿宋" w:cs="Times New Roman"/>
          <w:sz w:val="24"/>
          <w:szCs w:val="24"/>
        </w:rPr>
        <w:t>，相差不大，但其产量不如乙品种稳定</w:t>
      </w:r>
      <w:r>
        <w:rPr>
          <w:rFonts w:ascii="Times New Roman" w:hAnsi="Times New Roman" w:eastAsia="仿宋" w:cs="Times New Roman"/>
          <w:sz w:val="24"/>
          <w:szCs w:val="24"/>
        </w:rPr>
        <w:t xml:space="preserve">. </w:t>
      </w:r>
      <w:r>
        <w:rPr>
          <w:rFonts w:ascii="Times New Roman" w:hAnsi="仿宋" w:eastAsia="仿宋" w:cs="Times New Roman"/>
          <w:sz w:val="24"/>
          <w:szCs w:val="24"/>
        </w:rPr>
        <w:t>因为是推荐给需要扶助的贫困地区的农民种植，其抗风险能力较弱，所以推荐乙品种</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能力拓展</w:t>
      </w:r>
      <w:r>
        <w:rPr>
          <w:rFonts w:ascii="Times New Roman" w:hAnsi="Times New Roman" w:eastAsia="仿宋" w:cs="Times New Roman"/>
          <w:sz w:val="24"/>
          <w:szCs w:val="24"/>
        </w:rPr>
        <w:t>]</w:t>
      </w:r>
      <w:r>
        <w:rPr>
          <w:rFonts w:ascii="Times New Roman" w:hAnsi="仿宋" w:eastAsia="仿宋" w:cs="Times New Roman"/>
          <w:sz w:val="24"/>
          <w:szCs w:val="24"/>
        </w:rPr>
        <w:t>（选做）</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仿宋" w:eastAsia="仿宋" w:cs="Times New Roman"/>
          <w:sz w:val="24"/>
          <w:szCs w:val="24"/>
        </w:rPr>
        <w:t>下面对某公司员工的身体肥胖情况做如下分析</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90</w:t>
      </w:r>
      <w:r>
        <w:rPr>
          <w:rFonts w:ascii="Times New Roman" w:hAnsi="仿宋" w:eastAsia="仿宋" w:cs="Times New Roman"/>
          <w:sz w:val="24"/>
          <w:szCs w:val="24"/>
        </w:rPr>
        <w:t>名男员工的</w:t>
      </w:r>
      <w:r>
        <w:rPr>
          <w:rFonts w:ascii="Times New Roman" w:hAnsi="Times New Roman" w:eastAsia="仿宋" w:cs="Times New Roman"/>
          <w:sz w:val="24"/>
          <w:szCs w:val="24"/>
        </w:rPr>
        <w:t>BMI</w:t>
      </w:r>
      <w:r>
        <w:rPr>
          <w:rFonts w:ascii="Times New Roman" w:hAnsi="仿宋" w:eastAsia="仿宋" w:cs="Times New Roman"/>
          <w:sz w:val="24"/>
          <w:szCs w:val="24"/>
        </w:rPr>
        <w:t>值的频率分布表如下</w:t>
      </w:r>
      <w:r>
        <w:rPr>
          <w:rFonts w:ascii="Times New Roman" w:hAnsi="Times New Roman" w:eastAsia="仿宋" w:cs="Times New Roman"/>
          <w:sz w:val="24"/>
          <w:szCs w:val="24"/>
        </w:rPr>
        <w:t>:</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6"/>
        <w:gridCol w:w="1196"/>
        <w:gridCol w:w="1211"/>
        <w:gridCol w:w="14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仿宋" w:eastAsia="仿宋" w:cs="Times New Roman"/>
                <w:bCs/>
                <w:sz w:val="24"/>
                <w:szCs w:val="24"/>
              </w:rPr>
              <w:t>分组</w:t>
            </w:r>
          </w:p>
        </w:tc>
        <w:tc>
          <w:tcPr>
            <w:tcW w:w="119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仿宋" w:eastAsia="仿宋" w:cs="Times New Roman"/>
                <w:bCs/>
                <w:sz w:val="24"/>
                <w:szCs w:val="24"/>
              </w:rPr>
              <w:t>频数</w:t>
            </w:r>
          </w:p>
        </w:tc>
        <w:tc>
          <w:tcPr>
            <w:tcW w:w="1211"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仿宋" w:eastAsia="仿宋" w:cs="Times New Roman"/>
                <w:bCs/>
                <w:sz w:val="24"/>
                <w:szCs w:val="24"/>
              </w:rPr>
              <w:t>频率</w:t>
            </w:r>
          </w:p>
        </w:tc>
        <w:tc>
          <w:tcPr>
            <w:tcW w:w="1464"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仿宋" w:eastAsia="仿宋" w:cs="Times New Roman"/>
                <w:bCs/>
                <w:sz w:val="24"/>
                <w:szCs w:val="24"/>
              </w:rPr>
              <w:t>频率</w:t>
            </w:r>
            <w:r>
              <w:rPr>
                <w:rFonts w:ascii="Times New Roman" w:hAnsi="Times New Roman" w:eastAsia="仿宋" w:cs="Times New Roman"/>
                <w:bCs/>
                <w:sz w:val="24"/>
                <w:szCs w:val="24"/>
              </w:rPr>
              <w:t>/</w:t>
            </w:r>
            <w:r>
              <w:rPr>
                <w:rFonts w:ascii="Times New Roman" w:hAnsi="仿宋" w:eastAsia="仿宋" w:cs="Times New Roman"/>
                <w:bCs/>
                <w:sz w:val="24"/>
                <w:szCs w:val="24"/>
              </w:rPr>
              <w:t>组距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[15.9,17.9)</w:t>
            </w:r>
          </w:p>
        </w:tc>
        <w:tc>
          <w:tcPr>
            <w:tcW w:w="119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7</w:t>
            </w:r>
          </w:p>
        </w:tc>
        <w:tc>
          <w:tcPr>
            <w:tcW w:w="1211"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0.08</w:t>
            </w:r>
          </w:p>
        </w:tc>
        <w:tc>
          <w:tcPr>
            <w:tcW w:w="1464"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position w:val="-20"/>
                <w:sz w:val="24"/>
                <w:szCs w:val="24"/>
              </w:rPr>
              <w:object>
                <v:shape id="_x0000_i1051" o:spt="75" type="#_x0000_t75" style="height:27pt;width:19.5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[17.9,19.9)</w:t>
            </w:r>
          </w:p>
        </w:tc>
        <w:tc>
          <w:tcPr>
            <w:tcW w:w="119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21</w:t>
            </w:r>
          </w:p>
        </w:tc>
        <w:tc>
          <w:tcPr>
            <w:tcW w:w="1211"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0.23</w:t>
            </w:r>
          </w:p>
        </w:tc>
        <w:tc>
          <w:tcPr>
            <w:tcW w:w="1464"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position w:val="-20"/>
                <w:sz w:val="24"/>
                <w:szCs w:val="24"/>
              </w:rPr>
              <w:object>
                <v:shape id="_x0000_i1052" o:spt="75" type="#_x0000_t75" style="height:27pt;width:15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[19.9,21.9)</w:t>
            </w:r>
          </w:p>
        </w:tc>
        <w:tc>
          <w:tcPr>
            <w:tcW w:w="119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19</w:t>
            </w:r>
          </w:p>
        </w:tc>
        <w:tc>
          <w:tcPr>
            <w:tcW w:w="1211"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0.21</w:t>
            </w:r>
          </w:p>
        </w:tc>
        <w:tc>
          <w:tcPr>
            <w:tcW w:w="1464"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position w:val="-20"/>
                <w:sz w:val="24"/>
                <w:szCs w:val="24"/>
              </w:rPr>
              <w:object>
                <v:shape id="_x0000_i1053" o:spt="75" type="#_x0000_t75" style="height:27pt;width:19.5pt;" o:ole="t" filled="f" o:preferrelative="t" stroked="f" coordsize="21600,21600">
                  <v:path/>
                  <v:fill on="f" focussize="0,0"/>
                  <v:stroke on="f" joinstyle="miter"/>
                  <v:imagedata r:id="rId61" o:title=""/>
                  <o:lock v:ext="edit" aspectratio="t"/>
                  <w10:wrap type="none"/>
                  <w10:anchorlock/>
                </v:shape>
                <o:OLEObject Type="Embed" ProgID="Equation.DSMT4" ShapeID="_x0000_i1053" DrawAspect="Content" ObjectID="_1468075753" r:id="rId6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[21.9,23.9)</w:t>
            </w:r>
          </w:p>
        </w:tc>
        <w:tc>
          <w:tcPr>
            <w:tcW w:w="119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23</w:t>
            </w:r>
          </w:p>
        </w:tc>
        <w:tc>
          <w:tcPr>
            <w:tcW w:w="1211"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0.26</w:t>
            </w:r>
          </w:p>
        </w:tc>
        <w:tc>
          <w:tcPr>
            <w:tcW w:w="1464"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position w:val="-20"/>
                <w:sz w:val="24"/>
                <w:szCs w:val="24"/>
              </w:rPr>
              <w:object>
                <v:shape id="_x0000_i1054" o:spt="75" type="#_x0000_t75" style="height:27pt;width:19.5pt;" o:ole="t" filled="f" o:preferrelative="t" stroked="f" coordsize="21600,21600">
                  <v:path/>
                  <v:fill on="f" focussize="0,0"/>
                  <v:stroke on="f" joinstyle="miter"/>
                  <v:imagedata r:id="rId63" o:title=""/>
                  <o:lock v:ext="edit" aspectratio="t"/>
                  <w10:wrap type="none"/>
                  <w10:anchorlock/>
                </v:shape>
                <o:OLEObject Type="Embed" ProgID="Equation.DSMT4" ShapeID="_x0000_i1054" DrawAspect="Content" ObjectID="_1468075754" r:id="rId6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[23.9,25.9)</w:t>
            </w:r>
          </w:p>
        </w:tc>
        <w:tc>
          <w:tcPr>
            <w:tcW w:w="119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8</w:t>
            </w:r>
          </w:p>
        </w:tc>
        <w:tc>
          <w:tcPr>
            <w:tcW w:w="1211"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0.09</w:t>
            </w:r>
          </w:p>
        </w:tc>
        <w:tc>
          <w:tcPr>
            <w:tcW w:w="1464"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position w:val="-20"/>
                <w:sz w:val="24"/>
                <w:szCs w:val="24"/>
              </w:rPr>
              <w:object>
                <v:shape id="_x0000_i1055" o:spt="75" type="#_x0000_t75" style="height:27pt;width:15pt;" o:ole="t" filled="f" o:preferrelative="t" stroked="f" coordsize="21600,21600">
                  <v:path/>
                  <v:fill on="f" focussize="0,0"/>
                  <v:stroke on="f" joinstyle="miter"/>
                  <v:imagedata r:id="rId65" o:title=""/>
                  <o:lock v:ext="edit" aspectratio="t"/>
                  <w10:wrap type="none"/>
                  <w10:anchorlock/>
                </v:shape>
                <o:OLEObject Type="Embed" ProgID="Equation.DSMT4" ShapeID="_x0000_i1055" DrawAspect="Content" ObjectID="_1468075755" r:id="rId6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[25.9,27.9)</w:t>
            </w:r>
          </w:p>
        </w:tc>
        <w:tc>
          <w:tcPr>
            <w:tcW w:w="119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5</w:t>
            </w:r>
          </w:p>
        </w:tc>
        <w:tc>
          <w:tcPr>
            <w:tcW w:w="1211"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0.06</w:t>
            </w:r>
          </w:p>
        </w:tc>
        <w:tc>
          <w:tcPr>
            <w:tcW w:w="1464"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position w:val="-20"/>
                <w:sz w:val="24"/>
                <w:szCs w:val="24"/>
              </w:rPr>
              <w:object>
                <v:shape id="_x0000_i1056" o:spt="75" type="#_x0000_t75" style="height:27pt;width:15pt;" o:ole="t" filled="f" o:preferrelative="t" stroked="f" coordsize="21600,21600">
                  <v:path/>
                  <v:fill on="f" focussize="0,0"/>
                  <v:stroke on="f" joinstyle="miter"/>
                  <v:imagedata r:id="rId67" o:title=""/>
                  <o:lock v:ext="edit" aspectratio="t"/>
                  <w10:wrap type="none"/>
                  <w10:anchorlock/>
                </v:shape>
                <o:OLEObject Type="Embed" ProgID="Equation.DSMT4" ShapeID="_x0000_i1056" DrawAspect="Content" ObjectID="_1468075756" r:id="rId6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[27.9,29.9)</w:t>
            </w:r>
          </w:p>
        </w:tc>
        <w:tc>
          <w:tcPr>
            <w:tcW w:w="119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2</w:t>
            </w:r>
          </w:p>
        </w:tc>
        <w:tc>
          <w:tcPr>
            <w:tcW w:w="1211"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0.02</w:t>
            </w:r>
          </w:p>
        </w:tc>
        <w:tc>
          <w:tcPr>
            <w:tcW w:w="1464"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position w:val="-20"/>
                <w:sz w:val="24"/>
                <w:szCs w:val="24"/>
              </w:rPr>
              <w:object>
                <v:shape id="_x0000_i1057" o:spt="75" type="#_x0000_t75" style="height:27pt;width:15pt;" o:ole="t" filled="f" o:preferrelative="t" stroked="f" coordsize="21600,21600">
                  <v:path/>
                  <v:fill on="f" focussize="0,0"/>
                  <v:stroke on="f" joinstyle="miter"/>
                  <v:imagedata r:id="rId69" o:title=""/>
                  <o:lock v:ext="edit" aspectratio="t"/>
                  <w10:wrap type="none"/>
                  <w10:anchorlock/>
                </v:shape>
                <o:OLEObject Type="Embed" ProgID="Equation.DSMT4" ShapeID="_x0000_i1057" DrawAspect="Content" ObjectID="_1468075757" r:id="rId6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[29.9,31.9)</w:t>
            </w:r>
          </w:p>
        </w:tc>
        <w:tc>
          <w:tcPr>
            <w:tcW w:w="119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3</w:t>
            </w:r>
          </w:p>
        </w:tc>
        <w:tc>
          <w:tcPr>
            <w:tcW w:w="1211"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0.03</w:t>
            </w:r>
          </w:p>
        </w:tc>
        <w:tc>
          <w:tcPr>
            <w:tcW w:w="1464"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position w:val="-20"/>
                <w:sz w:val="24"/>
                <w:szCs w:val="24"/>
              </w:rPr>
              <w:object>
                <v:shape id="_x0000_i1058" o:spt="75" type="#_x0000_t75" style="height:27pt;width:15pt;" o:ole="t" filled="f" o:preferrelative="t" stroked="f" coordsize="21600,21600">
                  <v:path/>
                  <v:fill on="f" focussize="0,0"/>
                  <v:stroke on="f" joinstyle="miter"/>
                  <v:imagedata r:id="rId71" o:title=""/>
                  <o:lock v:ext="edit" aspectratio="t"/>
                  <w10:wrap type="none"/>
                  <w10:anchorlock/>
                </v:shape>
                <o:OLEObject Type="Embed" ProgID="Equation.DSMT4" ShapeID="_x0000_i1058" DrawAspect="Content" ObjectID="_1468075758" r:id="rId7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[31.9,33.9)</w:t>
            </w:r>
          </w:p>
        </w:tc>
        <w:tc>
          <w:tcPr>
            <w:tcW w:w="119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w:t>
            </w:r>
          </w:p>
        </w:tc>
        <w:tc>
          <w:tcPr>
            <w:tcW w:w="1211"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w:t>
            </w:r>
          </w:p>
        </w:tc>
        <w:tc>
          <w:tcPr>
            <w:tcW w:w="1464"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[33.9,35.9)</w:t>
            </w:r>
          </w:p>
        </w:tc>
        <w:tc>
          <w:tcPr>
            <w:tcW w:w="119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2</w:t>
            </w:r>
          </w:p>
        </w:tc>
        <w:tc>
          <w:tcPr>
            <w:tcW w:w="1211"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0.02</w:t>
            </w:r>
          </w:p>
        </w:tc>
        <w:tc>
          <w:tcPr>
            <w:tcW w:w="1464"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position w:val="-20"/>
                <w:sz w:val="24"/>
                <w:szCs w:val="24"/>
              </w:rPr>
              <w:object>
                <v:shape id="_x0000_i1059" o:spt="75" type="#_x0000_t75" style="height:27pt;width:15pt;" o:ole="t" filled="f" o:preferrelative="t" stroked="f" coordsize="21600,21600">
                  <v:path/>
                  <v:fill on="f" focussize="0,0"/>
                  <v:stroke on="f" joinstyle="miter"/>
                  <v:imagedata r:id="rId69" o:title=""/>
                  <o:lock v:ext="edit" aspectratio="t"/>
                  <w10:wrap type="none"/>
                  <w10:anchorlock/>
                </v:shape>
                <o:OLEObject Type="Embed" ProgID="Equation.DSMT4" ShapeID="_x0000_i1059" DrawAspect="Content" ObjectID="_1468075759" r:id="rId72">
                  <o:LockedField>false</o:LockedField>
                </o:OLEObject>
              </w:object>
            </w:r>
          </w:p>
        </w:tc>
      </w:tr>
    </w:tbl>
    <w:p>
      <w:pPr>
        <w:spacing w:line="312" w:lineRule="auto"/>
        <w:ind w:firstLine="480" w:firstLineChars="200"/>
        <w:rPr>
          <w:rFonts w:ascii="Times New Roman" w:hAnsi="仿宋" w:eastAsia="仿宋" w:cs="Times New Roman"/>
          <w:bCs/>
          <w:sz w:val="24"/>
          <w:szCs w:val="24"/>
        </w:rPr>
      </w:pPr>
    </w:p>
    <w:p>
      <w:pPr>
        <w:spacing w:line="312" w:lineRule="auto"/>
        <w:ind w:firstLine="480" w:firstLineChars="200"/>
        <w:rPr>
          <w:rFonts w:ascii="Times New Roman" w:hAnsi="仿宋" w:eastAsia="仿宋" w:cs="Times New Roman"/>
          <w:bCs/>
          <w:sz w:val="24"/>
          <w:szCs w:val="24"/>
        </w:rPr>
      </w:pPr>
      <w:r>
        <w:rPr>
          <w:rFonts w:ascii="Times New Roman" w:hAnsi="仿宋" w:eastAsia="仿宋" w:cs="Times New Roman"/>
          <w:bCs/>
          <w:sz w:val="24"/>
          <w:szCs w:val="24"/>
        </w:rPr>
        <w:t>频率分布直方图如下：</w:t>
      </w:r>
    </w:p>
    <w:p>
      <w:pPr>
        <w:spacing w:line="312" w:lineRule="auto"/>
        <w:rPr>
          <w:rFonts w:ascii="Times New Roman" w:hAnsi="仿宋" w:eastAsia="仿宋" w:cs="Times New Roman"/>
          <w:bCs/>
          <w:sz w:val="24"/>
          <w:szCs w:val="24"/>
        </w:rPr>
      </w:pPr>
      <w:r>
        <w:drawing>
          <wp:anchor distT="0" distB="0" distL="114300" distR="114300" simplePos="0" relativeHeight="251662336" behindDoc="0" locked="0" layoutInCell="1" allowOverlap="1">
            <wp:simplePos x="0" y="0"/>
            <wp:positionH relativeFrom="column">
              <wp:posOffset>683895</wp:posOffset>
            </wp:positionH>
            <wp:positionV relativeFrom="paragraph">
              <wp:posOffset>121920</wp:posOffset>
            </wp:positionV>
            <wp:extent cx="4070350" cy="2510155"/>
            <wp:effectExtent l="0" t="0" r="0" b="0"/>
            <wp:wrapSquare wrapText="bothSides"/>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070350" cy="2510155"/>
                    </a:xfrm>
                    <a:prstGeom prst="rect">
                      <a:avLst/>
                    </a:prstGeom>
                  </pic:spPr>
                </pic:pic>
              </a:graphicData>
            </a:graphic>
          </wp:anchor>
        </w:drawing>
      </w:r>
    </w:p>
    <w:p>
      <w:pPr>
        <w:spacing w:line="312" w:lineRule="auto"/>
        <w:jc w:val="center"/>
        <w:rPr>
          <w:rFonts w:ascii="Times New Roman" w:hAnsi="Times New Roman" w:eastAsia="仿宋" w:cs="Times New Roman"/>
          <w:bCs/>
          <w:sz w:val="24"/>
          <w:szCs w:val="24"/>
        </w:rPr>
      </w:pPr>
    </w:p>
    <w:p>
      <w:pPr>
        <w:spacing w:line="312" w:lineRule="auto"/>
        <w:jc w:val="center"/>
        <w:rPr>
          <w:rFonts w:ascii="Times New Roman" w:hAnsi="Times New Roman" w:eastAsia="仿宋" w:cs="Times New Roman"/>
          <w:bCs/>
          <w:sz w:val="24"/>
          <w:szCs w:val="24"/>
        </w:rPr>
      </w:pPr>
    </w:p>
    <w:p>
      <w:pPr>
        <w:spacing w:line="312" w:lineRule="auto"/>
        <w:jc w:val="center"/>
        <w:rPr>
          <w:rFonts w:ascii="Times New Roman" w:hAnsi="Times New Roman" w:eastAsia="仿宋" w:cs="Times New Roman"/>
          <w:bCs/>
          <w:sz w:val="24"/>
          <w:szCs w:val="24"/>
        </w:rPr>
      </w:pPr>
    </w:p>
    <w:p>
      <w:pPr>
        <w:spacing w:line="312" w:lineRule="auto"/>
        <w:jc w:val="center"/>
        <w:rPr>
          <w:rFonts w:ascii="Times New Roman" w:hAnsi="Times New Roman" w:eastAsia="仿宋" w:cs="Times New Roman"/>
          <w:bCs/>
          <w:sz w:val="24"/>
          <w:szCs w:val="24"/>
        </w:rPr>
      </w:pPr>
    </w:p>
    <w:p>
      <w:pPr>
        <w:spacing w:line="312" w:lineRule="auto"/>
        <w:jc w:val="center"/>
        <w:rPr>
          <w:rFonts w:ascii="Times New Roman" w:hAnsi="Times New Roman" w:eastAsia="仿宋" w:cs="Times New Roman"/>
          <w:bCs/>
          <w:sz w:val="24"/>
          <w:szCs w:val="24"/>
        </w:rPr>
      </w:pPr>
    </w:p>
    <w:p>
      <w:pPr>
        <w:spacing w:line="312" w:lineRule="auto"/>
        <w:jc w:val="center"/>
        <w:rPr>
          <w:rFonts w:ascii="Times New Roman" w:hAnsi="Times New Roman" w:eastAsia="仿宋" w:cs="Times New Roman"/>
          <w:bCs/>
          <w:sz w:val="24"/>
          <w:szCs w:val="24"/>
        </w:rPr>
      </w:pPr>
    </w:p>
    <w:p>
      <w:pPr>
        <w:spacing w:line="312" w:lineRule="auto"/>
        <w:jc w:val="center"/>
        <w:rPr>
          <w:rFonts w:ascii="Times New Roman" w:hAnsi="Times New Roman" w:eastAsia="仿宋" w:cs="Times New Roman"/>
          <w:bCs/>
          <w:sz w:val="24"/>
          <w:szCs w:val="24"/>
        </w:rPr>
      </w:pPr>
    </w:p>
    <w:p>
      <w:pPr>
        <w:spacing w:line="312" w:lineRule="auto"/>
        <w:jc w:val="center"/>
        <w:rPr>
          <w:rFonts w:ascii="Times New Roman" w:hAnsi="Times New Roman" w:eastAsia="仿宋" w:cs="Times New Roman"/>
          <w:bCs/>
          <w:sz w:val="24"/>
          <w:szCs w:val="24"/>
        </w:rPr>
      </w:pPr>
    </w:p>
    <w:p>
      <w:pPr>
        <w:spacing w:line="312" w:lineRule="auto"/>
        <w:jc w:val="center"/>
        <w:rPr>
          <w:rFonts w:ascii="Times New Roman" w:hAnsi="Times New Roman" w:eastAsia="仿宋" w:cs="Times New Roman"/>
          <w:bCs/>
          <w:sz w:val="24"/>
          <w:szCs w:val="24"/>
        </w:rPr>
      </w:pPr>
    </w:p>
    <w:p>
      <w:pPr>
        <w:spacing w:line="312" w:lineRule="auto"/>
        <w:jc w:val="center"/>
        <w:rPr>
          <w:rFonts w:ascii="Times New Roman" w:hAnsi="Times New Roman" w:eastAsia="仿宋" w:cs="Times New Roman"/>
          <w:bCs/>
          <w:sz w:val="24"/>
          <w:szCs w:val="24"/>
        </w:rPr>
      </w:pPr>
    </w:p>
    <w:p>
      <w:pPr>
        <w:spacing w:line="312" w:lineRule="auto"/>
        <w:jc w:val="center"/>
        <w:rPr>
          <w:rFonts w:ascii="Times New Roman" w:hAnsi="Times New Roman" w:eastAsia="仿宋" w:cs="Times New Roman"/>
          <w:bCs/>
          <w:sz w:val="24"/>
          <w:szCs w:val="24"/>
        </w:rPr>
      </w:pPr>
    </w:p>
    <w:p>
      <w:pPr>
        <w:spacing w:line="312" w:lineRule="auto"/>
        <w:jc w:val="center"/>
        <w:rPr>
          <w:rFonts w:ascii="Times New Roman" w:hAnsi="Times New Roman" w:eastAsia="仿宋" w:cs="Times New Roman"/>
          <w:bCs/>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50</w:t>
      </w:r>
      <w:r>
        <w:rPr>
          <w:rFonts w:ascii="Times New Roman" w:hAnsi="仿宋" w:eastAsia="仿宋" w:cs="Times New Roman"/>
          <w:sz w:val="24"/>
          <w:szCs w:val="24"/>
        </w:rPr>
        <w:t>名女员工的</w:t>
      </w:r>
      <w:r>
        <w:rPr>
          <w:rFonts w:ascii="Times New Roman" w:hAnsi="Times New Roman" w:eastAsia="仿宋" w:cs="Times New Roman"/>
          <w:sz w:val="24"/>
          <w:szCs w:val="24"/>
        </w:rPr>
        <w:t>BMI</w:t>
      </w:r>
      <w:r>
        <w:rPr>
          <w:rFonts w:ascii="Times New Roman" w:hAnsi="仿宋" w:eastAsia="仿宋" w:cs="Times New Roman"/>
          <w:sz w:val="24"/>
          <w:szCs w:val="24"/>
        </w:rPr>
        <w:t>值的频率分布表如下</w:t>
      </w:r>
      <w:r>
        <w:rPr>
          <w:rFonts w:ascii="Times New Roman" w:hAnsi="Times New Roman" w:eastAsia="仿宋" w:cs="Times New Roman"/>
          <w:sz w:val="24"/>
          <w:szCs w:val="24"/>
        </w:rPr>
        <w:t>:</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6"/>
        <w:gridCol w:w="1196"/>
        <w:gridCol w:w="1211"/>
        <w:gridCol w:w="14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仿宋" w:eastAsia="仿宋" w:cs="Times New Roman"/>
                <w:bCs/>
                <w:sz w:val="24"/>
                <w:szCs w:val="24"/>
              </w:rPr>
              <w:t>分组</w:t>
            </w:r>
          </w:p>
        </w:tc>
        <w:tc>
          <w:tcPr>
            <w:tcW w:w="119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仿宋" w:eastAsia="仿宋" w:cs="Times New Roman"/>
                <w:bCs/>
                <w:sz w:val="24"/>
                <w:szCs w:val="24"/>
              </w:rPr>
              <w:t>频数</w:t>
            </w:r>
          </w:p>
        </w:tc>
        <w:tc>
          <w:tcPr>
            <w:tcW w:w="1211"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仿宋" w:eastAsia="仿宋" w:cs="Times New Roman"/>
                <w:bCs/>
                <w:sz w:val="24"/>
                <w:szCs w:val="24"/>
              </w:rPr>
              <w:t>频率</w:t>
            </w:r>
          </w:p>
        </w:tc>
        <w:tc>
          <w:tcPr>
            <w:tcW w:w="1427"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仿宋" w:eastAsia="仿宋" w:cs="Times New Roman"/>
                <w:bCs/>
                <w:sz w:val="24"/>
                <w:szCs w:val="24"/>
              </w:rPr>
              <w:t>频率</w:t>
            </w:r>
            <w:r>
              <w:rPr>
                <w:rFonts w:ascii="Times New Roman" w:hAnsi="Times New Roman" w:eastAsia="仿宋" w:cs="Times New Roman"/>
                <w:bCs/>
                <w:sz w:val="24"/>
                <w:szCs w:val="24"/>
              </w:rPr>
              <w:t>/</w:t>
            </w:r>
            <w:r>
              <w:rPr>
                <w:rFonts w:ascii="Times New Roman" w:hAnsi="仿宋" w:eastAsia="仿宋" w:cs="Times New Roman"/>
                <w:bCs/>
                <w:sz w:val="24"/>
                <w:szCs w:val="24"/>
              </w:rPr>
              <w:t>组距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[13.9,15.9)</w:t>
            </w:r>
          </w:p>
        </w:tc>
        <w:tc>
          <w:tcPr>
            <w:tcW w:w="119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2</w:t>
            </w:r>
          </w:p>
        </w:tc>
        <w:tc>
          <w:tcPr>
            <w:tcW w:w="1211"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0.04</w:t>
            </w:r>
          </w:p>
        </w:tc>
        <w:tc>
          <w:tcPr>
            <w:tcW w:w="1427"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[15.9,17.9)</w:t>
            </w:r>
          </w:p>
        </w:tc>
        <w:tc>
          <w:tcPr>
            <w:tcW w:w="119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10</w:t>
            </w:r>
          </w:p>
        </w:tc>
        <w:tc>
          <w:tcPr>
            <w:tcW w:w="1211"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0.2</w:t>
            </w:r>
          </w:p>
        </w:tc>
        <w:tc>
          <w:tcPr>
            <w:tcW w:w="1427"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[17.9,19.9)</w:t>
            </w:r>
          </w:p>
        </w:tc>
        <w:tc>
          <w:tcPr>
            <w:tcW w:w="119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14</w:t>
            </w:r>
          </w:p>
        </w:tc>
        <w:tc>
          <w:tcPr>
            <w:tcW w:w="1211"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0.28</w:t>
            </w:r>
          </w:p>
        </w:tc>
        <w:tc>
          <w:tcPr>
            <w:tcW w:w="1427"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[19.9,21.9)</w:t>
            </w:r>
          </w:p>
        </w:tc>
        <w:tc>
          <w:tcPr>
            <w:tcW w:w="119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11</w:t>
            </w:r>
          </w:p>
        </w:tc>
        <w:tc>
          <w:tcPr>
            <w:tcW w:w="1211"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0.22</w:t>
            </w:r>
          </w:p>
        </w:tc>
        <w:tc>
          <w:tcPr>
            <w:tcW w:w="1427"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[21.9,23.9)</w:t>
            </w:r>
          </w:p>
        </w:tc>
        <w:tc>
          <w:tcPr>
            <w:tcW w:w="119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3</w:t>
            </w:r>
          </w:p>
        </w:tc>
        <w:tc>
          <w:tcPr>
            <w:tcW w:w="1211"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0.06</w:t>
            </w:r>
          </w:p>
        </w:tc>
        <w:tc>
          <w:tcPr>
            <w:tcW w:w="1427"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[23.9,25.9)</w:t>
            </w:r>
          </w:p>
        </w:tc>
        <w:tc>
          <w:tcPr>
            <w:tcW w:w="119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4</w:t>
            </w:r>
          </w:p>
        </w:tc>
        <w:tc>
          <w:tcPr>
            <w:tcW w:w="1211"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0.08</w:t>
            </w:r>
          </w:p>
        </w:tc>
        <w:tc>
          <w:tcPr>
            <w:tcW w:w="1427"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[25.9,27.9)</w:t>
            </w:r>
          </w:p>
        </w:tc>
        <w:tc>
          <w:tcPr>
            <w:tcW w:w="119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2</w:t>
            </w:r>
          </w:p>
        </w:tc>
        <w:tc>
          <w:tcPr>
            <w:tcW w:w="1211"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0.04</w:t>
            </w:r>
          </w:p>
        </w:tc>
        <w:tc>
          <w:tcPr>
            <w:tcW w:w="1427"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[27.9,29.9)</w:t>
            </w:r>
          </w:p>
        </w:tc>
        <w:tc>
          <w:tcPr>
            <w:tcW w:w="119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2</w:t>
            </w:r>
          </w:p>
        </w:tc>
        <w:tc>
          <w:tcPr>
            <w:tcW w:w="1211"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0.04</w:t>
            </w:r>
          </w:p>
        </w:tc>
        <w:tc>
          <w:tcPr>
            <w:tcW w:w="1427"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[29.9,31.9)</w:t>
            </w:r>
          </w:p>
        </w:tc>
        <w:tc>
          <w:tcPr>
            <w:tcW w:w="119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2</w:t>
            </w:r>
          </w:p>
        </w:tc>
        <w:tc>
          <w:tcPr>
            <w:tcW w:w="1211"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0.04</w:t>
            </w:r>
          </w:p>
        </w:tc>
        <w:tc>
          <w:tcPr>
            <w:tcW w:w="1427"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0.02</w:t>
            </w:r>
          </w:p>
        </w:tc>
      </w:tr>
    </w:tbl>
    <w:p>
      <w:pPr>
        <w:spacing w:line="312" w:lineRule="auto"/>
        <w:ind w:firstLine="480" w:firstLineChars="200"/>
        <w:rPr>
          <w:rFonts w:ascii="Times New Roman" w:hAnsi="仿宋" w:eastAsia="仿宋" w:cs="Times New Roman"/>
          <w:bCs/>
          <w:sz w:val="24"/>
          <w:szCs w:val="24"/>
        </w:rPr>
      </w:pPr>
      <w:r>
        <w:rPr>
          <w:rFonts w:ascii="Times New Roman" w:hAnsi="仿宋" w:eastAsia="仿宋" w:cs="Times New Roman"/>
          <w:bCs/>
          <w:sz w:val="24"/>
          <w:szCs w:val="24"/>
        </w:rPr>
        <w:t>频率分布直方图如下：</w:t>
      </w:r>
    </w:p>
    <w:p>
      <w:pPr>
        <w:spacing w:line="312" w:lineRule="auto"/>
        <w:ind w:firstLine="480" w:firstLineChars="200"/>
        <w:rPr>
          <w:rFonts w:ascii="Times New Roman" w:hAnsi="Times New Roman" w:eastAsia="仿宋" w:cs="Times New Roman"/>
          <w:bCs/>
          <w:sz w:val="24"/>
          <w:szCs w:val="24"/>
        </w:rPr>
      </w:pPr>
    </w:p>
    <w:p>
      <w:pPr>
        <w:spacing w:line="312" w:lineRule="auto"/>
        <w:jc w:val="center"/>
        <w:rPr>
          <w:rFonts w:ascii="Times New Roman" w:hAnsi="Times New Roman" w:eastAsia="仿宋" w:cs="Times New Roman"/>
          <w:sz w:val="24"/>
          <w:szCs w:val="24"/>
        </w:rPr>
      </w:pPr>
    </w:p>
    <w:p>
      <w:pPr>
        <w:spacing w:line="312" w:lineRule="auto"/>
        <w:rPr>
          <w:rFonts w:ascii="Times New Roman" w:hAnsi="仿宋" w:eastAsia="仿宋" w:cs="Times New Roman"/>
          <w:sz w:val="24"/>
          <w:szCs w:val="24"/>
        </w:rPr>
      </w:pPr>
    </w:p>
    <w:p>
      <w:pPr>
        <w:spacing w:line="312" w:lineRule="auto"/>
        <w:rPr>
          <w:rFonts w:ascii="Times New Roman" w:hAnsi="仿宋" w:eastAsia="仿宋" w:cs="Times New Roman"/>
          <w:sz w:val="24"/>
          <w:szCs w:val="24"/>
        </w:rPr>
      </w:pPr>
      <w:r>
        <w:drawing>
          <wp:anchor distT="0" distB="0" distL="114300" distR="114300" simplePos="0" relativeHeight="251663360" behindDoc="0" locked="0" layoutInCell="1" allowOverlap="1">
            <wp:simplePos x="0" y="0"/>
            <wp:positionH relativeFrom="column">
              <wp:posOffset>798195</wp:posOffset>
            </wp:positionH>
            <wp:positionV relativeFrom="paragraph">
              <wp:posOffset>26670</wp:posOffset>
            </wp:positionV>
            <wp:extent cx="3892550" cy="2561590"/>
            <wp:effectExtent l="0" t="0" r="0" b="0"/>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892550" cy="2561590"/>
                    </a:xfrm>
                    <a:prstGeom prst="rect">
                      <a:avLst/>
                    </a:prstGeom>
                  </pic:spPr>
                </pic:pic>
              </a:graphicData>
            </a:graphic>
          </wp:anchor>
        </w:drawing>
      </w:r>
    </w:p>
    <w:p>
      <w:pPr>
        <w:spacing w:line="312" w:lineRule="auto"/>
        <w:rPr>
          <w:rFonts w:ascii="Times New Roman" w:hAnsi="仿宋" w:eastAsia="仿宋" w:cs="Times New Roman"/>
          <w:sz w:val="24"/>
          <w:szCs w:val="24"/>
        </w:rPr>
      </w:pPr>
    </w:p>
    <w:p>
      <w:pPr>
        <w:spacing w:line="312" w:lineRule="auto"/>
        <w:rPr>
          <w:rFonts w:ascii="Times New Roman" w:hAnsi="仿宋" w:eastAsia="仿宋" w:cs="Times New Roman"/>
          <w:sz w:val="24"/>
          <w:szCs w:val="24"/>
        </w:rPr>
      </w:pPr>
    </w:p>
    <w:p>
      <w:pPr>
        <w:spacing w:line="312" w:lineRule="auto"/>
        <w:rPr>
          <w:rFonts w:ascii="Times New Roman" w:hAnsi="仿宋" w:eastAsia="仿宋" w:cs="Times New Roman"/>
          <w:sz w:val="24"/>
          <w:szCs w:val="24"/>
        </w:rPr>
      </w:pPr>
    </w:p>
    <w:p>
      <w:pPr>
        <w:spacing w:line="312" w:lineRule="auto"/>
        <w:rPr>
          <w:rFonts w:ascii="Times New Roman" w:hAnsi="仿宋" w:eastAsia="仿宋" w:cs="Times New Roman"/>
          <w:sz w:val="24"/>
          <w:szCs w:val="24"/>
        </w:rPr>
      </w:pPr>
    </w:p>
    <w:p>
      <w:pPr>
        <w:spacing w:line="312" w:lineRule="auto"/>
        <w:rPr>
          <w:rFonts w:ascii="Times New Roman" w:hAnsi="仿宋" w:eastAsia="仿宋" w:cs="Times New Roman"/>
          <w:sz w:val="24"/>
          <w:szCs w:val="24"/>
        </w:rPr>
      </w:pPr>
    </w:p>
    <w:p>
      <w:pPr>
        <w:spacing w:line="312" w:lineRule="auto"/>
        <w:rPr>
          <w:rFonts w:ascii="Times New Roman" w:hAnsi="仿宋" w:eastAsia="仿宋" w:cs="Times New Roman"/>
          <w:sz w:val="24"/>
          <w:szCs w:val="24"/>
        </w:rPr>
      </w:pPr>
    </w:p>
    <w:p>
      <w:pPr>
        <w:spacing w:line="312" w:lineRule="auto"/>
        <w:rPr>
          <w:rFonts w:ascii="Times New Roman" w:hAnsi="仿宋" w:eastAsia="仿宋" w:cs="Times New Roman"/>
          <w:sz w:val="24"/>
          <w:szCs w:val="24"/>
        </w:rPr>
      </w:pPr>
    </w:p>
    <w:p>
      <w:pPr>
        <w:spacing w:line="312" w:lineRule="auto"/>
        <w:rPr>
          <w:rFonts w:ascii="Times New Roman" w:hAnsi="仿宋" w:eastAsia="仿宋" w:cs="Times New Roman"/>
          <w:sz w:val="24"/>
          <w:szCs w:val="24"/>
        </w:rPr>
      </w:pPr>
    </w:p>
    <w:p>
      <w:pPr>
        <w:spacing w:line="312" w:lineRule="auto"/>
        <w:rPr>
          <w:rFonts w:ascii="Times New Roman" w:hAnsi="仿宋" w:eastAsia="仿宋" w:cs="Times New Roman"/>
          <w:sz w:val="24"/>
          <w:szCs w:val="24"/>
        </w:rPr>
      </w:pPr>
    </w:p>
    <w:p>
      <w:pPr>
        <w:spacing w:line="312" w:lineRule="auto"/>
        <w:rPr>
          <w:rFonts w:ascii="Times New Roman" w:hAnsi="仿宋" w:eastAsia="仿宋" w:cs="Times New Roman"/>
          <w:sz w:val="24"/>
          <w:szCs w:val="24"/>
        </w:rPr>
      </w:pPr>
    </w:p>
    <w:p>
      <w:pPr>
        <w:spacing w:line="312" w:lineRule="auto"/>
        <w:rPr>
          <w:rFonts w:ascii="Times New Roman" w:hAnsi="仿宋"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）男、女员工在肥胖上的差异</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仿宋" w:eastAsia="仿宋" w:cs="Times New Roman"/>
          <w:bCs/>
          <w:sz w:val="24"/>
          <w:szCs w:val="24"/>
        </w:rPr>
        <w:t>男员工</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6"/>
        <w:gridCol w:w="1724"/>
        <w:gridCol w:w="10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仿宋" w:eastAsia="仿宋" w:cs="Times New Roman"/>
                <w:bCs/>
                <w:sz w:val="24"/>
                <w:szCs w:val="24"/>
              </w:rPr>
              <w:t>分组</w:t>
            </w:r>
          </w:p>
        </w:tc>
        <w:tc>
          <w:tcPr>
            <w:tcW w:w="1724"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BMI</w:t>
            </w:r>
            <w:r>
              <w:rPr>
                <w:rFonts w:ascii="Times New Roman" w:hAnsi="仿宋" w:eastAsia="仿宋" w:cs="Times New Roman"/>
                <w:bCs/>
                <w:sz w:val="24"/>
                <w:szCs w:val="24"/>
              </w:rPr>
              <w:t>数值标准</w:t>
            </w:r>
          </w:p>
        </w:tc>
        <w:tc>
          <w:tcPr>
            <w:tcW w:w="100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仿宋" w:eastAsia="仿宋" w:cs="Times New Roman"/>
                <w:bCs/>
                <w:sz w:val="24"/>
                <w:szCs w:val="24"/>
              </w:rPr>
              <w:t>百分比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[13.9,18.5)</w:t>
            </w:r>
          </w:p>
        </w:tc>
        <w:tc>
          <w:tcPr>
            <w:tcW w:w="1724"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仿宋" w:eastAsia="仿宋" w:cs="Times New Roman"/>
                <w:bCs/>
                <w:sz w:val="24"/>
                <w:szCs w:val="24"/>
              </w:rPr>
              <w:t>偏瘦</w:t>
            </w:r>
          </w:p>
        </w:tc>
        <w:tc>
          <w:tcPr>
            <w:tcW w:w="100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[18.5,23.9]</w:t>
            </w:r>
          </w:p>
        </w:tc>
        <w:tc>
          <w:tcPr>
            <w:tcW w:w="1724"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仿宋" w:eastAsia="仿宋" w:cs="Times New Roman"/>
                <w:bCs/>
                <w:sz w:val="24"/>
                <w:szCs w:val="24"/>
              </w:rPr>
              <w:t>正常</w:t>
            </w:r>
          </w:p>
        </w:tc>
        <w:tc>
          <w:tcPr>
            <w:tcW w:w="100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[24,27.9]</w:t>
            </w:r>
          </w:p>
        </w:tc>
        <w:tc>
          <w:tcPr>
            <w:tcW w:w="1724"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仿宋" w:eastAsia="仿宋" w:cs="Times New Roman"/>
                <w:bCs/>
                <w:sz w:val="24"/>
                <w:szCs w:val="24"/>
              </w:rPr>
              <w:t>偏胖</w:t>
            </w:r>
          </w:p>
        </w:tc>
        <w:tc>
          <w:tcPr>
            <w:tcW w:w="100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[28,35.9)</w:t>
            </w:r>
          </w:p>
        </w:tc>
        <w:tc>
          <w:tcPr>
            <w:tcW w:w="1724"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仿宋" w:eastAsia="仿宋" w:cs="Times New Roman"/>
                <w:bCs/>
                <w:sz w:val="24"/>
                <w:szCs w:val="24"/>
              </w:rPr>
              <w:t>肥胖</w:t>
            </w:r>
          </w:p>
        </w:tc>
        <w:tc>
          <w:tcPr>
            <w:tcW w:w="100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8%</w:t>
            </w:r>
          </w:p>
        </w:tc>
      </w:tr>
    </w:tbl>
    <w:p>
      <w:pPr>
        <w:spacing w:line="312" w:lineRule="auto"/>
        <w:ind w:firstLine="480" w:firstLineChars="200"/>
        <w:rPr>
          <w:rFonts w:ascii="Times New Roman" w:hAnsi="Times New Roman" w:eastAsia="仿宋" w:cs="Times New Roman"/>
          <w:bCs/>
          <w:sz w:val="24"/>
          <w:szCs w:val="24"/>
        </w:rPr>
      </w:pPr>
      <w:r>
        <w:rPr>
          <w:rFonts w:ascii="Times New Roman" w:hAnsi="仿宋" w:eastAsia="仿宋" w:cs="Times New Roman"/>
          <w:bCs/>
          <w:sz w:val="24"/>
          <w:szCs w:val="24"/>
        </w:rPr>
        <w:t>女员工</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6"/>
        <w:gridCol w:w="1724"/>
        <w:gridCol w:w="10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仿宋" w:eastAsia="仿宋" w:cs="Times New Roman"/>
                <w:bCs/>
                <w:sz w:val="24"/>
                <w:szCs w:val="24"/>
              </w:rPr>
              <w:t>分组</w:t>
            </w:r>
          </w:p>
        </w:tc>
        <w:tc>
          <w:tcPr>
            <w:tcW w:w="1724"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BMI</w:t>
            </w:r>
            <w:r>
              <w:rPr>
                <w:rFonts w:ascii="Times New Roman" w:hAnsi="仿宋" w:eastAsia="仿宋" w:cs="Times New Roman"/>
                <w:bCs/>
                <w:sz w:val="24"/>
                <w:szCs w:val="24"/>
              </w:rPr>
              <w:t>数值标准</w:t>
            </w:r>
          </w:p>
        </w:tc>
        <w:tc>
          <w:tcPr>
            <w:tcW w:w="100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仿宋" w:eastAsia="仿宋" w:cs="Times New Roman"/>
                <w:bCs/>
                <w:sz w:val="24"/>
                <w:szCs w:val="24"/>
              </w:rPr>
              <w:t>百分比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[13.9,18.5)</w:t>
            </w:r>
          </w:p>
        </w:tc>
        <w:tc>
          <w:tcPr>
            <w:tcW w:w="1724"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仿宋" w:eastAsia="仿宋" w:cs="Times New Roman"/>
                <w:bCs/>
                <w:sz w:val="24"/>
                <w:szCs w:val="24"/>
              </w:rPr>
              <w:t>偏瘦</w:t>
            </w:r>
          </w:p>
        </w:tc>
        <w:tc>
          <w:tcPr>
            <w:tcW w:w="100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[18.5,23.9]</w:t>
            </w:r>
          </w:p>
        </w:tc>
        <w:tc>
          <w:tcPr>
            <w:tcW w:w="1724"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仿宋" w:eastAsia="仿宋" w:cs="Times New Roman"/>
                <w:bCs/>
                <w:sz w:val="24"/>
                <w:szCs w:val="24"/>
              </w:rPr>
              <w:t>正常</w:t>
            </w:r>
          </w:p>
        </w:tc>
        <w:tc>
          <w:tcPr>
            <w:tcW w:w="100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[24,27.9]</w:t>
            </w:r>
          </w:p>
        </w:tc>
        <w:tc>
          <w:tcPr>
            <w:tcW w:w="1724"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仿宋" w:eastAsia="仿宋" w:cs="Times New Roman"/>
                <w:bCs/>
                <w:sz w:val="24"/>
                <w:szCs w:val="24"/>
              </w:rPr>
              <w:t>偏胖</w:t>
            </w:r>
          </w:p>
        </w:tc>
        <w:tc>
          <w:tcPr>
            <w:tcW w:w="100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[28,31.9)</w:t>
            </w:r>
          </w:p>
        </w:tc>
        <w:tc>
          <w:tcPr>
            <w:tcW w:w="1724"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仿宋" w:eastAsia="仿宋" w:cs="Times New Roman"/>
                <w:bCs/>
                <w:sz w:val="24"/>
                <w:szCs w:val="24"/>
              </w:rPr>
              <w:t>肥胖</w:t>
            </w:r>
          </w:p>
        </w:tc>
        <w:tc>
          <w:tcPr>
            <w:tcW w:w="1006" w:type="dxa"/>
            <w:shd w:val="clear" w:color="auto" w:fill="auto"/>
            <w:vAlign w:val="center"/>
          </w:tcPr>
          <w:p>
            <w:pPr>
              <w:spacing w:line="312" w:lineRule="auto"/>
              <w:jc w:val="center"/>
              <w:rPr>
                <w:rFonts w:ascii="Times New Roman" w:hAnsi="Times New Roman" w:eastAsia="仿宋" w:cs="Times New Roman"/>
                <w:bCs/>
                <w:sz w:val="24"/>
                <w:szCs w:val="24"/>
              </w:rPr>
            </w:pPr>
            <w:r>
              <w:rPr>
                <w:rFonts w:ascii="Times New Roman" w:hAnsi="Times New Roman" w:eastAsia="仿宋" w:cs="Times New Roman"/>
                <w:bCs/>
                <w:sz w:val="24"/>
                <w:szCs w:val="24"/>
              </w:rPr>
              <w:t>8%</w:t>
            </w:r>
          </w:p>
        </w:tc>
      </w:tr>
    </w:tbl>
    <w:p>
      <w:pPr>
        <w:spacing w:line="312" w:lineRule="auto"/>
        <w:ind w:firstLine="480" w:firstLineChars="200"/>
        <w:rPr>
          <w:rFonts w:ascii="Times New Roman" w:hAnsi="Times New Roman" w:eastAsia="仿宋" w:cs="Times New Roman"/>
          <w:sz w:val="24"/>
          <w:szCs w:val="24"/>
        </w:rPr>
      </w:pPr>
      <w:r>
        <w:rPr>
          <w:rFonts w:hint="eastAsia" w:ascii="仿宋" w:hAnsi="仿宋" w:eastAsia="仿宋" w:cs="Times New Roman"/>
          <w:sz w:val="24"/>
          <w:szCs w:val="24"/>
        </w:rPr>
        <w:t>①</w:t>
      </w:r>
      <w:r>
        <w:rPr>
          <w:rFonts w:ascii="Times New Roman" w:hAnsi="仿宋" w:eastAsia="仿宋" w:cs="Times New Roman"/>
          <w:sz w:val="24"/>
          <w:szCs w:val="24"/>
        </w:rPr>
        <w:t>从偏瘦角度</w:t>
      </w:r>
      <w:r>
        <w:rPr>
          <w:rFonts w:ascii="Times New Roman" w:hAnsi="Times New Roman" w:eastAsia="仿宋" w:cs="Times New Roman"/>
          <w:sz w:val="24"/>
          <w:szCs w:val="24"/>
        </w:rPr>
        <w:t>：</w:t>
      </w:r>
      <w:r>
        <w:rPr>
          <w:rFonts w:ascii="Times New Roman" w:hAnsi="仿宋" w:eastAsia="仿宋" w:cs="Times New Roman"/>
          <w:sz w:val="24"/>
          <w:szCs w:val="24"/>
        </w:rPr>
        <w:t>偏瘦男员工占男员工总数的</w:t>
      </w:r>
      <w:r>
        <w:rPr>
          <w:rFonts w:ascii="Times New Roman" w:hAnsi="Times New Roman" w:eastAsia="仿宋" w:cs="Times New Roman"/>
          <w:sz w:val="24"/>
          <w:szCs w:val="24"/>
        </w:rPr>
        <w:t>12%，</w:t>
      </w:r>
      <w:r>
        <w:rPr>
          <w:rFonts w:ascii="Times New Roman" w:hAnsi="仿宋" w:eastAsia="仿宋" w:cs="Times New Roman"/>
          <w:sz w:val="24"/>
          <w:szCs w:val="24"/>
        </w:rPr>
        <w:t>偏瘦女员工占女员工总数的</w:t>
      </w:r>
      <w:r>
        <w:rPr>
          <w:rFonts w:ascii="Times New Roman" w:hAnsi="Times New Roman" w:eastAsia="仿宋" w:cs="Times New Roman"/>
          <w:sz w:val="24"/>
          <w:szCs w:val="24"/>
        </w:rPr>
        <w:t>32%.</w:t>
      </w:r>
      <w:r>
        <w:rPr>
          <w:rFonts w:ascii="Times New Roman" w:hAnsi="仿宋" w:eastAsia="仿宋" w:cs="Times New Roman"/>
          <w:sz w:val="24"/>
          <w:szCs w:val="24"/>
        </w:rPr>
        <w:t>由此可以看出</w:t>
      </w:r>
      <w:r>
        <w:rPr>
          <w:rFonts w:ascii="Times New Roman" w:hAnsi="Times New Roman" w:eastAsia="仿宋" w:cs="Times New Roman"/>
          <w:sz w:val="24"/>
          <w:szCs w:val="24"/>
        </w:rPr>
        <w:t>，</w:t>
      </w:r>
      <w:r>
        <w:rPr>
          <w:rFonts w:ascii="Times New Roman" w:hAnsi="仿宋" w:eastAsia="仿宋" w:cs="Times New Roman"/>
          <w:sz w:val="24"/>
          <w:szCs w:val="24"/>
        </w:rPr>
        <w:t>女员工偏瘦的较多</w:t>
      </w:r>
      <w:r>
        <w:rPr>
          <w:rFonts w:ascii="Times New Roman" w:hAnsi="Times New Roman" w:eastAsia="仿宋" w:cs="Times New Roman"/>
          <w:sz w:val="24"/>
          <w:szCs w:val="24"/>
        </w:rPr>
        <w:t xml:space="preserve">. </w:t>
      </w:r>
      <w:r>
        <w:rPr>
          <w:rFonts w:ascii="Times New Roman" w:hAnsi="仿宋" w:eastAsia="仿宋" w:cs="Times New Roman"/>
          <w:sz w:val="24"/>
          <w:szCs w:val="24"/>
        </w:rPr>
        <w:t>女员工从饮食上可能偏重于清淡</w:t>
      </w:r>
      <w:r>
        <w:rPr>
          <w:rFonts w:ascii="Times New Roman" w:hAnsi="Times New Roman" w:eastAsia="仿宋" w:cs="Times New Roman"/>
          <w:sz w:val="24"/>
          <w:szCs w:val="24"/>
        </w:rPr>
        <w:t>，</w:t>
      </w:r>
      <w:r>
        <w:rPr>
          <w:rFonts w:ascii="Times New Roman" w:hAnsi="仿宋" w:eastAsia="仿宋" w:cs="Times New Roman"/>
          <w:sz w:val="24"/>
          <w:szCs w:val="24"/>
        </w:rPr>
        <w:t>注重自己的身材</w:t>
      </w:r>
      <w:r>
        <w:rPr>
          <w:rFonts w:ascii="Times New Roman" w:hAnsi="Times New Roman" w:eastAsia="仿宋" w:cs="Times New Roman"/>
          <w:sz w:val="24"/>
          <w:szCs w:val="24"/>
        </w:rPr>
        <w:t>，</w:t>
      </w:r>
      <w:r>
        <w:rPr>
          <w:rFonts w:ascii="Times New Roman" w:hAnsi="仿宋" w:eastAsia="仿宋" w:cs="Times New Roman"/>
          <w:sz w:val="24"/>
          <w:szCs w:val="24"/>
        </w:rPr>
        <w:t>所以偏瘦的较多</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仿宋" w:hAnsi="仿宋" w:eastAsia="仿宋" w:cs="Times New Roman"/>
          <w:sz w:val="24"/>
          <w:szCs w:val="24"/>
        </w:rPr>
        <w:t>②</w:t>
      </w:r>
      <w:r>
        <w:rPr>
          <w:rFonts w:ascii="Times New Roman" w:hAnsi="仿宋" w:eastAsia="仿宋" w:cs="Times New Roman"/>
          <w:sz w:val="24"/>
          <w:szCs w:val="24"/>
        </w:rPr>
        <w:t>从正常角度</w:t>
      </w:r>
      <w:r>
        <w:rPr>
          <w:rFonts w:ascii="Times New Roman" w:hAnsi="Times New Roman" w:eastAsia="仿宋" w:cs="Times New Roman"/>
          <w:sz w:val="24"/>
          <w:szCs w:val="24"/>
        </w:rPr>
        <w:t>：</w:t>
      </w:r>
      <w:r>
        <w:rPr>
          <w:rFonts w:ascii="Times New Roman" w:hAnsi="仿宋" w:eastAsia="仿宋" w:cs="Times New Roman"/>
          <w:sz w:val="24"/>
          <w:szCs w:val="24"/>
        </w:rPr>
        <w:t>从样本数据来看</w:t>
      </w:r>
      <w:r>
        <w:rPr>
          <w:rFonts w:ascii="Times New Roman" w:hAnsi="Times New Roman" w:eastAsia="仿宋" w:cs="Times New Roman"/>
          <w:sz w:val="24"/>
          <w:szCs w:val="24"/>
        </w:rPr>
        <w:t>，</w:t>
      </w:r>
      <w:r>
        <w:rPr>
          <w:rFonts w:ascii="Times New Roman" w:hAnsi="仿宋" w:eastAsia="仿宋" w:cs="Times New Roman"/>
          <w:sz w:val="24"/>
          <w:szCs w:val="24"/>
        </w:rPr>
        <w:t>男、女员工所占的百分比都是最大</w:t>
      </w:r>
      <w:r>
        <w:rPr>
          <w:rFonts w:ascii="Times New Roman" w:hAnsi="Times New Roman" w:eastAsia="仿宋" w:cs="Times New Roman"/>
          <w:sz w:val="24"/>
          <w:szCs w:val="24"/>
        </w:rPr>
        <w:t>，</w:t>
      </w:r>
      <w:r>
        <w:rPr>
          <w:rFonts w:ascii="Times New Roman" w:hAnsi="仿宋" w:eastAsia="仿宋" w:cs="Times New Roman"/>
          <w:sz w:val="24"/>
          <w:szCs w:val="24"/>
        </w:rPr>
        <w:t>说明大部分员工的身体胖瘦都比较正常</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仿宋" w:hAnsi="仿宋" w:eastAsia="仿宋" w:cs="Times New Roman"/>
          <w:sz w:val="24"/>
          <w:szCs w:val="24"/>
        </w:rPr>
        <w:t>③</w:t>
      </w:r>
      <w:r>
        <w:rPr>
          <w:rFonts w:ascii="Times New Roman" w:hAnsi="仿宋" w:eastAsia="仿宋" w:cs="Times New Roman"/>
          <w:sz w:val="24"/>
          <w:szCs w:val="24"/>
        </w:rPr>
        <w:t>从偏胖和肥胖角度</w:t>
      </w:r>
      <w:r>
        <w:rPr>
          <w:rFonts w:ascii="Times New Roman" w:hAnsi="Times New Roman" w:eastAsia="仿宋" w:cs="Times New Roman"/>
          <w:sz w:val="24"/>
          <w:szCs w:val="24"/>
        </w:rPr>
        <w:t>：</w:t>
      </w:r>
      <w:r>
        <w:rPr>
          <w:rFonts w:ascii="Times New Roman" w:hAnsi="仿宋" w:eastAsia="仿宋" w:cs="Times New Roman"/>
          <w:sz w:val="24"/>
          <w:szCs w:val="24"/>
        </w:rPr>
        <w:t>男、女员工所占比重基本相同</w:t>
      </w:r>
      <w:r>
        <w:rPr>
          <w:rFonts w:ascii="Times New Roman" w:hAnsi="Times New Roman" w:eastAsia="仿宋" w:cs="Times New Roman"/>
          <w:sz w:val="24"/>
          <w:szCs w:val="24"/>
        </w:rPr>
        <w:t>，</w:t>
      </w:r>
      <w:r>
        <w:rPr>
          <w:rFonts w:ascii="Times New Roman" w:hAnsi="仿宋" w:eastAsia="仿宋" w:cs="Times New Roman"/>
          <w:sz w:val="24"/>
          <w:szCs w:val="24"/>
        </w:rPr>
        <w:t>占到</w:t>
      </w:r>
      <w:r>
        <w:rPr>
          <w:rFonts w:ascii="Times New Roman" w:hAnsi="Times New Roman" w:eastAsia="仿宋" w:cs="Times New Roman"/>
          <w:sz w:val="24"/>
          <w:szCs w:val="24"/>
        </w:rPr>
        <w:t>20%</w:t>
      </w:r>
      <w:r>
        <w:rPr>
          <w:rFonts w:ascii="Times New Roman" w:hAnsi="仿宋" w:eastAsia="仿宋" w:cs="Times New Roman"/>
          <w:sz w:val="24"/>
          <w:szCs w:val="24"/>
        </w:rPr>
        <w:t>左右</w:t>
      </w:r>
      <w:r>
        <w:rPr>
          <w:rFonts w:ascii="Times New Roman" w:hAnsi="Times New Roman" w:eastAsia="仿宋" w:cs="Times New Roman"/>
          <w:sz w:val="24"/>
          <w:szCs w:val="24"/>
        </w:rPr>
        <w:t>，</w:t>
      </w:r>
      <w:r>
        <w:rPr>
          <w:rFonts w:ascii="Times New Roman" w:hAnsi="仿宋" w:eastAsia="仿宋" w:cs="Times New Roman"/>
          <w:sz w:val="24"/>
          <w:szCs w:val="24"/>
        </w:rPr>
        <w:t>说明部分人在饮食上会大吃大喝</w:t>
      </w:r>
      <w:r>
        <w:rPr>
          <w:rFonts w:ascii="Times New Roman" w:hAnsi="Times New Roman" w:eastAsia="仿宋" w:cs="Times New Roman"/>
          <w:sz w:val="24"/>
          <w:szCs w:val="24"/>
        </w:rPr>
        <w:t>，</w:t>
      </w:r>
      <w:r>
        <w:rPr>
          <w:rFonts w:ascii="Times New Roman" w:hAnsi="仿宋" w:eastAsia="仿宋" w:cs="Times New Roman"/>
          <w:sz w:val="24"/>
          <w:szCs w:val="24"/>
        </w:rPr>
        <w:t>不注重锻炼</w:t>
      </w:r>
      <w:r>
        <w:rPr>
          <w:rFonts w:ascii="Times New Roman" w:hAnsi="Times New Roman" w:eastAsia="仿宋" w:cs="Times New Roman"/>
          <w:sz w:val="24"/>
          <w:szCs w:val="24"/>
        </w:rPr>
        <w:t>，</w:t>
      </w:r>
      <w:r>
        <w:rPr>
          <w:rFonts w:ascii="Times New Roman" w:hAnsi="仿宋" w:eastAsia="仿宋" w:cs="Times New Roman"/>
          <w:sz w:val="24"/>
          <w:szCs w:val="24"/>
        </w:rPr>
        <w:t>造成身体肥胖</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）公司员工肥胖程度整体情况</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从所抽取的样本数据分析得总体的情况如下</w:t>
      </w:r>
      <w:r>
        <w:rPr>
          <w:rFonts w:ascii="Times New Roman" w:hAnsi="Times New Roman" w:eastAsia="仿宋" w:cs="Times New Roman"/>
          <w:sz w:val="24"/>
          <w:szCs w:val="24"/>
        </w:rPr>
        <w:t>：</w:t>
      </w:r>
      <w:r>
        <w:rPr>
          <w:rFonts w:ascii="Times New Roman" w:hAnsi="仿宋" w:eastAsia="仿宋" w:cs="Times New Roman"/>
          <w:sz w:val="24"/>
          <w:szCs w:val="24"/>
        </w:rPr>
        <w:t>大部分员工的身体质量指标正常</w:t>
      </w:r>
      <w:r>
        <w:rPr>
          <w:rFonts w:ascii="Times New Roman" w:hAnsi="Times New Roman" w:eastAsia="仿宋" w:cs="Times New Roman"/>
          <w:sz w:val="24"/>
          <w:szCs w:val="24"/>
        </w:rPr>
        <w:t>，</w:t>
      </w:r>
      <w:r>
        <w:rPr>
          <w:rFonts w:ascii="Times New Roman" w:hAnsi="仿宋" w:eastAsia="仿宋" w:cs="Times New Roman"/>
          <w:sz w:val="24"/>
          <w:szCs w:val="24"/>
        </w:rPr>
        <w:t>部分男、女员工身体偏瘦</w:t>
      </w:r>
      <w:r>
        <w:rPr>
          <w:rFonts w:ascii="Times New Roman" w:hAnsi="Times New Roman" w:eastAsia="仿宋" w:cs="Times New Roman"/>
          <w:sz w:val="24"/>
          <w:szCs w:val="24"/>
        </w:rPr>
        <w:t>，</w:t>
      </w:r>
      <w:r>
        <w:rPr>
          <w:rFonts w:ascii="Times New Roman" w:hAnsi="仿宋" w:eastAsia="仿宋" w:cs="Times New Roman"/>
          <w:sz w:val="24"/>
          <w:szCs w:val="24"/>
        </w:rPr>
        <w:t>也有一部分员工偏胖或肥胖</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4</w:t>
      </w:r>
      <w:r>
        <w:rPr>
          <w:rFonts w:ascii="Times New Roman" w:hAnsi="仿宋" w:eastAsia="仿宋" w:cs="Times New Roman"/>
          <w:sz w:val="24"/>
          <w:szCs w:val="24"/>
        </w:rPr>
        <w:t>）控制体重的建议（以下仅供参考）</w:t>
      </w:r>
    </w:p>
    <w:p>
      <w:pPr>
        <w:spacing w:line="312" w:lineRule="auto"/>
        <w:ind w:firstLine="480" w:firstLineChars="200"/>
        <w:rPr>
          <w:rFonts w:ascii="Times New Roman" w:hAnsi="Times New Roman" w:eastAsia="仿宋" w:cs="Times New Roman"/>
          <w:sz w:val="24"/>
          <w:szCs w:val="24"/>
        </w:rPr>
      </w:pPr>
      <w:r>
        <w:rPr>
          <w:rFonts w:hint="eastAsia" w:ascii="仿宋" w:hAnsi="仿宋" w:eastAsia="仿宋" w:cs="Times New Roman"/>
          <w:sz w:val="24"/>
          <w:szCs w:val="24"/>
        </w:rPr>
        <w:t>①</w:t>
      </w:r>
      <w:r>
        <w:rPr>
          <w:rFonts w:ascii="Times New Roman" w:hAnsi="仿宋" w:eastAsia="仿宋" w:cs="Times New Roman"/>
          <w:sz w:val="24"/>
          <w:szCs w:val="24"/>
        </w:rPr>
        <w:t>限制高热量、高脂肪、高糖、高胆固醇食物的摄入</w:t>
      </w:r>
      <w:r>
        <w:rPr>
          <w:rFonts w:hint="eastAsia"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仿宋" w:hAnsi="仿宋" w:eastAsia="仿宋" w:cs="Times New Roman"/>
          <w:sz w:val="24"/>
          <w:szCs w:val="24"/>
        </w:rPr>
        <w:t>②</w:t>
      </w:r>
      <w:r>
        <w:rPr>
          <w:rFonts w:ascii="Times New Roman" w:hAnsi="仿宋" w:eastAsia="仿宋" w:cs="Times New Roman"/>
          <w:sz w:val="24"/>
          <w:szCs w:val="24"/>
        </w:rPr>
        <w:t>限制精细主食摄入</w:t>
      </w:r>
      <w:r>
        <w:rPr>
          <w:rFonts w:ascii="Times New Roman" w:hAnsi="Times New Roman" w:eastAsia="仿宋" w:cs="Times New Roman"/>
          <w:sz w:val="24"/>
          <w:szCs w:val="24"/>
        </w:rPr>
        <w:t>，</w:t>
      </w:r>
      <w:r>
        <w:rPr>
          <w:rFonts w:hint="eastAsia" w:ascii="Times New Roman" w:hAnsi="Times New Roman" w:eastAsia="仿宋" w:cs="Times New Roman"/>
          <w:sz w:val="24"/>
          <w:szCs w:val="24"/>
        </w:rPr>
        <w:t>可</w:t>
      </w:r>
      <w:r>
        <w:rPr>
          <w:rFonts w:ascii="Times New Roman" w:hAnsi="仿宋" w:eastAsia="仿宋" w:cs="Times New Roman"/>
          <w:sz w:val="24"/>
          <w:szCs w:val="24"/>
        </w:rPr>
        <w:t>多食糙米、全麦、玉米等</w:t>
      </w:r>
      <w:r>
        <w:rPr>
          <w:rFonts w:hint="eastAsia"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仿宋" w:hAnsi="仿宋" w:eastAsia="仿宋" w:cs="Times New Roman"/>
          <w:sz w:val="24"/>
          <w:szCs w:val="24"/>
        </w:rPr>
        <w:t>③</w:t>
      </w:r>
      <w:r>
        <w:rPr>
          <w:rFonts w:ascii="Times New Roman" w:hAnsi="仿宋" w:eastAsia="仿宋" w:cs="Times New Roman"/>
          <w:sz w:val="24"/>
          <w:szCs w:val="24"/>
        </w:rPr>
        <w:t>限制食盐摄入</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仿宋" w:hAnsi="仿宋" w:eastAsia="仿宋" w:cs="Times New Roman"/>
          <w:sz w:val="24"/>
          <w:szCs w:val="24"/>
        </w:rPr>
        <w:t>④</w:t>
      </w:r>
      <w:r>
        <w:rPr>
          <w:rFonts w:ascii="Times New Roman" w:hAnsi="仿宋" w:eastAsia="仿宋" w:cs="Times New Roman"/>
          <w:sz w:val="24"/>
          <w:szCs w:val="24"/>
        </w:rPr>
        <w:t>保证含蛋白质食物</w:t>
      </w:r>
      <w:r>
        <w:rPr>
          <w:rFonts w:ascii="Times New Roman" w:hAnsi="Times New Roman" w:eastAsia="仿宋" w:cs="Times New Roman"/>
          <w:sz w:val="24"/>
          <w:szCs w:val="24"/>
        </w:rPr>
        <w:t>(</w:t>
      </w:r>
      <w:r>
        <w:rPr>
          <w:rFonts w:ascii="Times New Roman" w:hAnsi="仿宋" w:eastAsia="仿宋" w:cs="Times New Roman"/>
          <w:sz w:val="24"/>
          <w:szCs w:val="24"/>
        </w:rPr>
        <w:t>鱼、瘦肉、豆类及豆制品</w:t>
      </w:r>
      <w:r>
        <w:rPr>
          <w:rFonts w:ascii="Times New Roman" w:hAnsi="Times New Roman" w:eastAsia="仿宋" w:cs="Times New Roman"/>
          <w:sz w:val="24"/>
          <w:szCs w:val="24"/>
        </w:rPr>
        <w:t>)</w:t>
      </w:r>
      <w:r>
        <w:rPr>
          <w:rFonts w:ascii="Times New Roman" w:hAnsi="仿宋" w:eastAsia="仿宋" w:cs="Times New Roman"/>
          <w:sz w:val="24"/>
          <w:szCs w:val="24"/>
        </w:rPr>
        <w:t>的摄入</w:t>
      </w:r>
      <w:r>
        <w:rPr>
          <w:rFonts w:hint="eastAsia"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仿宋" w:hAnsi="仿宋" w:eastAsia="仿宋" w:cs="Times New Roman"/>
          <w:sz w:val="24"/>
          <w:szCs w:val="24"/>
        </w:rPr>
        <w:t>⑤</w:t>
      </w:r>
      <w:r>
        <w:rPr>
          <w:rFonts w:ascii="Times New Roman" w:hAnsi="仿宋" w:eastAsia="仿宋" w:cs="Times New Roman"/>
          <w:sz w:val="24"/>
          <w:szCs w:val="24"/>
        </w:rPr>
        <w:t>保证含维生素、矿物质食物的摄入</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仿宋" w:hAnsi="仿宋" w:eastAsia="仿宋" w:cs="Times New Roman"/>
          <w:sz w:val="24"/>
          <w:szCs w:val="24"/>
        </w:rPr>
        <w:t>⑥</w:t>
      </w:r>
      <w:r>
        <w:rPr>
          <w:rFonts w:ascii="Times New Roman" w:hAnsi="仿宋" w:eastAsia="仿宋" w:cs="Times New Roman"/>
          <w:sz w:val="24"/>
          <w:szCs w:val="24"/>
        </w:rPr>
        <w:t>少吃多餐，避免血糖骤升而使脂肪积蓄</w:t>
      </w:r>
      <w:r>
        <w:rPr>
          <w:rFonts w:hint="eastAsia"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仿宋" w:hAnsi="仿宋" w:eastAsia="仿宋" w:cs="Times New Roman"/>
          <w:sz w:val="24"/>
          <w:szCs w:val="24"/>
        </w:rPr>
        <w:t>⑦</w:t>
      </w:r>
      <w:r>
        <w:rPr>
          <w:rFonts w:ascii="Times New Roman" w:hAnsi="仿宋" w:eastAsia="仿宋" w:cs="Times New Roman"/>
          <w:sz w:val="24"/>
          <w:szCs w:val="24"/>
        </w:rPr>
        <w:t>早餐多食</w:t>
      </w:r>
      <w:r>
        <w:rPr>
          <w:rFonts w:ascii="Times New Roman" w:hAnsi="Times New Roman" w:eastAsia="仿宋" w:cs="Times New Roman"/>
          <w:sz w:val="24"/>
          <w:szCs w:val="24"/>
        </w:rPr>
        <w:t>，</w:t>
      </w:r>
      <w:r>
        <w:rPr>
          <w:rFonts w:ascii="Times New Roman" w:hAnsi="仿宋" w:eastAsia="仿宋" w:cs="Times New Roman"/>
          <w:sz w:val="24"/>
          <w:szCs w:val="24"/>
        </w:rPr>
        <w:t>晚餐少食，可使热量在新陈代谢旺盛的上午耗掉以免在活动少、代谢慢的晚间使脂肪积聚体内</w:t>
      </w:r>
      <w:r>
        <w:rPr>
          <w:rFonts w:hint="eastAsia"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仿宋" w:hAnsi="仿宋" w:eastAsia="仿宋" w:cs="Times New Roman"/>
          <w:sz w:val="24"/>
          <w:szCs w:val="24"/>
        </w:rPr>
        <w:t>⑧</w:t>
      </w:r>
      <w:r>
        <w:rPr>
          <w:rFonts w:ascii="Times New Roman" w:hAnsi="仿宋" w:eastAsia="仿宋" w:cs="Times New Roman"/>
          <w:sz w:val="24"/>
          <w:szCs w:val="24"/>
        </w:rPr>
        <w:t>加强锻炼运动训练，可以增加能量的消耗，即使轻度的体力活动也</w:t>
      </w:r>
      <w:r>
        <w:rPr>
          <w:rFonts w:hint="eastAsia" w:ascii="Times New Roman" w:hAnsi="仿宋" w:eastAsia="仿宋" w:cs="Times New Roman"/>
          <w:sz w:val="24"/>
          <w:szCs w:val="24"/>
        </w:rPr>
        <w:t>可</w:t>
      </w:r>
      <w:r>
        <w:rPr>
          <w:rFonts w:ascii="Times New Roman" w:hAnsi="仿宋" w:eastAsia="仿宋" w:cs="Times New Roman"/>
          <w:sz w:val="24"/>
          <w:szCs w:val="24"/>
        </w:rPr>
        <w:t>使身体多消耗</w:t>
      </w:r>
      <w:r>
        <w:rPr>
          <w:rFonts w:ascii="Times New Roman" w:hAnsi="Times New Roman" w:eastAsia="仿宋" w:cs="Times New Roman"/>
          <w:sz w:val="24"/>
          <w:szCs w:val="24"/>
        </w:rPr>
        <w:t>10%~20%</w:t>
      </w:r>
      <w:r>
        <w:rPr>
          <w:rFonts w:ascii="Times New Roman" w:hAnsi="仿宋" w:eastAsia="仿宋" w:cs="Times New Roman"/>
          <w:sz w:val="24"/>
          <w:szCs w:val="24"/>
        </w:rPr>
        <w:t>的能量</w:t>
      </w:r>
      <w:r>
        <w:rPr>
          <w:rFonts w:hint="eastAsia" w:ascii="Times New Roman" w:hAnsi="仿宋" w:eastAsia="仿宋" w:cs="Times New Roman"/>
          <w:sz w:val="24"/>
          <w:szCs w:val="24"/>
        </w:rPr>
        <w:t>.</w:t>
      </w:r>
    </w:p>
    <w:p>
      <w:pPr>
        <w:tabs>
          <w:tab w:val="left" w:pos="420"/>
        </w:tabs>
        <w:spacing w:line="312" w:lineRule="auto"/>
        <w:ind w:firstLine="420"/>
        <w:rPr>
          <w:rFonts w:ascii="Times New Roman" w:hAnsi="Times New Roman" w:eastAsia="仿宋" w:cs="Times New Roman"/>
          <w:sz w:val="24"/>
          <w:szCs w:val="24"/>
        </w:rPr>
      </w:pPr>
    </w:p>
    <w:p>
      <w:pPr>
        <w:snapToGrid w:val="0"/>
        <w:spacing w:line="312" w:lineRule="auto"/>
        <w:ind w:firstLine="480" w:firstLineChars="200"/>
        <w:jc w:val="right"/>
        <w:rPr>
          <w:ins w:id="32" w:author="Administrator" w:date="2023-11-24T14:37:57Z"/>
          <w:rFonts w:hint="eastAsia" w:ascii="仿宋" w:hAnsi="仿宋" w:eastAsia="仿宋"/>
          <w:sz w:val="24"/>
          <w:szCs w:val="24"/>
        </w:rPr>
      </w:pPr>
      <w:ins w:id="33" w:author="Administrator" w:date="2023-11-24T14:37:57Z">
        <w:r>
          <w:rPr>
            <w:rFonts w:hint="eastAsia" w:ascii="仿宋" w:hAnsi="仿宋" w:eastAsia="仿宋"/>
            <w:sz w:val="24"/>
            <w:szCs w:val="24"/>
          </w:rPr>
          <w:t>上海市基础教育数字化转型项目组（高中数学）</w:t>
        </w:r>
      </w:ins>
    </w:p>
    <w:p>
      <w:pPr>
        <w:snapToGrid w:val="0"/>
        <w:spacing w:line="312" w:lineRule="auto"/>
        <w:ind w:firstLine="480" w:firstLineChars="200"/>
        <w:jc w:val="right"/>
        <w:rPr>
          <w:ins w:id="34" w:author="Administrator" w:date="2023-11-24T14:37:57Z"/>
          <w:rFonts w:hint="eastAsia" w:ascii="仿宋" w:hAnsi="仿宋" w:eastAsia="仿宋"/>
          <w:sz w:val="24"/>
          <w:szCs w:val="24"/>
        </w:rPr>
      </w:pPr>
      <w:ins w:id="35" w:author="Administrator" w:date="2023-11-24T14:37:57Z">
        <w:r>
          <w:rPr>
            <w:rFonts w:hint="eastAsia" w:ascii="仿宋" w:hAnsi="仿宋" w:eastAsia="仿宋"/>
            <w:sz w:val="24"/>
            <w:szCs w:val="24"/>
          </w:rPr>
          <w:t>制作时间：2023年</w:t>
        </w:r>
      </w:ins>
    </w:p>
    <w:p>
      <w:pPr>
        <w:spacing w:before="156" w:beforeLines="50" w:after="156" w:afterLines="50" w:line="312" w:lineRule="auto"/>
        <w:ind w:firstLine="3480" w:firstLineChars="1450"/>
        <w:jc w:val="left"/>
        <w:rPr>
          <w:rFonts w:ascii="Times New Roman" w:hAnsi="Times New Roman" w:eastAsia="仿宋" w:cs="Times New Roman"/>
          <w:color w:val="000000" w:themeColor="text1"/>
          <w:sz w:val="24"/>
          <w:szCs w:val="24"/>
          <w14:textFill>
            <w14:solidFill>
              <w14:schemeClr w14:val="tx1"/>
            </w14:solidFill>
          </w14:textFill>
        </w:rPr>
      </w:pPr>
      <w:bookmarkStart w:id="2" w:name="_GoBack"/>
      <w:bookmarkEnd w:id="2"/>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rPr>
        <w:rFonts w:hint="eastAsia"/>
      </w:rPr>
      <w:t>第</w:t>
    </w:r>
    <w:sdt>
      <w:sdtPr>
        <w:id w:val="-1354963"/>
      </w:sdtPr>
      <w:sdtContent>
        <w:r>
          <w:fldChar w:fldCharType="begin"/>
        </w:r>
        <w:r>
          <w:instrText xml:space="preserve">PAGE   \* MERGEFORMAT</w:instrText>
        </w:r>
        <w:r>
          <w:fldChar w:fldCharType="separate"/>
        </w:r>
        <w:r>
          <w:rPr>
            <w:lang w:val="zh-CN"/>
          </w:rPr>
          <w:t>7</w:t>
        </w:r>
        <w:r>
          <w:rPr>
            <w:lang w:val="zh-CN"/>
          </w:rPr>
          <w:fldChar w:fldCharType="end"/>
        </w:r>
        <w:r>
          <w:rPr>
            <w:rFonts w:hint="eastAsia"/>
          </w:rPr>
          <w:t>页</w:t>
        </w:r>
      </w:sdtContent>
    </w:sdt>
  </w:p>
  <w:p>
    <w:pPr>
      <w:pStyle w:val="6"/>
    </w:pPr>
  </w:p>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0216FF"/>
    <w:multiLevelType w:val="singleLevel"/>
    <w:tmpl w:val="4F0216FF"/>
    <w:lvl w:ilvl="0" w:tentative="0">
      <w:start w:val="1"/>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xl">
    <w15:presenceInfo w15:providerId="None" w15:userId="hxl"/>
  </w15:person>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5ZWE4ZDVjYzIzY2Q1OTFlMzY3NTc0MTdmNzViN2EifQ=="/>
  </w:docVars>
  <w:rsids>
    <w:rsidRoot w:val="00221F7F"/>
    <w:rsid w:val="0000197F"/>
    <w:rsid w:val="00002741"/>
    <w:rsid w:val="00003A37"/>
    <w:rsid w:val="00003A38"/>
    <w:rsid w:val="00005A80"/>
    <w:rsid w:val="00011EE7"/>
    <w:rsid w:val="0001386F"/>
    <w:rsid w:val="000166A0"/>
    <w:rsid w:val="000168D4"/>
    <w:rsid w:val="00016FEA"/>
    <w:rsid w:val="00020145"/>
    <w:rsid w:val="00020295"/>
    <w:rsid w:val="00020D44"/>
    <w:rsid w:val="000220DD"/>
    <w:rsid w:val="0002275C"/>
    <w:rsid w:val="00022AAB"/>
    <w:rsid w:val="000247E5"/>
    <w:rsid w:val="0002781D"/>
    <w:rsid w:val="000300B1"/>
    <w:rsid w:val="00032BB6"/>
    <w:rsid w:val="000333C8"/>
    <w:rsid w:val="00033722"/>
    <w:rsid w:val="00040D7A"/>
    <w:rsid w:val="00040FC6"/>
    <w:rsid w:val="00043616"/>
    <w:rsid w:val="00044131"/>
    <w:rsid w:val="00044D11"/>
    <w:rsid w:val="00044F6B"/>
    <w:rsid w:val="00045119"/>
    <w:rsid w:val="00051667"/>
    <w:rsid w:val="0005192E"/>
    <w:rsid w:val="00051B4E"/>
    <w:rsid w:val="00052667"/>
    <w:rsid w:val="00060F33"/>
    <w:rsid w:val="0006176D"/>
    <w:rsid w:val="00062340"/>
    <w:rsid w:val="00064DBE"/>
    <w:rsid w:val="000739B9"/>
    <w:rsid w:val="0007596C"/>
    <w:rsid w:val="00077A0C"/>
    <w:rsid w:val="00080E00"/>
    <w:rsid w:val="000840DC"/>
    <w:rsid w:val="00091841"/>
    <w:rsid w:val="000921F1"/>
    <w:rsid w:val="0009443D"/>
    <w:rsid w:val="00094803"/>
    <w:rsid w:val="00095FC5"/>
    <w:rsid w:val="00097AE4"/>
    <w:rsid w:val="00097EBA"/>
    <w:rsid w:val="000A2AA8"/>
    <w:rsid w:val="000A32D2"/>
    <w:rsid w:val="000A58F8"/>
    <w:rsid w:val="000A5A90"/>
    <w:rsid w:val="000B0393"/>
    <w:rsid w:val="000B0986"/>
    <w:rsid w:val="000B3D18"/>
    <w:rsid w:val="000B5D62"/>
    <w:rsid w:val="000B7473"/>
    <w:rsid w:val="000C2A0F"/>
    <w:rsid w:val="000C3885"/>
    <w:rsid w:val="000C3A87"/>
    <w:rsid w:val="000C411F"/>
    <w:rsid w:val="000C422D"/>
    <w:rsid w:val="000C6260"/>
    <w:rsid w:val="000D35C2"/>
    <w:rsid w:val="000D605E"/>
    <w:rsid w:val="000E1217"/>
    <w:rsid w:val="000E341F"/>
    <w:rsid w:val="000E374D"/>
    <w:rsid w:val="000E5538"/>
    <w:rsid w:val="000E5907"/>
    <w:rsid w:val="000E77D7"/>
    <w:rsid w:val="000F04E9"/>
    <w:rsid w:val="000F06F0"/>
    <w:rsid w:val="000F0B24"/>
    <w:rsid w:val="000F159A"/>
    <w:rsid w:val="000F19F4"/>
    <w:rsid w:val="000F2BD1"/>
    <w:rsid w:val="000F4772"/>
    <w:rsid w:val="000F7B48"/>
    <w:rsid w:val="000F7E8F"/>
    <w:rsid w:val="00101604"/>
    <w:rsid w:val="00102285"/>
    <w:rsid w:val="00102996"/>
    <w:rsid w:val="001108F7"/>
    <w:rsid w:val="00112913"/>
    <w:rsid w:val="00113D6B"/>
    <w:rsid w:val="001141BC"/>
    <w:rsid w:val="0011711F"/>
    <w:rsid w:val="00117238"/>
    <w:rsid w:val="00122794"/>
    <w:rsid w:val="00123FD9"/>
    <w:rsid w:val="0012463A"/>
    <w:rsid w:val="001324BC"/>
    <w:rsid w:val="00134B6E"/>
    <w:rsid w:val="00136058"/>
    <w:rsid w:val="0013753B"/>
    <w:rsid w:val="00141DA9"/>
    <w:rsid w:val="001421C4"/>
    <w:rsid w:val="00142D70"/>
    <w:rsid w:val="00143342"/>
    <w:rsid w:val="0014386C"/>
    <w:rsid w:val="00143B54"/>
    <w:rsid w:val="0015527D"/>
    <w:rsid w:val="00160DBE"/>
    <w:rsid w:val="00163B4F"/>
    <w:rsid w:val="00165276"/>
    <w:rsid w:val="00165C7C"/>
    <w:rsid w:val="0016682F"/>
    <w:rsid w:val="001716F9"/>
    <w:rsid w:val="00171B59"/>
    <w:rsid w:val="0017231A"/>
    <w:rsid w:val="001768C1"/>
    <w:rsid w:val="00181217"/>
    <w:rsid w:val="001835B8"/>
    <w:rsid w:val="001837B9"/>
    <w:rsid w:val="00183BFA"/>
    <w:rsid w:val="001868D5"/>
    <w:rsid w:val="00187524"/>
    <w:rsid w:val="00190213"/>
    <w:rsid w:val="0019139B"/>
    <w:rsid w:val="0019297A"/>
    <w:rsid w:val="00192E70"/>
    <w:rsid w:val="0019358D"/>
    <w:rsid w:val="0019454E"/>
    <w:rsid w:val="00194977"/>
    <w:rsid w:val="00195549"/>
    <w:rsid w:val="00196057"/>
    <w:rsid w:val="001A0D38"/>
    <w:rsid w:val="001A5B15"/>
    <w:rsid w:val="001A79D3"/>
    <w:rsid w:val="001B189E"/>
    <w:rsid w:val="001B1CB8"/>
    <w:rsid w:val="001B2B2F"/>
    <w:rsid w:val="001B365A"/>
    <w:rsid w:val="001B5189"/>
    <w:rsid w:val="001C54A6"/>
    <w:rsid w:val="001C5892"/>
    <w:rsid w:val="001C713C"/>
    <w:rsid w:val="001D036D"/>
    <w:rsid w:val="001D6946"/>
    <w:rsid w:val="001E007E"/>
    <w:rsid w:val="001E0254"/>
    <w:rsid w:val="001E4A47"/>
    <w:rsid w:val="001E74A1"/>
    <w:rsid w:val="001F1FA8"/>
    <w:rsid w:val="001F415B"/>
    <w:rsid w:val="001F50D3"/>
    <w:rsid w:val="001F5D40"/>
    <w:rsid w:val="00201B77"/>
    <w:rsid w:val="00202C9B"/>
    <w:rsid w:val="0020304C"/>
    <w:rsid w:val="00204921"/>
    <w:rsid w:val="00205563"/>
    <w:rsid w:val="00205CEB"/>
    <w:rsid w:val="00206F93"/>
    <w:rsid w:val="00207948"/>
    <w:rsid w:val="00207FA3"/>
    <w:rsid w:val="00210FE1"/>
    <w:rsid w:val="00211AEF"/>
    <w:rsid w:val="00213913"/>
    <w:rsid w:val="00213C9E"/>
    <w:rsid w:val="002203F9"/>
    <w:rsid w:val="00221387"/>
    <w:rsid w:val="00221F7F"/>
    <w:rsid w:val="002221B5"/>
    <w:rsid w:val="0022452E"/>
    <w:rsid w:val="00225EC1"/>
    <w:rsid w:val="0023246C"/>
    <w:rsid w:val="002334D5"/>
    <w:rsid w:val="0023655F"/>
    <w:rsid w:val="00237BAF"/>
    <w:rsid w:val="002413A6"/>
    <w:rsid w:val="002419A7"/>
    <w:rsid w:val="0024428D"/>
    <w:rsid w:val="0025042B"/>
    <w:rsid w:val="0025069C"/>
    <w:rsid w:val="00256A0F"/>
    <w:rsid w:val="00257AF6"/>
    <w:rsid w:val="002744F5"/>
    <w:rsid w:val="002749FD"/>
    <w:rsid w:val="00274CD9"/>
    <w:rsid w:val="0027517E"/>
    <w:rsid w:val="0027537E"/>
    <w:rsid w:val="00281387"/>
    <w:rsid w:val="0028153D"/>
    <w:rsid w:val="002818E7"/>
    <w:rsid w:val="00283DD0"/>
    <w:rsid w:val="002916F4"/>
    <w:rsid w:val="002A096F"/>
    <w:rsid w:val="002A0F2C"/>
    <w:rsid w:val="002A38A8"/>
    <w:rsid w:val="002A6438"/>
    <w:rsid w:val="002A6600"/>
    <w:rsid w:val="002A6951"/>
    <w:rsid w:val="002A6C7B"/>
    <w:rsid w:val="002B0908"/>
    <w:rsid w:val="002B25D8"/>
    <w:rsid w:val="002B3078"/>
    <w:rsid w:val="002B5758"/>
    <w:rsid w:val="002C14B9"/>
    <w:rsid w:val="002C4BFA"/>
    <w:rsid w:val="002C7A80"/>
    <w:rsid w:val="002D09FF"/>
    <w:rsid w:val="002D3A19"/>
    <w:rsid w:val="002D6A4A"/>
    <w:rsid w:val="002D760F"/>
    <w:rsid w:val="002E02A4"/>
    <w:rsid w:val="002E2C48"/>
    <w:rsid w:val="002E3A8E"/>
    <w:rsid w:val="002E6088"/>
    <w:rsid w:val="002F67D4"/>
    <w:rsid w:val="002F7858"/>
    <w:rsid w:val="00302BEF"/>
    <w:rsid w:val="00303A77"/>
    <w:rsid w:val="00303EE1"/>
    <w:rsid w:val="00311321"/>
    <w:rsid w:val="0031424C"/>
    <w:rsid w:val="003161E2"/>
    <w:rsid w:val="003167FC"/>
    <w:rsid w:val="003173E2"/>
    <w:rsid w:val="00317760"/>
    <w:rsid w:val="00317D50"/>
    <w:rsid w:val="00320170"/>
    <w:rsid w:val="00323B8D"/>
    <w:rsid w:val="00324462"/>
    <w:rsid w:val="003254B0"/>
    <w:rsid w:val="00327460"/>
    <w:rsid w:val="003319A5"/>
    <w:rsid w:val="00331F12"/>
    <w:rsid w:val="0033206F"/>
    <w:rsid w:val="003323C3"/>
    <w:rsid w:val="00332A2C"/>
    <w:rsid w:val="00334A96"/>
    <w:rsid w:val="00335950"/>
    <w:rsid w:val="003367A1"/>
    <w:rsid w:val="00337589"/>
    <w:rsid w:val="00342A6F"/>
    <w:rsid w:val="00343233"/>
    <w:rsid w:val="0034457C"/>
    <w:rsid w:val="003467CC"/>
    <w:rsid w:val="003542C6"/>
    <w:rsid w:val="0035553C"/>
    <w:rsid w:val="00355D1F"/>
    <w:rsid w:val="00357FBB"/>
    <w:rsid w:val="00360D0C"/>
    <w:rsid w:val="0036190D"/>
    <w:rsid w:val="00364A68"/>
    <w:rsid w:val="00365000"/>
    <w:rsid w:val="003656C4"/>
    <w:rsid w:val="00367039"/>
    <w:rsid w:val="00367143"/>
    <w:rsid w:val="00367337"/>
    <w:rsid w:val="00375FE8"/>
    <w:rsid w:val="003762C4"/>
    <w:rsid w:val="00381A5D"/>
    <w:rsid w:val="00382744"/>
    <w:rsid w:val="003831D8"/>
    <w:rsid w:val="00385C71"/>
    <w:rsid w:val="00387391"/>
    <w:rsid w:val="00392A27"/>
    <w:rsid w:val="00393538"/>
    <w:rsid w:val="00393A41"/>
    <w:rsid w:val="00393DDC"/>
    <w:rsid w:val="00394421"/>
    <w:rsid w:val="00394F61"/>
    <w:rsid w:val="0039531E"/>
    <w:rsid w:val="00397E31"/>
    <w:rsid w:val="003A119F"/>
    <w:rsid w:val="003A1715"/>
    <w:rsid w:val="003B18FB"/>
    <w:rsid w:val="003B24D8"/>
    <w:rsid w:val="003B4EED"/>
    <w:rsid w:val="003B5802"/>
    <w:rsid w:val="003B5C5F"/>
    <w:rsid w:val="003B78BF"/>
    <w:rsid w:val="003C0F09"/>
    <w:rsid w:val="003C1AD9"/>
    <w:rsid w:val="003C3D4C"/>
    <w:rsid w:val="003C44EA"/>
    <w:rsid w:val="003C485C"/>
    <w:rsid w:val="003C4B08"/>
    <w:rsid w:val="003C6A6B"/>
    <w:rsid w:val="003C795F"/>
    <w:rsid w:val="003D110F"/>
    <w:rsid w:val="003D3109"/>
    <w:rsid w:val="003D590D"/>
    <w:rsid w:val="003D623C"/>
    <w:rsid w:val="003D63CB"/>
    <w:rsid w:val="003D6FFA"/>
    <w:rsid w:val="003E3376"/>
    <w:rsid w:val="003E42A5"/>
    <w:rsid w:val="003E7554"/>
    <w:rsid w:val="003F0733"/>
    <w:rsid w:val="003F0D25"/>
    <w:rsid w:val="003F115F"/>
    <w:rsid w:val="003F19DC"/>
    <w:rsid w:val="003F27A0"/>
    <w:rsid w:val="003F74A9"/>
    <w:rsid w:val="004045C5"/>
    <w:rsid w:val="00405926"/>
    <w:rsid w:val="0041192E"/>
    <w:rsid w:val="004153CD"/>
    <w:rsid w:val="004162D6"/>
    <w:rsid w:val="004237CC"/>
    <w:rsid w:val="004279E6"/>
    <w:rsid w:val="004302D2"/>
    <w:rsid w:val="00432223"/>
    <w:rsid w:val="004328BA"/>
    <w:rsid w:val="00434A33"/>
    <w:rsid w:val="00434D57"/>
    <w:rsid w:val="00435339"/>
    <w:rsid w:val="004403ED"/>
    <w:rsid w:val="00440D40"/>
    <w:rsid w:val="0044222A"/>
    <w:rsid w:val="004449F9"/>
    <w:rsid w:val="004502A8"/>
    <w:rsid w:val="00450E77"/>
    <w:rsid w:val="00452348"/>
    <w:rsid w:val="00452404"/>
    <w:rsid w:val="004541AF"/>
    <w:rsid w:val="00455A10"/>
    <w:rsid w:val="00455D1C"/>
    <w:rsid w:val="0046227E"/>
    <w:rsid w:val="00463292"/>
    <w:rsid w:val="00463F7D"/>
    <w:rsid w:val="004663B5"/>
    <w:rsid w:val="00466603"/>
    <w:rsid w:val="00466A94"/>
    <w:rsid w:val="00470501"/>
    <w:rsid w:val="004735DC"/>
    <w:rsid w:val="00473865"/>
    <w:rsid w:val="004817DC"/>
    <w:rsid w:val="004825E1"/>
    <w:rsid w:val="004826F4"/>
    <w:rsid w:val="00485ED2"/>
    <w:rsid w:val="00491062"/>
    <w:rsid w:val="004919E5"/>
    <w:rsid w:val="00493840"/>
    <w:rsid w:val="004938B6"/>
    <w:rsid w:val="0049620A"/>
    <w:rsid w:val="00497D6D"/>
    <w:rsid w:val="004A18F3"/>
    <w:rsid w:val="004A3184"/>
    <w:rsid w:val="004A5546"/>
    <w:rsid w:val="004A6D1C"/>
    <w:rsid w:val="004A7664"/>
    <w:rsid w:val="004A7B8F"/>
    <w:rsid w:val="004B0B20"/>
    <w:rsid w:val="004B1370"/>
    <w:rsid w:val="004B2059"/>
    <w:rsid w:val="004B2B5A"/>
    <w:rsid w:val="004B3194"/>
    <w:rsid w:val="004C1AFF"/>
    <w:rsid w:val="004C20E0"/>
    <w:rsid w:val="004C4DA8"/>
    <w:rsid w:val="004C6486"/>
    <w:rsid w:val="004D21C1"/>
    <w:rsid w:val="004D34AD"/>
    <w:rsid w:val="004D3753"/>
    <w:rsid w:val="004D3EDC"/>
    <w:rsid w:val="004D43AB"/>
    <w:rsid w:val="004D7C8B"/>
    <w:rsid w:val="004E26A8"/>
    <w:rsid w:val="004E6581"/>
    <w:rsid w:val="004F1C2D"/>
    <w:rsid w:val="004F3E56"/>
    <w:rsid w:val="004F562D"/>
    <w:rsid w:val="0050182B"/>
    <w:rsid w:val="005059D9"/>
    <w:rsid w:val="00505D5F"/>
    <w:rsid w:val="005069DD"/>
    <w:rsid w:val="0051096B"/>
    <w:rsid w:val="00511655"/>
    <w:rsid w:val="00512199"/>
    <w:rsid w:val="005122B1"/>
    <w:rsid w:val="0051518F"/>
    <w:rsid w:val="005159AF"/>
    <w:rsid w:val="00516509"/>
    <w:rsid w:val="00517AE5"/>
    <w:rsid w:val="005201AC"/>
    <w:rsid w:val="00521595"/>
    <w:rsid w:val="00522166"/>
    <w:rsid w:val="00524919"/>
    <w:rsid w:val="00524CFD"/>
    <w:rsid w:val="005252DB"/>
    <w:rsid w:val="005269F3"/>
    <w:rsid w:val="00526DA2"/>
    <w:rsid w:val="00532B59"/>
    <w:rsid w:val="00532DCB"/>
    <w:rsid w:val="00534EFC"/>
    <w:rsid w:val="00537423"/>
    <w:rsid w:val="00537F41"/>
    <w:rsid w:val="0054039D"/>
    <w:rsid w:val="005406D7"/>
    <w:rsid w:val="005454C5"/>
    <w:rsid w:val="005457F9"/>
    <w:rsid w:val="00545AEA"/>
    <w:rsid w:val="00552F36"/>
    <w:rsid w:val="00555090"/>
    <w:rsid w:val="00556A69"/>
    <w:rsid w:val="005631D6"/>
    <w:rsid w:val="005660CF"/>
    <w:rsid w:val="00567B7B"/>
    <w:rsid w:val="005727FE"/>
    <w:rsid w:val="005764B3"/>
    <w:rsid w:val="00580128"/>
    <w:rsid w:val="005814F1"/>
    <w:rsid w:val="005833FD"/>
    <w:rsid w:val="005848D1"/>
    <w:rsid w:val="005855C3"/>
    <w:rsid w:val="005907A9"/>
    <w:rsid w:val="00590C57"/>
    <w:rsid w:val="005917AF"/>
    <w:rsid w:val="00593C86"/>
    <w:rsid w:val="005A00E0"/>
    <w:rsid w:val="005A03D6"/>
    <w:rsid w:val="005A0FA6"/>
    <w:rsid w:val="005A1159"/>
    <w:rsid w:val="005A308C"/>
    <w:rsid w:val="005A366E"/>
    <w:rsid w:val="005A5AC8"/>
    <w:rsid w:val="005A67C1"/>
    <w:rsid w:val="005A7DB0"/>
    <w:rsid w:val="005B018C"/>
    <w:rsid w:val="005B080A"/>
    <w:rsid w:val="005B23D5"/>
    <w:rsid w:val="005B4650"/>
    <w:rsid w:val="005B488D"/>
    <w:rsid w:val="005B6462"/>
    <w:rsid w:val="005C43CB"/>
    <w:rsid w:val="005C448B"/>
    <w:rsid w:val="005D104A"/>
    <w:rsid w:val="005D108B"/>
    <w:rsid w:val="005D36F0"/>
    <w:rsid w:val="005D39CB"/>
    <w:rsid w:val="005D41B0"/>
    <w:rsid w:val="005D64A3"/>
    <w:rsid w:val="005E24CD"/>
    <w:rsid w:val="005E4E78"/>
    <w:rsid w:val="005F06AE"/>
    <w:rsid w:val="005F075A"/>
    <w:rsid w:val="005F344D"/>
    <w:rsid w:val="005F6244"/>
    <w:rsid w:val="00601526"/>
    <w:rsid w:val="00603CAB"/>
    <w:rsid w:val="0061147A"/>
    <w:rsid w:val="00611DEF"/>
    <w:rsid w:val="00612672"/>
    <w:rsid w:val="00612C73"/>
    <w:rsid w:val="006136ED"/>
    <w:rsid w:val="0061491E"/>
    <w:rsid w:val="006200A7"/>
    <w:rsid w:val="00626168"/>
    <w:rsid w:val="006269ED"/>
    <w:rsid w:val="00626A21"/>
    <w:rsid w:val="006271D0"/>
    <w:rsid w:val="00630EAF"/>
    <w:rsid w:val="00630EE1"/>
    <w:rsid w:val="00631AFA"/>
    <w:rsid w:val="00631EA0"/>
    <w:rsid w:val="00632039"/>
    <w:rsid w:val="00633855"/>
    <w:rsid w:val="006346C5"/>
    <w:rsid w:val="00634899"/>
    <w:rsid w:val="00635803"/>
    <w:rsid w:val="00640FFB"/>
    <w:rsid w:val="00641B89"/>
    <w:rsid w:val="0064455E"/>
    <w:rsid w:val="006452E4"/>
    <w:rsid w:val="006519DC"/>
    <w:rsid w:val="00654871"/>
    <w:rsid w:val="00654AB1"/>
    <w:rsid w:val="006625FF"/>
    <w:rsid w:val="00662C96"/>
    <w:rsid w:val="006634A4"/>
    <w:rsid w:val="0066506B"/>
    <w:rsid w:val="00665D68"/>
    <w:rsid w:val="00666325"/>
    <w:rsid w:val="00670E77"/>
    <w:rsid w:val="00674047"/>
    <w:rsid w:val="006825A7"/>
    <w:rsid w:val="00685DFD"/>
    <w:rsid w:val="006860DD"/>
    <w:rsid w:val="006865ED"/>
    <w:rsid w:val="00686DC8"/>
    <w:rsid w:val="006905EA"/>
    <w:rsid w:val="006923D6"/>
    <w:rsid w:val="00692A86"/>
    <w:rsid w:val="00693536"/>
    <w:rsid w:val="0069473C"/>
    <w:rsid w:val="00694C02"/>
    <w:rsid w:val="00695433"/>
    <w:rsid w:val="006A0D77"/>
    <w:rsid w:val="006A1FD8"/>
    <w:rsid w:val="006A4A9B"/>
    <w:rsid w:val="006A4E5A"/>
    <w:rsid w:val="006A6735"/>
    <w:rsid w:val="006A7471"/>
    <w:rsid w:val="006B0AA0"/>
    <w:rsid w:val="006B421B"/>
    <w:rsid w:val="006B423D"/>
    <w:rsid w:val="006B52D6"/>
    <w:rsid w:val="006B58F4"/>
    <w:rsid w:val="006B5973"/>
    <w:rsid w:val="006B711E"/>
    <w:rsid w:val="006C1807"/>
    <w:rsid w:val="006C23F7"/>
    <w:rsid w:val="006C2888"/>
    <w:rsid w:val="006C28BD"/>
    <w:rsid w:val="006C4322"/>
    <w:rsid w:val="006C5EA1"/>
    <w:rsid w:val="006D2C74"/>
    <w:rsid w:val="006D60E7"/>
    <w:rsid w:val="006E0D84"/>
    <w:rsid w:val="006E0DA9"/>
    <w:rsid w:val="006E1DAA"/>
    <w:rsid w:val="006E23DB"/>
    <w:rsid w:val="006E761D"/>
    <w:rsid w:val="006F0FD2"/>
    <w:rsid w:val="006F174E"/>
    <w:rsid w:val="006F4FDA"/>
    <w:rsid w:val="007064D5"/>
    <w:rsid w:val="00707CD0"/>
    <w:rsid w:val="0071214F"/>
    <w:rsid w:val="00712244"/>
    <w:rsid w:val="00713CB9"/>
    <w:rsid w:val="0072336F"/>
    <w:rsid w:val="00723B78"/>
    <w:rsid w:val="00725160"/>
    <w:rsid w:val="00727E18"/>
    <w:rsid w:val="00727FE8"/>
    <w:rsid w:val="00731056"/>
    <w:rsid w:val="00733519"/>
    <w:rsid w:val="00734F8D"/>
    <w:rsid w:val="007352A2"/>
    <w:rsid w:val="007357CD"/>
    <w:rsid w:val="007370A7"/>
    <w:rsid w:val="00737260"/>
    <w:rsid w:val="007414E8"/>
    <w:rsid w:val="00741FA3"/>
    <w:rsid w:val="007448A8"/>
    <w:rsid w:val="00744A85"/>
    <w:rsid w:val="00746358"/>
    <w:rsid w:val="00747434"/>
    <w:rsid w:val="007500CF"/>
    <w:rsid w:val="0075188D"/>
    <w:rsid w:val="007524C8"/>
    <w:rsid w:val="007533DF"/>
    <w:rsid w:val="00757642"/>
    <w:rsid w:val="00757B5D"/>
    <w:rsid w:val="00761F96"/>
    <w:rsid w:val="007623F8"/>
    <w:rsid w:val="0076367D"/>
    <w:rsid w:val="007643E4"/>
    <w:rsid w:val="0076574C"/>
    <w:rsid w:val="00765A3D"/>
    <w:rsid w:val="00765D47"/>
    <w:rsid w:val="00766CAA"/>
    <w:rsid w:val="00766E9B"/>
    <w:rsid w:val="00767D15"/>
    <w:rsid w:val="00775689"/>
    <w:rsid w:val="00780D40"/>
    <w:rsid w:val="0078166B"/>
    <w:rsid w:val="007822DC"/>
    <w:rsid w:val="00782AEE"/>
    <w:rsid w:val="00786794"/>
    <w:rsid w:val="00794913"/>
    <w:rsid w:val="00795BF8"/>
    <w:rsid w:val="007961DB"/>
    <w:rsid w:val="0079695E"/>
    <w:rsid w:val="007A0351"/>
    <w:rsid w:val="007A07F0"/>
    <w:rsid w:val="007A2797"/>
    <w:rsid w:val="007A2D75"/>
    <w:rsid w:val="007A434C"/>
    <w:rsid w:val="007A5607"/>
    <w:rsid w:val="007B1C0C"/>
    <w:rsid w:val="007B23F2"/>
    <w:rsid w:val="007B63A8"/>
    <w:rsid w:val="007B7B87"/>
    <w:rsid w:val="007C0ED6"/>
    <w:rsid w:val="007C2BBC"/>
    <w:rsid w:val="007C3230"/>
    <w:rsid w:val="007C652A"/>
    <w:rsid w:val="007C702D"/>
    <w:rsid w:val="007C77E7"/>
    <w:rsid w:val="007D0A71"/>
    <w:rsid w:val="007D7AFD"/>
    <w:rsid w:val="007E159D"/>
    <w:rsid w:val="007E1EB1"/>
    <w:rsid w:val="007E3D6C"/>
    <w:rsid w:val="007E75E5"/>
    <w:rsid w:val="007F0CAB"/>
    <w:rsid w:val="007F2A52"/>
    <w:rsid w:val="007F2DDF"/>
    <w:rsid w:val="007F5022"/>
    <w:rsid w:val="00800F89"/>
    <w:rsid w:val="00801D0C"/>
    <w:rsid w:val="00806F5D"/>
    <w:rsid w:val="008139B4"/>
    <w:rsid w:val="0081793C"/>
    <w:rsid w:val="00820555"/>
    <w:rsid w:val="00821059"/>
    <w:rsid w:val="0082323B"/>
    <w:rsid w:val="008235F3"/>
    <w:rsid w:val="008303D6"/>
    <w:rsid w:val="00834284"/>
    <w:rsid w:val="00836CC2"/>
    <w:rsid w:val="008378C5"/>
    <w:rsid w:val="00840D37"/>
    <w:rsid w:val="0084140C"/>
    <w:rsid w:val="00842F11"/>
    <w:rsid w:val="00843E8C"/>
    <w:rsid w:val="00845A32"/>
    <w:rsid w:val="008478A0"/>
    <w:rsid w:val="008500C9"/>
    <w:rsid w:val="00852440"/>
    <w:rsid w:val="00853928"/>
    <w:rsid w:val="0085436A"/>
    <w:rsid w:val="00854D13"/>
    <w:rsid w:val="00861055"/>
    <w:rsid w:val="00861420"/>
    <w:rsid w:val="00865490"/>
    <w:rsid w:val="008716A5"/>
    <w:rsid w:val="00872707"/>
    <w:rsid w:val="008729EC"/>
    <w:rsid w:val="00874EA1"/>
    <w:rsid w:val="00885F6B"/>
    <w:rsid w:val="00887987"/>
    <w:rsid w:val="00890120"/>
    <w:rsid w:val="0089044E"/>
    <w:rsid w:val="00893449"/>
    <w:rsid w:val="00895B88"/>
    <w:rsid w:val="0089667F"/>
    <w:rsid w:val="008A7429"/>
    <w:rsid w:val="008A748D"/>
    <w:rsid w:val="008A7F23"/>
    <w:rsid w:val="008B1662"/>
    <w:rsid w:val="008B47E1"/>
    <w:rsid w:val="008B651F"/>
    <w:rsid w:val="008C2B10"/>
    <w:rsid w:val="008C787A"/>
    <w:rsid w:val="008D2CB3"/>
    <w:rsid w:val="008D6A38"/>
    <w:rsid w:val="008D79B0"/>
    <w:rsid w:val="008E052F"/>
    <w:rsid w:val="008E26D2"/>
    <w:rsid w:val="008E2C67"/>
    <w:rsid w:val="008E4BC4"/>
    <w:rsid w:val="008E5DFB"/>
    <w:rsid w:val="008E7345"/>
    <w:rsid w:val="008F17FC"/>
    <w:rsid w:val="008F1D4A"/>
    <w:rsid w:val="008F3996"/>
    <w:rsid w:val="008F4B5F"/>
    <w:rsid w:val="008F504D"/>
    <w:rsid w:val="008F533D"/>
    <w:rsid w:val="008F5752"/>
    <w:rsid w:val="0090030B"/>
    <w:rsid w:val="009011A8"/>
    <w:rsid w:val="00905921"/>
    <w:rsid w:val="00905E7B"/>
    <w:rsid w:val="00905F4C"/>
    <w:rsid w:val="00911F3A"/>
    <w:rsid w:val="00912C03"/>
    <w:rsid w:val="0092135E"/>
    <w:rsid w:val="00922B94"/>
    <w:rsid w:val="00925E70"/>
    <w:rsid w:val="0092799B"/>
    <w:rsid w:val="00930098"/>
    <w:rsid w:val="009318E6"/>
    <w:rsid w:val="00931B07"/>
    <w:rsid w:val="00933ABC"/>
    <w:rsid w:val="00935C1E"/>
    <w:rsid w:val="00937C98"/>
    <w:rsid w:val="0094109D"/>
    <w:rsid w:val="0094302C"/>
    <w:rsid w:val="00943825"/>
    <w:rsid w:val="0094470E"/>
    <w:rsid w:val="00947017"/>
    <w:rsid w:val="009511B1"/>
    <w:rsid w:val="00951D7F"/>
    <w:rsid w:val="009528CB"/>
    <w:rsid w:val="00952C55"/>
    <w:rsid w:val="00952E45"/>
    <w:rsid w:val="00954FE9"/>
    <w:rsid w:val="00957531"/>
    <w:rsid w:val="0095762D"/>
    <w:rsid w:val="009675B4"/>
    <w:rsid w:val="0097185D"/>
    <w:rsid w:val="00973648"/>
    <w:rsid w:val="00974DD7"/>
    <w:rsid w:val="0097545E"/>
    <w:rsid w:val="0097578C"/>
    <w:rsid w:val="00977C48"/>
    <w:rsid w:val="00984910"/>
    <w:rsid w:val="0098514F"/>
    <w:rsid w:val="00985601"/>
    <w:rsid w:val="00986909"/>
    <w:rsid w:val="00990328"/>
    <w:rsid w:val="009907C9"/>
    <w:rsid w:val="009961A5"/>
    <w:rsid w:val="0099791B"/>
    <w:rsid w:val="009A2CF0"/>
    <w:rsid w:val="009A3C68"/>
    <w:rsid w:val="009A3EBF"/>
    <w:rsid w:val="009A55EE"/>
    <w:rsid w:val="009B23D5"/>
    <w:rsid w:val="009B3B60"/>
    <w:rsid w:val="009B4F9F"/>
    <w:rsid w:val="009B5790"/>
    <w:rsid w:val="009B6A9A"/>
    <w:rsid w:val="009B78FB"/>
    <w:rsid w:val="009B7B79"/>
    <w:rsid w:val="009C6D04"/>
    <w:rsid w:val="009C77F0"/>
    <w:rsid w:val="009D14BA"/>
    <w:rsid w:val="009D249F"/>
    <w:rsid w:val="009D2A51"/>
    <w:rsid w:val="009D2CC7"/>
    <w:rsid w:val="009D3947"/>
    <w:rsid w:val="009D62F7"/>
    <w:rsid w:val="009E0E13"/>
    <w:rsid w:val="009E16C8"/>
    <w:rsid w:val="009E1860"/>
    <w:rsid w:val="009E2DB3"/>
    <w:rsid w:val="009E7E5D"/>
    <w:rsid w:val="009F0D7E"/>
    <w:rsid w:val="009F15D5"/>
    <w:rsid w:val="00A009AF"/>
    <w:rsid w:val="00A01344"/>
    <w:rsid w:val="00A01468"/>
    <w:rsid w:val="00A03608"/>
    <w:rsid w:val="00A100F8"/>
    <w:rsid w:val="00A1483A"/>
    <w:rsid w:val="00A14DEB"/>
    <w:rsid w:val="00A1513F"/>
    <w:rsid w:val="00A152EC"/>
    <w:rsid w:val="00A16F5B"/>
    <w:rsid w:val="00A23888"/>
    <w:rsid w:val="00A23C65"/>
    <w:rsid w:val="00A24BBB"/>
    <w:rsid w:val="00A30AAE"/>
    <w:rsid w:val="00A30FD0"/>
    <w:rsid w:val="00A311CB"/>
    <w:rsid w:val="00A33BB8"/>
    <w:rsid w:val="00A425AB"/>
    <w:rsid w:val="00A42A1A"/>
    <w:rsid w:val="00A43DA2"/>
    <w:rsid w:val="00A43F31"/>
    <w:rsid w:val="00A44B44"/>
    <w:rsid w:val="00A532DF"/>
    <w:rsid w:val="00A55E3B"/>
    <w:rsid w:val="00A560AB"/>
    <w:rsid w:val="00A619C3"/>
    <w:rsid w:val="00A61D2F"/>
    <w:rsid w:val="00A62181"/>
    <w:rsid w:val="00A65F0F"/>
    <w:rsid w:val="00A66D71"/>
    <w:rsid w:val="00A671C8"/>
    <w:rsid w:val="00A67C33"/>
    <w:rsid w:val="00A75C8C"/>
    <w:rsid w:val="00A75D96"/>
    <w:rsid w:val="00A7685E"/>
    <w:rsid w:val="00A76BB5"/>
    <w:rsid w:val="00A8297F"/>
    <w:rsid w:val="00A834A1"/>
    <w:rsid w:val="00A859BD"/>
    <w:rsid w:val="00A8633D"/>
    <w:rsid w:val="00A87DB4"/>
    <w:rsid w:val="00A90DF3"/>
    <w:rsid w:val="00A95524"/>
    <w:rsid w:val="00A95DF9"/>
    <w:rsid w:val="00AA7AED"/>
    <w:rsid w:val="00AB11A9"/>
    <w:rsid w:val="00AB17AE"/>
    <w:rsid w:val="00AB1962"/>
    <w:rsid w:val="00AB1F14"/>
    <w:rsid w:val="00AB6990"/>
    <w:rsid w:val="00AB7685"/>
    <w:rsid w:val="00AB7E44"/>
    <w:rsid w:val="00AC3038"/>
    <w:rsid w:val="00AC616C"/>
    <w:rsid w:val="00AD0398"/>
    <w:rsid w:val="00AD2392"/>
    <w:rsid w:val="00AD7A89"/>
    <w:rsid w:val="00AE17DB"/>
    <w:rsid w:val="00AE3F74"/>
    <w:rsid w:val="00AE43E8"/>
    <w:rsid w:val="00AE6F90"/>
    <w:rsid w:val="00AF0B17"/>
    <w:rsid w:val="00AF0C24"/>
    <w:rsid w:val="00AF1FB5"/>
    <w:rsid w:val="00AF22F0"/>
    <w:rsid w:val="00AF426B"/>
    <w:rsid w:val="00AF4406"/>
    <w:rsid w:val="00AF6B37"/>
    <w:rsid w:val="00AF773A"/>
    <w:rsid w:val="00B01276"/>
    <w:rsid w:val="00B0139F"/>
    <w:rsid w:val="00B02679"/>
    <w:rsid w:val="00B03034"/>
    <w:rsid w:val="00B03AF4"/>
    <w:rsid w:val="00B07D5C"/>
    <w:rsid w:val="00B11460"/>
    <w:rsid w:val="00B130A2"/>
    <w:rsid w:val="00B133E1"/>
    <w:rsid w:val="00B14C7B"/>
    <w:rsid w:val="00B15BC7"/>
    <w:rsid w:val="00B17F19"/>
    <w:rsid w:val="00B17F59"/>
    <w:rsid w:val="00B21B2F"/>
    <w:rsid w:val="00B225DF"/>
    <w:rsid w:val="00B22E52"/>
    <w:rsid w:val="00B2612C"/>
    <w:rsid w:val="00B27398"/>
    <w:rsid w:val="00B27755"/>
    <w:rsid w:val="00B31329"/>
    <w:rsid w:val="00B319D9"/>
    <w:rsid w:val="00B34320"/>
    <w:rsid w:val="00B3591A"/>
    <w:rsid w:val="00B35CD2"/>
    <w:rsid w:val="00B37706"/>
    <w:rsid w:val="00B42223"/>
    <w:rsid w:val="00B43AC5"/>
    <w:rsid w:val="00B43E16"/>
    <w:rsid w:val="00B46CD4"/>
    <w:rsid w:val="00B50050"/>
    <w:rsid w:val="00B506F5"/>
    <w:rsid w:val="00B5147D"/>
    <w:rsid w:val="00B53A5D"/>
    <w:rsid w:val="00B5565D"/>
    <w:rsid w:val="00B55FE2"/>
    <w:rsid w:val="00B579C6"/>
    <w:rsid w:val="00B65D76"/>
    <w:rsid w:val="00B66525"/>
    <w:rsid w:val="00B677FA"/>
    <w:rsid w:val="00B67B67"/>
    <w:rsid w:val="00B71E48"/>
    <w:rsid w:val="00B7248C"/>
    <w:rsid w:val="00B7271C"/>
    <w:rsid w:val="00B72A4F"/>
    <w:rsid w:val="00B74998"/>
    <w:rsid w:val="00B76BA5"/>
    <w:rsid w:val="00B807F1"/>
    <w:rsid w:val="00B82184"/>
    <w:rsid w:val="00B83306"/>
    <w:rsid w:val="00B83898"/>
    <w:rsid w:val="00BA3C04"/>
    <w:rsid w:val="00BA63CB"/>
    <w:rsid w:val="00BA6A2B"/>
    <w:rsid w:val="00BB4DEB"/>
    <w:rsid w:val="00BB4F9E"/>
    <w:rsid w:val="00BB512D"/>
    <w:rsid w:val="00BB64A5"/>
    <w:rsid w:val="00BB6A77"/>
    <w:rsid w:val="00BB71E5"/>
    <w:rsid w:val="00BC2DAC"/>
    <w:rsid w:val="00BC48AF"/>
    <w:rsid w:val="00BD2276"/>
    <w:rsid w:val="00BD2BBC"/>
    <w:rsid w:val="00BD376B"/>
    <w:rsid w:val="00BD5B51"/>
    <w:rsid w:val="00BD7EA6"/>
    <w:rsid w:val="00BE0773"/>
    <w:rsid w:val="00BE08FF"/>
    <w:rsid w:val="00BE38B8"/>
    <w:rsid w:val="00BE4CE4"/>
    <w:rsid w:val="00BE5F10"/>
    <w:rsid w:val="00BE79FE"/>
    <w:rsid w:val="00BE7B66"/>
    <w:rsid w:val="00BF48B3"/>
    <w:rsid w:val="00BF5835"/>
    <w:rsid w:val="00BF6FCF"/>
    <w:rsid w:val="00C00122"/>
    <w:rsid w:val="00C00C63"/>
    <w:rsid w:val="00C01411"/>
    <w:rsid w:val="00C02CD4"/>
    <w:rsid w:val="00C040E9"/>
    <w:rsid w:val="00C04BED"/>
    <w:rsid w:val="00C07614"/>
    <w:rsid w:val="00C07BC0"/>
    <w:rsid w:val="00C07BD8"/>
    <w:rsid w:val="00C13F3C"/>
    <w:rsid w:val="00C15C76"/>
    <w:rsid w:val="00C16282"/>
    <w:rsid w:val="00C17593"/>
    <w:rsid w:val="00C17BDA"/>
    <w:rsid w:val="00C25D7C"/>
    <w:rsid w:val="00C26777"/>
    <w:rsid w:val="00C3778F"/>
    <w:rsid w:val="00C40C5B"/>
    <w:rsid w:val="00C41121"/>
    <w:rsid w:val="00C478C9"/>
    <w:rsid w:val="00C51C67"/>
    <w:rsid w:val="00C53113"/>
    <w:rsid w:val="00C53832"/>
    <w:rsid w:val="00C5709D"/>
    <w:rsid w:val="00C57508"/>
    <w:rsid w:val="00C6485B"/>
    <w:rsid w:val="00C65AAF"/>
    <w:rsid w:val="00C66684"/>
    <w:rsid w:val="00C742D6"/>
    <w:rsid w:val="00C75239"/>
    <w:rsid w:val="00C76548"/>
    <w:rsid w:val="00C80491"/>
    <w:rsid w:val="00C81B9E"/>
    <w:rsid w:val="00C81D35"/>
    <w:rsid w:val="00C86179"/>
    <w:rsid w:val="00C8713A"/>
    <w:rsid w:val="00C8785C"/>
    <w:rsid w:val="00C87C70"/>
    <w:rsid w:val="00C91C9D"/>
    <w:rsid w:val="00C935F4"/>
    <w:rsid w:val="00C946E3"/>
    <w:rsid w:val="00C9528F"/>
    <w:rsid w:val="00C96D28"/>
    <w:rsid w:val="00CA4AF2"/>
    <w:rsid w:val="00CA4F29"/>
    <w:rsid w:val="00CA7196"/>
    <w:rsid w:val="00CB1A36"/>
    <w:rsid w:val="00CB42FA"/>
    <w:rsid w:val="00CC0C2C"/>
    <w:rsid w:val="00CC0F5C"/>
    <w:rsid w:val="00CC52F1"/>
    <w:rsid w:val="00CC71A6"/>
    <w:rsid w:val="00CC7809"/>
    <w:rsid w:val="00CC7DFF"/>
    <w:rsid w:val="00CD055E"/>
    <w:rsid w:val="00CD5535"/>
    <w:rsid w:val="00CD55C4"/>
    <w:rsid w:val="00CE1770"/>
    <w:rsid w:val="00CE1B83"/>
    <w:rsid w:val="00CE6DB8"/>
    <w:rsid w:val="00CE6E81"/>
    <w:rsid w:val="00CE7C4A"/>
    <w:rsid w:val="00CE7D30"/>
    <w:rsid w:val="00CF30E8"/>
    <w:rsid w:val="00CF62EC"/>
    <w:rsid w:val="00CF6BD3"/>
    <w:rsid w:val="00D00167"/>
    <w:rsid w:val="00D00D71"/>
    <w:rsid w:val="00D01465"/>
    <w:rsid w:val="00D02852"/>
    <w:rsid w:val="00D04C9E"/>
    <w:rsid w:val="00D073C8"/>
    <w:rsid w:val="00D112D4"/>
    <w:rsid w:val="00D24D49"/>
    <w:rsid w:val="00D27696"/>
    <w:rsid w:val="00D3029D"/>
    <w:rsid w:val="00D303EF"/>
    <w:rsid w:val="00D30D80"/>
    <w:rsid w:val="00D31899"/>
    <w:rsid w:val="00D35594"/>
    <w:rsid w:val="00D3611F"/>
    <w:rsid w:val="00D36CC4"/>
    <w:rsid w:val="00D40045"/>
    <w:rsid w:val="00D403BB"/>
    <w:rsid w:val="00D4224D"/>
    <w:rsid w:val="00D4311F"/>
    <w:rsid w:val="00D54129"/>
    <w:rsid w:val="00D54E29"/>
    <w:rsid w:val="00D576F3"/>
    <w:rsid w:val="00D605AB"/>
    <w:rsid w:val="00D60AA2"/>
    <w:rsid w:val="00D60D87"/>
    <w:rsid w:val="00D60E32"/>
    <w:rsid w:val="00D619DA"/>
    <w:rsid w:val="00D70B5D"/>
    <w:rsid w:val="00D7249E"/>
    <w:rsid w:val="00D73F23"/>
    <w:rsid w:val="00D7557D"/>
    <w:rsid w:val="00D76281"/>
    <w:rsid w:val="00D80744"/>
    <w:rsid w:val="00D82A6E"/>
    <w:rsid w:val="00D83660"/>
    <w:rsid w:val="00D84D3B"/>
    <w:rsid w:val="00D855B9"/>
    <w:rsid w:val="00D87259"/>
    <w:rsid w:val="00D87475"/>
    <w:rsid w:val="00D90DC4"/>
    <w:rsid w:val="00D93539"/>
    <w:rsid w:val="00D93956"/>
    <w:rsid w:val="00DA0384"/>
    <w:rsid w:val="00DA087F"/>
    <w:rsid w:val="00DA2E6E"/>
    <w:rsid w:val="00DA3300"/>
    <w:rsid w:val="00DA52E2"/>
    <w:rsid w:val="00DA5D37"/>
    <w:rsid w:val="00DA7173"/>
    <w:rsid w:val="00DA7841"/>
    <w:rsid w:val="00DB1238"/>
    <w:rsid w:val="00DB709B"/>
    <w:rsid w:val="00DC27D8"/>
    <w:rsid w:val="00DC494F"/>
    <w:rsid w:val="00DC5922"/>
    <w:rsid w:val="00DC600B"/>
    <w:rsid w:val="00DC660C"/>
    <w:rsid w:val="00DC77B7"/>
    <w:rsid w:val="00DD008D"/>
    <w:rsid w:val="00DD0988"/>
    <w:rsid w:val="00DD110B"/>
    <w:rsid w:val="00DD48B2"/>
    <w:rsid w:val="00DD5106"/>
    <w:rsid w:val="00DD54AE"/>
    <w:rsid w:val="00DD6FD3"/>
    <w:rsid w:val="00DE1B54"/>
    <w:rsid w:val="00DE235C"/>
    <w:rsid w:val="00DE2668"/>
    <w:rsid w:val="00DE3646"/>
    <w:rsid w:val="00DE462F"/>
    <w:rsid w:val="00DE682D"/>
    <w:rsid w:val="00DE765D"/>
    <w:rsid w:val="00DE7D01"/>
    <w:rsid w:val="00DE7D6C"/>
    <w:rsid w:val="00DF0946"/>
    <w:rsid w:val="00DF1787"/>
    <w:rsid w:val="00DF2B72"/>
    <w:rsid w:val="00DF38DD"/>
    <w:rsid w:val="00DF3BBC"/>
    <w:rsid w:val="00DF5516"/>
    <w:rsid w:val="00DF6079"/>
    <w:rsid w:val="00DF6BC6"/>
    <w:rsid w:val="00DF6E1B"/>
    <w:rsid w:val="00DF7442"/>
    <w:rsid w:val="00E00BB4"/>
    <w:rsid w:val="00E013E8"/>
    <w:rsid w:val="00E07BA0"/>
    <w:rsid w:val="00E11AA4"/>
    <w:rsid w:val="00E17C29"/>
    <w:rsid w:val="00E23E5D"/>
    <w:rsid w:val="00E25D3E"/>
    <w:rsid w:val="00E305FB"/>
    <w:rsid w:val="00E3405A"/>
    <w:rsid w:val="00E37CF9"/>
    <w:rsid w:val="00E40B57"/>
    <w:rsid w:val="00E41B8B"/>
    <w:rsid w:val="00E42B4D"/>
    <w:rsid w:val="00E43B00"/>
    <w:rsid w:val="00E43D97"/>
    <w:rsid w:val="00E45560"/>
    <w:rsid w:val="00E4611A"/>
    <w:rsid w:val="00E477C4"/>
    <w:rsid w:val="00E50F38"/>
    <w:rsid w:val="00E50F98"/>
    <w:rsid w:val="00E51865"/>
    <w:rsid w:val="00E5482C"/>
    <w:rsid w:val="00E56850"/>
    <w:rsid w:val="00E578FC"/>
    <w:rsid w:val="00E57A86"/>
    <w:rsid w:val="00E60CDA"/>
    <w:rsid w:val="00E60EDD"/>
    <w:rsid w:val="00E61CA8"/>
    <w:rsid w:val="00E62B7F"/>
    <w:rsid w:val="00E62E8B"/>
    <w:rsid w:val="00E6381F"/>
    <w:rsid w:val="00E642C9"/>
    <w:rsid w:val="00E64DB0"/>
    <w:rsid w:val="00E64E8B"/>
    <w:rsid w:val="00E65A6E"/>
    <w:rsid w:val="00E70939"/>
    <w:rsid w:val="00E70B41"/>
    <w:rsid w:val="00E75231"/>
    <w:rsid w:val="00E75E2A"/>
    <w:rsid w:val="00E7657D"/>
    <w:rsid w:val="00E84D1E"/>
    <w:rsid w:val="00E85B15"/>
    <w:rsid w:val="00E85DE6"/>
    <w:rsid w:val="00E874A4"/>
    <w:rsid w:val="00E91B12"/>
    <w:rsid w:val="00E94009"/>
    <w:rsid w:val="00E94BFF"/>
    <w:rsid w:val="00E9506F"/>
    <w:rsid w:val="00E96D15"/>
    <w:rsid w:val="00EA1767"/>
    <w:rsid w:val="00EA3E20"/>
    <w:rsid w:val="00EA3E65"/>
    <w:rsid w:val="00EA4D0D"/>
    <w:rsid w:val="00EA60AD"/>
    <w:rsid w:val="00EA7E69"/>
    <w:rsid w:val="00EB1D99"/>
    <w:rsid w:val="00EB7C52"/>
    <w:rsid w:val="00EC005E"/>
    <w:rsid w:val="00EC1C1E"/>
    <w:rsid w:val="00EC233F"/>
    <w:rsid w:val="00EC340A"/>
    <w:rsid w:val="00EC37B5"/>
    <w:rsid w:val="00EC3BB8"/>
    <w:rsid w:val="00EC4835"/>
    <w:rsid w:val="00EC4C7B"/>
    <w:rsid w:val="00EC76D4"/>
    <w:rsid w:val="00EC7BE2"/>
    <w:rsid w:val="00ED01AF"/>
    <w:rsid w:val="00ED2507"/>
    <w:rsid w:val="00ED37C5"/>
    <w:rsid w:val="00ED6DCF"/>
    <w:rsid w:val="00EE0D49"/>
    <w:rsid w:val="00EE1ABF"/>
    <w:rsid w:val="00EE2E4B"/>
    <w:rsid w:val="00EE34A3"/>
    <w:rsid w:val="00EE3A71"/>
    <w:rsid w:val="00EE491B"/>
    <w:rsid w:val="00EE4CC1"/>
    <w:rsid w:val="00EE5FB6"/>
    <w:rsid w:val="00EE7BC2"/>
    <w:rsid w:val="00EE7BDF"/>
    <w:rsid w:val="00EF035E"/>
    <w:rsid w:val="00EF1C19"/>
    <w:rsid w:val="00EF44AC"/>
    <w:rsid w:val="00EF4B82"/>
    <w:rsid w:val="00EF7AB9"/>
    <w:rsid w:val="00F03D57"/>
    <w:rsid w:val="00F075CD"/>
    <w:rsid w:val="00F07F00"/>
    <w:rsid w:val="00F10106"/>
    <w:rsid w:val="00F139DB"/>
    <w:rsid w:val="00F14A05"/>
    <w:rsid w:val="00F16919"/>
    <w:rsid w:val="00F16AAE"/>
    <w:rsid w:val="00F22DC4"/>
    <w:rsid w:val="00F26151"/>
    <w:rsid w:val="00F27C6B"/>
    <w:rsid w:val="00F302EB"/>
    <w:rsid w:val="00F3178A"/>
    <w:rsid w:val="00F317E9"/>
    <w:rsid w:val="00F33792"/>
    <w:rsid w:val="00F33E55"/>
    <w:rsid w:val="00F347B2"/>
    <w:rsid w:val="00F34E51"/>
    <w:rsid w:val="00F369B9"/>
    <w:rsid w:val="00F3795D"/>
    <w:rsid w:val="00F4101C"/>
    <w:rsid w:val="00F42F3E"/>
    <w:rsid w:val="00F43377"/>
    <w:rsid w:val="00F45A34"/>
    <w:rsid w:val="00F520D4"/>
    <w:rsid w:val="00F5711E"/>
    <w:rsid w:val="00F611DE"/>
    <w:rsid w:val="00F64F16"/>
    <w:rsid w:val="00F654CA"/>
    <w:rsid w:val="00F7372C"/>
    <w:rsid w:val="00F74FE7"/>
    <w:rsid w:val="00F767B7"/>
    <w:rsid w:val="00F7768E"/>
    <w:rsid w:val="00F820EB"/>
    <w:rsid w:val="00F82D05"/>
    <w:rsid w:val="00F84289"/>
    <w:rsid w:val="00F916B8"/>
    <w:rsid w:val="00F960EC"/>
    <w:rsid w:val="00F96F95"/>
    <w:rsid w:val="00F97E64"/>
    <w:rsid w:val="00FA20B7"/>
    <w:rsid w:val="00FA459D"/>
    <w:rsid w:val="00FA54E2"/>
    <w:rsid w:val="00FB0223"/>
    <w:rsid w:val="00FB170B"/>
    <w:rsid w:val="00FB2E40"/>
    <w:rsid w:val="00FB379C"/>
    <w:rsid w:val="00FB3C34"/>
    <w:rsid w:val="00FB3F3B"/>
    <w:rsid w:val="00FB4F16"/>
    <w:rsid w:val="00FB512B"/>
    <w:rsid w:val="00FC1E21"/>
    <w:rsid w:val="00FC55C4"/>
    <w:rsid w:val="00FC7660"/>
    <w:rsid w:val="00FC7C3B"/>
    <w:rsid w:val="00FD076F"/>
    <w:rsid w:val="00FD0FD2"/>
    <w:rsid w:val="00FD1BF0"/>
    <w:rsid w:val="00FD67DB"/>
    <w:rsid w:val="00FD7BBD"/>
    <w:rsid w:val="00FE0039"/>
    <w:rsid w:val="00FE0AB1"/>
    <w:rsid w:val="00FE2136"/>
    <w:rsid w:val="00FE2395"/>
    <w:rsid w:val="00FE39EC"/>
    <w:rsid w:val="00FE3E47"/>
    <w:rsid w:val="00FE4AC3"/>
    <w:rsid w:val="00FE4C40"/>
    <w:rsid w:val="00FE644C"/>
    <w:rsid w:val="00FE79B1"/>
    <w:rsid w:val="00FE7FD9"/>
    <w:rsid w:val="00FF25E2"/>
    <w:rsid w:val="00FF2769"/>
    <w:rsid w:val="00FF2F7A"/>
    <w:rsid w:val="00FF3A08"/>
    <w:rsid w:val="097048D9"/>
    <w:rsid w:val="14990DBE"/>
    <w:rsid w:val="15735005"/>
    <w:rsid w:val="18811E19"/>
    <w:rsid w:val="1CDD0B4D"/>
    <w:rsid w:val="214B6788"/>
    <w:rsid w:val="23A37E51"/>
    <w:rsid w:val="29826525"/>
    <w:rsid w:val="2B363C87"/>
    <w:rsid w:val="3AB03105"/>
    <w:rsid w:val="63BF5116"/>
    <w:rsid w:val="65B573D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0"/>
    <w:unhideWhenUsed/>
    <w:qFormat/>
    <w:uiPriority w:val="99"/>
    <w:pPr>
      <w:jc w:val="left"/>
    </w:pPr>
  </w:style>
  <w:style w:type="paragraph" w:styleId="3">
    <w:name w:val="Body Text Indent"/>
    <w:basedOn w:val="1"/>
    <w:link w:val="19"/>
    <w:qFormat/>
    <w:uiPriority w:val="0"/>
    <w:pPr>
      <w:ind w:firstLine="420" w:firstLineChars="200"/>
    </w:pPr>
    <w:rPr>
      <w:rFonts w:ascii="Times New Roman" w:hAnsi="Times New Roman" w:eastAsia="宋体" w:cs="Times New Roman"/>
      <w:szCs w:val="24"/>
    </w:rPr>
  </w:style>
  <w:style w:type="paragraph" w:styleId="4">
    <w:name w:val="Plain Text"/>
    <w:basedOn w:val="1"/>
    <w:link w:val="27"/>
    <w:unhideWhenUsed/>
    <w:qFormat/>
    <w:uiPriority w:val="99"/>
    <w:rPr>
      <w:rFonts w:ascii="宋体" w:hAnsi="Courier New" w:eastAsia="宋体" w:cs="Courier New"/>
      <w:szCs w:val="21"/>
    </w:rPr>
  </w:style>
  <w:style w:type="paragraph" w:styleId="5">
    <w:name w:val="Balloon Text"/>
    <w:basedOn w:val="1"/>
    <w:link w:val="23"/>
    <w:semiHidden/>
    <w:unhideWhenUsed/>
    <w:qFormat/>
    <w:uiPriority w:val="99"/>
    <w:rPr>
      <w:sz w:val="18"/>
      <w:szCs w:val="18"/>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9">
    <w:name w:val="Title"/>
    <w:basedOn w:val="1"/>
    <w:next w:val="1"/>
    <w:link w:val="17"/>
    <w:qFormat/>
    <w:uiPriority w:val="10"/>
    <w:pPr>
      <w:spacing w:before="240" w:after="60"/>
      <w:jc w:val="center"/>
      <w:outlineLvl w:val="0"/>
    </w:pPr>
    <w:rPr>
      <w:rFonts w:asciiTheme="majorHAnsi" w:hAnsiTheme="majorHAnsi" w:eastAsiaTheme="majorEastAsia" w:cstheme="majorBidi"/>
      <w:b/>
      <w:bCs/>
      <w:sz w:val="32"/>
      <w:szCs w:val="32"/>
    </w:rPr>
  </w:style>
  <w:style w:type="paragraph" w:styleId="10">
    <w:name w:val="annotation subject"/>
    <w:basedOn w:val="2"/>
    <w:next w:val="2"/>
    <w:link w:val="24"/>
    <w:semiHidden/>
    <w:unhideWhenUsed/>
    <w:qFormat/>
    <w:uiPriority w:val="99"/>
    <w:rPr>
      <w:b/>
      <w:bCs/>
    </w:rPr>
  </w:style>
  <w:style w:type="table" w:styleId="12">
    <w:name w:val="Table Grid"/>
    <w:basedOn w:val="11"/>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basedOn w:val="13"/>
    <w:qFormat/>
    <w:uiPriority w:val="0"/>
  </w:style>
  <w:style w:type="character" w:styleId="15">
    <w:name w:val="annotation reference"/>
    <w:basedOn w:val="13"/>
    <w:semiHidden/>
    <w:unhideWhenUsed/>
    <w:qFormat/>
    <w:uiPriority w:val="99"/>
    <w:rPr>
      <w:sz w:val="21"/>
      <w:szCs w:val="21"/>
    </w:rPr>
  </w:style>
  <w:style w:type="character" w:customStyle="1" w:styleId="16">
    <w:name w:val="页脚 字符"/>
    <w:basedOn w:val="13"/>
    <w:link w:val="6"/>
    <w:qFormat/>
    <w:uiPriority w:val="99"/>
    <w:rPr>
      <w:sz w:val="18"/>
      <w:szCs w:val="18"/>
    </w:rPr>
  </w:style>
  <w:style w:type="character" w:customStyle="1" w:styleId="17">
    <w:name w:val="标题 字符"/>
    <w:basedOn w:val="13"/>
    <w:link w:val="9"/>
    <w:qFormat/>
    <w:uiPriority w:val="10"/>
    <w:rPr>
      <w:rFonts w:asciiTheme="majorHAnsi" w:hAnsiTheme="majorHAnsi" w:eastAsiaTheme="majorEastAsia" w:cstheme="majorBidi"/>
      <w:b/>
      <w:bCs/>
      <w:sz w:val="32"/>
      <w:szCs w:val="32"/>
    </w:rPr>
  </w:style>
  <w:style w:type="paragraph" w:styleId="18">
    <w:name w:val="List Paragraph"/>
    <w:basedOn w:val="1"/>
    <w:qFormat/>
    <w:uiPriority w:val="34"/>
    <w:pPr>
      <w:ind w:firstLine="420" w:firstLineChars="200"/>
    </w:pPr>
  </w:style>
  <w:style w:type="character" w:customStyle="1" w:styleId="19">
    <w:name w:val="正文文本缩进 字符"/>
    <w:basedOn w:val="13"/>
    <w:link w:val="3"/>
    <w:qFormat/>
    <w:uiPriority w:val="0"/>
    <w:rPr>
      <w:rFonts w:ascii="Times New Roman" w:hAnsi="Times New Roman" w:eastAsia="宋体" w:cs="Times New Roman"/>
      <w:szCs w:val="24"/>
    </w:rPr>
  </w:style>
  <w:style w:type="character" w:customStyle="1" w:styleId="20">
    <w:name w:val="批注文字 字符"/>
    <w:basedOn w:val="13"/>
    <w:link w:val="2"/>
    <w:qFormat/>
    <w:uiPriority w:val="99"/>
  </w:style>
  <w:style w:type="character" w:styleId="21">
    <w:name w:val="Placeholder Text"/>
    <w:basedOn w:val="13"/>
    <w:semiHidden/>
    <w:qFormat/>
    <w:uiPriority w:val="99"/>
    <w:rPr>
      <w:color w:val="808080"/>
    </w:rPr>
  </w:style>
  <w:style w:type="character" w:customStyle="1" w:styleId="22">
    <w:name w:val="页眉 字符"/>
    <w:basedOn w:val="13"/>
    <w:link w:val="7"/>
    <w:qFormat/>
    <w:uiPriority w:val="99"/>
    <w:rPr>
      <w:sz w:val="18"/>
      <w:szCs w:val="18"/>
    </w:rPr>
  </w:style>
  <w:style w:type="character" w:customStyle="1" w:styleId="23">
    <w:name w:val="批注框文本 字符"/>
    <w:basedOn w:val="13"/>
    <w:link w:val="5"/>
    <w:semiHidden/>
    <w:qFormat/>
    <w:uiPriority w:val="99"/>
    <w:rPr>
      <w:sz w:val="18"/>
      <w:szCs w:val="18"/>
    </w:rPr>
  </w:style>
  <w:style w:type="character" w:customStyle="1" w:styleId="24">
    <w:name w:val="批注主题 字符"/>
    <w:basedOn w:val="20"/>
    <w:link w:val="10"/>
    <w:semiHidden/>
    <w:qFormat/>
    <w:uiPriority w:val="99"/>
    <w:rPr>
      <w:b/>
      <w:bCs/>
    </w:rPr>
  </w:style>
  <w:style w:type="paragraph" w:customStyle="1" w:styleId="25">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6">
    <w:name w:val="纯文本 字符"/>
    <w:basedOn w:val="13"/>
    <w:semiHidden/>
    <w:qFormat/>
    <w:uiPriority w:val="99"/>
    <w:rPr>
      <w:rFonts w:hAnsi="Courier New" w:cs="Courier New" w:asciiTheme="minorEastAsia"/>
    </w:rPr>
  </w:style>
  <w:style w:type="character" w:customStyle="1" w:styleId="27">
    <w:name w:val="纯文本 字符1"/>
    <w:link w:val="4"/>
    <w:qFormat/>
    <w:uiPriority w:val="99"/>
    <w:rPr>
      <w:rFonts w:ascii="宋体" w:hAnsi="Courier New" w:eastAsia="宋体" w:cs="Courier New"/>
      <w:szCs w:val="21"/>
    </w:rPr>
  </w:style>
  <w:style w:type="table" w:customStyle="1" w:styleId="28">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9">
    <w:name w:val="修订2"/>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wmf"/><Relationship Id="rId78" Type="http://schemas.microsoft.com/office/2011/relationships/people" Target="people.xml"/><Relationship Id="rId77" Type="http://schemas.openxmlformats.org/officeDocument/2006/relationships/fontTable" Target="fontTable.xml"/><Relationship Id="rId76" Type="http://schemas.openxmlformats.org/officeDocument/2006/relationships/customXml" Target="../customXml/item1.xml"/><Relationship Id="rId75" Type="http://schemas.openxmlformats.org/officeDocument/2006/relationships/numbering" Target="numbering.xml"/><Relationship Id="rId74" Type="http://schemas.openxmlformats.org/officeDocument/2006/relationships/image" Target="media/image30.png"/><Relationship Id="rId73" Type="http://schemas.openxmlformats.org/officeDocument/2006/relationships/image" Target="media/image29.png"/><Relationship Id="rId72" Type="http://schemas.openxmlformats.org/officeDocument/2006/relationships/oleObject" Target="embeddings/oleObject35.bin"/><Relationship Id="rId71" Type="http://schemas.openxmlformats.org/officeDocument/2006/relationships/image" Target="media/image28.wmf"/><Relationship Id="rId70" Type="http://schemas.openxmlformats.org/officeDocument/2006/relationships/oleObject" Target="embeddings/oleObject34.bin"/><Relationship Id="rId7" Type="http://schemas.openxmlformats.org/officeDocument/2006/relationships/oleObject" Target="embeddings/oleObject2.bin"/><Relationship Id="rId69" Type="http://schemas.openxmlformats.org/officeDocument/2006/relationships/image" Target="media/image27.wmf"/><Relationship Id="rId68" Type="http://schemas.openxmlformats.org/officeDocument/2006/relationships/oleObject" Target="embeddings/oleObject33.bin"/><Relationship Id="rId67" Type="http://schemas.openxmlformats.org/officeDocument/2006/relationships/image" Target="media/image26.wmf"/><Relationship Id="rId66" Type="http://schemas.openxmlformats.org/officeDocument/2006/relationships/oleObject" Target="embeddings/oleObject32.bin"/><Relationship Id="rId65" Type="http://schemas.openxmlformats.org/officeDocument/2006/relationships/image" Target="media/image25.wmf"/><Relationship Id="rId64" Type="http://schemas.openxmlformats.org/officeDocument/2006/relationships/oleObject" Target="embeddings/oleObject31.bin"/><Relationship Id="rId63" Type="http://schemas.openxmlformats.org/officeDocument/2006/relationships/image" Target="media/image24.wmf"/><Relationship Id="rId62" Type="http://schemas.openxmlformats.org/officeDocument/2006/relationships/oleObject" Target="embeddings/oleObject30.bin"/><Relationship Id="rId61" Type="http://schemas.openxmlformats.org/officeDocument/2006/relationships/image" Target="media/image23.wmf"/><Relationship Id="rId60" Type="http://schemas.openxmlformats.org/officeDocument/2006/relationships/oleObject" Target="embeddings/oleObject29.bin"/><Relationship Id="rId6" Type="http://schemas.openxmlformats.org/officeDocument/2006/relationships/image" Target="media/image1.wmf"/><Relationship Id="rId59" Type="http://schemas.openxmlformats.org/officeDocument/2006/relationships/image" Target="media/image22.wmf"/><Relationship Id="rId58" Type="http://schemas.openxmlformats.org/officeDocument/2006/relationships/oleObject" Target="embeddings/oleObject28.bin"/><Relationship Id="rId57" Type="http://schemas.openxmlformats.org/officeDocument/2006/relationships/image" Target="media/image21.wmf"/><Relationship Id="rId56" Type="http://schemas.openxmlformats.org/officeDocument/2006/relationships/oleObject" Target="embeddings/oleObject27.bin"/><Relationship Id="rId55" Type="http://schemas.openxmlformats.org/officeDocument/2006/relationships/image" Target="media/image20.wmf"/><Relationship Id="rId54" Type="http://schemas.openxmlformats.org/officeDocument/2006/relationships/oleObject" Target="embeddings/oleObject26.bin"/><Relationship Id="rId53" Type="http://schemas.openxmlformats.org/officeDocument/2006/relationships/image" Target="media/image19.wmf"/><Relationship Id="rId52" Type="http://schemas.openxmlformats.org/officeDocument/2006/relationships/oleObject" Target="embeddings/oleObject25.bin"/><Relationship Id="rId51" Type="http://schemas.openxmlformats.org/officeDocument/2006/relationships/image" Target="media/image18.wmf"/><Relationship Id="rId50" Type="http://schemas.openxmlformats.org/officeDocument/2006/relationships/oleObject" Target="embeddings/oleObject24.bin"/><Relationship Id="rId5" Type="http://schemas.openxmlformats.org/officeDocument/2006/relationships/oleObject" Target="embeddings/oleObject1.bin"/><Relationship Id="rId49" Type="http://schemas.openxmlformats.org/officeDocument/2006/relationships/image" Target="media/image17.wmf"/><Relationship Id="rId48" Type="http://schemas.openxmlformats.org/officeDocument/2006/relationships/oleObject" Target="embeddings/oleObject23.bin"/><Relationship Id="rId47" Type="http://schemas.openxmlformats.org/officeDocument/2006/relationships/image" Target="media/image16.wmf"/><Relationship Id="rId46" Type="http://schemas.openxmlformats.org/officeDocument/2006/relationships/oleObject" Target="embeddings/oleObject22.bin"/><Relationship Id="rId45" Type="http://schemas.openxmlformats.org/officeDocument/2006/relationships/image" Target="media/image15.wmf"/><Relationship Id="rId44" Type="http://schemas.openxmlformats.org/officeDocument/2006/relationships/oleObject" Target="embeddings/oleObject21.bin"/><Relationship Id="rId43" Type="http://schemas.openxmlformats.org/officeDocument/2006/relationships/oleObject" Target="embeddings/oleObject20.bin"/><Relationship Id="rId42" Type="http://schemas.openxmlformats.org/officeDocument/2006/relationships/oleObject" Target="embeddings/oleObject19.bin"/><Relationship Id="rId41" Type="http://schemas.openxmlformats.org/officeDocument/2006/relationships/oleObject" Target="embeddings/oleObject18.bin"/><Relationship Id="rId40" Type="http://schemas.openxmlformats.org/officeDocument/2006/relationships/image" Target="media/image14.wmf"/><Relationship Id="rId4" Type="http://schemas.openxmlformats.org/officeDocument/2006/relationships/theme" Target="theme/theme1.xml"/><Relationship Id="rId39" Type="http://schemas.openxmlformats.org/officeDocument/2006/relationships/oleObject" Target="embeddings/oleObject17.bin"/><Relationship Id="rId38" Type="http://schemas.openxmlformats.org/officeDocument/2006/relationships/image" Target="media/image13.wmf"/><Relationship Id="rId37" Type="http://schemas.openxmlformats.org/officeDocument/2006/relationships/oleObject" Target="embeddings/oleObject16.bin"/><Relationship Id="rId36" Type="http://schemas.openxmlformats.org/officeDocument/2006/relationships/image" Target="media/image12.wmf"/><Relationship Id="rId35" Type="http://schemas.openxmlformats.org/officeDocument/2006/relationships/oleObject" Target="embeddings/oleObject15.bin"/><Relationship Id="rId34" Type="http://schemas.openxmlformats.org/officeDocument/2006/relationships/chart" Target="charts/chart5.xml"/><Relationship Id="rId33" Type="http://schemas.openxmlformats.org/officeDocument/2006/relationships/chart" Target="charts/chart4.xml"/><Relationship Id="rId32" Type="http://schemas.openxmlformats.org/officeDocument/2006/relationships/chart" Target="charts/chart3.xml"/><Relationship Id="rId31" Type="http://schemas.openxmlformats.org/officeDocument/2006/relationships/chart" Target="charts/chart2.xml"/><Relationship Id="rId30" Type="http://schemas.openxmlformats.org/officeDocument/2006/relationships/chart" Target="charts/chart1.xml"/><Relationship Id="rId3" Type="http://schemas.openxmlformats.org/officeDocument/2006/relationships/footer" Target="footer1.xml"/><Relationship Id="rId29" Type="http://schemas.openxmlformats.org/officeDocument/2006/relationships/oleObject" Target="embeddings/oleObject14.bin"/><Relationship Id="rId28" Type="http://schemas.openxmlformats.org/officeDocument/2006/relationships/oleObject" Target="embeddings/oleObject13.bin"/><Relationship Id="rId27" Type="http://schemas.openxmlformats.org/officeDocument/2006/relationships/image" Target="media/image11.wmf"/><Relationship Id="rId26" Type="http://schemas.openxmlformats.org/officeDocument/2006/relationships/oleObject" Target="embeddings/oleObject12.bin"/><Relationship Id="rId25" Type="http://schemas.openxmlformats.org/officeDocument/2006/relationships/image" Target="media/image10.wmf"/><Relationship Id="rId24" Type="http://schemas.openxmlformats.org/officeDocument/2006/relationships/oleObject" Target="embeddings/oleObject11.bin"/><Relationship Id="rId23" Type="http://schemas.openxmlformats.org/officeDocument/2006/relationships/oleObject" Target="embeddings/oleObject10.bin"/><Relationship Id="rId22" Type="http://schemas.openxmlformats.org/officeDocument/2006/relationships/image" Target="media/image9.wmf"/><Relationship Id="rId21" Type="http://schemas.openxmlformats.org/officeDocument/2006/relationships/oleObject" Target="embeddings/oleObject9.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7.wmf"/><Relationship Id="rId17" Type="http://schemas.openxmlformats.org/officeDocument/2006/relationships/oleObject" Target="embeddings/oleObject7.bin"/><Relationship Id="rId16" Type="http://schemas.openxmlformats.org/officeDocument/2006/relationships/image" Target="media/image6.wmf"/><Relationship Id="rId15" Type="http://schemas.openxmlformats.org/officeDocument/2006/relationships/oleObject" Target="embeddings/oleObject6.bin"/><Relationship Id="rId14" Type="http://schemas.openxmlformats.org/officeDocument/2006/relationships/image" Target="media/image5.wmf"/><Relationship Id="rId13" Type="http://schemas.openxmlformats.org/officeDocument/2006/relationships/oleObject" Target="embeddings/oleObject5.bin"/><Relationship Id="rId12" Type="http://schemas.openxmlformats.org/officeDocument/2006/relationships/image" Target="media/image4.wmf"/><Relationship Id="rId11" Type="http://schemas.openxmlformats.org/officeDocument/2006/relationships/oleObject" Target="embeddings/oleObject4.bin"/><Relationship Id="rId10" Type="http://schemas.openxmlformats.org/officeDocument/2006/relationships/image" Target="media/image3.wmf"/><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2" Type="http://schemas.openxmlformats.org/officeDocument/2006/relationships/themeOverride" Target="../theme/themeOverride2.xml"/><Relationship Id="rId1" Type="http://schemas.openxmlformats.org/officeDocument/2006/relationships/package" Target="../embeddings/Workbook2.xlsx"/></Relationships>
</file>

<file path=word/charts/_rels/chart2.xml.rels><?xml version="1.0" encoding="UTF-8" standalone="yes"?>
<Relationships xmlns="http://schemas.openxmlformats.org/package/2006/relationships"><Relationship Id="rId1" Type="http://schemas.openxmlformats.org/officeDocument/2006/relationships/oleObject" Target="file:///C:\Users\user\Desktop\&#29992;&#30340;%20(&#33258;&#21160;&#20445;&#23384;&#30340;)(1)&#20462;&#25913;&#25968;&#25454;.xlsx" TargetMode="External"/></Relationships>
</file>

<file path=word/charts/_rels/chart3.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_rels/chart4.xml.rels><?xml version="1.0" encoding="UTF-8" standalone="yes"?>
<Relationships xmlns="http://schemas.openxmlformats.org/package/2006/relationships"><Relationship Id="rId1" Type="http://schemas.openxmlformats.org/officeDocument/2006/relationships/package" Target="../embeddings/Workbook3.xlsx"/></Relationships>
</file>

<file path=word/charts/_rels/chart5.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3.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900">
                <a:latin typeface="仿宋" panose="02010609060101010101" pitchFamily="3" charset="-122"/>
                <a:ea typeface="仿宋" panose="02010609060101010101" pitchFamily="3" charset="-122"/>
              </a:rPr>
              <a:t>30</a:t>
            </a:r>
            <a:r>
              <a:rPr lang="zh-CN" altLang="en-US" sz="900">
                <a:latin typeface="仿宋" panose="02010609060101010101" pitchFamily="3" charset="-122"/>
                <a:ea typeface="仿宋" panose="02010609060101010101" pitchFamily="3" charset="-122"/>
              </a:rPr>
              <a:t>名高一年级男生体重指数（</a:t>
            </a:r>
            <a:r>
              <a:rPr lang="en-US" altLang="zh-CN" sz="900">
                <a:latin typeface="仿宋" panose="02010609060101010101" pitchFamily="3" charset="-122"/>
                <a:ea typeface="仿宋" panose="02010609060101010101" pitchFamily="3" charset="-122"/>
              </a:rPr>
              <a:t>BMI</a:t>
            </a:r>
            <a:r>
              <a:rPr lang="zh-CN" altLang="en-US" sz="900">
                <a:latin typeface="仿宋" panose="02010609060101010101" pitchFamily="3" charset="-122"/>
                <a:ea typeface="仿宋" panose="02010609060101010101" pitchFamily="3" charset="-122"/>
              </a:rPr>
              <a:t>）频率分布直方图</a:t>
            </a:r>
            <a:endParaRPr lang="zh-CN" altLang="en-US" sz="900">
              <a:latin typeface="仿宋" panose="02010609060101010101" pitchFamily="3" charset="-122"/>
              <a:ea typeface="仿宋" panose="02010609060101010101" pitchFamily="3" charset="-122"/>
            </a:endParaRPr>
          </a:p>
        </c:rich>
      </c:tx>
      <c:layout>
        <c:manualLayout>
          <c:xMode val="edge"/>
          <c:yMode val="edge"/>
          <c:x val="0.10126582278481"/>
          <c:y val="0.904933814681107"/>
        </c:manualLayout>
      </c:layout>
      <c:overlay val="0"/>
      <c:spPr>
        <a:noFill/>
        <a:ln>
          <a:noFill/>
        </a:ln>
        <a:effectLst/>
      </c:spPr>
    </c:title>
    <c:autoTitleDeleted val="0"/>
    <c:plotArea>
      <c:layout/>
      <c:barChart>
        <c:barDir val="col"/>
        <c:grouping val="clustered"/>
        <c:varyColors val="0"/>
        <c:ser>
          <c:idx val="0"/>
          <c:order val="0"/>
          <c:spPr>
            <a:solidFill>
              <a:srgbClr val="00B0F0"/>
            </a:solidFill>
            <a:ln>
              <a:solidFill>
                <a:srgbClr val="0070C0"/>
              </a:solidFill>
            </a:ln>
            <a:effectLst/>
          </c:spPr>
          <c:invertIfNegative val="0"/>
          <c:dLbls>
            <c:delete val="1"/>
          </c:dLbls>
          <c:cat>
            <c:strRef>
              <c:f>男生频率直方图分组!$A$2:$A$9</c:f>
              <c:strCache>
                <c:ptCount val="8"/>
                <c:pt idx="0">
                  <c:v>[13.2,15.2)</c:v>
                </c:pt>
                <c:pt idx="1">
                  <c:v>[15.2,17.2)</c:v>
                </c:pt>
                <c:pt idx="2">
                  <c:v>[17.2,19.2)</c:v>
                </c:pt>
                <c:pt idx="3">
                  <c:v>[19.2,21.2)</c:v>
                </c:pt>
                <c:pt idx="4">
                  <c:v>[21.2,23.2)</c:v>
                </c:pt>
                <c:pt idx="5">
                  <c:v>[23.2,25.2)</c:v>
                </c:pt>
                <c:pt idx="6">
                  <c:v>[25.2,27.2)</c:v>
                </c:pt>
                <c:pt idx="7">
                  <c:v>[27.2,29.2]</c:v>
                </c:pt>
              </c:strCache>
            </c:strRef>
          </c:cat>
          <c:val>
            <c:numRef>
              <c:f>男生频率直方图分组!$D$2:$D$9</c:f>
              <c:numCache>
                <c:formatCode>General</c:formatCode>
                <c:ptCount val="8"/>
                <c:pt idx="0">
                  <c:v>0.015</c:v>
                </c:pt>
                <c:pt idx="1">
                  <c:v>0.035</c:v>
                </c:pt>
                <c:pt idx="2">
                  <c:v>0.065</c:v>
                </c:pt>
                <c:pt idx="3">
                  <c:v>0.065</c:v>
                </c:pt>
                <c:pt idx="4">
                  <c:v>0.15</c:v>
                </c:pt>
                <c:pt idx="5">
                  <c:v>0.135</c:v>
                </c:pt>
                <c:pt idx="6">
                  <c:v>0.015</c:v>
                </c:pt>
                <c:pt idx="7">
                  <c:v>0.015</c:v>
                </c:pt>
              </c:numCache>
            </c:numRef>
          </c:val>
        </c:ser>
        <c:dLbls>
          <c:showLegendKey val="0"/>
          <c:showVal val="0"/>
          <c:showCatName val="0"/>
          <c:showSerName val="0"/>
          <c:showPercent val="0"/>
          <c:showBubbleSize val="0"/>
        </c:dLbls>
        <c:gapWidth val="0"/>
        <c:overlap val="-15"/>
        <c:axId val="739395072"/>
        <c:axId val="739437952"/>
      </c:barChart>
      <c:catAx>
        <c:axId val="739395072"/>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BMI</a:t>
                </a:r>
                <a:r>
                  <a:rPr lang="zh-CN" altLang="en-US"/>
                  <a:t>数值</a:t>
                </a:r>
                <a:endParaRPr lang="zh-CN" altLang="en-US"/>
              </a:p>
            </c:rich>
          </c:tx>
          <c:layout>
            <c:manualLayout>
              <c:xMode val="edge"/>
              <c:yMode val="edge"/>
              <c:x val="0.78855106888361"/>
              <c:y val="0.587799279327372"/>
            </c:manualLayout>
          </c:layout>
          <c:overlay val="0"/>
          <c:spPr>
            <a:noFill/>
            <a:ln>
              <a:noFill/>
            </a:ln>
            <a:effectLst/>
          </c:spPr>
        </c:title>
        <c:numFmt formatCode="General" sourceLinked="1"/>
        <c:majorTickMark val="out"/>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9437952"/>
        <c:crosses val="autoZero"/>
        <c:auto val="1"/>
        <c:lblAlgn val="ctr"/>
        <c:lblOffset val="100"/>
        <c:noMultiLvlLbl val="0"/>
      </c:catAx>
      <c:valAx>
        <c:axId val="739437952"/>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频率</a:t>
                </a:r>
                <a:r>
                  <a:rPr lang="en-US" altLang="zh-CN"/>
                  <a:t>/</a:t>
                </a:r>
                <a:r>
                  <a:rPr lang="zh-CN" altLang="en-US"/>
                  <a:t>组距</a:t>
                </a:r>
                <a:endParaRPr lang="zh-CN" altLang="en-US"/>
              </a:p>
            </c:rich>
          </c:tx>
          <c:layout>
            <c:manualLayout>
              <c:xMode val="edge"/>
              <c:yMode val="edge"/>
              <c:x val="0.0397830018083183"/>
              <c:y val="0.0791138652794754"/>
            </c:manualLayout>
          </c:layout>
          <c:overlay val="0"/>
          <c:spPr>
            <a:noFill/>
            <a:ln>
              <a:noFill/>
            </a:ln>
            <a:effectLst/>
          </c:spPr>
        </c:title>
        <c:numFmt formatCode="General" sourceLinked="1"/>
        <c:majorTickMark val="out"/>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93950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200">
                <a:latin typeface="仿宋" panose="02010609060101010101" pitchFamily="3" charset="-122"/>
                <a:ea typeface="仿宋" panose="02010609060101010101" pitchFamily="3" charset="-122"/>
              </a:rPr>
              <a:t>30</a:t>
            </a:r>
            <a:r>
              <a:rPr lang="zh-CN" altLang="en-US" sz="1200">
                <a:latin typeface="仿宋" panose="02010609060101010101" pitchFamily="3" charset="-122"/>
                <a:ea typeface="仿宋" panose="02010609060101010101" pitchFamily="3" charset="-122"/>
              </a:rPr>
              <a:t>名高一年级男生身高、体重散点图</a:t>
            </a:r>
            <a:endParaRPr lang="zh-CN" altLang="en-US" sz="1200">
              <a:latin typeface="仿宋" panose="02010609060101010101" pitchFamily="3" charset="-122"/>
              <a:ea typeface="仿宋" panose="02010609060101010101" pitchFamily="3" charset="-122"/>
            </a:endParaRPr>
          </a:p>
        </c:rich>
      </c:tx>
      <c:layout>
        <c:manualLayout>
          <c:xMode val="edge"/>
          <c:yMode val="edge"/>
          <c:x val="0.241402668416448"/>
          <c:y val="0.912037037037037"/>
        </c:manualLayout>
      </c:layout>
      <c:overlay val="0"/>
      <c:spPr>
        <a:noFill/>
        <a:ln>
          <a:noFill/>
        </a:ln>
        <a:effectLst/>
      </c:spPr>
    </c:title>
    <c:autoTitleDeleted val="0"/>
    <c:plotArea>
      <c:layout>
        <c:manualLayout>
          <c:layoutTarget val="inner"/>
          <c:xMode val="edge"/>
          <c:yMode val="edge"/>
          <c:x val="0.0931364829396326"/>
          <c:y val="0.0815048118985127"/>
          <c:w val="0.874377515310586"/>
          <c:h val="0.727762467191601"/>
        </c:manualLayout>
      </c:layout>
      <c:scatterChart>
        <c:scatterStyle val="lineMarker"/>
        <c:varyColors val="0"/>
        <c:ser>
          <c:idx val="0"/>
          <c:order val="0"/>
          <c:tx>
            <c:strRef>
              <c:f>男生的散点图!$E$1</c:f>
              <c:strCache>
                <c:ptCount val="1"/>
                <c:pt idx="0">
                  <c:v>体重</c:v>
                </c:pt>
              </c:strCache>
            </c:strRef>
          </c:tx>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dLbls>
            <c:delete val="1"/>
          </c:dLbls>
          <c:xVal>
            <c:numRef>
              <c:f>男生的散点图!$D$2:$D$31</c:f>
              <c:numCache>
                <c:formatCode>General</c:formatCode>
                <c:ptCount val="30"/>
                <c:pt idx="0">
                  <c:v>1.7</c:v>
                </c:pt>
                <c:pt idx="1">
                  <c:v>1.79</c:v>
                </c:pt>
                <c:pt idx="2">
                  <c:v>1.75</c:v>
                </c:pt>
                <c:pt idx="3">
                  <c:v>1.66</c:v>
                </c:pt>
                <c:pt idx="4">
                  <c:v>1.7</c:v>
                </c:pt>
                <c:pt idx="5">
                  <c:v>1.8</c:v>
                </c:pt>
                <c:pt idx="6">
                  <c:v>1.8</c:v>
                </c:pt>
                <c:pt idx="7">
                  <c:v>1.76</c:v>
                </c:pt>
                <c:pt idx="8">
                  <c:v>1.81</c:v>
                </c:pt>
                <c:pt idx="9">
                  <c:v>1.74</c:v>
                </c:pt>
                <c:pt idx="10">
                  <c:v>1.78</c:v>
                </c:pt>
                <c:pt idx="11">
                  <c:v>1.87</c:v>
                </c:pt>
                <c:pt idx="12">
                  <c:v>1.82</c:v>
                </c:pt>
                <c:pt idx="13">
                  <c:v>1.85</c:v>
                </c:pt>
                <c:pt idx="14">
                  <c:v>1.85</c:v>
                </c:pt>
                <c:pt idx="15">
                  <c:v>1.67</c:v>
                </c:pt>
                <c:pt idx="16">
                  <c:v>1.8</c:v>
                </c:pt>
                <c:pt idx="17">
                  <c:v>1.7</c:v>
                </c:pt>
                <c:pt idx="18">
                  <c:v>1.78</c:v>
                </c:pt>
                <c:pt idx="19">
                  <c:v>1.73</c:v>
                </c:pt>
                <c:pt idx="20">
                  <c:v>1.87</c:v>
                </c:pt>
                <c:pt idx="21">
                  <c:v>1.73</c:v>
                </c:pt>
                <c:pt idx="22">
                  <c:v>1.79</c:v>
                </c:pt>
                <c:pt idx="23">
                  <c:v>1.75</c:v>
                </c:pt>
                <c:pt idx="24">
                  <c:v>1.69</c:v>
                </c:pt>
                <c:pt idx="25">
                  <c:v>1.72</c:v>
                </c:pt>
                <c:pt idx="26">
                  <c:v>1.75</c:v>
                </c:pt>
                <c:pt idx="27">
                  <c:v>1.83</c:v>
                </c:pt>
                <c:pt idx="28">
                  <c:v>1.77</c:v>
                </c:pt>
                <c:pt idx="29">
                  <c:v>1.79</c:v>
                </c:pt>
              </c:numCache>
            </c:numRef>
          </c:xVal>
          <c:yVal>
            <c:numRef>
              <c:f>男生的散点图!$E$2:$E$31</c:f>
              <c:numCache>
                <c:formatCode>General</c:formatCode>
                <c:ptCount val="30"/>
                <c:pt idx="0">
                  <c:v>70</c:v>
                </c:pt>
                <c:pt idx="1">
                  <c:v>74</c:v>
                </c:pt>
                <c:pt idx="2">
                  <c:v>87</c:v>
                </c:pt>
                <c:pt idx="3">
                  <c:v>71</c:v>
                </c:pt>
                <c:pt idx="4">
                  <c:v>47</c:v>
                </c:pt>
                <c:pt idx="5">
                  <c:v>62</c:v>
                </c:pt>
                <c:pt idx="6">
                  <c:v>58</c:v>
                </c:pt>
                <c:pt idx="7">
                  <c:v>65</c:v>
                </c:pt>
                <c:pt idx="8">
                  <c:v>71</c:v>
                </c:pt>
                <c:pt idx="9">
                  <c:v>68</c:v>
                </c:pt>
                <c:pt idx="10">
                  <c:v>60</c:v>
                </c:pt>
                <c:pt idx="11">
                  <c:v>82</c:v>
                </c:pt>
                <c:pt idx="12">
                  <c:v>58</c:v>
                </c:pt>
                <c:pt idx="13">
                  <c:v>75</c:v>
                </c:pt>
                <c:pt idx="14">
                  <c:v>55</c:v>
                </c:pt>
                <c:pt idx="15">
                  <c:v>65</c:v>
                </c:pt>
                <c:pt idx="16">
                  <c:v>67</c:v>
                </c:pt>
                <c:pt idx="17">
                  <c:v>69</c:v>
                </c:pt>
                <c:pt idx="18">
                  <c:v>70</c:v>
                </c:pt>
                <c:pt idx="19">
                  <c:v>65</c:v>
                </c:pt>
                <c:pt idx="20">
                  <c:v>82</c:v>
                </c:pt>
                <c:pt idx="21">
                  <c:v>74</c:v>
                </c:pt>
                <c:pt idx="22">
                  <c:v>77</c:v>
                </c:pt>
                <c:pt idx="23">
                  <c:v>70</c:v>
                </c:pt>
                <c:pt idx="24">
                  <c:v>65</c:v>
                </c:pt>
                <c:pt idx="25">
                  <c:v>60</c:v>
                </c:pt>
                <c:pt idx="26">
                  <c:v>42</c:v>
                </c:pt>
                <c:pt idx="27">
                  <c:v>70</c:v>
                </c:pt>
                <c:pt idx="28">
                  <c:v>72</c:v>
                </c:pt>
                <c:pt idx="29">
                  <c:v>75</c:v>
                </c:pt>
              </c:numCache>
            </c:numRef>
          </c:yVal>
          <c:smooth val="0"/>
        </c:ser>
        <c:dLbls>
          <c:showLegendKey val="0"/>
          <c:showVal val="0"/>
          <c:showCatName val="0"/>
          <c:showSerName val="0"/>
          <c:showPercent val="0"/>
          <c:showBubbleSize val="0"/>
        </c:dLbls>
        <c:axId val="124530048"/>
        <c:axId val="238138880"/>
      </c:scatterChart>
      <c:valAx>
        <c:axId val="124530048"/>
        <c:scaling>
          <c:orientation val="minMax"/>
        </c:scaling>
        <c:delete val="0"/>
        <c:axPos val="b"/>
        <c:majorGridlines>
          <c:spPr>
            <a:ln w="9525" cap="flat" cmpd="sng" algn="ctr">
              <a:solidFill>
                <a:schemeClr val="tx1">
                  <a:lumMod val="15000"/>
                  <a:lumOff val="85000"/>
                </a:schemeClr>
              </a:solidFill>
              <a:prstDash val="solid"/>
              <a:round/>
            </a:ln>
            <a:effectLst/>
          </c:spPr>
        </c:majorGridlines>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身高</a:t>
                </a:r>
                <a:r>
                  <a:rPr lang="en-US" altLang="zh-CN"/>
                  <a:t>/m</a:t>
                </a:r>
                <a:endParaRPr lang="zh-CN" altLang="en-US"/>
              </a:p>
            </c:rich>
          </c:tx>
          <c:layout>
            <c:manualLayout>
              <c:xMode val="edge"/>
              <c:yMode val="edge"/>
              <c:x val="0.891436343184375"/>
              <c:y val="0.717592592592593"/>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38138880"/>
        <c:crosses val="autoZero"/>
        <c:crossBetween val="midCat"/>
      </c:valAx>
      <c:valAx>
        <c:axId val="238138880"/>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体重</a:t>
                </a:r>
                <a:r>
                  <a:rPr lang="en-US" altLang="zh-CN"/>
                  <a:t>/kg</a:t>
                </a:r>
                <a:endParaRPr lang="zh-CN" altLang="en-US"/>
              </a:p>
            </c:rich>
          </c:tx>
          <c:layout>
            <c:manualLayout>
              <c:xMode val="edge"/>
              <c:yMode val="edge"/>
              <c:x val="0.00245301155537376"/>
              <c:y val="0.016890492855059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453004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200">
                <a:latin typeface="仿宋" panose="02010609060101010101" pitchFamily="3" charset="-122"/>
                <a:ea typeface="仿宋" panose="02010609060101010101" pitchFamily="3" charset="-122"/>
              </a:rPr>
              <a:t>34</a:t>
            </a:r>
            <a:r>
              <a:rPr lang="zh-CN" altLang="en-US" sz="1200">
                <a:latin typeface="仿宋" panose="02010609060101010101" pitchFamily="3" charset="-122"/>
                <a:ea typeface="仿宋" panose="02010609060101010101" pitchFamily="3" charset="-122"/>
              </a:rPr>
              <a:t>名高一年级女生身高、体重散点图</a:t>
            </a:r>
            <a:endParaRPr lang="en-US" altLang="zh-CN" sz="1200">
              <a:latin typeface="仿宋" panose="02010609060101010101" pitchFamily="3" charset="-122"/>
              <a:ea typeface="仿宋" panose="02010609060101010101" pitchFamily="3" charset="-122"/>
            </a:endParaRPr>
          </a:p>
        </c:rich>
      </c:tx>
      <c:layout>
        <c:manualLayout>
          <c:xMode val="edge"/>
          <c:yMode val="edge"/>
          <c:x val="0.206326334208224"/>
          <c:y val="0.888888888888889"/>
        </c:manualLayout>
      </c:layout>
      <c:overlay val="0"/>
      <c:spPr>
        <a:noFill/>
        <a:ln>
          <a:noFill/>
        </a:ln>
        <a:effectLst/>
      </c:spPr>
    </c:title>
    <c:autoTitleDeleted val="0"/>
    <c:plotArea>
      <c:layout>
        <c:manualLayout>
          <c:layoutTarget val="inner"/>
          <c:xMode val="edge"/>
          <c:yMode val="edge"/>
          <c:x val="0.0903587051618547"/>
          <c:y val="0.0692825896762905"/>
          <c:w val="0.874377515310586"/>
          <c:h val="0.712206911636046"/>
        </c:manualLayout>
      </c:layout>
      <c:scatterChart>
        <c:scatterStyle val="lineMarker"/>
        <c:varyColors val="0"/>
        <c:ser>
          <c:idx val="0"/>
          <c:order val="0"/>
          <c:tx>
            <c:strRef>
              <c:f>女生散点图!$D$1</c:f>
              <c:strCache>
                <c:ptCount val="1"/>
                <c:pt idx="0">
                  <c:v>体重(kg)</c:v>
                </c:pt>
              </c:strCache>
            </c:strRef>
          </c:tx>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dLbls>
            <c:delete val="1"/>
          </c:dLbls>
          <c:xVal>
            <c:numRef>
              <c:f>女生散点图!$C$2:$C$35</c:f>
              <c:numCache>
                <c:formatCode>General</c:formatCode>
                <c:ptCount val="34"/>
                <c:pt idx="0">
                  <c:v>1.78</c:v>
                </c:pt>
                <c:pt idx="1">
                  <c:v>1.69</c:v>
                </c:pt>
                <c:pt idx="2">
                  <c:v>1.59</c:v>
                </c:pt>
                <c:pt idx="3">
                  <c:v>1.58</c:v>
                </c:pt>
                <c:pt idx="4">
                  <c:v>1.63</c:v>
                </c:pt>
                <c:pt idx="5">
                  <c:v>1.64</c:v>
                </c:pt>
                <c:pt idx="6">
                  <c:v>1.6</c:v>
                </c:pt>
                <c:pt idx="7">
                  <c:v>1.58</c:v>
                </c:pt>
                <c:pt idx="8">
                  <c:v>1.7</c:v>
                </c:pt>
                <c:pt idx="9">
                  <c:v>1.675</c:v>
                </c:pt>
                <c:pt idx="10">
                  <c:v>1.62</c:v>
                </c:pt>
                <c:pt idx="11">
                  <c:v>1.7</c:v>
                </c:pt>
                <c:pt idx="12">
                  <c:v>1.675</c:v>
                </c:pt>
                <c:pt idx="13">
                  <c:v>1.62</c:v>
                </c:pt>
                <c:pt idx="14">
                  <c:v>1.61</c:v>
                </c:pt>
                <c:pt idx="15">
                  <c:v>1.68</c:v>
                </c:pt>
                <c:pt idx="16">
                  <c:v>1.64</c:v>
                </c:pt>
                <c:pt idx="17">
                  <c:v>1.78</c:v>
                </c:pt>
                <c:pt idx="18">
                  <c:v>1.66</c:v>
                </c:pt>
                <c:pt idx="19">
                  <c:v>1.62</c:v>
                </c:pt>
                <c:pt idx="20">
                  <c:v>1.6</c:v>
                </c:pt>
                <c:pt idx="21">
                  <c:v>1.6</c:v>
                </c:pt>
                <c:pt idx="22">
                  <c:v>1.61</c:v>
                </c:pt>
                <c:pt idx="23">
                  <c:v>1.63</c:v>
                </c:pt>
                <c:pt idx="24">
                  <c:v>1.55</c:v>
                </c:pt>
                <c:pt idx="25">
                  <c:v>1.58</c:v>
                </c:pt>
                <c:pt idx="26">
                  <c:v>1.55</c:v>
                </c:pt>
                <c:pt idx="27">
                  <c:v>1.65</c:v>
                </c:pt>
                <c:pt idx="28">
                  <c:v>1.61</c:v>
                </c:pt>
                <c:pt idx="29">
                  <c:v>1.66</c:v>
                </c:pt>
                <c:pt idx="30">
                  <c:v>1.6</c:v>
                </c:pt>
                <c:pt idx="31">
                  <c:v>1.67</c:v>
                </c:pt>
                <c:pt idx="32">
                  <c:v>1.66</c:v>
                </c:pt>
                <c:pt idx="33">
                  <c:v>1.56</c:v>
                </c:pt>
              </c:numCache>
            </c:numRef>
          </c:xVal>
          <c:yVal>
            <c:numRef>
              <c:f>女生散点图!$D$2:$D$35</c:f>
              <c:numCache>
                <c:formatCode>General</c:formatCode>
                <c:ptCount val="34"/>
                <c:pt idx="0">
                  <c:v>50</c:v>
                </c:pt>
                <c:pt idx="1">
                  <c:v>48</c:v>
                </c:pt>
                <c:pt idx="2">
                  <c:v>46</c:v>
                </c:pt>
                <c:pt idx="3">
                  <c:v>55</c:v>
                </c:pt>
                <c:pt idx="4">
                  <c:v>51</c:v>
                </c:pt>
                <c:pt idx="5">
                  <c:v>56</c:v>
                </c:pt>
                <c:pt idx="6">
                  <c:v>70</c:v>
                </c:pt>
                <c:pt idx="7">
                  <c:v>60</c:v>
                </c:pt>
                <c:pt idx="8">
                  <c:v>67</c:v>
                </c:pt>
                <c:pt idx="9">
                  <c:v>87</c:v>
                </c:pt>
                <c:pt idx="10">
                  <c:v>58</c:v>
                </c:pt>
                <c:pt idx="11">
                  <c:v>67</c:v>
                </c:pt>
                <c:pt idx="12">
                  <c:v>87</c:v>
                </c:pt>
                <c:pt idx="13">
                  <c:v>58</c:v>
                </c:pt>
                <c:pt idx="14">
                  <c:v>52</c:v>
                </c:pt>
                <c:pt idx="15">
                  <c:v>46</c:v>
                </c:pt>
                <c:pt idx="16">
                  <c:v>65</c:v>
                </c:pt>
                <c:pt idx="17">
                  <c:v>64</c:v>
                </c:pt>
                <c:pt idx="18">
                  <c:v>58</c:v>
                </c:pt>
                <c:pt idx="19">
                  <c:v>47</c:v>
                </c:pt>
                <c:pt idx="20">
                  <c:v>53</c:v>
                </c:pt>
                <c:pt idx="21">
                  <c:v>48</c:v>
                </c:pt>
                <c:pt idx="22">
                  <c:v>58</c:v>
                </c:pt>
                <c:pt idx="23">
                  <c:v>47</c:v>
                </c:pt>
                <c:pt idx="24">
                  <c:v>47</c:v>
                </c:pt>
                <c:pt idx="25">
                  <c:v>47</c:v>
                </c:pt>
                <c:pt idx="26">
                  <c:v>55</c:v>
                </c:pt>
                <c:pt idx="27">
                  <c:v>52</c:v>
                </c:pt>
                <c:pt idx="28">
                  <c:v>47</c:v>
                </c:pt>
                <c:pt idx="29">
                  <c:v>67</c:v>
                </c:pt>
                <c:pt idx="30">
                  <c:v>52</c:v>
                </c:pt>
                <c:pt idx="31">
                  <c:v>70</c:v>
                </c:pt>
                <c:pt idx="32">
                  <c:v>48</c:v>
                </c:pt>
                <c:pt idx="33">
                  <c:v>45</c:v>
                </c:pt>
              </c:numCache>
            </c:numRef>
          </c:yVal>
          <c:smooth val="0"/>
        </c:ser>
        <c:dLbls>
          <c:showLegendKey val="0"/>
          <c:showVal val="0"/>
          <c:showCatName val="0"/>
          <c:showSerName val="0"/>
          <c:showPercent val="0"/>
          <c:showBubbleSize val="0"/>
        </c:dLbls>
        <c:axId val="238024192"/>
        <c:axId val="238026112"/>
      </c:scatterChart>
      <c:valAx>
        <c:axId val="238024192"/>
        <c:scaling>
          <c:orientation val="minMax"/>
        </c:scaling>
        <c:delete val="0"/>
        <c:axPos val="b"/>
        <c:majorGridlines>
          <c:spPr>
            <a:ln w="9525" cap="flat" cmpd="sng" algn="ctr">
              <a:solidFill>
                <a:schemeClr val="tx1">
                  <a:lumMod val="15000"/>
                  <a:lumOff val="85000"/>
                </a:schemeClr>
              </a:solidFill>
              <a:prstDash val="solid"/>
              <a:round/>
            </a:ln>
            <a:effectLst/>
          </c:spPr>
        </c:majorGridlines>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身高</a:t>
                </a:r>
                <a:r>
                  <a:rPr lang="en-US" altLang="zh-CN"/>
                  <a:t>/m</a:t>
                </a:r>
                <a:endParaRPr lang="zh-CN" altLang="en-US"/>
              </a:p>
            </c:rich>
          </c:tx>
          <c:layout>
            <c:manualLayout>
              <c:xMode val="edge"/>
              <c:yMode val="edge"/>
              <c:x val="0.844214129483814"/>
              <c:y val="0.731481481481482"/>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38026112"/>
        <c:crosses val="autoZero"/>
        <c:crossBetween val="midCat"/>
      </c:valAx>
      <c:valAx>
        <c:axId val="23802611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38024192"/>
        <c:crosses val="autoZero"/>
        <c:crossBetween val="midCat"/>
      </c:valAx>
      <c:spPr>
        <a:noFill/>
        <a:ln w="25400">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userShapes r:id="rId3"/>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r>
              <a:rPr lang="en-US" altLang="zh-CN" sz="1200">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rPr>
              <a:t>64</a:t>
            </a:r>
            <a:r>
              <a:rPr lang="zh-CN" altLang="en-US" sz="1200">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rPr>
              <a:t>名高一年级学生身高、体重散点图</a:t>
            </a:r>
            <a:endParaRPr lang="en-US" altLang="zh-CN" sz="1200">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endParaRPr>
          </a:p>
        </c:rich>
      </c:tx>
      <c:layout>
        <c:manualLayout>
          <c:xMode val="edge"/>
          <c:yMode val="edge"/>
          <c:x val="0.248308678988348"/>
          <c:y val="0.906357070329712"/>
        </c:manualLayout>
      </c:layout>
      <c:overlay val="0"/>
      <c:spPr>
        <a:noFill/>
        <a:ln>
          <a:noFill/>
        </a:ln>
        <a:effectLst/>
      </c:spPr>
    </c:title>
    <c:autoTitleDeleted val="0"/>
    <c:plotArea>
      <c:layout>
        <c:manualLayout>
          <c:layoutTarget val="inner"/>
          <c:xMode val="edge"/>
          <c:yMode val="edge"/>
          <c:x val="0.0931364829396328"/>
          <c:y val="0.175925925925926"/>
          <c:w val="0.874377515310587"/>
          <c:h val="0.737276538349373"/>
        </c:manualLayout>
      </c:layout>
      <c:scatterChart>
        <c:scatterStyle val="lineMarker"/>
        <c:varyColors val="0"/>
        <c:ser>
          <c:idx val="0"/>
          <c:order val="0"/>
          <c:tx>
            <c:strRef>
              <c:f>全体散点图!$F$1</c:f>
              <c:strCache>
                <c:ptCount val="1"/>
                <c:pt idx="0">
                  <c:v>体重(kg)</c:v>
                </c:pt>
              </c:strCache>
            </c:strRef>
          </c:tx>
          <c:spPr>
            <a:ln w="2540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dLbls>
            <c:delete val="1"/>
          </c:dLbls>
          <c:xVal>
            <c:numRef>
              <c:f>全体散点图!$E$2:$E$67</c:f>
              <c:numCache>
                <c:formatCode>General</c:formatCode>
                <c:ptCount val="66"/>
                <c:pt idx="0">
                  <c:v>1.78</c:v>
                </c:pt>
                <c:pt idx="1">
                  <c:v>1.69</c:v>
                </c:pt>
                <c:pt idx="2">
                  <c:v>1.59</c:v>
                </c:pt>
                <c:pt idx="3">
                  <c:v>1.58</c:v>
                </c:pt>
                <c:pt idx="4">
                  <c:v>1.63</c:v>
                </c:pt>
                <c:pt idx="5">
                  <c:v>1.64</c:v>
                </c:pt>
                <c:pt idx="6">
                  <c:v>1.6</c:v>
                </c:pt>
                <c:pt idx="7">
                  <c:v>1.58</c:v>
                </c:pt>
                <c:pt idx="8">
                  <c:v>1.7</c:v>
                </c:pt>
                <c:pt idx="9">
                  <c:v>1.675</c:v>
                </c:pt>
                <c:pt idx="10">
                  <c:v>1.62</c:v>
                </c:pt>
                <c:pt idx="11">
                  <c:v>1.7</c:v>
                </c:pt>
                <c:pt idx="12">
                  <c:v>1.675</c:v>
                </c:pt>
                <c:pt idx="13">
                  <c:v>1.62</c:v>
                </c:pt>
                <c:pt idx="14">
                  <c:v>1.61</c:v>
                </c:pt>
                <c:pt idx="15">
                  <c:v>1.68</c:v>
                </c:pt>
                <c:pt idx="16">
                  <c:v>1.64</c:v>
                </c:pt>
                <c:pt idx="17">
                  <c:v>1.78</c:v>
                </c:pt>
                <c:pt idx="18">
                  <c:v>1.66</c:v>
                </c:pt>
                <c:pt idx="19">
                  <c:v>1.62</c:v>
                </c:pt>
                <c:pt idx="20">
                  <c:v>1.6</c:v>
                </c:pt>
                <c:pt idx="21">
                  <c:v>1.6</c:v>
                </c:pt>
                <c:pt idx="22">
                  <c:v>1.61</c:v>
                </c:pt>
                <c:pt idx="23">
                  <c:v>1.63</c:v>
                </c:pt>
                <c:pt idx="24">
                  <c:v>1.55</c:v>
                </c:pt>
                <c:pt idx="25">
                  <c:v>1.58</c:v>
                </c:pt>
                <c:pt idx="26">
                  <c:v>1.55</c:v>
                </c:pt>
                <c:pt idx="27">
                  <c:v>1.65</c:v>
                </c:pt>
                <c:pt idx="28">
                  <c:v>1.61</c:v>
                </c:pt>
                <c:pt idx="29">
                  <c:v>1.66</c:v>
                </c:pt>
                <c:pt idx="30">
                  <c:v>1.6</c:v>
                </c:pt>
                <c:pt idx="31">
                  <c:v>1.67</c:v>
                </c:pt>
                <c:pt idx="32">
                  <c:v>1.66</c:v>
                </c:pt>
                <c:pt idx="33">
                  <c:v>1.56</c:v>
                </c:pt>
                <c:pt idx="34">
                  <c:v>1.7</c:v>
                </c:pt>
                <c:pt idx="35">
                  <c:v>1.79</c:v>
                </c:pt>
                <c:pt idx="36">
                  <c:v>1.75</c:v>
                </c:pt>
                <c:pt idx="37">
                  <c:v>1.66</c:v>
                </c:pt>
                <c:pt idx="38">
                  <c:v>1.7</c:v>
                </c:pt>
                <c:pt idx="39">
                  <c:v>1.8</c:v>
                </c:pt>
                <c:pt idx="40">
                  <c:v>1.8</c:v>
                </c:pt>
                <c:pt idx="41">
                  <c:v>1.76</c:v>
                </c:pt>
                <c:pt idx="42">
                  <c:v>1.81</c:v>
                </c:pt>
                <c:pt idx="43">
                  <c:v>1.74</c:v>
                </c:pt>
                <c:pt idx="44">
                  <c:v>1.78</c:v>
                </c:pt>
                <c:pt idx="45">
                  <c:v>1.87</c:v>
                </c:pt>
                <c:pt idx="46">
                  <c:v>1.82</c:v>
                </c:pt>
                <c:pt idx="47">
                  <c:v>1.85</c:v>
                </c:pt>
                <c:pt idx="48">
                  <c:v>1.85</c:v>
                </c:pt>
                <c:pt idx="49">
                  <c:v>1.67</c:v>
                </c:pt>
                <c:pt idx="50">
                  <c:v>1.8</c:v>
                </c:pt>
                <c:pt idx="51">
                  <c:v>1.7</c:v>
                </c:pt>
                <c:pt idx="52">
                  <c:v>1.78</c:v>
                </c:pt>
                <c:pt idx="53">
                  <c:v>1.73</c:v>
                </c:pt>
                <c:pt idx="54">
                  <c:v>1.87</c:v>
                </c:pt>
                <c:pt idx="55">
                  <c:v>1.73</c:v>
                </c:pt>
                <c:pt idx="56">
                  <c:v>1.79</c:v>
                </c:pt>
                <c:pt idx="57">
                  <c:v>1.75</c:v>
                </c:pt>
                <c:pt idx="58">
                  <c:v>1.69</c:v>
                </c:pt>
                <c:pt idx="59">
                  <c:v>1.72</c:v>
                </c:pt>
                <c:pt idx="60">
                  <c:v>1.75</c:v>
                </c:pt>
                <c:pt idx="61">
                  <c:v>1.83</c:v>
                </c:pt>
                <c:pt idx="62">
                  <c:v>1.77</c:v>
                </c:pt>
                <c:pt idx="63">
                  <c:v>1.79</c:v>
                </c:pt>
              </c:numCache>
            </c:numRef>
          </c:xVal>
          <c:yVal>
            <c:numRef>
              <c:f>全体散点图!$F$2:$F$67</c:f>
              <c:numCache>
                <c:formatCode>General</c:formatCode>
                <c:ptCount val="66"/>
                <c:pt idx="0">
                  <c:v>50</c:v>
                </c:pt>
                <c:pt idx="1">
                  <c:v>48</c:v>
                </c:pt>
                <c:pt idx="2">
                  <c:v>46</c:v>
                </c:pt>
                <c:pt idx="3">
                  <c:v>55</c:v>
                </c:pt>
                <c:pt idx="4">
                  <c:v>51</c:v>
                </c:pt>
                <c:pt idx="5">
                  <c:v>56</c:v>
                </c:pt>
                <c:pt idx="6">
                  <c:v>70</c:v>
                </c:pt>
                <c:pt idx="7">
                  <c:v>60</c:v>
                </c:pt>
                <c:pt idx="8">
                  <c:v>67</c:v>
                </c:pt>
                <c:pt idx="9">
                  <c:v>87</c:v>
                </c:pt>
                <c:pt idx="10">
                  <c:v>58</c:v>
                </c:pt>
                <c:pt idx="11">
                  <c:v>67</c:v>
                </c:pt>
                <c:pt idx="12">
                  <c:v>87</c:v>
                </c:pt>
                <c:pt idx="13">
                  <c:v>58</c:v>
                </c:pt>
                <c:pt idx="14">
                  <c:v>52</c:v>
                </c:pt>
                <c:pt idx="15">
                  <c:v>46</c:v>
                </c:pt>
                <c:pt idx="16">
                  <c:v>65</c:v>
                </c:pt>
                <c:pt idx="17">
                  <c:v>64</c:v>
                </c:pt>
                <c:pt idx="18">
                  <c:v>58</c:v>
                </c:pt>
                <c:pt idx="19">
                  <c:v>47</c:v>
                </c:pt>
                <c:pt idx="20">
                  <c:v>53</c:v>
                </c:pt>
                <c:pt idx="21">
                  <c:v>48</c:v>
                </c:pt>
                <c:pt idx="22">
                  <c:v>58</c:v>
                </c:pt>
                <c:pt idx="23">
                  <c:v>47</c:v>
                </c:pt>
                <c:pt idx="24">
                  <c:v>47</c:v>
                </c:pt>
                <c:pt idx="25">
                  <c:v>47</c:v>
                </c:pt>
                <c:pt idx="26">
                  <c:v>55</c:v>
                </c:pt>
                <c:pt idx="27">
                  <c:v>52</c:v>
                </c:pt>
                <c:pt idx="28">
                  <c:v>47</c:v>
                </c:pt>
                <c:pt idx="29">
                  <c:v>67</c:v>
                </c:pt>
                <c:pt idx="30">
                  <c:v>52</c:v>
                </c:pt>
                <c:pt idx="31">
                  <c:v>70</c:v>
                </c:pt>
                <c:pt idx="32">
                  <c:v>48</c:v>
                </c:pt>
                <c:pt idx="33">
                  <c:v>45</c:v>
                </c:pt>
                <c:pt idx="34">
                  <c:v>70</c:v>
                </c:pt>
                <c:pt idx="35">
                  <c:v>74</c:v>
                </c:pt>
                <c:pt idx="36">
                  <c:v>87</c:v>
                </c:pt>
                <c:pt idx="37">
                  <c:v>71</c:v>
                </c:pt>
                <c:pt idx="38">
                  <c:v>47</c:v>
                </c:pt>
                <c:pt idx="39">
                  <c:v>62</c:v>
                </c:pt>
                <c:pt idx="40">
                  <c:v>58</c:v>
                </c:pt>
                <c:pt idx="41">
                  <c:v>65</c:v>
                </c:pt>
                <c:pt idx="42">
                  <c:v>71</c:v>
                </c:pt>
                <c:pt idx="43">
                  <c:v>68</c:v>
                </c:pt>
                <c:pt idx="44">
                  <c:v>60</c:v>
                </c:pt>
                <c:pt idx="45">
                  <c:v>82</c:v>
                </c:pt>
                <c:pt idx="46">
                  <c:v>58</c:v>
                </c:pt>
                <c:pt idx="47">
                  <c:v>75</c:v>
                </c:pt>
                <c:pt idx="48">
                  <c:v>55</c:v>
                </c:pt>
                <c:pt idx="49">
                  <c:v>65</c:v>
                </c:pt>
                <c:pt idx="50">
                  <c:v>67</c:v>
                </c:pt>
                <c:pt idx="51">
                  <c:v>69</c:v>
                </c:pt>
                <c:pt idx="52">
                  <c:v>70</c:v>
                </c:pt>
                <c:pt idx="53">
                  <c:v>65</c:v>
                </c:pt>
                <c:pt idx="54">
                  <c:v>82</c:v>
                </c:pt>
                <c:pt idx="55">
                  <c:v>74</c:v>
                </c:pt>
                <c:pt idx="56">
                  <c:v>77</c:v>
                </c:pt>
                <c:pt idx="57">
                  <c:v>70</c:v>
                </c:pt>
                <c:pt idx="58">
                  <c:v>65</c:v>
                </c:pt>
                <c:pt idx="59">
                  <c:v>60</c:v>
                </c:pt>
                <c:pt idx="60">
                  <c:v>42</c:v>
                </c:pt>
                <c:pt idx="61">
                  <c:v>70</c:v>
                </c:pt>
                <c:pt idx="62">
                  <c:v>72</c:v>
                </c:pt>
                <c:pt idx="63">
                  <c:v>75</c:v>
                </c:pt>
              </c:numCache>
            </c:numRef>
          </c:yVal>
          <c:smooth val="0"/>
        </c:ser>
        <c:dLbls>
          <c:showLegendKey val="0"/>
          <c:showVal val="0"/>
          <c:showCatName val="0"/>
          <c:showSerName val="0"/>
          <c:showPercent val="0"/>
          <c:showBubbleSize val="0"/>
        </c:dLbls>
        <c:axId val="738800000"/>
        <c:axId val="738802304"/>
      </c:scatterChart>
      <c:valAx>
        <c:axId val="738800000"/>
        <c:scaling>
          <c:orientation val="minMax"/>
          <c:max val="1.9"/>
          <c:min val="1.5"/>
        </c:scaling>
        <c:delete val="0"/>
        <c:axPos val="b"/>
        <c:majorGridlines>
          <c:spPr>
            <a:ln w="9525" cap="flat" cmpd="sng" algn="ctr">
              <a:solidFill>
                <a:schemeClr val="tx1">
                  <a:lumMod val="15000"/>
                  <a:lumOff val="85000"/>
                </a:schemeClr>
              </a:solidFill>
              <a:prstDash val="solid"/>
              <a:round/>
            </a:ln>
            <a:effectLst/>
          </c:spPr>
        </c:majorGridlines>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r>
                  <a:rPr lang="zh-CN" altLang="en-US">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rPr>
                  <a:t>身高</a:t>
                </a:r>
                <a:r>
                  <a:rPr lang="en-US" altLang="zh-CN">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rPr>
                  <a:t>/m</a:t>
                </a:r>
                <a:endParaRPr lang="zh-CN" altLang="en-US">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endParaRPr>
              </a:p>
            </c:rich>
          </c:tx>
          <c:layout>
            <c:manualLayout>
              <c:xMode val="edge"/>
              <c:yMode val="edge"/>
              <c:x val="0.816436351706036"/>
              <c:y val="0.738194444444445"/>
            </c:manualLayout>
          </c:layout>
          <c:overlay val="0"/>
          <c:spPr>
            <a:noFill/>
            <a:ln>
              <a:noFill/>
            </a:ln>
            <a:effectLst/>
          </c:spPr>
        </c:title>
        <c:numFmt formatCode="General" sourceLinked="1"/>
        <c:majorTickMark val="out"/>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crossAx val="738802304"/>
        <c:crosses val="autoZero"/>
        <c:crossBetween val="midCat"/>
        <c:majorUnit val="0.1"/>
      </c:valAx>
      <c:valAx>
        <c:axId val="738802304"/>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r>
                  <a:rPr lang="zh-CN" altLang="en-US">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rPr>
                  <a:t>体重</a:t>
                </a:r>
                <a:r>
                  <a:rPr lang="en-US" altLang="zh-CN">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rPr>
                  <a:t>/kg</a:t>
                </a:r>
                <a:endParaRPr lang="zh-CN" altLang="en-US">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endParaRPr>
              </a:p>
            </c:rich>
          </c:tx>
          <c:layout>
            <c:manualLayout>
              <c:xMode val="edge"/>
              <c:yMode val="edge"/>
              <c:x val="0.0777777777777778"/>
              <c:y val="0.0167862350539516"/>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crossAx val="73880000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zh-CN">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spc="0" baseline="0">
                <a:solidFill>
                  <a:schemeClr val="tx1"/>
                </a:solidFill>
                <a:latin typeface="+mn-lt"/>
                <a:ea typeface="+mn-ea"/>
                <a:cs typeface="+mn-cs"/>
              </a:defRPr>
            </a:pPr>
            <a:r>
              <a:rPr lang="zh-CN" altLang="en-US"/>
              <a:t>每日课外活动时间</a:t>
            </a:r>
            <a:endParaRPr lang="zh-CN" altLang="en-US"/>
          </a:p>
        </c:rich>
      </c:tx>
      <c:layout/>
      <c:overlay val="0"/>
      <c:spPr>
        <a:noFill/>
        <a:ln>
          <a:noFill/>
        </a:ln>
        <a:effectLst/>
      </c:spPr>
    </c:title>
    <c:autoTitleDeleted val="0"/>
    <c:plotArea>
      <c:layout>
        <c:manualLayout>
          <c:layoutTarget val="inner"/>
          <c:xMode val="edge"/>
          <c:yMode val="edge"/>
          <c:x val="0.109954796584631"/>
          <c:y val="0.127663034639779"/>
          <c:w val="0.867945755901557"/>
          <c:h val="0.736770206537648"/>
        </c:manualLayout>
      </c:layout>
      <c:scatterChart>
        <c:scatterStyle val="lineMarker"/>
        <c:varyColors val="0"/>
        <c:ser>
          <c:idx val="0"/>
          <c:order val="0"/>
          <c:tx>
            <c:strRef>
              <c:f>[工作簿1]Sheet1!$D$1</c:f>
              <c:strCache>
                <c:ptCount val="1"/>
                <c:pt idx="0">
                  <c:v>每日课外活动时间(m)</c:v>
                </c:pt>
              </c:strCache>
            </c:strRef>
          </c:tx>
          <c:spPr>
            <a:ln w="19050" cap="rnd">
              <a:noFill/>
              <a:round/>
            </a:ln>
            <a:effectLst/>
          </c:spPr>
          <c:marker>
            <c:symbol val="diamond"/>
            <c:size val="6"/>
            <c:spPr>
              <a:solidFill>
                <a:schemeClr val="accent1"/>
              </a:solidFill>
              <a:ln w="15875" cmpd="sng">
                <a:solidFill>
                  <a:schemeClr val="accent1">
                    <a:lumMod val="40000"/>
                    <a:lumOff val="60000"/>
                  </a:schemeClr>
                </a:solidFill>
              </a:ln>
              <a:effectLst/>
            </c:spPr>
          </c:marker>
          <c:dLbls>
            <c:delete val="1"/>
          </c:dLbls>
          <c:xVal>
            <c:numRef>
              <c:f>[工作簿1]Sheet1!$C$2:$C$31</c:f>
              <c:numCache>
                <c:formatCode>General</c:formatCode>
                <c:ptCount val="30"/>
                <c:pt idx="0">
                  <c:v>17.9</c:v>
                </c:pt>
                <c:pt idx="1">
                  <c:v>20.7</c:v>
                </c:pt>
                <c:pt idx="2">
                  <c:v>18.9</c:v>
                </c:pt>
                <c:pt idx="3">
                  <c:v>22.4</c:v>
                </c:pt>
                <c:pt idx="4">
                  <c:v>17.7</c:v>
                </c:pt>
                <c:pt idx="5">
                  <c:v>19.6</c:v>
                </c:pt>
                <c:pt idx="6">
                  <c:v>18.8</c:v>
                </c:pt>
                <c:pt idx="7">
                  <c:v>23.6</c:v>
                </c:pt>
                <c:pt idx="8">
                  <c:v>22.9</c:v>
                </c:pt>
                <c:pt idx="9">
                  <c:v>19.1</c:v>
                </c:pt>
                <c:pt idx="10">
                  <c:v>18.5</c:v>
                </c:pt>
                <c:pt idx="11">
                  <c:v>24.3</c:v>
                </c:pt>
                <c:pt idx="12">
                  <c:v>20.3</c:v>
                </c:pt>
                <c:pt idx="13">
                  <c:v>17.4</c:v>
                </c:pt>
                <c:pt idx="14">
                  <c:v>36.6</c:v>
                </c:pt>
                <c:pt idx="15">
                  <c:v>24.2</c:v>
                </c:pt>
                <c:pt idx="16">
                  <c:v>23.1</c:v>
                </c:pt>
                <c:pt idx="17">
                  <c:v>28.4</c:v>
                </c:pt>
                <c:pt idx="18">
                  <c:v>26.1</c:v>
                </c:pt>
                <c:pt idx="19">
                  <c:v>16.3</c:v>
                </c:pt>
                <c:pt idx="20">
                  <c:v>17.9</c:v>
                </c:pt>
                <c:pt idx="21">
                  <c:v>21</c:v>
                </c:pt>
                <c:pt idx="22">
                  <c:v>21.7</c:v>
                </c:pt>
                <c:pt idx="23">
                  <c:v>23.4</c:v>
                </c:pt>
                <c:pt idx="24">
                  <c:v>17.5</c:v>
                </c:pt>
                <c:pt idx="25">
                  <c:v>21.9</c:v>
                </c:pt>
                <c:pt idx="26">
                  <c:v>20.9</c:v>
                </c:pt>
                <c:pt idx="27">
                  <c:v>16.1</c:v>
                </c:pt>
                <c:pt idx="28">
                  <c:v>23</c:v>
                </c:pt>
                <c:pt idx="29">
                  <c:v>21.5</c:v>
                </c:pt>
              </c:numCache>
            </c:numRef>
          </c:xVal>
          <c:yVal>
            <c:numRef>
              <c:f>[工作簿1]Sheet1!$D$2:$D$31</c:f>
              <c:numCache>
                <c:formatCode>General</c:formatCode>
                <c:ptCount val="30"/>
                <c:pt idx="0">
                  <c:v>35</c:v>
                </c:pt>
                <c:pt idx="1">
                  <c:v>40</c:v>
                </c:pt>
                <c:pt idx="2">
                  <c:v>45</c:v>
                </c:pt>
                <c:pt idx="3">
                  <c:v>60</c:v>
                </c:pt>
                <c:pt idx="4">
                  <c:v>120</c:v>
                </c:pt>
                <c:pt idx="5">
                  <c:v>30</c:v>
                </c:pt>
                <c:pt idx="6">
                  <c:v>40</c:v>
                </c:pt>
                <c:pt idx="7">
                  <c:v>30</c:v>
                </c:pt>
                <c:pt idx="8">
                  <c:v>40</c:v>
                </c:pt>
                <c:pt idx="9">
                  <c:v>0</c:v>
                </c:pt>
                <c:pt idx="10">
                  <c:v>30</c:v>
                </c:pt>
                <c:pt idx="11">
                  <c:v>30</c:v>
                </c:pt>
                <c:pt idx="12">
                  <c:v>30</c:v>
                </c:pt>
                <c:pt idx="13">
                  <c:v>40</c:v>
                </c:pt>
                <c:pt idx="14">
                  <c:v>40</c:v>
                </c:pt>
                <c:pt idx="15">
                  <c:v>30</c:v>
                </c:pt>
                <c:pt idx="16">
                  <c:v>60</c:v>
                </c:pt>
                <c:pt idx="17">
                  <c:v>90</c:v>
                </c:pt>
                <c:pt idx="18">
                  <c:v>20</c:v>
                </c:pt>
                <c:pt idx="19">
                  <c:v>35</c:v>
                </c:pt>
                <c:pt idx="20">
                  <c:v>120</c:v>
                </c:pt>
                <c:pt idx="21">
                  <c:v>120</c:v>
                </c:pt>
                <c:pt idx="22">
                  <c:v>40</c:v>
                </c:pt>
                <c:pt idx="23">
                  <c:v>45</c:v>
                </c:pt>
                <c:pt idx="24">
                  <c:v>40</c:v>
                </c:pt>
                <c:pt idx="25">
                  <c:v>40</c:v>
                </c:pt>
                <c:pt idx="26">
                  <c:v>60</c:v>
                </c:pt>
                <c:pt idx="27">
                  <c:v>20</c:v>
                </c:pt>
                <c:pt idx="28">
                  <c:v>80</c:v>
                </c:pt>
                <c:pt idx="29">
                  <c:v>40</c:v>
                </c:pt>
              </c:numCache>
            </c:numRef>
          </c:yVal>
          <c:smooth val="0"/>
        </c:ser>
        <c:dLbls>
          <c:showLegendKey val="0"/>
          <c:showVal val="0"/>
          <c:showCatName val="0"/>
          <c:showSerName val="0"/>
          <c:showPercent val="0"/>
          <c:showBubbleSize val="0"/>
        </c:dLbls>
        <c:axId val="885288285"/>
        <c:axId val="341026185"/>
      </c:scatterChart>
      <c:valAx>
        <c:axId val="885288285"/>
        <c:scaling>
          <c:orientation val="minMax"/>
          <c:min val="15"/>
        </c:scaling>
        <c:delete val="0"/>
        <c:axPos val="b"/>
        <c:majorGridlines>
          <c:spPr>
            <a:ln w="9525" cap="flat" cmpd="sng" algn="ctr">
              <a:solidFill>
                <a:schemeClr val="bg1">
                  <a:lumMod val="85000"/>
                  <a:alpha val="50000"/>
                </a:schemeClr>
              </a:solidFill>
              <a:round/>
            </a:ln>
            <a:effectLst/>
          </c:spPr>
        </c:majorGridlines>
        <c:title>
          <c:tx>
            <c:rich>
              <a:bodyPr rot="0" spcFirstLastPara="0" vertOverflow="ellipsis" vert="horz" wrap="square" anchor="ctr" anchorCtr="1" forceAA="0"/>
              <a:lstStyle/>
              <a:p>
                <a:pPr>
                  <a:defRPr lang="zh-CN" sz="1000" b="0" i="0" u="none" strike="noStrike" kern="1200" baseline="0">
                    <a:solidFill>
                      <a:schemeClr val="tx1">
                        <a:lumMod val="65000"/>
                        <a:lumOff val="35000"/>
                      </a:schemeClr>
                    </a:solidFill>
                    <a:latin typeface="+mn-lt"/>
                    <a:ea typeface="+mn-ea"/>
                    <a:cs typeface="+mn-cs"/>
                  </a:defRPr>
                </a:pPr>
                <a:r>
                  <a:rPr lang="en-US" altLang="zh-CN"/>
                  <a:t>BMI/kg/m</a:t>
                </a:r>
                <a:r>
                  <a:rPr lang="en-US" altLang="zh-CN" baseline="30000">
                    <a:solidFill>
                      <a:schemeClr val="tx1">
                        <a:lumMod val="65000"/>
                        <a:lumOff val="35000"/>
                      </a:schemeClr>
                    </a:solidFill>
                    <a:uFillTx/>
                  </a:rPr>
                  <a:t>2</a:t>
                </a:r>
                <a:endParaRPr lang="en-US" altLang="zh-CN" baseline="30000">
                  <a:solidFill>
                    <a:schemeClr val="tx1">
                      <a:lumMod val="65000"/>
                      <a:lumOff val="35000"/>
                    </a:schemeClr>
                  </a:solidFill>
                  <a:uFillTx/>
                </a:endParaRPr>
              </a:p>
            </c:rich>
          </c:tx>
          <c:layout>
            <c:manualLayout>
              <c:xMode val="edge"/>
              <c:yMode val="edge"/>
              <c:x val="0.86381717729784"/>
              <c:y val="0.919173849406408"/>
            </c:manualLayout>
          </c:layout>
          <c:overlay val="0"/>
          <c:spPr>
            <a:noFill/>
            <a:ln>
              <a:noFill/>
            </a:ln>
            <a:effectLst/>
          </c:spPr>
        </c:title>
        <c:numFmt formatCode="General" sourceLinked="1"/>
        <c:majorTickMark val="in"/>
        <c:minorTickMark val="in"/>
        <c:tickLblPos val="nextTo"/>
        <c:spPr>
          <a:noFill/>
          <a:ln w="0" cap="flat" cmpd="sng" algn="ctr">
            <a:solidFill>
              <a:schemeClr val="bg1">
                <a:lumMod val="8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50000"/>
                    <a:lumOff val="50000"/>
                  </a:schemeClr>
                </a:solidFill>
                <a:latin typeface="+mn-lt"/>
                <a:ea typeface="+mn-ea"/>
                <a:cs typeface="+mn-cs"/>
              </a:defRPr>
            </a:pPr>
          </a:p>
        </c:txPr>
        <c:crossAx val="341026185"/>
        <c:crosses val="autoZero"/>
        <c:crossBetween val="midCat"/>
        <c:majorUnit val="2"/>
      </c:valAx>
      <c:valAx>
        <c:axId val="341026185"/>
        <c:scaling>
          <c:orientation val="minMax"/>
          <c:max val="140"/>
        </c:scaling>
        <c:delete val="0"/>
        <c:axPos val="l"/>
        <c:majorGridlines>
          <c:spPr>
            <a:ln w="6350" cap="flat" cmpd="sng" algn="ctr">
              <a:solidFill>
                <a:schemeClr val="bg1">
                  <a:lumMod val="85000"/>
                  <a:alpha val="50000"/>
                </a:schemeClr>
              </a:solidFill>
              <a:round/>
            </a:ln>
            <a:effectLst/>
          </c:spPr>
        </c:majorGridlines>
        <c:title>
          <c:tx>
            <c:rich>
              <a:bodyPr rot="0" spcFirstLastPara="0" vertOverflow="ellipsis" vert="horz" wrap="square" anchor="ctr" anchorCtr="1" forceAA="0"/>
              <a:lstStyle/>
              <a:p>
                <a:pPr>
                  <a:defRPr lang="zh-CN" sz="1000" b="0" i="0" u="none" strike="noStrike" kern="1200" baseline="0">
                    <a:solidFill>
                      <a:schemeClr val="tx1">
                        <a:lumMod val="65000"/>
                        <a:lumOff val="35000"/>
                      </a:schemeClr>
                    </a:solidFill>
                    <a:latin typeface="+mn-lt"/>
                    <a:ea typeface="+mn-ea"/>
                    <a:cs typeface="+mn-cs"/>
                  </a:defRPr>
                </a:pPr>
                <a:r>
                  <a:rPr lang="zh-CN" altLang="en-US"/>
                  <a:t>时间</a:t>
                </a:r>
                <a:r>
                  <a:rPr lang="en-US" altLang="zh-CN"/>
                  <a:t>/</a:t>
                </a:r>
                <a:r>
                  <a:rPr lang="zh-CN" altLang="en-US"/>
                  <a:t>分钟</a:t>
                </a:r>
                <a:endParaRPr lang="zh-CN" altLang="en-US"/>
              </a:p>
            </c:rich>
          </c:tx>
          <c:layout>
            <c:manualLayout>
              <c:xMode val="edge"/>
              <c:yMode val="edge"/>
              <c:x val="0.118533400301356"/>
              <c:y val="0.0724833306228655"/>
            </c:manualLayout>
          </c:layout>
          <c:overlay val="0"/>
          <c:spPr>
            <a:noFill/>
            <a:ln>
              <a:noFill/>
            </a:ln>
            <a:effectLst/>
          </c:spPr>
        </c:title>
        <c:numFmt formatCode="General" sourceLinked="1"/>
        <c:majorTickMark val="none"/>
        <c:minorTickMark val="none"/>
        <c:tickLblPos val="nextTo"/>
        <c:spPr>
          <a:noFill/>
          <a:ln w="9525" cap="flat" cmpd="sng" algn="ctr">
            <a:solidFill>
              <a:schemeClr val="bg1">
                <a:lumMod val="8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50000"/>
                    <a:lumOff val="50000"/>
                  </a:schemeClr>
                </a:solidFill>
                <a:latin typeface="+mn-lt"/>
                <a:ea typeface="+mn-ea"/>
                <a:cs typeface="+mn-cs"/>
              </a:defRPr>
            </a:pPr>
          </a:p>
        </c:txPr>
        <c:crossAx val="885288285"/>
        <c:crossesAt val="0"/>
        <c:crossBetween val="midCat"/>
        <c:majorUnit val="10"/>
      </c:valAx>
      <c:spPr>
        <a:noFill/>
        <a:ln>
          <a:noFill/>
        </a:ln>
        <a:effectLst/>
      </c:spPr>
    </c:plotArea>
    <c:plotVisOnly val="1"/>
    <c:dispBlanksAs val="gap"/>
    <c:showDLblsOverMax val="0"/>
  </c:chart>
  <c:spPr>
    <a:solidFill>
      <a:schemeClr val="bg1"/>
    </a:solidFill>
    <a:ln w="0" cap="flat" cmpd="sng" algn="ctr">
      <a:solidFill>
        <a:schemeClr val="bg1">
          <a:lumMod val="85000"/>
        </a:schemeClr>
      </a:solidFill>
      <a:round/>
    </a:ln>
    <a:effectLst>
      <a:outerShdw blurRad="63500" dist="37357" dir="2700000" sx="0" sy="0" rotWithShape="0">
        <a:scrgbClr r="0" g="0" b="0"/>
      </a:outerShdw>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0.46528</cdr:x>
      <cdr:y>0.08912</cdr:y>
    </cdr:from>
    <cdr:to>
      <cdr:x>0.55278</cdr:x>
      <cdr:y>0.14236</cdr:y>
    </cdr:to>
    <cdr:sp>
      <cdr:nvSpPr>
        <cdr:cNvPr id="2" name="矩形 1"/>
        <cdr:cNvSpPr/>
      </cdr:nvSpPr>
      <cdr:spPr xmlns:a="http://schemas.openxmlformats.org/drawingml/2006/main">
        <a:xfrm xmlns:a="http://schemas.openxmlformats.org/drawingml/2006/main">
          <a:off x="2127250" y="244475"/>
          <a:ext cx="400050" cy="146050"/>
        </a:xfrm>
        <a:prstGeom xmlns:a="http://schemas.openxmlformats.org/drawingml/2006/main" prst="rect">
          <a:avLst/>
        </a:prstGeom>
      </cdr:spPr>
      <cdr:txBody xmlns:a="http://schemas.openxmlformats.org/drawingml/2006/main">
        <a:bodyPr vertOverflow="clip" vert="horz" wrap="square" lIns="45720" tIns="45720" rIns="45720" bIns="45720" rtlCol="0" anchor="t" anchorCtr="0">
          <a:normAutofit/>
        </a:bodyPr>
        <a:lstStyle/>
        <a:p>
          <a:endParaRPr lang="zh-CN" altLang="en-US" sz="1100"/>
        </a:p>
      </cdr:txBody>
    </cdr:sp>
  </cdr:relSizeAnchor>
  <cdr:relSizeAnchor xmlns:cdr="http://schemas.openxmlformats.org/drawingml/2006/chartDrawing">
    <cdr:from>
      <cdr:x>0.07917</cdr:x>
      <cdr:y>0</cdr:y>
    </cdr:from>
    <cdr:to>
      <cdr:x>0.325</cdr:x>
      <cdr:y>0.10417</cdr:y>
    </cdr:to>
    <cdr:sp>
      <cdr:nvSpPr>
        <cdr:cNvPr id="3" name="矩形 2"/>
        <cdr:cNvSpPr/>
      </cdr:nvSpPr>
      <cdr:spPr xmlns:a="http://schemas.openxmlformats.org/drawingml/2006/main">
        <a:xfrm xmlns:a="http://schemas.openxmlformats.org/drawingml/2006/main">
          <a:off x="361950" y="0"/>
          <a:ext cx="1123950" cy="285750"/>
        </a:xfrm>
        <a:prstGeom xmlns:a="http://schemas.openxmlformats.org/drawingml/2006/main" prst="rect">
          <a:avLst/>
        </a:prstGeom>
      </cdr:spPr>
      <cdr:txBody xmlns:a="http://schemas.openxmlformats.org/drawingml/2006/main">
        <a:bodyPr vertOverflow="clip" vert="horz" wrap="square" lIns="45720" tIns="45720" rIns="45720" bIns="45720" rtlCol="0" anchor="t" anchorCtr="0">
          <a:normAutofit/>
        </a:bodyPr>
        <a:lstStyle/>
        <a:p>
          <a:r>
            <a:rPr lang="zh-CN" altLang="en-US" sz="1000">
              <a:latin typeface="仿宋" panose="02010609060101010101" pitchFamily="3" charset="-122"/>
              <a:ea typeface="仿宋" panose="02010609060101010101" pitchFamily="3" charset="-122"/>
            </a:rPr>
            <a:t>体重</a:t>
          </a:r>
          <a:r>
            <a:rPr lang="en-US" altLang="zh-CN" sz="1000">
              <a:effectLst/>
              <a:latin typeface="仿宋" panose="02010609060101010101" pitchFamily="3" charset="-122"/>
              <a:ea typeface="仿宋" panose="02010609060101010101" pitchFamily="3" charset="-122"/>
              <a:cs typeface="+mn-cs"/>
            </a:rPr>
            <a:t>/kg</a:t>
          </a:r>
          <a:endParaRPr lang="zh-CN" altLang="en-US" sz="1000">
            <a:latin typeface="仿宋" panose="02010609060101010101" pitchFamily="3" charset="-122"/>
            <a:ea typeface="仿宋" panose="02010609060101010101" pitchFamily="3" charset="-122"/>
          </a:endParaRPr>
        </a:p>
      </cdr:txBody>
    </cdr:sp>
  </cdr:relSizeAnchor>
</c:userShap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自定义 19">
    <a:dk1>
      <a:srgbClr val="000000"/>
    </a:dk1>
    <a:lt1>
      <a:srgbClr val="FFFFFF"/>
    </a:lt1>
    <a:dk2>
      <a:srgbClr val="0C0E1F"/>
    </a:dk2>
    <a:lt2>
      <a:srgbClr val="FEFFFF"/>
    </a:lt2>
    <a:accent1>
      <a:srgbClr val="646BFE"/>
    </a:accent1>
    <a:accent2>
      <a:srgbClr val="F64699"/>
    </a:accent2>
    <a:accent3>
      <a:srgbClr val="F08BB4"/>
    </a:accent3>
    <a:accent4>
      <a:srgbClr val="417BFF"/>
    </a:accent4>
    <a:accent5>
      <a:srgbClr val="3CAAF7"/>
    </a:accent5>
    <a:accent6>
      <a:srgbClr val="83D8FF"/>
    </a:accent6>
    <a:hlink>
      <a:srgbClr val="304FFE"/>
    </a:hlink>
    <a:folHlink>
      <a:srgbClr val="492067"/>
    </a:folHlink>
  </a:clrScheme>
  <a:fontScheme name="自定义 2">
    <a:majorFont>
      <a:latin typeface="微软雅黑"/>
      <a:ea typeface="微软雅黑"/>
      <a:cs typeface=""/>
    </a:majorFont>
    <a:minorFont>
      <a:latin typeface="微软雅黑"/>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8C03E-B2DC-48C0-9421-15C81AF67F28}">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22</Pages>
  <Words>2535</Words>
  <Characters>14452</Characters>
  <Lines>120</Lines>
  <Paragraphs>33</Paragraphs>
  <TotalTime>0</TotalTime>
  <ScaleCrop>false</ScaleCrop>
  <LinksUpToDate>false</LinksUpToDate>
  <CharactersWithSpaces>16954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2021-12-18T06:25:00Z</dcterms:created>
  <dc:creator>Microsoft</dc:creator>
  <cp:lastModifiedBy>Administrator</cp:lastModifiedBy>
  <cp:lastPrinted>2020-02-17T10:04:00Z</cp:lastPrinted>
  <dcterms:modified xsi:type="dcterms:W3CDTF">2023-11-24T06:37:58Z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2052-12.1.0.15712</vt:lpwstr>
  </property>
  <property fmtid="{D5CDD505-2E9C-101B-9397-08002B2CF9AE}" pid="9" name="ICV">
    <vt:lpwstr>41185FD0613A4664AA70BDC0BE1BC298_13</vt:lpwstr>
  </property>
</Properties>
</file>
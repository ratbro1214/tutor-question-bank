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ascii="Times New Roman" w:hAnsi="Times New Roman" w:eastAsia="仿宋" w:cs="Times New Roman"/>
          <w:color w:val="000000" w:themeColor="text1"/>
          <w:sz w:val="28"/>
          <w:szCs w:val="28"/>
        </w:rPr>
        <w:t>06</w:t>
      </w:r>
      <w:r>
        <w:rPr>
          <w:rFonts w:ascii="Times New Roman" w:hAnsi="Times New Roman" w:eastAsia="仿宋" w:cs="Times New Roman"/>
          <w:sz w:val="28"/>
          <w:szCs w:val="28"/>
        </w:rPr>
        <w:t>课时</w:t>
      </w:r>
    </w:p>
    <w:p>
      <w:pPr>
        <w:jc w:val="center"/>
        <w:rPr>
          <w:rFonts w:ascii="Times New Roman" w:hAnsi="Times New Roman" w:eastAsia="仿宋" w:cs="Times New Roman"/>
          <w:sz w:val="28"/>
          <w:szCs w:val="28"/>
        </w:rPr>
      </w:pPr>
      <w:r>
        <w:rPr>
          <w:rFonts w:ascii="Times New Roman" w:hAnsi="Times New Roman" w:eastAsia="仿宋" w:cs="Times New Roman"/>
          <w:sz w:val="28"/>
          <w:szCs w:val="28"/>
        </w:rPr>
        <w:t>4.1幂函数（1）</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w:t>
      </w:r>
      <w:r>
        <w:rPr>
          <w:rFonts w:ascii="Times New Roman" w:hAnsi="Times New Roman" w:eastAsia="仿宋" w:cs="Times New Roman"/>
          <w:color w:val="000000" w:themeColor="text1"/>
          <w:sz w:val="24"/>
          <w:szCs w:val="24"/>
        </w:rPr>
        <w:t>上教</w:t>
      </w:r>
      <w:r>
        <w:rPr>
          <w:rFonts w:ascii="Times New Roman" w:hAnsi="Times New Roman" w:eastAsia="仿宋" w:cs="Times New Roman"/>
          <w:sz w:val="24"/>
          <w:szCs w:val="24"/>
        </w:rPr>
        <w:t>版普通高中教科书数学必修第一册第四章第一节幂函数的第一课时，在第三章</w:t>
      </w:r>
      <w:r>
        <w:rPr>
          <w:rFonts w:ascii="仿宋" w:hAnsi="仿宋" w:eastAsia="仿宋" w:cs="Times New Roman"/>
          <w:sz w:val="24"/>
          <w:szCs w:val="24"/>
        </w:rPr>
        <w:t>“</w:t>
      </w:r>
      <w:r>
        <w:rPr>
          <w:rFonts w:ascii="Times New Roman" w:hAnsi="Times New Roman" w:eastAsia="仿宋" w:cs="Times New Roman"/>
          <w:sz w:val="24"/>
          <w:szCs w:val="24"/>
        </w:rPr>
        <w:t>幂、指数与对数</w:t>
      </w:r>
      <w:r>
        <w:rPr>
          <w:rFonts w:ascii="仿宋" w:hAnsi="仿宋" w:eastAsia="仿宋" w:cs="Times New Roman"/>
          <w:sz w:val="24"/>
          <w:szCs w:val="24"/>
        </w:rPr>
        <w:t>”</w:t>
      </w:r>
      <w:r>
        <w:rPr>
          <w:rFonts w:ascii="Times New Roman" w:hAnsi="Times New Roman" w:eastAsia="仿宋" w:cs="Times New Roman"/>
          <w:sz w:val="24"/>
          <w:szCs w:val="24"/>
        </w:rPr>
        <w:t>和初中所学的函数知识的基础上，理解幂函数的概念，经历作出具体幂函数图像的过程，感受幂函数在第一象限的图像特征</w:t>
      </w:r>
      <w:r>
        <w:rPr>
          <w:rFonts w:hint="eastAsia" w:ascii="Times New Roman" w:hAnsi="Times New Roman" w:eastAsia="仿宋" w:cs="Times New Roman"/>
          <w:sz w:val="24"/>
          <w:szCs w:val="24"/>
        </w:rPr>
        <w:t>，通过研究部分幂函数的图像“关于</w:t>
      </w:r>
      <w:r>
        <w:rPr>
          <w:rFonts w:hint="eastAsia" w:ascii="Times New Roman" w:hAnsi="Times New Roman" w:eastAsia="仿宋" w:cs="Times New Roman"/>
          <w:i/>
          <w:iCs/>
          <w:sz w:val="24"/>
          <w:szCs w:val="24"/>
        </w:rPr>
        <w:t>y</w:t>
      </w:r>
      <w:r>
        <w:rPr>
          <w:rFonts w:hint="eastAsia" w:ascii="Times New Roman" w:hAnsi="Times New Roman" w:eastAsia="仿宋" w:cs="Times New Roman"/>
          <w:sz w:val="24"/>
          <w:szCs w:val="24"/>
        </w:rPr>
        <w:t>轴成轴对称”或“关于原点成中心对称”，体会数形结合的思想方法，树立“直观之后说理”的意识</w:t>
      </w:r>
      <w:r>
        <w:rPr>
          <w:rFonts w:ascii="Times New Roman" w:hAnsi="Times New Roman" w:eastAsia="仿宋" w:cs="Times New Roman"/>
          <w:sz w:val="24"/>
          <w:szCs w:val="24"/>
        </w:rPr>
        <w:t>．本节课为后续从特殊到一般归纳幂函数的图像特征，以及在图像的基础上用代数运算的方法研究幂函数的性质做好了铺垫．同时，幂函数作为高中阶段学生接触的第一类函数，起到了初高中函数概念的过渡和衔接的作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教材从正比例函数</w:t>
      </w:r>
      <w:r>
        <w:rPr>
          <w:rFonts w:ascii="Times New Roman" w:hAnsi="Times New Roman" w:eastAsia="仿宋" w:cs="Times New Roman"/>
          <w:position w:val="-10"/>
          <w:sz w:val="24"/>
          <w:szCs w:val="24"/>
        </w:rPr>
        <w:object>
          <v:shape id="_x0000_i1025" o:spt="75" type="#_x0000_t75" style="height:13.5pt;width:29.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、反比例函数</w:t>
      </w:r>
      <w:r>
        <w:rPr>
          <w:rFonts w:ascii="Times New Roman" w:hAnsi="Times New Roman" w:eastAsia="仿宋" w:cs="Times New Roman"/>
          <w:position w:val="-24"/>
          <w:sz w:val="24"/>
          <w:szCs w:val="24"/>
        </w:rPr>
        <w:object>
          <v:shape id="_x0000_i1026" o:spt="75" type="#_x0000_t75" style="height:30.75pt;width:30.7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、二次函数</w:t>
      </w:r>
      <w:r>
        <w:rPr>
          <w:rFonts w:ascii="Times New Roman" w:hAnsi="Times New Roman" w:eastAsia="仿宋" w:cs="Times New Roman"/>
          <w:position w:val="-10"/>
          <w:sz w:val="24"/>
          <w:szCs w:val="24"/>
        </w:rPr>
        <w:object>
          <v:shape id="_x0000_i1027" o:spt="75" type="#_x0000_t75" style="height:18.75pt;width:31.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中抽象出幂函数的概念，使学生直观地认识幂函数的形式特征．然后选择三个具有代表性的指数所对应的幂函数（</w:t>
      </w:r>
      <w:r>
        <w:rPr>
          <w:rFonts w:ascii="Times New Roman" w:hAnsi="Times New Roman" w:eastAsia="仿宋" w:cs="Times New Roman"/>
          <w:position w:val="-10"/>
          <w:sz w:val="24"/>
          <w:szCs w:val="24"/>
        </w:rPr>
        <w:object>
          <v:shape id="_x0000_i1028" o:spt="75" type="#_x0000_t75" style="height:26.25pt;width:34.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29" o:spt="75" type="#_x0000_t75" style="height:18.75pt;width:32.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30" o:spt="75" type="#_x0000_t75" style="height:26.25pt;width:37.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），用描点法作出它们的大致图像，呈现幂函数图像的特征．再用代数运算的方法对幂函数图像的对称性进行说理．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color w:val="FF0000"/>
          <w:sz w:val="24"/>
          <w:szCs w:val="24"/>
          <w:shd w:val="pct10" w:color="auto" w:fill="FFFFFF"/>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从具体的幂函数出发，理解幂函数的概念，会求具体的幂函数的定义域</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理解幂函数的图像的概念，能用描点法作出具体的幂函数的大致图像</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通过研究具体的幂函数的图像的对称性，经历从几何直观到代数说理的过程，体会数形结合的思想方法</w:t>
      </w:r>
      <w:r>
        <w:rPr>
          <w:rFonts w:hint="eastAsia"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教学重点：理解幂函数的概念，作出具体的幂函数的图像．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学习难点：通过研究部分幂函数的图像的对称性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体会数形结合的思想方法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感受从</w:t>
      </w:r>
      <w:r>
        <w:rPr>
          <w:rFonts w:hint="eastAsia" w:ascii="Times New Roman" w:hAnsi="Times New Roman" w:eastAsia="仿宋" w:cs="Times New Roman"/>
          <w:sz w:val="24"/>
          <w:szCs w:val="24"/>
        </w:rPr>
        <w:t>几何</w:t>
      </w:r>
      <w:r>
        <w:rPr>
          <w:rFonts w:ascii="Times New Roman" w:hAnsi="Times New Roman" w:eastAsia="仿宋" w:cs="Times New Roman"/>
          <w:sz w:val="24"/>
          <w:szCs w:val="24"/>
        </w:rPr>
        <w:t>直观到</w:t>
      </w:r>
      <w:r>
        <w:rPr>
          <w:rFonts w:hint="eastAsia" w:ascii="Times New Roman" w:hAnsi="Times New Roman" w:eastAsia="仿宋" w:cs="Times New Roman"/>
          <w:sz w:val="24"/>
          <w:szCs w:val="24"/>
        </w:rPr>
        <w:t>代数说理</w:t>
      </w:r>
      <w:r>
        <w:rPr>
          <w:rFonts w:ascii="Times New Roman" w:hAnsi="Times New Roman" w:eastAsia="仿宋" w:cs="Times New Roman"/>
          <w:sz w:val="24"/>
          <w:szCs w:val="24"/>
        </w:rPr>
        <w:t>的过程．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一）创设情境引入课题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初中阶段我们已经学习过一些基本的初等函数，如正比例函数、反比例函数、一次函数、二次函数等．我们不仅对这些函数的图像与性质进行过研究，还运用它们去解决一些生活中的实际问题，如一次函数可用来描述匀速运动，二次函数可用来描述匀加速运动等．在高中阶段，我们还将对函数展开进一步学习和研究，本章我们将</w:t>
      </w:r>
      <w:r>
        <w:rPr>
          <w:rFonts w:hint="eastAsia" w:ascii="Times New Roman" w:hAnsi="Times New Roman" w:eastAsia="仿宋" w:cs="Times New Roman"/>
          <w:sz w:val="24"/>
          <w:szCs w:val="24"/>
        </w:rPr>
        <w:t>在上一章学习幂、指数和对数的基础上，研究三种基本而又应用广泛的函数——</w:t>
      </w:r>
      <w:r>
        <w:rPr>
          <w:rFonts w:ascii="Times New Roman" w:hAnsi="Times New Roman" w:eastAsia="仿宋" w:cs="Times New Roman"/>
          <w:sz w:val="24"/>
          <w:szCs w:val="24"/>
        </w:rPr>
        <w:t>幂函数、指数函数</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对数函数．本节课我们主要来研究幂函数的定义与图像．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101600</wp:posOffset>
            </wp:positionV>
            <wp:extent cx="3284855" cy="166687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84855" cy="1666875"/>
                    </a:xfrm>
                    <a:prstGeom prst="rect">
                      <a:avLst/>
                    </a:prstGeom>
                    <a:noFill/>
                  </pic:spPr>
                </pic:pic>
              </a:graphicData>
            </a:graphic>
          </wp:anchor>
        </w:drawing>
      </w:r>
      <w:r>
        <w:rPr>
          <w:rFonts w:ascii="Times New Roman" w:hAnsi="Times New Roman" w:eastAsia="仿宋" w:cs="Times New Roman"/>
          <w:sz w:val="24"/>
          <w:szCs w:val="24"/>
        </w:rPr>
        <w:t>我们已经学习了正比例函数如</w:t>
      </w:r>
      <w:r>
        <w:rPr>
          <w:rFonts w:ascii="Times New Roman" w:hAnsi="Times New Roman" w:eastAsia="仿宋" w:cs="Times New Roman"/>
          <w:position w:val="-10"/>
          <w:sz w:val="24"/>
          <w:szCs w:val="24"/>
        </w:rPr>
        <w:object>
          <v:shape id="_x0000_i1031" o:spt="75" type="#_x0000_t75" style="height:13.5pt;width:29.2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cs="Times New Roman"/>
          <w:sz w:val="24"/>
          <w:szCs w:val="24"/>
        </w:rPr>
        <w:t>，反比例函数如</w:t>
      </w:r>
      <w:r>
        <w:rPr>
          <w:rFonts w:ascii="Times New Roman" w:hAnsi="Times New Roman" w:eastAsia="仿宋" w:cs="Times New Roman"/>
          <w:position w:val="-24"/>
          <w:sz w:val="24"/>
          <w:szCs w:val="24"/>
        </w:rPr>
        <w:object>
          <v:shape id="_x0000_i1032" o:spt="75" type="#_x0000_t75" style="height:30pt;width:30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33" o:spt="75" type="#_x0000_t75" style="height:18.75pt;width:36.7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cs="Times New Roman"/>
          <w:sz w:val="24"/>
          <w:szCs w:val="24"/>
        </w:rPr>
        <w:t>，二次函数如</w:t>
      </w:r>
      <w:r>
        <w:rPr>
          <w:rFonts w:ascii="Times New Roman" w:hAnsi="Times New Roman" w:eastAsia="仿宋" w:cs="Times New Roman"/>
          <w:position w:val="-10"/>
          <w:sz w:val="24"/>
          <w:szCs w:val="24"/>
        </w:rPr>
        <w:object>
          <v:shape id="_x0000_i1034" o:spt="75" type="#_x0000_t75" style="height:18.75pt;width:31.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仿宋" w:cs="Times New Roman"/>
          <w:sz w:val="24"/>
          <w:szCs w:val="24"/>
        </w:rPr>
        <w:t>，这三个函数的共同特征都是将幂的指数</w:t>
      </w:r>
      <w:r>
        <w:rPr>
          <w:rFonts w:ascii="Times New Roman" w:hAnsi="Times New Roman" w:eastAsia="仿宋" w:cs="Times New Roman"/>
          <w:i/>
          <w:sz w:val="24"/>
          <w:szCs w:val="24"/>
        </w:rPr>
        <w:t>a</w:t>
      </w:r>
      <w:r>
        <w:rPr>
          <w:rFonts w:ascii="Times New Roman" w:hAnsi="Times New Roman" w:eastAsia="仿宋" w:cs="Times New Roman"/>
          <w:sz w:val="24"/>
          <w:szCs w:val="24"/>
        </w:rPr>
        <w:t>固定，底数取变量</w:t>
      </w:r>
      <w:r>
        <w:rPr>
          <w:rFonts w:ascii="Times New Roman" w:hAnsi="Times New Roman" w:eastAsia="仿宋" w:cs="Times New Roman"/>
          <w:i/>
          <w:sz w:val="24"/>
          <w:szCs w:val="24"/>
        </w:rPr>
        <w:t>x</w:t>
      </w:r>
      <w:r>
        <w:rPr>
          <w:rFonts w:ascii="Times New Roman" w:hAnsi="Times New Roman" w:eastAsia="仿宋" w:cs="Times New Roman"/>
          <w:sz w:val="24"/>
          <w:szCs w:val="24"/>
        </w:rPr>
        <w:t>，而研究幂</w:t>
      </w:r>
      <w:r>
        <w:rPr>
          <w:rFonts w:ascii="Times New Roman" w:hAnsi="Times New Roman" w:eastAsia="仿宋" w:cs="Times New Roman"/>
          <w:position w:val="-6"/>
          <w:sz w:val="24"/>
          <w:szCs w:val="24"/>
        </w:rPr>
        <w:object>
          <v:shape id="_x0000_i1035" o:spt="75" type="#_x0000_t75" style="height:14.25pt;width:14.2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仿宋" w:cs="Times New Roman"/>
          <w:sz w:val="24"/>
          <w:szCs w:val="24"/>
        </w:rPr>
        <w:t>随</w:t>
      </w:r>
      <w:r>
        <w:rPr>
          <w:rFonts w:ascii="Times New Roman" w:hAnsi="Times New Roman" w:eastAsia="仿宋" w:cs="Times New Roman"/>
          <w:i/>
          <w:sz w:val="24"/>
          <w:szCs w:val="24"/>
        </w:rPr>
        <w:t>x</w:t>
      </w:r>
      <w:r>
        <w:rPr>
          <w:rFonts w:ascii="Times New Roman" w:hAnsi="Times New Roman" w:eastAsia="仿宋" w:cs="Times New Roman"/>
          <w:sz w:val="24"/>
          <w:szCs w:val="24"/>
        </w:rPr>
        <w:t>的变化而变化的规律．用</w:t>
      </w:r>
      <w:r>
        <w:rPr>
          <w:rFonts w:ascii="Times New Roman" w:hAnsi="Times New Roman" w:eastAsia="仿宋" w:cs="Times New Roman"/>
          <w:position w:val="-10"/>
          <w:sz w:val="24"/>
          <w:szCs w:val="24"/>
        </w:rPr>
        <w:object>
          <v:shape id="_x0000_i1036" o:spt="75" type="#_x0000_t75" style="height:18.75pt;width:31.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仿宋" w:cs="Times New Roman"/>
          <w:sz w:val="24"/>
          <w:szCs w:val="24"/>
        </w:rPr>
        <w:t>来描述</w:t>
      </w:r>
      <w:r>
        <w:rPr>
          <w:rFonts w:ascii="Times New Roman" w:hAnsi="Times New Roman" w:eastAsia="仿宋" w:cs="Times New Roman"/>
          <w:i/>
          <w:sz w:val="24"/>
          <w:szCs w:val="24"/>
        </w:rPr>
        <w:t>y</w:t>
      </w:r>
      <w:r>
        <w:rPr>
          <w:rFonts w:ascii="Times New Roman" w:hAnsi="Times New Roman" w:eastAsia="仿宋" w:cs="Times New Roman"/>
          <w:sz w:val="24"/>
          <w:szCs w:val="24"/>
        </w:rPr>
        <w:t>与</w:t>
      </w:r>
      <w:r>
        <w:rPr>
          <w:rFonts w:ascii="Times New Roman" w:hAnsi="Times New Roman" w:eastAsia="仿宋" w:cs="Times New Roman"/>
          <w:i/>
          <w:sz w:val="24"/>
          <w:szCs w:val="24"/>
        </w:rPr>
        <w:t>x</w:t>
      </w:r>
      <w:r>
        <w:rPr>
          <w:rFonts w:ascii="Times New Roman" w:hAnsi="Times New Roman" w:eastAsia="仿宋" w:cs="Times New Roman"/>
          <w:sz w:val="24"/>
          <w:szCs w:val="24"/>
        </w:rPr>
        <w:t>之间的关系就得到了幂函数．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通过回顾初中阶段所学习的三个函数，归纳其形式上的共同特征，为后续学习幂函数的概念积累数学活动经验．</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二）形成概念理解辨析</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1．幂函数的定义</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当指数</w:t>
      </w:r>
      <w:r>
        <w:rPr>
          <w:rFonts w:ascii="Times New Roman" w:hAnsi="Times New Roman" w:eastAsia="仿宋" w:cs="Times New Roman"/>
          <w:i/>
          <w:sz w:val="24"/>
          <w:szCs w:val="24"/>
        </w:rPr>
        <w:t>a</w:t>
      </w:r>
      <w:r>
        <w:rPr>
          <w:rFonts w:ascii="Times New Roman" w:hAnsi="Times New Roman" w:eastAsia="仿宋" w:cs="Times New Roman"/>
          <w:sz w:val="24"/>
          <w:szCs w:val="24"/>
        </w:rPr>
        <w:t>固定，等式</w:t>
      </w:r>
      <w:r>
        <w:rPr>
          <w:rFonts w:ascii="Times New Roman" w:hAnsi="Times New Roman" w:eastAsia="仿宋" w:cs="Times New Roman"/>
          <w:sz w:val="24"/>
          <w:szCs w:val="24"/>
        </w:rPr>
        <w:object>
          <v:shape id="_x0000_i1037" o:spt="75" type="#_x0000_t75" style="height:18.75pt;width:31.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仿宋" w:cs="Times New Roman"/>
          <w:sz w:val="24"/>
          <w:szCs w:val="24"/>
        </w:rPr>
        <w:t>确定了变量</w:t>
      </w:r>
      <w:r>
        <w:rPr>
          <w:rFonts w:ascii="Times New Roman" w:hAnsi="Times New Roman" w:eastAsia="仿宋" w:cs="Times New Roman"/>
          <w:i/>
          <w:sz w:val="24"/>
          <w:szCs w:val="24"/>
        </w:rPr>
        <w:t>y</w:t>
      </w:r>
      <w:r>
        <w:rPr>
          <w:rFonts w:ascii="Times New Roman" w:hAnsi="Times New Roman" w:eastAsia="仿宋" w:cs="Times New Roman"/>
          <w:sz w:val="24"/>
          <w:szCs w:val="24"/>
        </w:rPr>
        <w:t>随变量</w:t>
      </w:r>
      <w:r>
        <w:rPr>
          <w:rFonts w:ascii="Times New Roman" w:hAnsi="Times New Roman" w:eastAsia="仿宋" w:cs="Times New Roman"/>
          <w:i/>
          <w:sz w:val="24"/>
          <w:szCs w:val="24"/>
        </w:rPr>
        <w:t>x</w:t>
      </w:r>
      <w:r>
        <w:rPr>
          <w:rFonts w:ascii="Times New Roman" w:hAnsi="Times New Roman" w:eastAsia="仿宋" w:cs="Times New Roman"/>
          <w:sz w:val="24"/>
          <w:szCs w:val="24"/>
        </w:rPr>
        <w:t>变化的规律，称为指数为</w:t>
      </w:r>
      <w:r>
        <w:rPr>
          <w:rFonts w:ascii="Times New Roman" w:hAnsi="Times New Roman" w:eastAsia="仿宋" w:cs="Times New Roman"/>
          <w:i/>
          <w:sz w:val="24"/>
          <w:szCs w:val="24"/>
        </w:rPr>
        <w:t>a</w:t>
      </w:r>
      <w:r>
        <w:rPr>
          <w:rFonts w:ascii="Times New Roman" w:hAnsi="Times New Roman" w:eastAsia="仿宋" w:cs="Times New Roman"/>
          <w:sz w:val="24"/>
          <w:szCs w:val="24"/>
        </w:rPr>
        <w:t>的幂函数．</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幂函数</w:t>
      </w:r>
      <w:r>
        <w:rPr>
          <w:rFonts w:ascii="Times New Roman" w:hAnsi="Times New Roman" w:eastAsia="仿宋" w:cs="Times New Roman"/>
          <w:sz w:val="24"/>
          <w:szCs w:val="24"/>
        </w:rPr>
        <w:object>
          <v:shape id="_x0000_i1038" o:spt="75" type="#_x0000_t75" style="height:18.75pt;width:31.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z w:val="24"/>
          <w:szCs w:val="24"/>
        </w:rPr>
        <w:t>的指数</w:t>
      </w:r>
      <w:r>
        <w:rPr>
          <w:rFonts w:ascii="Times New Roman" w:hAnsi="Times New Roman" w:eastAsia="仿宋" w:cs="Times New Roman"/>
          <w:sz w:val="24"/>
          <w:szCs w:val="24"/>
        </w:rPr>
        <w:object>
          <v:shape id="_x0000_i1039" o:spt="75" type="#_x0000_t75" style="height:14.25pt;width:29.2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使得</w:t>
      </w:r>
      <w:r>
        <w:rPr>
          <w:rFonts w:ascii="Times New Roman" w:hAnsi="Times New Roman" w:eastAsia="仿宋" w:cs="Times New Roman"/>
          <w:sz w:val="24"/>
          <w:szCs w:val="24"/>
        </w:rPr>
        <w:object>
          <v:shape id="_x0000_i1040" o:spt="75" type="#_x0000_t75" style="height:14.25pt;width:14.25pt;" o:ole="t" filled="f" o:preferrelative="t" stroked="f" coordsize="21600,21600">
            <v:path/>
            <v:fill on="f" focussize="0,0"/>
            <v:stroke on="f" joinstyle="miter"/>
            <v:imagedata r:id="rId26"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仿宋" w:cs="Times New Roman"/>
          <w:sz w:val="24"/>
          <w:szCs w:val="24"/>
        </w:rPr>
        <w:t>有意义的</w:t>
      </w:r>
      <w:r>
        <w:rPr>
          <w:rFonts w:ascii="Times New Roman" w:hAnsi="Times New Roman" w:eastAsia="仿宋" w:cs="Times New Roman"/>
          <w:i/>
          <w:sz w:val="24"/>
          <w:szCs w:val="24"/>
        </w:rPr>
        <w:t>x</w:t>
      </w:r>
      <w:r>
        <w:rPr>
          <w:rFonts w:ascii="Times New Roman" w:hAnsi="Times New Roman" w:eastAsia="仿宋" w:cs="Times New Roman"/>
          <w:sz w:val="24"/>
          <w:szCs w:val="24"/>
        </w:rPr>
        <w:t>的取值范围，称为此幂函数的定义域．</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[问题1] </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041" o:spt="75" type="#_x0000_t75" style="height:13.5pt;width:29.2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042" o:spt="75" type="#_x0000_t75" style="height:18.75pt;width:36.7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ascii="Times New Roman" w:hAnsi="Times New Roman" w:eastAsia="仿宋" w:cs="Times New Roman"/>
          <w:sz w:val="24"/>
          <w:szCs w:val="24"/>
        </w:rPr>
        <w:t>的定义域分别是什么？如何表示？</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学生甲：</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043" o:spt="75" type="#_x0000_t75" style="height:13.5pt;width:29.2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3" r:id="rId38">
            <o:LockedField>false</o:LockedField>
          </o:OLEObject>
        </w:object>
      </w:r>
      <w:r>
        <w:rPr>
          <w:rFonts w:ascii="Times New Roman" w:hAnsi="Times New Roman" w:eastAsia="仿宋" w:cs="Times New Roman"/>
          <w:sz w:val="24"/>
          <w:szCs w:val="24"/>
        </w:rPr>
        <w:t>的定义域是一切实数，</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044" o:spt="75" type="#_x0000_t75" style="height:18.75pt;width:36.7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ascii="Times New Roman" w:hAnsi="Times New Roman" w:eastAsia="仿宋" w:cs="Times New Roman"/>
          <w:sz w:val="24"/>
          <w:szCs w:val="24"/>
        </w:rPr>
        <w:t>的定义域是不为0的一切实数．</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老师：我们如何来表示这两个</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函数的定义域呢？</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学生甲：</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045" o:spt="75" type="#_x0000_t75" style="height:13.5pt;width:29.25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ascii="Times New Roman" w:hAnsi="Times New Roman" w:eastAsia="仿宋" w:cs="Times New Roman"/>
          <w:sz w:val="24"/>
          <w:szCs w:val="24"/>
        </w:rPr>
        <w:t>的定义域</w:t>
      </w:r>
      <w:r>
        <w:rPr>
          <w:rFonts w:hint="eastAsia" w:ascii="Times New Roman" w:hAnsi="Times New Roman" w:eastAsia="仿宋" w:cs="Times New Roman"/>
          <w:sz w:val="24"/>
          <w:szCs w:val="24"/>
        </w:rPr>
        <w:t>我们可以用实数集</w:t>
      </w:r>
      <w:r>
        <w:rPr>
          <w:rFonts w:ascii="Times New Roman" w:hAnsi="Times New Roman" w:eastAsia="仿宋" w:cs="Times New Roman"/>
          <w:position w:val="-4"/>
          <w:sz w:val="24"/>
          <w:szCs w:val="24"/>
        </w:rPr>
        <w:object>
          <v:shape id="_x0000_i1046" o:spt="75" type="#_x0000_t75" style="height:14.25pt;width:14.2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Times New Roman" w:eastAsia="仿宋" w:cs="Times New Roman"/>
          <w:sz w:val="24"/>
          <w:szCs w:val="24"/>
        </w:rPr>
        <w:t>来表示</w:t>
      </w:r>
      <w:r>
        <w:rPr>
          <w:rFonts w:ascii="Times New Roman" w:hAnsi="Times New Roman" w:eastAsia="仿宋" w:cs="Times New Roman"/>
          <w:sz w:val="24"/>
          <w:szCs w:val="24"/>
        </w:rPr>
        <w:t>，</w:t>
      </w:r>
      <w:r>
        <w:rPr>
          <w:rFonts w:hint="eastAsia" w:ascii="Times New Roman" w:hAnsi="Times New Roman" w:eastAsia="仿宋" w:cs="Times New Roman"/>
          <w:sz w:val="24"/>
          <w:szCs w:val="24"/>
        </w:rPr>
        <w:t>幂</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047" o:spt="75" type="#_x0000_t75" style="height:18.75pt;width:36.75pt;" o:ole="t" filled="f" o:preferrelative="t" stroked="f" coordsize="21600,21600">
            <v:path/>
            <v:fill on="f" focussize="0,0"/>
            <v:stroke on="f" joinstyle="miter"/>
            <v:imagedata r:id="rId40" o:title=""/>
            <o:lock v:ext="edit" aspectratio="t"/>
            <w10:wrap type="none"/>
            <w10:anchorlock/>
          </v:shape>
          <o:OLEObject Type="Embed" ProgID="Equation.DSMT4" ShapeID="_x0000_i1047" DrawAspect="Content" ObjectID="_1468075747" r:id="rId45">
            <o:LockedField>false</o:LockedField>
          </o:OLEObject>
        </w:object>
      </w:r>
      <w:r>
        <w:rPr>
          <w:rFonts w:ascii="Times New Roman" w:hAnsi="Times New Roman" w:eastAsia="仿宋" w:cs="Times New Roman"/>
          <w:sz w:val="24"/>
          <w:szCs w:val="24"/>
        </w:rPr>
        <w:t>的定义域</w: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w:t>
      </w:r>
      <w:r>
        <w:rPr>
          <w:rFonts w:hint="eastAsia" w:ascii="Times New Roman" w:hAnsi="Times New Roman" w:eastAsia="仿宋" w:cs="Times New Roman"/>
          <w:sz w:val="24"/>
          <w:szCs w:val="24"/>
        </w:rPr>
        <w:t>也</w:t>
      </w:r>
      <w:r>
        <w:rPr>
          <w:rFonts w:ascii="Times New Roman" w:hAnsi="Times New Roman" w:eastAsia="仿宋" w:cs="Times New Roman"/>
          <w:sz w:val="24"/>
          <w:szCs w:val="24"/>
        </w:rPr>
        <w:t>可以用集合</w:t>
      </w:r>
      <w:r>
        <w:rPr>
          <w:rFonts w:ascii="Times New Roman" w:hAnsi="Times New Roman" w:eastAsia="仿宋" w:cs="Times New Roman"/>
          <w:position w:val="-10"/>
          <w:sz w:val="24"/>
          <w:szCs w:val="24"/>
        </w:rPr>
        <w:object>
          <v:shape id="_x0000_i1048" o:spt="75" type="#_x0000_t75" style="height:16.5pt;width:83.25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老师：很好，在高中阶段我们已经学习了集合，幂函数的定义域就可以用集合来表示了．同时，通过刚才的问题，我们也发现，幂函数的定义域可以是不同的，它与指数</w:t>
      </w:r>
      <w:r>
        <w:rPr>
          <w:rFonts w:ascii="Times New Roman" w:hAnsi="Times New Roman" w:eastAsia="仿宋" w:cs="Times New Roman"/>
          <w:i/>
          <w:sz w:val="24"/>
          <w:szCs w:val="24"/>
        </w:rPr>
        <w:t>a</w:t>
      </w:r>
      <w:r>
        <w:rPr>
          <w:rFonts w:ascii="Times New Roman" w:hAnsi="Times New Roman" w:eastAsia="仿宋" w:cs="Times New Roman"/>
          <w:sz w:val="24"/>
          <w:szCs w:val="24"/>
        </w:rPr>
        <w:t>的值有关．</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2．幂函数的图像</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函数图像是直观理解变量间关系的一个重要手段．</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[问题2] 作出一个函数的大致图像的步骤有哪些？</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我们可以通过列表—描点—连线这样的步骤来作出一个函数的大致图像．</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在平面直角坐标系中把满足</w:t>
      </w:r>
      <w:r>
        <w:rPr>
          <w:rFonts w:ascii="Times New Roman" w:hAnsi="Times New Roman" w:eastAsia="仿宋" w:cs="Times New Roman"/>
          <w:sz w:val="24"/>
          <w:szCs w:val="24"/>
        </w:rPr>
        <w:object>
          <v:shape id="_x0000_i1049" o:spt="75" type="#_x0000_t75" style="height:18.75pt;width:31.5pt;" o:ole="t" filled="f" o:preferrelative="t" stroked="f" coordsize="21600,21600">
            <v:path/>
            <v:fill on="f" focussize="0,0"/>
            <v:stroke on="f" joinstyle="miter"/>
            <v:imagedata r:id="rId28" o:title=""/>
            <o:lock v:ext="edit" aspectratio="t"/>
            <w10:wrap type="none"/>
            <w10:anchorlock/>
          </v:shape>
          <o:OLEObject Type="Embed" ProgID="Equation.DSMT4" ShapeID="_x0000_i1049" DrawAspect="Content" ObjectID="_1468075749" r:id="rId48">
            <o:LockedField>false</o:LockedField>
          </o:OLEObject>
        </w:object>
      </w:r>
      <w:r>
        <w:rPr>
          <w:rFonts w:ascii="Times New Roman" w:hAnsi="Times New Roman" w:eastAsia="仿宋" w:cs="Times New Roman"/>
          <w:sz w:val="24"/>
          <w:szCs w:val="24"/>
        </w:rPr>
        <w:t>的一切点</w:t>
      </w:r>
      <w:r>
        <w:rPr>
          <w:rFonts w:ascii="Times New Roman" w:hAnsi="Times New Roman" w:eastAsia="仿宋" w:cs="Times New Roman"/>
          <w:sz w:val="24"/>
          <w:szCs w:val="24"/>
        </w:rPr>
        <w:object>
          <v:shape id="_x0000_i1050" o:spt="75" type="#_x0000_t75" style="height:14.25pt;width:29.25pt;" o:ole="t" filled="f" o:preferrelative="t" stroked="f" coordsize="21600,21600">
            <v:path/>
            <v:fill on="f" focussize="0,0"/>
            <v:stroke on="f" joinstyle="miter"/>
            <v:imagedata r:id="rId50" o:title=""/>
            <o:lock v:ext="edit" aspectratio="t"/>
            <w10:wrap type="none"/>
            <w10:anchorlock/>
          </v:shape>
          <o:OLEObject Type="Embed" ProgID="Equation.DSMT4" ShapeID="_x0000_i1050" DrawAspect="Content" ObjectID="_1468075750" r:id="rId49">
            <o:LockedField>false</o:LockedField>
          </o:OLEObject>
        </w:object>
      </w:r>
      <w:r>
        <w:rPr>
          <w:rFonts w:ascii="Times New Roman" w:hAnsi="Times New Roman" w:eastAsia="仿宋" w:cs="Times New Roman"/>
          <w:sz w:val="24"/>
          <w:szCs w:val="24"/>
        </w:rPr>
        <w:t>描绘出来，就构成幂函数</w:t>
      </w:r>
      <w:r>
        <w:rPr>
          <w:rFonts w:ascii="Times New Roman" w:hAnsi="Times New Roman" w:eastAsia="仿宋" w:cs="Times New Roman"/>
          <w:sz w:val="24"/>
          <w:szCs w:val="24"/>
        </w:rPr>
        <w:object>
          <v:shape id="_x0000_i1051" o:spt="75" type="#_x0000_t75" style="height:18.75pt;width:31.5pt;" o:ole="t" filled="f" o:preferrelative="t" stroked="f" coordsize="21600,21600">
            <v:path/>
            <v:fill on="f" focussize="0,0"/>
            <v:stroke on="f" joinstyle="miter"/>
            <v:imagedata r:id="rId28" o:title=""/>
            <o:lock v:ext="edit" aspectratio="t"/>
            <w10:wrap type="none"/>
            <w10:anchorlock/>
          </v:shape>
          <o:OLEObject Type="Embed" ProgID="Equation.DSMT4" ShapeID="_x0000_i1051" DrawAspect="Content" ObjectID="_1468075751" r:id="rId51">
            <o:LockedField>false</o:LockedField>
          </o:OLEObject>
        </w:object>
      </w:r>
      <w:r>
        <w:rPr>
          <w:rFonts w:ascii="Times New Roman" w:hAnsi="Times New Roman" w:eastAsia="仿宋" w:cs="Times New Roman"/>
          <w:sz w:val="24"/>
          <w:szCs w:val="24"/>
        </w:rPr>
        <w:t>的图像．</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根据我们所学过的几个幂函数的图像，我们可以知道</w:t>
      </w:r>
      <w:r>
        <w:rPr>
          <w:rFonts w:ascii="Times New Roman" w:hAnsi="Times New Roman" w:eastAsia="仿宋" w:cs="Times New Roman"/>
          <w:sz w:val="24"/>
          <w:szCs w:val="24"/>
        </w:rPr>
        <w:t>幂函数的图像依赖于指数</w:t>
      </w:r>
      <w:r>
        <w:rPr>
          <w:rFonts w:ascii="Times New Roman" w:hAnsi="Times New Roman" w:eastAsia="仿宋" w:cs="Times New Roman"/>
          <w:i/>
          <w:sz w:val="24"/>
          <w:szCs w:val="24"/>
        </w:rPr>
        <w:t>a</w:t>
      </w:r>
      <w:r>
        <w:rPr>
          <w:rFonts w:ascii="Times New Roman" w:hAnsi="Times New Roman" w:eastAsia="仿宋" w:cs="Times New Roman"/>
          <w:sz w:val="24"/>
          <w:szCs w:val="24"/>
        </w:rPr>
        <w:t>的值，可以有不同的形状．</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通过具体函数，理解幂函数的概念，会用集合表示幂函数的定义域，知道幂函数的图像依赖于指数</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三）例题讲解巩固新知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1写出</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52" o:spt="75" type="#_x0000_t75" style="height:29.25pt;width:36.75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hint="eastAsia" w:ascii="Times New Roman" w:hAnsi="Times New Roman" w:eastAsia="仿宋" w:cs="Times New Roman"/>
          <w:sz w:val="24"/>
          <w:szCs w:val="24"/>
        </w:rPr>
        <w:t>的定义域，并作出它</w:t>
      </w:r>
      <w:r>
        <w:rPr>
          <w:rFonts w:ascii="Times New Roman" w:hAnsi="Times New Roman" w:eastAsia="仿宋" w:cs="Times New Roman"/>
          <w:sz w:val="24"/>
          <w:szCs w:val="24"/>
        </w:rPr>
        <w:t>的大致图像．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ascii="Times New Roman" w:hAnsi="Times New Roman" w:eastAsia="仿宋" w:cs="Times New Roman"/>
          <w:position w:val="-10"/>
          <w:sz w:val="24"/>
          <w:szCs w:val="24"/>
        </w:rPr>
        <w:object>
          <v:shape id="_x0000_i1053" o:spt="75" type="#_x0000_t75" style="height:29.25pt;width:63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54" o:spt="75" type="#_x0000_t75" style="height:14.25pt;width:29.25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r>
        <w:rPr>
          <w:rFonts w:ascii="Times New Roman" w:hAnsi="Times New Roman" w:eastAsia="仿宋" w:cs="Times New Roman"/>
          <w:sz w:val="24"/>
          <w:szCs w:val="24"/>
        </w:rPr>
        <w:t>时，该函数才有意义，所以其定义域是</w:t>
      </w:r>
      <w:r>
        <w:rPr>
          <w:rFonts w:ascii="Times New Roman" w:hAnsi="Times New Roman" w:eastAsia="仿宋" w:cs="Times New Roman"/>
          <w:position w:val="-10"/>
          <w:sz w:val="24"/>
          <w:szCs w:val="24"/>
        </w:rPr>
        <w:object>
          <v:shape id="_x0000_i1055" o:spt="75" type="#_x0000_t75" style="height:16.5pt;width:36.75pt;" o:ole="t" filled="f" o:preferrelative="t" stroked="f" coordsize="21600,21600">
            <v:path/>
            <v:fill on="f" focussize="0,0"/>
            <v:stroke on="f" joinstyle="miter"/>
            <v:imagedata r:id="rId59" o:title=""/>
            <o:lock v:ext="edit" aspectratio="t"/>
            <w10:wrap type="none"/>
            <w10:anchorlock/>
          </v:shape>
          <o:OLEObject Type="Embed" ProgID="Equation.DSMT4" ShapeID="_x0000_i1055" DrawAspect="Content" ObjectID="_1468075755" r:id="rId5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position w:val="-6"/>
        </w:rPr>
        <w:object>
          <v:shape id="_x0000_i1056" o:spt="75" type="#_x0000_t75" style="height:25.5pt;width:34.5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hint="eastAsia" w:ascii="Times New Roman" w:hAnsi="Times New Roman" w:eastAsia="仿宋" w:cs="Times New Roman"/>
          <w:sz w:val="24"/>
          <w:szCs w:val="24"/>
        </w:rPr>
        <w:t>，</w:t>
      </w:r>
      <w:r>
        <w:rPr>
          <w:rFonts w:ascii="Times New Roman" w:hAnsi="Times New Roman"/>
          <w:position w:val="-28"/>
        </w:rPr>
        <w:object>
          <v:shape id="_x0000_i1057" o:spt="75" type="#_x0000_t75" style="height:42pt;width:49.5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hint="eastAsia" w:ascii="Times New Roman" w:hAnsi="Times New Roman" w:eastAsia="仿宋" w:cs="Times New Roman"/>
          <w:sz w:val="24"/>
          <w:szCs w:val="24"/>
        </w:rPr>
        <w:t>，</w:t>
      </w:r>
      <w:r>
        <w:rPr>
          <w:rFonts w:ascii="Times New Roman" w:hAnsi="Times New Roman"/>
          <w:position w:val="-4"/>
        </w:rPr>
        <w:object>
          <v:shape id="_x0000_i1058" o:spt="75" type="#_x0000_t75" style="height:22.5pt;width:29.25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hint="eastAsia" w:ascii="Times New Roman" w:hAnsi="Times New Roman" w:eastAsia="仿宋" w:cs="Times New Roman"/>
          <w:sz w:val="24"/>
          <w:szCs w:val="24"/>
        </w:rPr>
        <w:t>，</w:t>
      </w:r>
      <w:r>
        <w:rPr>
          <w:rFonts w:ascii="Times New Roman" w:hAnsi="Times New Roman"/>
          <w:position w:val="-4"/>
        </w:rPr>
        <w:object>
          <v:shape id="_x0000_i1059" o:spt="75" type="#_x0000_t75" style="height:22.5pt;width:34.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060" o:spt="75" type="#_x0000_t75" style="height:25.5pt;width:31.5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就得到幂函数</w:t>
      </w:r>
      <w:r>
        <w:rPr>
          <w:rFonts w:ascii="Times New Roman" w:hAnsi="Times New Roman" w:eastAsia="仿宋" w:cs="Times New Roman"/>
          <w:position w:val="-10"/>
          <w:sz w:val="24"/>
          <w:szCs w:val="24"/>
        </w:rPr>
        <w:object>
          <v:shape id="_x0000_i1061" o:spt="75" type="#_x0000_t75" style="height:29.25pt;width:36.75pt;" o:ole="t" filled="f" o:preferrelative="t" stroked="f" coordsize="21600,21600">
            <v:path/>
            <v:fill on="f" focussize="0,0"/>
            <v:stroke on="f" joinstyle="miter"/>
            <v:imagedata r:id="rId53" o:title=""/>
            <o:lock v:ext="edit" aspectratio="t"/>
            <w10:wrap type="none"/>
            <w10:anchorlock/>
          </v:shape>
          <o:OLEObject Type="Embed" ProgID="Equation.DSMT4" ShapeID="_x0000_i1061" DrawAspect="Content" ObjectID="_1468075761" r:id="rId70">
            <o:LockedField>false</o:LockedField>
          </o:OLEObject>
        </w:object>
      </w:r>
      <w:r>
        <w:rPr>
          <w:rFonts w:hint="eastAsia" w:ascii="Times New Roman" w:hAnsi="Times New Roman" w:eastAsia="仿宋" w:cs="Times New Roman"/>
          <w:sz w:val="24"/>
          <w:szCs w:val="24"/>
        </w:rPr>
        <w:t>的图像经过下面的点：</w:t>
      </w:r>
      <w:r>
        <w:rPr>
          <w:rFonts w:ascii="Times New Roman" w:hAnsi="Times New Roman"/>
          <w:position w:val="-10"/>
        </w:rPr>
        <w:object>
          <v:shape id="_x0000_i1062" o:spt="75" type="#_x0000_t75" style="height:16.5pt;width:27.75pt;" o:ole="t" filled="f" o:preferrelative="t" stroked="f" coordsize="21600,21600">
            <v:path/>
            <v:fill on="f" focussize="0,0"/>
            <v:stroke on="f" joinstyle="miter"/>
            <v:imagedata r:id="rId72" o:title=""/>
            <o:lock v:ext="edit" aspectratio="t"/>
            <w10:wrap type="none"/>
            <w10:anchorlock/>
          </v:shape>
          <o:OLEObject Type="Embed" ProgID="Equation.DSMT4" ShapeID="_x0000_i1062" DrawAspect="Content" ObjectID="_1468075762" r:id="rId71">
            <o:LockedField>false</o:LockedField>
          </o:OLEObject>
        </w:object>
      </w:r>
      <w:r>
        <w:rPr>
          <w:rFonts w:hint="eastAsia" w:ascii="Times New Roman" w:hAnsi="Times New Roman" w:eastAsia="仿宋" w:cs="Times New Roman"/>
          <w:sz w:val="24"/>
          <w:szCs w:val="24"/>
        </w:rPr>
        <w:t>、</w:t>
      </w:r>
      <w:r>
        <w:rPr>
          <w:rFonts w:ascii="Times New Roman" w:hAnsi="Times New Roman"/>
          <w:position w:val="-28"/>
        </w:rPr>
        <w:object>
          <v:shape id="_x0000_i1063" o:spt="75" type="#_x0000_t75" style="height:34.5pt;width:36.75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hint="eastAsia" w:ascii="Times New Roman" w:hAnsi="Times New Roman" w:eastAsia="仿宋" w:cs="Times New Roman"/>
          <w:sz w:val="24"/>
          <w:szCs w:val="24"/>
        </w:rPr>
        <w:t>、</w:t>
      </w:r>
      <w:r>
        <w:rPr>
          <w:rFonts w:ascii="Times New Roman" w:hAnsi="Times New Roman"/>
          <w:position w:val="-10"/>
        </w:rPr>
        <w:object>
          <v:shape id="_x0000_i1064" o:spt="75" type="#_x0000_t75" style="height:16.5pt;width:25.5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hint="eastAsia" w:ascii="Times New Roman" w:hAnsi="Times New Roman" w:eastAsia="仿宋" w:cs="Times New Roman"/>
          <w:sz w:val="24"/>
          <w:szCs w:val="24"/>
        </w:rPr>
        <w:t>、</w:t>
      </w:r>
      <w:r>
        <w:rPr>
          <w:rFonts w:ascii="Times New Roman" w:hAnsi="Times New Roman"/>
          <w:position w:val="-10"/>
        </w:rPr>
        <w:object>
          <v:shape id="_x0000_i1065" o:spt="75" type="#_x0000_t75" style="height:16.5pt;width:27.7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cs="Times New Roman"/>
          <w:sz w:val="24"/>
          <w:szCs w:val="24"/>
        </w:rPr>
        <w:t>、</w:t>
      </w:r>
      <w:r>
        <w:rPr>
          <w:rFonts w:ascii="Times New Roman" w:hAnsi="Times New Roman"/>
          <w:position w:val="-10"/>
        </w:rPr>
        <w:object>
          <v:shape id="_x0000_i1066" o:spt="75" type="#_x0000_t75" style="height:16.5pt;width:27.7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再使用计算器多采集一些点，可以粗略地作出其图像，如图1所示</w:t>
      </w:r>
      <w:r>
        <w:rPr>
          <w:rFonts w:ascii="Times New Roman" w:hAnsi="Times New Roman" w:eastAsia="仿宋" w:cs="Times New Roman"/>
          <w:sz w:val="24"/>
          <w:szCs w:val="24"/>
        </w:rPr>
        <w:t>．</w:t>
      </w:r>
    </w:p>
    <w:tbl>
      <w:tblPr>
        <w:tblStyle w:val="9"/>
        <w:tblpPr w:leftFromText="180" w:rightFromText="180" w:vertAnchor="text" w:horzAnchor="page" w:tblpX="2482" w:tblpY="49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438" w:type="dxa"/>
            <w:gridSpan w:val="2"/>
            <w:tcBorders>
              <w:top w:val="nil"/>
              <w:left w:val="nil"/>
              <w:bottom w:val="single" w:color="auto" w:sz="4" w:space="0"/>
              <w:right w:val="nil"/>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tcBorders>
              <w:top w:val="single" w:color="auto" w:sz="4" w:space="0"/>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67" o:spt="75" type="#_x0000_t75" style="height:11.25pt;width:11.2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p>
        </w:tc>
        <w:tc>
          <w:tcPr>
            <w:tcW w:w="1219" w:type="dxa"/>
            <w:tcBorders>
              <w:top w:val="single" w:color="auto" w:sz="4" w:space="0"/>
            </w:tcBorders>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68" o:spt="75" type="#_x0000_t75" style="height:29.25pt;width:36.75pt;" o:ole="t" filled="f" o:preferrelative="t" stroked="f" coordsize="21600,21600">
                  <v:path/>
                  <v:fill on="f" focussize="0,0"/>
                  <v:stroke on="f" joinstyle="miter"/>
                  <v:imagedata r:id="rId53" o:title=""/>
                  <o:lock v:ext="edit" aspectratio="t"/>
                  <w10:wrap type="none"/>
                  <w10:anchorlock/>
                </v:shape>
                <o:OLEObject Type="Embed" ProgID="Equation.DSMT4" ShapeID="_x0000_i1068" DrawAspect="Content" ObjectID="_1468075768" r:id="rId8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0.25</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0.5</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9" o:spt="75" type="#_x0000_t75" style="height:36.75pt;width:22.5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70" o:spt="75" type="#_x0000_t75" style="height:14.25pt;width:22.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8"/>
                <w:sz w:val="24"/>
                <w:szCs w:val="24"/>
              </w:rPr>
              <w:object>
                <v:shape id="_x0000_i1071" o:spt="75" type="#_x0000_t75" style="height:14.25pt;width:22.5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121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r>
    </w:tbl>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rect id="Rectangle 294" o:spid="_x0000_s2249" o:spt="1" style="position:absolute;left:0pt;margin-left:367.55pt;margin-top:14.1pt;height:27.85pt;width:19.35pt;z-index:251694080;mso-width-relative:page;mso-height-relative:pag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QevwAAANwAAAAPAAAAZHJzL2Rvd25yZXYueG1sRE/bisIw&#10;EH1f8B/CCL6tqQq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Bww7QevwAAANwAAAAPAAAAAAAA&#10;AAAAAAAAAAcCAABkcnMvZG93bnJldi54bWxQSwUGAAAAAAMAAwC3AAAA8wIAAAAA&#10;">
            <v:path/>
            <v:fill on="f" focussize="0,0"/>
            <v:stroke on="f"/>
            <v:imagedata o:title=""/>
            <o:lock v:ext="edit"/>
            <v:textbox inset="0mm,0mm,0mm,0mm">
              <w:txbxContent>
                <w:p>
                  <w:r>
                    <w:rPr>
                      <w:rFonts w:ascii="Times New Roman" w:hAnsi="Times New Roman" w:cs="Times New Roman"/>
                      <w:b/>
                      <w:bCs/>
                      <w:i/>
                      <w:iCs/>
                      <w:color w:val="000000"/>
                      <w:kern w:val="0"/>
                      <w:position w:val="-10"/>
                      <w:sz w:val="14"/>
                      <w:szCs w:val="14"/>
                    </w:rPr>
                    <w:object>
                      <v:shape id="_x0000_i1072" o:spt="75" type="#_x0000_t75" style="height:12.75pt;width:16.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p>
              </w:txbxContent>
            </v:textbox>
          </v:rect>
        </w:pict>
      </w:r>
      <w:r>
        <w:rPr>
          <w:rFonts w:ascii="Times New Roman" w:hAnsi="Times New Roman" w:eastAsia="仿宋" w:cs="Times New Roman"/>
          <w:sz w:val="24"/>
          <w:szCs w:val="24"/>
        </w:rPr>
        <w:pict>
          <v:rect id="Rectangle 290" o:spid="_x0000_s2253" o:spt="1" style="position:absolute;left:0pt;margin-left:233.2pt;margin-top:10.25pt;height:15.6pt;width:2.7pt;mso-wrap-style:none;z-index:251680768;mso-width-relative:page;mso-height-relative:pag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v:path/>
            <v:fill on="f" focussize="0,0"/>
            <v:stroke on="f"/>
            <v:imagedata o:title=""/>
            <o:lock v:ext="edit"/>
            <v:textbox inset="0mm,0mm,0mm,0mm" style="mso-fit-shape-to-text:t;">
              <w:txbxContent>
                <w:p>
                  <w:r>
                    <w:rPr>
                      <w:rFonts w:ascii="Times New Roman" w:hAnsi="Times New Roman" w:cs="Times New Roman"/>
                      <w:b/>
                      <w:bCs/>
                      <w:i/>
                      <w:iCs/>
                      <w:color w:val="000000"/>
                      <w:kern w:val="0"/>
                      <w:sz w:val="12"/>
                      <w:szCs w:val="12"/>
                    </w:rPr>
                    <w:t>y</w:t>
                  </w:r>
                </w:p>
              </w:txbxContent>
            </v:textbox>
          </v:rect>
        </w:pict>
      </w:r>
      <w:r>
        <w:rPr>
          <w:rFonts w:ascii="Times New Roman" w:hAnsi="Times New Roman" w:eastAsia="仿宋" w:cs="Times New Roman"/>
          <w:sz w:val="24"/>
          <w:szCs w:val="24"/>
        </w:rPr>
        <w:pict>
          <v:group id="Group 327" o:spid="_x0000_s2267" o:spt="203" style="position:absolute;left:0pt;margin-left:220.75pt;margin-top:11.45pt;height:76.95pt;width:186.35pt;z-index:251666432;mso-width-relative:page;mso-height-relative:page;" coordorigin="39,149" coordsize="3727,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o:lock v:ext="edit"/>
            <v:group id="Group 274" o:spid="_x0000_s2270" o:spt="203" style="position:absolute;left:204;top:441;height:1078;width:3409;" coordorigin="204,441" coordsize="3409,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v:shape id="Freeform 272" o:spid="_x0000_s2272" style="position:absolute;left:204;top:614;height:905;width:2403;" filled="f" coordsize="24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" path="m0,905l5,866,9,849,14,837,18,826,23,817,28,809,32,801,37,794,41,787,46,781,50,774,55,769,59,763,64,758,69,752,73,748,78,743,82,738,100,720,105,716,128,697,132,693,150,679,155,676,160,672,178,659,182,656,187,653,201,644,205,641,214,635,219,632,232,624,237,621,242,618,246,616,251,613,260,608,264,605,269,603,273,600,278,597,287,592,292,590,296,588,301,585,305,583,310,580,314,578,323,573,328,571,332,569,337,566,342,564,346,562,355,557,360,555,364,553,369,551,373,548,378,546,383,544,387,542,392,540,396,538,401,536,405,534,410,531,414,529,419,527,424,525,428,523,433,521,437,519,442,517,446,515,451,513,455,511,460,509,464,507,469,505,474,504,478,501,483,500,487,498,492,496,496,494,501,492,505,490,510,488,515,486,519,485,524,483,528,481,533,479,537,477,542,475,546,474,551,472,555,470,560,468,565,467,569,465,574,463,583,460,587,458,592,456,596,454,601,453,606,451,610,449,615,447,619,446,624,444,628,442,633,441,637,439,642,437,646,436,656,433,660,431,665,429,669,428,674,426,678,424,683,423,687,421,692,420,701,416,706,415,710,413,715,412,724,409,728,407,733,405,738,404,747,401,751,399,756,398,760,396,769,393,774,392,778,390,783,389,787,387,792,386,797,384,806,381,810,380,815,378,819,377,828,374,833,372,842,369,847,368,851,367,856,365,865,362,869,361,874,359,879,358,883,357,892,354,897,352,901,351,906,350,910,348,915,347,919,345,929,343,933,341,942,338,947,337,956,334,960,333,970,330,974,329,983,326,988,325,992,324,997,322,1001,321,1011,318,1015,317,1020,316,1024,314,1029,313,1038,311,1042,309,1047,308,1052,307,1056,305,1065,303,1070,301,1074,300,1079,299,1083,297,1092,295,1097,294,1101,292,1106,291,1111,290,1120,287,1124,286,1129,285,1133,284,1138,282,1147,280,1152,279,1161,276,1165,275,1170,274,1179,271,1183,270,1188,269,1193,268,1197,266,1206,264,1211,263,1215,262,1220,260,1224,259,1229,258,1238,256,1243,254,1247,253,1252,252,1256,251,1265,248,1270,247,1274,246,1279,245,1284,244,1288,243,1297,240,1302,239,1306,238,1315,236,1320,235,1329,232,1334,231,1343,229,1347,228,1361,224,1366,223,1375,221,1379,220,1388,217,1393,216,1397,215,1406,213,1411,212,1415,211,1420,210,1425,208,1429,207,1438,205,1443,204,1447,203,1456,201,1461,199,1470,197,1475,196,1479,195,1488,193,1493,192,1502,190,1507,189,1511,188,1520,185,1525,184,1529,183,1534,182,1538,181,1543,180,1557,177,1561,176,1566,175,1570,174,1575,173,1588,169,1593,168,1607,165,1611,164,1616,163,1620,162,1625,161,1629,160,1639,158,1643,157,1648,156,1652,155,1657,154,1661,153,1675,150,1680,149,1693,146,1698,145,1702,144,1707,142,1711,142,1716,140,1725,138,1729,137,1734,137,1743,134,1748,133,1761,130,1766,129,1780,126,1784,125,1789,124,1793,123,1798,122,1802,121,1816,118,1821,118,1834,115,1839,114,1848,112,1852,111,1857,110,1871,107,1875,106,1880,105,1889,103,1893,102,1902,100,1907,99,1912,98,1925,95,1930,94,1934,93,1939,92,1948,90,1953,89,1962,88,1966,87,1971,86,1984,83,1989,82,1993,81,2002,79,2007,78,2016,76,2021,75,2025,74,2039,72,2043,71,2048,70,2053,69,2062,67,2066,66,2075,64,2080,63,2084,62,2098,60,2103,59,2107,58,2121,55,2125,54,2135,52,2139,51,2144,50,2157,48,2162,47,2166,46,2180,43,2185,42,2189,41,2194,41,2198,40,2203,39,2216,36,2221,35,2239,32,2244,31,2248,30,2253,29,2257,28,2262,27,2276,25,2280,24,2285,23,2298,20,2303,19,2307,18,2321,16,2326,15,2335,13,2339,12,2344,12,2362,8,2367,7,2380,5,2385,4,2389,3,2394,2,2403,0e">
                <v:path arrowok="t" o:connecttype="custom" o:connectlocs="28,809;59,763;105,716;182,656;237,621;273,600;310,580;346,562;383,544;414,529;446,515;478,501;510,488;542,475;574,463;610,449;642,437;678,424;715,412;756,398;792,386;833,372;874,359;910,348;956,334;997,322;1038,311;1074,300;1111,290;1152,279;1193,268;1229,258;1270,247;1306,238;1361,224;1406,213;1443,204;1488,193;1529,183;1570,174;1620,162;1657,154;1707,142;1748,133;1798,122;1852,111;1902,100;1948,90;1993,81;2043,71;2084,62;2139,51;2189,41;2244,31;2285,23;2339,12;2394,2" o:connectangles="0,0,0,0,0,0,0,0,0,0,0,0,0,0,0,0,0,0,0,0,0,0,0,0,0,0,0,0,0,0,0,0,0,0,0,0,0,0,0,0,0,0,0,0,0,0,0,0,0,0,0,0,0,0,0,0,0"/>
                <v:fill on="f" focussize="0,0"/>
                <v:stroke weight="0.6pt" joinstyle="miter"/>
                <v:imagedata o:title=""/>
                <o:lock v:ext="edit"/>
              </v:shape>
              <v:shape id="Freeform 273" o:spid="_x0000_s2271" style="position:absolute;left:2607;top:441;height:173;width:1006;" filled="f" coordsize="100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" path="m0,173l5,172,18,170,23,169,41,165,46,165,50,164,64,161,68,160,73,160,77,159,82,158,86,157,100,155,105,154,109,153,127,149,132,149,137,148,146,146,150,145,159,144,164,143,168,142,173,141,187,139,191,138,196,137,214,134,218,133,223,132,232,130,237,130,246,128,250,127,255,126,259,126,273,123,278,122,282,122,300,118,305,118,309,117,323,114,328,114,332,113,337,112,346,110,350,109,359,108,364,107,369,106,373,106,387,103,391,102,410,99,414,98,419,98,423,97,432,95,437,94,446,93,451,92,455,91,460,90,473,88,478,87,482,87,501,84,505,83,510,82,523,80,528,79,532,78,537,77,551,75,555,74,560,73,564,73,573,71,578,70,587,69,592,68,596,67,601,66,619,63,623,63,642,59,646,59,651,58,664,56,669,55,673,54,678,54,687,52,692,51,705,49,710,48,714,47,719,47,733,44,737,44,742,43,760,40,765,39,783,36,787,35,792,35,796,34,810,32,815,31,819,30,824,29,833,28,837,27,846,26,851,25,855,24,860,24,874,21,878,21,883,20,887,19,906,16,910,16,928,13,933,12,937,11,956,8,960,8,965,7,978,5,983,4,992,2,997,2,1006,0e">
                <v:path arrowok="t" o:connecttype="custom" o:connectlocs="18,170;46,165;68,160;82,158;105,154;132,149;150,145;168,142;191,138;218,133;237,130;255,126;278,122;305,118;328,114;346,110;364,107;387,103;414,98;432,95;451,92;473,88;501,84;523,80;537,77;560,73;578,70;596,67;623,63;651,58;673,54;692,51;714,47;737,44;765,39;792,35;815,31;833,28;851,25;874,21;887,19;928,13;956,8;978,5;997,2" o:connectangles="0,0,0,0,0,0,0,0,0,0,0,0,0,0,0,0,0,0,0,0,0,0,0,0,0,0,0,0,0,0,0,0,0,0,0,0,0,0,0,0,0,0,0,0,0"/>
                <v:fill on="f" focussize="0,0"/>
                <v:stroke weight="0.6pt" joinstyle="miter"/>
                <v:imagedata o:title=""/>
                <o:lock v:ext="edit"/>
              </v:shape>
            </v:group>
            <v:line id="Line 275" o:spid="_x0000_s2269" o:spt="20" style="position:absolute;left:39;top:1519;flip:x;height:0;width:372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">
              <v:path arrowok="t"/>
              <v:fill focussize="0,0"/>
              <v:stroke weight="0.6pt" joinstyle="miter"/>
              <v:imagedata o:title=""/>
              <o:lock v:ext="edit"/>
            </v:line>
            <v:line id="Line 276" o:spid="_x0000_s2268" o:spt="20" style="position:absolute;left:200;top:149;height:1539;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">
              <v:path arrowok="t"/>
              <v:fill focussize="0,0"/>
              <v:stroke weight="0.6pt" joinstyle="miter"/>
              <v:imagedata o:title=""/>
              <o:lock v:ext="edit"/>
            </v:line>
          </v:group>
        </w:pict>
      </w:r>
      <w:r>
        <w:rPr>
          <w:rFonts w:ascii="Times New Roman" w:hAnsi="Times New Roman" w:eastAsia="仿宋" w:cs="Times New Roman"/>
          <w:sz w:val="24"/>
          <w:szCs w:val="24"/>
        </w:rPr>
        <w:pict>
          <v:shape id="Freeform 270" o:spid="_x0000_s2274" style="position:absolute;left:0pt;margin-left:227.3pt;margin-top:11.45pt;height:4.15pt;width:3.05pt;z-index:251664384;mso-width-relative:page;mso-height-relative:page;" fillcolor="#000000" filled="t" stroked="f" coordsize="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" path="m0,83l30,0,61,83,30,44,0,83xe">
            <v:path arrowok="t" o:connecttype="custom" o:connectlocs="0,52705;19050,0;38735,52705;19050,27940;0,52705" o:connectangles="0,0,0,0,0"/>
            <v:fill on="t" focussize="0,0"/>
            <v:stroke on="f"/>
            <v:imagedata o:title=""/>
            <o:lock v:ext="edit"/>
          </v:shape>
        </w:pi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Group 306" o:spid="_x0000_s2237" o:spt="203" style="position:absolute;left:0pt;margin-left:330.5pt;margin-top:17.15pt;height:1.55pt;width:1.55pt;z-index:251685888;mso-width-relative:page;mso-height-relative:page;" coordorigin="2234,669" coordsize="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o:lock v:ext="edit"/>
            <v:shape id="Oval 304" o:spid="_x0000_s2239" o:spt="3" type="#_x0000_t3" style="position:absolute;left:2234;top:669;height:31;width:31;"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">
              <v:path/>
              <v:fill on="t" focussize="0,0"/>
              <v:stroke weight="0pt"/>
              <v:imagedata o:title=""/>
              <o:lock v:ext="edit"/>
            </v:shape>
            <v:shape id="Oval 305" o:spid="_x0000_s2238" o:spt="3" type="#_x0000_t3" style="position:absolute;left:2234;top:669;height:31;width:31;"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">
              <v:path/>
              <v:fill on="f" focussize="0,0"/>
              <v:stroke weight="0.25pt" joinstyle="miter"/>
              <v:imagedata o:title=""/>
              <o:lock v:ext="edit"/>
            </v:shape>
          </v:group>
        </w:pict>
      </w:r>
      <w:r>
        <w:rPr>
          <w:rFonts w:ascii="Times New Roman" w:hAnsi="Times New Roman" w:eastAsia="仿宋" w:cs="Times New Roman"/>
          <w:sz w:val="24"/>
          <w:szCs w:val="24"/>
        </w:rPr>
        <w:pict>
          <v:group id="Group 303" o:spid="_x0000_s2240" o:spt="203" style="position:absolute;left:0pt;margin-left:381.6pt;margin-top:7.75pt;height:1.55pt;width:1.55pt;z-index:251684864;mso-width-relative:page;mso-height-relative:page;" coordorigin="3256,481" coordsize="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o:lock v:ext="edit"/>
            <v:shape id="Oval 301" o:spid="_x0000_s2242" o:spt="3" type="#_x0000_t3" style="position:absolute;left:3256;top:481;height:31;width:31;"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">
              <v:path/>
              <v:fill on="t" focussize="0,0"/>
              <v:stroke weight="0pt"/>
              <v:imagedata o:title=""/>
              <o:lock v:ext="edit"/>
            </v:shape>
            <v:shape id="Oval 302" o:spid="_x0000_s2241" o:spt="3" type="#_x0000_t3" style="position:absolute;left:3256;top:481;height:31;width:31;"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">
              <v:path/>
              <v:fill on="f" focussize="0,0"/>
              <v:stroke weight="0.25pt" joinstyle="miter"/>
              <v:imagedata o:title=""/>
              <o:lock v:ext="edit"/>
            </v:shape>
          </v:group>
        </w:pict>
      </w:r>
      <w:r>
        <w:rPr>
          <w:rFonts w:ascii="Times New Roman" w:hAnsi="Times New Roman" w:eastAsia="仿宋" w:cs="Times New Roman"/>
          <w:sz w:val="24"/>
          <w:szCs w:val="24"/>
        </w:rPr>
        <w:pict>
          <v:line id="Line 286" o:spid="_x0000_s2257" o:spt="20" style="position:absolute;left:0pt;margin-left:228.6pt;margin-top:8.4pt;height:0pt;width:2pt;z-index:251676672;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">
            <v:path arrowok="t"/>
            <v:fill focussize="0,0"/>
            <v:stroke weight="0.6pt" joinstyle="miter"/>
            <v:imagedata o:title=""/>
            <o:lock v:ext="edit"/>
          </v:line>
        </w:pict>
      </w:r>
    </w:p>
    <w:p>
      <w:pPr>
        <w:spacing w:line="312" w:lineRule="auto"/>
        <w:ind w:firstLine="420" w:firstLineChars="200"/>
        <w:rPr>
          <w:rFonts w:ascii="Times New Roman" w:hAnsi="Times New Roman" w:eastAsia="仿宋" w:cs="Times New Roman"/>
          <w:sz w:val="24"/>
          <w:szCs w:val="24"/>
        </w:rPr>
      </w:pPr>
      <w:r>
        <w:rPr>
          <w:szCs w:val="21"/>
        </w:rPr>
        <w:pict>
          <v:group id="Group 312" o:spid="_x0000_s2231" o:spt="203" style="position:absolute;left:0pt;margin-left:262.3pt;margin-top:14.5pt;height:1.6pt;width:1.6pt;z-index:251687936;mso-width-relative:page;mso-height-relative:page;" coordorigin="870,1021" coordsize="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o:lock v:ext="edit"/>
            <v:shape id="Oval 310" o:spid="_x0000_s2233" o:spt="3" type="#_x0000_t3" style="position:absolute;left:870;top:1021;height:32;width:32;"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">
              <v:path/>
              <v:fill on="t" focussize="0,0"/>
              <v:stroke weight="0pt"/>
              <v:imagedata o:title=""/>
              <o:lock v:ext="edit"/>
            </v:shape>
            <v:shape id="Oval 311" o:spid="_x0000_s2232" o:spt="3" type="#_x0000_t3" style="position:absolute;left:870;top:1021;height:32;width:32;"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">
              <v:path/>
              <v:fill on="f" focussize="0,0"/>
              <v:stroke weight="0.25pt" joinstyle="miter"/>
              <v:imagedata o:title=""/>
              <o:lock v:ext="edit"/>
            </v:shape>
          </v:group>
        </w:pict>
      </w:r>
      <w:r>
        <w:rPr>
          <w:szCs w:val="21"/>
        </w:rPr>
        <w:pict>
          <v:group id="Group 309" o:spid="_x0000_s2234" o:spt="203" style="position:absolute;left:0pt;margin-left:296.4pt;margin-top:4.55pt;height:1.55pt;width:1.55pt;z-index:251686912;mso-width-relative:page;mso-height-relative:page;" coordorigin="1552,822" coordsize="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o:lock v:ext="edit"/>
            <v:shape id="Oval 307" o:spid="_x0000_s2236" o:spt="3" type="#_x0000_t3" style="position:absolute;left:1552;top:822;height:31;width:31;"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">
              <v:path/>
              <v:fill on="t" focussize="0,0"/>
              <v:stroke weight="0pt"/>
              <v:imagedata o:title=""/>
              <o:lock v:ext="edit"/>
            </v:shape>
            <v:shape id="Oval 308" o:spid="_x0000_s2235" o:spt="3" type="#_x0000_t3" style="position:absolute;left:1552;top:822;height:31;width:31;"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">
              <v:path/>
              <v:fill on="f" focussize="0,0"/>
              <v:stroke weight="0.25pt" joinstyle="miter"/>
              <v:imagedata o:title=""/>
              <o:lock v:ext="edit"/>
            </v:shape>
          </v:group>
        </w:pict>
      </w:r>
      <w:r>
        <w:rPr>
          <w:szCs w:val="21"/>
        </w:rPr>
        <w:pict>
          <v:rect id="Rectangle 293" o:spid="_x0000_s2250" o:spt="1" style="position:absolute;left:0pt;margin-left:223.35pt;margin-top:19.2pt;height:15.6pt;width:3.05pt;mso-wrap-style:none;z-index:251683840;mso-width-relative:page;mso-height-relative:pag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v:path/>
            <v:fill on="f" focussize="0,0"/>
            <v:stroke on="f"/>
            <v:imagedata o:title=""/>
            <o:lock v:ext="edit"/>
            <v:textbox inset="0mm,0mm,0mm,0mm" style="mso-fit-shape-to-text:t;">
              <w:txbxContent>
                <w:p>
                  <w:r>
                    <w:rPr>
                      <w:rFonts w:ascii="Times New Roman" w:hAnsi="Times New Roman" w:cs="Times New Roman"/>
                      <w:b/>
                      <w:bCs/>
                      <w:color w:val="000000"/>
                      <w:kern w:val="0"/>
                      <w:sz w:val="12"/>
                      <w:szCs w:val="12"/>
                    </w:rPr>
                    <w:t>1</w:t>
                  </w:r>
                </w:p>
              </w:txbxContent>
            </v:textbox>
          </v:rect>
        </w:pict>
      </w:r>
      <w:r>
        <w:rPr>
          <w:szCs w:val="21"/>
        </w:rPr>
        <w:pict>
          <v:line id="Line 285" o:spid="_x0000_s2258" o:spt="20" style="position:absolute;left:0pt;margin-left:228.6pt;margin-top:5.05pt;height:0pt;width:2pt;z-index:251675648;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">
            <v:path arrowok="t"/>
            <v:fill focussize="0,0"/>
            <v:stroke weight="0.6pt" joinstyle="miter"/>
            <v:imagedata o:title=""/>
            <o:lock v:ext="edit"/>
          </v:line>
        </w:pi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Group 324" o:spid="_x0000_s2219" o:spt="203" style="position:absolute;left:0pt;margin-left:228.25pt;margin-top:18.3pt;height:1.6pt;width:1.55pt;z-index:251692032;mso-width-relative:page;mso-height-relative:page;" coordorigin="189,1503" coordsize="3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o:lock v:ext="edit"/>
            <v:shape id="Oval 322" o:spid="_x0000_s2221" o:spt="3" type="#_x0000_t3" style="position:absolute;left:189;top:1503;height:32;width:31;"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">
              <v:path/>
              <v:fill on="t" focussize="0,0"/>
              <v:stroke weight="0pt"/>
              <v:imagedata o:title=""/>
              <o:lock v:ext="edit"/>
            </v:shape>
            <v:shape id="Oval 323" o:spid="_x0000_s2220" o:spt="3" type="#_x0000_t3" style="position:absolute;left:189;top:1503;height:32;width:31;"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">
              <v:path/>
              <v:fill on="f" focussize="0,0"/>
              <v:stroke weight="0.25pt" joinstyle="miter"/>
              <v:imagedata o:title=""/>
              <o:lock v:ext="edit"/>
            </v:shape>
          </v:group>
        </w:pict>
      </w:r>
      <w:r>
        <w:rPr>
          <w:rFonts w:ascii="Times New Roman" w:hAnsi="Times New Roman" w:eastAsia="仿宋" w:cs="Times New Roman"/>
          <w:sz w:val="24"/>
          <w:szCs w:val="24"/>
        </w:rPr>
        <w:pict>
          <v:group id="Group 321" o:spid="_x0000_s2222" o:spt="203" style="position:absolute;left:0pt;margin-left:232.5pt;margin-top:9.8pt;height:1.55pt;width:1.55pt;z-index:251691008;mso-width-relative:page;mso-height-relative:page;" coordorigin="274,1333" coordsize="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o:lock v:ext="edit"/>
            <v:shape id="Oval 319" o:spid="_x0000_s2224" o:spt="3" type="#_x0000_t3" style="position:absolute;left:274;top:1333;height:31;width:31;"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">
              <v:path/>
              <v:fill on="t" focussize="0,0"/>
              <v:stroke weight="0pt"/>
              <v:imagedata o:title=""/>
              <o:lock v:ext="edit"/>
            </v:shape>
            <v:shape id="Oval 320" o:spid="_x0000_s2223" o:spt="3" type="#_x0000_t3" style="position:absolute;left:274;top:1333;height:31;width:31;"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">
              <v:path/>
              <v:fill on="f" focussize="0,0"/>
              <v:stroke weight="0.25pt" joinstyle="miter"/>
              <v:imagedata o:title=""/>
              <o:lock v:ext="edit"/>
            </v:shape>
          </v:group>
        </w:pict>
      </w:r>
      <w:r>
        <w:rPr>
          <w:rFonts w:ascii="Times New Roman" w:hAnsi="Times New Roman" w:eastAsia="仿宋" w:cs="Times New Roman"/>
          <w:sz w:val="24"/>
          <w:szCs w:val="24"/>
        </w:rPr>
        <w:pict>
          <v:group id="Group 318" o:spid="_x0000_s2225" o:spt="203" style="position:absolute;left:0pt;margin-left:236.75pt;margin-top:6.25pt;height:1.6pt;width:1.55pt;z-index:251689984;mso-width-relative:page;mso-height-relative:page;" coordorigin="359,1262" coordsize="3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o:lock v:ext="edit"/>
            <v:shape id="Oval 316" o:spid="_x0000_s2227" o:spt="3" type="#_x0000_t3" style="position:absolute;left:359;top:1262;height:32;width:31;"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">
              <v:path/>
              <v:fill on="t" focussize="0,0"/>
              <v:stroke weight="0pt"/>
              <v:imagedata o:title=""/>
              <o:lock v:ext="edit"/>
            </v:shape>
            <v:shape id="Oval 317" o:spid="_x0000_s2226" o:spt="3" type="#_x0000_t3" style="position:absolute;left:359;top:1262;height:32;width:31;"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">
              <v:path/>
              <v:fill on="f" focussize="0,0"/>
              <v:stroke weight="0.25pt" joinstyle="miter"/>
              <v:imagedata o:title=""/>
              <o:lock v:ext="edit"/>
            </v:shape>
          </v:group>
        </w:pict>
      </w:r>
      <w:r>
        <w:rPr>
          <w:rFonts w:ascii="Times New Roman" w:hAnsi="Times New Roman" w:eastAsia="仿宋" w:cs="Times New Roman"/>
          <w:sz w:val="24"/>
          <w:szCs w:val="24"/>
        </w:rPr>
        <w:pict>
          <v:group id="Group 315" o:spid="_x0000_s2228" o:spt="203" style="position:absolute;left:0pt;margin-left:245.25pt;margin-top:1.3pt;height:1.55pt;width:1.6pt;z-index:251688960;mso-width-relative:page;mso-height-relative:page;" coordorigin="529,1163" coordsize="3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o:lock v:ext="edit"/>
            <v:shape id="Oval 313" o:spid="_x0000_s2230" o:spt="3" type="#_x0000_t3" style="position:absolute;left:529;top:1163;height:31;width:32;" fillcolor="#00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">
              <v:path/>
              <v:fill on="t" focussize="0,0"/>
              <v:stroke weight="0pt"/>
              <v:imagedata o:title=""/>
              <o:lock v:ext="edit"/>
            </v:shape>
            <v:shape id="Oval 314" o:spid="_x0000_s2229" o:spt="3" type="#_x0000_t3" style="position:absolute;left:529;top:1163;height:31;width:32;"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">
              <v:path/>
              <v:fill on="f" focussize="0,0"/>
              <v:stroke weight="0.25pt" joinstyle="miter"/>
              <v:imagedata o:title=""/>
              <o:lock v:ext="edit"/>
            </v:shape>
          </v:group>
        </w:pict>
      </w:r>
      <w:r>
        <w:rPr>
          <w:rFonts w:ascii="Times New Roman" w:hAnsi="Times New Roman" w:eastAsia="仿宋" w:cs="Times New Roman"/>
          <w:sz w:val="24"/>
          <w:szCs w:val="24"/>
        </w:rPr>
        <w:pict>
          <v:rect id="Rectangle 292" o:spid="_x0000_s2251" o:spt="1" style="position:absolute;left:0pt;margin-left:244.55pt;margin-top:19.3pt;height:15.6pt;width:3.05pt;mso-wrap-style:none;z-index:251682816;mso-width-relative:page;mso-height-relative:pag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v:path/>
            <v:fill on="f" focussize="0,0"/>
            <v:stroke on="f"/>
            <v:imagedata o:title=""/>
            <o:lock v:ext="edit"/>
            <v:textbox inset="0mm,0mm,0mm,0mm" style="mso-fit-shape-to-text:t;">
              <w:txbxContent>
                <w:p>
                  <w:r>
                    <w:rPr>
                      <w:rFonts w:ascii="Times New Roman" w:hAnsi="Times New Roman" w:cs="Times New Roman"/>
                      <w:b/>
                      <w:bCs/>
                      <w:color w:val="000000"/>
                      <w:kern w:val="0"/>
                      <w:sz w:val="12"/>
                      <w:szCs w:val="12"/>
                    </w:rPr>
                    <w:t>1</w:t>
                  </w:r>
                </w:p>
              </w:txbxContent>
            </v:textbox>
          </v:rect>
        </w:pict>
      </w:r>
      <w:r>
        <w:rPr>
          <w:rFonts w:ascii="Times New Roman" w:hAnsi="Times New Roman" w:eastAsia="仿宋" w:cs="Times New Roman"/>
          <w:sz w:val="24"/>
          <w:szCs w:val="24"/>
        </w:rPr>
        <w:pict>
          <v:rect id="Rectangle 289" o:spid="_x0000_s2254" o:spt="1" style="position:absolute;left:0pt;margin-left:223.35pt;margin-top:19.3pt;height:15.6pt;width:4.35pt;mso-wrap-style:none;z-index:251679744;mso-width-relative:page;mso-height-relative:pag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v:path/>
            <v:fill on="f" focussize="0,0"/>
            <v:stroke on="f"/>
            <v:imagedata o:title=""/>
            <o:lock v:ext="edit"/>
            <v:textbox inset="0mm,0mm,0mm,0mm" style="mso-fit-shape-to-text:t;">
              <w:txbxContent>
                <w:p>
                  <w:r>
                    <w:rPr>
                      <w:rFonts w:ascii="Times New Roman" w:hAnsi="Times New Roman" w:cs="Times New Roman"/>
                      <w:b/>
                      <w:bCs/>
                      <w:i/>
                      <w:iCs/>
                      <w:color w:val="000000"/>
                      <w:kern w:val="0"/>
                      <w:sz w:val="12"/>
                      <w:szCs w:val="12"/>
                    </w:rPr>
                    <w:t>O</w:t>
                  </w:r>
                </w:p>
              </w:txbxContent>
            </v:textbox>
          </v:rect>
        </w:pict>
      </w:r>
      <w:r>
        <w:rPr>
          <w:rFonts w:ascii="Times New Roman" w:hAnsi="Times New Roman" w:eastAsia="仿宋" w:cs="Times New Roman"/>
          <w:sz w:val="24"/>
          <w:szCs w:val="24"/>
        </w:rPr>
        <w:pict>
          <v:line id="Line 288" o:spid="_x0000_s2255" o:spt="20" style="position:absolute;left:0pt;flip:y;margin-left:314.2pt;margin-top:16.95pt;height:2.15pt;width:0pt;z-index:251678720;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">
            <v:path arrowok="t"/>
            <v:fill focussize="0,0"/>
            <v:stroke weight="0.6pt" joinstyle="miter"/>
            <v:imagedata o:title=""/>
            <o:lock v:ext="edit"/>
          </v:line>
        </w:pict>
      </w:r>
      <w:r>
        <w:rPr>
          <w:rFonts w:ascii="Times New Roman" w:hAnsi="Times New Roman" w:eastAsia="仿宋" w:cs="Times New Roman"/>
          <w:sz w:val="24"/>
          <w:szCs w:val="24"/>
        </w:rPr>
        <w:pict>
          <v:line id="Line 287" o:spid="_x0000_s2256" o:spt="20" style="position:absolute;left:0pt;margin-left:228.8pt;margin-top:2.2pt;height:0pt;width:2pt;z-index:251677696;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">
            <v:path arrowok="t"/>
            <v:fill focussize="0,0"/>
            <v:stroke weight="0.6pt" joinstyle="miter"/>
            <v:imagedata o:title=""/>
            <o:lock v:ext="edit"/>
          </v:line>
        </w:pict>
      </w:r>
      <w:r>
        <w:rPr>
          <w:rFonts w:ascii="Times New Roman" w:hAnsi="Times New Roman" w:eastAsia="仿宋" w:cs="Times New Roman"/>
          <w:sz w:val="24"/>
          <w:szCs w:val="24"/>
        </w:rPr>
        <w:pict>
          <v:line id="Line 284" o:spid="_x0000_s2259" o:spt="20" style="position:absolute;left:0pt;flip:y;margin-left:297.1pt;margin-top:16.95pt;height:2.15pt;width:0pt;z-index:251674624;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">
            <v:path arrowok="t"/>
            <v:fill focussize="0,0"/>
            <v:stroke weight="0.6pt" joinstyle="miter"/>
            <v:imagedata o:title=""/>
            <o:lock v:ext="edit"/>
          </v:line>
        </w:pict>
      </w:r>
      <w:r>
        <w:rPr>
          <w:rFonts w:ascii="Times New Roman" w:hAnsi="Times New Roman" w:eastAsia="仿宋" w:cs="Times New Roman"/>
          <w:sz w:val="24"/>
          <w:szCs w:val="24"/>
        </w:rPr>
        <w:pict>
          <v:line id="Line 283" o:spid="_x0000_s2260" o:spt="20" style="position:absolute;left:0pt;flip:y;margin-left:279.85pt;margin-top:16.95pt;height:2.15pt;width:0pt;z-index:251673600;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">
            <v:path arrowok="t"/>
            <v:fill focussize="0,0"/>
            <v:stroke weight="0.6pt" joinstyle="miter"/>
            <v:imagedata o:title=""/>
            <o:lock v:ext="edit"/>
          </v:line>
        </w:pict>
      </w:r>
      <w:r>
        <w:rPr>
          <w:rFonts w:ascii="Times New Roman" w:hAnsi="Times New Roman" w:eastAsia="仿宋" w:cs="Times New Roman"/>
          <w:sz w:val="24"/>
          <w:szCs w:val="24"/>
        </w:rPr>
        <w:pict>
          <v:line id="Line 282" o:spid="_x0000_s2261" o:spt="20" style="position:absolute;left:0pt;flip:y;margin-left:262.95pt;margin-top:16.75pt;height:2.15pt;width:0pt;z-index:251672576;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">
            <v:path arrowok="t"/>
            <v:fill focussize="0,0"/>
            <v:stroke weight="0.6pt" joinstyle="miter"/>
            <v:imagedata o:title=""/>
            <o:lock v:ext="edit"/>
          </v:line>
        </w:pict>
      </w:r>
      <w:r>
        <w:rPr>
          <w:rFonts w:ascii="Times New Roman" w:hAnsi="Times New Roman" w:eastAsia="仿宋" w:cs="Times New Roman"/>
          <w:sz w:val="24"/>
          <w:szCs w:val="24"/>
        </w:rPr>
        <w:pict>
          <v:line id="Line 281" o:spid="_x0000_s2262" o:spt="20" style="position:absolute;left:0pt;flip:y;margin-left:246.05pt;margin-top:16.75pt;height:2.15pt;width:0pt;z-index:251671552;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">
            <v:path arrowok="t"/>
            <v:fill focussize="0,0"/>
            <v:stroke weight="0.6pt" joinstyle="miter"/>
            <v:imagedata o:title=""/>
            <o:lock v:ext="edit"/>
          </v:line>
        </w:pict>
      </w:r>
      <w:r>
        <w:rPr>
          <w:rFonts w:ascii="Times New Roman" w:hAnsi="Times New Roman" w:eastAsia="仿宋" w:cs="Times New Roman"/>
          <w:sz w:val="24"/>
          <w:szCs w:val="24"/>
        </w:rPr>
        <w:pict>
          <v:line id="Line 280" o:spid="_x0000_s2263" o:spt="20" style="position:absolute;left:0pt;flip:y;margin-left:382.3pt;margin-top:16.95pt;height:2.15pt;width:0pt;z-index:251670528;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">
            <v:path arrowok="t"/>
            <v:fill focussize="0,0"/>
            <v:stroke weight="0.6pt" joinstyle="miter"/>
            <v:imagedata o:title=""/>
            <o:lock v:ext="edit"/>
          </v:line>
        </w:pict>
      </w:r>
      <w:r>
        <w:rPr>
          <w:rFonts w:ascii="Times New Roman" w:hAnsi="Times New Roman" w:eastAsia="仿宋" w:cs="Times New Roman"/>
          <w:sz w:val="24"/>
          <w:szCs w:val="24"/>
        </w:rPr>
        <w:pict>
          <v:line id="Line 279" o:spid="_x0000_s2264" o:spt="20" style="position:absolute;left:0pt;flip:y;margin-left:365.05pt;margin-top:17.15pt;height:2.15pt;width:0pt;z-index:251669504;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">
            <v:path arrowok="t"/>
            <v:fill focussize="0,0"/>
            <v:stroke weight="0.6pt" joinstyle="miter"/>
            <v:imagedata o:title=""/>
            <o:lock v:ext="edit"/>
          </v:line>
        </w:pict>
      </w:r>
      <w:r>
        <w:rPr>
          <w:rFonts w:ascii="Times New Roman" w:hAnsi="Times New Roman" w:eastAsia="仿宋" w:cs="Times New Roman"/>
          <w:sz w:val="24"/>
          <w:szCs w:val="24"/>
        </w:rPr>
        <w:pict>
          <v:line id="Line 278" o:spid="_x0000_s2265" o:spt="20" style="position:absolute;left:0pt;flip:y;margin-left:348.15pt;margin-top:16.75pt;height:2.15pt;width:0pt;z-index:251668480;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">
            <v:path arrowok="t"/>
            <v:fill focussize="0,0"/>
            <v:stroke weight="0.6pt" joinstyle="miter"/>
            <v:imagedata o:title=""/>
            <o:lock v:ext="edit"/>
          </v:line>
        </w:pict>
      </w:r>
      <w:r>
        <w:rPr>
          <w:rFonts w:ascii="Times New Roman" w:hAnsi="Times New Roman" w:eastAsia="仿宋" w:cs="Times New Roman"/>
          <w:sz w:val="24"/>
          <w:szCs w:val="24"/>
        </w:rPr>
        <w:pict>
          <v:line id="Line 277" o:spid="_x0000_s2266" o:spt="20" style="position:absolute;left:0pt;flip:y;margin-left:331.25pt;margin-top:16.75pt;height:2.15pt;width:0pt;z-index:251667456;mso-width-relative:page;mso-height-relative:page;"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">
            <v:path arrowok="t"/>
            <v:fill focussize="0,0"/>
            <v:stroke weight="0.6pt" joinstyle="miter"/>
            <v:imagedata o:title=""/>
            <o:lock v:ext="edit"/>
          </v:line>
        </w:pict>
      </w:r>
      <w:r>
        <w:rPr>
          <w:rFonts w:ascii="Times New Roman" w:hAnsi="Times New Roman" w:eastAsia="仿宋" w:cs="Times New Roman"/>
          <w:sz w:val="24"/>
          <w:szCs w:val="24"/>
        </w:rPr>
        <w:pict>
          <v:shape id="Freeform 271" o:spid="_x0000_s2273" style="position:absolute;left:0pt;margin-left:402.9pt;margin-top:17.6pt;height:3pt;width:4.2pt;z-index:251665408;mso-width-relative:page;mso-height-relative:page;" fillcolor="#000000" filled="t" stroked="f" coordsize="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" path="m0,0l84,30,0,60,39,30,0,0xe">
            <v:path arrowok="t" o:connecttype="custom" o:connectlocs="0,0;53340,19050;0,38100;24765,19050;0,0" o:connectangles="0,0,0,0,0"/>
            <v:fill on="t" focussize="0,0"/>
            <v:stroke on="f"/>
            <v:imagedata o:title=""/>
            <o:lock v:ext="edit"/>
          </v:shape>
        </w:pi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shape id="Text Box 207" o:spid="_x0000_s2218" o:spt="202" type="#_x0000_t202" style="position:absolute;left:0pt;margin-left:295.85pt;margin-top:13.6pt;height:22.8pt;width:56pt;z-index:251693056;mso-width-relative:page;mso-height-relative:page;"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">
            <v:path/>
            <v:fill focussize="0,0"/>
            <v:stroke on="f" joinstyle="miter"/>
            <v:imagedata o:title=""/>
            <o:lock v:ext="edit"/>
            <v:textbox style="mso-fit-shape-to-text:t;">
              <w:txbxContent>
                <w:p>
                  <w:pPr>
                    <w:rPr>
                      <w:rFonts w:ascii="Times New Roman" w:hAnsi="Times New Roman" w:eastAsia="仿宋" w:cs="Times New Roman"/>
                      <w:sz w:val="24"/>
                      <w:szCs w:val="24"/>
                    </w:rPr>
                  </w:pPr>
                  <w:r>
                    <w:rPr>
                      <w:rFonts w:ascii="Times New Roman" w:hAnsi="Times New Roman" w:eastAsia="仿宋" w:cs="Times New Roman"/>
                      <w:sz w:val="24"/>
                      <w:szCs w:val="24"/>
                    </w:rPr>
                    <w:t>图1</w:t>
                  </w:r>
                </w:p>
              </w:txbxContent>
            </v:textbox>
          </v:shape>
        </w:pict>
      </w:r>
      <w:r>
        <w:rPr>
          <w:rFonts w:ascii="Times New Roman" w:hAnsi="Times New Roman" w:eastAsia="仿宋" w:cs="Times New Roman"/>
          <w:sz w:val="24"/>
          <w:szCs w:val="24"/>
        </w:rPr>
        <w:pict>
          <v:rect id="Rectangle 291" o:spid="_x0000_s2252" o:spt="1" style="position:absolute;left:0pt;margin-left:403.2pt;margin-top:0.45pt;height:15.6pt;width:3.05pt;mso-wrap-style:none;z-index:251681792;mso-width-relative:page;mso-height-relative:pag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v:path/>
            <v:fill on="f" focussize="0,0"/>
            <v:stroke on="f"/>
            <v:imagedata o:title=""/>
            <o:lock v:ext="edit"/>
            <v:textbox inset="0mm,0mm,0mm,0mm" style="mso-fit-shape-to-text:t;">
              <w:txbxContent>
                <w:p>
                  <w:r>
                    <w:rPr>
                      <w:rFonts w:ascii="Times New Roman" w:hAnsi="Times New Roman" w:cs="Times New Roman"/>
                      <w:b/>
                      <w:bCs/>
                      <w:i/>
                      <w:iCs/>
                      <w:color w:val="000000"/>
                      <w:kern w:val="0"/>
                      <w:sz w:val="12"/>
                      <w:szCs w:val="12"/>
                    </w:rPr>
                    <w:t>x</w:t>
                  </w:r>
                </w:p>
              </w:txbxContent>
            </v:textbox>
          </v:rect>
        </w:pict>
      </w:r>
    </w:p>
    <w:p>
      <w:pPr>
        <w:spacing w:line="312" w:lineRule="auto"/>
        <w:rPr>
          <w:rFonts w:ascii="Times New Roman" w:hAnsi="Times New Roman" w:eastAsia="仿宋" w:cs="Times New Roman"/>
          <w:sz w:val="24"/>
          <w:szCs w:val="24"/>
        </w:rPr>
      </w:pP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例2 </w:t>
      </w:r>
      <w:r>
        <w:rPr>
          <w:rFonts w:hint="eastAsia" w:ascii="Times New Roman" w:hAnsi="Times New Roman" w:eastAsia="仿宋" w:cs="Times New Roman"/>
          <w:sz w:val="24"/>
          <w:szCs w:val="24"/>
        </w:rPr>
        <w:t>写出</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073"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hint="eastAsia" w:ascii="Times New Roman" w:hAnsi="Times New Roman" w:eastAsia="仿宋" w:cs="Times New Roman"/>
          <w:sz w:val="24"/>
          <w:szCs w:val="24"/>
        </w:rPr>
        <w:t>的定义域，并作出它</w:t>
      </w:r>
      <w:r>
        <w:rPr>
          <w:rFonts w:ascii="Times New Roman" w:hAnsi="Times New Roman" w:eastAsia="仿宋" w:cs="Times New Roman"/>
          <w:sz w:val="24"/>
          <w:szCs w:val="24"/>
        </w:rPr>
        <w:t>的大致图像．</w:t>
      </w:r>
    </w:p>
    <w:p>
      <w:pPr>
        <w:spacing w:line="312" w:lineRule="auto"/>
        <w:ind w:firstLine="480" w:firstLineChars="200"/>
        <w:rPr>
          <w:rFonts w:ascii="Times New Roman" w:hAnsi="Times New Roman" w:eastAsia="仿宋" w:cs="Times New Roman"/>
          <w:sz w:val="24"/>
          <w:szCs w:val="24"/>
        </w:rPr>
      </w:pPr>
      <w:bookmarkStart w:id="0" w:name="_Hlk46156898"/>
      <w:bookmarkEnd w:id="0"/>
      <w:r>
        <w:rPr>
          <w:rFonts w:ascii="Times New Roman" w:hAnsi="Times New Roman" w:eastAsia="仿宋" w:cs="Times New Roman"/>
          <w:sz w:val="24"/>
          <w:szCs w:val="24"/>
        </w:rPr>
        <w:pict>
          <v:group id="Group 208" o:spid="_x0000_s2213" o:spt="203" style="position:absolute;left:0pt;margin-left:333.1pt;margin-top:26.5pt;height:207pt;width:108.3pt;mso-position-horizontal-relative:margin;mso-wrap-distance-bottom:0pt;mso-wrap-distance-left:9pt;mso-wrap-distance-right:9pt;mso-wrap-distance-top:0pt;z-index:251663360;mso-width-relative:page;mso-height-relative:page;" coordorigin="7182,9678" coordsize="2426,4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">
            <o:lock v:ext="edit"/>
            <v:shape id="图片 3" o:spid="_x0000_s2215" o:spt="75" type="#_x0000_t75" style="position:absolute;left:7182;top:9678;height:4371;width:2426;"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">
              <v:path/>
              <v:fill on="f" focussize="0,0"/>
              <v:stroke on="f" joinstyle="miter"/>
              <v:imagedata r:id="rId94" o:title=""/>
              <o:lock v:ext="edit" aspectratio="t"/>
            </v:shape>
            <v:shape id="Text Box 7" o:spid="_x0000_s2214" o:spt="202" type="#_x0000_t202" style="position:absolute;left:8012;top:13978;height:456;width:1120;"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v:path/>
              <v:fill focussize="0,0"/>
              <v:stroke on="f" joinstyle="miter"/>
              <v:imagedata o:title=""/>
              <o:lock v:ext="edi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图2</w:t>
                    </w:r>
                  </w:p>
                </w:txbxContent>
              </v:textbox>
            </v:shape>
            <w10:wrap type="square"/>
          </v:group>
        </w:pict>
      </w:r>
      <w:r>
        <w:rPr>
          <w:rFonts w:ascii="Times New Roman" w:hAnsi="Times New Roman" w:eastAsia="仿宋" w:cs="Times New Roman"/>
          <w:sz w:val="24"/>
          <w:szCs w:val="24"/>
        </w:rPr>
        <w:t>解因为对一切实数</w:t>
      </w:r>
      <w:r>
        <w:rPr>
          <w:rFonts w:ascii="Times New Roman" w:hAnsi="Times New Roman" w:eastAsia="仿宋" w:cs="Times New Roman"/>
          <w:i/>
          <w:sz w:val="24"/>
          <w:szCs w:val="24"/>
        </w:rPr>
        <w:t>x</w:t>
      </w:r>
      <w:r>
        <w:rPr>
          <w:rFonts w:ascii="Times New Roman" w:hAnsi="Times New Roman" w:eastAsia="仿宋" w:cs="Times New Roman"/>
          <w:sz w:val="24"/>
          <w:szCs w:val="24"/>
        </w:rPr>
        <w:t>该函数都有意义，所以其定义域是</w:t>
      </w:r>
      <w:r>
        <w:rPr>
          <w:rFonts w:ascii="Times New Roman" w:hAnsi="Times New Roman" w:eastAsia="仿宋" w:cs="Times New Roman"/>
          <w:position w:val="-4"/>
          <w:sz w:val="24"/>
          <w:szCs w:val="24"/>
        </w:rPr>
        <w:object>
          <v:shape id="_x0000_i1074" o:spt="75" type="#_x0000_t75" style="height:14.25pt;width:14.25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position w:val="-10"/>
        </w:rPr>
        <w:object>
          <v:shape id="_x0000_i1075" o:spt="75" type="#_x0000_t75" style="height:18.75pt;width:54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仿宋" w:cs="Times New Roman"/>
          <w:sz w:val="24"/>
          <w:szCs w:val="24"/>
        </w:rPr>
        <w:t>，</w:t>
      </w:r>
      <w:r>
        <w:rPr>
          <w:rFonts w:ascii="Times New Roman" w:hAnsi="Times New Roman"/>
          <w:position w:val="-14"/>
        </w:rPr>
        <w:object>
          <v:shape id="_x0000_i1076" o:spt="75" type="#_x0000_t75" style="height:22.5pt;width:52.5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Times New Roman" w:eastAsia="仿宋" w:cs="Times New Roman"/>
          <w:sz w:val="24"/>
          <w:szCs w:val="24"/>
        </w:rPr>
        <w:t>，</w:t>
      </w:r>
      <w:r>
        <w:rPr>
          <w:rFonts w:ascii="Times New Roman" w:hAnsi="Times New Roman"/>
          <w:position w:val="-28"/>
        </w:rPr>
        <w:object>
          <v:shape id="_x0000_i1077" o:spt="75" type="#_x0000_t75" style="height:36.75pt;width:63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078" o:spt="75" type="#_x0000_t75" style="height:16.5pt;width:32.25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Times New Roman" w:eastAsia="仿宋" w:cs="Times New Roman"/>
          <w:sz w:val="24"/>
          <w:szCs w:val="24"/>
        </w:rPr>
        <w:t>，</w:t>
      </w:r>
      <w:r>
        <w:rPr>
          <w:rFonts w:ascii="Times New Roman" w:hAnsi="Times New Roman"/>
          <w:position w:val="-28"/>
        </w:rPr>
        <w:object>
          <v:shape id="_x0000_i1079" o:spt="75" type="#_x0000_t75" style="height:36.75pt;width:47.25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仿宋" w:cs="Times New Roman"/>
          <w:sz w:val="24"/>
          <w:szCs w:val="24"/>
        </w:rPr>
        <w:t>，</w:t>
      </w:r>
      <w:r>
        <w:rPr>
          <w:rFonts w:ascii="Times New Roman" w:hAnsi="Times New Roman"/>
          <w:position w:val="-4"/>
        </w:rPr>
        <w:object>
          <v:shape id="_x0000_i1080" o:spt="75" type="#_x0000_t75" style="height:15pt;width:27.75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r>
        <w:rPr>
          <w:rFonts w:hint="eastAsia" w:ascii="Times New Roman" w:hAnsi="Times New Roman" w:eastAsia="仿宋" w:cs="Times New Roman"/>
          <w:sz w:val="24"/>
          <w:szCs w:val="24"/>
        </w:rPr>
        <w:t>，</w:t>
      </w:r>
      <w:r>
        <w:rPr>
          <w:rFonts w:ascii="Times New Roman" w:hAnsi="Times New Roman"/>
          <w:position w:val="-6"/>
        </w:rPr>
        <w:object>
          <v:shape id="_x0000_i1081" o:spt="75" type="#_x0000_t75" style="height:16.5pt;width:32.25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就得到幂函数</w:t>
      </w:r>
      <w:r>
        <w:rPr>
          <w:rFonts w:ascii="Times New Roman" w:hAnsi="Times New Roman" w:eastAsia="仿宋" w:cs="Times New Roman"/>
          <w:position w:val="-10"/>
          <w:sz w:val="24"/>
          <w:szCs w:val="24"/>
        </w:rPr>
        <w:object>
          <v:shape id="_x0000_i1082"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Times New Roman" w:eastAsia="仿宋" w:cs="Times New Roman"/>
          <w:sz w:val="24"/>
          <w:szCs w:val="24"/>
        </w:rPr>
        <w:t>的图像经过下面的点：</w:t>
      </w:r>
      <w:r>
        <w:rPr>
          <w:rFonts w:ascii="Times New Roman" w:hAnsi="Times New Roman" w:eastAsia="仿宋" w:cs="Times New Roman"/>
          <w:position w:val="-10"/>
          <w:sz w:val="24"/>
          <w:szCs w:val="24"/>
        </w:rPr>
        <w:object>
          <v:shape id="_x0000_i1083" o:spt="75" type="#_x0000_t75" style="height:14.25pt;width:42.75pt;" o:ole="t" filled="f" o:preferrelative="t" stroked="f" coordsize="21600,21600">
            <v:path/>
            <v:fill on="f" focussize="0,0"/>
            <v:stroke on="f" joinstyle="miter"/>
            <v:imagedata r:id="rId113" o:title=""/>
            <o:lock v:ext="edit" aspectratio="t"/>
            <w10:wrap type="none"/>
            <w10:anchorlock/>
          </v:shape>
          <o:OLEObject Type="Embed" ProgID="Equation.DSMT4" ShapeID="_x0000_i1083" DrawAspect="Content" ObjectID="_1468075783" r:id="rId1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4" o:spt="75" type="#_x0000_t75" style="height:14.25pt;width:42.75pt;" o:ole="t" filled="f" o:preferrelative="t" stroked="f" coordsize="21600,21600">
            <v:path/>
            <v:fill on="f" focussize="0,0"/>
            <v:stroke on="f" joinstyle="miter"/>
            <v:imagedata r:id="rId115" o:title=""/>
            <o:lock v:ext="edit" aspectratio="t"/>
            <w10:wrap type="none"/>
            <w10:anchorlock/>
          </v:shape>
          <o:OLEObject Type="Embed" ProgID="Equation.DSMT4" ShapeID="_x0000_i1084" DrawAspect="Content" ObjectID="_1468075784" r:id="rId114">
            <o:LockedField>false</o:LockedField>
          </o:OLEObject>
        </w:object>
      </w:r>
      <w:r>
        <w:rPr>
          <w:rFonts w:ascii="Times New Roman" w:hAnsi="Times New Roman" w:eastAsia="仿宋" w:cs="Times New Roman"/>
          <w:position w:val="-28"/>
          <w:sz w:val="24"/>
          <w:szCs w:val="24"/>
        </w:rPr>
        <w:object>
          <v:shape id="_x0000_i1085" o:spt="75" type="#_x0000_t75" style="height:36.75pt;width:50.25pt;" o:ole="t" filled="f" o:preferrelative="t" stroked="f" coordsize="21600,21600">
            <v:path/>
            <v:fill on="f" focussize="0,0"/>
            <v:stroke on="f" joinstyle="miter"/>
            <v:imagedata r:id="rId117" o:title=""/>
            <o:lock v:ext="edit" aspectratio="t"/>
            <w10:wrap type="none"/>
            <w10:anchorlock/>
          </v:shape>
          <o:OLEObject Type="Embed" ProgID="Equation.DSMT4" ShapeID="_x0000_i1085" DrawAspect="Content" ObjectID="_1468075785" r:id="rId1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6" o:spt="75" type="#_x0000_t75" style="height:14.25pt;width:29.25pt;" o:ole="t" filled="f" o:preferrelative="t" stroked="f" coordsize="21600,21600">
            <v:path/>
            <v:fill on="f" focussize="0,0"/>
            <v:stroke on="f" joinstyle="miter"/>
            <v:imagedata r:id="rId119" o:title=""/>
            <o:lock v:ext="edit" aspectratio="t"/>
            <w10:wrap type="none"/>
            <w10:anchorlock/>
          </v:shape>
          <o:OLEObject Type="Embed" ProgID="Equation.DSMT4" ShapeID="_x0000_i1086" DrawAspect="Content" ObjectID="_1468075786" r:id="rId1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87" o:spt="75" type="#_x0000_t75" style="height:36.75pt;width:36.75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8" o:spt="75" type="#_x0000_t75" style="height:14.25pt;width:22.5pt;" o:ole="t" filled="f" o:preferrelative="t" stroked="f" coordsize="21600,21600">
            <v:path/>
            <v:fill on="f" focussize="0,0"/>
            <v:stroke on="f" joinstyle="miter"/>
            <v:imagedata r:id="rId123" o:title=""/>
            <o:lock v:ext="edit" aspectratio="t"/>
            <w10:wrap type="none"/>
            <w10:anchorlock/>
          </v:shape>
          <o:OLEObject Type="Embed" ProgID="Equation.DSMT4" ShapeID="_x0000_i1088" DrawAspect="Content" ObjectID="_1468075788" r:id="rId1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9" o:spt="75" type="#_x0000_t75" style="height:14.25pt;width:29.25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再使用计算器多采集一些点，可以粗略地作出其图像，如图2所示</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3</w:t>
      </w:r>
      <w:r>
        <w:rPr>
          <w:rFonts w:ascii="Times New Roman" w:hAnsi="Times New Roman" w:eastAsia="仿宋" w:cs="Times New Roman"/>
          <w:sz w:val="24"/>
          <w:szCs w:val="24"/>
        </w:rPr>
        <w:t>] 观察幂函数</w:t>
      </w:r>
      <w:r>
        <w:rPr>
          <w:rFonts w:ascii="Times New Roman" w:hAnsi="Times New Roman" w:eastAsia="仿宋" w:cs="Times New Roman"/>
          <w:position w:val="-10"/>
          <w:sz w:val="24"/>
          <w:szCs w:val="24"/>
        </w:rPr>
        <w:object>
          <v:shape id="_x0000_i1090"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90" DrawAspect="Content" ObjectID="_1468075790" r:id="rId126">
            <o:LockedField>false</o:LockedField>
          </o:OLEObject>
        </w:object>
      </w:r>
      <w:r>
        <w:rPr>
          <w:rFonts w:ascii="Times New Roman" w:hAnsi="Times New Roman" w:eastAsia="仿宋" w:cs="Times New Roman"/>
          <w:sz w:val="24"/>
          <w:szCs w:val="24"/>
        </w:rPr>
        <w:t>的大致图像，思考幂函数</w:t>
      </w:r>
      <w:r>
        <w:rPr>
          <w:rFonts w:ascii="Times New Roman" w:hAnsi="Times New Roman" w:eastAsia="仿宋" w:cs="Times New Roman"/>
          <w:position w:val="-10"/>
          <w:sz w:val="24"/>
          <w:szCs w:val="24"/>
        </w:rPr>
        <w:object>
          <v:shape id="_x0000_i1091"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91" DrawAspect="Content" ObjectID="_1468075791" r:id="rId127">
            <o:LockedField>false</o:LockedField>
          </o:OLEObject>
        </w:object>
      </w:r>
      <w:r>
        <w:rPr>
          <w:rFonts w:ascii="Times New Roman" w:hAnsi="Times New Roman" w:eastAsia="仿宋" w:cs="Times New Roman"/>
          <w:sz w:val="24"/>
          <w:szCs w:val="24"/>
        </w:rPr>
        <w:t>的图像在对称性上具有怎样的特征呢？</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通过观察可以</w:t>
      </w:r>
      <w:r>
        <w:rPr>
          <w:rFonts w:hint="eastAsia" w:ascii="Times New Roman" w:hAnsi="Times New Roman" w:eastAsia="仿宋" w:cs="Times New Roman"/>
          <w:sz w:val="24"/>
          <w:szCs w:val="24"/>
        </w:rPr>
        <w:t>猜测</w:t>
      </w:r>
      <w:r>
        <w:rPr>
          <w:rFonts w:ascii="Times New Roman" w:hAnsi="Times New Roman" w:eastAsia="仿宋" w:cs="Times New Roman"/>
          <w:sz w:val="24"/>
          <w:szCs w:val="24"/>
        </w:rPr>
        <w:t>，该函数的图像是关于原点成中心对称的．</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学生甲：通过观察，我</w:t>
      </w:r>
      <w:r>
        <w:rPr>
          <w:rFonts w:hint="eastAsia" w:ascii="Times New Roman" w:hAnsi="Times New Roman" w:eastAsia="仿宋" w:cs="Times New Roman"/>
          <w:sz w:val="24"/>
          <w:szCs w:val="24"/>
        </w:rPr>
        <w:t>猜测</w:t>
      </w:r>
      <w:r>
        <w:rPr>
          <w:rFonts w:ascii="Times New Roman" w:hAnsi="Times New Roman" w:eastAsia="仿宋" w:cs="Times New Roman"/>
          <w:sz w:val="24"/>
          <w:szCs w:val="24"/>
        </w:rPr>
        <w:t>该函数的图像应该是关于原点成中心对称的．</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老师：很好</w:t>
      </w:r>
      <w:r>
        <w:rPr>
          <w:rFonts w:ascii="Times New Roman" w:hAnsi="Times New Roman" w:eastAsia="仿宋" w:cs="Times New Roman"/>
          <w:sz w:val="24"/>
          <w:szCs w:val="24"/>
        </w:rPr>
        <w:t>．</w:t>
      </w:r>
      <w:r>
        <w:rPr>
          <w:rFonts w:hint="eastAsia" w:ascii="Times New Roman" w:hAnsi="Times New Roman" w:eastAsia="仿宋" w:cs="Times New Roman"/>
          <w:sz w:val="24"/>
          <w:szCs w:val="24"/>
        </w:rPr>
        <w:t>刚才同学们是通过观察，从几何直观的角度猜测</w:t>
      </w:r>
      <w:r>
        <w:rPr>
          <w:rFonts w:ascii="Times New Roman" w:hAnsi="Times New Roman" w:eastAsia="仿宋" w:cs="Times New Roman"/>
          <w:sz w:val="24"/>
          <w:szCs w:val="24"/>
        </w:rPr>
        <w:t>幂函数</w:t>
      </w:r>
      <w:r>
        <w:rPr>
          <w:rFonts w:ascii="Times New Roman" w:hAnsi="Times New Roman" w:eastAsia="仿宋" w:cs="Times New Roman"/>
          <w:sz w:val="24"/>
          <w:szCs w:val="24"/>
        </w:rPr>
        <w:object>
          <v:shape id="_x0000_i1092"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92" DrawAspect="Content" ObjectID="_1468075792" r:id="rId128">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图像</w:t>
      </w:r>
      <w:r>
        <w:rPr>
          <w:rFonts w:ascii="Times New Roman" w:hAnsi="Times New Roman" w:eastAsia="仿宋" w:cs="Times New Roman"/>
          <w:sz w:val="24"/>
          <w:szCs w:val="24"/>
        </w:rPr>
        <w:t>是关于原点成中心对称的．</w:t>
      </w:r>
      <w:r>
        <w:rPr>
          <w:rFonts w:hint="eastAsia" w:ascii="Times New Roman" w:hAnsi="Times New Roman" w:eastAsia="仿宋" w:cs="Times New Roman"/>
          <w:sz w:val="24"/>
          <w:szCs w:val="24"/>
        </w:rPr>
        <w:t>我们知道观察得到的结论未必都是正确的，</w:t>
      </w:r>
      <w:r>
        <w:rPr>
          <w:rFonts w:ascii="Times New Roman" w:hAnsi="Times New Roman" w:eastAsia="仿宋" w:cs="Times New Roman"/>
          <w:sz w:val="24"/>
          <w:szCs w:val="24"/>
        </w:rPr>
        <w:t>请同学们思考一下，能否</w:t>
      </w:r>
      <w:r>
        <w:rPr>
          <w:rFonts w:hint="eastAsia" w:ascii="Times New Roman" w:hAnsi="Times New Roman" w:eastAsia="仿宋" w:cs="Times New Roman"/>
          <w:sz w:val="24"/>
          <w:szCs w:val="24"/>
        </w:rPr>
        <w:t>从代数的角度，说明</w:t>
      </w:r>
      <w:r>
        <w:rPr>
          <w:rFonts w:ascii="Times New Roman" w:hAnsi="Times New Roman" w:eastAsia="仿宋" w:cs="Times New Roman"/>
          <w:sz w:val="24"/>
          <w:szCs w:val="24"/>
        </w:rPr>
        <w:t>幂函数</w:t>
      </w:r>
      <w:r>
        <w:rPr>
          <w:rFonts w:ascii="Times New Roman" w:hAnsi="Times New Roman" w:eastAsia="仿宋" w:cs="Times New Roman"/>
          <w:sz w:val="24"/>
          <w:szCs w:val="24"/>
        </w:rPr>
        <w:object>
          <v:shape id="_x0000_i1093"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93" DrawAspect="Content" ObjectID="_1468075793" r:id="rId129">
            <o:LockedField>false</o:LockedField>
          </o:OLEObject>
        </w:object>
      </w:r>
      <w:r>
        <w:rPr>
          <w:rFonts w:ascii="Times New Roman" w:hAnsi="Times New Roman" w:eastAsia="仿宋" w:cs="Times New Roman"/>
          <w:sz w:val="24"/>
          <w:szCs w:val="24"/>
        </w:rPr>
        <w:t>的图像关于原点成中心对称</w:t>
      </w:r>
      <w:r>
        <w:rPr>
          <w:rFonts w:hint="eastAsia" w:ascii="Times New Roman" w:hAnsi="Times New Roman" w:eastAsia="仿宋" w:cs="Times New Roman"/>
          <w:sz w:val="24"/>
          <w:szCs w:val="24"/>
        </w:rPr>
        <w:t>呢？</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4</w:t>
      </w:r>
      <w:r>
        <w:rPr>
          <w:rFonts w:ascii="Times New Roman" w:hAnsi="Times New Roman" w:eastAsia="仿宋" w:cs="Times New Roman"/>
          <w:sz w:val="24"/>
          <w:szCs w:val="24"/>
        </w:rPr>
        <w:t>] 能否</w:t>
      </w:r>
      <w:r>
        <w:rPr>
          <w:rFonts w:hint="eastAsia" w:ascii="Times New Roman" w:hAnsi="Times New Roman" w:eastAsia="仿宋" w:cs="Times New Roman"/>
          <w:sz w:val="24"/>
          <w:szCs w:val="24"/>
        </w:rPr>
        <w:t>从代数的角度，说</w:t>
      </w:r>
      <w:r>
        <w:rPr>
          <w:rFonts w:ascii="Times New Roman" w:hAnsi="Times New Roman" w:eastAsia="仿宋" w:cs="Times New Roman"/>
          <w:sz w:val="24"/>
          <w:szCs w:val="24"/>
        </w:rPr>
        <w:t>明幂函数</w:t>
      </w:r>
      <w:r>
        <w:rPr>
          <w:rFonts w:ascii="Times New Roman" w:hAnsi="Times New Roman" w:eastAsia="仿宋" w:cs="Times New Roman"/>
          <w:sz w:val="24"/>
          <w:szCs w:val="24"/>
        </w:rPr>
        <w:object>
          <v:shape id="_x0000_i1094"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94" DrawAspect="Content" ObjectID="_1468075794" r:id="rId130">
            <o:LockedField>false</o:LockedField>
          </o:OLEObject>
        </w:object>
      </w:r>
      <w:r>
        <w:rPr>
          <w:rFonts w:ascii="Times New Roman" w:hAnsi="Times New Roman" w:eastAsia="仿宋" w:cs="Times New Roman"/>
          <w:sz w:val="24"/>
          <w:szCs w:val="24"/>
        </w:rPr>
        <w:t>的图像关于原点成中心对称呢？</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学生乙：刚才作图的过程中，我们曾通过列表得到了幂函数</w:t>
      </w:r>
      <w:r>
        <w:rPr>
          <w:rFonts w:ascii="Times New Roman" w:hAnsi="Times New Roman" w:eastAsia="仿宋" w:cs="Times New Roman"/>
          <w:sz w:val="24"/>
          <w:szCs w:val="24"/>
        </w:rPr>
        <w:object>
          <v:shape id="_x0000_i1095"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095" DrawAspect="Content" ObjectID="_1468075795" r:id="rId131">
            <o:LockedField>false</o:LockedField>
          </o:OLEObject>
        </w:object>
      </w:r>
      <w:r>
        <w:rPr>
          <w:rFonts w:ascii="Times New Roman" w:hAnsi="Times New Roman" w:eastAsia="仿宋" w:cs="Times New Roman"/>
          <w:sz w:val="24"/>
          <w:szCs w:val="24"/>
        </w:rPr>
        <w:t>图像上的一些点，如</w:t>
      </w:r>
      <w:r>
        <w:rPr>
          <w:rFonts w:ascii="Times New Roman" w:hAnsi="Times New Roman" w:eastAsia="仿宋" w:cs="Times New Roman"/>
          <w:sz w:val="24"/>
          <w:szCs w:val="24"/>
        </w:rPr>
        <w:object>
          <v:shape id="_x0000_i1096" o:spt="75" type="#_x0000_t75" style="height:36.75pt;width:50.25pt;" o:ole="t" filled="f" o:preferrelative="t" stroked="f" coordsize="21600,21600">
            <v:path/>
            <v:fill on="f" focussize="0,0"/>
            <v:stroke on="f" joinstyle="miter"/>
            <v:imagedata r:id="rId133" o:title=""/>
            <o:lock v:ext="edit" aspectratio="t"/>
            <w10:wrap type="none"/>
            <w10:anchorlock/>
          </v:shape>
          <o:OLEObject Type="Embed" ProgID="Equation.DSMT4" ShapeID="_x0000_i1096" DrawAspect="Content" ObjectID="_1468075796" r:id="rId132">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097" o:spt="75" type="#_x0000_t75" style="height:36.75pt;width:36.75pt;" o:ole="t" filled="f" o:preferrelative="t" stroked="f" coordsize="21600,21600">
            <v:path/>
            <v:fill on="f" focussize="0,0"/>
            <v:stroke on="f" joinstyle="miter"/>
            <v:imagedata r:id="rId121" o:title=""/>
            <o:lock v:ext="edit" aspectratio="t"/>
            <w10:wrap type="none"/>
            <w10:anchorlock/>
          </v:shape>
          <o:OLEObject Type="Embed" ProgID="Equation.DSMT4" ShapeID="_x0000_i1097" DrawAspect="Content" ObjectID="_1468075797" r:id="rId1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98" o:spt="75" type="#_x0000_t75" style="height:14.25pt;width:42.75pt;" o:ole="t" filled="f" o:preferrelative="t" stroked="f" coordsize="21600,21600">
            <v:path/>
            <v:fill on="f" focussize="0,0"/>
            <v:stroke on="f" joinstyle="miter"/>
            <v:imagedata r:id="rId115" o:title=""/>
            <o:lock v:ext="edit" aspectratio="t"/>
            <w10:wrap type="none"/>
            <w10:anchorlock/>
          </v:shape>
          <o:OLEObject Type="Embed" ProgID="Equation.DSMT4" ShapeID="_x0000_i1098" DrawAspect="Content" ObjectID="_1468075798" r:id="rId13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099" o:spt="75" type="#_x0000_t75" style="height:14.25pt;width:22.5pt;" o:ole="t" filled="f" o:preferrelative="t" stroked="f" coordsize="21600,21600">
            <v:path/>
            <v:fill on="f" focussize="0,0"/>
            <v:stroke on="f" joinstyle="miter"/>
            <v:imagedata r:id="rId137" o:title=""/>
            <o:lock v:ext="edit" aspectratio="t"/>
            <w10:wrap type="none"/>
            <w10:anchorlock/>
          </v:shape>
          <o:OLEObject Type="Embed" ProgID="Equation.DSMT4" ShapeID="_x0000_i1099" DrawAspect="Content" ObjectID="_1468075799" r:id="rId136">
            <o:LockedField>false</o:LockedField>
          </o:OLEObject>
        </w:object>
      </w:r>
      <w:r>
        <w:rPr>
          <w:rFonts w:ascii="Times New Roman" w:hAnsi="Times New Roman" w:eastAsia="仿宋" w:cs="Times New Roman"/>
          <w:sz w:val="24"/>
          <w:szCs w:val="24"/>
        </w:rPr>
        <w:t>，以及</w:t>
      </w:r>
      <w:r>
        <w:rPr>
          <w:rFonts w:ascii="Times New Roman" w:hAnsi="Times New Roman" w:eastAsia="仿宋" w:cs="Times New Roman"/>
          <w:sz w:val="24"/>
          <w:szCs w:val="24"/>
        </w:rPr>
        <w:object>
          <v:shape id="_x0000_i1100" o:spt="75" type="#_x0000_t75" style="height:14.25pt;width:42.75pt;" o:ole="t" filled="f" o:preferrelative="t" stroked="f" coordsize="21600,21600">
            <v:path/>
            <v:fill on="f" focussize="0,0"/>
            <v:stroke on="f" joinstyle="miter"/>
            <v:imagedata r:id="rId113" o:title=""/>
            <o:lock v:ext="edit" aspectratio="t"/>
            <w10:wrap type="none"/>
            <w10:anchorlock/>
          </v:shape>
          <o:OLEObject Type="Embed" ProgID="Equation.DSMT4" ShapeID="_x0000_i1100" DrawAspect="Content" ObjectID="_1468075800" r:id="rId138">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101" o:spt="75" type="#_x0000_t75" style="height:14.25pt;width:29.25pt;" o:ole="t" filled="f" o:preferrelative="t" stroked="f" coordsize="21600,21600">
            <v:path/>
            <v:fill on="f" focussize="0,0"/>
            <v:stroke on="f" joinstyle="miter"/>
            <v:imagedata r:id="rId140" o:title=""/>
            <o:lock v:ext="edit" aspectratio="t"/>
            <w10:wrap type="none"/>
            <w10:anchorlock/>
          </v:shape>
          <o:OLEObject Type="Embed" ProgID="Equation.DSMT4" ShapeID="_x0000_i1101" DrawAspect="Content" ObjectID="_1468075801" r:id="rId139">
            <o:LockedField>false</o:LockedField>
          </o:OLEObject>
        </w:object>
      </w:r>
      <w:r>
        <w:rPr>
          <w:rFonts w:ascii="Times New Roman" w:hAnsi="Times New Roman" w:eastAsia="仿宋" w:cs="Times New Roman"/>
          <w:sz w:val="24"/>
          <w:szCs w:val="24"/>
        </w:rPr>
        <w:t>等等，这几组点均关于原点成中心对称，</w:t>
      </w:r>
      <w:r>
        <w:rPr>
          <w:rFonts w:hint="eastAsia" w:ascii="Times New Roman" w:hAnsi="Times New Roman" w:eastAsia="仿宋" w:cs="Times New Roman"/>
          <w:sz w:val="24"/>
          <w:szCs w:val="24"/>
        </w:rPr>
        <w:t>是否可以通过图像上的点的对称关系来说明这一函数图像关于原点成中心对称？</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老师：这位同学给我们提供了一个说理的思路</w:t>
      </w:r>
      <w:r>
        <w:rPr>
          <w:rFonts w:ascii="Times New Roman" w:hAnsi="Times New Roman" w:eastAsia="仿宋" w:cs="Times New Roman"/>
          <w:sz w:val="24"/>
          <w:szCs w:val="24"/>
        </w:rPr>
        <w:t>．</w:t>
      </w:r>
      <w:r>
        <w:rPr>
          <w:rFonts w:hint="eastAsia" w:ascii="Times New Roman" w:hAnsi="Times New Roman" w:eastAsia="仿宋" w:cs="Times New Roman"/>
          <w:sz w:val="24"/>
          <w:szCs w:val="24"/>
        </w:rPr>
        <w:t>根据初中阶段所学习的知识，要说明该函数图像关于原点成中心对称，只需说明该函数图像绕着原点旋转180°后能与自身重合，而我们知道该幂函数的图像是由满足</w:t>
      </w:r>
      <w:r>
        <w:rPr>
          <w:rFonts w:ascii="Times New Roman" w:hAnsi="Times New Roman" w:eastAsia="仿宋" w:cs="Times New Roman"/>
          <w:sz w:val="24"/>
          <w:szCs w:val="24"/>
        </w:rPr>
        <w:object>
          <v:shape id="_x0000_i1102"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02" DrawAspect="Content" ObjectID="_1468075802" r:id="rId141">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一切点</w:t>
      </w:r>
      <w:r>
        <w:rPr>
          <w:rFonts w:ascii="Times New Roman" w:hAnsi="Times New Roman" w:eastAsia="仿宋" w:cs="Times New Roman"/>
          <w:sz w:val="24"/>
          <w:szCs w:val="24"/>
        </w:rPr>
        <w:object>
          <v:shape id="_x0000_i1103" o:spt="75" type="#_x0000_t75" style="height:14.25pt;width:30pt;" o:ole="t" filled="f" o:preferrelative="t" stroked="f" coordsize="21600,21600">
            <v:path/>
            <v:fill on="f" focussize="0,0"/>
            <v:stroke on="f" joinstyle="miter"/>
            <v:imagedata r:id="rId143" o:title=""/>
            <o:lock v:ext="edit" aspectratio="t"/>
            <w10:wrap type="none"/>
            <w10:anchorlock/>
          </v:shape>
          <o:OLEObject Type="Embed" ProgID="Equation.DSMT4" ShapeID="_x0000_i1103" DrawAspect="Content" ObjectID="_1468075803" r:id="rId142">
            <o:LockedField>false</o:LockedField>
          </o:OLEObject>
        </w:object>
      </w:r>
      <w:r>
        <w:rPr>
          <w:rFonts w:hint="eastAsia" w:ascii="Times New Roman" w:hAnsi="Times New Roman" w:eastAsia="仿宋" w:cs="Times New Roman"/>
          <w:sz w:val="24"/>
          <w:szCs w:val="24"/>
        </w:rPr>
        <w:t>，描绘出来的</w: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此，我们只需要说明该函数图像上的每一个点绕原点旋转180°后所得到的点，依旧在该函数的图像上，即该函数图像上的每一个点关于原点的对称点也在该函数的图像上，就能说明该函数的图像关于原点成中心对称</w:t>
      </w:r>
      <w:r>
        <w:rPr>
          <w:rFonts w:ascii="Times New Roman" w:hAnsi="Times New Roman" w:eastAsia="仿宋" w:cs="Times New Roman"/>
          <w:sz w:val="24"/>
          <w:szCs w:val="24"/>
        </w:rPr>
        <w:t>．</w:t>
      </w:r>
      <w:r>
        <w:rPr>
          <w:rFonts w:hint="eastAsia" w:ascii="Times New Roman" w:hAnsi="Times New Roman" w:eastAsia="仿宋" w:cs="Times New Roman"/>
          <w:sz w:val="24"/>
          <w:szCs w:val="24"/>
        </w:rPr>
        <w:t>那么现在的问题是，我们如何才能取遍该函数图像上的每一个点呢？</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学生</w:t>
      </w:r>
      <w:r>
        <w:rPr>
          <w:rFonts w:hint="eastAsia" w:ascii="Times New Roman" w:hAnsi="Times New Roman" w:eastAsia="仿宋" w:cs="Times New Roman"/>
          <w:sz w:val="24"/>
          <w:szCs w:val="24"/>
        </w:rPr>
        <w:t>丙</w:t>
      </w:r>
      <w:r>
        <w:rPr>
          <w:rFonts w:ascii="Times New Roman" w:hAnsi="Times New Roman" w:eastAsia="仿宋" w:cs="Times New Roman"/>
          <w:sz w:val="24"/>
          <w:szCs w:val="24"/>
        </w:rPr>
        <w:t>：我认为</w:t>
      </w:r>
      <w:r>
        <w:rPr>
          <w:rFonts w:hint="eastAsia" w:ascii="Times New Roman" w:hAnsi="Times New Roman" w:eastAsia="仿宋" w:cs="Times New Roman"/>
          <w:sz w:val="24"/>
          <w:szCs w:val="24"/>
        </w:rPr>
        <w:t>可以通过以下这种方式取遍函数</w:t>
      </w:r>
      <w:r>
        <w:rPr>
          <w:rFonts w:ascii="Times New Roman" w:hAnsi="Times New Roman" w:eastAsia="仿宋" w:cs="Times New Roman"/>
          <w:sz w:val="24"/>
          <w:szCs w:val="24"/>
        </w:rPr>
        <w:object>
          <v:shape id="_x0000_i1104"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04" DrawAspect="Content" ObjectID="_1468075804" r:id="rId144">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图像上的每一个点，</w:t>
      </w:r>
      <w:r>
        <w:rPr>
          <w:rFonts w:ascii="Times New Roman" w:hAnsi="Times New Roman" w:eastAsia="仿宋" w:cs="Times New Roman"/>
          <w:sz w:val="24"/>
          <w:szCs w:val="24"/>
        </w:rPr>
        <w:t>我们知道</w:t>
      </w:r>
      <w:r>
        <w:rPr>
          <w:rFonts w:hint="eastAsia" w:ascii="Times New Roman" w:hAnsi="Times New Roman" w:eastAsia="仿宋" w:cs="Times New Roman"/>
          <w:sz w:val="24"/>
          <w:szCs w:val="24"/>
        </w:rPr>
        <w:t>函数</w:t>
      </w:r>
      <w:r>
        <w:rPr>
          <w:rFonts w:ascii="Times New Roman" w:hAnsi="Times New Roman" w:eastAsia="仿宋" w:cs="Times New Roman"/>
          <w:sz w:val="24"/>
          <w:szCs w:val="24"/>
        </w:rPr>
        <w:object>
          <v:shape id="_x0000_i1105"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05" DrawAspect="Content" ObjectID="_1468075805" r:id="rId145">
            <o:LockedField>false</o:LockedField>
          </o:OLEObject>
        </w:object>
      </w:r>
      <w:r>
        <w:rPr>
          <w:rFonts w:ascii="Times New Roman" w:hAnsi="Times New Roman" w:eastAsia="仿宋" w:cs="Times New Roman"/>
          <w:sz w:val="24"/>
          <w:szCs w:val="24"/>
        </w:rPr>
        <w:t>的定义域为</w:t>
      </w:r>
      <w:r>
        <w:rPr>
          <w:rFonts w:ascii="Times New Roman" w:hAnsi="Times New Roman" w:eastAsia="仿宋" w:cs="Times New Roman"/>
          <w:sz w:val="24"/>
          <w:szCs w:val="24"/>
        </w:rPr>
        <w:object>
          <v:shape id="_x0000_i1106" o:spt="75" type="#_x0000_t75" style="height:14.25pt;width:14.25pt;" o:ole="t" filled="f" o:preferrelative="t" stroked="f" coordsize="21600,21600">
            <v:path/>
            <v:fill on="f" focussize="0,0"/>
            <v:stroke on="f" joinstyle="miter"/>
            <v:imagedata r:id="rId96" o:title=""/>
            <o:lock v:ext="edit" aspectratio="t"/>
            <w10:wrap type="none"/>
            <w10:anchorlock/>
          </v:shape>
          <o:OLEObject Type="Embed" ProgID="Equation.DSMT4" ShapeID="_x0000_i1106" DrawAspect="Content" ObjectID="_1468075806" r:id="rId14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107" o:spt="75" type="#_x0000_t75" style="height:18.75pt;width:42.75pt;" o:ole="t" filled="f" o:preferrelative="t" stroked="f" coordsize="21600,21600">
            <v:path/>
            <v:fill on="f" focussize="0,0"/>
            <v:stroke on="f" joinstyle="miter"/>
            <v:imagedata r:id="rId148" o:title=""/>
            <o:lock v:ext="edit" aspectratio="t"/>
            <w10:wrap type="none"/>
            <w10:anchorlock/>
          </v:shape>
          <o:OLEObject Type="Embed" ProgID="Equation.DSMT4" ShapeID="_x0000_i1107" DrawAspect="Content" ObjectID="_1468075807" r:id="rId147">
            <o:LockedField>false</o:LockedField>
          </o:OLEObject>
        </w:object>
      </w:r>
      <w:r>
        <w:rPr>
          <w:rFonts w:ascii="Times New Roman" w:hAnsi="Times New Roman" w:eastAsia="仿宋" w:cs="Times New Roman"/>
          <w:sz w:val="24"/>
          <w:szCs w:val="24"/>
        </w:rPr>
        <w:t>在</w:t>
      </w:r>
      <w:r>
        <w:rPr>
          <w:rFonts w:hint="eastAsia" w:ascii="Times New Roman" w:hAnsi="Times New Roman" w:eastAsia="仿宋" w:cs="Times New Roman"/>
          <w:sz w:val="24"/>
          <w:szCs w:val="24"/>
        </w:rPr>
        <w:t>该</w:t>
      </w:r>
      <w:r>
        <w:rPr>
          <w:rFonts w:ascii="Times New Roman" w:hAnsi="Times New Roman" w:eastAsia="仿宋" w:cs="Times New Roman"/>
          <w:sz w:val="24"/>
          <w:szCs w:val="24"/>
        </w:rPr>
        <w:t>幂函数的图像上，</w:t>
      </w:r>
      <w:r>
        <w:rPr>
          <w:rFonts w:hint="eastAsia" w:ascii="Times New Roman" w:hAnsi="Times New Roman" w:eastAsia="仿宋" w:cs="Times New Roman"/>
          <w:sz w:val="24"/>
          <w:szCs w:val="24"/>
        </w:rPr>
        <w:t>这里的</w:t>
      </w:r>
      <w:r>
        <w:rPr>
          <w:rFonts w:ascii="Times New Roman" w:hAnsi="Times New Roman" w:eastAsia="仿宋" w:cs="Times New Roman"/>
          <w:sz w:val="24"/>
          <w:szCs w:val="24"/>
        </w:rPr>
        <w:object>
          <v:shape id="_x0000_i1108" o:spt="75" type="#_x0000_t75" style="height:18.75pt;width:14.25pt;" o:ole="t" filled="f" o:preferrelative="t" stroked="f" coordsize="21600,21600">
            <v:path/>
            <v:fill on="f" focussize="0,0"/>
            <v:stroke on="f" joinstyle="miter"/>
            <v:imagedata r:id="rId150" o:title=""/>
            <o:lock v:ext="edit" aspectratio="t"/>
            <w10:wrap type="none"/>
            <w10:anchorlock/>
          </v:shape>
          <o:OLEObject Type="Embed" ProgID="Equation.DSMT4" ShapeID="_x0000_i1108" DrawAspect="Content" ObjectID="_1468075808" r:id="rId149">
            <o:LockedField>false</o:LockedField>
          </o:OLEObject>
        </w:object>
      </w:r>
      <w:r>
        <w:rPr>
          <w:rFonts w:hint="eastAsia" w:ascii="Times New Roman" w:hAnsi="Times New Roman" w:eastAsia="仿宋" w:cs="Times New Roman"/>
          <w:sz w:val="24"/>
          <w:szCs w:val="24"/>
        </w:rPr>
        <w:t>可以取任意实数，这样就可以取遍该函数图像上的每一个点了，接下来，</w:t>
      </w:r>
      <w:r>
        <w:rPr>
          <w:rFonts w:ascii="Times New Roman" w:hAnsi="Times New Roman" w:eastAsia="仿宋" w:cs="Times New Roman"/>
          <w:sz w:val="24"/>
          <w:szCs w:val="24"/>
        </w:rPr>
        <w:t>我们只需要</w:t>
      </w:r>
      <w:r>
        <w:rPr>
          <w:rFonts w:hint="eastAsia" w:ascii="Times New Roman" w:hAnsi="Times New Roman" w:eastAsia="仿宋" w:cs="Times New Roman"/>
          <w:sz w:val="24"/>
          <w:szCs w:val="24"/>
        </w:rPr>
        <w:t>说明其</w:t>
      </w:r>
      <w:r>
        <w:rPr>
          <w:rFonts w:ascii="Times New Roman" w:hAnsi="Times New Roman" w:eastAsia="仿宋" w:cs="Times New Roman"/>
          <w:sz w:val="24"/>
          <w:szCs w:val="24"/>
        </w:rPr>
        <w:t>关于原点的对称点</w:t>
      </w:r>
      <w:r>
        <w:rPr>
          <w:rFonts w:hint="eastAsia" w:ascii="Times New Roman" w:hAnsi="Times New Roman" w:eastAsia="仿宋" w:cs="Times New Roman"/>
          <w:sz w:val="24"/>
          <w:szCs w:val="24"/>
        </w:rPr>
        <w:t>，即点</w:t>
      </w:r>
      <w:r>
        <w:rPr>
          <w:rFonts w:ascii="Times New Roman" w:hAnsi="Times New Roman" w:eastAsia="仿宋" w:cs="Times New Roman"/>
          <w:sz w:val="24"/>
          <w:szCs w:val="24"/>
        </w:rPr>
        <w:object>
          <v:shape id="_x0000_i1109" o:spt="75" type="#_x0000_t75" style="height:18.75pt;width:52.5pt;" o:ole="t" filled="f" o:preferrelative="t" stroked="f" coordsize="21600,21600">
            <v:path/>
            <v:fill on="f" focussize="0,0"/>
            <v:stroke on="f" joinstyle="miter"/>
            <v:imagedata r:id="rId152" o:title=""/>
            <o:lock v:ext="edit" aspectratio="t"/>
            <w10:wrap type="none"/>
            <w10:anchorlock/>
          </v:shape>
          <o:OLEObject Type="Embed" ProgID="Equation.DSMT4" ShapeID="_x0000_i1109" DrawAspect="Content" ObjectID="_1468075809" r:id="rId151">
            <o:LockedField>false</o:LockedField>
          </o:OLEObject>
        </w:object>
      </w:r>
      <w:r>
        <w:rPr>
          <w:rFonts w:ascii="Times New Roman" w:hAnsi="Times New Roman" w:eastAsia="仿宋" w:cs="Times New Roman"/>
          <w:sz w:val="24"/>
          <w:szCs w:val="24"/>
        </w:rPr>
        <w:t>也在该函数的图像上即可．</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老师：很好．</w:t>
      </w:r>
      <w:r>
        <w:rPr>
          <w:rFonts w:hint="eastAsia" w:ascii="Times New Roman" w:hAnsi="Times New Roman" w:eastAsia="仿宋" w:cs="Times New Roman"/>
          <w:sz w:val="24"/>
          <w:szCs w:val="24"/>
        </w:rPr>
        <w:t>现在让</w:t>
      </w:r>
      <w:r>
        <w:rPr>
          <w:rFonts w:ascii="Times New Roman" w:hAnsi="Times New Roman" w:eastAsia="仿宋" w:cs="Times New Roman"/>
          <w:sz w:val="24"/>
          <w:szCs w:val="24"/>
        </w:rPr>
        <w:t>我们</w:t>
      </w:r>
      <w:r>
        <w:rPr>
          <w:rFonts w:hint="eastAsia" w:ascii="Times New Roman" w:hAnsi="Times New Roman" w:eastAsia="仿宋" w:cs="Times New Roman"/>
          <w:sz w:val="24"/>
          <w:szCs w:val="24"/>
        </w:rPr>
        <w:t>一起来看下具体的说理过程</w: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24" o:spid="_x0000_s2174" o:spt="203" style="position:absolute;left:0pt;margin-left:253pt;margin-top:6.05pt;height:177.2pt;width:172.65pt;mso-wrap-distance-bottom:0pt;mso-wrap-distance-left:9pt;mso-wrap-distance-right:9pt;mso-wrap-distance-top:0pt;z-index:251662336;mso-width-relative:margin;mso-height-relative:margin;" coordsize="21920,227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">
            <o:lock v:ext="edit"/>
            <v:shape id="图片 22" o:spid="_x0000_s2176" o:spt="75" type="#_x0000_t75" style="position:absolute;left:0;top:0;height:20370;width:2192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">
              <v:path arrowok="t"/>
              <v:fill on="f" focussize="0,0"/>
              <v:stroke on="f" joinstyle="miter"/>
              <v:imagedata r:id="rId153" o:title=""/>
              <o:lock v:ext="edit" aspectratio="t"/>
            </v:shape>
            <v:shape id="文本框 2" o:spid="_x0000_s2175" o:spt="202" type="#_x0000_t202" style="position:absolute;left:8633;top:19812;height:2925;width:7117;"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v:path/>
              <v:fill focussize="0,0"/>
              <v:stroke on="f" joinstyle="miter"/>
              <v:imagedata o:title=""/>
              <o:lock v:ext="edit"/>
              <v:textbox style="mso-fit-shape-to-text:t;">
                <w:txbxContent>
                  <w:p>
                    <w:pPr>
                      <w:rPr>
                        <w:rFonts w:ascii="Times New Roman" w:hAnsi="Times New Roman" w:eastAsia="仿宋" w:cs="Times New Roman"/>
                        <w:sz w:val="24"/>
                        <w:szCs w:val="24"/>
                      </w:rPr>
                    </w:pPr>
                    <w:r>
                      <w:rPr>
                        <w:rFonts w:ascii="Times New Roman" w:hAnsi="Times New Roman" w:eastAsia="仿宋" w:cs="Times New Roman"/>
                        <w:sz w:val="24"/>
                        <w:szCs w:val="24"/>
                      </w:rPr>
                      <w:t>图3</w:t>
                    </w:r>
                  </w:p>
                </w:txbxContent>
              </v:textbox>
            </v:shape>
            <w10:wrap type="square"/>
          </v:group>
        </w:pict>
      </w:r>
      <w:r>
        <w:rPr>
          <w:rFonts w:ascii="Times New Roman" w:hAnsi="Times New Roman" w:eastAsia="仿宋" w:cs="Times New Roman"/>
          <w:sz w:val="24"/>
          <w:szCs w:val="24"/>
        </w:rPr>
        <w:t>幂函数</w:t>
      </w:r>
      <w:r>
        <w:rPr>
          <w:rFonts w:ascii="Times New Roman" w:hAnsi="Times New Roman" w:eastAsia="仿宋" w:cs="Times New Roman"/>
          <w:sz w:val="24"/>
          <w:szCs w:val="24"/>
        </w:rPr>
        <w:object>
          <v:shape id="_x0000_i1110"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10" DrawAspect="Content" ObjectID="_1468075810" r:id="rId154">
            <o:LockedField>false</o:LockedField>
          </o:OLEObject>
        </w:object>
      </w:r>
      <w:r>
        <w:rPr>
          <w:rFonts w:ascii="Times New Roman" w:hAnsi="Times New Roman" w:eastAsia="仿宋" w:cs="Times New Roman"/>
          <w:sz w:val="24"/>
          <w:szCs w:val="24"/>
        </w:rPr>
        <w:t>的定义域为</w:t>
      </w:r>
      <w:r>
        <w:rPr>
          <w:rFonts w:ascii="Times New Roman" w:hAnsi="Times New Roman" w:eastAsia="仿宋" w:cs="Times New Roman"/>
          <w:sz w:val="24"/>
          <w:szCs w:val="24"/>
        </w:rPr>
        <w:object>
          <v:shape id="_x0000_i1111" o:spt="75" type="#_x0000_t75" style="height:14.25pt;width:14.25pt;" o:ole="t" filled="f" o:preferrelative="t" stroked="f" coordsize="21600,21600">
            <v:path/>
            <v:fill on="f" focussize="0,0"/>
            <v:stroke on="f" joinstyle="miter"/>
            <v:imagedata r:id="rId96" o:title=""/>
            <o:lock v:ext="edit" aspectratio="t"/>
            <w10:wrap type="none"/>
            <w10:anchorlock/>
          </v:shape>
          <o:OLEObject Type="Embed" ProgID="Equation.DSMT4" ShapeID="_x0000_i1111" DrawAspect="Content" ObjectID="_1468075811" r:id="rId15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若点</w:t>
      </w:r>
      <w:r>
        <w:rPr>
          <w:rFonts w:ascii="Times New Roman" w:hAnsi="Times New Roman" w:eastAsia="仿宋" w:cs="Times New Roman"/>
          <w:sz w:val="24"/>
          <w:szCs w:val="24"/>
        </w:rPr>
        <w:object>
          <v:shape id="_x0000_i1112" o:spt="75" type="#_x0000_t75" style="height:18.75pt;width:45.75pt;" o:ole="t" filled="f" o:preferrelative="t" stroked="f" coordsize="21600,21600">
            <v:path/>
            <v:fill on="f" focussize="0,0"/>
            <v:stroke on="f" joinstyle="miter"/>
            <v:imagedata r:id="rId157" o:title=""/>
            <o:lock v:ext="edit" aspectratio="t"/>
            <w10:wrap type="none"/>
            <w10:anchorlock/>
          </v:shape>
          <o:OLEObject Type="Embed" ProgID="Equation.DSMT4" ShapeID="_x0000_i1112" DrawAspect="Content" ObjectID="_1468075812" r:id="rId156">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sz w:val="24"/>
          <w:szCs w:val="24"/>
        </w:rPr>
        <w:t>幂函数</w:t>
      </w:r>
      <w:r>
        <w:rPr>
          <w:rFonts w:ascii="Times New Roman" w:hAnsi="Times New Roman" w:eastAsia="仿宋" w:cs="Times New Roman"/>
          <w:sz w:val="24"/>
          <w:szCs w:val="24"/>
        </w:rPr>
        <w:object>
          <v:shape id="_x0000_i1113"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13" DrawAspect="Content" ObjectID="_1468075813" r:id="rId158">
            <o:LockedField>false</o:LockedField>
          </o:OLEObject>
        </w:object>
      </w:r>
      <w:r>
        <w:rPr>
          <w:rFonts w:hint="eastAsia" w:ascii="Times New Roman" w:hAnsi="Times New Roman" w:eastAsia="仿宋" w:cs="Times New Roman"/>
          <w:sz w:val="24"/>
          <w:szCs w:val="24"/>
        </w:rPr>
        <w:t>的图像上</w:t>
      </w:r>
      <w:r>
        <w:rPr>
          <w:rFonts w:ascii="Times New Roman" w:hAnsi="Times New Roman" w:eastAsia="仿宋" w:cs="Times New Roman"/>
          <w:sz w:val="24"/>
          <w:szCs w:val="24"/>
        </w:rPr>
        <w:t>，</w:t>
      </w:r>
      <w:r>
        <w:rPr>
          <w:rFonts w:hint="eastAsia" w:ascii="Times New Roman" w:hAnsi="Times New Roman" w:eastAsia="仿宋" w:cs="Times New Roman"/>
          <w:sz w:val="24"/>
          <w:szCs w:val="24"/>
        </w:rPr>
        <w:t>则</w:t>
      </w:r>
      <w:r>
        <w:rPr>
          <w:rFonts w:ascii="Times New Roman" w:hAnsi="Times New Roman" w:eastAsia="仿宋" w:cs="Times New Roman"/>
          <w:sz w:val="24"/>
          <w:szCs w:val="24"/>
        </w:rPr>
        <w:t>有</w:t>
      </w:r>
      <w:r>
        <w:rPr>
          <w:rFonts w:ascii="Times New Roman" w:hAnsi="Times New Roman" w:eastAsia="仿宋" w:cs="Times New Roman"/>
          <w:sz w:val="24"/>
          <w:szCs w:val="24"/>
        </w:rPr>
        <w:object>
          <v:shape id="_x0000_i1114" o:spt="75" type="#_x0000_t75" style="height:18.75pt;width:39.75pt;" o:ole="t" filled="f" o:preferrelative="t" stroked="f" coordsize="21600,21600">
            <v:path/>
            <v:fill on="f" focussize="0,0"/>
            <v:stroke on="f" joinstyle="miter"/>
            <v:imagedata r:id="rId160" o:title=""/>
            <o:lock v:ext="edit" aspectratio="t"/>
            <w10:wrap type="none"/>
            <w10:anchorlock/>
          </v:shape>
          <o:OLEObject Type="Embed" ProgID="Equation.DSMT4" ShapeID="_x0000_i1114" DrawAspect="Content" ObjectID="_1468075814" r:id="rId15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而</w:t>
      </w: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115" o:spt="75" type="#_x0000_t75" style="height:18.75pt;width:45.75pt;" o:ole="t" filled="f" o:preferrelative="t" stroked="f" coordsize="21600,21600">
            <v:path/>
            <v:fill on="f" focussize="0,0"/>
            <v:stroke on="f" joinstyle="miter"/>
            <v:imagedata r:id="rId162" o:title=""/>
            <o:lock v:ext="edit" aspectratio="t"/>
            <w10:wrap type="none"/>
            <w10:anchorlock/>
          </v:shape>
          <o:OLEObject Type="Embed" ProgID="Equation.DSMT4" ShapeID="_x0000_i1115" DrawAspect="Content" ObjectID="_1468075815" r:id="rId161">
            <o:LockedField>false</o:LockedField>
          </o:OLEObject>
        </w:object>
      </w:r>
      <w:r>
        <w:rPr>
          <w:rFonts w:ascii="Times New Roman" w:hAnsi="Times New Roman" w:eastAsia="仿宋" w:cs="Times New Roman"/>
          <w:sz w:val="24"/>
          <w:szCs w:val="24"/>
        </w:rPr>
        <w:t>关于原点的对称点为</w:t>
      </w:r>
      <w:r>
        <w:rPr>
          <w:rFonts w:hint="eastAsia" w:ascii="Times New Roman" w:hAnsi="Times New Roman" w:eastAsia="仿宋" w:cs="Times New Roman"/>
          <w:sz w:val="24"/>
          <w:szCs w:val="24"/>
        </w:rPr>
        <w:t>点</w:t>
      </w:r>
      <w:r>
        <w:rPr>
          <w:rFonts w:ascii="Times New Roman" w:hAnsi="Times New Roman" w:eastAsia="仿宋" w:cs="Times New Roman"/>
          <w:sz w:val="24"/>
          <w:szCs w:val="24"/>
        </w:rPr>
        <w:object>
          <v:shape id="_x0000_i1116" o:spt="75" type="#_x0000_t75" style="height:18.75pt;width:60.75pt;" o:ole="t" filled="f" o:preferrelative="t" stroked="f" coordsize="21600,21600">
            <v:path/>
            <v:fill on="f" focussize="0,0"/>
            <v:stroke on="f" joinstyle="miter"/>
            <v:imagedata r:id="rId164" o:title=""/>
            <o:lock v:ext="edit" aspectratio="t"/>
            <w10:wrap type="none"/>
            <w10:anchorlock/>
          </v:shape>
          <o:OLEObject Type="Embed" ProgID="Equation.DSMT4" ShapeID="_x0000_i1116" DrawAspect="Content" ObjectID="_1468075816" r:id="rId163">
            <o:LockedField>false</o:LockedField>
          </o:OLEObject>
        </w:object>
      </w:r>
      <w:r>
        <w:rPr>
          <w:rFonts w:hint="eastAsia" w:ascii="Times New Roman" w:hAnsi="Times New Roman" w:eastAsia="仿宋" w:cs="Times New Roman"/>
          <w:sz w:val="24"/>
          <w:szCs w:val="24"/>
        </w:rPr>
        <w:t>（如图3所示），</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sz w:val="24"/>
          <w:szCs w:val="24"/>
        </w:rPr>
        <w:object>
          <v:shape id="_x0000_i1117" o:spt="75" type="#_x0000_t75" style="height:18.75pt;width:97.5pt;" o:ole="t" filled="f" o:preferrelative="t" stroked="f" coordsize="21600,21600">
            <v:path/>
            <v:fill on="f" focussize="0,0"/>
            <v:stroke on="f" joinstyle="miter"/>
            <v:imagedata r:id="rId166" o:title=""/>
            <o:lock v:ext="edit" aspectratio="t"/>
            <w10:wrap type="none"/>
            <w10:anchorlock/>
          </v:shape>
          <o:OLEObject Type="Embed" ProgID="Equation.DSMT4" ShapeID="_x0000_i1117" DrawAspect="Content" ObjectID="_1468075817" r:id="rId165">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118" o:spt="75" type="#_x0000_t75" style="height:18.75pt;width:60.75pt;" o:ole="t" filled="f" o:preferrelative="t" stroked="f" coordsize="21600,21600">
            <v:path/>
            <v:fill on="f" focussize="0,0"/>
            <v:stroke on="f" joinstyle="miter"/>
            <v:imagedata r:id="rId164" o:title=""/>
            <o:lock v:ext="edit" aspectratio="t"/>
            <w10:wrap type="none"/>
            <w10:anchorlock/>
          </v:shape>
          <o:OLEObject Type="Embed" ProgID="Equation.DSMT4" ShapeID="_x0000_i1118" DrawAspect="Content" ObjectID="_1468075818" r:id="rId167">
            <o:LockedField>false</o:LockedField>
          </o:OLEObject>
        </w:object>
      </w:r>
      <w:r>
        <w:rPr>
          <w:rFonts w:ascii="Times New Roman" w:hAnsi="Times New Roman" w:eastAsia="仿宋" w:cs="Times New Roman"/>
          <w:sz w:val="24"/>
          <w:szCs w:val="24"/>
        </w:rPr>
        <w:t>也在幂函数</w:t>
      </w:r>
      <w:r>
        <w:rPr>
          <w:rFonts w:ascii="Times New Roman" w:hAnsi="Times New Roman" w:eastAsia="仿宋" w:cs="Times New Roman"/>
          <w:sz w:val="24"/>
          <w:szCs w:val="24"/>
        </w:rPr>
        <w:object>
          <v:shape id="_x0000_i1119"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19" DrawAspect="Content" ObjectID="_1468075819" r:id="rId168">
            <o:LockedField>false</o:LockedField>
          </o:OLEObject>
        </w:object>
      </w:r>
      <w:r>
        <w:rPr>
          <w:rFonts w:ascii="Times New Roman" w:hAnsi="Times New Roman" w:eastAsia="仿宋" w:cs="Times New Roman"/>
          <w:sz w:val="24"/>
          <w:szCs w:val="24"/>
        </w:rPr>
        <w:t>的图像上，</w:t>
      </w:r>
      <w:r>
        <w:rPr>
          <w:rFonts w:hint="eastAsia" w:ascii="Times New Roman" w:hAnsi="Times New Roman" w:eastAsia="仿宋" w:cs="Times New Roman"/>
          <w:sz w:val="24"/>
          <w:szCs w:val="24"/>
        </w:rPr>
        <w:t>这说明</w:t>
      </w:r>
      <w:r>
        <w:rPr>
          <w:rFonts w:ascii="Times New Roman" w:hAnsi="Times New Roman" w:eastAsia="仿宋" w:cs="Times New Roman"/>
          <w:sz w:val="24"/>
          <w:szCs w:val="24"/>
        </w:rPr>
        <w:t>幂函数</w:t>
      </w:r>
      <w:r>
        <w:rPr>
          <w:rFonts w:ascii="Times New Roman" w:hAnsi="Times New Roman" w:eastAsia="仿宋" w:cs="Times New Roman"/>
          <w:sz w:val="24"/>
          <w:szCs w:val="24"/>
        </w:rPr>
        <w:object>
          <v:shape id="_x0000_i1120" o:spt="75" type="#_x0000_t75" style="height:18.75pt;width:32.25pt;" o:ole="t" filled="f" o:preferrelative="t" stroked="f" coordsize="21600,21600">
            <v:path/>
            <v:fill on="f" focussize="0,0"/>
            <v:stroke on="f" joinstyle="miter"/>
            <v:imagedata r:id="rId93" o:title=""/>
            <o:lock v:ext="edit" aspectratio="t"/>
            <w10:wrap type="none"/>
            <w10:anchorlock/>
          </v:shape>
          <o:OLEObject Type="Embed" ProgID="Equation.DSMT4" ShapeID="_x0000_i1120" DrawAspect="Content" ObjectID="_1468075820" r:id="rId169">
            <o:LockedField>false</o:LockedField>
          </o:OLEObject>
        </w:object>
      </w:r>
      <w:r>
        <w:rPr>
          <w:rFonts w:ascii="Times New Roman" w:hAnsi="Times New Roman" w:eastAsia="仿宋" w:cs="Times New Roman"/>
          <w:sz w:val="24"/>
          <w:szCs w:val="24"/>
        </w:rPr>
        <w:t>的图像关于原点成中心对称．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例3 </w:t>
      </w:r>
      <w:r>
        <w:rPr>
          <w:rFonts w:hint="eastAsia" w:ascii="Times New Roman" w:hAnsi="Times New Roman" w:eastAsia="仿宋" w:cs="Times New Roman"/>
          <w:sz w:val="24"/>
          <w:szCs w:val="24"/>
        </w:rPr>
        <w:t>写出</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21" o:spt="75" type="#_x0000_t75" style="height:26.25pt;width:37.5pt;" o:ole="t" filled="f" o:preferrelative="t" stroked="f" coordsize="21600,21600">
            <v:path/>
            <v:fill on="f" focussize="0,0"/>
            <v:stroke on="f" joinstyle="miter"/>
            <v:imagedata r:id="rId171" o:title=""/>
            <o:lock v:ext="edit" aspectratio="t"/>
            <w10:wrap type="none"/>
            <w10:anchorlock/>
          </v:shape>
          <o:OLEObject Type="Embed" ProgID="Equation.DSMT4" ShapeID="_x0000_i1121" DrawAspect="Content" ObjectID="_1468075821" r:id="rId170">
            <o:LockedField>false</o:LockedField>
          </o:OLEObject>
        </w:object>
      </w:r>
      <w:r>
        <w:rPr>
          <w:rFonts w:hint="eastAsia" w:ascii="Times New Roman" w:hAnsi="Times New Roman" w:eastAsia="仿宋" w:cs="Times New Roman"/>
          <w:sz w:val="24"/>
          <w:szCs w:val="24"/>
        </w:rPr>
        <w:t>的定义域，并作出它</w:t>
      </w:r>
      <w:r>
        <w:rPr>
          <w:rFonts w:ascii="Times New Roman" w:hAnsi="Times New Roman" w:eastAsia="仿宋" w:cs="Times New Roman"/>
          <w:sz w:val="24"/>
          <w:szCs w:val="24"/>
        </w:rPr>
        <w:t>的大致图像．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组合 14" o:spid="_x0000_s2159" o:spt="203" style="position:absolute;left:0pt;margin-left:292pt;margin-top:26.5pt;height:141.5pt;width:168pt;mso-wrap-distance-bottom:0pt;mso-wrap-distance-left:9pt;mso-wrap-distance-right:9pt;mso-wrap-distance-top:0pt;z-index:251660288;mso-width-relative:margin;mso-height-relative:margin;" coordsize="28543,18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">
            <o:lock v:ext="edit"/>
            <v:shape id="文本框 2" o:spid="_x0000_s2161" o:spt="202" type="#_x0000_t202" style="position:absolute;left:11620;top:15049;height:2985;width:7113;"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v:path/>
              <v:fill focussize="0,0"/>
              <v:stroke on="f" joinstyle="miter"/>
              <v:imagedata o:title=""/>
              <o:lock v:ext="edi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图4</w:t>
                    </w:r>
                  </w:p>
                </w:txbxContent>
              </v:textbox>
            </v:shape>
            <v:shape id="图片 13" o:spid="_x0000_s2160" o:spt="75" type="#_x0000_t75" style="position:absolute;left:0;top:0;height:14757;width:28543;"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">
              <v:path arrowok="t"/>
              <v:fill on="f" focussize="0,0"/>
              <v:stroke on="f" joinstyle="miter"/>
              <v:imagedata r:id="rId172" o:title=""/>
              <o:lock v:ext="edit" aspectratio="t"/>
            </v:shape>
            <w10:wrap type="square"/>
          </v:group>
        </w:pict>
      </w:r>
      <w:r>
        <w:rPr>
          <w:rFonts w:ascii="Times New Roman" w:hAnsi="Times New Roman" w:eastAsia="仿宋" w:cs="Times New Roman"/>
          <w:sz w:val="24"/>
          <w:szCs w:val="24"/>
        </w:rPr>
        <w:t>解</w:t>
      </w:r>
      <w:r>
        <w:rPr>
          <w:rFonts w:ascii="Times New Roman" w:hAnsi="Times New Roman" w:eastAsia="仿宋" w:cs="Times New Roman"/>
          <w:position w:val="-30"/>
          <w:sz w:val="24"/>
          <w:szCs w:val="24"/>
        </w:rPr>
        <w:object>
          <v:shape id="_x0000_i1122" o:spt="75" type="#_x0000_t75" style="height:36.75pt;width:72pt;" o:ole="t" filled="f" o:preferrelative="t" stroked="f" coordsize="21600,21600">
            <v:path/>
            <v:fill on="f" focussize="0,0"/>
            <v:stroke on="f" joinstyle="miter"/>
            <v:imagedata r:id="rId174" o:title=""/>
            <o:lock v:ext="edit" aspectratio="t"/>
            <w10:wrap type="none"/>
            <w10:anchorlock/>
          </v:shape>
          <o:OLEObject Type="Embed" ProgID="Equation.DSMT4" ShapeID="_x0000_i1122" DrawAspect="Content" ObjectID="_1468075822" r:id="rId17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w: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23" o:spt="75" type="#_x0000_t75" style="height:14.25pt;width:29.25pt;" o:ole="t" filled="f" o:preferrelative="t" stroked="f" coordsize="21600,21600">
            <v:path/>
            <v:fill on="f" focussize="0,0"/>
            <v:stroke on="f" joinstyle="miter"/>
            <v:imagedata r:id="rId176" o:title=""/>
            <o:lock v:ext="edit" aspectratio="t"/>
            <w10:wrap type="none"/>
            <w10:anchorlock/>
          </v:shape>
          <o:OLEObject Type="Embed" ProgID="Equation.DSMT4" ShapeID="_x0000_i1123" DrawAspect="Content" ObjectID="_1468075823" r:id="rId175">
            <o:LockedField>false</o:LockedField>
          </o:OLEObject>
        </w:object>
      </w:r>
      <w:r>
        <w:rPr>
          <w:rFonts w:ascii="Times New Roman" w:hAnsi="Times New Roman" w:eastAsia="仿宋" w:cs="Times New Roman"/>
          <w:sz w:val="24"/>
          <w:szCs w:val="24"/>
        </w:rPr>
        <w:t>时，该函数才有意义，所以其定义域是</w:t>
      </w:r>
      <w:r>
        <w:rPr>
          <w:rFonts w:ascii="Times New Roman" w:hAnsi="Times New Roman" w:eastAsia="仿宋" w:cs="Times New Roman"/>
          <w:position w:val="-10"/>
          <w:sz w:val="24"/>
          <w:szCs w:val="24"/>
        </w:rPr>
        <w:object>
          <v:shape id="_x0000_i1124" o:spt="75" type="#_x0000_t75" style="height:14.25pt;width:86.25pt;" o:ole="t" filled="f" o:preferrelative="t" stroked="f" coordsize="21600,21600">
            <v:path/>
            <v:fill on="f" focussize="0,0"/>
            <v:stroke on="f" joinstyle="miter"/>
            <v:imagedata r:id="rId178" o:title=""/>
            <o:lock v:ext="edit" aspectratio="t"/>
            <w10:wrap type="none"/>
            <w10:anchorlock/>
          </v:shape>
          <o:OLEObject Type="Embed" ProgID="Equation.DSMT4" ShapeID="_x0000_i1124" DrawAspect="Content" ObjectID="_1468075824" r:id="rId17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position w:val="-36"/>
        </w:rPr>
        <w:object>
          <v:shape id="_x0000_i1125" o:spt="75" type="#_x0000_t75" style="height:39.75pt;width:147.75pt;" o:ole="t" filled="f" o:preferrelative="t" stroked="f" coordsize="21600,21600">
            <v:path/>
            <v:fill on="f" focussize="0,0"/>
            <v:stroke on="f" joinstyle="miter"/>
            <v:imagedata r:id="rId180" o:title=""/>
            <o:lock v:ext="edit" aspectratio="t"/>
            <w10:wrap type="none"/>
            <w10:anchorlock/>
          </v:shape>
          <o:OLEObject Type="Embed" ProgID="Equation.DSMT4" ShapeID="_x0000_i1125" DrawAspect="Content" ObjectID="_1468075825" r:id="rId179">
            <o:LockedField>false</o:LockedField>
          </o:OLEObject>
        </w:objec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position w:val="-42"/>
        </w:rPr>
        <w:object>
          <v:shape id="_x0000_i1126" o:spt="75" type="#_x0000_t75" style="height:39.75pt;width:99pt;" o:ole="t" filled="f" o:preferrelative="t" stroked="f" coordsize="21600,21600">
            <v:path/>
            <v:fill on="f" focussize="0,0"/>
            <v:stroke on="f" joinstyle="miter"/>
            <v:imagedata r:id="rId182" o:title=""/>
            <o:lock v:ext="edit" aspectratio="t"/>
            <w10:wrap type="none"/>
            <w10:anchorlock/>
          </v:shape>
          <o:OLEObject Type="Embed" ProgID="Equation.DSMT4" ShapeID="_x0000_i1126" DrawAspect="Content" ObjectID="_1468075826" r:id="rId181">
            <o:LockedField>false</o:LockedField>
          </o:OLEObject>
        </w:object>
      </w:r>
      <w:r>
        <w:rPr>
          <w:rFonts w:hint="eastAsia" w:ascii="Times New Roman" w:hAnsi="Times New Roman" w:eastAsia="仿宋" w:cs="Times New Roman"/>
          <w:sz w:val="24"/>
          <w:szCs w:val="24"/>
        </w:rPr>
        <w:t>，</w:t>
      </w:r>
      <w:r>
        <w:rPr>
          <w:rFonts w:ascii="Times New Roman" w:hAnsi="Times New Roman"/>
          <w:position w:val="-30"/>
        </w:rPr>
        <w:object>
          <v:shape id="_x0000_i1127" o:spt="75" type="#_x0000_t75" style="height:36.75pt;width:83.25pt;" o:ole="t" filled="f" o:preferrelative="t" stroked="f" coordsize="21600,21600">
            <v:path/>
            <v:fill on="f" focussize="0,0"/>
            <v:stroke on="f" joinstyle="miter"/>
            <v:imagedata r:id="rId184" o:title=""/>
            <o:lock v:ext="edit" aspectratio="t"/>
            <w10:wrap type="none"/>
            <w10:anchorlock/>
          </v:shape>
          <o:OLEObject Type="Embed" ProgID="Equation.DSMT4" ShapeID="_x0000_i1127" DrawAspect="Content" ObjectID="_1468075827" r:id="rId183">
            <o:LockedField>false</o:LockedField>
          </o:OLEObject>
        </w:object>
      </w:r>
      <w:r>
        <w:rPr>
          <w:rFonts w:hint="eastAsia" w:ascii="Times New Roman" w:hAnsi="Times New Roman" w:eastAsia="仿宋" w:cs="Times New Roman"/>
          <w:sz w:val="24"/>
          <w:szCs w:val="24"/>
        </w:rPr>
        <w:t>，</w:t>
      </w:r>
      <w:r>
        <w:rPr>
          <w:rFonts w:ascii="Times New Roman" w:hAnsi="Times New Roman"/>
          <w:position w:val="-30"/>
        </w:rPr>
        <w:object>
          <v:shape id="_x0000_i1128" o:spt="75" type="#_x0000_t75" style="height:35.25pt;width:65.25pt;" o:ole="t" filled="f" o:preferrelative="t" stroked="f" coordsize="21600,21600">
            <v:path/>
            <v:fill on="f" focussize="0,0"/>
            <v:stroke on="f" joinstyle="miter"/>
            <v:imagedata r:id="rId186" o:title=""/>
            <o:lock v:ext="edit" aspectratio="t"/>
            <w10:wrap type="none"/>
            <w10:anchorlock/>
          </v:shape>
          <o:OLEObject Type="Embed" ProgID="Equation.DSMT4" ShapeID="_x0000_i1128" DrawAspect="Content" ObjectID="_1468075828" r:id="rId18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就</w:t>
      </w:r>
      <w:r>
        <w:rPr>
          <w:rFonts w:ascii="Times New Roman" w:hAnsi="Times New Roman" w:eastAsia="仿宋" w:cs="Times New Roman"/>
          <w:sz w:val="24"/>
          <w:szCs w:val="24"/>
        </w:rPr>
        <w:t>得到幂函数</w:t>
      </w:r>
      <w:r>
        <w:rPr>
          <w:rFonts w:ascii="Times New Roman" w:hAnsi="Times New Roman" w:eastAsia="仿宋" w:cs="Times New Roman"/>
          <w:position w:val="-10"/>
          <w:sz w:val="24"/>
          <w:szCs w:val="24"/>
        </w:rPr>
        <w:object>
          <v:shape id="_x0000_i1129" o:spt="75" type="#_x0000_t75" style="height:26.25pt;width:37.5pt;" o:ole="t" filled="f" o:preferrelative="t" stroked="f" coordsize="21600,21600">
            <v:path/>
            <v:fill on="f" focussize="0,0"/>
            <v:stroke on="f" joinstyle="miter"/>
            <v:imagedata r:id="rId171" o:title=""/>
            <o:lock v:ext="edit" aspectratio="t"/>
            <w10:wrap type="none"/>
            <w10:anchorlock/>
          </v:shape>
          <o:OLEObject Type="Embed" ProgID="Equation.DSMT4" ShapeID="_x0000_i1129" DrawAspect="Content" ObjectID="_1468075829" r:id="rId187">
            <o:LockedField>false</o:LockedField>
          </o:OLEObject>
        </w:object>
      </w:r>
      <w:r>
        <w:rPr>
          <w:rFonts w:ascii="Times New Roman" w:hAnsi="Times New Roman" w:eastAsia="仿宋" w:cs="Times New Roman"/>
          <w:sz w:val="24"/>
          <w:szCs w:val="24"/>
        </w:rPr>
        <w:t>的图像经过下面的点</w:t>
      </w:r>
      <w:r>
        <w:rPr>
          <w:rFonts w:hint="eastAsia"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130" o:spt="75" type="#_x0000_t75" style="height:42.75pt;width:50.25pt;" o:ole="t" filled="f" o:preferrelative="t" stroked="f" coordsize="21600,21600">
            <v:path/>
            <v:fill on="f" focussize="0,0"/>
            <v:stroke on="f" joinstyle="miter"/>
            <v:imagedata r:id="rId189" o:title=""/>
            <o:lock v:ext="edit" aspectratio="t"/>
            <w10:wrap type="none"/>
            <w10:anchorlock/>
          </v:shape>
          <o:OLEObject Type="Embed" ProgID="Equation.DSMT4" ShapeID="_x0000_i1130" DrawAspect="Content" ObjectID="_1468075830" r:id="rId1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1" o:spt="75" type="#_x0000_t75" style="height:14.25pt;width:29.25pt;" o:ole="t" filled="f" o:preferrelative="t" stroked="f" coordsize="21600,21600">
            <v:path/>
            <v:fill on="f" focussize="0,0"/>
            <v:stroke on="f" joinstyle="miter"/>
            <v:imagedata r:id="rId191" o:title=""/>
            <o:lock v:ext="edit" aspectratio="t"/>
            <w10:wrap type="none"/>
            <w10:anchorlock/>
          </v:shape>
          <o:OLEObject Type="Embed" ProgID="Equation.DSMT4" ShapeID="_x0000_i1131" DrawAspect="Content" ObjectID="_1468075831" r:id="rId1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2" o:spt="75" type="#_x0000_t75" style="height:14.25pt;width:22.5pt;" o:ole="t" filled="f" o:preferrelative="t" stroked="f" coordsize="21600,21600">
            <v:path/>
            <v:fill on="f" focussize="0,0"/>
            <v:stroke on="f" joinstyle="miter"/>
            <v:imagedata r:id="rId123" o:title=""/>
            <o:lock v:ext="edit" aspectratio="t"/>
            <w10:wrap type="none"/>
            <w10:anchorlock/>
          </v:shape>
          <o:OLEObject Type="Embed" ProgID="Equation.DSMT4" ShapeID="_x0000_i1132" DrawAspect="Content" ObjectID="_1468075832" r:id="rId19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133" o:spt="75" type="#_x0000_t75" style="height:42.75pt;width:42.75pt;" o:ole="t" filled="f" o:preferrelative="t" stroked="f" coordsize="21600,21600">
            <v:path/>
            <v:fill on="f" focussize="0,0"/>
            <v:stroke on="f" joinstyle="miter"/>
            <v:imagedata r:id="rId194" o:title=""/>
            <o:lock v:ext="edit" aspectratio="t"/>
            <w10:wrap type="none"/>
            <w10:anchorlock/>
          </v:shape>
          <o:OLEObject Type="Embed" ProgID="Equation.DSMT4" ShapeID="_x0000_i1133" DrawAspect="Content" ObjectID="_1468075833" r:id="rId19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再使用计算器多采集一些点，可以粗略地作出其图像，如图4所示</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5</w:t>
      </w:r>
      <w:r>
        <w:rPr>
          <w:rFonts w:ascii="Times New Roman" w:hAnsi="Times New Roman" w:eastAsia="仿宋" w:cs="Times New Roman"/>
          <w:sz w:val="24"/>
          <w:szCs w:val="24"/>
        </w:rPr>
        <w:t>] 观察幂函数</w:t>
      </w:r>
      <w:r>
        <w:rPr>
          <w:rFonts w:ascii="Times New Roman" w:hAnsi="Times New Roman" w:eastAsia="仿宋" w:cs="Times New Roman"/>
          <w:position w:val="-10"/>
          <w:sz w:val="24"/>
          <w:szCs w:val="24"/>
        </w:rPr>
        <w:object>
          <v:shape id="_x0000_i1134" o:spt="75" type="#_x0000_t75" style="height:26.25pt;width:37.5pt;" o:ole="t" filled="f" o:preferrelative="t" stroked="f" coordsize="21600,21600">
            <v:path/>
            <v:fill on="f" focussize="0,0"/>
            <v:stroke on="f" joinstyle="miter"/>
            <v:imagedata r:id="rId171" o:title=""/>
            <o:lock v:ext="edit" aspectratio="t"/>
            <w10:wrap type="none"/>
            <w10:anchorlock/>
          </v:shape>
          <o:OLEObject Type="Embed" ProgID="Equation.DSMT4" ShapeID="_x0000_i1134" DrawAspect="Content" ObjectID="_1468075834" r:id="rId195">
            <o:LockedField>false</o:LockedField>
          </o:OLEObject>
        </w:object>
      </w:r>
      <w:r>
        <w:rPr>
          <w:rFonts w:ascii="Times New Roman" w:hAnsi="Times New Roman" w:eastAsia="仿宋" w:cs="Times New Roman"/>
          <w:sz w:val="24"/>
          <w:szCs w:val="24"/>
        </w:rPr>
        <w:t>的大致图像，思考幂函数</w:t>
      </w:r>
      <w:r>
        <w:rPr>
          <w:rFonts w:ascii="Times New Roman" w:hAnsi="Times New Roman" w:eastAsia="仿宋" w:cs="Times New Roman"/>
          <w:position w:val="-10"/>
          <w:sz w:val="24"/>
          <w:szCs w:val="24"/>
        </w:rPr>
        <w:object>
          <v:shape id="_x0000_i1135" o:spt="75" type="#_x0000_t75" style="height:26.25pt;width:37.5pt;" o:ole="t" filled="f" o:preferrelative="t" stroked="f" coordsize="21600,21600">
            <v:path/>
            <v:fill on="f" focussize="0,0"/>
            <v:stroke on="f" joinstyle="miter"/>
            <v:imagedata r:id="rId171" o:title=""/>
            <o:lock v:ext="edit" aspectratio="t"/>
            <w10:wrap type="none"/>
            <w10:anchorlock/>
          </v:shape>
          <o:OLEObject Type="Embed" ProgID="Equation.DSMT4" ShapeID="_x0000_i1135" DrawAspect="Content" ObjectID="_1468075835" r:id="rId196">
            <o:LockedField>false</o:LockedField>
          </o:OLEObject>
        </w:object>
      </w:r>
      <w:r>
        <w:rPr>
          <w:rFonts w:ascii="Times New Roman" w:hAnsi="Times New Roman" w:eastAsia="仿宋" w:cs="Times New Roman"/>
          <w:sz w:val="24"/>
          <w:szCs w:val="24"/>
        </w:rPr>
        <w:t>的图像在对称性上具有怎样的特征呢？</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21" o:spid="_x0000_s2142" o:spt="203" style="position:absolute;left:0pt;margin-left:286.95pt;margin-top:12pt;height:169.25pt;width:164.15pt;mso-position-horizontal-relative:margin;mso-wrap-distance-bottom:0pt;mso-wrap-distance-left:9pt;mso-wrap-distance-right:9pt;mso-wrap-distance-top:0pt;z-index:251661312;mso-width-relative:margin;mso-height-relative:margin;" coordsize="20840,2172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">
            <o:lock v:ext="edit"/>
            <v:shape id="图片 19" o:spid="_x0000_s2144" o:spt="75" type="#_x0000_t75" style="position:absolute;left:0;top:0;height:18719;width:2084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">
              <v:path arrowok="t"/>
              <v:fill on="f" focussize="0,0"/>
              <v:stroke on="f" joinstyle="miter"/>
              <v:imagedata r:id="rId197" o:title=""/>
              <o:lock v:ext="edit" aspectratio="t"/>
            </v:shape>
            <v:shape id="文本框 2" o:spid="_x0000_s2143" o:spt="202" type="#_x0000_t202" style="position:absolute;left:7364;top:18796;height:2926;width:7115;"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v:path/>
              <v:fill focussize="0,0"/>
              <v:stroke on="f" joinstyle="miter"/>
              <v:imagedata o:title=""/>
              <o:lock v:ext="edit"/>
              <v:textbox style="mso-fit-shape-to-text:t;">
                <w:txbxContent>
                  <w:p>
                    <w:pPr>
                      <w:rPr>
                        <w:rFonts w:ascii="Times New Roman" w:hAnsi="Times New Roman" w:eastAsia="仿宋" w:cs="Times New Roman"/>
                        <w:sz w:val="24"/>
                        <w:szCs w:val="24"/>
                      </w:rPr>
                    </w:pPr>
                    <w:r>
                      <w:rPr>
                        <w:rFonts w:ascii="Times New Roman" w:hAnsi="Times New Roman" w:eastAsia="仿宋" w:cs="Times New Roman"/>
                        <w:sz w:val="24"/>
                        <w:szCs w:val="24"/>
                      </w:rPr>
                      <w:t>图5</w:t>
                    </w:r>
                  </w:p>
                </w:txbxContent>
              </v:textbox>
            </v:shape>
            <w10:wrap type="square"/>
          </v:group>
        </w:pict>
      </w:r>
      <w:r>
        <w:rPr>
          <w:rFonts w:ascii="Times New Roman" w:hAnsi="Times New Roman" w:eastAsia="仿宋" w:cs="Times New Roman"/>
          <w:sz w:val="24"/>
          <w:szCs w:val="24"/>
        </w:rPr>
        <w:t>通过观察可以</w:t>
      </w:r>
      <w:r>
        <w:rPr>
          <w:rFonts w:hint="eastAsia" w:ascii="Times New Roman" w:hAnsi="Times New Roman" w:eastAsia="仿宋" w:cs="Times New Roman"/>
          <w:sz w:val="24"/>
          <w:szCs w:val="24"/>
        </w:rPr>
        <w:t>猜测</w:t>
      </w:r>
      <w:r>
        <w:rPr>
          <w:rFonts w:ascii="Times New Roman" w:hAnsi="Times New Roman" w:eastAsia="仿宋" w:cs="Times New Roman"/>
          <w:sz w:val="24"/>
          <w:szCs w:val="24"/>
        </w:rPr>
        <w:t>，该函数的图像是关于</w:t>
      </w:r>
      <w:r>
        <w:rPr>
          <w:rFonts w:ascii="Times New Roman" w:hAnsi="Times New Roman" w:eastAsia="仿宋" w:cs="Times New Roman"/>
          <w:i/>
          <w:sz w:val="24"/>
          <w:szCs w:val="24"/>
        </w:rPr>
        <w:t>y</w:t>
      </w:r>
      <w:r>
        <w:rPr>
          <w:rFonts w:ascii="Times New Roman" w:hAnsi="Times New Roman" w:eastAsia="仿宋" w:cs="Times New Roman"/>
          <w:sz w:val="24"/>
          <w:szCs w:val="24"/>
        </w:rPr>
        <w:t>轴成轴对称的．</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6</w:t>
      </w:r>
      <w:r>
        <w:rPr>
          <w:rFonts w:ascii="Times New Roman" w:hAnsi="Times New Roman" w:eastAsia="仿宋" w:cs="Times New Roman"/>
          <w:sz w:val="24"/>
          <w:szCs w:val="24"/>
        </w:rPr>
        <w:t>] 能否</w:t>
      </w:r>
      <w:r>
        <w:rPr>
          <w:rFonts w:hint="eastAsia" w:ascii="Times New Roman" w:hAnsi="Times New Roman" w:eastAsia="仿宋" w:cs="Times New Roman"/>
          <w:sz w:val="24"/>
          <w:szCs w:val="24"/>
        </w:rPr>
        <w:t>从代数的角度，说</w:t>
      </w:r>
      <w:r>
        <w:rPr>
          <w:rFonts w:ascii="Times New Roman" w:hAnsi="Times New Roman" w:eastAsia="仿宋" w:cs="Times New Roman"/>
          <w:sz w:val="24"/>
          <w:szCs w:val="24"/>
        </w:rPr>
        <w:t>明幂函数</w:t>
      </w:r>
      <w:r>
        <w:rPr>
          <w:rFonts w:ascii="Times New Roman" w:hAnsi="Times New Roman" w:eastAsia="仿宋" w:cs="Times New Roman"/>
          <w:position w:val="8"/>
          <w:sz w:val="24"/>
          <w:szCs w:val="24"/>
        </w:rPr>
        <w:object>
          <v:shape id="_x0000_i1136" o:spt="75" type="#_x0000_t75" style="height:26.25pt;width:37.5pt;" o:ole="t" filled="f" o:preferrelative="t" stroked="f" coordsize="21600,21600">
            <v:path/>
            <v:fill on="f" focussize="0,0"/>
            <v:stroke on="f" joinstyle="miter"/>
            <v:imagedata r:id="rId171" o:title=""/>
            <o:lock v:ext="edit" aspectratio="t"/>
            <w10:wrap type="none"/>
            <w10:anchorlock/>
          </v:shape>
          <o:OLEObject Type="Embed" ProgID="Equation.DSMT4" ShapeID="_x0000_i1136" DrawAspect="Content" ObjectID="_1468075836" r:id="rId198">
            <o:LockedField>false</o:LockedField>
          </o:OLEObject>
        </w:object>
      </w:r>
      <w:r>
        <w:rPr>
          <w:rFonts w:ascii="Times New Roman" w:hAnsi="Times New Roman" w:eastAsia="仿宋" w:cs="Times New Roman"/>
          <w:sz w:val="24"/>
          <w:szCs w:val="24"/>
        </w:rPr>
        <w:t>的图像关于</w:t>
      </w:r>
      <w:r>
        <w:rPr>
          <w:rFonts w:ascii="Times New Roman" w:hAnsi="Times New Roman" w:eastAsia="仿宋" w:cs="Times New Roman"/>
          <w:i/>
          <w:sz w:val="24"/>
          <w:szCs w:val="24"/>
        </w:rPr>
        <w:t>y</w:t>
      </w:r>
      <w:r>
        <w:rPr>
          <w:rFonts w:ascii="Times New Roman" w:hAnsi="Times New Roman" w:eastAsia="仿宋" w:cs="Times New Roman"/>
          <w:sz w:val="24"/>
          <w:szCs w:val="24"/>
        </w:rPr>
        <w:t>轴成轴对称呢？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37" o:spt="75" type="#_x0000_t75" style="height:26.25pt;width:37.5pt;" o:ole="t" filled="f" o:preferrelative="t" stroked="f" coordsize="21600,21600">
            <v:path/>
            <v:fill on="f" focussize="0,0"/>
            <v:stroke on="f" joinstyle="miter"/>
            <v:imagedata r:id="rId200" o:title=""/>
            <o:lock v:ext="edit" aspectratio="t"/>
            <w10:wrap type="none"/>
            <w10:anchorlock/>
          </v:shape>
          <o:OLEObject Type="Embed" ProgID="Equation.DSMT4" ShapeID="_x0000_i1137" DrawAspect="Content" ObjectID="_1468075837" r:id="rId199">
            <o:LockedField>false</o:LockedField>
          </o:OLEObject>
        </w:object>
      </w:r>
      <w:r>
        <w:rPr>
          <w:rFonts w:ascii="Times New Roman" w:hAnsi="Times New Roman" w:eastAsia="仿宋" w:cs="Times New Roman"/>
          <w:sz w:val="24"/>
          <w:szCs w:val="24"/>
        </w:rPr>
        <w:t>的定义域为</w:t>
      </w:r>
      <w:r>
        <w:rPr>
          <w:rFonts w:ascii="Times New Roman" w:hAnsi="Times New Roman" w:eastAsia="仿宋" w:cs="Times New Roman"/>
          <w:position w:val="-10"/>
          <w:sz w:val="24"/>
          <w:szCs w:val="24"/>
        </w:rPr>
        <w:object>
          <v:shape id="_x0000_i1138" o:spt="75" type="#_x0000_t75" style="height:14.25pt;width:86.25pt;" o:ole="t" filled="f" o:preferrelative="t" stroked="f" coordsize="21600,21600">
            <v:path/>
            <v:fill on="f" focussize="0,0"/>
            <v:stroke on="f" joinstyle="miter"/>
            <v:imagedata r:id="rId202" o:title=""/>
            <o:lock v:ext="edit" aspectratio="t"/>
            <w10:wrap type="none"/>
            <w10:anchorlock/>
          </v:shape>
          <o:OLEObject Type="Embed" ProgID="Equation.DSMT4" ShapeID="_x0000_i1138" DrawAspect="Content" ObjectID="_1468075838" r:id="rId201">
            <o:LockedField>false</o:LockedField>
          </o:OLEObject>
        </w:object>
      </w:r>
      <w:r>
        <w:rPr>
          <w:rFonts w:ascii="Times New Roman" w:hAnsi="Times New Roman" w:eastAsia="仿宋" w:cs="Times New Roman"/>
          <w:sz w:val="24"/>
          <w:szCs w:val="24"/>
        </w:rPr>
        <w:t>．若点</w:t>
      </w:r>
      <w:r>
        <w:rPr>
          <w:rFonts w:hint="eastAsia" w:ascii="Times New Roman" w:hAnsi="Times New Roman" w:eastAsia="仿宋" w:cs="Times New Roman"/>
          <w:i/>
          <w:iCs/>
          <w:sz w:val="24"/>
          <w:szCs w:val="24"/>
        </w:rPr>
        <w:t>P</w:t>
      </w:r>
      <w:r>
        <w:rPr>
          <w:rFonts w:ascii="Times New Roman" w:hAnsi="Times New Roman" w:eastAsia="仿宋" w:cs="Times New Roman"/>
          <w:position w:val="-12"/>
          <w:sz w:val="24"/>
          <w:szCs w:val="24"/>
        </w:rPr>
        <w:object>
          <v:shape id="_x0000_i1139" o:spt="75" type="#_x0000_t75" style="height:18.75pt;width:37.5pt;" o:ole="t" filled="f" o:preferrelative="t" stroked="f" coordsize="21600,21600">
            <v:path/>
            <v:fill on="f" focussize="0,0"/>
            <v:stroke on="f" joinstyle="miter"/>
            <v:imagedata r:id="rId204" o:title=""/>
            <o:lock v:ext="edit" aspectratio="t"/>
            <w10:wrap type="none"/>
            <w10:anchorlock/>
          </v:shape>
          <o:OLEObject Type="Embed" ProgID="Equation.DSMT4" ShapeID="_x0000_i1139" DrawAspect="Content" ObjectID="_1468075839" r:id="rId203">
            <o:LockedField>false</o:LockedField>
          </o:OLEObject>
        </w:object>
      </w:r>
      <w:r>
        <w:rPr>
          <w:rFonts w:ascii="Times New Roman" w:hAnsi="Times New Roman" w:eastAsia="仿宋" w:cs="Times New Roman"/>
          <w:sz w:val="24"/>
          <w:szCs w:val="24"/>
        </w:rPr>
        <w:t>在幂函数</w:t>
      </w:r>
      <w:r>
        <w:rPr>
          <w:rFonts w:ascii="Times New Roman" w:hAnsi="Times New Roman" w:eastAsia="仿宋" w:cs="Times New Roman"/>
          <w:position w:val="-10"/>
          <w:sz w:val="24"/>
          <w:szCs w:val="24"/>
        </w:rPr>
        <w:object>
          <v:shape id="_x0000_i1140" o:spt="75" type="#_x0000_t75" style="height:26.25pt;width:37.5pt;" o:ole="t" filled="f" o:preferrelative="t" stroked="f" coordsize="21600,21600">
            <v:path/>
            <v:fill on="f" focussize="0,0"/>
            <v:stroke on="f" joinstyle="miter"/>
            <v:imagedata r:id="rId200" o:title=""/>
            <o:lock v:ext="edit" aspectratio="t"/>
            <w10:wrap type="none"/>
            <w10:anchorlock/>
          </v:shape>
          <o:OLEObject Type="Embed" ProgID="Equation.DSMT4" ShapeID="_x0000_i1140" DrawAspect="Content" ObjectID="_1468075840" r:id="rId205">
            <o:LockedField>false</o:LockedField>
          </o:OLEObject>
        </w:object>
      </w:r>
      <w:r>
        <w:rPr>
          <w:rFonts w:ascii="Times New Roman" w:hAnsi="Times New Roman" w:eastAsia="仿宋" w:cs="Times New Roman"/>
          <w:sz w:val="24"/>
          <w:szCs w:val="24"/>
        </w:rPr>
        <w:t>的图像上，则有</w:t>
      </w:r>
      <w:r>
        <w:rPr>
          <w:rFonts w:ascii="Times New Roman" w:hAnsi="Times New Roman" w:eastAsia="仿宋" w:cs="Times New Roman"/>
          <w:position w:val="-12"/>
          <w:sz w:val="24"/>
          <w:szCs w:val="24"/>
        </w:rPr>
        <w:object>
          <v:shape id="_x0000_i1141" o:spt="75" type="#_x0000_t75" style="height:27.75pt;width:45.75pt;" o:ole="t" filled="f" o:preferrelative="t" stroked="f" coordsize="21600,21600">
            <v:path/>
            <v:fill on="f" focussize="0,0"/>
            <v:stroke on="f" joinstyle="miter"/>
            <v:imagedata r:id="rId207" o:title=""/>
            <o:lock v:ext="edit" aspectratio="t"/>
            <w10:wrap type="none"/>
            <w10:anchorlock/>
          </v:shape>
          <o:OLEObject Type="Embed" ProgID="Equation.DSMT4" ShapeID="_x0000_i1141" DrawAspect="Content" ObjectID="_1468075841" r:id="rId206">
            <o:LockedField>false</o:LockedField>
          </o:OLEObject>
        </w:object>
      </w:r>
      <w:r>
        <w:rPr>
          <w:rFonts w:ascii="Times New Roman" w:hAnsi="Times New Roman" w:eastAsia="仿宋" w:cs="Times New Roman"/>
          <w:sz w:val="24"/>
          <w:szCs w:val="24"/>
        </w:rPr>
        <w:t>．而点</w:t>
      </w:r>
      <w:r>
        <w:rPr>
          <w:rFonts w:hint="eastAsia" w:ascii="Times New Roman" w:hAnsi="Times New Roman" w:eastAsia="仿宋" w:cs="Times New Roman"/>
          <w:i/>
          <w:iCs/>
          <w:sz w:val="24"/>
          <w:szCs w:val="24"/>
        </w:rPr>
        <w:t>P</w:t>
      </w:r>
      <w:r>
        <w:rPr>
          <w:rFonts w:ascii="Times New Roman" w:hAnsi="Times New Roman" w:eastAsia="仿宋" w:cs="Times New Roman"/>
          <w:position w:val="-12"/>
          <w:sz w:val="24"/>
          <w:szCs w:val="24"/>
        </w:rPr>
        <w:object>
          <v:shape id="_x0000_i1142" o:spt="75" type="#_x0000_t75" style="height:18.75pt;width:37.5pt;" o:ole="t" filled="f" o:preferrelative="t" stroked="f" coordsize="21600,21600">
            <v:path/>
            <v:fill on="f" focussize="0,0"/>
            <v:stroke on="f" joinstyle="miter"/>
            <v:imagedata r:id="rId204" o:title=""/>
            <o:lock v:ext="edit" aspectratio="t"/>
            <w10:wrap type="none"/>
            <w10:anchorlock/>
          </v:shape>
          <o:OLEObject Type="Embed" ProgID="Equation.DSMT4" ShapeID="_x0000_i1142" DrawAspect="Content" ObjectID="_1468075842" r:id="rId208">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i/>
          <w:sz w:val="24"/>
          <w:szCs w:val="24"/>
        </w:rPr>
        <w:t>y</w:t>
      </w:r>
      <w:r>
        <w:rPr>
          <w:rFonts w:ascii="Times New Roman" w:hAnsi="Times New Roman" w:eastAsia="仿宋" w:cs="Times New Roman"/>
          <w:sz w:val="24"/>
          <w:szCs w:val="24"/>
        </w:rPr>
        <w:t>轴的对称点为</w:t>
      </w:r>
      <w:r>
        <w:rPr>
          <w:rFonts w:hint="eastAsia" w:ascii="Times New Roman" w:hAnsi="Times New Roman" w:eastAsia="仿宋" w:cs="Times New Roman"/>
          <w:sz w:val="24"/>
          <w:szCs w:val="24"/>
        </w:rPr>
        <w:t>点</w:t>
      </w:r>
      <w:r>
        <w:rPr>
          <w:rFonts w:ascii="Times New Roman" w:hAnsi="Times New Roman" w:eastAsia="仿宋" w:cs="Times New Roman"/>
          <w:position w:val="-10"/>
          <w:sz w:val="24"/>
          <w:szCs w:val="24"/>
        </w:rPr>
        <w:object>
          <v:shape id="_x0000_i1143" o:spt="75" type="#_x0000_t75" style="height:16.5pt;width:13.5pt;" o:ole="t" filled="f" o:preferrelative="t" stroked="f" coordsize="21600,21600">
            <v:path/>
            <v:fill on="f" focussize="0,0"/>
            <v:stroke on="f" joinstyle="miter"/>
            <v:imagedata r:id="rId210" o:title=""/>
            <o:lock v:ext="edit" aspectratio="t"/>
            <w10:wrap type="none"/>
            <w10:anchorlock/>
          </v:shape>
          <o:OLEObject Type="Embed" ProgID="Equation.DSMT4" ShapeID="_x0000_i1143" DrawAspect="Content" ObjectID="_1468075843" r:id="rId209">
            <o:LockedField>false</o:LockedField>
          </o:OLEObject>
        </w:object>
      </w:r>
      <w:r>
        <w:rPr>
          <w:rFonts w:ascii="Times New Roman" w:hAnsi="Times New Roman" w:eastAsia="仿宋" w:cs="Times New Roman"/>
          <w:position w:val="-12"/>
          <w:sz w:val="24"/>
          <w:szCs w:val="24"/>
        </w:rPr>
        <w:object>
          <v:shape id="_x0000_i1144" o:spt="75" type="#_x0000_t75" style="height:18.75pt;width:45pt;" o:ole="t" filled="f" o:preferrelative="t" stroked="f" coordsize="21600,21600">
            <v:path/>
            <v:fill on="f" focussize="0,0"/>
            <v:stroke on="f" joinstyle="miter"/>
            <v:imagedata r:id="rId212" o:title=""/>
            <o:lock v:ext="edit" aspectratio="t"/>
            <w10:wrap type="none"/>
            <w10:anchorlock/>
          </v:shape>
          <o:OLEObject Type="Embed" ProgID="Equation.DSMT4" ShapeID="_x0000_i1144" DrawAspect="Content" ObjectID="_1468075844" r:id="rId211">
            <o:LockedField>false</o:LockedField>
          </o:OLEObject>
        </w:object>
      </w:r>
      <w:r>
        <w:rPr>
          <w:rFonts w:hint="eastAsia" w:ascii="Times New Roman" w:hAnsi="Times New Roman" w:eastAsia="仿宋" w:cs="Times New Roman"/>
          <w:sz w:val="24"/>
          <w:szCs w:val="24"/>
        </w:rPr>
        <w:t>（如图5所示）</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36"/>
          <w:sz w:val="24"/>
          <w:szCs w:val="24"/>
        </w:rPr>
        <w:object>
          <v:shape id="_x0000_i1145" o:spt="75" type="#_x0000_t75" style="height:42pt;width:181.5pt;" o:ole="t" filled="f" o:preferrelative="t" stroked="f" coordsize="21600,21600">
            <v:path/>
            <v:fill on="f" focussize="0,0"/>
            <v:stroke on="f" joinstyle="miter"/>
            <v:imagedata r:id="rId214" o:title=""/>
            <o:lock v:ext="edit" aspectratio="t"/>
            <w10:wrap type="none"/>
            <w10:anchorlock/>
          </v:shape>
          <o:OLEObject Type="Embed" ProgID="Equation.DSMT4" ShapeID="_x0000_i1145" DrawAspect="Content" ObjectID="_1468075845" r:id="rId21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可知</w:t>
      </w:r>
      <w:r>
        <w:rPr>
          <w:rFonts w:ascii="Times New Roman" w:hAnsi="Times New Roman" w:eastAsia="仿宋" w:cs="Times New Roman"/>
          <w:sz w:val="24"/>
          <w:szCs w:val="24"/>
        </w:rPr>
        <w:t>点</w:t>
      </w:r>
      <w:r>
        <w:rPr>
          <w:rFonts w:ascii="Times New Roman" w:hAnsi="Times New Roman" w:eastAsia="仿宋" w:cs="Times New Roman"/>
          <w:position w:val="-10"/>
          <w:sz w:val="24"/>
          <w:szCs w:val="24"/>
        </w:rPr>
        <w:object>
          <v:shape id="_x0000_i1146" o:spt="75" type="#_x0000_t75" style="height:16.5pt;width:13.5pt;" o:ole="t" filled="f" o:preferrelative="t" stroked="f" coordsize="21600,21600">
            <v:path/>
            <v:fill on="f" focussize="0,0"/>
            <v:stroke on="f" joinstyle="miter"/>
            <v:imagedata r:id="rId210" o:title=""/>
            <o:lock v:ext="edit" aspectratio="t"/>
            <w10:wrap type="none"/>
            <w10:anchorlock/>
          </v:shape>
          <o:OLEObject Type="Embed" ProgID="Equation.DSMT4" ShapeID="_x0000_i1146" DrawAspect="Content" ObjectID="_1468075846" r:id="rId215">
            <o:LockedField>false</o:LockedField>
          </o:OLEObject>
        </w:object>
      </w:r>
      <w:r>
        <w:rPr>
          <w:rFonts w:ascii="Times New Roman" w:hAnsi="Times New Roman" w:eastAsia="仿宋" w:cs="Times New Roman"/>
          <w:position w:val="-12"/>
          <w:sz w:val="24"/>
          <w:szCs w:val="24"/>
        </w:rPr>
        <w:object>
          <v:shape id="_x0000_i1147" o:spt="75" type="#_x0000_t75" style="height:18.75pt;width:45pt;" o:ole="t" filled="f" o:preferrelative="t" stroked="f" coordsize="21600,21600">
            <v:path/>
            <v:fill on="f" focussize="0,0"/>
            <v:stroke on="f" joinstyle="miter"/>
            <v:imagedata r:id="rId212" o:title=""/>
            <o:lock v:ext="edit" aspectratio="t"/>
            <w10:wrap type="none"/>
            <w10:anchorlock/>
          </v:shape>
          <o:OLEObject Type="Embed" ProgID="Equation.DSMT4" ShapeID="_x0000_i1147" DrawAspect="Content" ObjectID="_1468075847" r:id="rId216">
            <o:LockedField>false</o:LockedField>
          </o:OLEObject>
        </w:object>
      </w:r>
      <w:r>
        <w:rPr>
          <w:rFonts w:ascii="Times New Roman" w:hAnsi="Times New Roman" w:eastAsia="仿宋" w:cs="Times New Roman"/>
          <w:sz w:val="24"/>
          <w:szCs w:val="24"/>
        </w:rPr>
        <w:t>也在幂函数</w:t>
      </w:r>
      <w:r>
        <w:rPr>
          <w:rFonts w:ascii="Times New Roman" w:hAnsi="Times New Roman" w:eastAsia="仿宋" w:cs="Times New Roman"/>
          <w:position w:val="-10"/>
          <w:sz w:val="24"/>
          <w:szCs w:val="24"/>
        </w:rPr>
        <w:object>
          <v:shape id="_x0000_i1148" o:spt="75" type="#_x0000_t75" style="height:26.25pt;width:37.5pt;" o:ole="t" filled="f" o:preferrelative="t" stroked="f" coordsize="21600,21600">
            <v:path/>
            <v:fill on="f" focussize="0,0"/>
            <v:stroke on="f" joinstyle="miter"/>
            <v:imagedata r:id="rId218" o:title=""/>
            <o:lock v:ext="edit" aspectratio="t"/>
            <w10:wrap type="none"/>
            <w10:anchorlock/>
          </v:shape>
          <o:OLEObject Type="Embed" ProgID="Equation.DSMT4" ShapeID="_x0000_i1148" DrawAspect="Content" ObjectID="_1468075848" r:id="rId217">
            <o:LockedField>false</o:LockedField>
          </o:OLEObject>
        </w:object>
      </w:r>
      <w:r>
        <w:rPr>
          <w:rFonts w:ascii="Times New Roman" w:hAnsi="Times New Roman" w:eastAsia="仿宋" w:cs="Times New Roman"/>
          <w:sz w:val="24"/>
          <w:szCs w:val="24"/>
        </w:rPr>
        <w:t>的图像上，</w:t>
      </w:r>
      <w:r>
        <w:rPr>
          <w:rFonts w:hint="eastAsia" w:ascii="Times New Roman" w:hAnsi="Times New Roman" w:eastAsia="仿宋" w:cs="Times New Roman"/>
          <w:sz w:val="24"/>
          <w:szCs w:val="24"/>
        </w:rPr>
        <w:t>这说明</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49" o:spt="75" type="#_x0000_t75" style="height:26.25pt;width:37.5pt;" o:ole="t" filled="f" o:preferrelative="t" stroked="f" coordsize="21600,21600">
            <v:path/>
            <v:fill on="f" focussize="0,0"/>
            <v:stroke on="f" joinstyle="miter"/>
            <v:imagedata r:id="rId218" o:title=""/>
            <o:lock v:ext="edit" aspectratio="t"/>
            <w10:wrap type="none"/>
            <w10:anchorlock/>
          </v:shape>
          <o:OLEObject Type="Embed" ProgID="Equation.DSMT4" ShapeID="_x0000_i1149" DrawAspect="Content" ObjectID="_1468075849" r:id="rId219">
            <o:LockedField>false</o:LockedField>
          </o:OLEObject>
        </w:object>
      </w:r>
      <w:r>
        <w:rPr>
          <w:rFonts w:ascii="Times New Roman" w:hAnsi="Times New Roman" w:eastAsia="仿宋" w:cs="Times New Roman"/>
          <w:sz w:val="24"/>
          <w:szCs w:val="24"/>
        </w:rPr>
        <w:t>的图像关于</w:t>
      </w:r>
      <w:r>
        <w:rPr>
          <w:rFonts w:ascii="Times New Roman" w:hAnsi="Times New Roman" w:eastAsia="仿宋" w:cs="Times New Roman"/>
          <w:i/>
          <w:sz w:val="24"/>
          <w:szCs w:val="24"/>
        </w:rPr>
        <w:t>y</w:t>
      </w:r>
      <w:r>
        <w:rPr>
          <w:rFonts w:ascii="Times New Roman" w:hAnsi="Times New Roman" w:eastAsia="仿宋" w:cs="Times New Roman"/>
          <w:sz w:val="24"/>
          <w:szCs w:val="24"/>
        </w:rPr>
        <w:t>轴成轴对称．</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w:t>
      </w:r>
      <w:r>
        <w:rPr>
          <w:rFonts w:hint="eastAsia" w:ascii="Times New Roman" w:hAnsi="Times New Roman" w:eastAsia="仿宋" w:cs="Times New Roman"/>
          <w:sz w:val="24"/>
          <w:szCs w:val="24"/>
        </w:rPr>
        <w:t>通过</w:t>
      </w:r>
      <w:r>
        <w:rPr>
          <w:rFonts w:ascii="Times New Roman" w:hAnsi="Times New Roman" w:eastAsia="仿宋" w:cs="Times New Roman"/>
          <w:sz w:val="24"/>
          <w:szCs w:val="24"/>
        </w:rPr>
        <w:t>例</w:t>
      </w:r>
      <w:r>
        <w:rPr>
          <w:rFonts w:hint="eastAsia" w:ascii="Times New Roman" w:hAnsi="Times New Roman" w:eastAsia="仿宋" w:cs="Times New Roman"/>
          <w:sz w:val="24"/>
          <w:szCs w:val="24"/>
        </w:rPr>
        <w:t>1、例2和例3</w:t>
      </w:r>
      <w:r>
        <w:rPr>
          <w:rFonts w:ascii="Times New Roman" w:hAnsi="Times New Roman" w:eastAsia="仿宋" w:cs="Times New Roman"/>
          <w:sz w:val="24"/>
          <w:szCs w:val="24"/>
        </w:rPr>
        <w:t>，我们得到了</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个具体的幂函数的大致图像，这让我们更直观地认识了这</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个幂函数，体会到了幂函数</w:t>
      </w:r>
      <w:r>
        <w:rPr>
          <w:rFonts w:ascii="Times New Roman" w:hAnsi="Times New Roman" w:eastAsia="仿宋" w:cs="Times New Roman"/>
          <w:position w:val="-10"/>
          <w:sz w:val="24"/>
          <w:szCs w:val="24"/>
        </w:rPr>
        <w:object>
          <v:shape id="_x0000_i1150" o:spt="75" type="#_x0000_t75" style="height:18.75pt;width:31.5pt;" o:ole="t" filled="f" o:preferrelative="t" stroked="f" coordsize="21600,21600">
            <v:path/>
            <v:fill on="f" focussize="0,0"/>
            <v:stroke on="f" joinstyle="miter"/>
            <v:imagedata r:id="rId221" o:title=""/>
            <o:lock v:ext="edit" aspectratio="t"/>
            <w10:wrap type="none"/>
            <w10:anchorlock/>
          </v:shape>
          <o:OLEObject Type="Embed" ProgID="Equation.DSMT4" ShapeID="_x0000_i1150" DrawAspect="Content" ObjectID="_1468075850" r:id="rId220">
            <o:LockedField>false</o:LockedField>
          </o:OLEObject>
        </w:object>
      </w:r>
      <w:r>
        <w:rPr>
          <w:rFonts w:ascii="Times New Roman" w:hAnsi="Times New Roman" w:eastAsia="仿宋" w:cs="Times New Roman"/>
          <w:sz w:val="24"/>
          <w:szCs w:val="24"/>
        </w:rPr>
        <w:t>的图像依赖于其指数</w:t>
      </w:r>
      <w:r>
        <w:rPr>
          <w:rFonts w:ascii="Times New Roman" w:hAnsi="Times New Roman" w:eastAsia="仿宋" w:cs="Times New Roman"/>
          <w:i/>
          <w:sz w:val="24"/>
          <w:szCs w:val="24"/>
        </w:rPr>
        <w:t>a</w: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同时，也为</w:t>
      </w:r>
      <w:r>
        <w:rPr>
          <w:rFonts w:ascii="Times New Roman" w:hAnsi="Times New Roman" w:eastAsia="仿宋" w:cs="Times New Roman"/>
          <w:sz w:val="24"/>
          <w:szCs w:val="24"/>
        </w:rPr>
        <w:t>后续进一步研究它们的性质做好了铺垫．</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7</w:t>
      </w:r>
      <w:r>
        <w:rPr>
          <w:rFonts w:ascii="Times New Roman" w:hAnsi="Times New Roman" w:eastAsia="仿宋" w:cs="Times New Roman"/>
          <w:sz w:val="24"/>
          <w:szCs w:val="24"/>
        </w:rPr>
        <w:t>] 除了幂函数</w:t>
      </w:r>
      <w:r>
        <w:rPr>
          <w:rFonts w:ascii="Times New Roman" w:hAnsi="Times New Roman" w:eastAsia="仿宋" w:cs="Times New Roman"/>
          <w:position w:val="-10"/>
          <w:sz w:val="24"/>
          <w:szCs w:val="24"/>
        </w:rPr>
        <w:object>
          <v:shape id="_x0000_i1151" o:spt="75" type="#_x0000_t75" style="height:18.75pt;width:36.75pt;" o:ole="t" filled="f" o:preferrelative="t" stroked="f" coordsize="21600,21600">
            <v:path/>
            <v:fill on="f" focussize="0,0"/>
            <v:stroke on="f" joinstyle="miter"/>
            <v:imagedata r:id="rId223" o:title=""/>
            <o:lock v:ext="edit" aspectratio="t"/>
            <w10:wrap type="none"/>
            <w10:anchorlock/>
          </v:shape>
          <o:OLEObject Type="Embed" ProgID="Equation.DSMT4" ShapeID="_x0000_i1151" DrawAspect="Content" ObjectID="_1468075851" r:id="rId222">
            <o:LockedField>false</o:LockedField>
          </o:OLEObject>
        </w:object>
      </w:r>
      <w:r>
        <w:rPr>
          <w:rFonts w:ascii="Times New Roman" w:hAnsi="Times New Roman" w:eastAsia="仿宋" w:cs="Times New Roman"/>
          <w:sz w:val="24"/>
          <w:szCs w:val="24"/>
        </w:rPr>
        <w:t>以外，能否再写出几个幂函数的表达式</w:t>
      </w:r>
      <w:r>
        <w:rPr>
          <w:rFonts w:hint="eastAsia" w:ascii="Times New Roman" w:hAnsi="Times New Roman" w:eastAsia="仿宋" w:cs="Times New Roman"/>
          <w:sz w:val="24"/>
          <w:szCs w:val="24"/>
        </w:rPr>
        <w:t>，满足其各自的</w:t>
      </w:r>
      <w:r>
        <w:rPr>
          <w:rFonts w:ascii="Times New Roman" w:hAnsi="Times New Roman" w:eastAsia="仿宋" w:cs="Times New Roman"/>
          <w:sz w:val="24"/>
          <w:szCs w:val="24"/>
        </w:rPr>
        <w:t>图像</w:t>
      </w:r>
      <w:r>
        <w:rPr>
          <w:rFonts w:hint="eastAsia" w:ascii="Times New Roman" w:hAnsi="Times New Roman" w:eastAsia="仿宋" w:cs="Times New Roman"/>
          <w:sz w:val="24"/>
          <w:szCs w:val="24"/>
        </w:rPr>
        <w:t>关于</w:t>
      </w:r>
      <w:r>
        <w:rPr>
          <w:rFonts w:ascii="Times New Roman" w:hAnsi="Times New Roman" w:eastAsia="仿宋" w:cs="Times New Roman"/>
          <w:sz w:val="24"/>
          <w:szCs w:val="24"/>
        </w:rPr>
        <w:t>原点成中心对称</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但不经过原点？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52" o:spt="75" type="#_x0000_t75" style="height:19.5pt;width:36.75pt;" o:ole="t" filled="f" o:preferrelative="t" stroked="f" coordsize="21600,21600">
            <v:path/>
            <v:fill on="f" focussize="0,0"/>
            <v:stroke on="f" joinstyle="miter"/>
            <v:imagedata r:id="rId225" o:title=""/>
            <o:lock v:ext="edit" aspectratio="t"/>
            <w10:wrap type="none"/>
            <w10:anchorlock/>
          </v:shape>
          <o:OLEObject Type="Embed" ProgID="Equation.DSMT4" ShapeID="_x0000_i1152" DrawAspect="Content" ObjectID="_1468075852" r:id="rId224">
            <o:LockedField>false</o:LockedField>
          </o:OLEObject>
        </w:objec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53" o:spt="75" type="#_x0000_t75" style="height:27pt;width:37.5pt;" o:ole="t" filled="f" o:preferrelative="t" stroked="f" coordsize="21600,21600">
            <v:path/>
            <v:fill on="f" focussize="0,0"/>
            <v:stroke on="f" joinstyle="miter"/>
            <v:imagedata r:id="rId227" o:title=""/>
            <o:lock v:ext="edit" aspectratio="t"/>
            <w10:wrap type="none"/>
            <w10:anchorlock/>
          </v:shape>
          <o:OLEObject Type="Embed" ProgID="Equation.DSMT4" ShapeID="_x0000_i1153" DrawAspect="Content" ObjectID="_1468075853" r:id="rId226">
            <o:LockedField>false</o:LockedField>
          </o:OLEObject>
        </w:object>
      </w:r>
      <w:r>
        <w:rPr>
          <w:rFonts w:ascii="Times New Roman" w:hAnsi="Times New Roman" w:eastAsia="仿宋" w:cs="Times New Roman"/>
          <w:sz w:val="24"/>
          <w:szCs w:val="24"/>
        </w:rPr>
        <w:t>等等．</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三个具体的幂函数，经历研究幂函数的一般过程．例1中，在研究幂函数的定义域的基础上，借助描点法作出幂函数的大致图像，感受幂函数在第一象限的图像的特征．例2与例3中，不仅可以感受幂函数在第一象限的图像的特征，还可以通过研究幂函数图像的对称性，体会数形结合的思想方法，感受从几何直观到代数说理的过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四）课堂练习迁移应用</w:t>
      </w:r>
    </w:p>
    <w:p>
      <w:pPr>
        <w:snapToGrid w:val="0"/>
        <w:spacing w:line="312" w:lineRule="auto"/>
        <w:ind w:firstLine="424" w:firstLineChars="177"/>
        <w:rPr>
          <w:rFonts w:ascii="Times New Roman" w:hAnsi="Times New Roman" w:eastAsia="仿宋"/>
          <w:sz w:val="24"/>
        </w:rPr>
      </w:pPr>
      <w:r>
        <w:rPr>
          <w:rFonts w:hint="eastAsia" w:ascii="Times New Roman" w:hAnsi="Times New Roman" w:eastAsia="仿宋"/>
          <w:sz w:val="24"/>
        </w:rPr>
        <w:t>课堂练习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1．若幂函数</w:t>
      </w:r>
      <w:r>
        <w:rPr>
          <w:rFonts w:ascii="Times New Roman" w:hAnsi="Times New Roman" w:eastAsia="仿宋" w:cs="Times New Roman"/>
          <w:position w:val="-10"/>
          <w:sz w:val="24"/>
          <w:szCs w:val="24"/>
        </w:rPr>
        <w:object>
          <v:shape id="_x0000_i1154" o:spt="75" type="#_x0000_t75" style="height:19.5pt;width:31.5pt;" o:ole="t" filled="f" o:preferrelative="t" stroked="f" coordsize="21600,21600">
            <v:path/>
            <v:fill on="f" focussize="0,0"/>
            <v:stroke on="f" joinstyle="miter"/>
            <v:imagedata r:id="rId229" o:title=""/>
            <o:lock v:ext="edit" aspectratio="t"/>
            <w10:wrap type="none"/>
            <w10:anchorlock/>
          </v:shape>
          <o:OLEObject Type="Embed" ProgID="Equation.DSMT4" ShapeID="_x0000_i1154" DrawAspect="Content" ObjectID="_1468075854" r:id="rId228">
            <o:LockedField>false</o:LockedField>
          </o:OLEObject>
        </w:object>
      </w:r>
      <w:r>
        <w:rPr>
          <w:rFonts w:hint="eastAsia" w:ascii="Times New Roman" w:hAnsi="Times New Roman" w:eastAsia="仿宋" w:cs="Times New Roman"/>
          <w:sz w:val="24"/>
          <w:szCs w:val="24"/>
        </w:rPr>
        <w:t>的图像经过点</w:t>
      </w:r>
      <w:r>
        <w:rPr>
          <w:rFonts w:ascii="Times New Roman" w:hAnsi="Times New Roman" w:eastAsia="仿宋" w:cs="Times New Roman"/>
          <w:position w:val="-10"/>
          <w:sz w:val="24"/>
          <w:szCs w:val="24"/>
        </w:rPr>
        <w:object>
          <v:shape id="_x0000_i1155" o:spt="75" type="#_x0000_t75" style="height:19.5pt;width:36pt;" o:ole="t" filled="f" o:preferrelative="t" stroked="f" coordsize="21600,21600">
            <v:path/>
            <v:fill on="f" focussize="0,0"/>
            <v:stroke on="f" joinstyle="miter"/>
            <v:imagedata r:id="rId231" o:title=""/>
            <o:lock v:ext="edit" aspectratio="t"/>
            <w10:wrap type="none"/>
            <w10:anchorlock/>
          </v:shape>
          <o:OLEObject Type="Embed" ProgID="Equation.DSMT4" ShapeID="_x0000_i1155" DrawAspect="Content" ObjectID="_1468075855" r:id="rId230">
            <o:LockedField>false</o:LockedField>
          </o:OLEObject>
        </w:object>
      </w:r>
      <w:r>
        <w:rPr>
          <w:rFonts w:hint="eastAsia" w:ascii="Times New Roman" w:hAnsi="Times New Roman" w:eastAsia="仿宋" w:cs="Times New Roman"/>
          <w:sz w:val="24"/>
          <w:szCs w:val="24"/>
        </w:rPr>
        <w:t>，求此幂函数的表达式．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2．求下列函数的定义域，并作出它们的大致图像：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56" o:spt="75" type="#_x0000_t75" style="height:27pt;width:31.5pt;" o:ole="t" filled="f" o:preferrelative="t" stroked="f" coordsize="21600,21600">
            <v:path/>
            <v:fill on="f" focussize="0,0"/>
            <v:stroke on="f" joinstyle="miter"/>
            <v:imagedata r:id="rId233" o:title=""/>
            <o:lock v:ext="edit" aspectratio="t"/>
            <w10:wrap type="none"/>
            <w10:anchorlock/>
          </v:shape>
          <o:OLEObject Type="Embed" ProgID="Equation.DSMT4" ShapeID="_x0000_i1156" DrawAspect="Content" ObjectID="_1468075856" r:id="rId23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57" o:spt="75" type="#_x0000_t75" style="height:27pt;width:37.5pt;" o:ole="t" filled="f" o:preferrelative="t" stroked="f" coordsize="21600,21600">
            <v:path/>
            <v:fill on="f" focussize="0,0"/>
            <v:stroke on="f" joinstyle="miter"/>
            <v:imagedata r:id="rId235" o:title=""/>
            <o:lock v:ext="edit" aspectratio="t"/>
            <w10:wrap type="none"/>
            <w10:anchorlock/>
          </v:shape>
          <o:OLEObject Type="Embed" ProgID="Equation.DSMT4" ShapeID="_x0000_i1157" DrawAspect="Content" ObjectID="_1468075857" r:id="rId23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158" o:spt="75" type="#_x0000_t75" style="height:27pt;width:34.5pt;" o:ole="t" filled="f" o:preferrelative="t" stroked="f" coordsize="21600,21600">
            <v:path/>
            <v:fill on="f" focussize="0,0"/>
            <v:stroke on="f" joinstyle="miter"/>
            <v:imagedata r:id="rId237" o:title=""/>
            <o:lock v:ext="edit" aspectratio="t"/>
            <w10:wrap type="none"/>
            <w10:anchorlock/>
          </v:shape>
          <o:OLEObject Type="Embed" ProgID="Equation.DSMT4" ShapeID="_x0000_i1158" DrawAspect="Content" ObjectID="_1468075858" r:id="rId23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3．若幂函数</w:t>
      </w:r>
      <w:r>
        <w:rPr>
          <w:rFonts w:ascii="Times New Roman" w:hAnsi="Times New Roman" w:eastAsia="仿宋" w:cs="Times New Roman"/>
          <w:position w:val="-10"/>
          <w:sz w:val="24"/>
          <w:szCs w:val="24"/>
        </w:rPr>
        <w:object>
          <v:shape id="_x0000_i1159" o:spt="75" type="#_x0000_t75" style="height:19.5pt;width:63.75pt;" o:ole="t" filled="f" o:preferrelative="t" stroked="f" coordsize="21600,21600">
            <v:path/>
            <v:fill on="f" focussize="0,0"/>
            <v:stroke on="f" joinstyle="miter"/>
            <v:imagedata r:id="rId239" o:title=""/>
            <o:lock v:ext="edit" aspectratio="t"/>
            <w10:wrap type="none"/>
            <w10:anchorlock/>
          </v:shape>
          <o:OLEObject Type="Embed" ProgID="Equation.DSMT4" ShapeID="_x0000_i1159" DrawAspect="Content" ObjectID="_1468075859" r:id="rId23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m</w:t>
      </w:r>
      <w:r>
        <w:rPr>
          <w:rFonts w:hint="eastAsia" w:ascii="Times New Roman" w:hAnsi="Times New Roman" w:eastAsia="仿宋" w:cs="Times New Roman"/>
          <w:sz w:val="24"/>
          <w:szCs w:val="24"/>
        </w:rPr>
        <w:t>为整数）的定义域为</w:t>
      </w:r>
      <w:r>
        <w:rPr>
          <w:rFonts w:hint="eastAsia" w:ascii="Times New Roman" w:hAnsi="Times New Roman" w:eastAsia="仿宋" w:cs="Times New Roman"/>
          <w:b/>
          <w:bCs/>
          <w:sz w:val="24"/>
          <w:szCs w:val="24"/>
        </w:rPr>
        <w:t>R</w:t>
      </w:r>
      <w:r>
        <w:rPr>
          <w:rFonts w:hint="eastAsia" w:ascii="Times New Roman" w:hAnsi="Times New Roman" w:eastAsia="仿宋" w:cs="Times New Roman"/>
          <w:sz w:val="24"/>
          <w:szCs w:val="24"/>
        </w:rPr>
        <w:t>，求</w:t>
      </w:r>
      <w:r>
        <w:rPr>
          <w:rFonts w:hint="eastAsia" w:ascii="Times New Roman" w:hAnsi="Times New Roman" w:eastAsia="仿宋" w:cs="Times New Roman"/>
          <w:i/>
          <w:iCs/>
          <w:sz w:val="24"/>
          <w:szCs w:val="24"/>
        </w:rPr>
        <w:t>m</w:t>
      </w:r>
      <w:r>
        <w:rPr>
          <w:rFonts w:hint="eastAsia" w:ascii="Times New Roman" w:hAnsi="Times New Roman" w:eastAsia="仿宋" w:cs="Times New Roman"/>
          <w:sz w:val="24"/>
          <w:szCs w:val="24"/>
        </w:rPr>
        <w:t>的值．</w:t>
      </w:r>
    </w:p>
    <w:p>
      <w:pPr>
        <w:snapToGrid w:val="0"/>
        <w:spacing w:line="312" w:lineRule="auto"/>
        <w:ind w:firstLine="424" w:firstLineChars="177"/>
        <w:rPr>
          <w:rFonts w:ascii="Times New Roman" w:hAnsi="Times New Roman" w:eastAsia="仿宋"/>
          <w:sz w:val="24"/>
        </w:rPr>
      </w:pPr>
      <w:r>
        <w:rPr>
          <w:rFonts w:hint="eastAsia" w:ascii="Times New Roman" w:hAnsi="Times New Roman" w:eastAsia="仿宋"/>
          <w:sz w:val="24"/>
        </w:rPr>
        <w:t>课堂练习答案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1．将点</w:t>
      </w:r>
      <w:r>
        <w:rPr>
          <w:rFonts w:ascii="Times New Roman" w:hAnsi="Times New Roman" w:eastAsia="仿宋" w:cs="Times New Roman"/>
          <w:position w:val="-10"/>
          <w:sz w:val="24"/>
          <w:szCs w:val="24"/>
        </w:rPr>
        <w:object>
          <v:shape id="_x0000_i1160" o:spt="75" type="#_x0000_t75" style="height:19.5pt;width:36pt;" o:ole="t" filled="f" o:preferrelative="t" stroked="f" coordsize="21600,21600">
            <v:path/>
            <v:fill on="f" focussize="0,0"/>
            <v:stroke on="f" joinstyle="miter"/>
            <v:imagedata r:id="rId231" o:title=""/>
            <o:lock v:ext="edit" aspectratio="t"/>
            <w10:wrap type="none"/>
            <w10:anchorlock/>
          </v:shape>
          <o:OLEObject Type="Embed" ProgID="Equation.DSMT4" ShapeID="_x0000_i1160" DrawAspect="Content" ObjectID="_1468075860" r:id="rId240">
            <o:LockedField>false</o:LockedField>
          </o:OLEObject>
        </w:object>
      </w:r>
      <w:r>
        <w:rPr>
          <w:rFonts w:hint="eastAsia" w:ascii="Times New Roman" w:hAnsi="Times New Roman" w:eastAsia="仿宋" w:cs="Times New Roman"/>
          <w:sz w:val="24"/>
          <w:szCs w:val="24"/>
        </w:rPr>
        <w:t>代入幂函数</w:t>
      </w:r>
      <w:r>
        <w:rPr>
          <w:rFonts w:ascii="Times New Roman" w:hAnsi="Times New Roman" w:eastAsia="仿宋" w:cs="Times New Roman"/>
          <w:position w:val="-10"/>
          <w:sz w:val="24"/>
          <w:szCs w:val="24"/>
        </w:rPr>
        <w:object>
          <v:shape id="_x0000_i1161" o:spt="75" type="#_x0000_t75" style="height:19.5pt;width:31.5pt;" o:ole="t" filled="f" o:preferrelative="t" stroked="f" coordsize="21600,21600">
            <v:path/>
            <v:fill on="f" focussize="0,0"/>
            <v:stroke on="f" joinstyle="miter"/>
            <v:imagedata r:id="rId229" o:title=""/>
            <o:lock v:ext="edit" aspectratio="t"/>
            <w10:wrap type="none"/>
            <w10:anchorlock/>
          </v:shape>
          <o:OLEObject Type="Embed" ProgID="Equation.DSMT4" ShapeID="_x0000_i1161" DrawAspect="Content" ObjectID="_1468075861" r:id="rId24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8"/>
          <w:sz w:val="24"/>
          <w:szCs w:val="24"/>
        </w:rPr>
        <w:object>
          <v:shape id="_x0000_i1162" o:spt="75" type="#_x0000_t75" style="height:19.5pt;width:39pt;" o:ole="t" filled="f" o:preferrelative="t" stroked="f" coordsize="21600,21600">
            <v:path/>
            <v:fill on="f" focussize="0,0"/>
            <v:stroke on="f" joinstyle="miter"/>
            <v:imagedata r:id="rId243" o:title=""/>
            <o:lock v:ext="edit" aspectratio="t"/>
            <w10:wrap type="none"/>
            <w10:anchorlock/>
          </v:shape>
          <o:OLEObject Type="Embed" ProgID="Equation.DSMT4" ShapeID="_x0000_i1162" DrawAspect="Content" ObjectID="_1468075862" r:id="rId242">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24"/>
          <w:sz w:val="24"/>
          <w:szCs w:val="24"/>
        </w:rPr>
        <w:object>
          <v:shape id="_x0000_i1163" o:spt="75" type="#_x0000_t75" style="height:30.75pt;width:30pt;" o:ole="t" filled="f" o:preferrelative="t" stroked="f" coordsize="21600,21600">
            <v:path/>
            <v:fill on="f" focussize="0,0"/>
            <v:stroke on="f" joinstyle="miter"/>
            <v:imagedata r:id="rId245" o:title=""/>
            <o:lock v:ext="edit" aspectratio="t"/>
            <w10:wrap type="none"/>
            <w10:anchorlock/>
          </v:shape>
          <o:OLEObject Type="Embed" ProgID="Equation.DSMT4" ShapeID="_x0000_i1163" DrawAspect="Content" ObjectID="_1468075863" r:id="rId244">
            <o:LockedField>false</o:LockedField>
          </o:OLEObject>
        </w:object>
      </w:r>
      <w:r>
        <w:rPr>
          <w:rFonts w:hint="eastAsia" w:ascii="Times New Roman" w:hAnsi="Times New Roman" w:eastAsia="仿宋" w:cs="Times New Roman"/>
          <w:sz w:val="24"/>
          <w:szCs w:val="24"/>
        </w:rPr>
        <w:t>，所以此幂函数的表达式为</w:t>
      </w:r>
      <w:r>
        <w:rPr>
          <w:rFonts w:ascii="Times New Roman" w:hAnsi="Times New Roman" w:eastAsia="仿宋" w:cs="Times New Roman"/>
          <w:position w:val="-10"/>
          <w:sz w:val="24"/>
          <w:szCs w:val="24"/>
        </w:rPr>
        <w:object>
          <v:shape id="_x0000_i1164" o:spt="75" type="#_x0000_t75" style="height:27pt;width:34.5pt;" o:ole="t" filled="f" o:preferrelative="t" stroked="f" coordsize="21600,21600">
            <v:path/>
            <v:fill on="f" focussize="0,0"/>
            <v:stroke on="f" joinstyle="miter"/>
            <v:imagedata r:id="rId247" o:title=""/>
            <o:lock v:ext="edit" aspectratio="t"/>
            <w10:wrap type="none"/>
            <w10:anchorlock/>
          </v:shape>
          <o:OLEObject Type="Embed" ProgID="Equation.DSMT4" ShapeID="_x0000_i1164" DrawAspect="Content" ObjectID="_1468075864" r:id="rId2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（1）对一切实数</w:t>
      </w:r>
      <w:r>
        <w:rPr>
          <w:rFonts w:ascii="Times New Roman" w:hAnsi="Times New Roman" w:eastAsia="仿宋" w:cs="Times New Roman"/>
          <w:i/>
          <w:iCs/>
          <w:sz w:val="24"/>
          <w:szCs w:val="24"/>
        </w:rPr>
        <w:t>x</w:t>
      </w:r>
      <w:r>
        <w:rPr>
          <w:rFonts w:ascii="Times New Roman" w:hAnsi="Times New Roman" w:eastAsia="仿宋" w:cs="Times New Roman"/>
          <w:sz w:val="24"/>
          <w:szCs w:val="24"/>
        </w:rPr>
        <w:t>，该函数都有意义，所以其定义域是</w:t>
      </w:r>
      <w:r>
        <w:rPr>
          <w:rFonts w:ascii="Times New Roman" w:hAnsi="Times New Roman" w:eastAsia="仿宋" w:cs="Times New Roman"/>
          <w:b/>
          <w:bCs/>
          <w:sz w:val="24"/>
          <w:szCs w:val="24"/>
        </w:rPr>
        <w:t>R</w:t>
      </w:r>
      <w:r>
        <w:rPr>
          <w:rFonts w:ascii="Times New Roman" w:hAnsi="Times New Roman" w:eastAsia="仿宋" w:cs="Times New Roman"/>
          <w:sz w:val="24"/>
          <w:szCs w:val="24"/>
        </w:rPr>
        <w:t>．</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159635" cy="119507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a:xfrm>
                      <a:off x="0" y="0"/>
                      <a:ext cx="2160000" cy="1195608"/>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165" o:spt="75" type="#_x0000_t75" style="height:35.25pt;width:65.25pt;" o:ole="t" filled="f" o:preferrelative="t" stroked="f" coordsize="21600,21600">
            <v:path/>
            <v:fill on="f" focussize="0,0"/>
            <v:stroke on="f" joinstyle="miter"/>
            <v:imagedata r:id="rId250" o:title=""/>
            <o:lock v:ext="edit" aspectratio="t"/>
            <w10:wrap type="none"/>
            <w10:anchorlock/>
          </v:shape>
          <o:OLEObject Type="Embed" ProgID="Equation.DSMT4" ShapeID="_x0000_i1165" DrawAspect="Content" ObjectID="_1468075865" r:id="rId249">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166" o:spt="75" type="#_x0000_t75" style="height:14.25pt;width:27pt;" o:ole="t" filled="f" o:preferrelative="t" stroked="f" coordsize="21600,21600">
            <v:path/>
            <v:fill on="f" focussize="0,0"/>
            <v:stroke on="f" joinstyle="miter"/>
            <v:imagedata r:id="rId252" o:title=""/>
            <o:lock v:ext="edit" aspectratio="t"/>
            <w10:wrap type="none"/>
            <w10:anchorlock/>
          </v:shape>
          <o:OLEObject Type="Embed" ProgID="Equation.DSMT4" ShapeID="_x0000_i1166" DrawAspect="Content" ObjectID="_1468075866" r:id="rId251">
            <o:LockedField>false</o:LockedField>
          </o:OLEObject>
        </w:object>
      </w:r>
      <w:r>
        <w:rPr>
          <w:rFonts w:ascii="Times New Roman" w:hAnsi="Times New Roman" w:eastAsia="仿宋" w:cs="Times New Roman"/>
          <w:sz w:val="24"/>
          <w:szCs w:val="24"/>
        </w:rPr>
        <w:t>时，该函数才有意义，所以其定义域是</w:t>
      </w:r>
      <w:r>
        <w:rPr>
          <w:rFonts w:ascii="Times New Roman" w:hAnsi="Times New Roman" w:eastAsia="仿宋" w:cs="Times New Roman"/>
          <w:position w:val="-10"/>
          <w:sz w:val="24"/>
          <w:szCs w:val="24"/>
        </w:rPr>
        <w:object>
          <v:shape id="_x0000_i1167" o:spt="75" type="#_x0000_t75" style="height:15.75pt;width:36.75pt;" o:ole="t" filled="f" o:preferrelative="t" stroked="f" coordsize="21600,21600">
            <v:path/>
            <v:fill on="f" focussize="0,0"/>
            <v:stroke on="f" joinstyle="miter"/>
            <v:imagedata r:id="rId254" o:title=""/>
            <o:lock v:ext="edit" aspectratio="t"/>
            <w10:wrap type="none"/>
            <w10:anchorlock/>
          </v:shape>
          <o:OLEObject Type="Embed" ProgID="Equation.DSMT4" ShapeID="_x0000_i1167" DrawAspect="Content" ObjectID="_1468075867" r:id="rId253">
            <o:LockedField>false</o:LockedField>
          </o:OLEObject>
        </w:object>
      </w:r>
      <w:r>
        <w:rPr>
          <w:rFonts w:ascii="Times New Roman" w:hAnsi="Times New Roman" w:eastAsia="仿宋" w:cs="Times New Roman"/>
          <w:sz w:val="24"/>
          <w:szCs w:val="24"/>
        </w:rPr>
        <w:t>．</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159635" cy="11950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a:xfrm>
                      <a:off x="0" y="0"/>
                      <a:ext cx="2160000" cy="1195608"/>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168" o:spt="75" type="#_x0000_t75" style="height:27pt;width:62.25pt;" o:ole="t" filled="f" o:preferrelative="t" stroked="f" coordsize="21600,21600">
            <v:path/>
            <v:fill on="f" focussize="0,0"/>
            <v:stroke on="f" joinstyle="miter"/>
            <v:imagedata r:id="rId257" o:title=""/>
            <o:lock v:ext="edit" aspectratio="t"/>
            <w10:wrap type="none"/>
            <w10:anchorlock/>
          </v:shape>
          <o:OLEObject Type="Embed" ProgID="Equation.DSMT4" ShapeID="_x0000_i1168" DrawAspect="Content" ObjectID="_1468075868" r:id="rId256">
            <o:LockedField>false</o:LockedField>
          </o:OLEObject>
        </w:object>
      </w:r>
      <w:r>
        <w:rPr>
          <w:rFonts w:ascii="Times New Roman" w:hAnsi="Times New Roman" w:eastAsia="仿宋" w:cs="Times New Roman"/>
          <w:sz w:val="24"/>
          <w:szCs w:val="24"/>
        </w:rPr>
        <w:t>，对一切实数</w:t>
      </w:r>
      <w:r>
        <w:rPr>
          <w:rFonts w:ascii="Times New Roman" w:hAnsi="Times New Roman" w:eastAsia="仿宋" w:cs="Times New Roman"/>
          <w:i/>
          <w:iCs/>
          <w:sz w:val="24"/>
          <w:szCs w:val="24"/>
        </w:rPr>
        <w:t>x</w:t>
      </w:r>
      <w:r>
        <w:rPr>
          <w:rFonts w:ascii="Times New Roman" w:hAnsi="Times New Roman" w:eastAsia="仿宋" w:cs="Times New Roman"/>
          <w:sz w:val="24"/>
          <w:szCs w:val="24"/>
        </w:rPr>
        <w:t>，该函数都有意义，所以其定义域是</w:t>
      </w:r>
      <w:r>
        <w:rPr>
          <w:rFonts w:ascii="Times New Roman" w:hAnsi="Times New Roman" w:eastAsia="仿宋" w:cs="Times New Roman"/>
          <w:b/>
          <w:bCs/>
          <w:sz w:val="24"/>
          <w:szCs w:val="24"/>
        </w:rPr>
        <w:t>R</w:t>
      </w:r>
      <w:r>
        <w:rPr>
          <w:rFonts w:ascii="Times New Roman" w:hAnsi="Times New Roman" w:eastAsia="仿宋" w:cs="Times New Roman"/>
          <w:sz w:val="24"/>
          <w:szCs w:val="24"/>
        </w:rPr>
        <w:t>．</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159635" cy="11906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a:xfrm>
                      <a:off x="0" y="0"/>
                      <a:ext cx="2160000" cy="1191161"/>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3．由题意，得</w:t>
      </w:r>
      <w:r>
        <w:rPr>
          <w:rFonts w:ascii="Times New Roman" w:hAnsi="Times New Roman" w:eastAsia="仿宋" w:cs="Times New Roman"/>
          <w:position w:val="-6"/>
          <w:sz w:val="24"/>
          <w:szCs w:val="24"/>
        </w:rPr>
        <w:object>
          <v:shape id="_x0000_i1169" o:spt="75" type="#_x0000_t75" style="height:15.75pt;width:83.25pt;" o:ole="t" filled="f" o:preferrelative="t" stroked="f" coordsize="21600,21600">
            <v:path/>
            <v:fill on="f" focussize="0,0"/>
            <v:stroke on="f" joinstyle="miter"/>
            <v:imagedata r:id="rId260" o:title=""/>
            <o:lock v:ext="edit" aspectratio="t"/>
            <w10:wrap type="none"/>
            <w10:anchorlock/>
          </v:shape>
          <o:OLEObject Type="Embed" ProgID="Equation.DSMT4" ShapeID="_x0000_i1169" DrawAspect="Content" ObjectID="_1468075869" r:id="rId259">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170" o:spt="75" type="#_x0000_t75" style="height:14.25pt;width:52.5pt;" o:ole="t" filled="f" o:preferrelative="t" stroked="f" coordsize="21600,21600">
            <v:path/>
            <v:fill on="f" focussize="0,0"/>
            <v:stroke on="f" joinstyle="miter"/>
            <v:imagedata r:id="rId262" o:title=""/>
            <o:lock v:ext="edit" aspectratio="t"/>
            <w10:wrap type="none"/>
            <w10:anchorlock/>
          </v:shape>
          <o:OLEObject Type="Embed" ProgID="Equation.DSMT4" ShapeID="_x0000_i1170" DrawAspect="Content" ObjectID="_1468075870" r:id="rId261">
            <o:LockedField>false</o:LockedField>
          </o:OLEObject>
        </w:object>
      </w:r>
      <w:r>
        <w:rPr>
          <w:rFonts w:hint="eastAsia" w:ascii="Times New Roman" w:hAnsi="Times New Roman" w:eastAsia="仿宋" w:cs="Times New Roman"/>
          <w:sz w:val="24"/>
          <w:szCs w:val="24"/>
        </w:rPr>
        <w:t>．又因为</w:t>
      </w:r>
      <w:r>
        <w:rPr>
          <w:rFonts w:hint="eastAsia" w:ascii="Times New Roman" w:hAnsi="Times New Roman" w:eastAsia="仿宋" w:cs="Times New Roman"/>
          <w:i/>
          <w:iCs/>
          <w:sz w:val="24"/>
          <w:szCs w:val="24"/>
        </w:rPr>
        <w:t>m</w:t>
      </w:r>
      <w:r>
        <w:rPr>
          <w:rFonts w:hint="eastAsia" w:ascii="Times New Roman" w:hAnsi="Times New Roman" w:eastAsia="仿宋" w:cs="Times New Roman"/>
          <w:sz w:val="24"/>
          <w:szCs w:val="24"/>
        </w:rPr>
        <w:t>为整数，所以</w:t>
      </w:r>
      <w:r>
        <w:rPr>
          <w:rFonts w:hint="eastAsia" w:ascii="Times New Roman" w:hAnsi="Times New Roman" w:eastAsia="仿宋" w:cs="Times New Roman"/>
          <w:i/>
          <w:iCs/>
          <w:sz w:val="24"/>
          <w:szCs w:val="24"/>
        </w:rPr>
        <w:t>m</w:t>
      </w:r>
      <w:r>
        <w:rPr>
          <w:rFonts w:hint="eastAsia" w:ascii="Times New Roman" w:hAnsi="Times New Roman" w:eastAsia="仿宋" w:cs="Times New Roman"/>
          <w:sz w:val="24"/>
          <w:szCs w:val="24"/>
        </w:rPr>
        <w:t>的取值为0、1、2．</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[设计意图</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通过三个练习，帮助学生巩固幂函数的概念，能作出幂函数的大致图像，感受幂函数在第一象限的图像的特征．</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本节课中，我们学习了幂函数的定义，</w:t>
      </w:r>
      <w:r>
        <w:rPr>
          <w:rFonts w:hint="eastAsia" w:ascii="Times New Roman" w:hAnsi="Times New Roman" w:eastAsia="仿宋" w:cs="Times New Roman"/>
          <w:sz w:val="24"/>
          <w:szCs w:val="24"/>
        </w:rPr>
        <w:t>即</w:t>
      </w:r>
      <w:r>
        <w:rPr>
          <w:rFonts w:ascii="Times New Roman" w:hAnsi="Times New Roman" w:eastAsia="仿宋" w:cs="Times New Roman"/>
          <w:sz w:val="24"/>
          <w:szCs w:val="24"/>
        </w:rPr>
        <w:t>当指数</w:t>
      </w:r>
      <w:r>
        <w:rPr>
          <w:rFonts w:ascii="Times New Roman" w:hAnsi="Times New Roman" w:eastAsia="仿宋" w:cs="Times New Roman"/>
          <w:i/>
          <w:sz w:val="24"/>
          <w:szCs w:val="24"/>
        </w:rPr>
        <w:t>a</w:t>
      </w:r>
      <w:r>
        <w:rPr>
          <w:rFonts w:ascii="Times New Roman" w:hAnsi="Times New Roman" w:eastAsia="仿宋" w:cs="Times New Roman"/>
          <w:sz w:val="24"/>
          <w:szCs w:val="24"/>
        </w:rPr>
        <w:t>固定，等式</w:t>
      </w:r>
      <w:r>
        <w:rPr>
          <w:rFonts w:ascii="Times New Roman" w:hAnsi="Times New Roman" w:eastAsia="仿宋" w:cs="Times New Roman"/>
          <w:sz w:val="24"/>
          <w:szCs w:val="24"/>
        </w:rPr>
        <w:object>
          <v:shape id="_x0000_i1171" o:spt="75" type="#_x0000_t75" style="height:19.5pt;width:31.5pt;" o:ole="t" filled="f" o:preferrelative="t" stroked="f" coordsize="21600,21600">
            <v:path/>
            <v:fill on="f" focussize="0,0"/>
            <v:stroke on="f" joinstyle="miter"/>
            <v:imagedata r:id="rId28" o:title=""/>
            <o:lock v:ext="edit" aspectratio="t"/>
            <w10:wrap type="none"/>
            <w10:anchorlock/>
          </v:shape>
          <o:OLEObject Type="Embed" ProgID="Equation.DSMT4" ShapeID="_x0000_i1171" DrawAspect="Content" ObjectID="_1468075871" r:id="rId263">
            <o:LockedField>false</o:LockedField>
          </o:OLEObject>
        </w:object>
      </w:r>
      <w:r>
        <w:rPr>
          <w:rFonts w:ascii="Times New Roman" w:hAnsi="Times New Roman" w:eastAsia="仿宋" w:cs="Times New Roman"/>
          <w:sz w:val="24"/>
          <w:szCs w:val="24"/>
        </w:rPr>
        <w:t>确定了变量</w:t>
      </w:r>
      <w:r>
        <w:rPr>
          <w:rFonts w:ascii="Times New Roman" w:hAnsi="Times New Roman" w:eastAsia="仿宋" w:cs="Times New Roman"/>
          <w:i/>
          <w:sz w:val="24"/>
          <w:szCs w:val="24"/>
        </w:rPr>
        <w:t>y</w:t>
      </w:r>
      <w:r>
        <w:rPr>
          <w:rFonts w:ascii="Times New Roman" w:hAnsi="Times New Roman" w:eastAsia="仿宋" w:cs="Times New Roman"/>
          <w:sz w:val="24"/>
          <w:szCs w:val="24"/>
        </w:rPr>
        <w:t>随变量</w:t>
      </w:r>
      <w:r>
        <w:rPr>
          <w:rFonts w:ascii="Times New Roman" w:hAnsi="Times New Roman" w:eastAsia="仿宋" w:cs="Times New Roman"/>
          <w:i/>
          <w:sz w:val="24"/>
          <w:szCs w:val="24"/>
        </w:rPr>
        <w:t>x</w:t>
      </w:r>
      <w:r>
        <w:rPr>
          <w:rFonts w:ascii="Times New Roman" w:hAnsi="Times New Roman" w:eastAsia="仿宋" w:cs="Times New Roman"/>
          <w:sz w:val="24"/>
          <w:szCs w:val="24"/>
        </w:rPr>
        <w:t>变化的规律，称为指数为</w:t>
      </w:r>
      <w:r>
        <w:rPr>
          <w:rFonts w:ascii="Times New Roman" w:hAnsi="Times New Roman" w:eastAsia="仿宋" w:cs="Times New Roman"/>
          <w:i/>
          <w:sz w:val="24"/>
          <w:szCs w:val="24"/>
        </w:rPr>
        <w:t>a</w:t>
      </w:r>
      <w:r>
        <w:rPr>
          <w:rFonts w:ascii="Times New Roman" w:hAnsi="Times New Roman" w:eastAsia="仿宋" w:cs="Times New Roman"/>
          <w:sz w:val="24"/>
          <w:szCs w:val="24"/>
        </w:rPr>
        <w:t>的幂函数．</w:t>
      </w:r>
      <w:r>
        <w:rPr>
          <w:rFonts w:hint="eastAsia" w:ascii="Times New Roman" w:hAnsi="Times New Roman" w:eastAsia="仿宋" w:cs="Times New Roman"/>
          <w:sz w:val="24"/>
          <w:szCs w:val="24"/>
        </w:rPr>
        <w:t>在</w:t>
      </w:r>
      <w:r>
        <w:rPr>
          <w:rFonts w:ascii="Times New Roman" w:hAnsi="Times New Roman" w:eastAsia="仿宋" w:cs="Times New Roman"/>
          <w:sz w:val="24"/>
          <w:szCs w:val="24"/>
        </w:rPr>
        <w:t>经历了作出具体的幂函数的图像的过程</w:t>
      </w:r>
      <w:r>
        <w:rPr>
          <w:rFonts w:hint="eastAsia" w:ascii="Times New Roman" w:hAnsi="Times New Roman" w:eastAsia="仿宋" w:cs="Times New Roman"/>
          <w:sz w:val="24"/>
          <w:szCs w:val="24"/>
        </w:rPr>
        <w:t>后</w: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w:t>
      </w:r>
      <w:r>
        <w:rPr>
          <w:rFonts w:ascii="Times New Roman" w:hAnsi="Times New Roman" w:eastAsia="仿宋" w:cs="Times New Roman"/>
          <w:sz w:val="24"/>
          <w:szCs w:val="24"/>
        </w:rPr>
        <w:t>体会到幂函数</w:t>
      </w:r>
      <w:r>
        <w:rPr>
          <w:rFonts w:ascii="Times New Roman" w:hAnsi="Times New Roman" w:eastAsia="仿宋" w:cs="Times New Roman"/>
          <w:sz w:val="24"/>
          <w:szCs w:val="24"/>
        </w:rPr>
        <w:object>
          <v:shape id="_x0000_i1172" o:spt="75" type="#_x0000_t75" style="height:19.5pt;width:31.5pt;" o:ole="t" filled="f" o:preferrelative="t" stroked="f" coordsize="21600,21600">
            <v:path/>
            <v:fill on="f" focussize="0,0"/>
            <v:stroke on="f" joinstyle="miter"/>
            <v:imagedata r:id="rId28" o:title=""/>
            <o:lock v:ext="edit" aspectratio="t"/>
            <w10:wrap type="none"/>
            <w10:anchorlock/>
          </v:shape>
          <o:OLEObject Type="Embed" ProgID="Equation.DSMT4" ShapeID="_x0000_i1172" DrawAspect="Content" ObjectID="_1468075872" r:id="rId264">
            <o:LockedField>false</o:LockedField>
          </o:OLEObject>
        </w:object>
      </w:r>
      <w:r>
        <w:rPr>
          <w:rFonts w:ascii="Times New Roman" w:hAnsi="Times New Roman" w:eastAsia="仿宋" w:cs="Times New Roman"/>
          <w:sz w:val="24"/>
          <w:szCs w:val="24"/>
        </w:rPr>
        <w:t>的定义域及其图像与其指数</w:t>
      </w:r>
      <w:r>
        <w:rPr>
          <w:rFonts w:ascii="Times New Roman" w:hAnsi="Times New Roman" w:eastAsia="仿宋" w:cs="Times New Roman"/>
          <w:i/>
          <w:iCs/>
          <w:sz w:val="24"/>
          <w:szCs w:val="24"/>
        </w:rPr>
        <w:t>a</w:t>
      </w:r>
      <w:r>
        <w:rPr>
          <w:rFonts w:ascii="Times New Roman" w:hAnsi="Times New Roman" w:eastAsia="仿宋" w:cs="Times New Roman"/>
          <w:sz w:val="24"/>
          <w:szCs w:val="24"/>
        </w:rPr>
        <w:t>有关．通过研究部分幂函数的图像</w:t>
      </w:r>
      <w:r>
        <w:rPr>
          <w:rFonts w:hint="eastAsia" w:ascii="仿宋" w:hAnsi="仿宋" w:eastAsia="仿宋" w:cs="Times New Roman"/>
          <w:sz w:val="24"/>
          <w:szCs w:val="24"/>
        </w:rPr>
        <w:t>“关于</w:t>
      </w:r>
      <w:r>
        <w:rPr>
          <w:rFonts w:ascii="仿宋" w:hAnsi="仿宋" w:eastAsia="仿宋" w:cs="Times New Roman"/>
          <w:i/>
          <w:sz w:val="24"/>
          <w:szCs w:val="24"/>
        </w:rPr>
        <w:t>y</w:t>
      </w:r>
      <w:r>
        <w:rPr>
          <w:rFonts w:hint="eastAsia" w:ascii="仿宋" w:hAnsi="仿宋" w:eastAsia="仿宋" w:cs="Times New Roman"/>
          <w:sz w:val="24"/>
          <w:szCs w:val="24"/>
        </w:rPr>
        <w:t>轴成轴对称”或“关于原点成中心对称”</w: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我们经历了从</w:t>
      </w:r>
      <w:r>
        <w:rPr>
          <w:rFonts w:ascii="Times New Roman" w:hAnsi="Times New Roman" w:eastAsia="仿宋" w:cs="Times New Roman"/>
          <w:sz w:val="24"/>
          <w:szCs w:val="24"/>
        </w:rPr>
        <w:t>几何直观到</w:t>
      </w:r>
      <w:r>
        <w:rPr>
          <w:rFonts w:hint="eastAsia" w:ascii="Times New Roman" w:hAnsi="Times New Roman" w:eastAsia="仿宋" w:cs="Times New Roman"/>
          <w:sz w:val="24"/>
          <w:szCs w:val="24"/>
        </w:rPr>
        <w:t>代数说理</w:t>
      </w:r>
      <w:r>
        <w:rPr>
          <w:rFonts w:ascii="Times New Roman" w:hAnsi="Times New Roman" w:eastAsia="仿宋" w:cs="Times New Roman"/>
          <w:sz w:val="24"/>
          <w:szCs w:val="24"/>
        </w:rPr>
        <w:t>的过程</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体会到了数形结合的思想方法，</w:t>
      </w:r>
      <w:r>
        <w:rPr>
          <w:rFonts w:hint="eastAsia" w:ascii="Times New Roman" w:hAnsi="Times New Roman" w:eastAsia="仿宋" w:cs="Times New Roman"/>
          <w:sz w:val="24"/>
          <w:szCs w:val="24"/>
        </w:rPr>
        <w:t>这对培养我们直观想象素养是颇有益处的</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本节课是幂函数的第一节课，</w:t>
      </w:r>
      <w:r>
        <w:rPr>
          <w:rFonts w:ascii="Times New Roman" w:hAnsi="Times New Roman" w:eastAsia="仿宋" w:cs="Times New Roman"/>
          <w:sz w:val="24"/>
          <w:szCs w:val="24"/>
        </w:rPr>
        <w:t>在下节课中，我们将继续借助</w:t>
      </w:r>
      <w:r>
        <w:rPr>
          <w:rFonts w:hint="eastAsia" w:ascii="Times New Roman" w:hAnsi="Times New Roman" w:eastAsia="仿宋" w:cs="Times New Roman"/>
          <w:sz w:val="24"/>
          <w:szCs w:val="24"/>
        </w:rPr>
        <w:t>本节课所学习的</w:t>
      </w:r>
      <w:r>
        <w:rPr>
          <w:rFonts w:ascii="Times New Roman" w:hAnsi="Times New Roman" w:eastAsia="仿宋" w:cs="Times New Roman"/>
          <w:sz w:val="24"/>
          <w:szCs w:val="24"/>
        </w:rPr>
        <w:t>幂函数的图像来研究其性质．</w:t>
      </w:r>
    </w:p>
    <w:p>
      <w:pPr>
        <w:snapToGrid w:val="0"/>
        <w:spacing w:line="312" w:lineRule="auto"/>
        <w:ind w:firstLine="424" w:firstLineChars="177"/>
        <w:jc w:val="left"/>
        <w:rPr>
          <w:rFonts w:ascii="Times New Roman" w:hAnsi="Times New Roman" w:eastAsia="仿宋" w:cs="仿宋"/>
          <w:sz w:val="24"/>
          <w:szCs w:val="24"/>
        </w:rPr>
      </w:pPr>
      <w:r>
        <w:rPr>
          <w:rFonts w:hint="eastAsia" w:ascii="Times New Roman" w:hAnsi="Times New Roman" w:eastAsia="仿宋" w:cs="Times New Roman"/>
          <w:sz w:val="24"/>
          <w:szCs w:val="24"/>
        </w:rPr>
        <w:t>知识：</w:t>
      </w:r>
      <w:r>
        <w:rPr>
          <w:rFonts w:hint="eastAsia" w:ascii="Times New Roman" w:hAnsi="Times New Roman" w:eastAsia="仿宋" w:cs="仿宋"/>
          <w:sz w:val="24"/>
          <w:szCs w:val="24"/>
        </w:rPr>
        <w:t>幂函数的概念，幂函数的图像.</w:t>
      </w:r>
    </w:p>
    <w:p>
      <w:pPr>
        <w:snapToGrid w:val="0"/>
        <w:spacing w:line="312" w:lineRule="auto"/>
        <w:ind w:firstLine="424" w:firstLineChars="177"/>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思想方法：从特殊到一般的数学思想方法、数形结合</w:t>
      </w:r>
      <w:r>
        <w:rPr>
          <w:rFonts w:hint="eastAsia" w:ascii="Times New Roman" w:hAnsi="Times New Roman" w:eastAsia="仿宋" w:cs="仿宋"/>
          <w:sz w:val="24"/>
          <w:szCs w:val="24"/>
        </w:rPr>
        <w:t>思想方法.</w:t>
      </w:r>
    </w:p>
    <w:p>
      <w:pPr>
        <w:snapToGrid w:val="0"/>
        <w:spacing w:line="312" w:lineRule="auto"/>
        <w:ind w:firstLine="424" w:firstLineChars="177"/>
        <w:jc w:val="left"/>
        <w:rPr>
          <w:rFonts w:ascii="Times New Roman" w:hAnsi="Times New Roman" w:eastAsia="仿宋" w:cs="仿宋"/>
          <w:sz w:val="24"/>
          <w:szCs w:val="24"/>
        </w:rPr>
      </w:pPr>
      <w:r>
        <w:rPr>
          <w:rFonts w:hint="eastAsia" w:ascii="Times New Roman" w:hAnsi="Times New Roman" w:eastAsia="仿宋" w:cs="Times New Roman"/>
          <w:sz w:val="24"/>
          <w:szCs w:val="24"/>
        </w:rPr>
        <w:t>核心素养：逻辑推理、数学建模、</w:t>
      </w:r>
      <w:r>
        <w:rPr>
          <w:rFonts w:hint="eastAsia" w:ascii="Times New Roman" w:hAnsi="Times New Roman" w:eastAsia="仿宋" w:cs="仿宋"/>
          <w:sz w:val="24"/>
          <w:szCs w:val="24"/>
        </w:rPr>
        <w:t>直观想象素养.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w:t>
      </w:r>
      <w:r>
        <w:rPr>
          <w:rFonts w:ascii="Times New Roman" w:hAnsi="Times New Roman" w:eastAsia="仿宋" w:cs="Times New Roman"/>
          <w:sz w:val="24"/>
          <w:szCs w:val="24"/>
        </w:rPr>
        <w:t>若幂函数</w:t>
      </w:r>
      <w:r>
        <w:rPr>
          <w:rFonts w:ascii="Times New Roman" w:hAnsi="Times New Roman" w:eastAsia="仿宋" w:cs="Times New Roman"/>
          <w:position w:val="-10"/>
          <w:sz w:val="24"/>
          <w:szCs w:val="24"/>
        </w:rPr>
        <w:object>
          <v:shape id="_x0000_i1173" o:spt="75" type="#_x0000_t75" style="height:19.5pt;width:34.5pt;" o:ole="t" filled="f" o:preferrelative="t" stroked="f" coordsize="21600,21600">
            <v:path/>
            <v:fill on="f" focussize="0,0"/>
            <v:stroke on="f" joinstyle="miter"/>
            <v:imagedata r:id="rId266" o:title=""/>
            <o:lock v:ext="edit" aspectratio="t"/>
            <w10:wrap type="none"/>
            <w10:anchorlock/>
          </v:shape>
          <o:OLEObject Type="Embed" ProgID="Equation.DSMT4" ShapeID="_x0000_i1173" DrawAspect="Content" ObjectID="_1468075873" r:id="rId265">
            <o:LockedField>false</o:LockedField>
          </o:OLEObject>
        </w:object>
      </w:r>
      <w:r>
        <w:rPr>
          <w:rFonts w:ascii="Times New Roman" w:hAnsi="Times New Roman" w:eastAsia="仿宋" w:cs="Times New Roman"/>
          <w:sz w:val="24"/>
          <w:szCs w:val="24"/>
        </w:rPr>
        <w:t>的图像经过点</w:t>
      </w:r>
      <w:r>
        <w:rPr>
          <w:rFonts w:ascii="Times New Roman" w:hAnsi="Times New Roman" w:eastAsia="仿宋" w:cs="Times New Roman"/>
          <w:position w:val="-10"/>
          <w:sz w:val="24"/>
          <w:szCs w:val="24"/>
        </w:rPr>
        <w:object>
          <v:shape id="_x0000_i1174" o:spt="75" type="#_x0000_t75" style="height:19.5pt;width:36pt;" o:ole="t" filled="f" o:preferrelative="t" stroked="f" coordsize="21600,21600">
            <v:path/>
            <v:fill on="f" focussize="0,0"/>
            <v:stroke on="f" joinstyle="miter"/>
            <v:imagedata r:id="rId268" o:title=""/>
            <o:lock v:ext="edit" aspectratio="t"/>
            <w10:wrap type="none"/>
            <w10:anchorlock/>
          </v:shape>
          <o:OLEObject Type="Embed" ProgID="Equation.DSMT4" ShapeID="_x0000_i1174" DrawAspect="Content" ObjectID="_1468075874" r:id="rId267">
            <o:LockedField>false</o:LockedField>
          </o:OLEObject>
        </w:object>
      </w:r>
      <w:r>
        <w:rPr>
          <w:rFonts w:ascii="Times New Roman" w:hAnsi="Times New Roman" w:eastAsia="仿宋" w:cs="Times New Roman"/>
          <w:sz w:val="24"/>
          <w:szCs w:val="24"/>
        </w:rPr>
        <w:t>，求此幂函数的表达式</w: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w:t>
      </w:r>
      <w:r>
        <w:rPr>
          <w:rFonts w:ascii="Times New Roman" w:hAnsi="Times New Roman" w:eastAsia="仿宋" w:cs="Times New Roman"/>
          <w:sz w:val="24"/>
          <w:szCs w:val="24"/>
        </w:rPr>
        <w:t>求下列函数的定义域，并作出它们的大致图像：</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position w:val="-10"/>
          <w:sz w:val="24"/>
          <w:szCs w:val="24"/>
        </w:rPr>
        <w:object>
          <v:shape id="_x0000_i1175" o:spt="75" type="#_x0000_t75" style="height:27pt;width:33.75pt;" o:ole="t" filled="f" o:preferrelative="t" stroked="f" coordsize="21600,21600">
            <v:path/>
            <v:fill on="f" focussize="0,0"/>
            <v:stroke on="f" joinstyle="miter"/>
            <v:imagedata r:id="rId270" o:title=""/>
            <o:lock v:ext="edit" aspectratio="t"/>
            <w10:wrap type="none"/>
            <w10:anchorlock/>
          </v:shape>
          <o:OLEObject Type="Embed" ProgID="Equation.DSMT4" ShapeID="_x0000_i1175" DrawAspect="Content" ObjectID="_1468075875" r:id="rId269">
            <o:LockedField>false</o:LockedField>
          </o:OLEObject>
        </w:object>
      </w:r>
      <w:r>
        <w:rPr>
          <w:rFonts w:ascii="Times New Roman" w:hAnsi="Times New Roman" w:eastAsia="仿宋" w:cs="Times New Roman"/>
          <w:sz w:val="24"/>
          <w:szCs w:val="24"/>
        </w:rPr>
        <w:t xml:space="preserve">；(2) </w:t>
      </w:r>
      <w:r>
        <w:rPr>
          <w:rFonts w:ascii="Times New Roman" w:hAnsi="Times New Roman" w:eastAsia="仿宋" w:cs="Times New Roman"/>
          <w:position w:val="-10"/>
          <w:sz w:val="24"/>
          <w:szCs w:val="24"/>
        </w:rPr>
        <w:object>
          <v:shape id="_x0000_i1176" o:spt="75" type="#_x0000_t75" style="height:19.5pt;width:36.75pt;" o:ole="t" filled="f" o:preferrelative="t" stroked="f" coordsize="21600,21600">
            <v:path/>
            <v:fill on="f" focussize="0,0"/>
            <v:stroke on="f" joinstyle="miter"/>
            <v:imagedata r:id="rId272" o:title=""/>
            <o:lock v:ext="edit" aspectratio="t"/>
            <w10:wrap type="none"/>
            <w10:anchorlock/>
          </v:shape>
          <o:OLEObject Type="Embed" ProgID="Equation.DSMT4" ShapeID="_x0000_i1176" DrawAspect="Content" ObjectID="_1468075876" r:id="rId271">
            <o:LockedField>false</o:LockedField>
          </o:OLEObject>
        </w:object>
      </w:r>
      <w:r>
        <w:rPr>
          <w:rFonts w:ascii="Times New Roman" w:hAnsi="Times New Roman" w:eastAsia="仿宋" w:cs="Times New Roman"/>
          <w:sz w:val="24"/>
          <w:szCs w:val="24"/>
        </w:rPr>
        <w:t xml:space="preserve">；(3) </w:t>
      </w:r>
      <w:r>
        <w:rPr>
          <w:rFonts w:ascii="Times New Roman" w:hAnsi="Times New Roman" w:eastAsia="仿宋" w:cs="Times New Roman"/>
          <w:position w:val="-10"/>
          <w:sz w:val="24"/>
          <w:szCs w:val="24"/>
        </w:rPr>
        <w:object>
          <v:shape id="_x0000_i1177" o:spt="75" type="#_x0000_t75" style="height:27pt;width:37.5pt;" o:ole="t" filled="f" o:preferrelative="t" stroked="f" coordsize="21600,21600">
            <v:path/>
            <v:fill on="f" focussize="0,0"/>
            <v:stroke on="f" joinstyle="miter"/>
            <v:imagedata r:id="rId274" o:title=""/>
            <o:lock v:ext="edit" aspectratio="t"/>
            <w10:wrap type="none"/>
            <w10:anchorlock/>
          </v:shape>
          <o:OLEObject Type="Embed" ProgID="Equation.DSMT4" ShapeID="_x0000_i1177" DrawAspect="Content" ObjectID="_1468075877" r:id="rId273">
            <o:LockedField>false</o:LockedField>
          </o:OLEObject>
        </w:objec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w:t>
      </w:r>
      <w:r>
        <w:rPr>
          <w:rFonts w:ascii="Times New Roman" w:hAnsi="Times New Roman" w:eastAsia="仿宋" w:cs="Times New Roman"/>
          <w:sz w:val="24"/>
          <w:szCs w:val="24"/>
        </w:rPr>
        <w:t>在固定压力差(压力差为常数)的前提下，当气体通过圆形管道时，其速率</w:t>
      </w:r>
      <w:r>
        <w:rPr>
          <w:rFonts w:ascii="Times New Roman" w:hAnsi="Times New Roman" w:eastAsia="仿宋" w:cs="Times New Roman"/>
          <w:position w:val="-6"/>
          <w:sz w:val="24"/>
          <w:szCs w:val="24"/>
        </w:rPr>
        <w:object>
          <v:shape id="_x0000_i1178" o:spt="75" type="#_x0000_t75" style="height:12pt;width:8.25pt;" o:ole="t" filled="f" o:preferrelative="t" stroked="f" coordsize="21600,21600">
            <v:path/>
            <v:fill on="f" focussize="0,0"/>
            <v:stroke on="f" joinstyle="miter"/>
            <v:imagedata r:id="rId276" o:title=""/>
            <o:lock v:ext="edit" aspectratio="t"/>
            <w10:wrap type="none"/>
            <w10:anchorlock/>
          </v:shape>
          <o:OLEObject Type="Embed" ProgID="Equation.DSMT4" ShapeID="_x0000_i1178" DrawAspect="Content" ObjectID="_1468075878" r:id="rId275">
            <o:LockedField>false</o:LockedField>
          </o:OLEObject>
        </w:object>
      </w:r>
      <w:r>
        <w:rPr>
          <w:rFonts w:ascii="Times New Roman" w:hAnsi="Times New Roman" w:eastAsia="仿宋" w:cs="Times New Roman"/>
          <w:sz w:val="24"/>
          <w:szCs w:val="24"/>
        </w:rPr>
        <w:t>(单位：</w:t>
      </w:r>
      <w:r>
        <w:rPr>
          <w:rFonts w:ascii="Times New Roman" w:hAnsi="Times New Roman" w:eastAsia="仿宋" w:cs="Times New Roman"/>
          <w:position w:val="-6"/>
          <w:sz w:val="24"/>
          <w:szCs w:val="24"/>
        </w:rPr>
        <w:object>
          <v:shape id="_x0000_i1179" o:spt="75" type="#_x0000_t75" style="height:15.75pt;width:35.25pt;" o:ole="t" filled="f" o:preferrelative="t" stroked="f" coordsize="21600,21600">
            <v:path/>
            <v:fill on="f" focussize="0,0"/>
            <v:stroke on="f" joinstyle="miter"/>
            <v:imagedata r:id="rId278" o:title=""/>
            <o:lock v:ext="edit" aspectratio="t"/>
            <w10:wrap type="none"/>
            <w10:anchorlock/>
          </v:shape>
          <o:OLEObject Type="Embed" ProgID="Equation.DSMT4" ShapeID="_x0000_i1179" DrawAspect="Content" ObjectID="_1468075879" r:id="rId277">
            <o:LockedField>false</o:LockedField>
          </o:OLEObject>
        </w:object>
      </w:r>
      <w:r>
        <w:rPr>
          <w:rFonts w:ascii="Times New Roman" w:hAnsi="Times New Roman" w:eastAsia="仿宋" w:cs="Times New Roman"/>
          <w:sz w:val="24"/>
          <w:szCs w:val="24"/>
        </w:rPr>
        <w:t>)与管道半径</w:t>
      </w:r>
      <w:r>
        <w:rPr>
          <w:rFonts w:ascii="Times New Roman" w:hAnsi="Times New Roman" w:eastAsia="仿宋" w:cs="Times New Roman"/>
          <w:position w:val="-4"/>
          <w:sz w:val="24"/>
          <w:szCs w:val="24"/>
        </w:rPr>
        <w:object>
          <v:shape id="_x0000_i1180" o:spt="75" type="#_x0000_t75" style="height:12pt;width:8.25pt;" o:ole="t" filled="f" o:preferrelative="t" stroked="f" coordsize="21600,21600">
            <v:path/>
            <v:fill on="f" focussize="0,0"/>
            <v:stroke on="f" joinstyle="miter"/>
            <v:imagedata r:id="rId280" o:title=""/>
            <o:lock v:ext="edit" aspectratio="t"/>
            <w10:wrap type="none"/>
            <w10:anchorlock/>
          </v:shape>
          <o:OLEObject Type="Embed" ProgID="Equation.DSMT4" ShapeID="_x0000_i1180" DrawAspect="Content" ObjectID="_1468075880" r:id="rId279">
            <o:LockedField>false</o:LockedField>
          </o:OLEObject>
        </w:object>
      </w:r>
      <w:r>
        <w:rPr>
          <w:rFonts w:ascii="Times New Roman" w:hAnsi="Times New Roman" w:eastAsia="仿宋" w:cs="Times New Roman"/>
          <w:sz w:val="24"/>
          <w:szCs w:val="24"/>
        </w:rPr>
        <w:t>(单位：cm)的四次方成正比</w:t>
      </w:r>
      <w:r>
        <w:rPr>
          <w:rFonts w:ascii="Times New Roman" w:hAnsi="Times New Roman" w:eastAsia="仿宋" w:cs="Times New Roman"/>
          <w:iCs/>
          <w:sz w:val="24"/>
          <w:szCs w:val="24"/>
        </w:rPr>
        <w:t>．</w:t>
      </w:r>
      <w:r>
        <w:rPr>
          <w:rFonts w:ascii="Times New Roman" w:hAnsi="Times New Roman" w:eastAsia="仿宋" w:cs="Times New Roman"/>
          <w:sz w:val="24"/>
          <w:szCs w:val="24"/>
        </w:rPr>
        <w:t>若在半径为</w:t>
      </w:r>
      <w:r>
        <w:rPr>
          <w:rFonts w:ascii="Times New Roman" w:hAnsi="Times New Roman" w:eastAsia="仿宋" w:cs="Times New Roman"/>
          <w:position w:val="-6"/>
          <w:sz w:val="24"/>
          <w:szCs w:val="24"/>
        </w:rPr>
        <w:object>
          <v:shape id="_x0000_i1181" o:spt="75" type="#_x0000_t75" style="height:14.25pt;width:8.25pt;" o:ole="t" filled="f" o:preferrelative="t" stroked="f" coordsize="21600,21600">
            <v:path/>
            <v:fill on="f" focussize="0,0"/>
            <v:stroke on="f" joinstyle="miter"/>
            <v:imagedata r:id="rId282" o:title=""/>
            <o:lock v:ext="edit" aspectratio="t"/>
            <w10:wrap type="none"/>
            <w10:anchorlock/>
          </v:shape>
          <o:OLEObject Type="Embed" ProgID="Equation.DSMT4" ShapeID="_x0000_i1181" DrawAspect="Content" ObjectID="_1468075881" r:id="rId281">
            <o:LockedField>false</o:LockedField>
          </o:OLEObject>
        </w:object>
      </w:r>
      <w:r>
        <w:rPr>
          <w:rFonts w:ascii="Times New Roman" w:hAnsi="Times New Roman" w:eastAsia="仿宋" w:cs="Times New Roman"/>
          <w:sz w:val="24"/>
          <w:szCs w:val="24"/>
        </w:rPr>
        <w:t>cm的管道中，某气体的速率为</w:t>
      </w:r>
      <w:r>
        <w:rPr>
          <w:rFonts w:ascii="Times New Roman" w:hAnsi="Times New Roman" w:eastAsia="仿宋" w:cs="Times New Roman"/>
          <w:position w:val="-6"/>
          <w:sz w:val="24"/>
          <w:szCs w:val="24"/>
        </w:rPr>
        <w:object>
          <v:shape id="_x0000_i1182" o:spt="75" type="#_x0000_t75" style="height:15.75pt;width:52.5pt;" o:ole="t" filled="f" o:preferrelative="t" stroked="f" coordsize="21600,21600">
            <v:path/>
            <v:fill on="f" focussize="0,0"/>
            <v:stroke on="f" joinstyle="miter"/>
            <v:imagedata r:id="rId284" o:title=""/>
            <o:lock v:ext="edit" aspectratio="t"/>
            <w10:wrap type="none"/>
            <w10:anchorlock/>
          </v:shape>
          <o:OLEObject Type="Embed" ProgID="Equation.DSMT4" ShapeID="_x0000_i1182" DrawAspect="Content" ObjectID="_1468075882" r:id="rId283">
            <o:LockedField>false</o:LockedField>
          </o:OLEObject>
        </w:object>
      </w:r>
      <w:r>
        <w:rPr>
          <w:rFonts w:ascii="Times New Roman" w:hAnsi="Times New Roman" w:eastAsia="仿宋" w:cs="Times New Roman"/>
          <w:sz w:val="24"/>
          <w:szCs w:val="24"/>
        </w:rPr>
        <w:t>，求该气体通过半径为</w:t>
      </w:r>
      <w:r>
        <w:rPr>
          <w:rFonts w:ascii="Times New Roman" w:hAnsi="Times New Roman" w:eastAsia="仿宋" w:cs="Times New Roman"/>
          <w:position w:val="-6"/>
          <w:sz w:val="24"/>
          <w:szCs w:val="24"/>
        </w:rPr>
        <w:object>
          <v:shape id="_x0000_i1183" o:spt="75" type="#_x0000_t75" style="height:14.25pt;width:8.25pt;" o:ole="t" filled="f" o:preferrelative="t" stroked="f" coordsize="21600,21600">
            <v:path/>
            <v:fill on="f" focussize="0,0"/>
            <v:stroke on="f" joinstyle="miter"/>
            <v:imagedata r:id="rId286" o:title=""/>
            <o:lock v:ext="edit" aspectratio="t"/>
            <w10:wrap type="none"/>
            <w10:anchorlock/>
          </v:shape>
          <o:OLEObject Type="Embed" ProgID="Equation.DSMT4" ShapeID="_x0000_i1183" DrawAspect="Content" ObjectID="_1468075883" r:id="rId285">
            <o:LockedField>false</o:LockedField>
          </o:OLEObject>
        </w:object>
      </w:r>
      <w:r>
        <w:rPr>
          <w:rFonts w:ascii="Times New Roman" w:hAnsi="Times New Roman" w:eastAsia="仿宋" w:cs="Times New Roman"/>
          <w:sz w:val="24"/>
          <w:szCs w:val="24"/>
        </w:rPr>
        <w:t>cm的管道时的速率</w:t>
      </w:r>
      <w:r>
        <w:rPr>
          <w:rFonts w:hint="eastAsia" w:ascii="Times New Roman" w:hAnsi="Times New Roman" w:eastAsia="仿宋" w:cs="Times New Roman"/>
          <w:iCs/>
          <w:sz w:val="24"/>
          <w:szCs w:val="24"/>
        </w:rPr>
        <w:t>.</w:t>
      </w:r>
      <w:r>
        <w:rPr>
          <w:rFonts w:ascii="Times New Roman" w:hAnsi="Times New Roman" w:eastAsia="仿宋" w:cs="Times New Roman"/>
          <w:sz w:val="24"/>
          <w:szCs w:val="24"/>
        </w:rPr>
        <w:t>(结果精确到</w:t>
      </w:r>
      <w:r>
        <w:rPr>
          <w:rFonts w:ascii="Times New Roman" w:hAnsi="Times New Roman" w:eastAsia="仿宋" w:cs="Times New Roman"/>
          <w:position w:val="-6"/>
          <w:sz w:val="24"/>
          <w:szCs w:val="24"/>
        </w:rPr>
        <w:object>
          <v:shape id="_x0000_i1184" o:spt="75" type="#_x0000_t75" style="height:15.75pt;width:39pt;" o:ole="t" filled="f" o:preferrelative="t" stroked="f" coordsize="21600,21600">
            <v:path/>
            <v:fill on="f" focussize="0,0"/>
            <v:stroke on="f" joinstyle="miter"/>
            <v:imagedata r:id="rId288" o:title=""/>
            <o:lock v:ext="edit" aspectratio="t"/>
            <w10:wrap type="none"/>
            <w10:anchorlock/>
          </v:shape>
          <o:OLEObject Type="Embed" ProgID="Equation.DSMT4" ShapeID="_x0000_i1184" DrawAspect="Content" ObjectID="_1468075884" r:id="rId28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i/>
          <w:sz w:val="24"/>
          <w:szCs w:val="24"/>
        </w:rPr>
      </w:pPr>
      <w:r>
        <w:rPr>
          <w:rFonts w:ascii="Times New Roman" w:hAnsi="Times New Roman" w:eastAsia="仿宋" w:cs="Times New Roman"/>
          <w:sz w:val="24"/>
          <w:szCs w:val="24"/>
        </w:rPr>
        <w:t>4</w:t>
      </w:r>
      <w:r>
        <w:rPr>
          <w:rFonts w:ascii="Times New Roman" w:hAnsi="Times New Roman" w:eastAsia="仿宋" w:cs="Times New Roman"/>
          <w:i/>
          <w:sz w:val="24"/>
          <w:szCs w:val="24"/>
        </w:rPr>
        <w:t>.</w:t>
      </w:r>
      <w:r>
        <w:rPr>
          <w:rFonts w:ascii="Times New Roman" w:hAnsi="Times New Roman" w:eastAsia="仿宋" w:cs="Times New Roman"/>
          <w:sz w:val="24"/>
          <w:szCs w:val="24"/>
        </w:rPr>
        <w:t>幂函数</w:t>
      </w:r>
      <w:r>
        <w:rPr>
          <w:rFonts w:ascii="Times New Roman" w:hAnsi="Times New Roman" w:eastAsia="仿宋" w:cs="Times New Roman"/>
          <w:position w:val="-10"/>
          <w:sz w:val="24"/>
          <w:szCs w:val="24"/>
        </w:rPr>
        <w:object>
          <v:shape id="_x0000_i1185" o:spt="75" type="#_x0000_t75" style="height:19.5pt;width:48.75pt;" o:ole="t" filled="f" o:preferrelative="t" stroked="f" coordsize="21600,21600">
            <v:path/>
            <v:fill on="f" focussize="0,0"/>
            <v:stroke on="f" joinstyle="miter"/>
            <v:imagedata r:id="rId290" o:title=""/>
            <o:lock v:ext="edit" aspectratio="t"/>
            <w10:wrap type="none"/>
            <w10:anchorlock/>
          </v:shape>
          <o:OLEObject Type="Embed" ProgID="Equation.DSMT4" ShapeID="_x0000_i1185" DrawAspect="Content" ObjectID="_1468075885" r:id="rId28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6" o:spt="75" type="#_x0000_t75" style="height:12pt;width:12pt;" o:ole="t" filled="f" o:preferrelative="t" stroked="f" coordsize="21600,21600">
            <v:path/>
            <v:fill on="f" focussize="0,0"/>
            <v:stroke on="f" joinstyle="miter"/>
            <v:imagedata r:id="rId292" o:title=""/>
            <o:lock v:ext="edit" aspectratio="t"/>
            <w10:wrap type="none"/>
            <w10:anchorlock/>
          </v:shape>
          <o:OLEObject Type="Embed" ProgID="Equation.DSMT4" ShapeID="_x0000_i1186" DrawAspect="Content" ObjectID="_1468075886" r:id="rId291">
            <o:LockedField>false</o:LockedField>
          </o:OLEObject>
        </w:object>
      </w:r>
      <w:r>
        <w:rPr>
          <w:rFonts w:ascii="Times New Roman" w:hAnsi="Times New Roman" w:eastAsia="仿宋" w:cs="Times New Roman"/>
          <w:sz w:val="24"/>
          <w:szCs w:val="24"/>
        </w:rPr>
        <w:t>为正整数)的图像一定经过</w:t>
      </w:r>
      <w:r>
        <w:rPr>
          <w:rFonts w:ascii="Times New Roman" w:hAnsi="Times New Roman" w:eastAsia="仿宋" w:cs="Times New Roman"/>
          <w:i/>
          <w:sz w:val="24"/>
          <w:szCs w:val="24"/>
          <w:u w:val="single" w:color="000000"/>
        </w:rPr>
        <w:t>　　　　</w:t>
      </w:r>
      <w:r>
        <w:rPr>
          <w:rFonts w:ascii="Times New Roman" w:hAnsi="Times New Roman" w:eastAsia="仿宋" w:cs="Times New Roman"/>
          <w:sz w:val="24"/>
          <w:szCs w:val="24"/>
        </w:rPr>
        <w:t>象限</w: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5</w:t>
      </w:r>
      <w:r>
        <w:rPr>
          <w:rFonts w:ascii="Times New Roman" w:hAnsi="Times New Roman" w:eastAsia="仿宋" w:cs="Times New Roman"/>
          <w:i/>
          <w:sz w:val="24"/>
          <w:szCs w:val="24"/>
        </w:rPr>
        <w:t>.</w:t>
      </w:r>
      <w:r>
        <w:rPr>
          <w:rFonts w:ascii="Times New Roman" w:hAnsi="Times New Roman" w:eastAsia="仿宋" w:cs="Times New Roman"/>
          <w:sz w:val="24"/>
          <w:szCs w:val="24"/>
        </w:rPr>
        <w:t>写出一个图像经过第一、第二象限但不经过原点的幂函数的表达式</w:t>
      </w:r>
      <w:r>
        <w:rPr>
          <w:rFonts w:hint="eastAsia"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下列幂函数中，其图像不经过原点的有__________.（请填入全部正确的序号）</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宋体" w:cs="宋体"/>
          <w:sz w:val="24"/>
          <w:szCs w:val="24"/>
        </w:rPr>
        <w:t>①</w:t>
      </w:r>
      <w:r>
        <w:rPr>
          <w:rFonts w:ascii="Times New Roman" w:hAnsi="Times New Roman" w:eastAsia="仿宋" w:cs="Times New Roman"/>
          <w:position w:val="-10"/>
          <w:sz w:val="24"/>
          <w:szCs w:val="24"/>
        </w:rPr>
        <w:object>
          <v:shape id="_x0000_i1187" o:spt="75" type="#_x0000_t75" style="height:19.5pt;width:31.5pt;" o:ole="t" filled="f" o:preferrelative="t" stroked="f" coordsize="21600,21600">
            <v:path/>
            <v:fill on="f" focussize="0,0"/>
            <v:stroke on="f" joinstyle="miter"/>
            <v:imagedata r:id="rId294" o:title=""/>
            <o:lock v:ext="edit" aspectratio="t"/>
            <w10:wrap type="none"/>
            <w10:anchorlock/>
          </v:shape>
          <o:OLEObject Type="Embed" ProgID="Equation.DSMT4" ShapeID="_x0000_i1187" DrawAspect="Content" ObjectID="_1468075887" r:id="rId293">
            <o:LockedField>false</o:LockedField>
          </o:OLEObject>
        </w:object>
      </w:r>
      <w:r>
        <w:rPr>
          <w:rFonts w:ascii="Times New Roman" w:hAnsi="Times New Roman" w:eastAsia="仿宋" w:cs="Times New Roman"/>
          <w:sz w:val="24"/>
          <w:szCs w:val="24"/>
        </w:rPr>
        <w:t>；</w:t>
      </w:r>
      <w:r>
        <w:rPr>
          <w:rFonts w:hint="eastAsia" w:ascii="Times New Roman" w:hAnsi="Times New Roman" w:eastAsia="宋体" w:cs="宋体"/>
          <w:sz w:val="24"/>
          <w:szCs w:val="24"/>
        </w:rPr>
        <w:t>②</w:t>
      </w:r>
      <w:r>
        <w:rPr>
          <w:rFonts w:ascii="Times New Roman" w:hAnsi="Times New Roman" w:eastAsia="仿宋" w:cs="Times New Roman"/>
          <w:position w:val="-10"/>
          <w:sz w:val="24"/>
          <w:szCs w:val="24"/>
        </w:rPr>
        <w:object>
          <v:shape id="_x0000_i1188" o:spt="75" type="#_x0000_t75" style="height:27pt;width:37.5pt;" o:ole="t" filled="f" o:preferrelative="t" stroked="f" coordsize="21600,21600">
            <v:path/>
            <v:fill on="f" focussize="0,0"/>
            <v:stroke on="f" joinstyle="miter"/>
            <v:imagedata r:id="rId296" o:title=""/>
            <o:lock v:ext="edit" aspectratio="t"/>
            <w10:wrap type="none"/>
            <w10:anchorlock/>
          </v:shape>
          <o:OLEObject Type="Embed" ProgID="Equation.DSMT4" ShapeID="_x0000_i1188" DrawAspect="Content" ObjectID="_1468075888" r:id="rId295">
            <o:LockedField>false</o:LockedField>
          </o:OLEObject>
        </w:object>
      </w:r>
      <w:r>
        <w:rPr>
          <w:rFonts w:ascii="Times New Roman" w:hAnsi="Times New Roman" w:eastAsia="仿宋" w:cs="Times New Roman"/>
          <w:sz w:val="24"/>
          <w:szCs w:val="24"/>
        </w:rPr>
        <w:t>；</w:t>
      </w:r>
      <w:r>
        <w:rPr>
          <w:rFonts w:hint="eastAsia" w:ascii="Times New Roman" w:hAnsi="Times New Roman" w:eastAsia="宋体" w:cs="宋体"/>
          <w:sz w:val="24"/>
          <w:szCs w:val="24"/>
        </w:rPr>
        <w:t>③</w:t>
      </w:r>
      <w:r>
        <w:rPr>
          <w:rFonts w:ascii="Times New Roman" w:hAnsi="Times New Roman" w:eastAsia="仿宋" w:cs="Times New Roman"/>
          <w:position w:val="-10"/>
          <w:sz w:val="24"/>
          <w:szCs w:val="24"/>
        </w:rPr>
        <w:object>
          <v:shape id="_x0000_i1189" o:spt="75" type="#_x0000_t75" style="height:27pt;width:33.75pt;" o:ole="t" filled="f" o:preferrelative="t" stroked="f" coordsize="21600,21600">
            <v:path/>
            <v:fill on="f" focussize="0,0"/>
            <v:stroke on="f" joinstyle="miter"/>
            <v:imagedata r:id="rId298" o:title=""/>
            <o:lock v:ext="edit" aspectratio="t"/>
            <w10:wrap type="none"/>
            <w10:anchorlock/>
          </v:shape>
          <o:OLEObject Type="Embed" ProgID="Equation.DSMT4" ShapeID="_x0000_i1189" DrawAspect="Content" ObjectID="_1468075889" r:id="rId297">
            <o:LockedField>false</o:LockedField>
          </o:OLEObject>
        </w:object>
      </w:r>
      <w:r>
        <w:rPr>
          <w:rFonts w:ascii="Times New Roman" w:hAnsi="Times New Roman" w:eastAsia="仿宋" w:cs="Times New Roman"/>
          <w:sz w:val="24"/>
          <w:szCs w:val="24"/>
        </w:rPr>
        <w:t>；</w:t>
      </w:r>
      <w:r>
        <w:rPr>
          <w:rFonts w:hint="eastAsia" w:ascii="Times New Roman" w:hAnsi="Times New Roman" w:eastAsia="宋体" w:cs="宋体"/>
          <w:sz w:val="24"/>
          <w:szCs w:val="24"/>
        </w:rPr>
        <w:t>④</w:t>
      </w:r>
      <w:r>
        <w:rPr>
          <w:rFonts w:ascii="Times New Roman" w:hAnsi="Times New Roman" w:eastAsia="仿宋" w:cs="Times New Roman"/>
          <w:position w:val="-10"/>
          <w:sz w:val="24"/>
          <w:szCs w:val="24"/>
        </w:rPr>
        <w:object>
          <v:shape id="_x0000_i1190" o:spt="75" type="#_x0000_t75" style="height:19.5pt;width:36.75pt;" o:ole="t" filled="f" o:preferrelative="t" stroked="f" coordsize="21600,21600">
            <v:path/>
            <v:fill on="f" focussize="0,0"/>
            <v:stroke on="f" joinstyle="miter"/>
            <v:imagedata r:id="rId300" o:title=""/>
            <o:lock v:ext="edit" aspectratio="t"/>
            <w10:wrap type="none"/>
            <w10:anchorlock/>
          </v:shape>
          <o:OLEObject Type="Embed" ProgID="Equation.DSMT4" ShapeID="_x0000_i1190" DrawAspect="Content" ObjectID="_1468075890" r:id="rId29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已知幂函数</w:t>
      </w:r>
      <w:r>
        <w:rPr>
          <w:rFonts w:ascii="Times New Roman" w:hAnsi="Times New Roman" w:eastAsia="仿宋" w:cs="Times New Roman"/>
          <w:position w:val="-10"/>
          <w:sz w:val="24"/>
          <w:szCs w:val="24"/>
        </w:rPr>
        <w:object>
          <v:shape id="_x0000_i1191" o:spt="75" type="#_x0000_t75" style="height:19.5pt;width:56.25pt;" o:ole="t" filled="f" o:preferrelative="t" stroked="f" coordsize="21600,21600">
            <v:path/>
            <v:fill on="f" focussize="0,0"/>
            <v:stroke on="f" joinstyle="miter"/>
            <v:imagedata r:id="rId302" o:title=""/>
            <o:lock v:ext="edit" aspectratio="t"/>
            <w10:wrap type="none"/>
            <w10:anchorlock/>
          </v:shape>
          <o:OLEObject Type="Embed" ProgID="Equation.DSMT4" ShapeID="_x0000_i1191" DrawAspect="Content" ObjectID="_1468075891" r:id="rId30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192" o:spt="75" type="#_x0000_t75" style="height:11.25pt;width:12pt;" o:ole="t" filled="f" o:preferrelative="t" stroked="f" coordsize="21600,21600">
            <v:path/>
            <v:fill on="f" focussize="0,0"/>
            <v:stroke on="f" joinstyle="miter"/>
            <v:imagedata r:id="rId304" o:title=""/>
            <o:lock v:ext="edit" aspectratio="t"/>
            <w10:wrap type="none"/>
            <w10:anchorlock/>
          </v:shape>
          <o:OLEObject Type="Embed" ProgID="Equation.DSMT4" ShapeID="_x0000_i1192" DrawAspect="Content" ObjectID="_1468075892" r:id="rId303">
            <o:LockedField>false</o:LockedField>
          </o:OLEObject>
        </w:object>
      </w:r>
      <w:r>
        <w:rPr>
          <w:rFonts w:ascii="Times New Roman" w:hAnsi="Times New Roman" w:eastAsia="仿宋" w:cs="Times New Roman"/>
          <w:sz w:val="24"/>
          <w:szCs w:val="24"/>
        </w:rPr>
        <w:t>为正整数）的图像关于原点成中心对称，且与两坐标轴都无公共点，求</w:t>
      </w:r>
      <w:r>
        <w:rPr>
          <w:rFonts w:ascii="Times New Roman" w:hAnsi="Times New Roman" w:eastAsia="仿宋" w:cs="Times New Roman"/>
          <w:position w:val="-6"/>
          <w:sz w:val="24"/>
          <w:szCs w:val="24"/>
        </w:rPr>
        <w:object>
          <v:shape id="_x0000_i1193" o:spt="75" type="#_x0000_t75" style="height:11.25pt;width:12pt;" o:ole="t" filled="f" o:preferrelative="t" stroked="f" coordsize="21600,21600">
            <v:path/>
            <v:fill on="f" focussize="0,0"/>
            <v:stroke on="f" joinstyle="miter"/>
            <v:imagedata r:id="rId306" o:title=""/>
            <o:lock v:ext="edit" aspectratio="t"/>
            <w10:wrap type="none"/>
            <w10:anchorlock/>
          </v:shape>
          <o:OLEObject Type="Embed" ProgID="Equation.DSMT4" ShapeID="_x0000_i1193" DrawAspect="Content" ObjectID="_1468075893" r:id="rId305">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回顾本节课所学内容，感悟从特殊到一般地抽象出幂函数的概念，体会用数形结合思想理解幂函数的图像的对称性，感受从几何直观到代数说理的过程，逐步提升直观想象与逻辑推理素养．课后作业中的基础练习1-</w:t>
      </w:r>
      <w:r>
        <w:rPr>
          <w:rFonts w:ascii="Times New Roman" w:hAnsi="Times New Roman" w:eastAsia="仿宋" w:cs="Times New Roman"/>
          <w:sz w:val="24"/>
          <w:szCs w:val="24"/>
        </w:rPr>
        <w:t>5</w:t>
      </w:r>
      <w:r>
        <w:rPr>
          <w:rFonts w:hint="eastAsia" w:ascii="Times New Roman" w:hAnsi="Times New Roman" w:eastAsia="仿宋" w:cs="Times New Roman"/>
          <w:sz w:val="24"/>
          <w:szCs w:val="24"/>
        </w:rPr>
        <w:t>，可以让学生进一步巩固本课所学内容．能力拓展部分考查学生对幂函数概念与图像的综合运用，供学有余力的学生选做．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）结束语</w:t>
      </w:r>
    </w:p>
    <w:p>
      <w:pPr>
        <w:spacing w:line="312" w:lineRule="auto"/>
        <w:ind w:firstLine="480" w:firstLineChars="200"/>
        <w:rPr>
          <w:rFonts w:ascii="Times New Roman" w:hAnsi="Times New Roman" w:eastAsia="仿宋" w:cs="Times New Roman"/>
          <w:sz w:val="24"/>
          <w:szCs w:val="24"/>
        </w:rPr>
      </w:pPr>
      <w:bookmarkStart w:id="1" w:name="_Hlk48772777"/>
      <w:r>
        <w:rPr>
          <w:rFonts w:hint="eastAsia" w:ascii="Times New Roman" w:hAnsi="Times New Roman" w:eastAsia="仿宋" w:cs="Times New Roman"/>
          <w:sz w:val="24"/>
          <w:szCs w:val="24"/>
        </w:rPr>
        <w:t>函数是描述客观世界中变量之间相互关系和变化规律的重要语言和工具.同学们在本章节会学习包括幂函数在内的三类基本初等函数，在对这些函数进行研究和应用的过程中，将进一步体会到这一点</w:t>
      </w:r>
      <w:r>
        <w:rPr>
          <w:rFonts w:ascii="Times New Roman" w:hAnsi="Times New Roman" w:eastAsia="仿宋" w:cs="Times New Roman"/>
          <w:sz w:val="24"/>
          <w:szCs w:val="24"/>
        </w:rPr>
        <w:t>．</w:t>
      </w:r>
    </w:p>
    <w:bookmarkEnd w:id="1"/>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帮助学生从函数角度认识幂函数在高中数学知识体系中的作用，体会从特殊到一般地研究函数的方法．</w:t>
      </w:r>
    </w:p>
    <w:p>
      <w:pPr>
        <w:spacing w:line="312" w:lineRule="auto"/>
        <w:ind w:firstLine="480" w:firstLineChars="200"/>
        <w:rPr>
          <w:rFonts w:ascii="Times New Roman" w:hAnsi="Times New Roman" w:eastAsia="仿宋" w:cs="Times New Roman"/>
          <w:sz w:val="24"/>
          <w:szCs w:val="24"/>
        </w:rPr>
      </w:pPr>
    </w:p>
    <w:p>
      <w:pPr>
        <w:pStyle w:val="3"/>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 将点</w:t>
      </w:r>
      <w:r>
        <w:rPr>
          <w:rFonts w:ascii="Times New Roman" w:hAnsi="Times New Roman" w:eastAsia="仿宋" w:cs="Times New Roman"/>
          <w:sz w:val="24"/>
          <w:szCs w:val="24"/>
        </w:rPr>
        <w:object>
          <v:shape id="_x0000_i1194" o:spt="75" type="#_x0000_t75" style="height:19.5pt;width:36pt;" o:ole="t" filled="f" o:preferrelative="t" stroked="f" coordsize="21600,21600">
            <v:path/>
            <v:fill on="f" focussize="0,0"/>
            <v:stroke on="f" joinstyle="miter"/>
            <v:imagedata r:id="rId308" o:title=""/>
            <o:lock v:ext="edit" aspectratio="t"/>
            <w10:wrap type="none"/>
            <w10:anchorlock/>
          </v:shape>
          <o:OLEObject Type="Embed" ProgID="Equation.DSMT4" ShapeID="_x0000_i1194" DrawAspect="Content" ObjectID="_1468075894" r:id="rId307">
            <o:LockedField>false</o:LockedField>
          </o:OLEObject>
        </w:object>
      </w:r>
      <w:r>
        <w:rPr>
          <w:rFonts w:ascii="Times New Roman" w:hAnsi="Times New Roman" w:eastAsia="仿宋" w:cs="Times New Roman"/>
          <w:sz w:val="24"/>
          <w:szCs w:val="24"/>
        </w:rPr>
        <w:t>代入幂函数</w:t>
      </w:r>
      <w:r>
        <w:rPr>
          <w:rFonts w:ascii="Times New Roman" w:hAnsi="Times New Roman" w:eastAsia="仿宋" w:cs="Times New Roman"/>
          <w:sz w:val="24"/>
          <w:szCs w:val="24"/>
        </w:rPr>
        <w:object>
          <v:shape id="_x0000_i1195" o:spt="75" type="#_x0000_t75" style="height:19.5pt;width:31.5pt;" o:ole="t" filled="f" o:preferrelative="t" stroked="f" coordsize="21600,21600">
            <v:path/>
            <v:fill on="f" focussize="0,0"/>
            <v:stroke on="f" joinstyle="miter"/>
            <v:imagedata r:id="rId310" o:title=""/>
            <o:lock v:ext="edit" aspectratio="t"/>
            <w10:wrap type="none"/>
            <w10:anchorlock/>
          </v:shape>
          <o:OLEObject Type="Embed" ProgID="Equation.DSMT4" ShapeID="_x0000_i1195" DrawAspect="Content" ObjectID="_1468075895" r:id="rId309">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sz w:val="24"/>
          <w:szCs w:val="24"/>
        </w:rPr>
        <w:object>
          <v:shape id="_x0000_i1196" o:spt="75" type="#_x0000_t75" style="height:19.5pt;width:49.5pt;" o:ole="t" filled="f" o:preferrelative="t" stroked="f" coordsize="21600,21600">
            <v:path/>
            <v:fill on="f" focussize="0,0"/>
            <v:stroke on="f" joinstyle="miter"/>
            <v:imagedata r:id="rId312" o:title=""/>
            <o:lock v:ext="edit" aspectratio="t"/>
            <w10:wrap type="none"/>
            <w10:anchorlock/>
          </v:shape>
          <o:OLEObject Type="Embed" ProgID="Equation.DSMT4" ShapeID="_x0000_i1196" DrawAspect="Content" ObjectID="_1468075896" r:id="rId311">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sz w:val="24"/>
          <w:szCs w:val="24"/>
        </w:rPr>
        <w:object>
          <v:shape id="_x0000_i1197" o:spt="75" type="#_x0000_t75" style="height:14.25pt;width:27pt;" o:ole="t" filled="f" o:preferrelative="t" stroked="f" coordsize="21600,21600">
            <v:path/>
            <v:fill on="f" focussize="0,0"/>
            <v:stroke on="f" joinstyle="miter"/>
            <v:imagedata r:id="rId314" o:title=""/>
            <o:lock v:ext="edit" aspectratio="t"/>
            <w10:wrap type="none"/>
            <w10:anchorlock/>
          </v:shape>
          <o:OLEObject Type="Embed" ProgID="Equation.DSMT4" ShapeID="_x0000_i1197" DrawAspect="Content" ObjectID="_1468075897" r:id="rId313">
            <o:LockedField>false</o:LockedField>
          </o:OLEObject>
        </w:object>
      </w:r>
      <w:r>
        <w:rPr>
          <w:rFonts w:ascii="Times New Roman" w:hAnsi="Times New Roman" w:eastAsia="仿宋" w:cs="Times New Roman"/>
          <w:sz w:val="24"/>
          <w:szCs w:val="24"/>
        </w:rPr>
        <w:t>，所以此幂函数的表达式为</w:t>
      </w:r>
      <w:r>
        <w:rPr>
          <w:rFonts w:ascii="Times New Roman" w:hAnsi="Times New Roman" w:eastAsia="仿宋" w:cs="Times New Roman"/>
          <w:sz w:val="24"/>
          <w:szCs w:val="24"/>
        </w:rPr>
        <w:object>
          <v:shape id="_x0000_i1198" o:spt="75" type="#_x0000_t75" style="height:19.5pt;width:31.5pt;" o:ole="t" filled="f" o:preferrelative="t" stroked="f" coordsize="21600,21600">
            <v:path/>
            <v:fill on="f" focussize="0,0"/>
            <v:stroke on="f" joinstyle="miter"/>
            <v:imagedata r:id="rId316" o:title=""/>
            <o:lock v:ext="edit" aspectratio="t"/>
            <w10:wrap type="none"/>
            <w10:anchorlock/>
          </v:shape>
          <o:OLEObject Type="Embed" ProgID="Equation.DSMT4" ShapeID="_x0000_i1198" DrawAspect="Content" ObjectID="_1468075898" r:id="rId315">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2.（1）对一切实数</w:t>
      </w:r>
      <w:r>
        <w:rPr>
          <w:rFonts w:ascii="Times New Roman" w:hAnsi="Times New Roman" w:eastAsia="仿宋" w:cs="Times New Roman"/>
          <w:position w:val="-6"/>
        </w:rPr>
        <w:object>
          <v:shape id="_x0000_i1199" o:spt="75" type="#_x0000_t75" style="height:12pt;width:12pt;" o:ole="t" filled="f" o:preferrelative="t" stroked="f" coordsize="21600,21600">
            <v:path/>
            <v:fill on="f" focussize="0,0"/>
            <v:stroke on="f" joinstyle="miter"/>
            <v:imagedata r:id="rId318" o:title=""/>
            <o:lock v:ext="edit" aspectratio="t"/>
            <w10:wrap type="none"/>
            <w10:anchorlock/>
          </v:shape>
          <o:OLEObject Type="Embed" ProgID="Equation.DSMT4" ShapeID="_x0000_i1199" DrawAspect="Content" ObjectID="_1468075899" r:id="rId317">
            <o:LockedField>false</o:LockedField>
          </o:OLEObject>
        </w:object>
      </w:r>
      <w:r>
        <w:rPr>
          <w:rFonts w:ascii="Times New Roman" w:hAnsi="Times New Roman" w:eastAsia="仿宋" w:cs="Times New Roman"/>
          <w:sz w:val="24"/>
          <w:szCs w:val="24"/>
        </w:rPr>
        <w:t>，该函数都有意义，所以其定义域是</w:t>
      </w:r>
      <w:r>
        <w:rPr>
          <w:rFonts w:ascii="Times New Roman" w:hAnsi="Times New Roman" w:eastAsia="仿宋" w:cs="Times New Roman"/>
          <w:sz w:val="24"/>
          <w:szCs w:val="24"/>
        </w:rPr>
        <w:object>
          <v:shape id="_x0000_i1200" o:spt="75" type="#_x0000_t75" style="height:13.5pt;width:13.5pt;" o:ole="t" filled="f" o:preferrelative="t" stroked="f" coordsize="21600,21600">
            <v:path/>
            <v:fill on="f" focussize="0,0"/>
            <v:stroke on="f" joinstyle="miter"/>
            <v:imagedata r:id="rId320" o:title=""/>
            <o:lock v:ext="edit" aspectratio="t"/>
            <w10:wrap type="none"/>
            <w10:anchorlock/>
          </v:shape>
          <o:OLEObject Type="Embed" ProgID="Equation.DSMT4" ShapeID="_x0000_i1200" DrawAspect="Content" ObjectID="_1468075900" r:id="rId319">
            <o:LockedField>false</o:LockedField>
          </o:OLEObject>
        </w:object>
      </w:r>
      <w:r>
        <w:rPr>
          <w:rFonts w:ascii="Times New Roman" w:hAnsi="Times New Roman" w:eastAsia="仿宋" w:cs="Times New Roman"/>
          <w:sz w:val="24"/>
          <w:szCs w:val="24"/>
        </w:rPr>
        <w:t>.</w:t>
      </w:r>
    </w:p>
    <w:p>
      <w:pPr>
        <w:spacing w:line="312" w:lineRule="auto"/>
        <w:ind w:firstLine="420" w:firstLineChars="200"/>
        <w:textAlignment w:val="center"/>
        <w:rPr>
          <w:rFonts w:ascii="Times New Roman" w:hAnsi="Times New Roman" w:eastAsia="仿宋" w:cs="Times New Roman"/>
          <w:sz w:val="24"/>
          <w:szCs w:val="24"/>
        </w:rPr>
      </w:pPr>
      <w:r>
        <w:rPr>
          <w:rFonts w:ascii="Times New Roman" w:hAnsi="Times New Roman" w:eastAsia="仿宋" w:cs="Times New Roman"/>
        </w:rPr>
        <w:drawing>
          <wp:inline distT="0" distB="0" distL="0" distR="0">
            <wp:extent cx="2825750" cy="1123950"/>
            <wp:effectExtent l="0" t="0" r="0" b="0"/>
            <wp:docPr id="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3"/>
                    <pic:cNvPicPr>
                      <a:picLocks noChangeAspect="1" noChangeArrowheads="1"/>
                    </pic:cNvPicPr>
                  </pic:nvPicPr>
                  <pic:blipFill>
                    <a:blip r:embed="rId321" cstate="print"/>
                    <a:srcRect l="9433" t="23305" r="36398" b="48050"/>
                    <a:stretch>
                      <a:fillRect/>
                    </a:stretch>
                  </pic:blipFill>
                  <pic:spPr>
                    <a:xfrm>
                      <a:off x="0" y="0"/>
                      <a:ext cx="2825876" cy="1124000"/>
                    </a:xfrm>
                    <a:prstGeom prst="rect">
                      <a:avLst/>
                    </a:prstGeom>
                    <a:noFill/>
                    <a:ln>
                      <a:noFill/>
                    </a:ln>
                  </pic:spPr>
                </pic:pic>
              </a:graphicData>
            </a:graphic>
          </wp:inline>
        </w:drawing>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（2）函数</w:t>
      </w:r>
      <w:r>
        <w:rPr>
          <w:rFonts w:ascii="Times New Roman" w:hAnsi="Times New Roman" w:eastAsia="仿宋" w:cs="Times New Roman"/>
          <w:sz w:val="24"/>
          <w:szCs w:val="24"/>
        </w:rPr>
        <w:object>
          <v:shape id="_x0000_i1201" o:spt="75" type="#_x0000_t75" style="height:30.75pt;width:63.75pt;" o:ole="t" filled="f" o:preferrelative="t" stroked="f" coordsize="21600,21600">
            <v:path/>
            <v:fill on="f" focussize="0,0"/>
            <v:stroke on="f" joinstyle="miter"/>
            <v:imagedata r:id="rId323" o:title=""/>
            <o:lock v:ext="edit" aspectratio="t"/>
            <w10:wrap type="none"/>
            <w10:anchorlock/>
          </v:shape>
          <o:OLEObject Type="Embed" ProgID="Equation.DSMT4" ShapeID="_x0000_i1201" DrawAspect="Content" ObjectID="_1468075901" r:id="rId322">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202" o:spt="75" type="#_x0000_t75" style="height:14.25pt;width:27pt;" o:ole="t" filled="f" o:preferrelative="t" stroked="f" coordsize="21600,21600">
            <v:path/>
            <v:fill on="f" focussize="0,0"/>
            <v:stroke on="f" joinstyle="miter"/>
            <v:imagedata r:id="rId325" o:title=""/>
            <o:lock v:ext="edit" aspectratio="t"/>
            <w10:wrap type="none"/>
            <w10:anchorlock/>
          </v:shape>
          <o:OLEObject Type="Embed" ProgID="Equation.DSMT4" ShapeID="_x0000_i1202" DrawAspect="Content" ObjectID="_1468075902" r:id="rId324">
            <o:LockedField>false</o:LockedField>
          </o:OLEObject>
        </w:object>
      </w:r>
      <w:r>
        <w:rPr>
          <w:rFonts w:ascii="Times New Roman" w:hAnsi="Times New Roman" w:eastAsia="仿宋" w:cs="Times New Roman"/>
          <w:sz w:val="24"/>
          <w:szCs w:val="24"/>
        </w:rPr>
        <w:t>时，该函数才有意义，所以其定义域是</w:t>
      </w:r>
      <w:r>
        <w:rPr>
          <w:rFonts w:ascii="Times New Roman" w:hAnsi="Times New Roman" w:eastAsia="仿宋" w:cs="Times New Roman"/>
          <w:sz w:val="24"/>
          <w:szCs w:val="24"/>
        </w:rPr>
        <w:object>
          <v:shape id="_x0000_i1203" o:spt="75" type="#_x0000_t75" style="height:15.75pt;width:83.25pt;" o:ole="t" filled="f" o:preferrelative="t" stroked="f" coordsize="21600,21600">
            <v:path/>
            <v:fill on="f" focussize="0,0"/>
            <v:stroke on="f" joinstyle="miter"/>
            <v:imagedata r:id="rId327" o:title=""/>
            <o:lock v:ext="edit" aspectratio="t"/>
            <w10:wrap type="none"/>
            <w10:anchorlock/>
          </v:shape>
          <o:OLEObject Type="Embed" ProgID="Equation.DSMT4" ShapeID="_x0000_i1203" DrawAspect="Content" ObjectID="_1468075903" r:id="rId326">
            <o:LockedField>false</o:LockedField>
          </o:OLEObject>
        </w:object>
      </w:r>
      <w:r>
        <w:rPr>
          <w:rFonts w:ascii="Times New Roman" w:hAnsi="Times New Roman" w:eastAsia="仿宋" w:cs="Times New Roman"/>
          <w:sz w:val="24"/>
          <w:szCs w:val="24"/>
        </w:rPr>
        <w:t>.</w:t>
      </w:r>
    </w:p>
    <w:p>
      <w:pPr>
        <w:spacing w:line="312" w:lineRule="auto"/>
        <w:ind w:firstLine="420" w:firstLineChars="200"/>
        <w:textAlignment w:val="center"/>
        <w:rPr>
          <w:rFonts w:ascii="Times New Roman" w:hAnsi="Times New Roman" w:eastAsia="仿宋" w:cs="Times New Roman"/>
          <w:sz w:val="24"/>
          <w:szCs w:val="24"/>
        </w:rPr>
      </w:pPr>
      <w:r>
        <w:rPr>
          <w:rFonts w:ascii="Times New Roman" w:hAnsi="Times New Roman" w:eastAsia="仿宋" w:cs="Times New Roman"/>
        </w:rPr>
        <w:drawing>
          <wp:inline distT="0" distB="0" distL="0" distR="0">
            <wp:extent cx="2832100" cy="1466215"/>
            <wp:effectExtent l="0" t="0" r="6350" b="635"/>
            <wp:docPr id="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pic:cNvPicPr>
                      <a:picLocks noChangeAspect="1" noChangeArrowheads="1"/>
                    </pic:cNvPicPr>
                  </pic:nvPicPr>
                  <pic:blipFill>
                    <a:blip r:embed="rId321" cstate="print"/>
                    <a:srcRect l="11138" t="62631" r="34571"/>
                    <a:stretch>
                      <a:fillRect/>
                    </a:stretch>
                  </pic:blipFill>
                  <pic:spPr>
                    <a:xfrm>
                      <a:off x="0" y="0"/>
                      <a:ext cx="2832226" cy="1466323"/>
                    </a:xfrm>
                    <a:prstGeom prst="rect">
                      <a:avLst/>
                    </a:prstGeom>
                    <a:noFill/>
                    <a:ln>
                      <a:noFill/>
                    </a:ln>
                  </pic:spPr>
                </pic:pic>
              </a:graphicData>
            </a:graphic>
          </wp:inline>
        </w:drawing>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（3）函数</w:t>
      </w:r>
      <w:r>
        <w:rPr>
          <w:rFonts w:ascii="Times New Roman" w:hAnsi="Times New Roman" w:eastAsia="仿宋" w:cs="Times New Roman"/>
          <w:sz w:val="24"/>
          <w:szCs w:val="24"/>
        </w:rPr>
        <w:object>
          <v:shape id="_x0000_i1204" o:spt="75" type="#_x0000_t75" style="height:36pt;width:72.75pt;" o:ole="t" filled="f" o:preferrelative="t" stroked="f" coordsize="21600,21600">
            <v:path/>
            <v:fill on="f" focussize="0,0"/>
            <v:stroke on="f" joinstyle="miter"/>
            <v:imagedata r:id="rId329" o:title=""/>
            <o:lock v:ext="edit" aspectratio="t"/>
            <w10:wrap type="none"/>
            <w10:anchorlock/>
          </v:shape>
          <o:OLEObject Type="Embed" ProgID="Equation.DSMT4" ShapeID="_x0000_i1204" DrawAspect="Content" ObjectID="_1468075904" r:id="rId328">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205" o:spt="75" type="#_x0000_t75" style="height:14.25pt;width:27pt;" o:ole="t" filled="f" o:preferrelative="t" stroked="f" coordsize="21600,21600">
            <v:path/>
            <v:fill on="f" focussize="0,0"/>
            <v:stroke on="f" joinstyle="miter"/>
            <v:imagedata r:id="rId331" o:title=""/>
            <o:lock v:ext="edit" aspectratio="t"/>
            <w10:wrap type="none"/>
            <w10:anchorlock/>
          </v:shape>
          <o:OLEObject Type="Embed" ProgID="Equation.DSMT4" ShapeID="_x0000_i1205" DrawAspect="Content" ObjectID="_1468075905" r:id="rId330">
            <o:LockedField>false</o:LockedField>
          </o:OLEObject>
        </w:object>
      </w:r>
      <w:r>
        <w:rPr>
          <w:rFonts w:ascii="Times New Roman" w:hAnsi="Times New Roman" w:eastAsia="仿宋" w:cs="Times New Roman"/>
          <w:sz w:val="24"/>
          <w:szCs w:val="24"/>
        </w:rPr>
        <w:t>时，该函数才有意义，所以其定义域是</w:t>
      </w:r>
      <w:r>
        <w:rPr>
          <w:rFonts w:ascii="Times New Roman" w:hAnsi="Times New Roman" w:eastAsia="仿宋" w:cs="Times New Roman"/>
          <w:sz w:val="24"/>
          <w:szCs w:val="24"/>
        </w:rPr>
        <w:object>
          <v:shape id="_x0000_i1206" o:spt="75" type="#_x0000_t75" style="height:15.75pt;width:36.75pt;" o:ole="t" filled="f" o:preferrelative="t" stroked="f" coordsize="21600,21600">
            <v:path/>
            <v:fill on="f" focussize="0,0"/>
            <v:stroke on="f" joinstyle="miter"/>
            <v:imagedata r:id="rId333" o:title=""/>
            <o:lock v:ext="edit" aspectratio="t"/>
            <w10:wrap type="none"/>
            <w10:anchorlock/>
          </v:shape>
          <o:OLEObject Type="Embed" ProgID="Equation.DSMT4" ShapeID="_x0000_i1206" DrawAspect="Content" ObjectID="_1468075906" r:id="rId33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drawing>
          <wp:inline distT="0" distB="0" distL="0" distR="0">
            <wp:extent cx="2451100" cy="1266190"/>
            <wp:effectExtent l="0" t="0" r="2540" b="13970"/>
            <wp:docPr id="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8"/>
                    <pic:cNvPicPr>
                      <a:picLocks noChangeAspect="1" noChangeArrowheads="1"/>
                    </pic:cNvPicPr>
                  </pic:nvPicPr>
                  <pic:blipFill>
                    <a:blip r:embed="rId334" cstate="print"/>
                    <a:srcRect l="14402" t="14359" r="26992" b="30638"/>
                    <a:stretch>
                      <a:fillRect/>
                    </a:stretch>
                  </pic:blipFill>
                  <pic:spPr>
                    <a:xfrm>
                      <a:off x="0" y="0"/>
                      <a:ext cx="2451100" cy="1266190"/>
                    </a:xfrm>
                    <a:prstGeom prst="rect">
                      <a:avLst/>
                    </a:prstGeom>
                    <a:noFill/>
                    <a:ln>
                      <a:noFill/>
                    </a:ln>
                  </pic:spPr>
                </pic:pic>
              </a:graphicData>
            </a:graphic>
          </wp:inline>
        </w:drawing>
      </w:r>
    </w:p>
    <w:p>
      <w:pPr>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3. 根据题意，设</w:t>
      </w:r>
      <w:r>
        <w:rPr>
          <w:rFonts w:ascii="Times New Roman" w:hAnsi="Times New Roman" w:eastAsia="仿宋" w:cs="Times New Roman"/>
          <w:sz w:val="24"/>
          <w:szCs w:val="24"/>
        </w:rPr>
        <w:object>
          <v:shape id="_x0000_i1207" o:spt="75" type="#_x0000_t75" style="height:19.5pt;width:69.75pt;" o:ole="t" filled="f" o:preferrelative="t" stroked="f" coordsize="21600,21600">
            <v:path/>
            <v:fill on="f" focussize="0,0"/>
            <v:stroke on="f" joinstyle="miter"/>
            <v:imagedata r:id="rId336" o:title=""/>
            <o:lock v:ext="edit" aspectratio="t"/>
            <w10:wrap type="none"/>
            <w10:anchorlock/>
          </v:shape>
          <o:OLEObject Type="Embed" ProgID="Equation.DSMT4" ShapeID="_x0000_i1207" DrawAspect="Content" ObjectID="_1468075907" r:id="rId335">
            <o:LockedField>false</o:LockedField>
          </o:OLEObject>
        </w:object>
      </w:r>
      <w:r>
        <w:rPr>
          <w:rFonts w:ascii="Times New Roman" w:hAnsi="Times New Roman" w:eastAsia="仿宋" w:cs="Times New Roman"/>
          <w:sz w:val="24"/>
          <w:szCs w:val="24"/>
        </w:rPr>
        <w:t>，将</w:t>
      </w:r>
      <w:r>
        <w:rPr>
          <w:rFonts w:ascii="Times New Roman" w:hAnsi="Times New Roman" w:eastAsia="仿宋" w:cs="Times New Roman"/>
          <w:sz w:val="24"/>
          <w:szCs w:val="24"/>
        </w:rPr>
        <w:object>
          <v:shape id="_x0000_i1208" o:spt="75" type="#_x0000_t75" style="height:14.25pt;width:27pt;" o:ole="t" filled="f" o:preferrelative="t" stroked="f" coordsize="21600,21600">
            <v:path/>
            <v:fill on="f" focussize="0,0"/>
            <v:stroke on="f" joinstyle="miter"/>
            <v:imagedata r:id="rId338" o:title=""/>
            <o:lock v:ext="edit" aspectratio="t"/>
            <w10:wrap type="none"/>
            <w10:anchorlock/>
          </v:shape>
          <o:OLEObject Type="Embed" ProgID="Equation.DSMT4" ShapeID="_x0000_i1208" DrawAspect="Content" ObjectID="_1468075908" r:id="rId3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09" o:spt="75" type="#_x0000_t75" style="height:14.25pt;width:39pt;" o:ole="t" filled="f" o:preferrelative="t" stroked="f" coordsize="21600,21600">
            <v:path/>
            <v:fill on="f" focussize="0,0"/>
            <v:stroke on="f" joinstyle="miter"/>
            <v:imagedata r:id="rId340" o:title=""/>
            <o:lock v:ext="edit" aspectratio="t"/>
            <w10:wrap type="none"/>
            <w10:anchorlock/>
          </v:shape>
          <o:OLEObject Type="Embed" ProgID="Equation.DSMT4" ShapeID="_x0000_i1209" DrawAspect="Content" ObjectID="_1468075909" r:id="rId339">
            <o:LockedField>false</o:LockedField>
          </o:OLEObject>
        </w:object>
      </w:r>
      <w:r>
        <w:rPr>
          <w:rFonts w:ascii="Times New Roman" w:hAnsi="Times New Roman" w:eastAsia="仿宋" w:cs="Times New Roman"/>
          <w:sz w:val="24"/>
          <w:szCs w:val="24"/>
        </w:rPr>
        <w:t>代入该式，得</w:t>
      </w:r>
      <w:r>
        <w:rPr>
          <w:rFonts w:ascii="Times New Roman" w:hAnsi="Times New Roman" w:eastAsia="仿宋" w:cs="Times New Roman"/>
          <w:sz w:val="24"/>
          <w:szCs w:val="24"/>
        </w:rPr>
        <w:object>
          <v:shape id="_x0000_i1210" o:spt="75" type="#_x0000_t75" style="height:15.75pt;width:51pt;" o:ole="t" filled="f" o:preferrelative="t" stroked="f" coordsize="21600,21600">
            <v:path/>
            <v:fill on="f" focussize="0,0"/>
            <v:stroke on="f" joinstyle="miter"/>
            <v:imagedata r:id="rId342" o:title=""/>
            <o:lock v:ext="edit" aspectratio="t"/>
            <w10:wrap type="none"/>
            <w10:anchorlock/>
          </v:shape>
          <o:OLEObject Type="Embed" ProgID="Equation.DSMT4" ShapeID="_x0000_i1210" DrawAspect="Content" ObjectID="_1468075910" r:id="rId341">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sz w:val="24"/>
          <w:szCs w:val="24"/>
        </w:rPr>
        <w:object>
          <v:shape id="_x0000_i1211" o:spt="75" type="#_x0000_t75" style="height:30.75pt;width:42pt;" o:ole="t" filled="f" o:preferrelative="t" stroked="f" coordsize="21600,21600">
            <v:path/>
            <v:fill on="f" focussize="0,0"/>
            <v:stroke on="f" joinstyle="miter"/>
            <v:imagedata r:id="rId344" o:title=""/>
            <o:lock v:ext="edit" aspectratio="t"/>
            <w10:wrap type="none"/>
            <w10:anchorlock/>
          </v:shape>
          <o:OLEObject Type="Embed" ProgID="Equation.DSMT4" ShapeID="_x0000_i1211" DrawAspect="Content" ObjectID="_1468075911" r:id="rId343">
            <o:LockedField>false</o:LockedField>
          </o:OLEObject>
        </w:object>
      </w:r>
      <w:r>
        <w:rPr>
          <w:rFonts w:ascii="Times New Roman" w:hAnsi="Times New Roman" w:eastAsia="仿宋" w:cs="Times New Roman"/>
          <w:sz w:val="24"/>
          <w:szCs w:val="24"/>
        </w:rPr>
        <w:t>. 此时</w:t>
      </w:r>
      <w:r>
        <w:rPr>
          <w:rFonts w:ascii="Times New Roman" w:hAnsi="Times New Roman" w:eastAsia="仿宋" w:cs="Times New Roman"/>
          <w:sz w:val="24"/>
          <w:szCs w:val="24"/>
        </w:rPr>
        <w:object>
          <v:shape id="_x0000_i1212" o:spt="75" type="#_x0000_t75" style="height:30.75pt;width:51pt;" o:ole="t" filled="f" o:preferrelative="t" stroked="f" coordsize="21600,21600">
            <v:path/>
            <v:fill on="f" focussize="0,0"/>
            <v:stroke on="f" joinstyle="miter"/>
            <v:imagedata r:id="rId346" o:title=""/>
            <o:lock v:ext="edit" aspectratio="t"/>
            <w10:wrap type="none"/>
            <w10:anchorlock/>
          </v:shape>
          <o:OLEObject Type="Embed" ProgID="Equation.DSMT4" ShapeID="_x0000_i1212" DrawAspect="Content" ObjectID="_1468075912" r:id="rId345">
            <o:LockedField>false</o:LockedField>
          </o:OLEObject>
        </w:object>
      </w:r>
      <w:r>
        <w:rPr>
          <w:rFonts w:ascii="Times New Roman" w:hAnsi="Times New Roman" w:eastAsia="仿宋" w:cs="Times New Roman"/>
          <w:sz w:val="24"/>
          <w:szCs w:val="24"/>
        </w:rPr>
        <w:t>. 于是，当</w:t>
      </w:r>
      <w:r>
        <w:rPr>
          <w:rFonts w:ascii="Times New Roman" w:hAnsi="Times New Roman" w:eastAsia="仿宋" w:cs="Times New Roman"/>
          <w:sz w:val="24"/>
          <w:szCs w:val="24"/>
        </w:rPr>
        <w:object>
          <v:shape id="_x0000_i1213" o:spt="75" type="#_x0000_t75" style="height:14.25pt;width:27pt;" o:ole="t" filled="f" o:preferrelative="t" stroked="f" coordsize="21600,21600">
            <v:path/>
            <v:fill on="f" focussize="0,0"/>
            <v:stroke on="f" joinstyle="miter"/>
            <v:imagedata r:id="rId348" o:title=""/>
            <o:lock v:ext="edit" aspectratio="t"/>
            <w10:wrap type="none"/>
            <w10:anchorlock/>
          </v:shape>
          <o:OLEObject Type="Embed" ProgID="Equation.DSMT4" ShapeID="_x0000_i1213" DrawAspect="Content" ObjectID="_1468075913" r:id="rId34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sz w:val="24"/>
          <w:szCs w:val="24"/>
        </w:rPr>
        <w:object>
          <v:shape id="_x0000_i1214" o:spt="75" type="#_x0000_t75" style="height:30.75pt;width:99pt;" o:ole="t" filled="f" o:preferrelative="t" stroked="f" coordsize="21600,21600">
            <v:path/>
            <v:fill on="f" focussize="0,0"/>
            <v:stroke on="f" joinstyle="miter"/>
            <v:imagedata r:id="rId350" o:title=""/>
            <o:lock v:ext="edit" aspectratio="t"/>
            <w10:wrap type="none"/>
            <w10:anchorlock/>
          </v:shape>
          <o:OLEObject Type="Embed" ProgID="Equation.DSMT4" ShapeID="_x0000_i1214" DrawAspect="Content" ObjectID="_1468075914" r:id="rId349">
            <o:LockedField>false</o:LockedField>
          </o:OLEObject>
        </w:object>
      </w:r>
      <w:r>
        <w:rPr>
          <w:rFonts w:ascii="Times New Roman" w:hAnsi="Times New Roman" w:eastAsia="仿宋" w:cs="Times New Roman"/>
          <w:sz w:val="24"/>
          <w:szCs w:val="24"/>
        </w:rPr>
        <w:object>
          <v:shape id="_x0000_i1215" o:spt="75" type="#_x0000_t75" style="height:19.5pt;width:44.25pt;" o:ole="t" filled="f" o:preferrelative="t" stroked="f" coordsize="21600,21600">
            <v:path/>
            <v:fill on="f" focussize="0,0"/>
            <v:stroke on="f" joinstyle="miter"/>
            <v:imagedata r:id="rId352" o:title=""/>
            <o:lock v:ext="edit" aspectratio="t"/>
            <w10:wrap type="none"/>
            <w10:anchorlock/>
          </v:shape>
          <o:OLEObject Type="Embed" ProgID="Equation.DSMT4" ShapeID="_x0000_i1215" DrawAspect="Content" ObjectID="_1468075915" r:id="rId35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第一和第二.</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ascii="Times New Roman" w:hAnsi="Times New Roman" w:eastAsia="仿宋" w:cs="Times New Roman"/>
          <w:sz w:val="24"/>
          <w:szCs w:val="24"/>
        </w:rPr>
        <w:object>
          <v:shape id="_x0000_i1216" o:spt="75" type="#_x0000_t75" style="height:19.5pt;width:36.75pt;" o:ole="t" filled="f" o:preferrelative="t" stroked="f" coordsize="21600,21600">
            <v:path/>
            <v:fill on="f" focussize="0,0"/>
            <v:stroke on="f" joinstyle="miter"/>
            <v:imagedata r:id="rId354" o:title=""/>
            <o:lock v:ext="edit" aspectratio="t"/>
            <w10:wrap type="none"/>
            <w10:anchorlock/>
          </v:shape>
          <o:OLEObject Type="Embed" ProgID="Equation.DSMT4" ShapeID="_x0000_i1216" DrawAspect="Content" ObjectID="_1468075916" r:id="rId353">
            <o:LockedField>false</o:LockedField>
          </o:OLEObject>
        </w:object>
      </w:r>
      <w:r>
        <w:rPr>
          <w:rFonts w:ascii="Times New Roman" w:hAnsi="Times New Roman" w:eastAsia="仿宋" w:cs="Times New Roman"/>
          <w:sz w:val="24"/>
          <w:szCs w:val="24"/>
        </w:rPr>
        <w:t>.（答案不唯一）</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hint="eastAsia" w:ascii="Times New Roman" w:hAnsi="Times New Roman" w:eastAsia="宋体" w:cs="宋体"/>
          <w:sz w:val="24"/>
          <w:szCs w:val="24"/>
        </w:rPr>
        <w:t>②</w:t>
      </w:r>
      <w:r>
        <w:rPr>
          <w:rFonts w:ascii="Times New Roman" w:hAnsi="Times New Roman" w:eastAsia="仿宋" w:cs="Times New Roman"/>
          <w:sz w:val="24"/>
          <w:szCs w:val="24"/>
        </w:rPr>
        <w:t>，</w:t>
      </w:r>
      <w:r>
        <w:rPr>
          <w:rFonts w:hint="eastAsia" w:ascii="Times New Roman" w:hAnsi="Times New Roman" w:eastAsia="宋体" w:cs="宋体"/>
          <w:sz w:val="24"/>
          <w:szCs w:val="24"/>
        </w:rPr>
        <w:t>④</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由该幂函数图像与两坐标轴都无公共点，可知</w:t>
      </w:r>
      <w:r>
        <w:rPr>
          <w:rFonts w:ascii="Times New Roman" w:hAnsi="Times New Roman" w:eastAsia="仿宋" w:cs="Times New Roman"/>
          <w:sz w:val="24"/>
          <w:szCs w:val="24"/>
        </w:rPr>
        <w:object>
          <v:shape id="_x0000_i1217" o:spt="75" type="#_x0000_t75" style="height:15.75pt;width:72.75pt;" o:ole="t" filled="f" o:preferrelative="t" stroked="f" coordsize="21600,21600">
            <v:path/>
            <v:fill on="f" focussize="0,0"/>
            <v:stroke on="f" joinstyle="miter"/>
            <v:imagedata r:id="rId356" o:title=""/>
            <o:lock v:ext="edit" aspectratio="t"/>
            <w10:wrap type="none"/>
            <w10:anchorlock/>
          </v:shape>
          <o:OLEObject Type="Embed" ProgID="Equation.DSMT4" ShapeID="_x0000_i1217" DrawAspect="Content" ObjectID="_1468075917" r:id="rId355">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sz w:val="24"/>
          <w:szCs w:val="24"/>
        </w:rPr>
        <w:object>
          <v:shape id="_x0000_i1218" o:spt="75" type="#_x0000_t75" style="height:14.25pt;width:56.25pt;" o:ole="t" filled="f" o:preferrelative="t" stroked="f" coordsize="21600,21600">
            <v:path/>
            <v:fill on="f" focussize="0,0"/>
            <v:stroke on="f" joinstyle="miter"/>
            <v:imagedata r:id="rId358" o:title=""/>
            <o:lock v:ext="edit" aspectratio="t"/>
            <w10:wrap type="none"/>
            <w10:anchorlock/>
          </v:shape>
          <o:OLEObject Type="Embed" ProgID="Equation.DSMT4" ShapeID="_x0000_i1218" DrawAspect="Content" ObjectID="_1468075918" r:id="rId357">
            <o:LockedField>false</o:LockedField>
          </o:OLEObject>
        </w:object>
      </w:r>
      <w:r>
        <w:rPr>
          <w:rFonts w:ascii="Times New Roman" w:hAnsi="Times New Roman" w:eastAsia="仿宋" w:cs="Times New Roman"/>
          <w:sz w:val="24"/>
          <w:szCs w:val="24"/>
        </w:rPr>
        <w:t>，又因为</w:t>
      </w:r>
      <w:r>
        <w:rPr>
          <w:rFonts w:ascii="Times New Roman" w:hAnsi="Times New Roman" w:eastAsia="仿宋" w:cs="Times New Roman"/>
          <w:i/>
          <w:sz w:val="24"/>
          <w:szCs w:val="24"/>
        </w:rPr>
        <w:t>n</w:t>
      </w:r>
      <w:r>
        <w:rPr>
          <w:rFonts w:ascii="Times New Roman" w:hAnsi="Times New Roman" w:eastAsia="仿宋" w:cs="Times New Roman"/>
          <w:sz w:val="24"/>
          <w:szCs w:val="24"/>
        </w:rPr>
        <w:t>为正整数，所以</w:t>
      </w:r>
      <w:r>
        <w:rPr>
          <w:rFonts w:ascii="Times New Roman" w:hAnsi="Times New Roman" w:eastAsia="仿宋" w:cs="Times New Roman"/>
          <w:i/>
          <w:sz w:val="24"/>
          <w:szCs w:val="24"/>
        </w:rPr>
        <w:t>n</w:t>
      </w:r>
      <w:r>
        <w:rPr>
          <w:rFonts w:ascii="Times New Roman" w:hAnsi="Times New Roman" w:eastAsia="仿宋" w:cs="Times New Roman"/>
          <w:sz w:val="24"/>
          <w:szCs w:val="24"/>
        </w:rPr>
        <w:t>的值可能为1或2或3</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19" o:spt="75" type="#_x0000_t75" style="height:14.25pt;width:27pt;" o:ole="t" filled="f" o:preferrelative="t" stroked="f" coordsize="21600,21600">
            <v:path/>
            <v:fill on="f" focussize="0,0"/>
            <v:stroke on="f" joinstyle="miter"/>
            <v:imagedata r:id="rId360" o:title=""/>
            <o:lock v:ext="edit" aspectratio="t"/>
            <w10:wrap type="none"/>
            <w10:anchorlock/>
          </v:shape>
          <o:OLEObject Type="Embed" ProgID="Equation.DSMT4" ShapeID="_x0000_i1219" DrawAspect="Content" ObjectID="_1468075919" r:id="rId359">
            <o:LockedField>false</o:LockedField>
          </o:OLEObject>
        </w:object>
      </w:r>
      <w:r>
        <w:rPr>
          <w:rFonts w:ascii="Times New Roman" w:hAnsi="Times New Roman" w:eastAsia="仿宋" w:cs="Times New Roman"/>
          <w:sz w:val="24"/>
          <w:szCs w:val="24"/>
        </w:rPr>
        <w:t>时，幂函数</w:t>
      </w:r>
      <w:r>
        <w:rPr>
          <w:rFonts w:ascii="Times New Roman" w:hAnsi="Times New Roman" w:eastAsia="仿宋" w:cs="Times New Roman"/>
          <w:position w:val="-10"/>
          <w:sz w:val="24"/>
          <w:szCs w:val="24"/>
        </w:rPr>
        <w:object>
          <v:shape id="_x0000_i1220" o:spt="75" type="#_x0000_t75" style="height:19.5pt;width:36.75pt;" o:ole="t" filled="f" o:preferrelative="t" stroked="f" coordsize="21600,21600">
            <v:path/>
            <v:fill on="f" focussize="0,0"/>
            <v:stroke on="f" joinstyle="miter"/>
            <v:imagedata r:id="rId362" o:title=""/>
            <o:lock v:ext="edit" aspectratio="t"/>
            <w10:wrap type="none"/>
            <w10:anchorlock/>
          </v:shape>
          <o:OLEObject Type="Embed" ProgID="Equation.DSMT4" ShapeID="_x0000_i1220" DrawAspect="Content" ObjectID="_1468075920" r:id="rId361">
            <o:LockedField>false</o:LockedField>
          </o:OLEObject>
        </w:object>
      </w:r>
      <w:r>
        <w:rPr>
          <w:rFonts w:ascii="Times New Roman" w:hAnsi="Times New Roman" w:eastAsia="仿宋" w:cs="Times New Roman"/>
          <w:sz w:val="24"/>
          <w:szCs w:val="24"/>
        </w:rPr>
        <w:t>的图像不关于原点成中心对称；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21" o:spt="75" type="#_x0000_t75" style="height:14.25pt;width:27pt;" o:ole="t" filled="f" o:preferrelative="t" stroked="f" coordsize="21600,21600">
            <v:path/>
            <v:fill on="f" focussize="0,0"/>
            <v:stroke on="f" joinstyle="miter"/>
            <v:imagedata r:id="rId364" o:title=""/>
            <o:lock v:ext="edit" aspectratio="t"/>
            <w10:wrap type="none"/>
            <w10:anchorlock/>
          </v:shape>
          <o:OLEObject Type="Embed" ProgID="Equation.DSMT4" ShapeID="_x0000_i1221" DrawAspect="Content" ObjectID="_1468075921" r:id="rId363">
            <o:LockedField>false</o:LockedField>
          </o:OLEObject>
        </w:object>
      </w:r>
      <w:r>
        <w:rPr>
          <w:rFonts w:ascii="Times New Roman" w:hAnsi="Times New Roman" w:eastAsia="仿宋" w:cs="Times New Roman"/>
          <w:sz w:val="24"/>
          <w:szCs w:val="24"/>
        </w:rPr>
        <w:t>时，幂函数</w:t>
      </w:r>
      <w:r>
        <w:rPr>
          <w:rFonts w:ascii="Times New Roman" w:hAnsi="Times New Roman" w:eastAsia="仿宋" w:cs="Times New Roman"/>
          <w:position w:val="-10"/>
          <w:sz w:val="24"/>
          <w:szCs w:val="24"/>
        </w:rPr>
        <w:object>
          <v:shape id="_x0000_i1222" o:spt="75" type="#_x0000_t75" style="height:19.5pt;width:35.25pt;" o:ole="t" filled="f" o:preferrelative="t" stroked="f" coordsize="21600,21600">
            <v:path/>
            <v:fill on="f" focussize="0,0"/>
            <v:stroke on="f" joinstyle="miter"/>
            <v:imagedata r:id="rId366" o:title=""/>
            <o:lock v:ext="edit" aspectratio="t"/>
            <w10:wrap type="none"/>
            <w10:anchorlock/>
          </v:shape>
          <o:OLEObject Type="Embed" ProgID="Equation.DSMT4" ShapeID="_x0000_i1222" DrawAspect="Content" ObjectID="_1468075922" r:id="rId365">
            <o:LockedField>false</o:LockedField>
          </o:OLEObject>
        </w:object>
      </w:r>
      <w:r>
        <w:rPr>
          <w:rFonts w:ascii="Times New Roman" w:hAnsi="Times New Roman" w:eastAsia="仿宋" w:cs="Times New Roman"/>
          <w:sz w:val="24"/>
          <w:szCs w:val="24"/>
        </w:rPr>
        <w:t>的图像关于原点成中心对称；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23" o:spt="75" type="#_x0000_t75" style="height:14.25pt;width:27.75pt;" o:ole="t" filled="f" o:preferrelative="t" stroked="f" coordsize="21600,21600">
            <v:path/>
            <v:fill on="f" focussize="0,0"/>
            <v:stroke on="f" joinstyle="miter"/>
            <v:imagedata r:id="rId368" o:title=""/>
            <o:lock v:ext="edit" aspectratio="t"/>
            <w10:wrap type="none"/>
            <w10:anchorlock/>
          </v:shape>
          <o:OLEObject Type="Embed" ProgID="Equation.DSMT4" ShapeID="_x0000_i1223" DrawAspect="Content" ObjectID="_1468075923" r:id="rId367">
            <o:LockedField>false</o:LockedField>
          </o:OLEObject>
        </w:object>
      </w:r>
      <w:r>
        <w:rPr>
          <w:rFonts w:ascii="Times New Roman" w:hAnsi="Times New Roman" w:eastAsia="仿宋" w:cs="Times New Roman"/>
          <w:sz w:val="24"/>
          <w:szCs w:val="24"/>
        </w:rPr>
        <w:t>时，幂函数</w:t>
      </w:r>
      <w:r>
        <w:rPr>
          <w:rFonts w:ascii="Times New Roman" w:hAnsi="Times New Roman" w:eastAsia="仿宋" w:cs="Times New Roman"/>
          <w:position w:val="-10"/>
          <w:sz w:val="24"/>
          <w:szCs w:val="24"/>
        </w:rPr>
        <w:object>
          <v:shape id="_x0000_i1224" o:spt="75" type="#_x0000_t75" style="height:19.5pt;width:33pt;" o:ole="t" filled="f" o:preferrelative="t" stroked="f" coordsize="21600,21600">
            <v:path/>
            <v:fill on="f" focussize="0,0"/>
            <v:stroke on="f" joinstyle="miter"/>
            <v:imagedata r:id="rId370" o:title=""/>
            <o:lock v:ext="edit" aspectratio="t"/>
            <w10:wrap type="none"/>
            <w10:anchorlock/>
          </v:shape>
          <o:OLEObject Type="Embed" ProgID="Equation.DSMT4" ShapeID="_x0000_i1224" DrawAspect="Content" ObjectID="_1468075924" r:id="rId369">
            <o:LockedField>false</o:LockedField>
          </o:OLEObject>
        </w:object>
      </w:r>
      <w:r>
        <w:rPr>
          <w:rFonts w:ascii="Times New Roman" w:hAnsi="Times New Roman" w:eastAsia="仿宋" w:cs="Times New Roman"/>
          <w:sz w:val="24"/>
          <w:szCs w:val="24"/>
        </w:rPr>
        <w:t>的图像不关于原点成中心对称</w:t>
      </w:r>
      <w:r>
        <w:rPr>
          <w:rFonts w:hint="eastAsia" w:ascii="Times New Roman" w:hAnsi="Times New Roman" w:eastAsia="仿宋" w:cs="Times New Roman"/>
          <w:sz w:val="24"/>
          <w:szCs w:val="24"/>
        </w:rPr>
        <w:t>.</w:t>
      </w:r>
    </w:p>
    <w:p>
      <w:pPr>
        <w:spacing w:line="312" w:lineRule="auto"/>
        <w:ind w:firstLine="480" w:firstLineChars="200"/>
        <w:rPr>
          <w:ins w:id="0" w:author="掌门1对1课程顾问陈洁玲" w:date="2022-10-19T10:21:24Z"/>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25" o:spt="75" type="#_x0000_t75" style="height:14.25pt;width:27pt;" o:ole="t" filled="f" o:preferrelative="t" stroked="f" coordsize="21600,21600">
            <v:path/>
            <v:fill on="f" focussize="0,0"/>
            <v:stroke on="f" joinstyle="miter"/>
            <v:imagedata r:id="rId364" o:title=""/>
            <o:lock v:ext="edit" aspectratio="t"/>
            <w10:wrap type="none"/>
            <w10:anchorlock/>
          </v:shape>
          <o:OLEObject Type="Embed" ProgID="Equation.DSMT4" ShapeID="_x0000_i1225" DrawAspect="Content" ObjectID="_1468075925" r:id="rId371">
            <o:LockedField>false</o:LockedField>
          </o:OLEObject>
        </w:object>
      </w:r>
      <w:r>
        <w:rPr>
          <w:rFonts w:ascii="Times New Roman" w:hAnsi="Times New Roman" w:eastAsia="仿宋" w:cs="Times New Roman"/>
          <w:sz w:val="24"/>
          <w:szCs w:val="24"/>
        </w:rPr>
        <w:t>.</w:t>
      </w:r>
    </w:p>
    <w:p>
      <w:pPr>
        <w:autoSpaceDE w:val="0"/>
        <w:autoSpaceDN w:val="0"/>
        <w:adjustRightInd w:val="0"/>
        <w:jc w:val="right"/>
        <w:rPr>
          <w:ins w:id="1" w:author="掌门1对1课程顾问陈洁玲" w:date="2022-10-19T10:21:25Z"/>
          <w:rFonts w:ascii="宋体" w:eastAsia="宋体" w:cs="宋体"/>
          <w:kern w:val="0"/>
          <w:sz w:val="24"/>
          <w:szCs w:val="24"/>
        </w:rPr>
      </w:pPr>
      <w:ins w:id="2" w:author="掌门1对1课程顾问陈洁玲" w:date="2022-10-19T10:21:25Z">
        <w:r>
          <w:rPr>
            <w:rFonts w:hint="eastAsia" w:ascii="宋体" w:eastAsia="宋体" w:cs="宋体"/>
            <w:kern w:val="0"/>
            <w:sz w:val="24"/>
            <w:szCs w:val="24"/>
          </w:rPr>
          <w:t>上海市基础教育数字化转型项目组（</w:t>
        </w:r>
      </w:ins>
      <w:ins w:id="3" w:author="掌门1对1课程顾问陈洁玲" w:date="2022-10-19T10:21:25Z">
        <w:r>
          <w:rPr>
            <w:rFonts w:hint="eastAsia" w:ascii="宋体" w:eastAsia="宋体" w:cs="宋体"/>
            <w:kern w:val="0"/>
            <w:sz w:val="24"/>
            <w:szCs w:val="24"/>
            <w:lang w:val="en-US" w:eastAsia="zh-CN"/>
          </w:rPr>
          <w:t>高中</w:t>
        </w:r>
      </w:ins>
      <w:ins w:id="4" w:author="掌门1对1课程顾问陈洁玲" w:date="2022-10-19T10:21:25Z">
        <w:r>
          <w:rPr>
            <w:rFonts w:hint="eastAsia" w:ascii="宋体" w:eastAsia="宋体" w:cs="宋体"/>
            <w:kern w:val="0"/>
            <w:sz w:val="24"/>
            <w:szCs w:val="24"/>
          </w:rPr>
          <w:t>数学）</w:t>
        </w:r>
      </w:ins>
    </w:p>
    <w:p>
      <w:pPr>
        <w:autoSpaceDE w:val="0"/>
        <w:autoSpaceDN w:val="0"/>
        <w:adjustRightInd w:val="0"/>
        <w:spacing w:line="240" w:lineRule="auto"/>
        <w:ind w:firstLine="7440" w:firstLineChars="3100"/>
        <w:rPr>
          <w:del w:id="6" w:author="掌门1对1课程顾问陈洁玲" w:date="2022-10-19T10:21:46Z"/>
          <w:rFonts w:ascii="Times New Roman" w:hAnsi="Times New Roman" w:eastAsia="仿宋" w:cs="Times New Roman"/>
          <w:sz w:val="24"/>
          <w:szCs w:val="24"/>
        </w:rPr>
        <w:pPrChange w:id="5" w:author="掌门1对1课程顾问陈洁玲" w:date="2022-10-19T10:21:43Z">
          <w:pPr>
            <w:spacing w:line="312" w:lineRule="auto"/>
            <w:ind w:firstLine="480" w:firstLineChars="200"/>
          </w:pPr>
        </w:pPrChange>
      </w:pPr>
      <w:ins w:id="7" w:author="掌门1对1课程顾问陈洁玲" w:date="2022-10-19T10:21:25Z">
        <w:r>
          <w:rPr>
            <w:rFonts w:hint="eastAsia" w:ascii="宋体" w:eastAsia="宋体" w:cs="宋体"/>
            <w:kern w:val="0"/>
            <w:sz w:val="24"/>
            <w:szCs w:val="24"/>
          </w:rPr>
          <w:t>2022年</w:t>
        </w:r>
      </w:ins>
      <w:bookmarkStart w:id="2" w:name="_GoBack"/>
      <w:bookmarkEnd w:id="2"/>
    </w:p>
    <w:p>
      <w:pPr>
        <w:autoSpaceDE w:val="0"/>
        <w:autoSpaceDN w:val="0"/>
        <w:adjustRightInd w:val="0"/>
        <w:spacing w:line="240" w:lineRule="auto"/>
        <w:ind w:firstLine="7440" w:firstLineChars="3100"/>
        <w:rPr>
          <w:rFonts w:ascii="Times New Roman" w:hAnsi="Times New Roman" w:eastAsia="仿宋" w:cs="Times New Roman"/>
          <w:sz w:val="24"/>
          <w:szCs w:val="24"/>
        </w:rPr>
        <w:pPrChange w:id="8" w:author="掌门1对1课程顾问陈洁玲" w:date="2022-10-19T10:21:46Z">
          <w:pPr>
            <w:spacing w:line="312" w:lineRule="auto"/>
            <w:ind w:firstLine="480" w:firstLineChars="200"/>
          </w:pPr>
        </w:pPrChange>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掌门1对1课程顾问陈洁玲">
    <w15:presenceInfo w15:providerId="WPS Office" w15:userId="17552808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33128E"/>
    <w:rsid w:val="0000120F"/>
    <w:rsid w:val="00002DA9"/>
    <w:rsid w:val="00003733"/>
    <w:rsid w:val="0000498E"/>
    <w:rsid w:val="000067B7"/>
    <w:rsid w:val="0001647E"/>
    <w:rsid w:val="00016999"/>
    <w:rsid w:val="00020336"/>
    <w:rsid w:val="00024EBB"/>
    <w:rsid w:val="000300BF"/>
    <w:rsid w:val="00030548"/>
    <w:rsid w:val="00031A48"/>
    <w:rsid w:val="000346FA"/>
    <w:rsid w:val="0003726D"/>
    <w:rsid w:val="00043472"/>
    <w:rsid w:val="00047724"/>
    <w:rsid w:val="000566D9"/>
    <w:rsid w:val="000706CE"/>
    <w:rsid w:val="00082EE9"/>
    <w:rsid w:val="00094FF2"/>
    <w:rsid w:val="000A1704"/>
    <w:rsid w:val="000B2A07"/>
    <w:rsid w:val="000B53F8"/>
    <w:rsid w:val="000C0B7A"/>
    <w:rsid w:val="000C319D"/>
    <w:rsid w:val="000D0D86"/>
    <w:rsid w:val="000D0F67"/>
    <w:rsid w:val="000D2089"/>
    <w:rsid w:val="000E148B"/>
    <w:rsid w:val="000E1FF9"/>
    <w:rsid w:val="000E4622"/>
    <w:rsid w:val="000E518E"/>
    <w:rsid w:val="000E59BB"/>
    <w:rsid w:val="000F1E5D"/>
    <w:rsid w:val="000F6008"/>
    <w:rsid w:val="000F796A"/>
    <w:rsid w:val="00101A4D"/>
    <w:rsid w:val="00102BD6"/>
    <w:rsid w:val="00116A37"/>
    <w:rsid w:val="001325A4"/>
    <w:rsid w:val="00141845"/>
    <w:rsid w:val="00146598"/>
    <w:rsid w:val="00153599"/>
    <w:rsid w:val="00163E05"/>
    <w:rsid w:val="00166F67"/>
    <w:rsid w:val="00167CDB"/>
    <w:rsid w:val="00183B28"/>
    <w:rsid w:val="00183C7E"/>
    <w:rsid w:val="001A352B"/>
    <w:rsid w:val="001A4704"/>
    <w:rsid w:val="001B30C0"/>
    <w:rsid w:val="001B3AA5"/>
    <w:rsid w:val="001C4FF5"/>
    <w:rsid w:val="001D537E"/>
    <w:rsid w:val="001D79B3"/>
    <w:rsid w:val="001E6173"/>
    <w:rsid w:val="001F0A14"/>
    <w:rsid w:val="00203AD0"/>
    <w:rsid w:val="0022624D"/>
    <w:rsid w:val="00227B29"/>
    <w:rsid w:val="00230E48"/>
    <w:rsid w:val="002318F3"/>
    <w:rsid w:val="0023679E"/>
    <w:rsid w:val="0023798A"/>
    <w:rsid w:val="00251AD9"/>
    <w:rsid w:val="002635F3"/>
    <w:rsid w:val="00265B95"/>
    <w:rsid w:val="00272ABD"/>
    <w:rsid w:val="002735EF"/>
    <w:rsid w:val="00275A42"/>
    <w:rsid w:val="00275CC4"/>
    <w:rsid w:val="002763E2"/>
    <w:rsid w:val="00281983"/>
    <w:rsid w:val="00290CE4"/>
    <w:rsid w:val="00295BE2"/>
    <w:rsid w:val="002965B5"/>
    <w:rsid w:val="002A2C5F"/>
    <w:rsid w:val="002A6596"/>
    <w:rsid w:val="002B2362"/>
    <w:rsid w:val="002D043C"/>
    <w:rsid w:val="002D0F11"/>
    <w:rsid w:val="002D1393"/>
    <w:rsid w:val="002D4C9B"/>
    <w:rsid w:val="002F01B1"/>
    <w:rsid w:val="002F09B2"/>
    <w:rsid w:val="002F12C1"/>
    <w:rsid w:val="00300EA0"/>
    <w:rsid w:val="00301BB6"/>
    <w:rsid w:val="003025FB"/>
    <w:rsid w:val="00324A02"/>
    <w:rsid w:val="0033128E"/>
    <w:rsid w:val="00336FAC"/>
    <w:rsid w:val="00337780"/>
    <w:rsid w:val="00345254"/>
    <w:rsid w:val="003464CF"/>
    <w:rsid w:val="00352D16"/>
    <w:rsid w:val="003570DD"/>
    <w:rsid w:val="00360D12"/>
    <w:rsid w:val="00367448"/>
    <w:rsid w:val="00375322"/>
    <w:rsid w:val="003770B4"/>
    <w:rsid w:val="0038778D"/>
    <w:rsid w:val="00390321"/>
    <w:rsid w:val="003948F9"/>
    <w:rsid w:val="003A0040"/>
    <w:rsid w:val="003B3350"/>
    <w:rsid w:val="003B49F1"/>
    <w:rsid w:val="003B5F6B"/>
    <w:rsid w:val="003C49DF"/>
    <w:rsid w:val="003D3BEC"/>
    <w:rsid w:val="003E3A56"/>
    <w:rsid w:val="003E5373"/>
    <w:rsid w:val="003E632A"/>
    <w:rsid w:val="003F1717"/>
    <w:rsid w:val="003F1773"/>
    <w:rsid w:val="004047DD"/>
    <w:rsid w:val="00413C5D"/>
    <w:rsid w:val="00422BB9"/>
    <w:rsid w:val="0042399F"/>
    <w:rsid w:val="00427120"/>
    <w:rsid w:val="00435768"/>
    <w:rsid w:val="00436FCC"/>
    <w:rsid w:val="004424EC"/>
    <w:rsid w:val="00443408"/>
    <w:rsid w:val="0044347D"/>
    <w:rsid w:val="00452476"/>
    <w:rsid w:val="00452863"/>
    <w:rsid w:val="004606D9"/>
    <w:rsid w:val="004608D8"/>
    <w:rsid w:val="004621A0"/>
    <w:rsid w:val="00464340"/>
    <w:rsid w:val="00480C63"/>
    <w:rsid w:val="00480E4A"/>
    <w:rsid w:val="0049057A"/>
    <w:rsid w:val="00491CE6"/>
    <w:rsid w:val="004930CE"/>
    <w:rsid w:val="00493D39"/>
    <w:rsid w:val="004A2D33"/>
    <w:rsid w:val="004A3104"/>
    <w:rsid w:val="004A3BD8"/>
    <w:rsid w:val="004A5ED1"/>
    <w:rsid w:val="004C216B"/>
    <w:rsid w:val="004C3CAE"/>
    <w:rsid w:val="004C615A"/>
    <w:rsid w:val="004D6C47"/>
    <w:rsid w:val="004D753B"/>
    <w:rsid w:val="004E23B7"/>
    <w:rsid w:val="004F3AD4"/>
    <w:rsid w:val="00506638"/>
    <w:rsid w:val="00517DB0"/>
    <w:rsid w:val="0052392A"/>
    <w:rsid w:val="00525CAE"/>
    <w:rsid w:val="005302BF"/>
    <w:rsid w:val="00530667"/>
    <w:rsid w:val="00542AB9"/>
    <w:rsid w:val="00544156"/>
    <w:rsid w:val="005457C4"/>
    <w:rsid w:val="00550712"/>
    <w:rsid w:val="00553889"/>
    <w:rsid w:val="00555F6B"/>
    <w:rsid w:val="00566E7C"/>
    <w:rsid w:val="00570DF8"/>
    <w:rsid w:val="005830D7"/>
    <w:rsid w:val="00586B79"/>
    <w:rsid w:val="00590355"/>
    <w:rsid w:val="005B2DE8"/>
    <w:rsid w:val="005C54C6"/>
    <w:rsid w:val="005C5D5D"/>
    <w:rsid w:val="005C7472"/>
    <w:rsid w:val="005D3B0D"/>
    <w:rsid w:val="005D64B1"/>
    <w:rsid w:val="005D77EC"/>
    <w:rsid w:val="005E2058"/>
    <w:rsid w:val="005F1C06"/>
    <w:rsid w:val="005F5EF9"/>
    <w:rsid w:val="0060235D"/>
    <w:rsid w:val="00602404"/>
    <w:rsid w:val="00603091"/>
    <w:rsid w:val="006067CE"/>
    <w:rsid w:val="006073C0"/>
    <w:rsid w:val="00610C4D"/>
    <w:rsid w:val="006134FE"/>
    <w:rsid w:val="006212EA"/>
    <w:rsid w:val="0062489A"/>
    <w:rsid w:val="00626942"/>
    <w:rsid w:val="00631901"/>
    <w:rsid w:val="00640ECB"/>
    <w:rsid w:val="00641A25"/>
    <w:rsid w:val="00643917"/>
    <w:rsid w:val="00663E41"/>
    <w:rsid w:val="0068398B"/>
    <w:rsid w:val="006866BB"/>
    <w:rsid w:val="006A4341"/>
    <w:rsid w:val="006B0556"/>
    <w:rsid w:val="006C3629"/>
    <w:rsid w:val="006C3F61"/>
    <w:rsid w:val="006D417D"/>
    <w:rsid w:val="006E7067"/>
    <w:rsid w:val="006F1557"/>
    <w:rsid w:val="006F3293"/>
    <w:rsid w:val="006F64FF"/>
    <w:rsid w:val="00701961"/>
    <w:rsid w:val="00703B63"/>
    <w:rsid w:val="00712D4A"/>
    <w:rsid w:val="00714170"/>
    <w:rsid w:val="00733EC8"/>
    <w:rsid w:val="00755A80"/>
    <w:rsid w:val="0079065E"/>
    <w:rsid w:val="00791A4A"/>
    <w:rsid w:val="00792754"/>
    <w:rsid w:val="007929E5"/>
    <w:rsid w:val="007A238F"/>
    <w:rsid w:val="007A30C6"/>
    <w:rsid w:val="007A3FA2"/>
    <w:rsid w:val="007A3FE9"/>
    <w:rsid w:val="007A5302"/>
    <w:rsid w:val="007B1000"/>
    <w:rsid w:val="007C29D5"/>
    <w:rsid w:val="007D0704"/>
    <w:rsid w:val="007D4737"/>
    <w:rsid w:val="007D523F"/>
    <w:rsid w:val="007D7A96"/>
    <w:rsid w:val="007E0225"/>
    <w:rsid w:val="007E1376"/>
    <w:rsid w:val="007F08E2"/>
    <w:rsid w:val="007F3374"/>
    <w:rsid w:val="007F4588"/>
    <w:rsid w:val="008051F7"/>
    <w:rsid w:val="00811A8A"/>
    <w:rsid w:val="00813B74"/>
    <w:rsid w:val="00816209"/>
    <w:rsid w:val="00817BC7"/>
    <w:rsid w:val="00820B01"/>
    <w:rsid w:val="00822900"/>
    <w:rsid w:val="00827A2C"/>
    <w:rsid w:val="0083207A"/>
    <w:rsid w:val="00836A88"/>
    <w:rsid w:val="00844C22"/>
    <w:rsid w:val="008476CC"/>
    <w:rsid w:val="008500F0"/>
    <w:rsid w:val="00870199"/>
    <w:rsid w:val="008717ED"/>
    <w:rsid w:val="00874E11"/>
    <w:rsid w:val="008861C5"/>
    <w:rsid w:val="00893A95"/>
    <w:rsid w:val="008B13AD"/>
    <w:rsid w:val="008B40FF"/>
    <w:rsid w:val="008B56D4"/>
    <w:rsid w:val="008B60BA"/>
    <w:rsid w:val="008C26AF"/>
    <w:rsid w:val="008D3610"/>
    <w:rsid w:val="008D6291"/>
    <w:rsid w:val="008D62EF"/>
    <w:rsid w:val="008E1552"/>
    <w:rsid w:val="008E720E"/>
    <w:rsid w:val="008F66E0"/>
    <w:rsid w:val="00904D17"/>
    <w:rsid w:val="00906E68"/>
    <w:rsid w:val="009212BC"/>
    <w:rsid w:val="00924941"/>
    <w:rsid w:val="00925481"/>
    <w:rsid w:val="00926F15"/>
    <w:rsid w:val="00933F8D"/>
    <w:rsid w:val="00934499"/>
    <w:rsid w:val="00940F8E"/>
    <w:rsid w:val="00942503"/>
    <w:rsid w:val="00957227"/>
    <w:rsid w:val="00961C0D"/>
    <w:rsid w:val="009645FF"/>
    <w:rsid w:val="00964730"/>
    <w:rsid w:val="0097518E"/>
    <w:rsid w:val="00977CFE"/>
    <w:rsid w:val="009804CF"/>
    <w:rsid w:val="00981CE0"/>
    <w:rsid w:val="009943C7"/>
    <w:rsid w:val="009A3E6A"/>
    <w:rsid w:val="009B2226"/>
    <w:rsid w:val="009C5F62"/>
    <w:rsid w:val="009D02E5"/>
    <w:rsid w:val="009D750E"/>
    <w:rsid w:val="009E5AA2"/>
    <w:rsid w:val="009E6140"/>
    <w:rsid w:val="009E7FBB"/>
    <w:rsid w:val="009F4270"/>
    <w:rsid w:val="009F4E79"/>
    <w:rsid w:val="00A045F4"/>
    <w:rsid w:val="00A0570F"/>
    <w:rsid w:val="00A12481"/>
    <w:rsid w:val="00A2170B"/>
    <w:rsid w:val="00A21C14"/>
    <w:rsid w:val="00A27ECD"/>
    <w:rsid w:val="00A42BEC"/>
    <w:rsid w:val="00A454DF"/>
    <w:rsid w:val="00A46571"/>
    <w:rsid w:val="00A47AF5"/>
    <w:rsid w:val="00A51AD0"/>
    <w:rsid w:val="00A52208"/>
    <w:rsid w:val="00A5386E"/>
    <w:rsid w:val="00A60EF9"/>
    <w:rsid w:val="00A75474"/>
    <w:rsid w:val="00A805D7"/>
    <w:rsid w:val="00A81D48"/>
    <w:rsid w:val="00A82038"/>
    <w:rsid w:val="00A83D85"/>
    <w:rsid w:val="00A905FD"/>
    <w:rsid w:val="00A9063A"/>
    <w:rsid w:val="00AA26D1"/>
    <w:rsid w:val="00AA504E"/>
    <w:rsid w:val="00AA6BAF"/>
    <w:rsid w:val="00AB3745"/>
    <w:rsid w:val="00AB5881"/>
    <w:rsid w:val="00AD58C5"/>
    <w:rsid w:val="00AD6C03"/>
    <w:rsid w:val="00AE1017"/>
    <w:rsid w:val="00AE1408"/>
    <w:rsid w:val="00AE1E9F"/>
    <w:rsid w:val="00AE2715"/>
    <w:rsid w:val="00AE355B"/>
    <w:rsid w:val="00AE4038"/>
    <w:rsid w:val="00AF39A5"/>
    <w:rsid w:val="00AF5CCB"/>
    <w:rsid w:val="00AF7D38"/>
    <w:rsid w:val="00B03F84"/>
    <w:rsid w:val="00B07BDF"/>
    <w:rsid w:val="00B15718"/>
    <w:rsid w:val="00B21AA5"/>
    <w:rsid w:val="00B24BAB"/>
    <w:rsid w:val="00B24F0B"/>
    <w:rsid w:val="00B27990"/>
    <w:rsid w:val="00B30908"/>
    <w:rsid w:val="00B32F8A"/>
    <w:rsid w:val="00B334A4"/>
    <w:rsid w:val="00B35D83"/>
    <w:rsid w:val="00B375D1"/>
    <w:rsid w:val="00B377C3"/>
    <w:rsid w:val="00B43122"/>
    <w:rsid w:val="00B44216"/>
    <w:rsid w:val="00B52EA5"/>
    <w:rsid w:val="00B554E3"/>
    <w:rsid w:val="00B55971"/>
    <w:rsid w:val="00B61B99"/>
    <w:rsid w:val="00B63C88"/>
    <w:rsid w:val="00B709DF"/>
    <w:rsid w:val="00B73509"/>
    <w:rsid w:val="00B74FF5"/>
    <w:rsid w:val="00B773E9"/>
    <w:rsid w:val="00B85FA6"/>
    <w:rsid w:val="00B901F9"/>
    <w:rsid w:val="00B95CBC"/>
    <w:rsid w:val="00B9639B"/>
    <w:rsid w:val="00BB5FDB"/>
    <w:rsid w:val="00BB77A2"/>
    <w:rsid w:val="00BB7948"/>
    <w:rsid w:val="00BD0A72"/>
    <w:rsid w:val="00BD0FA9"/>
    <w:rsid w:val="00BD5F78"/>
    <w:rsid w:val="00BE1995"/>
    <w:rsid w:val="00BE2835"/>
    <w:rsid w:val="00BE4094"/>
    <w:rsid w:val="00BE4572"/>
    <w:rsid w:val="00BF63FC"/>
    <w:rsid w:val="00BF738E"/>
    <w:rsid w:val="00C1077D"/>
    <w:rsid w:val="00C20A5F"/>
    <w:rsid w:val="00C33DF0"/>
    <w:rsid w:val="00C41744"/>
    <w:rsid w:val="00C45E41"/>
    <w:rsid w:val="00C46537"/>
    <w:rsid w:val="00C46D68"/>
    <w:rsid w:val="00C47D7C"/>
    <w:rsid w:val="00C51178"/>
    <w:rsid w:val="00C54D4B"/>
    <w:rsid w:val="00C557C3"/>
    <w:rsid w:val="00C571D1"/>
    <w:rsid w:val="00C6153E"/>
    <w:rsid w:val="00C708DE"/>
    <w:rsid w:val="00C70D99"/>
    <w:rsid w:val="00C70FF3"/>
    <w:rsid w:val="00C74401"/>
    <w:rsid w:val="00C7764D"/>
    <w:rsid w:val="00C824AA"/>
    <w:rsid w:val="00C9056D"/>
    <w:rsid w:val="00CA05AD"/>
    <w:rsid w:val="00CA21CF"/>
    <w:rsid w:val="00CA466D"/>
    <w:rsid w:val="00CA7195"/>
    <w:rsid w:val="00CB69FF"/>
    <w:rsid w:val="00CC58BD"/>
    <w:rsid w:val="00CC6210"/>
    <w:rsid w:val="00CD305B"/>
    <w:rsid w:val="00CD383B"/>
    <w:rsid w:val="00D00724"/>
    <w:rsid w:val="00D03AEA"/>
    <w:rsid w:val="00D056EF"/>
    <w:rsid w:val="00D13813"/>
    <w:rsid w:val="00D24CA1"/>
    <w:rsid w:val="00D315B6"/>
    <w:rsid w:val="00D32C54"/>
    <w:rsid w:val="00D35E2C"/>
    <w:rsid w:val="00D414A9"/>
    <w:rsid w:val="00D46C99"/>
    <w:rsid w:val="00D506FA"/>
    <w:rsid w:val="00D51CE8"/>
    <w:rsid w:val="00D535FD"/>
    <w:rsid w:val="00D55269"/>
    <w:rsid w:val="00D600A4"/>
    <w:rsid w:val="00D60F14"/>
    <w:rsid w:val="00D67A69"/>
    <w:rsid w:val="00D71FB0"/>
    <w:rsid w:val="00D7782C"/>
    <w:rsid w:val="00D97627"/>
    <w:rsid w:val="00DB447F"/>
    <w:rsid w:val="00DB478D"/>
    <w:rsid w:val="00DC18D7"/>
    <w:rsid w:val="00DD3ED5"/>
    <w:rsid w:val="00DE66AD"/>
    <w:rsid w:val="00DF7FEA"/>
    <w:rsid w:val="00E006A5"/>
    <w:rsid w:val="00E02490"/>
    <w:rsid w:val="00E047F2"/>
    <w:rsid w:val="00E069D5"/>
    <w:rsid w:val="00E13ADF"/>
    <w:rsid w:val="00E169C9"/>
    <w:rsid w:val="00E22B6C"/>
    <w:rsid w:val="00E25671"/>
    <w:rsid w:val="00E32B7A"/>
    <w:rsid w:val="00E348E3"/>
    <w:rsid w:val="00E619F7"/>
    <w:rsid w:val="00E6472C"/>
    <w:rsid w:val="00E66B5A"/>
    <w:rsid w:val="00E73E45"/>
    <w:rsid w:val="00E75B67"/>
    <w:rsid w:val="00E765C8"/>
    <w:rsid w:val="00E813A7"/>
    <w:rsid w:val="00E83227"/>
    <w:rsid w:val="00E87DCB"/>
    <w:rsid w:val="00E912FE"/>
    <w:rsid w:val="00E97160"/>
    <w:rsid w:val="00EA2FC3"/>
    <w:rsid w:val="00EA471B"/>
    <w:rsid w:val="00EB1CA4"/>
    <w:rsid w:val="00EB60BA"/>
    <w:rsid w:val="00EC0159"/>
    <w:rsid w:val="00EC0F9C"/>
    <w:rsid w:val="00EC1652"/>
    <w:rsid w:val="00EC4ED4"/>
    <w:rsid w:val="00ED40E8"/>
    <w:rsid w:val="00ED4FFD"/>
    <w:rsid w:val="00EE5080"/>
    <w:rsid w:val="00EE7094"/>
    <w:rsid w:val="00EF072F"/>
    <w:rsid w:val="00EF2695"/>
    <w:rsid w:val="00EF7467"/>
    <w:rsid w:val="00F00713"/>
    <w:rsid w:val="00F02E67"/>
    <w:rsid w:val="00F03E30"/>
    <w:rsid w:val="00F0515D"/>
    <w:rsid w:val="00F061E1"/>
    <w:rsid w:val="00F07903"/>
    <w:rsid w:val="00F12880"/>
    <w:rsid w:val="00F15E14"/>
    <w:rsid w:val="00F2272C"/>
    <w:rsid w:val="00F31BEC"/>
    <w:rsid w:val="00F46CC7"/>
    <w:rsid w:val="00F60DB7"/>
    <w:rsid w:val="00F66173"/>
    <w:rsid w:val="00F7469F"/>
    <w:rsid w:val="00F815FD"/>
    <w:rsid w:val="00F90C93"/>
    <w:rsid w:val="00F95FA2"/>
    <w:rsid w:val="00FA2B99"/>
    <w:rsid w:val="00FB1DFB"/>
    <w:rsid w:val="00FB2234"/>
    <w:rsid w:val="00FB34B8"/>
    <w:rsid w:val="00FB4F53"/>
    <w:rsid w:val="00FB61E5"/>
    <w:rsid w:val="00FC1416"/>
    <w:rsid w:val="00FC464E"/>
    <w:rsid w:val="00FD33F5"/>
    <w:rsid w:val="00FD4A36"/>
    <w:rsid w:val="00FE55FB"/>
    <w:rsid w:val="00FF1A50"/>
    <w:rsid w:val="00FF4776"/>
    <w:rsid w:val="00FF619F"/>
    <w:rsid w:val="00FF70E3"/>
    <w:rsid w:val="00FF763E"/>
    <w:rsid w:val="1682154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Plain Text"/>
    <w:basedOn w:val="1"/>
    <w:link w:val="18"/>
    <w:uiPriority w:val="0"/>
    <w:rPr>
      <w:rFonts w:ascii="宋体" w:hAnsi="Courier New" w:eastAsia="宋体" w:cs="Courier New"/>
      <w:szCs w:val="21"/>
    </w:rPr>
  </w:style>
  <w:style w:type="paragraph" w:styleId="4">
    <w:name w:val="Balloon Text"/>
    <w:basedOn w:val="1"/>
    <w:link w:val="17"/>
    <w:semiHidden/>
    <w:unhideWhenUsed/>
    <w:uiPriority w:val="99"/>
    <w:rPr>
      <w:sz w:val="18"/>
      <w:szCs w:val="18"/>
    </w:r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semiHidden/>
    <w:unhideWhenUsed/>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character" w:customStyle="1" w:styleId="13">
    <w:name w:val="页眉 Char"/>
    <w:basedOn w:val="10"/>
    <w:link w:val="6"/>
    <w:qFormat/>
    <w:uiPriority w:val="99"/>
    <w:rPr>
      <w:sz w:val="18"/>
      <w:szCs w:val="18"/>
    </w:rPr>
  </w:style>
  <w:style w:type="character" w:customStyle="1" w:styleId="14">
    <w:name w:val="页脚 Char"/>
    <w:basedOn w:val="10"/>
    <w:link w:val="5"/>
    <w:qFormat/>
    <w:uiPriority w:val="99"/>
    <w:rPr>
      <w:sz w:val="18"/>
      <w:szCs w:val="18"/>
    </w:rPr>
  </w:style>
  <w:style w:type="character" w:customStyle="1" w:styleId="15">
    <w:name w:val="批注文字 Char"/>
    <w:basedOn w:val="10"/>
    <w:link w:val="2"/>
    <w:semiHidden/>
    <w:qFormat/>
    <w:uiPriority w:val="99"/>
  </w:style>
  <w:style w:type="character" w:customStyle="1" w:styleId="16">
    <w:name w:val="批注主题 Char"/>
    <w:basedOn w:val="15"/>
    <w:link w:val="7"/>
    <w:semiHidden/>
    <w:qFormat/>
    <w:uiPriority w:val="99"/>
    <w:rPr>
      <w:b/>
      <w:bCs/>
    </w:rPr>
  </w:style>
  <w:style w:type="character" w:customStyle="1" w:styleId="17">
    <w:name w:val="批注框文本 Char"/>
    <w:basedOn w:val="10"/>
    <w:link w:val="4"/>
    <w:semiHidden/>
    <w:uiPriority w:val="99"/>
    <w:rPr>
      <w:sz w:val="18"/>
      <w:szCs w:val="18"/>
    </w:rPr>
  </w:style>
  <w:style w:type="character" w:customStyle="1" w:styleId="18">
    <w:name w:val="纯文本 Char"/>
    <w:basedOn w:val="10"/>
    <w:link w:val="3"/>
    <w:uiPriority w:val="0"/>
    <w:rPr>
      <w:rFonts w:ascii="宋体" w:hAnsi="Courier New" w:eastAsia="宋体" w:cs="Courier New"/>
      <w:szCs w:val="21"/>
    </w:rPr>
  </w:style>
  <w:style w:type="paragraph" w:customStyle="1" w:styleId="1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png"/><Relationship Id="rId93" Type="http://schemas.openxmlformats.org/officeDocument/2006/relationships/image" Target="media/image41.wmf"/><Relationship Id="rId92" Type="http://schemas.openxmlformats.org/officeDocument/2006/relationships/oleObject" Target="embeddings/oleObject49.bin"/><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image" Target="media/image3.wmf"/><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image" Target="media/image33.wmf"/><Relationship Id="rId75" Type="http://schemas.openxmlformats.org/officeDocument/2006/relationships/oleObject" Target="embeddings/oleObject40.bin"/><Relationship Id="rId74" Type="http://schemas.openxmlformats.org/officeDocument/2006/relationships/image" Target="media/image32.wmf"/><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image" Target="media/image28.wmf"/><Relationship Id="rId64" Type="http://schemas.openxmlformats.org/officeDocument/2006/relationships/oleObject" Target="embeddings/oleObject34.bin"/><Relationship Id="rId63" Type="http://schemas.openxmlformats.org/officeDocument/2006/relationships/image" Target="media/image27.wmf"/><Relationship Id="rId62" Type="http://schemas.openxmlformats.org/officeDocument/2006/relationships/oleObject" Target="embeddings/oleObject33.bin"/><Relationship Id="rId61" Type="http://schemas.openxmlformats.org/officeDocument/2006/relationships/image" Target="media/image26.wmf"/><Relationship Id="rId60" Type="http://schemas.openxmlformats.org/officeDocument/2006/relationships/oleObject" Target="embeddings/oleObject32.bin"/><Relationship Id="rId6" Type="http://schemas.openxmlformats.org/officeDocument/2006/relationships/oleObject" Target="embeddings/oleObject2.bin"/><Relationship Id="rId59" Type="http://schemas.openxmlformats.org/officeDocument/2006/relationships/image" Target="media/image25.wmf"/><Relationship Id="rId58" Type="http://schemas.openxmlformats.org/officeDocument/2006/relationships/oleObject" Target="embeddings/oleObject31.bin"/><Relationship Id="rId57" Type="http://schemas.openxmlformats.org/officeDocument/2006/relationships/image" Target="media/image24.wmf"/><Relationship Id="rId56" Type="http://schemas.openxmlformats.org/officeDocument/2006/relationships/oleObject" Target="embeddings/oleObject30.bin"/><Relationship Id="rId55" Type="http://schemas.openxmlformats.org/officeDocument/2006/relationships/image" Target="media/image23.wmf"/><Relationship Id="rId54" Type="http://schemas.openxmlformats.org/officeDocument/2006/relationships/oleObject" Target="embeddings/oleObject29.bin"/><Relationship Id="rId53" Type="http://schemas.openxmlformats.org/officeDocument/2006/relationships/image" Target="media/image22.wmf"/><Relationship Id="rId52" Type="http://schemas.openxmlformats.org/officeDocument/2006/relationships/oleObject" Target="embeddings/oleObject28.bin"/><Relationship Id="rId51" Type="http://schemas.openxmlformats.org/officeDocument/2006/relationships/oleObject" Target="embeddings/oleObject27.bin"/><Relationship Id="rId50" Type="http://schemas.openxmlformats.org/officeDocument/2006/relationships/image" Target="media/image21.wmf"/><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image" Target="media/image20.wmf"/><Relationship Id="rId46" Type="http://schemas.openxmlformats.org/officeDocument/2006/relationships/oleObject" Target="embeddings/oleObject24.bin"/><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oleObject" Target="embeddings/oleObject1.bin"/><Relationship Id="rId39" Type="http://schemas.openxmlformats.org/officeDocument/2006/relationships/oleObject" Target="embeddings/oleObject20.bin"/><Relationship Id="rId38" Type="http://schemas.openxmlformats.org/officeDocument/2006/relationships/oleObject" Target="embeddings/oleObject19.bin"/><Relationship Id="rId375" Type="http://schemas.microsoft.com/office/2011/relationships/people" Target="people.xml"/><Relationship Id="rId374" Type="http://schemas.openxmlformats.org/officeDocument/2006/relationships/fontTable" Target="fontTable.xml"/><Relationship Id="rId373" Type="http://schemas.openxmlformats.org/officeDocument/2006/relationships/customXml" Target="../customXml/item2.xml"/><Relationship Id="rId372" Type="http://schemas.openxmlformats.org/officeDocument/2006/relationships/customXml" Target="../customXml/item1.xml"/><Relationship Id="rId371" Type="http://schemas.openxmlformats.org/officeDocument/2006/relationships/oleObject" Target="embeddings/oleObject201.bin"/><Relationship Id="rId370" Type="http://schemas.openxmlformats.org/officeDocument/2006/relationships/image" Target="media/image167.wmf"/><Relationship Id="rId37" Type="http://schemas.openxmlformats.org/officeDocument/2006/relationships/image" Target="media/image16.wmf"/><Relationship Id="rId369" Type="http://schemas.openxmlformats.org/officeDocument/2006/relationships/oleObject" Target="embeddings/oleObject200.bin"/><Relationship Id="rId368" Type="http://schemas.openxmlformats.org/officeDocument/2006/relationships/image" Target="media/image166.wmf"/><Relationship Id="rId367" Type="http://schemas.openxmlformats.org/officeDocument/2006/relationships/oleObject" Target="embeddings/oleObject199.bin"/><Relationship Id="rId366" Type="http://schemas.openxmlformats.org/officeDocument/2006/relationships/image" Target="media/image165.wmf"/><Relationship Id="rId365" Type="http://schemas.openxmlformats.org/officeDocument/2006/relationships/oleObject" Target="embeddings/oleObject198.bin"/><Relationship Id="rId364" Type="http://schemas.openxmlformats.org/officeDocument/2006/relationships/image" Target="media/image164.wmf"/><Relationship Id="rId363" Type="http://schemas.openxmlformats.org/officeDocument/2006/relationships/oleObject" Target="embeddings/oleObject197.bin"/><Relationship Id="rId362" Type="http://schemas.openxmlformats.org/officeDocument/2006/relationships/image" Target="media/image163.wmf"/><Relationship Id="rId361" Type="http://schemas.openxmlformats.org/officeDocument/2006/relationships/oleObject" Target="embeddings/oleObject196.bin"/><Relationship Id="rId360" Type="http://schemas.openxmlformats.org/officeDocument/2006/relationships/image" Target="media/image162.wmf"/><Relationship Id="rId36" Type="http://schemas.openxmlformats.org/officeDocument/2006/relationships/oleObject" Target="embeddings/oleObject18.bin"/><Relationship Id="rId359" Type="http://schemas.openxmlformats.org/officeDocument/2006/relationships/oleObject" Target="embeddings/oleObject195.bin"/><Relationship Id="rId358" Type="http://schemas.openxmlformats.org/officeDocument/2006/relationships/image" Target="media/image161.wmf"/><Relationship Id="rId357" Type="http://schemas.openxmlformats.org/officeDocument/2006/relationships/oleObject" Target="embeddings/oleObject194.bin"/><Relationship Id="rId356" Type="http://schemas.openxmlformats.org/officeDocument/2006/relationships/image" Target="media/image160.wmf"/><Relationship Id="rId355" Type="http://schemas.openxmlformats.org/officeDocument/2006/relationships/oleObject" Target="embeddings/oleObject193.bin"/><Relationship Id="rId354" Type="http://schemas.openxmlformats.org/officeDocument/2006/relationships/image" Target="media/image159.wmf"/><Relationship Id="rId353" Type="http://schemas.openxmlformats.org/officeDocument/2006/relationships/oleObject" Target="embeddings/oleObject192.bin"/><Relationship Id="rId352" Type="http://schemas.openxmlformats.org/officeDocument/2006/relationships/image" Target="media/image158.wmf"/><Relationship Id="rId351" Type="http://schemas.openxmlformats.org/officeDocument/2006/relationships/oleObject" Target="embeddings/oleObject191.bin"/><Relationship Id="rId350" Type="http://schemas.openxmlformats.org/officeDocument/2006/relationships/image" Target="media/image157.wmf"/><Relationship Id="rId35" Type="http://schemas.openxmlformats.org/officeDocument/2006/relationships/image" Target="media/image15.wmf"/><Relationship Id="rId349" Type="http://schemas.openxmlformats.org/officeDocument/2006/relationships/oleObject" Target="embeddings/oleObject190.bin"/><Relationship Id="rId348" Type="http://schemas.openxmlformats.org/officeDocument/2006/relationships/image" Target="media/image156.wmf"/><Relationship Id="rId347" Type="http://schemas.openxmlformats.org/officeDocument/2006/relationships/oleObject" Target="embeddings/oleObject189.bin"/><Relationship Id="rId346" Type="http://schemas.openxmlformats.org/officeDocument/2006/relationships/image" Target="media/image155.wmf"/><Relationship Id="rId345" Type="http://schemas.openxmlformats.org/officeDocument/2006/relationships/oleObject" Target="embeddings/oleObject188.bin"/><Relationship Id="rId344" Type="http://schemas.openxmlformats.org/officeDocument/2006/relationships/image" Target="media/image154.wmf"/><Relationship Id="rId343" Type="http://schemas.openxmlformats.org/officeDocument/2006/relationships/oleObject" Target="embeddings/oleObject187.bin"/><Relationship Id="rId342" Type="http://schemas.openxmlformats.org/officeDocument/2006/relationships/image" Target="media/image153.wmf"/><Relationship Id="rId341" Type="http://schemas.openxmlformats.org/officeDocument/2006/relationships/oleObject" Target="embeddings/oleObject186.bin"/><Relationship Id="rId340" Type="http://schemas.openxmlformats.org/officeDocument/2006/relationships/image" Target="media/image152.wmf"/><Relationship Id="rId34" Type="http://schemas.openxmlformats.org/officeDocument/2006/relationships/oleObject" Target="embeddings/oleObject17.bin"/><Relationship Id="rId339" Type="http://schemas.openxmlformats.org/officeDocument/2006/relationships/oleObject" Target="embeddings/oleObject185.bin"/><Relationship Id="rId338" Type="http://schemas.openxmlformats.org/officeDocument/2006/relationships/image" Target="media/image151.wmf"/><Relationship Id="rId337" Type="http://schemas.openxmlformats.org/officeDocument/2006/relationships/oleObject" Target="embeddings/oleObject184.bin"/><Relationship Id="rId336" Type="http://schemas.openxmlformats.org/officeDocument/2006/relationships/image" Target="media/image150.wmf"/><Relationship Id="rId335" Type="http://schemas.openxmlformats.org/officeDocument/2006/relationships/oleObject" Target="embeddings/oleObject183.bin"/><Relationship Id="rId334" Type="http://schemas.openxmlformats.org/officeDocument/2006/relationships/image" Target="media/image149.emf"/><Relationship Id="rId333" Type="http://schemas.openxmlformats.org/officeDocument/2006/relationships/image" Target="media/image148.wmf"/><Relationship Id="rId332" Type="http://schemas.openxmlformats.org/officeDocument/2006/relationships/oleObject" Target="embeddings/oleObject182.bin"/><Relationship Id="rId331" Type="http://schemas.openxmlformats.org/officeDocument/2006/relationships/image" Target="media/image147.wmf"/><Relationship Id="rId330" Type="http://schemas.openxmlformats.org/officeDocument/2006/relationships/oleObject" Target="embeddings/oleObject181.bin"/><Relationship Id="rId33" Type="http://schemas.openxmlformats.org/officeDocument/2006/relationships/oleObject" Target="embeddings/oleObject16.bin"/><Relationship Id="rId329" Type="http://schemas.openxmlformats.org/officeDocument/2006/relationships/image" Target="media/image146.wmf"/><Relationship Id="rId328" Type="http://schemas.openxmlformats.org/officeDocument/2006/relationships/oleObject" Target="embeddings/oleObject180.bin"/><Relationship Id="rId327" Type="http://schemas.openxmlformats.org/officeDocument/2006/relationships/image" Target="media/image145.wmf"/><Relationship Id="rId326" Type="http://schemas.openxmlformats.org/officeDocument/2006/relationships/oleObject" Target="embeddings/oleObject179.bin"/><Relationship Id="rId325" Type="http://schemas.openxmlformats.org/officeDocument/2006/relationships/image" Target="media/image144.wmf"/><Relationship Id="rId324" Type="http://schemas.openxmlformats.org/officeDocument/2006/relationships/oleObject" Target="embeddings/oleObject178.bin"/><Relationship Id="rId323" Type="http://schemas.openxmlformats.org/officeDocument/2006/relationships/image" Target="media/image143.wmf"/><Relationship Id="rId322" Type="http://schemas.openxmlformats.org/officeDocument/2006/relationships/oleObject" Target="embeddings/oleObject177.bin"/><Relationship Id="rId321" Type="http://schemas.openxmlformats.org/officeDocument/2006/relationships/image" Target="media/image142.emf"/><Relationship Id="rId320" Type="http://schemas.openxmlformats.org/officeDocument/2006/relationships/image" Target="media/image141.wmf"/><Relationship Id="rId32" Type="http://schemas.openxmlformats.org/officeDocument/2006/relationships/image" Target="media/image14.wmf"/><Relationship Id="rId319" Type="http://schemas.openxmlformats.org/officeDocument/2006/relationships/oleObject" Target="embeddings/oleObject176.bin"/><Relationship Id="rId318" Type="http://schemas.openxmlformats.org/officeDocument/2006/relationships/image" Target="media/image140.wmf"/><Relationship Id="rId317" Type="http://schemas.openxmlformats.org/officeDocument/2006/relationships/oleObject" Target="embeddings/oleObject175.bin"/><Relationship Id="rId316" Type="http://schemas.openxmlformats.org/officeDocument/2006/relationships/image" Target="media/image139.wmf"/><Relationship Id="rId315" Type="http://schemas.openxmlformats.org/officeDocument/2006/relationships/oleObject" Target="embeddings/oleObject174.bin"/><Relationship Id="rId314" Type="http://schemas.openxmlformats.org/officeDocument/2006/relationships/image" Target="media/image138.wmf"/><Relationship Id="rId313" Type="http://schemas.openxmlformats.org/officeDocument/2006/relationships/oleObject" Target="embeddings/oleObject173.bin"/><Relationship Id="rId312" Type="http://schemas.openxmlformats.org/officeDocument/2006/relationships/image" Target="media/image137.wmf"/><Relationship Id="rId311" Type="http://schemas.openxmlformats.org/officeDocument/2006/relationships/oleObject" Target="embeddings/oleObject172.bin"/><Relationship Id="rId310" Type="http://schemas.openxmlformats.org/officeDocument/2006/relationships/image" Target="media/image136.wmf"/><Relationship Id="rId31" Type="http://schemas.openxmlformats.org/officeDocument/2006/relationships/oleObject" Target="embeddings/oleObject15.bin"/><Relationship Id="rId309" Type="http://schemas.openxmlformats.org/officeDocument/2006/relationships/oleObject" Target="embeddings/oleObject171.bin"/><Relationship Id="rId308" Type="http://schemas.openxmlformats.org/officeDocument/2006/relationships/image" Target="media/image135.wmf"/><Relationship Id="rId307" Type="http://schemas.openxmlformats.org/officeDocument/2006/relationships/oleObject" Target="embeddings/oleObject170.bin"/><Relationship Id="rId306" Type="http://schemas.openxmlformats.org/officeDocument/2006/relationships/image" Target="media/image134.wmf"/><Relationship Id="rId305" Type="http://schemas.openxmlformats.org/officeDocument/2006/relationships/oleObject" Target="embeddings/oleObject169.bin"/><Relationship Id="rId304" Type="http://schemas.openxmlformats.org/officeDocument/2006/relationships/image" Target="media/image133.wmf"/><Relationship Id="rId303" Type="http://schemas.openxmlformats.org/officeDocument/2006/relationships/oleObject" Target="embeddings/oleObject168.bin"/><Relationship Id="rId302" Type="http://schemas.openxmlformats.org/officeDocument/2006/relationships/image" Target="media/image132.wmf"/><Relationship Id="rId301" Type="http://schemas.openxmlformats.org/officeDocument/2006/relationships/oleObject" Target="embeddings/oleObject167.bin"/><Relationship Id="rId300" Type="http://schemas.openxmlformats.org/officeDocument/2006/relationships/image" Target="media/image131.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66.bin"/><Relationship Id="rId298" Type="http://schemas.openxmlformats.org/officeDocument/2006/relationships/image" Target="media/image130.wmf"/><Relationship Id="rId297" Type="http://schemas.openxmlformats.org/officeDocument/2006/relationships/oleObject" Target="embeddings/oleObject165.bin"/><Relationship Id="rId296" Type="http://schemas.openxmlformats.org/officeDocument/2006/relationships/image" Target="media/image129.wmf"/><Relationship Id="rId295" Type="http://schemas.openxmlformats.org/officeDocument/2006/relationships/oleObject" Target="embeddings/oleObject164.bin"/><Relationship Id="rId294" Type="http://schemas.openxmlformats.org/officeDocument/2006/relationships/image" Target="media/image128.wmf"/><Relationship Id="rId293" Type="http://schemas.openxmlformats.org/officeDocument/2006/relationships/oleObject" Target="embeddings/oleObject163.bin"/><Relationship Id="rId292" Type="http://schemas.openxmlformats.org/officeDocument/2006/relationships/image" Target="media/image127.wmf"/><Relationship Id="rId291" Type="http://schemas.openxmlformats.org/officeDocument/2006/relationships/oleObject" Target="embeddings/oleObject162.bin"/><Relationship Id="rId290" Type="http://schemas.openxmlformats.org/officeDocument/2006/relationships/image" Target="media/image126.wmf"/><Relationship Id="rId29" Type="http://schemas.openxmlformats.org/officeDocument/2006/relationships/oleObject" Target="embeddings/oleObject13.bin"/><Relationship Id="rId289" Type="http://schemas.openxmlformats.org/officeDocument/2006/relationships/oleObject" Target="embeddings/oleObject161.bin"/><Relationship Id="rId288" Type="http://schemas.openxmlformats.org/officeDocument/2006/relationships/image" Target="media/image125.wmf"/><Relationship Id="rId287" Type="http://schemas.openxmlformats.org/officeDocument/2006/relationships/oleObject" Target="embeddings/oleObject160.bin"/><Relationship Id="rId286" Type="http://schemas.openxmlformats.org/officeDocument/2006/relationships/image" Target="media/image124.wmf"/><Relationship Id="rId285" Type="http://schemas.openxmlformats.org/officeDocument/2006/relationships/oleObject" Target="embeddings/oleObject159.bin"/><Relationship Id="rId284" Type="http://schemas.openxmlformats.org/officeDocument/2006/relationships/image" Target="media/image123.wmf"/><Relationship Id="rId283" Type="http://schemas.openxmlformats.org/officeDocument/2006/relationships/oleObject" Target="embeddings/oleObject158.bin"/><Relationship Id="rId282" Type="http://schemas.openxmlformats.org/officeDocument/2006/relationships/image" Target="media/image122.wmf"/><Relationship Id="rId281" Type="http://schemas.openxmlformats.org/officeDocument/2006/relationships/oleObject" Target="embeddings/oleObject157.bin"/><Relationship Id="rId280" Type="http://schemas.openxmlformats.org/officeDocument/2006/relationships/image" Target="media/image121.wmf"/><Relationship Id="rId28" Type="http://schemas.openxmlformats.org/officeDocument/2006/relationships/image" Target="media/image13.wmf"/><Relationship Id="rId279" Type="http://schemas.openxmlformats.org/officeDocument/2006/relationships/oleObject" Target="embeddings/oleObject156.bin"/><Relationship Id="rId278" Type="http://schemas.openxmlformats.org/officeDocument/2006/relationships/image" Target="media/image120.wmf"/><Relationship Id="rId277" Type="http://schemas.openxmlformats.org/officeDocument/2006/relationships/oleObject" Target="embeddings/oleObject155.bin"/><Relationship Id="rId276" Type="http://schemas.openxmlformats.org/officeDocument/2006/relationships/image" Target="media/image119.wmf"/><Relationship Id="rId275" Type="http://schemas.openxmlformats.org/officeDocument/2006/relationships/oleObject" Target="embeddings/oleObject154.bin"/><Relationship Id="rId274" Type="http://schemas.openxmlformats.org/officeDocument/2006/relationships/image" Target="media/image118.wmf"/><Relationship Id="rId273" Type="http://schemas.openxmlformats.org/officeDocument/2006/relationships/oleObject" Target="embeddings/oleObject153.bin"/><Relationship Id="rId272" Type="http://schemas.openxmlformats.org/officeDocument/2006/relationships/image" Target="media/image117.wmf"/><Relationship Id="rId271" Type="http://schemas.openxmlformats.org/officeDocument/2006/relationships/oleObject" Target="embeddings/oleObject152.bin"/><Relationship Id="rId270" Type="http://schemas.openxmlformats.org/officeDocument/2006/relationships/image" Target="media/image116.wmf"/><Relationship Id="rId27" Type="http://schemas.openxmlformats.org/officeDocument/2006/relationships/oleObject" Target="embeddings/oleObject12.bin"/><Relationship Id="rId269" Type="http://schemas.openxmlformats.org/officeDocument/2006/relationships/oleObject" Target="embeddings/oleObject151.bin"/><Relationship Id="rId268" Type="http://schemas.openxmlformats.org/officeDocument/2006/relationships/image" Target="media/image115.wmf"/><Relationship Id="rId267" Type="http://schemas.openxmlformats.org/officeDocument/2006/relationships/oleObject" Target="embeddings/oleObject150.bin"/><Relationship Id="rId266" Type="http://schemas.openxmlformats.org/officeDocument/2006/relationships/image" Target="media/image114.wmf"/><Relationship Id="rId265" Type="http://schemas.openxmlformats.org/officeDocument/2006/relationships/oleObject" Target="embeddings/oleObject149.bin"/><Relationship Id="rId264" Type="http://schemas.openxmlformats.org/officeDocument/2006/relationships/oleObject" Target="embeddings/oleObject148.bin"/><Relationship Id="rId263" Type="http://schemas.openxmlformats.org/officeDocument/2006/relationships/oleObject" Target="embeddings/oleObject147.bin"/><Relationship Id="rId262" Type="http://schemas.openxmlformats.org/officeDocument/2006/relationships/image" Target="media/image113.wmf"/><Relationship Id="rId261" Type="http://schemas.openxmlformats.org/officeDocument/2006/relationships/oleObject" Target="embeddings/oleObject146.bin"/><Relationship Id="rId260" Type="http://schemas.openxmlformats.org/officeDocument/2006/relationships/image" Target="media/image112.wmf"/><Relationship Id="rId26" Type="http://schemas.openxmlformats.org/officeDocument/2006/relationships/image" Target="media/image12.wmf"/><Relationship Id="rId259" Type="http://schemas.openxmlformats.org/officeDocument/2006/relationships/oleObject" Target="embeddings/oleObject145.bin"/><Relationship Id="rId258" Type="http://schemas.openxmlformats.org/officeDocument/2006/relationships/image" Target="media/image111.png"/><Relationship Id="rId257" Type="http://schemas.openxmlformats.org/officeDocument/2006/relationships/image" Target="media/image110.wmf"/><Relationship Id="rId256" Type="http://schemas.openxmlformats.org/officeDocument/2006/relationships/oleObject" Target="embeddings/oleObject144.bin"/><Relationship Id="rId255" Type="http://schemas.openxmlformats.org/officeDocument/2006/relationships/image" Target="media/image109.png"/><Relationship Id="rId254" Type="http://schemas.openxmlformats.org/officeDocument/2006/relationships/image" Target="media/image108.wmf"/><Relationship Id="rId253" Type="http://schemas.openxmlformats.org/officeDocument/2006/relationships/oleObject" Target="embeddings/oleObject143.bin"/><Relationship Id="rId252" Type="http://schemas.openxmlformats.org/officeDocument/2006/relationships/image" Target="media/image107.wmf"/><Relationship Id="rId251" Type="http://schemas.openxmlformats.org/officeDocument/2006/relationships/oleObject" Target="embeddings/oleObject142.bin"/><Relationship Id="rId250" Type="http://schemas.openxmlformats.org/officeDocument/2006/relationships/image" Target="media/image106.wmf"/><Relationship Id="rId25" Type="http://schemas.openxmlformats.org/officeDocument/2006/relationships/oleObject" Target="embeddings/oleObject11.bin"/><Relationship Id="rId249" Type="http://schemas.openxmlformats.org/officeDocument/2006/relationships/oleObject" Target="embeddings/oleObject141.bin"/><Relationship Id="rId248" Type="http://schemas.openxmlformats.org/officeDocument/2006/relationships/image" Target="media/image105.png"/><Relationship Id="rId247" Type="http://schemas.openxmlformats.org/officeDocument/2006/relationships/image" Target="media/image104.wmf"/><Relationship Id="rId246" Type="http://schemas.openxmlformats.org/officeDocument/2006/relationships/oleObject" Target="embeddings/oleObject140.bin"/><Relationship Id="rId245" Type="http://schemas.openxmlformats.org/officeDocument/2006/relationships/image" Target="media/image103.wmf"/><Relationship Id="rId244" Type="http://schemas.openxmlformats.org/officeDocument/2006/relationships/oleObject" Target="embeddings/oleObject139.bin"/><Relationship Id="rId243" Type="http://schemas.openxmlformats.org/officeDocument/2006/relationships/image" Target="media/image102.wmf"/><Relationship Id="rId242" Type="http://schemas.openxmlformats.org/officeDocument/2006/relationships/oleObject" Target="embeddings/oleObject138.bin"/><Relationship Id="rId241" Type="http://schemas.openxmlformats.org/officeDocument/2006/relationships/oleObject" Target="embeddings/oleObject137.bin"/><Relationship Id="rId240" Type="http://schemas.openxmlformats.org/officeDocument/2006/relationships/oleObject" Target="embeddings/oleObject136.bin"/><Relationship Id="rId24" Type="http://schemas.openxmlformats.org/officeDocument/2006/relationships/image" Target="media/image11.wmf"/><Relationship Id="rId239" Type="http://schemas.openxmlformats.org/officeDocument/2006/relationships/image" Target="media/image101.wmf"/><Relationship Id="rId238" Type="http://schemas.openxmlformats.org/officeDocument/2006/relationships/oleObject" Target="embeddings/oleObject135.bin"/><Relationship Id="rId237" Type="http://schemas.openxmlformats.org/officeDocument/2006/relationships/image" Target="media/image100.wmf"/><Relationship Id="rId236" Type="http://schemas.openxmlformats.org/officeDocument/2006/relationships/oleObject" Target="embeddings/oleObject134.bin"/><Relationship Id="rId235" Type="http://schemas.openxmlformats.org/officeDocument/2006/relationships/image" Target="media/image99.wmf"/><Relationship Id="rId234" Type="http://schemas.openxmlformats.org/officeDocument/2006/relationships/oleObject" Target="embeddings/oleObject133.bin"/><Relationship Id="rId233" Type="http://schemas.openxmlformats.org/officeDocument/2006/relationships/image" Target="media/image98.wmf"/><Relationship Id="rId232" Type="http://schemas.openxmlformats.org/officeDocument/2006/relationships/oleObject" Target="embeddings/oleObject132.bin"/><Relationship Id="rId231" Type="http://schemas.openxmlformats.org/officeDocument/2006/relationships/image" Target="media/image97.wmf"/><Relationship Id="rId230" Type="http://schemas.openxmlformats.org/officeDocument/2006/relationships/oleObject" Target="embeddings/oleObject131.bin"/><Relationship Id="rId23" Type="http://schemas.openxmlformats.org/officeDocument/2006/relationships/oleObject" Target="embeddings/oleObject10.bin"/><Relationship Id="rId229" Type="http://schemas.openxmlformats.org/officeDocument/2006/relationships/image" Target="media/image96.wmf"/><Relationship Id="rId228" Type="http://schemas.openxmlformats.org/officeDocument/2006/relationships/oleObject" Target="embeddings/oleObject130.bin"/><Relationship Id="rId227" Type="http://schemas.openxmlformats.org/officeDocument/2006/relationships/image" Target="media/image95.wmf"/><Relationship Id="rId226" Type="http://schemas.openxmlformats.org/officeDocument/2006/relationships/oleObject" Target="embeddings/oleObject129.bin"/><Relationship Id="rId225" Type="http://schemas.openxmlformats.org/officeDocument/2006/relationships/image" Target="media/image94.wmf"/><Relationship Id="rId224" Type="http://schemas.openxmlformats.org/officeDocument/2006/relationships/oleObject" Target="embeddings/oleObject128.bin"/><Relationship Id="rId223" Type="http://schemas.openxmlformats.org/officeDocument/2006/relationships/image" Target="media/image93.wmf"/><Relationship Id="rId222" Type="http://schemas.openxmlformats.org/officeDocument/2006/relationships/oleObject" Target="embeddings/oleObject127.bin"/><Relationship Id="rId221" Type="http://schemas.openxmlformats.org/officeDocument/2006/relationships/image" Target="media/image92.wmf"/><Relationship Id="rId220" Type="http://schemas.openxmlformats.org/officeDocument/2006/relationships/oleObject" Target="embeddings/oleObject126.bin"/><Relationship Id="rId22" Type="http://schemas.openxmlformats.org/officeDocument/2006/relationships/image" Target="media/image10.wmf"/><Relationship Id="rId219" Type="http://schemas.openxmlformats.org/officeDocument/2006/relationships/oleObject" Target="embeddings/oleObject125.bin"/><Relationship Id="rId218" Type="http://schemas.openxmlformats.org/officeDocument/2006/relationships/image" Target="media/image91.wmf"/><Relationship Id="rId217" Type="http://schemas.openxmlformats.org/officeDocument/2006/relationships/oleObject" Target="embeddings/oleObject124.bin"/><Relationship Id="rId216" Type="http://schemas.openxmlformats.org/officeDocument/2006/relationships/oleObject" Target="embeddings/oleObject123.bin"/><Relationship Id="rId215" Type="http://schemas.openxmlformats.org/officeDocument/2006/relationships/oleObject" Target="embeddings/oleObject122.bin"/><Relationship Id="rId214" Type="http://schemas.openxmlformats.org/officeDocument/2006/relationships/image" Target="media/image90.wmf"/><Relationship Id="rId213" Type="http://schemas.openxmlformats.org/officeDocument/2006/relationships/oleObject" Target="embeddings/oleObject121.bin"/><Relationship Id="rId212" Type="http://schemas.openxmlformats.org/officeDocument/2006/relationships/image" Target="media/image89.wmf"/><Relationship Id="rId211" Type="http://schemas.openxmlformats.org/officeDocument/2006/relationships/oleObject" Target="embeddings/oleObject120.bin"/><Relationship Id="rId210" Type="http://schemas.openxmlformats.org/officeDocument/2006/relationships/image" Target="media/image88.wmf"/><Relationship Id="rId21" Type="http://schemas.openxmlformats.org/officeDocument/2006/relationships/oleObject" Target="embeddings/oleObject9.bin"/><Relationship Id="rId209" Type="http://schemas.openxmlformats.org/officeDocument/2006/relationships/oleObject" Target="embeddings/oleObject119.bin"/><Relationship Id="rId208" Type="http://schemas.openxmlformats.org/officeDocument/2006/relationships/oleObject" Target="embeddings/oleObject118.bin"/><Relationship Id="rId207" Type="http://schemas.openxmlformats.org/officeDocument/2006/relationships/image" Target="media/image87.wmf"/><Relationship Id="rId206" Type="http://schemas.openxmlformats.org/officeDocument/2006/relationships/oleObject" Target="embeddings/oleObject117.bin"/><Relationship Id="rId205" Type="http://schemas.openxmlformats.org/officeDocument/2006/relationships/oleObject" Target="embeddings/oleObject116.bin"/><Relationship Id="rId204" Type="http://schemas.openxmlformats.org/officeDocument/2006/relationships/image" Target="media/image86.wmf"/><Relationship Id="rId203" Type="http://schemas.openxmlformats.org/officeDocument/2006/relationships/oleObject" Target="embeddings/oleObject115.bin"/><Relationship Id="rId202" Type="http://schemas.openxmlformats.org/officeDocument/2006/relationships/image" Target="media/image85.wmf"/><Relationship Id="rId201" Type="http://schemas.openxmlformats.org/officeDocument/2006/relationships/oleObject" Target="embeddings/oleObject114.bin"/><Relationship Id="rId200" Type="http://schemas.openxmlformats.org/officeDocument/2006/relationships/image" Target="media/image84.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oleObject" Target="embeddings/oleObject112.bin"/><Relationship Id="rId197" Type="http://schemas.openxmlformats.org/officeDocument/2006/relationships/image" Target="media/image83.emf"/><Relationship Id="rId196" Type="http://schemas.openxmlformats.org/officeDocument/2006/relationships/oleObject" Target="embeddings/oleObject111.bin"/><Relationship Id="rId195" Type="http://schemas.openxmlformats.org/officeDocument/2006/relationships/oleObject" Target="embeddings/oleObject110.bin"/><Relationship Id="rId194" Type="http://schemas.openxmlformats.org/officeDocument/2006/relationships/image" Target="media/image82.wmf"/><Relationship Id="rId193" Type="http://schemas.openxmlformats.org/officeDocument/2006/relationships/oleObject" Target="embeddings/oleObject109.bin"/><Relationship Id="rId192" Type="http://schemas.openxmlformats.org/officeDocument/2006/relationships/oleObject" Target="embeddings/oleObject108.bin"/><Relationship Id="rId191" Type="http://schemas.openxmlformats.org/officeDocument/2006/relationships/image" Target="media/image81.wmf"/><Relationship Id="rId190" Type="http://schemas.openxmlformats.org/officeDocument/2006/relationships/oleObject" Target="embeddings/oleObject107.bin"/><Relationship Id="rId19" Type="http://schemas.openxmlformats.org/officeDocument/2006/relationships/oleObject" Target="embeddings/oleObject8.bin"/><Relationship Id="rId189" Type="http://schemas.openxmlformats.org/officeDocument/2006/relationships/image" Target="media/image80.wmf"/><Relationship Id="rId188" Type="http://schemas.openxmlformats.org/officeDocument/2006/relationships/oleObject" Target="embeddings/oleObject106.bin"/><Relationship Id="rId187" Type="http://schemas.openxmlformats.org/officeDocument/2006/relationships/oleObject" Target="embeddings/oleObject105.bin"/><Relationship Id="rId186" Type="http://schemas.openxmlformats.org/officeDocument/2006/relationships/image" Target="media/image79.wmf"/><Relationship Id="rId185" Type="http://schemas.openxmlformats.org/officeDocument/2006/relationships/oleObject" Target="embeddings/oleObject104.bin"/><Relationship Id="rId184" Type="http://schemas.openxmlformats.org/officeDocument/2006/relationships/image" Target="media/image78.wmf"/><Relationship Id="rId183" Type="http://schemas.openxmlformats.org/officeDocument/2006/relationships/oleObject" Target="embeddings/oleObject103.bin"/><Relationship Id="rId182" Type="http://schemas.openxmlformats.org/officeDocument/2006/relationships/image" Target="media/image77.wmf"/><Relationship Id="rId181" Type="http://schemas.openxmlformats.org/officeDocument/2006/relationships/oleObject" Target="embeddings/oleObject102.bin"/><Relationship Id="rId180" Type="http://schemas.openxmlformats.org/officeDocument/2006/relationships/image" Target="media/image76.wmf"/><Relationship Id="rId18" Type="http://schemas.openxmlformats.org/officeDocument/2006/relationships/image" Target="media/image8.wmf"/><Relationship Id="rId179" Type="http://schemas.openxmlformats.org/officeDocument/2006/relationships/oleObject" Target="embeddings/oleObject101.bin"/><Relationship Id="rId178" Type="http://schemas.openxmlformats.org/officeDocument/2006/relationships/image" Target="media/image75.wmf"/><Relationship Id="rId177" Type="http://schemas.openxmlformats.org/officeDocument/2006/relationships/oleObject" Target="embeddings/oleObject100.bin"/><Relationship Id="rId176" Type="http://schemas.openxmlformats.org/officeDocument/2006/relationships/image" Target="media/image74.wmf"/><Relationship Id="rId175" Type="http://schemas.openxmlformats.org/officeDocument/2006/relationships/oleObject" Target="embeddings/oleObject99.bin"/><Relationship Id="rId174" Type="http://schemas.openxmlformats.org/officeDocument/2006/relationships/image" Target="media/image73.wmf"/><Relationship Id="rId173" Type="http://schemas.openxmlformats.org/officeDocument/2006/relationships/oleObject" Target="embeddings/oleObject98.bin"/><Relationship Id="rId172" Type="http://schemas.openxmlformats.org/officeDocument/2006/relationships/image" Target="media/image72.png"/><Relationship Id="rId171" Type="http://schemas.openxmlformats.org/officeDocument/2006/relationships/image" Target="media/image71.wmf"/><Relationship Id="rId170" Type="http://schemas.openxmlformats.org/officeDocument/2006/relationships/oleObject" Target="embeddings/oleObject97.bin"/><Relationship Id="rId17" Type="http://schemas.openxmlformats.org/officeDocument/2006/relationships/oleObject" Target="embeddings/oleObject7.bin"/><Relationship Id="rId169" Type="http://schemas.openxmlformats.org/officeDocument/2006/relationships/oleObject" Target="embeddings/oleObject96.bin"/><Relationship Id="rId168" Type="http://schemas.openxmlformats.org/officeDocument/2006/relationships/oleObject" Target="embeddings/oleObject95.bin"/><Relationship Id="rId167" Type="http://schemas.openxmlformats.org/officeDocument/2006/relationships/oleObject" Target="embeddings/oleObject94.bin"/><Relationship Id="rId166" Type="http://schemas.openxmlformats.org/officeDocument/2006/relationships/image" Target="media/image70.wmf"/><Relationship Id="rId165" Type="http://schemas.openxmlformats.org/officeDocument/2006/relationships/oleObject" Target="embeddings/oleObject93.bin"/><Relationship Id="rId164" Type="http://schemas.openxmlformats.org/officeDocument/2006/relationships/image" Target="media/image69.wmf"/><Relationship Id="rId163" Type="http://schemas.openxmlformats.org/officeDocument/2006/relationships/oleObject" Target="embeddings/oleObject92.bin"/><Relationship Id="rId162" Type="http://schemas.openxmlformats.org/officeDocument/2006/relationships/image" Target="media/image68.wmf"/><Relationship Id="rId161" Type="http://schemas.openxmlformats.org/officeDocument/2006/relationships/oleObject" Target="embeddings/oleObject91.bin"/><Relationship Id="rId160" Type="http://schemas.openxmlformats.org/officeDocument/2006/relationships/image" Target="media/image67.wmf"/><Relationship Id="rId16" Type="http://schemas.openxmlformats.org/officeDocument/2006/relationships/image" Target="media/image7.png"/><Relationship Id="rId159" Type="http://schemas.openxmlformats.org/officeDocument/2006/relationships/oleObject" Target="embeddings/oleObject90.bin"/><Relationship Id="rId158" Type="http://schemas.openxmlformats.org/officeDocument/2006/relationships/oleObject" Target="embeddings/oleObject89.bin"/><Relationship Id="rId157" Type="http://schemas.openxmlformats.org/officeDocument/2006/relationships/image" Target="media/image66.wmf"/><Relationship Id="rId156" Type="http://schemas.openxmlformats.org/officeDocument/2006/relationships/oleObject" Target="embeddings/oleObject88.bin"/><Relationship Id="rId155" Type="http://schemas.openxmlformats.org/officeDocument/2006/relationships/oleObject" Target="embeddings/oleObject87.bin"/><Relationship Id="rId154" Type="http://schemas.openxmlformats.org/officeDocument/2006/relationships/oleObject" Target="embeddings/oleObject86.bin"/><Relationship Id="rId153" Type="http://schemas.openxmlformats.org/officeDocument/2006/relationships/image" Target="media/image65.emf"/><Relationship Id="rId152" Type="http://schemas.openxmlformats.org/officeDocument/2006/relationships/image" Target="media/image64.wmf"/><Relationship Id="rId151" Type="http://schemas.openxmlformats.org/officeDocument/2006/relationships/oleObject" Target="embeddings/oleObject85.bin"/><Relationship Id="rId150" Type="http://schemas.openxmlformats.org/officeDocument/2006/relationships/image" Target="media/image63.wmf"/><Relationship Id="rId15" Type="http://schemas.openxmlformats.org/officeDocument/2006/relationships/image" Target="media/image6.wmf"/><Relationship Id="rId149" Type="http://schemas.openxmlformats.org/officeDocument/2006/relationships/oleObject" Target="embeddings/oleObject84.bin"/><Relationship Id="rId148" Type="http://schemas.openxmlformats.org/officeDocument/2006/relationships/image" Target="media/image62.wmf"/><Relationship Id="rId147" Type="http://schemas.openxmlformats.org/officeDocument/2006/relationships/oleObject" Target="embeddings/oleObject83.bin"/><Relationship Id="rId146" Type="http://schemas.openxmlformats.org/officeDocument/2006/relationships/oleObject" Target="embeddings/oleObject82.bin"/><Relationship Id="rId145" Type="http://schemas.openxmlformats.org/officeDocument/2006/relationships/oleObject" Target="embeddings/oleObject81.bin"/><Relationship Id="rId144" Type="http://schemas.openxmlformats.org/officeDocument/2006/relationships/oleObject" Target="embeddings/oleObject80.bin"/><Relationship Id="rId143" Type="http://schemas.openxmlformats.org/officeDocument/2006/relationships/image" Target="media/image61.wmf"/><Relationship Id="rId142" Type="http://schemas.openxmlformats.org/officeDocument/2006/relationships/oleObject" Target="embeddings/oleObject79.bin"/><Relationship Id="rId141" Type="http://schemas.openxmlformats.org/officeDocument/2006/relationships/oleObject" Target="embeddings/oleObject78.bin"/><Relationship Id="rId140" Type="http://schemas.openxmlformats.org/officeDocument/2006/relationships/image" Target="media/image60.wmf"/><Relationship Id="rId14" Type="http://schemas.openxmlformats.org/officeDocument/2006/relationships/oleObject" Target="embeddings/oleObject6.bin"/><Relationship Id="rId139" Type="http://schemas.openxmlformats.org/officeDocument/2006/relationships/oleObject" Target="embeddings/oleObject77.bin"/><Relationship Id="rId138" Type="http://schemas.openxmlformats.org/officeDocument/2006/relationships/oleObject" Target="embeddings/oleObject76.bin"/><Relationship Id="rId137" Type="http://schemas.openxmlformats.org/officeDocument/2006/relationships/image" Target="media/image59.wmf"/><Relationship Id="rId136" Type="http://schemas.openxmlformats.org/officeDocument/2006/relationships/oleObject" Target="embeddings/oleObject75.bin"/><Relationship Id="rId135" Type="http://schemas.openxmlformats.org/officeDocument/2006/relationships/oleObject" Target="embeddings/oleObject74.bin"/><Relationship Id="rId134" Type="http://schemas.openxmlformats.org/officeDocument/2006/relationships/oleObject" Target="embeddings/oleObject73.bin"/><Relationship Id="rId133" Type="http://schemas.openxmlformats.org/officeDocument/2006/relationships/image" Target="media/image58.wmf"/><Relationship Id="rId132" Type="http://schemas.openxmlformats.org/officeDocument/2006/relationships/oleObject" Target="embeddings/oleObject72.bin"/><Relationship Id="rId131" Type="http://schemas.openxmlformats.org/officeDocument/2006/relationships/oleObject" Target="embeddings/oleObject71.bin"/><Relationship Id="rId130" Type="http://schemas.openxmlformats.org/officeDocument/2006/relationships/oleObject" Target="embeddings/oleObject70.bin"/><Relationship Id="rId13" Type="http://schemas.openxmlformats.org/officeDocument/2006/relationships/image" Target="media/image5.wmf"/><Relationship Id="rId129" Type="http://schemas.openxmlformats.org/officeDocument/2006/relationships/oleObject" Target="embeddings/oleObject69.bin"/><Relationship Id="rId128" Type="http://schemas.openxmlformats.org/officeDocument/2006/relationships/oleObject" Target="embeddings/oleObject68.bin"/><Relationship Id="rId127" Type="http://schemas.openxmlformats.org/officeDocument/2006/relationships/oleObject" Target="embeddings/oleObject67.bin"/><Relationship Id="rId126" Type="http://schemas.openxmlformats.org/officeDocument/2006/relationships/oleObject" Target="embeddings/oleObject66.bin"/><Relationship Id="rId125" Type="http://schemas.openxmlformats.org/officeDocument/2006/relationships/image" Target="media/image57.wmf"/><Relationship Id="rId124" Type="http://schemas.openxmlformats.org/officeDocument/2006/relationships/oleObject" Target="embeddings/oleObject65.bin"/><Relationship Id="rId123" Type="http://schemas.openxmlformats.org/officeDocument/2006/relationships/image" Target="media/image56.wmf"/><Relationship Id="rId122" Type="http://schemas.openxmlformats.org/officeDocument/2006/relationships/oleObject" Target="embeddings/oleObject64.bin"/><Relationship Id="rId121" Type="http://schemas.openxmlformats.org/officeDocument/2006/relationships/image" Target="media/image55.wmf"/><Relationship Id="rId120" Type="http://schemas.openxmlformats.org/officeDocument/2006/relationships/oleObject" Target="embeddings/oleObject63.bin"/><Relationship Id="rId12" Type="http://schemas.openxmlformats.org/officeDocument/2006/relationships/oleObject" Target="embeddings/oleObject5.bin"/><Relationship Id="rId119" Type="http://schemas.openxmlformats.org/officeDocument/2006/relationships/image" Target="media/image54.wmf"/><Relationship Id="rId118" Type="http://schemas.openxmlformats.org/officeDocument/2006/relationships/oleObject" Target="embeddings/oleObject62.bin"/><Relationship Id="rId117" Type="http://schemas.openxmlformats.org/officeDocument/2006/relationships/image" Target="media/image53.wmf"/><Relationship Id="rId116" Type="http://schemas.openxmlformats.org/officeDocument/2006/relationships/oleObject" Target="embeddings/oleObject61.bin"/><Relationship Id="rId115" Type="http://schemas.openxmlformats.org/officeDocument/2006/relationships/image" Target="media/image52.wmf"/><Relationship Id="rId114" Type="http://schemas.openxmlformats.org/officeDocument/2006/relationships/oleObject" Target="embeddings/oleObject60.bin"/><Relationship Id="rId113" Type="http://schemas.openxmlformats.org/officeDocument/2006/relationships/image" Target="media/image51.wmf"/><Relationship Id="rId112" Type="http://schemas.openxmlformats.org/officeDocument/2006/relationships/oleObject" Target="embeddings/oleObject59.bin"/><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249"/>
    <customShpInfo spid="_x0000_s2253"/>
    <customShpInfo spid="_x0000_s2272"/>
    <customShpInfo spid="_x0000_s2271"/>
    <customShpInfo spid="_x0000_s2270"/>
    <customShpInfo spid="_x0000_s2269"/>
    <customShpInfo spid="_x0000_s2268"/>
    <customShpInfo spid="_x0000_s2267"/>
    <customShpInfo spid="_x0000_s2274"/>
    <customShpInfo spid="_x0000_s2239"/>
    <customShpInfo spid="_x0000_s2238"/>
    <customShpInfo spid="_x0000_s2237"/>
    <customShpInfo spid="_x0000_s2242"/>
    <customShpInfo spid="_x0000_s2241"/>
    <customShpInfo spid="_x0000_s2240"/>
    <customShpInfo spid="_x0000_s2257"/>
    <customShpInfo spid="_x0000_s2233"/>
    <customShpInfo spid="_x0000_s2232"/>
    <customShpInfo spid="_x0000_s2231"/>
    <customShpInfo spid="_x0000_s2236"/>
    <customShpInfo spid="_x0000_s2235"/>
    <customShpInfo spid="_x0000_s2234"/>
    <customShpInfo spid="_x0000_s2250"/>
    <customShpInfo spid="_x0000_s2258"/>
    <customShpInfo spid="_x0000_s2221"/>
    <customShpInfo spid="_x0000_s2220"/>
    <customShpInfo spid="_x0000_s2219"/>
    <customShpInfo spid="_x0000_s2224"/>
    <customShpInfo spid="_x0000_s2223"/>
    <customShpInfo spid="_x0000_s2222"/>
    <customShpInfo spid="_x0000_s2227"/>
    <customShpInfo spid="_x0000_s2226"/>
    <customShpInfo spid="_x0000_s2225"/>
    <customShpInfo spid="_x0000_s2230"/>
    <customShpInfo spid="_x0000_s2229"/>
    <customShpInfo spid="_x0000_s2228"/>
    <customShpInfo spid="_x0000_s2251"/>
    <customShpInfo spid="_x0000_s2254"/>
    <customShpInfo spid="_x0000_s2255"/>
    <customShpInfo spid="_x0000_s2256"/>
    <customShpInfo spid="_x0000_s2259"/>
    <customShpInfo spid="_x0000_s2260"/>
    <customShpInfo spid="_x0000_s2261"/>
    <customShpInfo spid="_x0000_s2262"/>
    <customShpInfo spid="_x0000_s2263"/>
    <customShpInfo spid="_x0000_s2264"/>
    <customShpInfo spid="_x0000_s2265"/>
    <customShpInfo spid="_x0000_s2266"/>
    <customShpInfo spid="_x0000_s2273"/>
    <customShpInfo spid="_x0000_s2218"/>
    <customShpInfo spid="_x0000_s2252"/>
    <customShpInfo spid="_x0000_s2215"/>
    <customShpInfo spid="_x0000_s2214"/>
    <customShpInfo spid="_x0000_s2213"/>
    <customShpInfo spid="_x0000_s2176"/>
    <customShpInfo spid="_x0000_s2175"/>
    <customShpInfo spid="_x0000_s2174"/>
    <customShpInfo spid="_x0000_s2161"/>
    <customShpInfo spid="_x0000_s2160"/>
    <customShpInfo spid="_x0000_s2159"/>
    <customShpInfo spid="_x0000_s2144"/>
    <customShpInfo spid="_x0000_s2143"/>
    <customShpInfo spid="_x0000_s214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5F7D79-A350-43CC-B642-7FDBF59F35B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1507</Words>
  <Characters>8595</Characters>
  <Lines>71</Lines>
  <Paragraphs>20</Paragraphs>
  <TotalTime>0</TotalTime>
  <ScaleCrop>false</ScaleCrop>
  <LinksUpToDate>false</LinksUpToDate>
  <CharactersWithSpaces>10082</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2022-08-21T08:36:00Z</dcterms:created>
  <dc:creator>Microsoft</dc:creator>
  <cp:lastModifiedBy>掌门1对1课程顾问陈洁玲</cp:lastModifiedBy>
  <dcterms:modified xsi:type="dcterms:W3CDTF">2022-10-19T02:21:49Z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2052-11.1.0.12598</vt:lpwstr>
  </property>
  <property fmtid="{D5CDD505-2E9C-101B-9397-08002B2CF9AE}" pid="4" name="ICV">
    <vt:lpwstr>5BAA394996CB46D2958353EEF75BB7B5</vt:lpwstr>
  </property>
</Properties>
</file>
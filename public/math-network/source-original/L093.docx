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第07课时</w:t>
      </w:r>
    </w:p>
    <w:p>
      <w:pPr>
        <w:adjustRightInd w:val="0"/>
        <w:snapToGrid w:val="0"/>
        <w:spacing w:line="312"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6.1 正弦、余弦、正切、余切（7）</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Times New Roman" w:eastAsia="仿宋" w:cs="Times New Roman"/>
          <w:b/>
          <w:sz w:val="24"/>
          <w:szCs w:val="24"/>
        </w:rPr>
        <w:t>教学内容分析</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Cs w:val="21"/>
        </w:rPr>
      </w:pPr>
      <w:r>
        <w:rPr>
          <w:rFonts w:ascii="Times New Roman" w:hAnsi="Times New Roman" w:eastAsia="仿宋" w:cs="Times New Roman"/>
          <w:sz w:val="24"/>
          <w:szCs w:val="24"/>
        </w:rPr>
        <w:t>本节课是上教版普通高中教科书数学必修第二册第六章的第一节正弦、余弦、正切、余切的第七课时. 在前一节课中，借助单位圆的对称性得到诱导公式，构建角</w:t>
      </w:r>
      <w:r>
        <w:rPr>
          <w:rFonts w:ascii="Times New Roman" w:hAnsi="Times New Roman" w:eastAsia="仿宋" w:cs="Times New Roman"/>
          <w:position w:val="-6"/>
          <w:sz w:val="24"/>
          <w:szCs w:val="24"/>
        </w:rPr>
        <w:object>
          <v:shape id="_x0000_i1025" o:spt="75" type="#_x0000_t75" style="height:11.8pt;width:12.3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ascii="Times New Roman" w:hAnsi="Times New Roman" w:eastAsia="仿宋" w:cs="Times New Roman"/>
          <w:sz w:val="24"/>
          <w:szCs w:val="24"/>
        </w:rPr>
        <w:t>的正弦、余弦、正切及余切值与</w:t>
      </w:r>
      <w:r>
        <w:rPr>
          <w:rFonts w:ascii="Times New Roman" w:hAnsi="Times New Roman" w:eastAsia="仿宋" w:cs="Times New Roman"/>
          <w:position w:val="-6"/>
          <w:sz w:val="24"/>
          <w:szCs w:val="24"/>
        </w:rPr>
        <w:object>
          <v:shape id="_x0000_i1026" o:spt="75" type="#_x0000_t75" style="height:14.5pt;width:40.3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ascii="Times New Roman" w:hAnsi="Times New Roman" w:eastAsia="仿宋" w:cs="Times New Roman"/>
          <w:position w:val="-10"/>
          <w:sz w:val="24"/>
          <w:szCs w:val="24"/>
        </w:rPr>
        <w:object>
          <v:shape id="_x0000_i1027" o:spt="75" type="#_x0000_t75" style="height:15.6pt;width:38.1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28" o:spt="75" type="#_x0000_t75" style="height:11.8pt;width:18.8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29" o:spt="75" type="#_x0000_t75" style="height:12.9pt;width:29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ascii="Times New Roman" w:hAnsi="Times New Roman" w:eastAsia="仿宋" w:cs="Times New Roman"/>
          <w:sz w:val="24"/>
          <w:szCs w:val="24"/>
        </w:rPr>
        <w:t>这些角的正弦、余弦、正切及余切值的关系. 本节课将进一步借助单位圆的对称性构建角</w:t>
      </w:r>
      <w:r>
        <w:rPr>
          <w:rFonts w:ascii="Times New Roman" w:hAnsi="Times New Roman" w:eastAsia="仿宋" w:cs="Times New Roman"/>
          <w:position w:val="-6"/>
          <w:sz w:val="24"/>
          <w:szCs w:val="24"/>
        </w:rPr>
        <w:object>
          <v:shape id="_x0000_i1030" o:spt="75" type="#_x0000_t75" style="height:11.8pt;width:12.35pt;" o:ole="t" filled="f" o:preferrelative="t" stroked="f" coordsize="21600,21600">
            <v:path/>
            <v:fill on="f" focussize="0,0"/>
            <v:stroke on="f" joinstyle="miter"/>
            <v:imagedata r:id="rId5" o:title=""/>
            <o:lock v:ext="edit" aspectratio="t"/>
            <w10:wrap type="none"/>
            <w10:anchorlock/>
          </v:shape>
          <o:OLEObject Type="Embed" ProgID="Equation.DSMT4" ShapeID="_x0000_i1030" DrawAspect="Content" ObjectID="_1468075730" r:id="rId14">
            <o:LockedField>false</o:LockedField>
          </o:OLEObject>
        </w:object>
      </w:r>
      <w:r>
        <w:rPr>
          <w:rFonts w:ascii="Times New Roman" w:hAnsi="Times New Roman" w:eastAsia="仿宋" w:cs="Times New Roman"/>
          <w:sz w:val="24"/>
          <w:szCs w:val="24"/>
        </w:rPr>
        <w:t>的正弦、余弦、正切及余切值与角</w:t>
      </w:r>
      <w:r>
        <w:rPr>
          <w:rFonts w:ascii="Times New Roman" w:hAnsi="Times New Roman" w:eastAsia="仿宋" w:cs="Times New Roman"/>
          <w:position w:val="-24"/>
          <w:sz w:val="24"/>
          <w:szCs w:val="24"/>
        </w:rPr>
        <w:object>
          <v:shape id="_x0000_i1031" o:spt="75" type="#_x0000_t75" style="height:30.65pt;width:31.15pt;" o:ole="t" filled="f" o:preferrelative="t" stroked="f" coordsize="21600,21600">
            <v:path/>
            <v:fill on="f" focussize="0,0"/>
            <v:stroke on="f" joinstyle="miter"/>
            <v:imagedata r:id="rId16" o:title=""/>
            <o:lock v:ext="edit" aspectratio="t"/>
            <w10:wrap type="none"/>
            <w10:anchorlock/>
          </v:shape>
          <o:OLEObject Type="Embed" ProgID="Equation.DSMT4" ShapeID="_x0000_i1031" DrawAspect="Content" ObjectID="_1468075731" r:id="rId15">
            <o:LockedField>false</o:LockedField>
          </o:OLEObject>
        </w:object>
      </w:r>
      <w:r>
        <w:rPr>
          <w:rFonts w:ascii="Times New Roman" w:hAnsi="Times New Roman" w:eastAsia="仿宋" w:cs="Times New Roman"/>
          <w:sz w:val="24"/>
          <w:szCs w:val="24"/>
        </w:rPr>
        <w:t xml:space="preserve">的正弦、余弦、正切及余切值的关系，为之后研究已知正弦、余弦或正切值求角做好铺垫.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通过具体实例，引导学生从上节课角</w:t>
      </w:r>
      <w:r>
        <w:rPr>
          <w:rFonts w:ascii="Times New Roman" w:hAnsi="Times New Roman" w:eastAsia="仿宋" w:cs="Times New Roman"/>
          <w:position w:val="-6"/>
        </w:rPr>
        <w:object>
          <v:shape id="_x0000_i1032" o:spt="75" type="#_x0000_t75" style="height:11.8pt;width:18.8pt;" o:ole="t" filled="f" o:preferrelative="t" stroked="f" coordsize="21600,21600">
            <v:path/>
            <v:fill on="f" focussize="0,0"/>
            <v:stroke on="f" joinstyle="miter"/>
            <v:imagedata r:id="rId18" o:title=""/>
            <o:lock v:ext="edit" aspectratio="t"/>
            <w10:wrap type="none"/>
            <w10:anchorlock/>
          </v:shape>
          <o:OLEObject Type="Embed" ProgID="Equation.DSMT4" ShapeID="_x0000_i1032" DrawAspect="Content" ObjectID="_1468075732" r:id="rId1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rPr>
        <w:object>
          <v:shape id="_x0000_i1033" o:spt="75" type="#_x0000_t75" style="height:11.8pt;width:29pt;" o:ole="t" filled="f" o:preferrelative="t" stroked="f" coordsize="21600,21600">
            <v:path/>
            <v:fill on="f" focussize="0,0"/>
            <v:stroke on="f" joinstyle="miter"/>
            <v:imagedata r:id="rId20" o:title=""/>
            <o:lock v:ext="edit" aspectratio="t"/>
            <w10:wrap type="none"/>
            <w10:anchorlock/>
          </v:shape>
          <o:OLEObject Type="Embed" ProgID="Equation.DSMT4" ShapeID="_x0000_i1033" DrawAspect="Content" ObjectID="_1468075733" r:id="rId19">
            <o:LockedField>false</o:LockedField>
          </o:OLEObject>
        </w:object>
      </w:r>
      <w:r>
        <w:rPr>
          <w:rFonts w:ascii="Times New Roman" w:hAnsi="Times New Roman" w:eastAsia="仿宋" w:cs="Times New Roman"/>
          <w:sz w:val="24"/>
          <w:szCs w:val="24"/>
        </w:rPr>
        <w:t>的终边与角</w:t>
      </w:r>
      <w:r>
        <w:rPr>
          <w:rFonts w:ascii="Times New Roman" w:hAnsi="Times New Roman" w:eastAsia="仿宋" w:cs="Times New Roman"/>
          <w:position w:val="-6"/>
          <w:sz w:val="24"/>
          <w:szCs w:val="24"/>
        </w:rPr>
        <w:object>
          <v:shape id="_x0000_i1034" o:spt="75" type="#_x0000_t75" style="height:11.8pt;width:12.35pt;" o:ole="t" filled="f" o:preferrelative="t" stroked="f" coordsize="21600,21600">
            <v:path/>
            <v:fill on="f" focussize="0,0"/>
            <v:stroke on="f" joinstyle="miter"/>
            <v:imagedata r:id="rId22" o:title=""/>
            <o:lock v:ext="edit" aspectratio="t"/>
            <w10:wrap type="none"/>
            <w10:anchorlock/>
          </v:shape>
          <o:OLEObject Type="Embed" ProgID="Equation.DSMT4" ShapeID="_x0000_i1034" DrawAspect="Content" ObjectID="_1468075734" r:id="rId21">
            <o:LockedField>false</o:LockedField>
          </o:OLEObject>
        </w:object>
      </w:r>
      <w:r>
        <w:rPr>
          <w:rFonts w:ascii="Times New Roman" w:hAnsi="Times New Roman" w:eastAsia="仿宋" w:cs="Times New Roman"/>
          <w:sz w:val="24"/>
          <w:szCs w:val="24"/>
        </w:rPr>
        <w:t>的终边的对称关系过渡到这节课探究角</w:t>
      </w:r>
      <w:r>
        <w:rPr>
          <w:rFonts w:ascii="Times New Roman" w:hAnsi="Times New Roman" w:eastAsia="仿宋" w:cs="Times New Roman"/>
          <w:position w:val="-24"/>
          <w:sz w:val="24"/>
          <w:szCs w:val="24"/>
        </w:rPr>
        <w:object>
          <v:shape id="_x0000_i1035" o:spt="75" type="#_x0000_t75" style="height:30.65pt;width:31.15pt;" o:ole="t" filled="f" o:preferrelative="t" stroked="f" coordsize="21600,21600">
            <v:path/>
            <v:fill on="f" focussize="0,0"/>
            <v:stroke on="f" joinstyle="miter"/>
            <v:imagedata r:id="rId24" o:title=""/>
            <o:lock v:ext="edit" aspectratio="t"/>
            <w10:wrap type="none"/>
            <w10:anchorlock/>
          </v:shape>
          <o:OLEObject Type="Embed" ProgID="Equation.DSMT4" ShapeID="_x0000_i1035" DrawAspect="Content" ObjectID="_1468075735" r:id="rId23">
            <o:LockedField>false</o:LockedField>
          </o:OLEObject>
        </w:object>
      </w:r>
      <w:r>
        <w:rPr>
          <w:rFonts w:ascii="Times New Roman" w:hAnsi="Times New Roman" w:eastAsia="仿宋" w:cs="Times New Roman"/>
          <w:sz w:val="24"/>
          <w:szCs w:val="24"/>
        </w:rPr>
        <w:t>的终边与角</w:t>
      </w:r>
      <w:r>
        <w:rPr>
          <w:rFonts w:ascii="Times New Roman" w:hAnsi="Times New Roman" w:eastAsia="仿宋" w:cs="Times New Roman"/>
          <w:position w:val="-6"/>
          <w:sz w:val="24"/>
          <w:szCs w:val="24"/>
        </w:rPr>
        <w:object>
          <v:shape id="_x0000_i1036" o:spt="75" type="#_x0000_t75" style="height:11.8pt;width:12.35pt;" o:ole="t" filled="f" o:preferrelative="t" stroked="f" coordsize="21600,21600">
            <v:path/>
            <v:fill on="f" focussize="0,0"/>
            <v:stroke on="f" joinstyle="miter"/>
            <v:imagedata r:id="rId26" o:title=""/>
            <o:lock v:ext="edit" aspectratio="t"/>
            <w10:wrap type="none"/>
            <w10:anchorlock/>
          </v:shape>
          <o:OLEObject Type="Embed" ProgID="Equation.DSMT4" ShapeID="_x0000_i1036" DrawAspect="Content" ObjectID="_1468075736" r:id="rId25">
            <o:LockedField>false</o:LockedField>
          </o:OLEObject>
        </w:object>
      </w:r>
      <w:r>
        <w:rPr>
          <w:rFonts w:ascii="Times New Roman" w:hAnsi="Times New Roman" w:eastAsia="仿宋" w:cs="Times New Roman"/>
          <w:sz w:val="24"/>
          <w:szCs w:val="24"/>
        </w:rPr>
        <w:t>的终边的对称关系，并从数与形两个角度加以分析，帮助学生理解</w:t>
      </w:r>
      <w:r>
        <w:rPr>
          <w:rFonts w:ascii="Times New Roman" w:hAnsi="Times New Roman" w:eastAsia="仿宋" w:cs="Times New Roman"/>
          <w:position w:val="-24"/>
          <w:sz w:val="24"/>
          <w:szCs w:val="24"/>
        </w:rPr>
        <w:object>
          <v:shape id="_x0000_i1037" o:spt="75" type="#_x0000_t75" style="height:30.65pt;width:31.15pt;" o:ole="t" filled="f" o:preferrelative="t" stroked="f" coordsize="21600,21600">
            <v:path/>
            <v:fill on="f" focussize="0,0"/>
            <v:stroke on="f" joinstyle="miter"/>
            <v:imagedata r:id="rId24" o:title=""/>
            <o:lock v:ext="edit" aspectratio="t"/>
            <w10:wrap type="none"/>
            <w10:anchorlock/>
          </v:shape>
          <o:OLEObject Type="Embed" ProgID="Equation.DSMT4" ShapeID="_x0000_i1037" DrawAspect="Content" ObjectID="_1468075737" r:id="rId27">
            <o:LockedField>false</o:LockedField>
          </o:OLEObject>
        </w:object>
      </w:r>
      <w:r>
        <w:rPr>
          <w:rFonts w:ascii="Times New Roman" w:hAnsi="Times New Roman" w:eastAsia="仿宋" w:cs="Times New Roman"/>
          <w:sz w:val="24"/>
          <w:szCs w:val="24"/>
        </w:rPr>
        <w:t>的终边与角</w:t>
      </w:r>
      <w:r>
        <w:rPr>
          <w:rFonts w:ascii="Times New Roman" w:hAnsi="Times New Roman" w:eastAsia="仿宋" w:cs="Times New Roman"/>
          <w:position w:val="-6"/>
          <w:sz w:val="24"/>
          <w:szCs w:val="24"/>
        </w:rPr>
        <w:object>
          <v:shape id="_x0000_i1038" o:spt="75" type="#_x0000_t75" style="height:11.8pt;width:12.35pt;" o:ole="t" filled="f" o:preferrelative="t" stroked="f" coordsize="21600,21600">
            <v:path/>
            <v:fill on="f" focussize="0,0"/>
            <v:stroke on="f" joinstyle="miter"/>
            <v:imagedata r:id="rId26" o:title=""/>
            <o:lock v:ext="edit" aspectratio="t"/>
            <w10:wrap type="none"/>
            <w10:anchorlock/>
          </v:shape>
          <o:OLEObject Type="Embed" ProgID="Equation.DSMT4" ShapeID="_x0000_i1038" DrawAspect="Content" ObjectID="_1468075738" r:id="rId28">
            <o:LockedField>false</o:LockedField>
          </o:OLEObject>
        </w:object>
      </w:r>
      <w:r>
        <w:rPr>
          <w:rFonts w:ascii="Times New Roman" w:hAnsi="Times New Roman" w:eastAsia="仿宋" w:cs="Times New Roman"/>
          <w:sz w:val="24"/>
          <w:szCs w:val="24"/>
        </w:rPr>
        <w:t>的终边的对称关系. 通过具体问题从对称性与坐标关系理解诱导公式，</w:t>
      </w:r>
      <w:r>
        <w:rPr>
          <w:rFonts w:ascii="Times New Roman" w:hAnsi="Times New Roman" w:eastAsia="仿宋" w:cs="Times New Roman"/>
          <w:kern w:val="0"/>
          <w:sz w:val="24"/>
          <w:szCs w:val="24"/>
        </w:rPr>
        <w:t>感悟从特殊到一般、数形结合的思想，发展直观想象、逻辑推理素养.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Times New Roman" w:eastAsia="仿宋" w:cs="Times New Roman"/>
          <w:b/>
          <w:sz w:val="24"/>
          <w:szCs w:val="24"/>
        </w:rPr>
        <w:t>教学目标设置</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1. 通过实例，探究两个角的终边的对称关系，体会特殊到一般再到特殊的研究方法. </w:t>
      </w:r>
    </w:p>
    <w:p>
      <w:pPr>
        <w:spacing w:line="312"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 xml:space="preserve">2. 借助单位圆和对称性的几何直观，经历诱导公式的推导过程，感悟数形结合的思想，发展直观想象、逻辑推理素养. </w:t>
      </w:r>
    </w:p>
    <w:p>
      <w:pPr>
        <w:spacing w:line="312"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3. 通过观察，归纳出诱导公式呈现的规律，体会公式的内在联系，</w:t>
      </w:r>
      <w:r>
        <w:rPr>
          <w:rFonts w:ascii="Times New Roman" w:hAnsi="Times New Roman" w:eastAsia="仿宋" w:cs="Times New Roman"/>
          <w:snapToGrid w:val="0"/>
          <w:kern w:val="0"/>
          <w:sz w:val="24"/>
          <w:szCs w:val="24"/>
        </w:rPr>
        <w:t>并能够进行简单的求值、化简与证明</w: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Times New Roman" w:eastAsia="仿宋" w:cs="Times New Roman"/>
          <w:b/>
          <w:sz w:val="24"/>
          <w:szCs w:val="24"/>
        </w:rPr>
        <w:t>教学重点及学习难点</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教学重点：诱导公式的推导与应用.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学习难点：诱导公式的理解.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Times New Roman" w:eastAsia="仿宋" w:cs="Times New Roman"/>
          <w:b/>
          <w:sz w:val="24"/>
          <w:szCs w:val="24"/>
        </w:rPr>
        <w:t>教学过程设计</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（环节一）复习旧知 温故求新</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在上一课时中</w:t>
      </w:r>
      <w:r>
        <w:rPr>
          <w:rFonts w:hint="eastAsia" w:ascii="Times New Roman" w:hAnsi="Times New Roman" w:eastAsia="仿宋" w:cs="Times New Roman"/>
          <w:sz w:val="24"/>
          <w:szCs w:val="24"/>
        </w:rPr>
        <w:t>，</w:t>
      </w:r>
      <w:r>
        <w:rPr>
          <w:rFonts w:ascii="Times New Roman" w:hAnsi="Times New Roman" w:eastAsia="仿宋" w:cs="Times New Roman"/>
          <w:sz w:val="24"/>
          <w:szCs w:val="24"/>
        </w:rPr>
        <w:t>我们通过研究</w:t>
      </w:r>
      <w:r>
        <w:rPr>
          <w:rFonts w:ascii="Times New Roman" w:hAnsi="Times New Roman" w:eastAsia="仿宋" w:cs="Times New Roman"/>
          <w:position w:val="-6"/>
        </w:rPr>
        <w:object>
          <v:shape id="_x0000_i1039" o:spt="75" type="#_x0000_t75" style="height:14.5pt;width:40.3pt;" o:ole="t" filled="f" o:preferrelative="t" stroked="f" coordsize="21600,21600">
            <v:path/>
            <v:fill on="f" focussize="0,0"/>
            <v:stroke on="f" joinstyle="miter"/>
            <v:imagedata r:id="rId30" o:title=""/>
            <o:lock v:ext="edit" aspectratio="t"/>
            <w10:wrap type="none"/>
            <w10:anchorlock/>
          </v:shape>
          <o:OLEObject Type="Embed" ProgID="Equation.DSMT4" ShapeID="_x0000_i1039" DrawAspect="Content" ObjectID="_1468075739" r:id="rId29">
            <o:LockedField>false</o:LockedField>
          </o:OLEObject>
        </w:object>
      </w:r>
      <w:r>
        <w:rPr>
          <w:rFonts w:ascii="Times New Roman" w:hAnsi="Times New Roman" w:eastAsia="仿宋" w:cs="Times New Roman"/>
          <w:position w:val="-10"/>
          <w:sz w:val="24"/>
          <w:szCs w:val="24"/>
        </w:rPr>
        <w:object>
          <v:shape id="_x0000_i1040" o:spt="75" type="#_x0000_t75" style="height:16.1pt;width:38.7pt;" o:ole="t" filled="f" o:preferrelative="t" stroked="f" coordsize="21600,21600">
            <v:path/>
            <v:fill on="f" focussize="0,0"/>
            <v:stroke on="f" joinstyle="miter"/>
            <v:imagedata r:id="rId9" o:title=""/>
            <o:lock v:ext="edit" aspectratio="t"/>
            <w10:wrap type="none"/>
            <w10:anchorlock/>
          </v:shape>
          <o:OLEObject Type="Embed" ProgID="Equation.DSMT4" ShapeID="_x0000_i1040" DrawAspect="Content" ObjectID="_1468075740" r:id="rId3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rPr>
        <w:object>
          <v:shape id="_x0000_i1041" o:spt="75" type="#_x0000_t75" style="height:11.8pt;width:18.8pt;" o:ole="t" filled="f" o:preferrelative="t" stroked="f" coordsize="21600,21600">
            <v:path/>
            <v:fill on="f" focussize="0,0"/>
            <v:stroke on="f" joinstyle="miter"/>
            <v:imagedata r:id="rId18" o:title=""/>
            <o:lock v:ext="edit" aspectratio="t"/>
            <w10:wrap type="none"/>
            <w10:anchorlock/>
          </v:shape>
          <o:OLEObject Type="Embed" ProgID="Equation.DSMT4" ShapeID="_x0000_i1041" DrawAspect="Content" ObjectID="_1468075741" r:id="rId3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rPr>
        <w:object>
          <v:shape id="_x0000_i1042" o:spt="75" type="#_x0000_t75" style="height:12.9pt;width:29pt;" o:ole="t" filled="f" o:preferrelative="t" stroked="f" coordsize="21600,21600">
            <v:path/>
            <v:fill on="f" focussize="0,0"/>
            <v:stroke on="f" joinstyle="miter"/>
            <v:imagedata r:id="rId34" o:title=""/>
            <o:lock v:ext="edit" aspectratio="t"/>
            <w10:wrap type="none"/>
            <w10:anchorlock/>
          </v:shape>
          <o:OLEObject Type="Embed" ProgID="Equation.DSMT4" ShapeID="_x0000_i1042" DrawAspect="Content" ObjectID="_1468075742" r:id="rId33">
            <o:LockedField>false</o:LockedField>
          </o:OLEObject>
        </w:object>
      </w:r>
      <w:r>
        <w:rPr>
          <w:rFonts w:ascii="Times New Roman" w:hAnsi="Times New Roman" w:eastAsia="仿宋" w:cs="Times New Roman"/>
          <w:sz w:val="24"/>
          <w:szCs w:val="24"/>
        </w:rPr>
        <w:t>这些角的终边与角</w:t>
      </w:r>
      <w:r>
        <w:rPr>
          <w:rFonts w:ascii="Times New Roman" w:hAnsi="Times New Roman" w:eastAsia="仿宋" w:cs="Times New Roman"/>
          <w:position w:val="-6"/>
          <w:sz w:val="24"/>
          <w:szCs w:val="24"/>
        </w:rPr>
        <w:object>
          <v:shape id="_x0000_i1043" o:spt="75" type="#_x0000_t75" style="height:11.8pt;width:12.35pt;" o:ole="t" filled="f" o:preferrelative="t" stroked="f" coordsize="21600,21600">
            <v:path/>
            <v:fill on="f" focussize="0,0"/>
            <v:stroke on="f" joinstyle="miter"/>
            <v:imagedata r:id="rId22" o:title=""/>
            <o:lock v:ext="edit" aspectratio="t"/>
            <w10:wrap type="none"/>
            <w10:anchorlock/>
          </v:shape>
          <o:OLEObject Type="Embed" ProgID="Equation.DSMT4" ShapeID="_x0000_i1043" DrawAspect="Content" ObjectID="_1468075743" r:id="rId35">
            <o:LockedField>false</o:LockedField>
          </o:OLEObject>
        </w:object>
      </w:r>
      <w:r>
        <w:rPr>
          <w:rFonts w:ascii="Times New Roman" w:hAnsi="Times New Roman" w:eastAsia="仿宋" w:cs="Times New Roman"/>
          <w:sz w:val="24"/>
          <w:szCs w:val="24"/>
        </w:rPr>
        <w:t>的终边之间的位置关系，借助单位圆及对称性得到了这四组诱导公式：</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044" o:spt="75" type="#_x0000_t75" style="height:16.1pt;width:97.25pt;" o:ole="t" filled="f" o:preferrelative="t" stroked="f" coordsize="21600,21600">
            <v:path/>
            <v:fill on="f" focussize="0,0"/>
            <v:stroke on="f" joinstyle="miter"/>
            <v:imagedata r:id="rId37" o:title=""/>
            <o:lock v:ext="edit" aspectratio="t"/>
            <w10:wrap type="none"/>
            <w10:anchorlock/>
          </v:shape>
          <o:OLEObject Type="Embed" ProgID="Equation.DSMT4" ShapeID="_x0000_i1044" DrawAspect="Content" ObjectID="_1468075744" r:id="rId3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45" o:spt="75" type="#_x0000_t75" style="height:16.1pt;width:102.65pt;" o:ole="t" filled="f" o:preferrelative="t" stroked="f" coordsize="21600,21600">
            <v:path/>
            <v:fill on="f" focussize="0,0"/>
            <v:stroke on="f" joinstyle="miter"/>
            <v:imagedata r:id="rId39" o:title=""/>
            <o:lock v:ext="edit" aspectratio="t"/>
            <w10:wrap type="none"/>
            <w10:anchorlock/>
          </v:shape>
          <o:OLEObject Type="Embed" ProgID="Equation.DSMT4" ShapeID="_x0000_i1045" DrawAspect="Content" ObjectID="_1468075745" r:id="rId38">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046" o:spt="75" type="#_x0000_t75" style="height:16.1pt;width:99.95pt;" o:ole="t" filled="f" o:preferrelative="t" stroked="f" coordsize="21600,21600">
            <v:path/>
            <v:fill on="f" focussize="0,0"/>
            <v:stroke on="f" joinstyle="miter"/>
            <v:imagedata r:id="rId41" o:title=""/>
            <o:lock v:ext="edit" aspectratio="t"/>
            <w10:wrap type="none"/>
            <w10:anchorlock/>
          </v:shape>
          <o:OLEObject Type="Embed" ProgID="Equation.DSMT4" ShapeID="_x0000_i1046" DrawAspect="Content" ObjectID="_1468075746" r:id="rId4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47" o:spt="75" type="#_x0000_t75" style="height:16.1pt;width:99.95pt;" o:ole="t" filled="f" o:preferrelative="t" stroked="f" coordsize="21600,21600">
            <v:path/>
            <v:fill on="f" focussize="0,0"/>
            <v:stroke on="f" joinstyle="miter"/>
            <v:imagedata r:id="rId43" o:title=""/>
            <o:lock v:ext="edit" aspectratio="t"/>
            <w10:wrap type="none"/>
            <w10:anchorlock/>
          </v:shape>
          <o:OLEObject Type="Embed" ProgID="Equation.DSMT4" ShapeID="_x0000_i1047" DrawAspect="Content" ObjectID="_1468075747" r:id="rId42">
            <o:LockedField>false</o:LockedField>
          </o:OLEObject>
        </w:object>
      </w:r>
      <w:r>
        <w:rPr>
          <w:rFonts w:ascii="Times New Roman" w:hAnsi="Times New Roman" w:eastAsia="仿宋" w:cs="Times New Roman"/>
          <w:position w:val="-10"/>
          <w:sz w:val="24"/>
          <w:szCs w:val="24"/>
        </w:rPr>
        <w:object>
          <v:shape id="_x0000_i1048" o:spt="75" type="#_x0000_t75" style="height:16.1pt;width:38.7pt;" o:ole="t" filled="f" o:preferrelative="t" stroked="f" coordsize="21600,21600">
            <v:path/>
            <v:fill on="f" focussize="0,0"/>
            <v:stroke on="f" joinstyle="miter"/>
            <v:imagedata r:id="rId9" o:title=""/>
            <o:lock v:ext="edit" aspectratio="t"/>
            <w10:wrap type="none"/>
            <w10:anchorlock/>
          </v:shape>
          <o:OLEObject Type="Embed" ProgID="Equation.DSMT4" ShapeID="_x0000_i1048" DrawAspect="Content" ObjectID="_1468075748" r:id="rId44">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049" o:spt="75" type="#_x0000_t75" style="height:16.1pt;width:84.9pt;" o:ole="t" filled="f" o:preferrelative="t" stroked="f" coordsize="21600,21600">
            <v:path/>
            <v:fill on="f" focussize="0,0"/>
            <v:stroke on="f" joinstyle="miter"/>
            <v:imagedata r:id="rId46" o:title=""/>
            <o:lock v:ext="edit" aspectratio="t"/>
            <w10:wrap type="none"/>
            <w10:anchorlock/>
          </v:shape>
          <o:OLEObject Type="Embed" ProgID="Equation.DSMT4" ShapeID="_x0000_i1049" DrawAspect="Content" ObjectID="_1468075749" r:id="rId4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50" o:spt="75" type="#_x0000_t75" style="height:16.1pt;width:80.05pt;" o:ole="t" filled="f" o:preferrelative="t" stroked="f" coordsize="21600,21600">
            <v:path/>
            <v:fill on="f" focussize="0,0"/>
            <v:stroke on="f" joinstyle="miter"/>
            <v:imagedata r:id="rId48" o:title=""/>
            <o:lock v:ext="edit" aspectratio="t"/>
            <w10:wrap type="none"/>
            <w10:anchorlock/>
          </v:shape>
          <o:OLEObject Type="Embed" ProgID="Equation.DSMT4" ShapeID="_x0000_i1050" DrawAspect="Content" ObjectID="_1468075750" r:id="rId4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051" o:spt="75" type="#_x0000_t75" style="height:16.1pt;width:87.05pt;" o:ole="t" filled="f" o:preferrelative="t" stroked="f" coordsize="21600,21600">
            <v:path/>
            <v:fill on="f" focussize="0,0"/>
            <v:stroke on="f" joinstyle="miter"/>
            <v:imagedata r:id="rId50" o:title=""/>
            <o:lock v:ext="edit" aspectratio="t"/>
            <w10:wrap type="none"/>
            <w10:anchorlock/>
          </v:shape>
          <o:OLEObject Type="Embed" ProgID="Equation.DSMT4" ShapeID="_x0000_i1051" DrawAspect="Content" ObjectID="_1468075751" r:id="rId4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52" o:spt="75" type="#_x0000_t75" style="height:16.1pt;width:87.05pt;" o:ole="t" filled="f" o:preferrelative="t" stroked="f" coordsize="21600,21600">
            <v:path/>
            <v:fill on="f" focussize="0,0"/>
            <v:stroke on="f" joinstyle="miter"/>
            <v:imagedata r:id="rId52" o:title=""/>
            <o:lock v:ext="edit" aspectratio="t"/>
            <w10:wrap type="none"/>
            <w10:anchorlock/>
          </v:shape>
          <o:OLEObject Type="Embed" ProgID="Equation.DSMT4" ShapeID="_x0000_i1052" DrawAspect="Content" ObjectID="_1468075752" r:id="rId51">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053" o:spt="75" type="#_x0000_t75" style="height:16.1pt;width:95.65pt;" o:ole="t" filled="f" o:preferrelative="t" stroked="f" coordsize="21600,21600">
            <v:path/>
            <v:fill on="f" focussize="0,0"/>
            <v:stroke on="f" joinstyle="miter"/>
            <v:imagedata r:id="rId54" o:title=""/>
            <o:lock v:ext="edit" aspectratio="t"/>
            <w10:wrap type="none"/>
            <w10:anchorlock/>
          </v:shape>
          <o:OLEObject Type="Embed" ProgID="Equation.DSMT4" ShapeID="_x0000_i1053" DrawAspect="Content" ObjectID="_1468075753" r:id="rId5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54" o:spt="75" type="#_x0000_t75" style="height:16.1pt;width:99.4pt;" o:ole="t" filled="f" o:preferrelative="t" stroked="f" coordsize="21600,21600">
            <v:path/>
            <v:fill on="f" focussize="0,0"/>
            <v:stroke on="f" joinstyle="miter"/>
            <v:imagedata r:id="rId56" o:title=""/>
            <o:lock v:ext="edit" aspectratio="t"/>
            <w10:wrap type="none"/>
            <w10:anchorlock/>
          </v:shape>
          <o:OLEObject Type="Embed" ProgID="Equation.DSMT4" ShapeID="_x0000_i1054" DrawAspect="Content" ObjectID="_1468075754" r:id="rId5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055" o:spt="75" type="#_x0000_t75" style="height:16.1pt;width:90.25pt;" o:ole="t" filled="f" o:preferrelative="t" stroked="f" coordsize="21600,21600">
            <v:path/>
            <v:fill on="f" focussize="0,0"/>
            <v:stroke on="f" joinstyle="miter"/>
            <v:imagedata r:id="rId58" o:title=""/>
            <o:lock v:ext="edit" aspectratio="t"/>
            <w10:wrap type="none"/>
            <w10:anchorlock/>
          </v:shape>
          <o:OLEObject Type="Embed" ProgID="Equation.DSMT4" ShapeID="_x0000_i1055" DrawAspect="Content" ObjectID="_1468075755" r:id="rId5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56" o:spt="75" type="#_x0000_t75" style="height:16.1pt;width:87.6pt;" o:ole="t" filled="f" o:preferrelative="t" stroked="f" coordsize="21600,21600">
            <v:path/>
            <v:fill on="f" focussize="0,0"/>
            <v:stroke on="f" joinstyle="miter"/>
            <v:imagedata r:id="rId60" o:title=""/>
            <o:lock v:ext="edit" aspectratio="t"/>
            <w10:wrap type="none"/>
            <w10:anchorlock/>
          </v:shape>
          <o:OLEObject Type="Embed" ProgID="Equation.DSMT4" ShapeID="_x0000_i1056" DrawAspect="Content" ObjectID="_1468075756" r:id="rId59">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057" o:spt="75" type="#_x0000_t75" style="height:16.1pt;width:87.05pt;" o:ole="t" filled="f" o:preferrelative="t" stroked="f" coordsize="21600,21600">
            <v:path/>
            <v:fill on="f" focussize="0,0"/>
            <v:stroke on="f" joinstyle="miter"/>
            <v:imagedata r:id="rId62" o:title=""/>
            <o:lock v:ext="edit" aspectratio="t"/>
            <w10:wrap type="none"/>
            <w10:anchorlock/>
          </v:shape>
          <o:OLEObject Type="Embed" ProgID="Equation.DSMT4" ShapeID="_x0000_i1057" DrawAspect="Content" ObjectID="_1468075757" r:id="rId6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58" o:spt="75" type="#_x0000_t75" style="height:16.1pt;width:99.4pt;" o:ole="t" filled="f" o:preferrelative="t" stroked="f" coordsize="21600,21600">
            <v:path/>
            <v:fill on="f" focussize="0,0"/>
            <v:stroke on="f" joinstyle="miter"/>
            <v:imagedata r:id="rId64" o:title=""/>
            <o:lock v:ext="edit" aspectratio="t"/>
            <w10:wrap type="none"/>
            <w10:anchorlock/>
          </v:shape>
          <o:OLEObject Type="Embed" ProgID="Equation.DSMT4" ShapeID="_x0000_i1058" DrawAspect="Content" ObjectID="_1468075758" r:id="rId63">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059" o:spt="75" type="#_x0000_t75" style="height:16.1pt;width:96.2pt;" o:ole="t" filled="f" o:preferrelative="t" stroked="f" coordsize="21600,21600">
            <v:path/>
            <v:fill on="f" focussize="0,0"/>
            <v:stroke on="f" joinstyle="miter"/>
            <v:imagedata r:id="rId66" o:title=""/>
            <o:lock v:ext="edit" aspectratio="t"/>
            <w10:wrap type="none"/>
            <w10:anchorlock/>
          </v:shape>
          <o:OLEObject Type="Embed" ProgID="Equation.DSMT4" ShapeID="_x0000_i1059" DrawAspect="Content" ObjectID="_1468075759" r:id="rId6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60" o:spt="75" type="#_x0000_t75" style="height:16.1pt;width:97.25pt;" o:ole="t" filled="f" o:preferrelative="t" stroked="f" coordsize="21600,21600">
            <v:path/>
            <v:fill on="f" focussize="0,0"/>
            <v:stroke on="f" joinstyle="miter"/>
            <v:imagedata r:id="rId68" o:title=""/>
            <o:lock v:ext="edit" aspectratio="t"/>
            <w10:wrap type="none"/>
            <w10:anchorlock/>
          </v:shape>
          <o:OLEObject Type="Embed" ProgID="Equation.DSMT4" ShapeID="_x0000_i1060" DrawAspect="Content" ObjectID="_1468075760" r:id="rId67">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从而得到了</w:t>
      </w:r>
      <w:r>
        <w:rPr>
          <w:rFonts w:ascii="Times New Roman" w:hAnsi="Times New Roman" w:eastAsia="仿宋" w:cs="Times New Roman"/>
          <w:position w:val="-6"/>
        </w:rPr>
        <w:object>
          <v:shape id="_x0000_i1061" o:spt="75" type="#_x0000_t75" style="height:14.5pt;width:40.3pt;" o:ole="t" filled="f" o:preferrelative="t" stroked="f" coordsize="21600,21600">
            <v:path/>
            <v:fill on="f" focussize="0,0"/>
            <v:stroke on="f" joinstyle="miter"/>
            <v:imagedata r:id="rId30" o:title=""/>
            <o:lock v:ext="edit" aspectratio="t"/>
            <w10:wrap type="none"/>
            <w10:anchorlock/>
          </v:shape>
          <o:OLEObject Type="Embed" ProgID="Equation.DSMT4" ShapeID="_x0000_i1061" DrawAspect="Content" ObjectID="_1468075761" r:id="rId69">
            <o:LockedField>false</o:LockedField>
          </o:OLEObject>
        </w:object>
      </w:r>
      <w:r>
        <w:rPr>
          <w:rFonts w:ascii="Times New Roman" w:hAnsi="Times New Roman" w:eastAsia="仿宋" w:cs="Times New Roman"/>
          <w:position w:val="-10"/>
          <w:sz w:val="24"/>
          <w:szCs w:val="24"/>
        </w:rPr>
        <w:object>
          <v:shape id="_x0000_i1062" o:spt="75" type="#_x0000_t75" style="height:16.1pt;width:38.7pt;" o:ole="t" filled="f" o:preferrelative="t" stroked="f" coordsize="21600,21600">
            <v:path/>
            <v:fill on="f" focussize="0,0"/>
            <v:stroke on="f" joinstyle="miter"/>
            <v:imagedata r:id="rId9" o:title=""/>
            <o:lock v:ext="edit" aspectratio="t"/>
            <w10:wrap type="none"/>
            <w10:anchorlock/>
          </v:shape>
          <o:OLEObject Type="Embed" ProgID="Equation.DSMT4" ShapeID="_x0000_i1062" DrawAspect="Content" ObjectID="_1468075762" r:id="rId7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rPr>
        <w:object>
          <v:shape id="_x0000_i1063" o:spt="75" type="#_x0000_t75" style="height:11.8pt;width:18.8pt;" o:ole="t" filled="f" o:preferrelative="t" stroked="f" coordsize="21600,21600">
            <v:path/>
            <v:fill on="f" focussize="0,0"/>
            <v:stroke on="f" joinstyle="miter"/>
            <v:imagedata r:id="rId18" o:title=""/>
            <o:lock v:ext="edit" aspectratio="t"/>
            <w10:wrap type="none"/>
            <w10:anchorlock/>
          </v:shape>
          <o:OLEObject Type="Embed" ProgID="Equation.DSMT4" ShapeID="_x0000_i1063" DrawAspect="Content" ObjectID="_1468075763" r:id="rId7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rPr>
        <w:object>
          <v:shape id="_x0000_i1064" o:spt="75" type="#_x0000_t75" style="height:12.9pt;width:29pt;" o:ole="t" filled="f" o:preferrelative="t" stroked="f" coordsize="21600,21600">
            <v:path/>
            <v:fill on="f" focussize="0,0"/>
            <v:stroke on="f" joinstyle="miter"/>
            <v:imagedata r:id="rId34" o:title=""/>
            <o:lock v:ext="edit" aspectratio="t"/>
            <w10:wrap type="none"/>
            <w10:anchorlock/>
          </v:shape>
          <o:OLEObject Type="Embed" ProgID="Equation.DSMT4" ShapeID="_x0000_i1064" DrawAspect="Content" ObjectID="_1468075764" r:id="rId72">
            <o:LockedField>false</o:LockedField>
          </o:OLEObject>
        </w:object>
      </w:r>
      <w:r>
        <w:rPr>
          <w:rFonts w:ascii="Times New Roman" w:hAnsi="Times New Roman" w:eastAsia="仿宋" w:cs="Times New Roman"/>
          <w:sz w:val="24"/>
          <w:szCs w:val="24"/>
        </w:rPr>
        <w:t>这些角的正弦、余弦、正切及余切值与角</w:t>
      </w:r>
      <w:r>
        <w:rPr>
          <w:rFonts w:ascii="Times New Roman" w:hAnsi="Times New Roman" w:eastAsia="仿宋" w:cs="Times New Roman"/>
          <w:position w:val="-6"/>
          <w:sz w:val="24"/>
          <w:szCs w:val="24"/>
        </w:rPr>
        <w:object>
          <v:shape id="_x0000_i1065" o:spt="75" type="#_x0000_t75" style="height:11.8pt;width:12.35pt;" o:ole="t" filled="f" o:preferrelative="t" stroked="f" coordsize="21600,21600">
            <v:path/>
            <v:fill on="f" focussize="0,0"/>
            <v:stroke on="f" joinstyle="miter"/>
            <v:imagedata r:id="rId22" o:title=""/>
            <o:lock v:ext="edit" aspectratio="t"/>
            <w10:wrap type="none"/>
            <w10:anchorlock/>
          </v:shape>
          <o:OLEObject Type="Embed" ProgID="Equation.DSMT4" ShapeID="_x0000_i1065" DrawAspect="Content" ObjectID="_1468075765" r:id="rId73">
            <o:LockedField>false</o:LockedField>
          </o:OLEObject>
        </w:object>
      </w:r>
      <w:r>
        <w:rPr>
          <w:rFonts w:ascii="Times New Roman" w:hAnsi="Times New Roman" w:eastAsia="仿宋" w:cs="Times New Roman"/>
          <w:sz w:val="24"/>
          <w:szCs w:val="24"/>
        </w:rPr>
        <w:t xml:space="preserve">的正弦、余弦、正切及余切值之间的关系.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本节课，我们将继续借助单位圆及对称性研究角</w:t>
      </w:r>
      <w:r>
        <w:rPr>
          <w:rFonts w:ascii="Times New Roman" w:hAnsi="Times New Roman" w:eastAsia="仿宋" w:cs="Times New Roman"/>
          <w:position w:val="-24"/>
          <w:sz w:val="24"/>
          <w:szCs w:val="24"/>
        </w:rPr>
        <w:object>
          <v:shape id="_x0000_i1066" o:spt="75" type="#_x0000_t75" style="height:30.65pt;width:31.7pt;" o:ole="t" filled="f" o:preferrelative="t" stroked="f" coordsize="21600,21600">
            <v:path/>
            <v:fill on="f" focussize="0,0"/>
            <v:stroke on="f" joinstyle="miter"/>
            <v:imagedata r:id="rId75" o:title=""/>
            <o:lock v:ext="edit" aspectratio="t"/>
            <w10:wrap type="none"/>
            <w10:anchorlock/>
          </v:shape>
          <o:OLEObject Type="Embed" ProgID="Equation.DSMT4" ShapeID="_x0000_i1066" DrawAspect="Content" ObjectID="_1468075766" r:id="rId74">
            <o:LockedField>false</o:LockedField>
          </o:OLEObject>
        </w:object>
      </w:r>
      <w:r>
        <w:rPr>
          <w:rFonts w:ascii="Times New Roman" w:hAnsi="Times New Roman" w:eastAsia="仿宋" w:cs="Times New Roman"/>
          <w:sz w:val="24"/>
          <w:szCs w:val="24"/>
        </w:rPr>
        <w:t>的正弦、余弦、正切及余切值与角</w:t>
      </w:r>
      <w:r>
        <w:rPr>
          <w:rFonts w:ascii="Times New Roman" w:hAnsi="Times New Roman" w:eastAsia="仿宋" w:cs="Times New Roman"/>
          <w:position w:val="-6"/>
          <w:sz w:val="24"/>
          <w:szCs w:val="24"/>
        </w:rPr>
        <w:object>
          <v:shape id="_x0000_i1067" o:spt="75" type="#_x0000_t75" style="height:11.8pt;width:12.35pt;" o:ole="t" filled="f" o:preferrelative="t" stroked="f" coordsize="21600,21600">
            <v:path/>
            <v:fill on="f" focussize="0,0"/>
            <v:stroke on="f" joinstyle="miter"/>
            <v:imagedata r:id="rId22" o:title=""/>
            <o:lock v:ext="edit" aspectratio="t"/>
            <w10:wrap type="none"/>
            <w10:anchorlock/>
          </v:shape>
          <o:OLEObject Type="Embed" ProgID="Equation.DSMT4" ShapeID="_x0000_i1067" DrawAspect="Content" ObjectID="_1468075767" r:id="rId76">
            <o:LockedField>false</o:LockedField>
          </o:OLEObject>
        </w:object>
      </w:r>
      <w:r>
        <w:rPr>
          <w:rFonts w:ascii="Times New Roman" w:hAnsi="Times New Roman" w:eastAsia="仿宋" w:cs="Times New Roman"/>
          <w:sz w:val="24"/>
          <w:szCs w:val="24"/>
        </w:rPr>
        <w:t xml:space="preserve">的相应值之间的关系. </w:t>
      </w:r>
    </w:p>
    <w:p>
      <w:pPr>
        <w:adjustRightInd w:val="0"/>
        <w:snapToGrid w:val="0"/>
        <w:spacing w:line="312" w:lineRule="auto"/>
        <w:ind w:firstLine="480" w:firstLineChars="200"/>
        <w:rPr>
          <w:rFonts w:ascii="Times New Roman" w:hAnsi="Times New Roman" w:eastAsia="仿宋" w:cs="Times New Roman"/>
          <w:kern w:val="0"/>
          <w:sz w:val="24"/>
          <w:szCs w:val="24"/>
        </w:rPr>
      </w:pPr>
      <w:r>
        <w:rPr>
          <w:rFonts w:ascii="Times New Roman" w:hAnsi="Times New Roman" w:eastAsia="仿宋" w:cs="Times New Roman"/>
          <w:kern w:val="0"/>
          <w:sz w:val="24"/>
          <w:szCs w:val="24"/>
        </w:rPr>
        <w:t>[设计意图] 通过复习</w:t>
      </w:r>
      <w:r>
        <w:rPr>
          <w:rFonts w:ascii="Times New Roman" w:hAnsi="Times New Roman" w:eastAsia="仿宋" w:cs="Times New Roman"/>
          <w:sz w:val="24"/>
          <w:szCs w:val="24"/>
        </w:rPr>
        <w:t>角</w:t>
      </w:r>
      <w:r>
        <w:rPr>
          <w:rFonts w:ascii="Times New Roman" w:hAnsi="Times New Roman" w:eastAsia="仿宋" w:cs="Times New Roman"/>
          <w:position w:val="-6"/>
          <w:sz w:val="24"/>
          <w:szCs w:val="24"/>
        </w:rPr>
        <w:object>
          <v:shape id="_x0000_i1068" o:spt="75" type="#_x0000_t75" style="height:11.8pt;width:12.35pt;" o:ole="t" filled="f" o:preferrelative="t" stroked="f" coordsize="21600,21600">
            <v:path/>
            <v:fill on="f" focussize="0,0"/>
            <v:stroke on="f" joinstyle="miter"/>
            <v:imagedata r:id="rId5" o:title=""/>
            <o:lock v:ext="edit" aspectratio="t"/>
            <w10:wrap type="none"/>
            <w10:anchorlock/>
          </v:shape>
          <o:OLEObject Type="Embed" ProgID="Equation.DSMT4" ShapeID="_x0000_i1068" DrawAspect="Content" ObjectID="_1468075768" r:id="rId77">
            <o:LockedField>false</o:LockedField>
          </o:OLEObject>
        </w:object>
      </w:r>
      <w:r>
        <w:rPr>
          <w:rFonts w:ascii="Times New Roman" w:hAnsi="Times New Roman" w:eastAsia="仿宋" w:cs="Times New Roman"/>
          <w:sz w:val="24"/>
          <w:szCs w:val="24"/>
        </w:rPr>
        <w:t>的正弦、余弦、正切及余切值与</w:t>
      </w:r>
      <w:r>
        <w:rPr>
          <w:rFonts w:ascii="Times New Roman" w:hAnsi="Times New Roman" w:eastAsia="仿宋" w:cs="Times New Roman"/>
          <w:position w:val="-6"/>
          <w:sz w:val="24"/>
          <w:szCs w:val="24"/>
        </w:rPr>
        <w:object>
          <v:shape id="_x0000_i1069" o:spt="75" type="#_x0000_t75" style="height:14.5pt;width:40.3pt;" o:ole="t" filled="f" o:preferrelative="t" stroked="f" coordsize="21600,21600">
            <v:path/>
            <v:fill on="f" focussize="0,0"/>
            <v:stroke on="f" joinstyle="miter"/>
            <v:imagedata r:id="rId7" o:title=""/>
            <o:lock v:ext="edit" aspectratio="t"/>
            <w10:wrap type="none"/>
            <w10:anchorlock/>
          </v:shape>
          <o:OLEObject Type="Embed" ProgID="Equation.DSMT4" ShapeID="_x0000_i1069" DrawAspect="Content" ObjectID="_1468075769" r:id="rId78">
            <o:LockedField>false</o:LockedField>
          </o:OLEObject>
        </w:object>
      </w:r>
      <w:r>
        <w:rPr>
          <w:rFonts w:ascii="Times New Roman" w:hAnsi="Times New Roman" w:eastAsia="仿宋" w:cs="Times New Roman"/>
          <w:position w:val="-10"/>
          <w:sz w:val="24"/>
          <w:szCs w:val="24"/>
        </w:rPr>
        <w:object>
          <v:shape id="_x0000_i1070" o:spt="75" type="#_x0000_t75" style="height:15.6pt;width:38.15pt;" o:ole="t" filled="f" o:preferrelative="t" stroked="f" coordsize="21600,21600">
            <v:path/>
            <v:fill on="f" focussize="0,0"/>
            <v:stroke on="f" joinstyle="miter"/>
            <v:imagedata r:id="rId9" o:title=""/>
            <o:lock v:ext="edit" aspectratio="t"/>
            <w10:wrap type="none"/>
            <w10:anchorlock/>
          </v:shape>
          <o:OLEObject Type="Embed" ProgID="Equation.DSMT4" ShapeID="_x0000_i1070" DrawAspect="Content" ObjectID="_1468075770" r:id="rId7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71" o:spt="75" type="#_x0000_t75" style="height:11.8pt;width:18.8pt;" o:ole="t" filled="f" o:preferrelative="t" stroked="f" coordsize="21600,21600">
            <v:path/>
            <v:fill on="f" focussize="0,0"/>
            <v:stroke on="f" joinstyle="miter"/>
            <v:imagedata r:id="rId11" o:title=""/>
            <o:lock v:ext="edit" aspectratio="t"/>
            <w10:wrap type="none"/>
            <w10:anchorlock/>
          </v:shape>
          <o:OLEObject Type="Embed" ProgID="Equation.DSMT4" ShapeID="_x0000_i1071" DrawAspect="Content" ObjectID="_1468075771" r:id="rId8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72" o:spt="75" type="#_x0000_t75" style="height:12.9pt;width:29pt;" o:ole="t" filled="f" o:preferrelative="t" stroked="f" coordsize="21600,21600">
            <v:path/>
            <v:fill on="f" focussize="0,0"/>
            <v:stroke on="f" joinstyle="miter"/>
            <v:imagedata r:id="rId13" o:title=""/>
            <o:lock v:ext="edit" aspectratio="t"/>
            <w10:wrap type="none"/>
            <w10:anchorlock/>
          </v:shape>
          <o:OLEObject Type="Embed" ProgID="Equation.DSMT4" ShapeID="_x0000_i1072" DrawAspect="Content" ObjectID="_1468075772" r:id="rId81">
            <o:LockedField>false</o:LockedField>
          </o:OLEObject>
        </w:object>
      </w:r>
      <w:r>
        <w:rPr>
          <w:rFonts w:ascii="Times New Roman" w:hAnsi="Times New Roman" w:eastAsia="仿宋" w:cs="Times New Roman"/>
          <w:sz w:val="24"/>
          <w:szCs w:val="24"/>
        </w:rPr>
        <w:t>这些角的正弦、余弦、正切及余切值的关系</w:t>
      </w:r>
      <w:r>
        <w:rPr>
          <w:rFonts w:ascii="Times New Roman" w:hAnsi="Times New Roman" w:eastAsia="仿宋" w:cs="Times New Roman"/>
          <w:kern w:val="0"/>
          <w:sz w:val="24"/>
          <w:szCs w:val="24"/>
        </w:rPr>
        <w:t>，引出本节</w:t>
      </w:r>
      <w:r>
        <w:rPr>
          <w:rFonts w:hint="eastAsia" w:ascii="Times New Roman" w:hAnsi="Times New Roman" w:eastAsia="仿宋" w:cs="Times New Roman"/>
          <w:kern w:val="0"/>
          <w:sz w:val="24"/>
          <w:szCs w:val="24"/>
        </w:rPr>
        <w:t>课的</w:t>
      </w:r>
      <w:r>
        <w:rPr>
          <w:rFonts w:ascii="Times New Roman" w:hAnsi="Times New Roman" w:eastAsia="仿宋" w:cs="Times New Roman"/>
          <w:kern w:val="0"/>
          <w:sz w:val="24"/>
          <w:szCs w:val="24"/>
        </w:rPr>
        <w:t>研究对象</w:t>
      </w:r>
      <w:r>
        <w:rPr>
          <w:rFonts w:ascii="Times New Roman" w:hAnsi="Times New Roman" w:eastAsia="仿宋" w:cs="Times New Roman"/>
          <w:sz w:val="24"/>
          <w:szCs w:val="24"/>
        </w:rPr>
        <w:t>角</w:t>
      </w:r>
      <w:r>
        <w:rPr>
          <w:rFonts w:ascii="Times New Roman" w:hAnsi="Times New Roman" w:eastAsia="仿宋" w:cs="Times New Roman"/>
          <w:position w:val="-24"/>
          <w:sz w:val="24"/>
          <w:szCs w:val="24"/>
        </w:rPr>
        <w:object>
          <v:shape id="_x0000_i1073" o:spt="75" type="#_x0000_t75" style="height:30.65pt;width:31.7pt;" o:ole="t" filled="f" o:preferrelative="t" stroked="f" coordsize="21600,21600">
            <v:path/>
            <v:fill on="f" focussize="0,0"/>
            <v:stroke on="f" joinstyle="miter"/>
            <v:imagedata r:id="rId75" o:title=""/>
            <o:lock v:ext="edit" aspectratio="t"/>
            <w10:wrap type="none"/>
            <w10:anchorlock/>
          </v:shape>
          <o:OLEObject Type="Embed" ProgID="Equation.DSMT4" ShapeID="_x0000_i1073" DrawAspect="Content" ObjectID="_1468075773" r:id="rId82">
            <o:LockedField>false</o:LockedField>
          </o:OLEObject>
        </w:object>
      </w:r>
      <w:r>
        <w:rPr>
          <w:rFonts w:ascii="Times New Roman" w:hAnsi="Times New Roman" w:eastAsia="仿宋" w:cs="Times New Roman"/>
          <w:sz w:val="24"/>
          <w:szCs w:val="24"/>
        </w:rPr>
        <w:t>的正弦、余弦、正切及余切值</w:t>
      </w:r>
      <w:r>
        <w:rPr>
          <w:rFonts w:ascii="Times New Roman" w:hAnsi="Times New Roman" w:eastAsia="仿宋" w:cs="Times New Roman"/>
          <w:kern w:val="0"/>
          <w:sz w:val="24"/>
          <w:szCs w:val="24"/>
        </w:rPr>
        <w:t xml:space="preserve">. 让学生感悟本节课与上一节课研究方法的一致性，为接下来的学习做好铺垫.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（环节二）探究公式 理解辨析</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诱导公式</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在上一节课的探究中，我们发现角</w:t>
      </w:r>
      <w:r>
        <w:rPr>
          <w:rFonts w:ascii="Times New Roman" w:hAnsi="Times New Roman" w:eastAsia="仿宋" w:cs="Times New Roman"/>
          <w:position w:val="-6"/>
        </w:rPr>
        <w:object>
          <v:shape id="_x0000_i1074" o:spt="75" type="#_x0000_t75" style="height:11.8pt;width:18.8pt;" o:ole="t" filled="f" o:preferrelative="t" stroked="f" coordsize="21600,21600">
            <v:path/>
            <v:fill on="f" focussize="0,0"/>
            <v:stroke on="f" joinstyle="miter"/>
            <v:imagedata r:id="rId18" o:title=""/>
            <o:lock v:ext="edit" aspectratio="t"/>
            <w10:wrap type="none"/>
            <w10:anchorlock/>
          </v:shape>
          <o:OLEObject Type="Embed" ProgID="Equation.DSMT4" ShapeID="_x0000_i1074" DrawAspect="Content" ObjectID="_1468075774" r:id="rId8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rPr>
        <w:object>
          <v:shape id="_x0000_i1075" o:spt="75" type="#_x0000_t75" style="height:11.8pt;width:29pt;" o:ole="t" filled="f" o:preferrelative="t" stroked="f" coordsize="21600,21600">
            <v:path/>
            <v:fill on="f" focussize="0,0"/>
            <v:stroke on="f" joinstyle="miter"/>
            <v:imagedata r:id="rId20" o:title=""/>
            <o:lock v:ext="edit" aspectratio="t"/>
            <w10:wrap type="none"/>
            <w10:anchorlock/>
          </v:shape>
          <o:OLEObject Type="Embed" ProgID="Equation.DSMT4" ShapeID="_x0000_i1075" DrawAspect="Content" ObjectID="_1468075775" r:id="rId84">
            <o:LockedField>false</o:LockedField>
          </o:OLEObject>
        </w:object>
      </w:r>
      <w:r>
        <w:rPr>
          <w:rFonts w:ascii="Times New Roman" w:hAnsi="Times New Roman" w:eastAsia="仿宋" w:cs="Times New Roman"/>
          <w:sz w:val="24"/>
          <w:szCs w:val="24"/>
        </w:rPr>
        <w:t>的终边与角</w:t>
      </w:r>
      <w:r>
        <w:rPr>
          <w:rFonts w:ascii="Times New Roman" w:hAnsi="Times New Roman" w:eastAsia="仿宋" w:cs="Times New Roman"/>
          <w:position w:val="-6"/>
          <w:sz w:val="24"/>
          <w:szCs w:val="24"/>
        </w:rPr>
        <w:object>
          <v:shape id="_x0000_i1076" o:spt="75" type="#_x0000_t75" style="height:11.8pt;width:12.35pt;" o:ole="t" filled="f" o:preferrelative="t" stroked="f" coordsize="21600,21600">
            <v:path/>
            <v:fill on="f" focussize="0,0"/>
            <v:stroke on="f" joinstyle="miter"/>
            <v:imagedata r:id="rId22" o:title=""/>
            <o:lock v:ext="edit" aspectratio="t"/>
            <w10:wrap type="none"/>
            <w10:anchorlock/>
          </v:shape>
          <o:OLEObject Type="Embed" ProgID="Equation.DSMT4" ShapeID="_x0000_i1076" DrawAspect="Content" ObjectID="_1468075776" r:id="rId85">
            <o:LockedField>false</o:LockedField>
          </o:OLEObject>
        </w:object>
      </w:r>
      <w:r>
        <w:rPr>
          <w:rFonts w:ascii="Times New Roman" w:hAnsi="Times New Roman" w:eastAsia="仿宋" w:cs="Times New Roman"/>
          <w:sz w:val="24"/>
          <w:szCs w:val="24"/>
        </w:rPr>
        <w:t>的终边有着对称关系</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[问题1] 角</w:t>
      </w:r>
      <w:r>
        <w:rPr>
          <w:rFonts w:ascii="Times New Roman" w:hAnsi="Times New Roman" w:eastAsia="仿宋" w:cs="Times New Roman"/>
          <w:position w:val="-6"/>
          <w:sz w:val="24"/>
          <w:szCs w:val="24"/>
        </w:rPr>
        <w:object>
          <v:shape id="_x0000_i1077" o:spt="75" type="#_x0000_t75" style="height:9.65pt;width:12.35pt;" o:ole="t" filled="f" o:preferrelative="t" stroked="f" coordsize="21600,21600">
            <v:path/>
            <v:fill on="f" focussize="0,0"/>
            <v:stroke on="f" joinstyle="miter"/>
            <v:imagedata r:id="rId87" o:title=""/>
            <o:lock v:ext="edit" aspectratio="t"/>
            <w10:wrap type="none"/>
            <w10:anchorlock/>
          </v:shape>
          <o:OLEObject Type="Embed" ProgID="Equation.DSMT4" ShapeID="_x0000_i1077" DrawAspect="Content" ObjectID="_1468075777" r:id="rId86">
            <o:LockedField>false</o:LockedField>
          </o:OLEObject>
        </w:object>
      </w:r>
      <w:r>
        <w:rPr>
          <w:rFonts w:ascii="Times New Roman" w:hAnsi="Times New Roman" w:eastAsia="仿宋" w:cs="Times New Roman"/>
          <w:sz w:val="24"/>
          <w:szCs w:val="24"/>
        </w:rPr>
        <w:t>的终边和角</w:t>
      </w:r>
      <w:r>
        <w:rPr>
          <w:rFonts w:ascii="Times New Roman" w:hAnsi="Times New Roman" w:eastAsia="仿宋" w:cs="Times New Roman"/>
          <w:position w:val="-10"/>
          <w:sz w:val="24"/>
          <w:szCs w:val="24"/>
        </w:rPr>
        <w:object>
          <v:shape id="_x0000_i1078" o:spt="75" type="#_x0000_t75" style="height:16.1pt;width:12.35pt;" o:ole="t" filled="f" o:preferrelative="t" stroked="f" coordsize="21600,21600">
            <v:path/>
            <v:fill on="f" focussize="0,0"/>
            <v:stroke on="f" joinstyle="miter"/>
            <v:imagedata r:id="rId89" o:title=""/>
            <o:lock v:ext="edit" aspectratio="t"/>
            <w10:wrap type="none"/>
            <w10:anchorlock/>
          </v:shape>
          <o:OLEObject Type="Embed" ProgID="Equation.DSMT4" ShapeID="_x0000_i1078" DrawAspect="Content" ObjectID="_1468075778" r:id="rId88">
            <o:LockedField>false</o:LockedField>
          </o:OLEObject>
        </w:object>
      </w:r>
      <w:r>
        <w:rPr>
          <w:rFonts w:ascii="Times New Roman" w:hAnsi="Times New Roman" w:eastAsia="仿宋" w:cs="Times New Roman"/>
          <w:sz w:val="24"/>
          <w:szCs w:val="24"/>
        </w:rPr>
        <w:t>的终边具有怎样的对称性？</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我们先来看两个特殊的情况.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取角</w:t>
      </w:r>
      <w:r>
        <w:rPr>
          <w:rFonts w:ascii="Times New Roman" w:hAnsi="Times New Roman" w:eastAsia="仿宋" w:cs="Times New Roman"/>
          <w:position w:val="-10"/>
          <w:sz w:val="24"/>
          <w:szCs w:val="24"/>
        </w:rPr>
        <w:object>
          <v:shape id="_x0000_i1079" o:spt="75" type="#_x0000_t75" style="height:16.1pt;width:38.7pt;" o:ole="t" filled="f" o:preferrelative="t" stroked="f" coordsize="21600,21600">
            <v:path/>
            <v:fill on="f" focussize="0,0"/>
            <v:stroke on="f" joinstyle="miter"/>
            <v:imagedata r:id="rId91" o:title=""/>
            <o:lock v:ext="edit" aspectratio="t"/>
            <w10:wrap type="none"/>
            <w10:anchorlock/>
          </v:shape>
          <o:OLEObject Type="Embed" ProgID="Equation.DSMT4" ShapeID="_x0000_i1079" DrawAspect="Content" ObjectID="_1468075779" r:id="rId90">
            <o:LockedField>false</o:LockedField>
          </o:OLEObject>
        </w:object>
      </w:r>
      <w:r>
        <w:rPr>
          <w:rFonts w:ascii="Times New Roman" w:hAnsi="Times New Roman" w:eastAsia="仿宋" w:cs="Times New Roman"/>
          <w:sz w:val="24"/>
          <w:szCs w:val="24"/>
        </w:rPr>
        <w:t>，在上一课时中，我们知道角</w:t>
      </w:r>
      <w:r>
        <w:rPr>
          <w:rFonts w:ascii="Times New Roman" w:hAnsi="Times New Roman" w:eastAsia="仿宋" w:cs="Times New Roman"/>
          <w:position w:val="-6"/>
        </w:rPr>
        <w:object>
          <v:shape id="_x0000_i1080" o:spt="75" type="#_x0000_t75" style="height:11.8pt;width:12.35pt;" o:ole="t" filled="f" o:preferrelative="t" stroked="f" coordsize="21600,21600">
            <v:path/>
            <v:fill on="f" focussize="0,0"/>
            <v:stroke on="f" joinstyle="miter"/>
            <v:imagedata r:id="rId93" o:title=""/>
            <o:lock v:ext="edit" aspectratio="t"/>
            <w10:wrap type="none"/>
            <w10:anchorlock/>
          </v:shape>
          <o:OLEObject Type="Embed" ProgID="Equation.DSMT4" ShapeID="_x0000_i1080" DrawAspect="Content" ObjectID="_1468075780" r:id="rId92">
            <o:LockedField>false</o:LockedField>
          </o:OLEObject>
        </w:object>
      </w:r>
      <w:r>
        <w:rPr>
          <w:rFonts w:ascii="Times New Roman" w:hAnsi="Times New Roman" w:eastAsia="仿宋" w:cs="Times New Roman"/>
          <w:sz w:val="24"/>
          <w:szCs w:val="24"/>
        </w:rPr>
        <w:t>的终边和角</w:t>
      </w:r>
      <w:r>
        <w:rPr>
          <w:rFonts w:ascii="Times New Roman" w:hAnsi="Times New Roman" w:eastAsia="仿宋" w:cs="Times New Roman"/>
          <w:position w:val="-6"/>
        </w:rPr>
        <w:object>
          <v:shape id="_x0000_i1081" o:spt="75" type="#_x0000_t75" style="height:11.8pt;width:18.8pt;" o:ole="t" filled="f" o:preferrelative="t" stroked="f" coordsize="21600,21600">
            <v:path/>
            <v:fill on="f" focussize="0,0"/>
            <v:stroke on="f" joinstyle="miter"/>
            <v:imagedata r:id="rId95" o:title=""/>
            <o:lock v:ext="edit" aspectratio="t"/>
            <w10:wrap type="none"/>
            <w10:anchorlock/>
          </v:shape>
          <o:OLEObject Type="Embed" ProgID="Equation.DSMT4" ShapeID="_x0000_i1081" DrawAspect="Content" ObjectID="_1468075781" r:id="rId94">
            <o:LockedField>false</o:LockedField>
          </o:OLEObject>
        </w:object>
      </w:r>
      <w:r>
        <w:rPr>
          <w:rFonts w:ascii="Times New Roman" w:hAnsi="Times New Roman" w:eastAsia="仿宋" w:cs="Times New Roman"/>
          <w:sz w:val="24"/>
          <w:szCs w:val="24"/>
        </w:rPr>
        <w:t>的终边关于</w:t>
      </w:r>
      <w:r>
        <w:rPr>
          <w:rFonts w:ascii="Times New Roman" w:hAnsi="Times New Roman" w:eastAsia="仿宋" w:cs="Times New Roman"/>
          <w:position w:val="-6"/>
        </w:rPr>
        <w:object>
          <v:shape id="_x0000_i1082" o:spt="75" type="#_x0000_t75" style="height:11.8pt;width:9.15pt;" o:ole="t" filled="f" o:preferrelative="t" stroked="f" coordsize="21600,21600">
            <v:path/>
            <v:fill on="f" focussize="0,0"/>
            <v:stroke on="f" joinstyle="miter"/>
            <v:imagedata r:id="rId97" o:title=""/>
            <o:lock v:ext="edit" aspectratio="t"/>
            <w10:wrap type="none"/>
            <w10:anchorlock/>
          </v:shape>
          <o:OLEObject Type="Embed" ProgID="Equation.DSMT4" ShapeID="_x0000_i1082" DrawAspect="Content" ObjectID="_1468075782" r:id="rId96">
            <o:LockedField>false</o:LockedField>
          </o:OLEObject>
        </w:object>
      </w:r>
      <w:r>
        <w:rPr>
          <w:rFonts w:ascii="Times New Roman" w:hAnsi="Times New Roman" w:eastAsia="仿宋" w:cs="Times New Roman"/>
          <w:sz w:val="24"/>
          <w:szCs w:val="24"/>
        </w:rPr>
        <w:t xml:space="preserve">轴对称.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从形的角度上，角</w:t>
      </w:r>
      <w:r>
        <w:rPr>
          <w:rFonts w:ascii="Times New Roman" w:hAnsi="Times New Roman" w:eastAsia="仿宋" w:cs="Times New Roman"/>
          <w:position w:val="-6"/>
          <w:sz w:val="24"/>
          <w:szCs w:val="24"/>
        </w:rPr>
        <w:object>
          <v:shape id="_x0000_i1083" o:spt="75" type="#_x0000_t75" style="height:11.8pt;width:12.35pt;" o:ole="t" filled="f" o:preferrelative="t" stroked="f" coordsize="21600,21600">
            <v:path/>
            <v:fill on="f" focussize="0,0"/>
            <v:stroke on="f" joinstyle="miter"/>
            <v:imagedata r:id="rId99" o:title=""/>
            <o:lock v:ext="edit" aspectratio="t"/>
            <w10:wrap type="none"/>
            <w10:anchorlock/>
          </v:shape>
          <o:OLEObject Type="Embed" ProgID="Equation.DSMT4" ShapeID="_x0000_i1083" DrawAspect="Content" ObjectID="_1468075783" r:id="rId98">
            <o:LockedField>false</o:LockedField>
          </o:OLEObject>
        </w:object>
      </w:r>
      <w:r>
        <w:rPr>
          <w:rFonts w:ascii="Times New Roman" w:hAnsi="Times New Roman" w:eastAsia="仿宋" w:cs="Times New Roman"/>
          <w:sz w:val="24"/>
          <w:szCs w:val="24"/>
        </w:rPr>
        <w:t>和角</w:t>
      </w:r>
      <w:r>
        <w:rPr>
          <w:rFonts w:ascii="Times New Roman" w:hAnsi="Times New Roman" w:eastAsia="仿宋" w:cs="Times New Roman"/>
          <w:position w:val="-6"/>
          <w:sz w:val="24"/>
          <w:szCs w:val="24"/>
        </w:rPr>
        <w:object>
          <v:shape id="_x0000_i1084" o:spt="75" type="#_x0000_t75" style="height:11.8pt;width:18.8pt;" o:ole="t" filled="f" o:preferrelative="t" stroked="f" coordsize="21600,21600">
            <v:path/>
            <v:fill on="f" focussize="0,0"/>
            <v:stroke on="f" joinstyle="miter"/>
            <v:imagedata r:id="rId101" o:title=""/>
            <o:lock v:ext="edit" aspectratio="t"/>
            <w10:wrap type="none"/>
            <w10:anchorlock/>
          </v:shape>
          <o:OLEObject Type="Embed" ProgID="Equation.DSMT4" ShapeID="_x0000_i1084" DrawAspect="Content" ObjectID="_1468075784" r:id="rId100">
            <o:LockedField>false</o:LockedField>
          </o:OLEObject>
        </w:object>
      </w:r>
      <w:r>
        <w:rPr>
          <w:rFonts w:ascii="Times New Roman" w:hAnsi="Times New Roman" w:eastAsia="仿宋" w:cs="Times New Roman"/>
          <w:sz w:val="24"/>
          <w:szCs w:val="24"/>
        </w:rPr>
        <w:t>的终边可以看作由零角的终边绕坐标原点</w:t>
      </w:r>
      <w:r>
        <w:rPr>
          <w:rFonts w:ascii="Times New Roman" w:hAnsi="Times New Roman" w:eastAsia="仿宋" w:cs="Times New Roman"/>
          <w:position w:val="-6"/>
          <w:sz w:val="24"/>
          <w:szCs w:val="24"/>
        </w:rPr>
        <w:object>
          <v:shape id="_x0000_i1085" o:spt="75" type="#_x0000_t75" style="height:15.05pt;width:12.35pt;" o:ole="t" filled="f" o:preferrelative="t" stroked="f" coordsize="21600,21600">
            <v:path/>
            <v:fill on="f" focussize="0,0"/>
            <v:stroke on="f" joinstyle="miter"/>
            <v:imagedata r:id="rId103" o:title=""/>
            <o:lock v:ext="edit" aspectratio="t"/>
            <w10:wrap type="none"/>
            <w10:anchorlock/>
          </v:shape>
          <o:OLEObject Type="Embed" ProgID="Equation.DSMT4" ShapeID="_x0000_i1085" DrawAspect="Content" ObjectID="_1468075785" r:id="rId102">
            <o:LockedField>false</o:LockedField>
          </o:OLEObject>
        </w:object>
      </w:r>
      <w:r>
        <w:rPr>
          <w:rFonts w:ascii="Times New Roman" w:hAnsi="Times New Roman" w:eastAsia="仿宋" w:cs="Times New Roman"/>
          <w:sz w:val="24"/>
          <w:szCs w:val="24"/>
        </w:rPr>
        <w:t>分别旋转</w:t>
      </w:r>
      <w:r>
        <w:rPr>
          <w:rFonts w:ascii="Times New Roman" w:hAnsi="Times New Roman" w:eastAsia="仿宋" w:cs="Times New Roman"/>
          <w:position w:val="-6"/>
          <w:sz w:val="24"/>
          <w:szCs w:val="24"/>
        </w:rPr>
        <w:object>
          <v:shape id="_x0000_i1086" o:spt="75" type="#_x0000_t75" style="height:15.05pt;width:27.95pt;" o:ole="t" filled="f" o:preferrelative="t" stroked="f" coordsize="21600,21600">
            <v:path/>
            <v:fill on="f" focussize="0,0"/>
            <v:stroke on="f" joinstyle="miter"/>
            <v:imagedata r:id="rId105" o:title=""/>
            <o:lock v:ext="edit" aspectratio="t"/>
            <w10:wrap type="none"/>
            <w10:anchorlock/>
          </v:shape>
          <o:OLEObject Type="Embed" ProgID="Equation.DSMT4" ShapeID="_x0000_i1086" DrawAspect="Content" ObjectID="_1468075786" r:id="rId10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87" o:spt="75" type="#_x0000_t75" style="height:16.1pt;width:44.05pt;" o:ole="t" filled="f" o:preferrelative="t" stroked="f" coordsize="21600,21600">
            <v:path/>
            <v:fill on="f" focussize="0,0"/>
            <v:stroke on="f" joinstyle="miter"/>
            <v:imagedata r:id="rId107" o:title=""/>
            <o:lock v:ext="edit" aspectratio="t"/>
            <w10:wrap type="none"/>
            <w10:anchorlock/>
          </v:shape>
          <o:OLEObject Type="Embed" ProgID="Equation.DSMT4" ShapeID="_x0000_i1087" DrawAspect="Content" ObjectID="_1468075787" r:id="rId106">
            <o:LockedField>false</o:LockedField>
          </o:OLEObject>
        </w:object>
      </w:r>
      <w:r>
        <w:rPr>
          <w:rFonts w:ascii="Times New Roman" w:hAnsi="Times New Roman" w:eastAsia="仿宋" w:cs="Times New Roman"/>
          <w:sz w:val="24"/>
          <w:szCs w:val="24"/>
        </w:rPr>
        <w:t>弧度，即</w:t>
      </w:r>
      <w:r>
        <w:rPr>
          <w:rFonts w:ascii="Times New Roman" w:hAnsi="Times New Roman" w:eastAsia="仿宋" w:cs="Times New Roman"/>
          <w:position w:val="-6"/>
          <w:sz w:val="24"/>
          <w:szCs w:val="24"/>
        </w:rPr>
        <w:object>
          <v:shape id="_x0000_i1088" o:spt="75" type="#_x0000_t75" style="height:11.8pt;width:12.35pt;" o:ole="t" filled="f" o:preferrelative="t" stroked="f" coordsize="21600,21600">
            <v:path/>
            <v:fill on="f" focussize="0,0"/>
            <v:stroke on="f" joinstyle="miter"/>
            <v:imagedata r:id="rId109" o:title=""/>
            <o:lock v:ext="edit" aspectratio="t"/>
            <w10:wrap type="none"/>
            <w10:anchorlock/>
          </v:shape>
          <o:OLEObject Type="Embed" ProgID="Equation.DSMT4" ShapeID="_x0000_i1088" DrawAspect="Content" ObjectID="_1468075788" r:id="rId10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89" o:spt="75" type="#_x0000_t75" style="height:11.8pt;width:18.8pt;" o:ole="t" filled="f" o:preferrelative="t" stroked="f" coordsize="21600,21600">
            <v:path/>
            <v:fill on="f" focussize="0,0"/>
            <v:stroke on="f" joinstyle="miter"/>
            <v:imagedata r:id="rId111" o:title=""/>
            <o:lock v:ext="edit" aspectratio="t"/>
            <w10:wrap type="none"/>
            <w10:anchorlock/>
          </v:shape>
          <o:OLEObject Type="Embed" ProgID="Equation.DSMT4" ShapeID="_x0000_i1089" DrawAspect="Content" ObjectID="_1468075789" r:id="rId110">
            <o:LockedField>false</o:LockedField>
          </o:OLEObject>
        </w:object>
      </w:r>
      <w:r>
        <w:rPr>
          <w:rFonts w:ascii="Times New Roman" w:hAnsi="Times New Roman" w:eastAsia="仿宋" w:cs="Times New Roman"/>
          <w:sz w:val="24"/>
          <w:szCs w:val="24"/>
        </w:rPr>
        <w:t xml:space="preserve">弧度所得到的.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那么从数的角度，由等式</w:t>
      </w:r>
      <w:r>
        <w:rPr>
          <w:rFonts w:ascii="Times New Roman" w:hAnsi="Times New Roman" w:eastAsia="仿宋" w:cs="Times New Roman"/>
          <w:position w:val="-10"/>
          <w:sz w:val="24"/>
          <w:szCs w:val="24"/>
        </w:rPr>
        <w:object>
          <v:shape id="_x0000_i1090" o:spt="75" type="#_x0000_t75" style="height:16.1pt;width:92.4pt;" o:ole="t" filled="f" o:preferrelative="t" stroked="f" coordsize="21600,21600">
            <v:path/>
            <v:fill on="f" focussize="0,0"/>
            <v:stroke on="f" joinstyle="miter"/>
            <v:imagedata r:id="rId113" o:title=""/>
            <o:lock v:ext="edit" aspectratio="t"/>
            <w10:wrap type="none"/>
            <w10:anchorlock/>
          </v:shape>
          <o:OLEObject Type="Embed" ProgID="Equation.DSMT4" ShapeID="_x0000_i1090" DrawAspect="Content" ObjectID="_1468075790" r:id="rId112">
            <o:LockedField>false</o:LockedField>
          </o:OLEObject>
        </w:object>
      </w:r>
      <w:r>
        <w:rPr>
          <w:rFonts w:ascii="Times New Roman" w:hAnsi="Times New Roman" w:eastAsia="仿宋" w:cs="Times New Roman"/>
          <w:sz w:val="24"/>
          <w:szCs w:val="24"/>
        </w:rPr>
        <w:t>成立表示了它们旋转量相同，旋转方向相反. 接着对该式进行变形，就有</w:t>
      </w:r>
      <w:r>
        <w:rPr>
          <w:rFonts w:ascii="Times New Roman" w:hAnsi="Times New Roman" w:eastAsia="仿宋" w:cs="Times New Roman"/>
          <w:position w:val="-10"/>
          <w:sz w:val="24"/>
          <w:szCs w:val="24"/>
        </w:rPr>
        <w:object>
          <v:shape id="_x0000_i1091" o:spt="75" type="#_x0000_t75" style="height:16.1pt;width:87.05pt;" o:ole="t" filled="f" o:preferrelative="t" stroked="f" coordsize="21600,21600">
            <v:path/>
            <v:fill on="f" focussize="0,0"/>
            <v:stroke on="f" joinstyle="miter"/>
            <v:imagedata r:id="rId115" o:title=""/>
            <o:lock v:ext="edit" aspectratio="t"/>
            <w10:wrap type="none"/>
            <w10:anchorlock/>
          </v:shape>
          <o:OLEObject Type="Embed" ProgID="Equation.DSMT4" ShapeID="_x0000_i1091" DrawAspect="Content" ObjectID="_1468075791" r:id="rId114">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position w:val="-10"/>
          <w:sz w:val="24"/>
          <w:szCs w:val="24"/>
        </w:rPr>
        <w:object>
          <v:shape id="_x0000_i1092" o:spt="75" type="#_x0000_t75" style="height:16.1pt;width:77.9pt;" o:ole="t" filled="f" o:preferrelative="t" stroked="f" coordsize="21600,21600">
            <v:path/>
            <v:fill on="f" focussize="0,0"/>
            <v:stroke on="f" joinstyle="miter"/>
            <v:imagedata r:id="rId117" o:title=""/>
            <o:lock v:ext="edit" aspectratio="t"/>
            <w10:wrap type="none"/>
            <w10:anchorlock/>
          </v:shape>
          <o:OLEObject Type="Embed" ProgID="Equation.DSMT4" ShapeID="_x0000_i1092" DrawAspect="Content" ObjectID="_1468075792" r:id="rId116">
            <o:LockedField>false</o:LockedField>
          </o:OLEObject>
        </w:object>
      </w:r>
      <w:r>
        <w:rPr>
          <w:rFonts w:ascii="Times New Roman" w:hAnsi="Times New Roman" w:eastAsia="仿宋" w:cs="Times New Roman"/>
          <w:sz w:val="24"/>
          <w:szCs w:val="24"/>
        </w:rPr>
        <w:t>成立，这样零角就可以写成</w:t>
      </w:r>
      <w:r>
        <w:rPr>
          <w:rFonts w:ascii="Times New Roman" w:hAnsi="Times New Roman" w:eastAsia="仿宋" w:cs="Times New Roman"/>
          <w:position w:val="-24"/>
          <w:sz w:val="24"/>
          <w:szCs w:val="24"/>
        </w:rPr>
        <w:object>
          <v:shape id="_x0000_i1093" o:spt="75" type="#_x0000_t75" style="height:31.15pt;width:65pt;" o:ole="t" filled="f" o:preferrelative="t" stroked="f" coordsize="21600,21600">
            <v:path/>
            <v:fill on="f" focussize="0,0"/>
            <v:stroke on="f" joinstyle="miter"/>
            <v:imagedata r:id="rId119" o:title=""/>
            <o:lock v:ext="edit" aspectratio="t"/>
            <w10:wrap type="none"/>
            <w10:anchorlock/>
          </v:shape>
          <o:OLEObject Type="Embed" ProgID="Equation.DSMT4" ShapeID="_x0000_i1093" DrawAspect="Content" ObjectID="_1468075793" r:id="rId118">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零角的终边落在</w:t>
      </w:r>
      <w:r>
        <w:rPr>
          <w:rFonts w:ascii="Times New Roman" w:hAnsi="Times New Roman" w:eastAsia="仿宋" w:cs="Times New Roman"/>
          <w:position w:val="-6"/>
        </w:rPr>
        <w:object>
          <v:shape id="_x0000_i1094" o:spt="75" type="#_x0000_t75" style="height:11.8pt;width:9.15pt;" o:ole="t" filled="f" o:preferrelative="t" stroked="f" coordsize="21600,21600">
            <v:path/>
            <v:fill on="f" focussize="0,0"/>
            <v:stroke on="f" joinstyle="miter"/>
            <v:imagedata r:id="rId97" o:title=""/>
            <o:lock v:ext="edit" aspectratio="t"/>
            <w10:wrap type="none"/>
            <w10:anchorlock/>
          </v:shape>
          <o:OLEObject Type="Embed" ProgID="Equation.DSMT4" ShapeID="_x0000_i1094" DrawAspect="Content" ObjectID="_1468075794" r:id="rId120">
            <o:LockedField>false</o:LockedField>
          </o:OLEObject>
        </w:object>
      </w:r>
      <w:r>
        <w:rPr>
          <w:rFonts w:ascii="Times New Roman" w:hAnsi="Times New Roman" w:eastAsia="仿宋" w:cs="Times New Roman"/>
          <w:sz w:val="24"/>
          <w:szCs w:val="24"/>
        </w:rPr>
        <w:t>轴正半轴，这样角</w:t>
      </w:r>
      <w:r>
        <w:rPr>
          <w:rFonts w:ascii="Times New Roman" w:hAnsi="Times New Roman" w:eastAsia="仿宋" w:cs="Times New Roman"/>
          <w:position w:val="-6"/>
        </w:rPr>
        <w:object>
          <v:shape id="_x0000_i1095" o:spt="75" type="#_x0000_t75" style="height:11.8pt;width:12.35pt;" o:ole="t" filled="f" o:preferrelative="t" stroked="f" coordsize="21600,21600">
            <v:path/>
            <v:fill on="f" focussize="0,0"/>
            <v:stroke on="f" joinstyle="miter"/>
            <v:imagedata r:id="rId93" o:title=""/>
            <o:lock v:ext="edit" aspectratio="t"/>
            <w10:wrap type="none"/>
            <w10:anchorlock/>
          </v:shape>
          <o:OLEObject Type="Embed" ProgID="Equation.DSMT4" ShapeID="_x0000_i1095" DrawAspect="Content" ObjectID="_1468075795" r:id="rId121">
            <o:LockedField>false</o:LockedField>
          </o:OLEObject>
        </w:object>
      </w:r>
      <w:r>
        <w:rPr>
          <w:rFonts w:ascii="Times New Roman" w:hAnsi="Times New Roman" w:eastAsia="仿宋" w:cs="Times New Roman"/>
          <w:sz w:val="24"/>
          <w:szCs w:val="24"/>
        </w:rPr>
        <w:t>的终边和角</w:t>
      </w:r>
      <w:r>
        <w:rPr>
          <w:rFonts w:ascii="Times New Roman" w:hAnsi="Times New Roman" w:eastAsia="仿宋" w:cs="Times New Roman"/>
          <w:position w:val="-6"/>
        </w:rPr>
        <w:object>
          <v:shape id="_x0000_i1096" o:spt="75" type="#_x0000_t75" style="height:11.8pt;width:18.8pt;" o:ole="t" filled="f" o:preferrelative="t" stroked="f" coordsize="21600,21600">
            <v:path/>
            <v:fill on="f" focussize="0,0"/>
            <v:stroke on="f" joinstyle="miter"/>
            <v:imagedata r:id="rId95" o:title=""/>
            <o:lock v:ext="edit" aspectratio="t"/>
            <w10:wrap type="none"/>
            <w10:anchorlock/>
          </v:shape>
          <o:OLEObject Type="Embed" ProgID="Equation.DSMT4" ShapeID="_x0000_i1096" DrawAspect="Content" ObjectID="_1468075796" r:id="rId122">
            <o:LockedField>false</o:LockedField>
          </o:OLEObject>
        </w:object>
      </w:r>
      <w:r>
        <w:rPr>
          <w:rFonts w:ascii="Times New Roman" w:hAnsi="Times New Roman" w:eastAsia="仿宋" w:cs="Times New Roman"/>
          <w:sz w:val="24"/>
          <w:szCs w:val="24"/>
        </w:rPr>
        <w:t>的终边关于角</w:t>
      </w:r>
      <w:r>
        <w:rPr>
          <w:rFonts w:ascii="Times New Roman" w:hAnsi="Times New Roman" w:eastAsia="仿宋" w:cs="Times New Roman"/>
          <w:position w:val="-24"/>
        </w:rPr>
        <w:object>
          <v:shape id="_x0000_i1097" o:spt="75" type="#_x0000_t75" style="height:30.65pt;width:66.1pt;" o:ole="t" filled="f" o:preferrelative="t" stroked="f" coordsize="21600,21600">
            <v:path/>
            <v:fill on="f" focussize="0,0"/>
            <v:stroke on="f" joinstyle="miter"/>
            <v:imagedata r:id="rId124" o:title=""/>
            <o:lock v:ext="edit" aspectratio="t"/>
            <w10:wrap type="none"/>
            <w10:anchorlock/>
          </v:shape>
          <o:OLEObject Type="Embed" ProgID="Equation.DSMT4" ShapeID="_x0000_i1097" DrawAspect="Content" ObjectID="_1468075797" r:id="rId123">
            <o:LockedField>false</o:LockedField>
          </o:OLEObject>
        </w:object>
      </w:r>
      <w:r>
        <w:rPr>
          <w:rFonts w:ascii="Times New Roman" w:hAnsi="Times New Roman" w:eastAsia="仿宋" w:cs="Times New Roman"/>
          <w:sz w:val="24"/>
          <w:szCs w:val="24"/>
        </w:rPr>
        <w:t>的终边所在直线（即</w:t>
      </w:r>
      <w:r>
        <w:rPr>
          <w:rFonts w:ascii="Times New Roman" w:hAnsi="Times New Roman" w:eastAsia="仿宋" w:cs="Times New Roman"/>
          <w:position w:val="-6"/>
        </w:rPr>
        <w:object>
          <v:shape id="_x0000_i1098" o:spt="75" type="#_x0000_t75" style="height:11.8pt;width:9.15pt;" o:ole="t" filled="f" o:preferrelative="t" stroked="f" coordsize="21600,21600">
            <v:path/>
            <v:fill on="f" focussize="0,0"/>
            <v:stroke on="f" joinstyle="miter"/>
            <v:imagedata r:id="rId97" o:title=""/>
            <o:lock v:ext="edit" aspectratio="t"/>
            <w10:wrap type="none"/>
            <w10:anchorlock/>
          </v:shape>
          <o:OLEObject Type="Embed" ProgID="Equation.DSMT4" ShapeID="_x0000_i1098" DrawAspect="Content" ObjectID="_1468075798" r:id="rId125">
            <o:LockedField>false</o:LockedField>
          </o:OLEObject>
        </w:object>
      </w:r>
      <w:r>
        <w:rPr>
          <w:rFonts w:ascii="Times New Roman" w:hAnsi="Times New Roman" w:eastAsia="仿宋" w:cs="Times New Roman"/>
          <w:sz w:val="24"/>
          <w:szCs w:val="24"/>
        </w:rPr>
        <w:t xml:space="preserve">轴）对称.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再取角</w:t>
      </w:r>
      <w:r>
        <w:rPr>
          <w:rFonts w:ascii="Times New Roman" w:hAnsi="Times New Roman" w:eastAsia="仿宋" w:cs="Times New Roman"/>
          <w:position w:val="-10"/>
          <w:sz w:val="24"/>
          <w:szCs w:val="24"/>
        </w:rPr>
        <w:object>
          <v:shape id="_x0000_i1099" o:spt="75" type="#_x0000_t75" style="height:16.1pt;width:48.35pt;" o:ole="t" filled="f" o:preferrelative="t" stroked="f" coordsize="21600,21600">
            <v:path/>
            <v:fill on="f" focussize="0,0"/>
            <v:stroke on="f" joinstyle="miter"/>
            <v:imagedata r:id="rId127" o:title=""/>
            <o:lock v:ext="edit" aspectratio="t"/>
            <w10:wrap type="none"/>
            <w10:anchorlock/>
          </v:shape>
          <o:OLEObject Type="Embed" ProgID="Equation.DSMT4" ShapeID="_x0000_i1099" DrawAspect="Content" ObjectID="_1468075799" r:id="rId126">
            <o:LockedField>false</o:LockedField>
          </o:OLEObject>
        </w:object>
      </w:r>
      <w:r>
        <w:rPr>
          <w:rFonts w:ascii="Times New Roman" w:hAnsi="Times New Roman" w:eastAsia="仿宋" w:cs="Times New Roman"/>
          <w:sz w:val="24"/>
          <w:szCs w:val="24"/>
        </w:rPr>
        <w:t>，角</w:t>
      </w:r>
      <w:r>
        <w:rPr>
          <w:rFonts w:ascii="Times New Roman" w:hAnsi="Times New Roman" w:eastAsia="仿宋" w:cs="Times New Roman"/>
          <w:position w:val="-6"/>
        </w:rPr>
        <w:object>
          <v:shape id="_x0000_i1100" o:spt="75" type="#_x0000_t75" style="height:11.8pt;width:12.35pt;" o:ole="t" filled="f" o:preferrelative="t" stroked="f" coordsize="21600,21600">
            <v:path/>
            <v:fill on="f" focussize="0,0"/>
            <v:stroke on="f" joinstyle="miter"/>
            <v:imagedata r:id="rId93" o:title=""/>
            <o:lock v:ext="edit" aspectratio="t"/>
            <w10:wrap type="none"/>
            <w10:anchorlock/>
          </v:shape>
          <o:OLEObject Type="Embed" ProgID="Equation.DSMT4" ShapeID="_x0000_i1100" DrawAspect="Content" ObjectID="_1468075800" r:id="rId128">
            <o:LockedField>false</o:LockedField>
          </o:OLEObject>
        </w:object>
      </w:r>
      <w:r>
        <w:rPr>
          <w:rFonts w:ascii="Times New Roman" w:hAnsi="Times New Roman" w:eastAsia="仿宋" w:cs="Times New Roman"/>
          <w:sz w:val="24"/>
          <w:szCs w:val="24"/>
        </w:rPr>
        <w:t>的终边和角</w:t>
      </w:r>
      <w:r>
        <w:rPr>
          <w:rFonts w:ascii="Times New Roman" w:hAnsi="Times New Roman" w:eastAsia="仿宋" w:cs="Times New Roman"/>
          <w:position w:val="-6"/>
          <w:sz w:val="24"/>
          <w:szCs w:val="24"/>
        </w:rPr>
        <w:object>
          <v:shape id="_x0000_i1101" o:spt="75" type="#_x0000_t75" style="height:11.8pt;width:29pt;" o:ole="t" filled="f" o:preferrelative="t" stroked="f" coordsize="21600,21600">
            <v:path/>
            <v:fill on="f" focussize="0,0"/>
            <v:stroke on="f" joinstyle="miter"/>
            <v:imagedata r:id="rId130" o:title=""/>
            <o:lock v:ext="edit" aspectratio="t"/>
            <w10:wrap type="none"/>
            <w10:anchorlock/>
          </v:shape>
          <o:OLEObject Type="Embed" ProgID="Equation.DSMT4" ShapeID="_x0000_i1101" DrawAspect="Content" ObjectID="_1468075801" r:id="rId129">
            <o:LockedField>false</o:LockedField>
          </o:OLEObject>
        </w:object>
      </w:r>
      <w:r>
        <w:rPr>
          <w:rFonts w:ascii="Times New Roman" w:hAnsi="Times New Roman" w:eastAsia="仿宋" w:cs="Times New Roman"/>
          <w:sz w:val="24"/>
          <w:szCs w:val="24"/>
        </w:rPr>
        <w:t>的终边关于</w:t>
      </w:r>
      <w:r>
        <w:rPr>
          <w:rFonts w:ascii="Times New Roman" w:hAnsi="Times New Roman" w:eastAsia="仿宋" w:cs="Times New Roman"/>
          <w:position w:val="-10"/>
        </w:rPr>
        <w:object>
          <v:shape id="_x0000_i1102" o:spt="75" type="#_x0000_t75" style="height:12.9pt;width:9.65pt;" o:ole="t" filled="f" o:preferrelative="t" stroked="f" coordsize="21600,21600">
            <v:path/>
            <v:fill on="f" focussize="0,0"/>
            <v:stroke on="f" joinstyle="miter"/>
            <v:imagedata r:id="rId132" o:title=""/>
            <o:lock v:ext="edit" aspectratio="t"/>
            <w10:wrap type="none"/>
            <w10:anchorlock/>
          </v:shape>
          <o:OLEObject Type="Embed" ProgID="Equation.DSMT4" ShapeID="_x0000_i1102" DrawAspect="Content" ObjectID="_1468075802" r:id="rId131">
            <o:LockedField>false</o:LockedField>
          </o:OLEObject>
        </w:object>
      </w:r>
      <w:r>
        <w:rPr>
          <w:rFonts w:ascii="Times New Roman" w:hAnsi="Times New Roman" w:eastAsia="仿宋" w:cs="Times New Roman"/>
          <w:sz w:val="24"/>
          <w:szCs w:val="24"/>
        </w:rPr>
        <w:t xml:space="preserve">轴对称.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从形的角度上，角</w:t>
      </w:r>
      <w:r>
        <w:rPr>
          <w:rFonts w:ascii="Times New Roman" w:hAnsi="Times New Roman" w:eastAsia="仿宋" w:cs="Times New Roman"/>
          <w:position w:val="-6"/>
          <w:sz w:val="24"/>
          <w:szCs w:val="24"/>
        </w:rPr>
        <w:object>
          <v:shape id="_x0000_i1103" o:spt="75" type="#_x0000_t75" style="height:11.8pt;width:12.35pt;" o:ole="t" filled="f" o:preferrelative="t" stroked="f" coordsize="21600,21600">
            <v:path/>
            <v:fill on="f" focussize="0,0"/>
            <v:stroke on="f" joinstyle="miter"/>
            <v:imagedata r:id="rId99" o:title=""/>
            <o:lock v:ext="edit" aspectratio="t"/>
            <w10:wrap type="none"/>
            <w10:anchorlock/>
          </v:shape>
          <o:OLEObject Type="Embed" ProgID="Equation.DSMT4" ShapeID="_x0000_i1103" DrawAspect="Content" ObjectID="_1468075803" r:id="rId133">
            <o:LockedField>false</o:LockedField>
          </o:OLEObject>
        </w:object>
      </w:r>
      <w:r>
        <w:rPr>
          <w:rFonts w:ascii="Times New Roman" w:hAnsi="Times New Roman" w:eastAsia="仿宋" w:cs="Times New Roman"/>
          <w:sz w:val="24"/>
          <w:szCs w:val="24"/>
        </w:rPr>
        <w:t>和角</w:t>
      </w:r>
      <w:r>
        <w:rPr>
          <w:rFonts w:ascii="Times New Roman" w:hAnsi="Times New Roman" w:eastAsia="仿宋" w:cs="Times New Roman"/>
          <w:position w:val="-6"/>
          <w:sz w:val="24"/>
          <w:szCs w:val="24"/>
        </w:rPr>
        <w:object>
          <v:shape id="_x0000_i1104" o:spt="75" type="#_x0000_t75" style="height:11.8pt;width:27.95pt;" o:ole="t" filled="f" o:preferrelative="t" stroked="f" coordsize="21600,21600">
            <v:path/>
            <v:fill on="f" focussize="0,0"/>
            <v:stroke on="f" joinstyle="miter"/>
            <v:imagedata r:id="rId135" o:title=""/>
            <o:lock v:ext="edit" aspectratio="t"/>
            <w10:wrap type="none"/>
            <w10:anchorlock/>
          </v:shape>
          <o:OLEObject Type="Embed" ProgID="Equation.DSMT4" ShapeID="_x0000_i1104" DrawAspect="Content" ObjectID="_1468075804" r:id="rId134">
            <o:LockedField>false</o:LockedField>
          </o:OLEObject>
        </w:object>
      </w:r>
      <w:r>
        <w:rPr>
          <w:rFonts w:ascii="Times New Roman" w:hAnsi="Times New Roman" w:eastAsia="仿宋" w:cs="Times New Roman"/>
          <w:sz w:val="24"/>
          <w:szCs w:val="24"/>
        </w:rPr>
        <w:t>的终边可以看作由角</w:t>
      </w:r>
      <w:r>
        <w:rPr>
          <w:rFonts w:ascii="Times New Roman" w:hAnsi="Times New Roman" w:eastAsia="仿宋" w:cs="Times New Roman"/>
          <w:position w:val="-24"/>
          <w:sz w:val="24"/>
          <w:szCs w:val="24"/>
        </w:rPr>
        <w:object>
          <v:shape id="_x0000_i1105" o:spt="75" type="#_x0000_t75" style="height:30.65pt;width:12.35pt;" o:ole="t" filled="f" o:preferrelative="t" stroked="f" coordsize="21600,21600">
            <v:path/>
            <v:fill on="f" focussize="0,0"/>
            <v:stroke on="f" joinstyle="miter"/>
            <v:imagedata r:id="rId137" o:title=""/>
            <o:lock v:ext="edit" aspectratio="t"/>
            <w10:wrap type="none"/>
            <w10:anchorlock/>
          </v:shape>
          <o:OLEObject Type="Embed" ProgID="Equation.DSMT4" ShapeID="_x0000_i1105" DrawAspect="Content" ObjectID="_1468075805" r:id="rId136">
            <o:LockedField>false</o:LockedField>
          </o:OLEObject>
        </w:object>
      </w:r>
      <w:r>
        <w:rPr>
          <w:rFonts w:ascii="Times New Roman" w:hAnsi="Times New Roman" w:eastAsia="仿宋" w:cs="Times New Roman"/>
          <w:sz w:val="24"/>
          <w:szCs w:val="24"/>
        </w:rPr>
        <w:t>的终边绕坐标原点</w:t>
      </w:r>
      <w:r>
        <w:rPr>
          <w:rFonts w:ascii="Times New Roman" w:hAnsi="Times New Roman" w:eastAsia="仿宋" w:cs="Times New Roman"/>
          <w:position w:val="-6"/>
          <w:sz w:val="24"/>
          <w:szCs w:val="24"/>
        </w:rPr>
        <w:object>
          <v:shape id="_x0000_i1106" o:spt="75" type="#_x0000_t75" style="height:15.05pt;width:12.35pt;" o:ole="t" filled="f" o:preferrelative="t" stroked="f" coordsize="21600,21600">
            <v:path/>
            <v:fill on="f" focussize="0,0"/>
            <v:stroke on="f" joinstyle="miter"/>
            <v:imagedata r:id="rId139" o:title=""/>
            <o:lock v:ext="edit" aspectratio="t"/>
            <w10:wrap type="none"/>
            <w10:anchorlock/>
          </v:shape>
          <o:OLEObject Type="Embed" ProgID="Equation.DSMT4" ShapeID="_x0000_i1106" DrawAspect="Content" ObjectID="_1468075806" r:id="rId138">
            <o:LockedField>false</o:LockedField>
          </o:OLEObject>
        </w:object>
      </w:r>
      <w:r>
        <w:rPr>
          <w:rFonts w:ascii="Times New Roman" w:hAnsi="Times New Roman" w:eastAsia="仿宋" w:cs="Times New Roman"/>
          <w:sz w:val="24"/>
          <w:szCs w:val="24"/>
        </w:rPr>
        <w:t>分别旋转</w:t>
      </w:r>
      <w:r>
        <w:rPr>
          <w:rFonts w:ascii="Times New Roman" w:hAnsi="Times New Roman" w:eastAsia="仿宋" w:cs="Times New Roman"/>
          <w:position w:val="-24"/>
          <w:sz w:val="24"/>
          <w:szCs w:val="24"/>
        </w:rPr>
        <w:object>
          <v:shape id="_x0000_i1107" o:spt="75" type="#_x0000_t75" style="height:31.7pt;width:30.65pt;" o:ole="t" filled="f" o:preferrelative="t" stroked="f" coordsize="21600,21600">
            <v:path/>
            <v:fill on="f" focussize="0,0"/>
            <v:stroke on="f" joinstyle="miter"/>
            <v:imagedata r:id="rId141" o:title=""/>
            <o:lock v:ext="edit" aspectratio="t"/>
            <w10:wrap type="none"/>
            <w10:anchorlock/>
          </v:shape>
          <o:OLEObject Type="Embed" ProgID="Equation.DSMT4" ShapeID="_x0000_i1107" DrawAspect="Content" ObjectID="_1468075807" r:id="rId14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08" o:spt="75" type="#_x0000_t75" style="height:31.15pt;width:54.25pt;" o:ole="t" filled="f" o:preferrelative="t" stroked="f" coordsize="21600,21600">
            <v:path/>
            <v:fill on="f" focussize="0,0"/>
            <v:stroke on="f" joinstyle="miter"/>
            <v:imagedata r:id="rId143" o:title=""/>
            <o:lock v:ext="edit" aspectratio="t"/>
            <w10:wrap type="none"/>
            <w10:anchorlock/>
          </v:shape>
          <o:OLEObject Type="Embed" ProgID="Equation.DSMT4" ShapeID="_x0000_i1108" DrawAspect="Content" ObjectID="_1468075808" r:id="rId142">
            <o:LockedField>false</o:LockedField>
          </o:OLEObject>
        </w:object>
      </w:r>
      <w:r>
        <w:rPr>
          <w:rFonts w:ascii="Times New Roman" w:hAnsi="Times New Roman" w:eastAsia="仿宋" w:cs="Times New Roman"/>
          <w:sz w:val="24"/>
          <w:szCs w:val="24"/>
        </w:rPr>
        <w:t>弧度，即</w:t>
      </w:r>
      <w:r>
        <w:rPr>
          <w:rFonts w:ascii="Times New Roman" w:hAnsi="Times New Roman" w:eastAsia="仿宋" w:cs="Times New Roman"/>
          <w:position w:val="-24"/>
          <w:sz w:val="24"/>
          <w:szCs w:val="24"/>
        </w:rPr>
        <w:object>
          <v:shape id="_x0000_i1109" o:spt="75" type="#_x0000_t75" style="height:31.15pt;width:30.65pt;" o:ole="t" filled="f" o:preferrelative="t" stroked="f" coordsize="21600,21600">
            <v:path/>
            <v:fill on="f" focussize="0,0"/>
            <v:stroke on="f" joinstyle="miter"/>
            <v:imagedata r:id="rId141" o:title=""/>
            <o:lock v:ext="edit" aspectratio="t"/>
            <w10:wrap type="none"/>
            <w10:anchorlock/>
          </v:shape>
          <o:OLEObject Type="Embed" ProgID="Equation.DSMT4" ShapeID="_x0000_i1109" DrawAspect="Content" ObjectID="_1468075809" r:id="rId14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10" o:spt="75" type="#_x0000_t75" style="height:31.15pt;width:30.65pt;" o:ole="t" filled="f" o:preferrelative="t" stroked="f" coordsize="21600,21600">
            <v:path/>
            <v:fill on="f" focussize="0,0"/>
            <v:stroke on="f" joinstyle="miter"/>
            <v:imagedata r:id="rId146" o:title=""/>
            <o:lock v:ext="edit" aspectratio="t"/>
            <w10:wrap type="none"/>
            <w10:anchorlock/>
          </v:shape>
          <o:OLEObject Type="Embed" ProgID="Equation.DSMT4" ShapeID="_x0000_i1110" DrawAspect="Content" ObjectID="_1468075810" r:id="rId145">
            <o:LockedField>false</o:LockedField>
          </o:OLEObject>
        </w:object>
      </w:r>
      <w:r>
        <w:rPr>
          <w:rFonts w:ascii="Times New Roman" w:hAnsi="Times New Roman" w:eastAsia="仿宋" w:cs="Times New Roman"/>
          <w:sz w:val="24"/>
          <w:szCs w:val="24"/>
        </w:rPr>
        <w:t xml:space="preserve">弧度所得到的.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那么从数的角度，等式</w:t>
      </w:r>
      <w:r>
        <w:rPr>
          <w:rFonts w:ascii="Times New Roman" w:hAnsi="Times New Roman" w:eastAsia="仿宋" w:cs="Times New Roman"/>
          <w:position w:val="-28"/>
          <w:sz w:val="24"/>
          <w:szCs w:val="24"/>
        </w:rPr>
        <w:object>
          <v:shape id="_x0000_i1111" o:spt="75" type="#_x0000_t75" style="height:33.85pt;width:113.35pt;" o:ole="t" filled="f" o:preferrelative="t" stroked="f" coordsize="21600,21600">
            <v:path/>
            <v:fill on="f" focussize="0,0"/>
            <v:stroke on="f" joinstyle="miter"/>
            <v:imagedata r:id="rId148" o:title=""/>
            <o:lock v:ext="edit" aspectratio="t"/>
            <w10:wrap type="none"/>
            <w10:anchorlock/>
          </v:shape>
          <o:OLEObject Type="Embed" ProgID="Equation.DSMT4" ShapeID="_x0000_i1111" DrawAspect="Content" ObjectID="_1468075811" r:id="rId147">
            <o:LockedField>false</o:LockedField>
          </o:OLEObject>
        </w:object>
      </w:r>
      <w:r>
        <w:rPr>
          <w:rFonts w:ascii="Times New Roman" w:hAnsi="Times New Roman" w:eastAsia="仿宋" w:cs="Times New Roman"/>
          <w:sz w:val="24"/>
          <w:szCs w:val="24"/>
        </w:rPr>
        <w:t>表示了它们旋转量相同，旋转方向相反. 接着对该式进行变形，就有</w:t>
      </w:r>
      <w:r>
        <w:rPr>
          <w:rFonts w:ascii="Times New Roman" w:hAnsi="Times New Roman" w:eastAsia="仿宋" w:cs="Times New Roman"/>
          <w:position w:val="-24"/>
          <w:sz w:val="24"/>
          <w:szCs w:val="24"/>
        </w:rPr>
        <w:object>
          <v:shape id="_x0000_i1112" o:spt="75" type="#_x0000_t75" style="height:31.15pt;width:102.65pt;" o:ole="t" filled="f" o:preferrelative="t" stroked="f" coordsize="21600,21600">
            <v:path/>
            <v:fill on="f" focussize="0,0"/>
            <v:stroke on="f" joinstyle="miter"/>
            <v:imagedata r:id="rId150" o:title=""/>
            <o:lock v:ext="edit" aspectratio="t"/>
            <w10:wrap type="none"/>
            <w10:anchorlock/>
          </v:shape>
          <o:OLEObject Type="Embed" ProgID="Equation.DSMT4" ShapeID="_x0000_i1112" DrawAspect="Content" ObjectID="_1468075812" r:id="rId149">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position w:val="-24"/>
          <w:sz w:val="24"/>
          <w:szCs w:val="24"/>
        </w:rPr>
        <w:object>
          <v:shape id="_x0000_i1113" o:spt="75" type="#_x0000_t75" style="height:31.15pt;width:92.4pt;" o:ole="t" filled="f" o:preferrelative="t" stroked="f" coordsize="21600,21600">
            <v:path/>
            <v:fill on="f" focussize="0,0"/>
            <v:stroke on="f" joinstyle="miter"/>
            <v:imagedata r:id="rId152" o:title=""/>
            <o:lock v:ext="edit" aspectratio="t"/>
            <w10:wrap type="none"/>
            <w10:anchorlock/>
          </v:shape>
          <o:OLEObject Type="Embed" ProgID="Equation.DSMT4" ShapeID="_x0000_i1113" DrawAspect="Content" ObjectID="_1468075813" r:id="rId151">
            <o:LockedField>false</o:LockedField>
          </o:OLEObject>
        </w:object>
      </w:r>
      <w:r>
        <w:rPr>
          <w:rFonts w:ascii="Times New Roman" w:hAnsi="Times New Roman" w:eastAsia="仿宋" w:cs="Times New Roman"/>
          <w:sz w:val="24"/>
          <w:szCs w:val="24"/>
        </w:rPr>
        <w:t>成立，这样角</w:t>
      </w:r>
      <w:r>
        <w:rPr>
          <w:rFonts w:ascii="Times New Roman" w:hAnsi="Times New Roman" w:eastAsia="仿宋" w:cs="Times New Roman"/>
          <w:position w:val="-24"/>
          <w:sz w:val="24"/>
          <w:szCs w:val="24"/>
        </w:rPr>
        <w:object>
          <v:shape id="_x0000_i1114" o:spt="75" type="#_x0000_t75" style="height:31.15pt;width:12.35pt;" o:ole="t" filled="f" o:preferrelative="t" stroked="f" coordsize="21600,21600">
            <v:path/>
            <v:fill on="f" focussize="0,0"/>
            <v:stroke on="f" joinstyle="miter"/>
            <v:imagedata r:id="rId154" o:title=""/>
            <o:lock v:ext="edit" aspectratio="t"/>
            <w10:wrap type="none"/>
            <w10:anchorlock/>
          </v:shape>
          <o:OLEObject Type="Embed" ProgID="Equation.DSMT4" ShapeID="_x0000_i1114" DrawAspect="Content" ObjectID="_1468075814" r:id="rId153">
            <o:LockedField>false</o:LockedField>
          </o:OLEObject>
        </w:object>
      </w:r>
      <w:r>
        <w:rPr>
          <w:rFonts w:ascii="Times New Roman" w:hAnsi="Times New Roman" w:eastAsia="仿宋" w:cs="Times New Roman"/>
          <w:sz w:val="24"/>
          <w:szCs w:val="24"/>
        </w:rPr>
        <w:t>就可以写成</w:t>
      </w:r>
      <w:r>
        <w:rPr>
          <w:rFonts w:ascii="Times New Roman" w:hAnsi="Times New Roman" w:eastAsia="仿宋" w:cs="Times New Roman"/>
          <w:position w:val="-24"/>
          <w:sz w:val="24"/>
          <w:szCs w:val="24"/>
        </w:rPr>
        <w:object>
          <v:shape id="_x0000_i1115" o:spt="75" type="#_x0000_t75" style="height:31.15pt;width:77.9pt;" o:ole="t" filled="f" o:preferrelative="t" stroked="f" coordsize="21600,21600">
            <v:path/>
            <v:fill on="f" focussize="0,0"/>
            <v:stroke on="f" joinstyle="miter"/>
            <v:imagedata r:id="rId156" o:title=""/>
            <o:lock v:ext="edit" aspectratio="t"/>
            <w10:wrap type="none"/>
            <w10:anchorlock/>
          </v:shape>
          <o:OLEObject Type="Embed" ProgID="Equation.DSMT4" ShapeID="_x0000_i1115" DrawAspect="Content" ObjectID="_1468075815" r:id="rId155">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角</w:t>
      </w:r>
      <w:r>
        <w:rPr>
          <w:rFonts w:ascii="Times New Roman" w:hAnsi="Times New Roman" w:eastAsia="仿宋" w:cs="Times New Roman"/>
          <w:position w:val="-24"/>
          <w:sz w:val="24"/>
          <w:szCs w:val="24"/>
        </w:rPr>
        <w:object>
          <v:shape id="_x0000_i1116" o:spt="75" type="#_x0000_t75" style="height:31.15pt;width:12.35pt;" o:ole="t" filled="f" o:preferrelative="t" stroked="f" coordsize="21600,21600">
            <v:path/>
            <v:fill on="f" focussize="0,0"/>
            <v:stroke on="f" joinstyle="miter"/>
            <v:imagedata r:id="rId154" o:title=""/>
            <o:lock v:ext="edit" aspectratio="t"/>
            <w10:wrap type="none"/>
            <w10:anchorlock/>
          </v:shape>
          <o:OLEObject Type="Embed" ProgID="Equation.DSMT4" ShapeID="_x0000_i1116" DrawAspect="Content" ObjectID="_1468075816" r:id="rId157">
            <o:LockedField>false</o:LockedField>
          </o:OLEObject>
        </w:object>
      </w:r>
      <w:r>
        <w:rPr>
          <w:rFonts w:ascii="Times New Roman" w:hAnsi="Times New Roman" w:eastAsia="仿宋" w:cs="Times New Roman"/>
          <w:sz w:val="24"/>
          <w:szCs w:val="24"/>
        </w:rPr>
        <w:t>的终边落在</w:t>
      </w:r>
      <w:r>
        <w:rPr>
          <w:rFonts w:ascii="Times New Roman" w:hAnsi="Times New Roman" w:eastAsia="仿宋" w:cs="Times New Roman"/>
          <w:position w:val="-10"/>
          <w:sz w:val="24"/>
          <w:szCs w:val="24"/>
        </w:rPr>
        <w:object>
          <v:shape id="_x0000_i1117" o:spt="75" type="#_x0000_t75" style="height:14.5pt;width:9.65pt;" o:ole="t" filled="f" o:preferrelative="t" stroked="f" coordsize="21600,21600">
            <v:path/>
            <v:fill on="f" focussize="0,0"/>
            <v:stroke on="f" joinstyle="miter"/>
            <v:imagedata r:id="rId159" o:title=""/>
            <o:lock v:ext="edit" aspectratio="t"/>
            <w10:wrap type="none"/>
            <w10:anchorlock/>
          </v:shape>
          <o:OLEObject Type="Embed" ProgID="Equation.DSMT4" ShapeID="_x0000_i1117" DrawAspect="Content" ObjectID="_1468075817" r:id="rId158">
            <o:LockedField>false</o:LockedField>
          </o:OLEObject>
        </w:object>
      </w:r>
      <w:r>
        <w:rPr>
          <w:rFonts w:ascii="Times New Roman" w:hAnsi="Times New Roman" w:eastAsia="仿宋" w:cs="Times New Roman"/>
          <w:sz w:val="24"/>
          <w:szCs w:val="24"/>
        </w:rPr>
        <w:t>轴正半轴，这样角</w:t>
      </w:r>
      <w:r>
        <w:rPr>
          <w:rFonts w:ascii="Times New Roman" w:hAnsi="Times New Roman" w:eastAsia="仿宋" w:cs="Times New Roman"/>
          <w:position w:val="-6"/>
        </w:rPr>
        <w:object>
          <v:shape id="_x0000_i1118" o:spt="75" type="#_x0000_t75" style="height:11.8pt;width:12.35pt;" o:ole="t" filled="f" o:preferrelative="t" stroked="f" coordsize="21600,21600">
            <v:path/>
            <v:fill on="f" focussize="0,0"/>
            <v:stroke on="f" joinstyle="miter"/>
            <v:imagedata r:id="rId93" o:title=""/>
            <o:lock v:ext="edit" aspectratio="t"/>
            <w10:wrap type="none"/>
            <w10:anchorlock/>
          </v:shape>
          <o:OLEObject Type="Embed" ProgID="Equation.DSMT4" ShapeID="_x0000_i1118" DrawAspect="Content" ObjectID="_1468075818" r:id="rId160">
            <o:LockedField>false</o:LockedField>
          </o:OLEObject>
        </w:object>
      </w:r>
      <w:r>
        <w:rPr>
          <w:rFonts w:ascii="Times New Roman" w:hAnsi="Times New Roman" w:eastAsia="仿宋" w:cs="Times New Roman"/>
          <w:sz w:val="24"/>
          <w:szCs w:val="24"/>
        </w:rPr>
        <w:t>的终边和角</w:t>
      </w:r>
      <w:r>
        <w:rPr>
          <w:rFonts w:ascii="Times New Roman" w:hAnsi="Times New Roman" w:eastAsia="仿宋" w:cs="Times New Roman"/>
          <w:position w:val="-6"/>
          <w:sz w:val="24"/>
          <w:szCs w:val="24"/>
        </w:rPr>
        <w:object>
          <v:shape id="_x0000_i1119" o:spt="75" type="#_x0000_t75" style="height:11.8pt;width:30.65pt;" o:ole="t" filled="f" o:preferrelative="t" stroked="f" coordsize="21600,21600">
            <v:path/>
            <v:fill on="f" focussize="0,0"/>
            <v:stroke on="f" joinstyle="miter"/>
            <v:imagedata r:id="rId130" o:title=""/>
            <o:lock v:ext="edit" aspectratio="t"/>
            <w10:wrap type="none"/>
            <w10:anchorlock/>
          </v:shape>
          <o:OLEObject Type="Embed" ProgID="Equation.DSMT4" ShapeID="_x0000_i1119" DrawAspect="Content" ObjectID="_1468075819" r:id="rId161">
            <o:LockedField>false</o:LockedField>
          </o:OLEObject>
        </w:object>
      </w:r>
      <w:r>
        <w:rPr>
          <w:rFonts w:ascii="Times New Roman" w:hAnsi="Times New Roman" w:eastAsia="仿宋" w:cs="Times New Roman"/>
          <w:sz w:val="24"/>
          <w:szCs w:val="24"/>
        </w:rPr>
        <w:t>的终边关于角</w:t>
      </w:r>
      <w:r>
        <w:rPr>
          <w:rFonts w:ascii="Times New Roman" w:hAnsi="Times New Roman" w:eastAsia="仿宋" w:cs="Times New Roman"/>
          <w:position w:val="-24"/>
          <w:sz w:val="24"/>
          <w:szCs w:val="24"/>
        </w:rPr>
        <w:object>
          <v:shape id="_x0000_i1120" o:spt="75" type="#_x0000_t75" style="height:30.65pt;width:77.9pt;" o:ole="t" filled="f" o:preferrelative="t" stroked="f" coordsize="21600,21600">
            <v:path/>
            <v:fill on="f" focussize="0,0"/>
            <v:stroke on="f" joinstyle="miter"/>
            <v:imagedata r:id="rId163" o:title=""/>
            <o:lock v:ext="edit" aspectratio="t"/>
            <w10:wrap type="none"/>
            <w10:anchorlock/>
          </v:shape>
          <o:OLEObject Type="Embed" ProgID="Equation.DSMT4" ShapeID="_x0000_i1120" DrawAspect="Content" ObjectID="_1468075820" r:id="rId162">
            <o:LockedField>false</o:LockedField>
          </o:OLEObject>
        </w:object>
      </w:r>
      <w:r>
        <w:rPr>
          <w:rFonts w:ascii="Times New Roman" w:hAnsi="Times New Roman" w:eastAsia="仿宋" w:cs="Times New Roman"/>
          <w:sz w:val="24"/>
          <w:szCs w:val="24"/>
        </w:rPr>
        <w:t>的终边所在直线（即</w:t>
      </w:r>
      <w:r>
        <w:rPr>
          <w:rFonts w:ascii="Times New Roman" w:hAnsi="Times New Roman" w:eastAsia="仿宋" w:cs="Times New Roman"/>
          <w:position w:val="-10"/>
          <w:sz w:val="24"/>
          <w:szCs w:val="24"/>
        </w:rPr>
        <w:object>
          <v:shape id="_x0000_i1121" o:spt="75" type="#_x0000_t75" style="height:12.9pt;width:11.8pt;" o:ole="t" filled="f" o:preferrelative="t" stroked="f" coordsize="21600,21600">
            <v:path/>
            <v:fill on="f" focussize="0,0"/>
            <v:stroke on="f" joinstyle="miter"/>
            <v:imagedata r:id="rId165" o:title=""/>
            <o:lock v:ext="edit" aspectratio="t"/>
            <w10:wrap type="none"/>
            <w10:anchorlock/>
          </v:shape>
          <o:OLEObject Type="Embed" ProgID="Equation.DSMT4" ShapeID="_x0000_i1121" DrawAspect="Content" ObjectID="_1468075821" r:id="rId164">
            <o:LockedField>false</o:LockedField>
          </o:OLEObject>
        </w:object>
      </w:r>
      <w:r>
        <w:rPr>
          <w:rFonts w:ascii="Times New Roman" w:hAnsi="Times New Roman" w:eastAsia="仿宋" w:cs="Times New Roman"/>
          <w:sz w:val="24"/>
          <w:szCs w:val="24"/>
        </w:rPr>
        <w:t xml:space="preserve">轴）对称.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那么能否猜测，一般地，角</w:t>
      </w:r>
      <w:r>
        <w:rPr>
          <w:rFonts w:ascii="Times New Roman" w:hAnsi="Times New Roman" w:eastAsia="仿宋" w:cs="Times New Roman"/>
          <w:position w:val="-6"/>
          <w:sz w:val="24"/>
          <w:szCs w:val="24"/>
        </w:rPr>
        <w:object>
          <v:shape id="_x0000_i1122" o:spt="75" type="#_x0000_t75" style="height:9.65pt;width:12.35pt;" o:ole="t" filled="f" o:preferrelative="t" stroked="f" coordsize="21600,21600">
            <v:path/>
            <v:fill on="f" focussize="0,0"/>
            <v:stroke on="f" joinstyle="miter"/>
            <v:imagedata r:id="rId87" o:title=""/>
            <o:lock v:ext="edit" aspectratio="t"/>
            <w10:wrap type="none"/>
            <w10:anchorlock/>
          </v:shape>
          <o:OLEObject Type="Embed" ProgID="Equation.DSMT4" ShapeID="_x0000_i1122" DrawAspect="Content" ObjectID="_1468075822" r:id="rId166">
            <o:LockedField>false</o:LockedField>
          </o:OLEObject>
        </w:object>
      </w:r>
      <w:r>
        <w:rPr>
          <w:rFonts w:ascii="Times New Roman" w:hAnsi="Times New Roman" w:eastAsia="仿宋" w:cs="Times New Roman"/>
          <w:sz w:val="24"/>
          <w:szCs w:val="24"/>
        </w:rPr>
        <w:t>的终边和角</w:t>
      </w:r>
      <w:r>
        <w:rPr>
          <w:rFonts w:ascii="Times New Roman" w:hAnsi="Times New Roman" w:eastAsia="仿宋" w:cs="Times New Roman"/>
          <w:position w:val="-10"/>
          <w:sz w:val="24"/>
          <w:szCs w:val="24"/>
        </w:rPr>
        <w:object>
          <v:shape id="_x0000_i1123" o:spt="75" type="#_x0000_t75" style="height:16.1pt;width:12.35pt;" o:ole="t" filled="f" o:preferrelative="t" stroked="f" coordsize="21600,21600">
            <v:path/>
            <v:fill on="f" focussize="0,0"/>
            <v:stroke on="f" joinstyle="miter"/>
            <v:imagedata r:id="rId89" o:title=""/>
            <o:lock v:ext="edit" aspectratio="t"/>
            <w10:wrap type="none"/>
            <w10:anchorlock/>
          </v:shape>
          <o:OLEObject Type="Embed" ProgID="Equation.DSMT4" ShapeID="_x0000_i1123" DrawAspect="Content" ObjectID="_1468075823" r:id="rId167">
            <o:LockedField>false</o:LockedField>
          </o:OLEObject>
        </w:object>
      </w:r>
      <w:r>
        <w:rPr>
          <w:rFonts w:ascii="Times New Roman" w:hAnsi="Times New Roman" w:eastAsia="仿宋" w:cs="Times New Roman"/>
          <w:sz w:val="24"/>
          <w:szCs w:val="24"/>
        </w:rPr>
        <w:t>的终边具有怎样的对称性？</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由于</w:t>
      </w:r>
      <w:r>
        <w:rPr>
          <w:rFonts w:ascii="Times New Roman" w:hAnsi="Times New Roman" w:eastAsia="仿宋" w:cs="Times New Roman"/>
          <w:position w:val="-28"/>
          <w:sz w:val="24"/>
          <w:szCs w:val="24"/>
        </w:rPr>
        <w:object>
          <v:shape id="_x0000_i1124" o:spt="75" type="#_x0000_t75" style="height:33.85pt;width:131.1pt;" o:ole="t" filled="f" o:preferrelative="t" stroked="f" coordsize="21600,21600">
            <v:path/>
            <v:fill on="f" focussize="0,0"/>
            <v:stroke on="f" joinstyle="miter"/>
            <v:imagedata r:id="rId169" o:title=""/>
            <o:lock v:ext="edit" aspectratio="t"/>
            <w10:wrap type="none"/>
            <w10:anchorlock/>
          </v:shape>
          <o:OLEObject Type="Embed" ProgID="Equation.DSMT4" ShapeID="_x0000_i1124" DrawAspect="Content" ObjectID="_1468075824" r:id="rId168">
            <o:LockedField>false</o:LockedField>
          </o:OLEObject>
        </w:object>
      </w:r>
      <w:r>
        <w:rPr>
          <w:rFonts w:ascii="Times New Roman" w:hAnsi="Times New Roman" w:eastAsia="仿宋" w:cs="Times New Roman"/>
          <w:sz w:val="24"/>
          <w:szCs w:val="24"/>
        </w:rPr>
        <w:t>，这就说明角</w:t>
      </w:r>
      <w:r>
        <w:rPr>
          <w:rFonts w:ascii="Times New Roman" w:hAnsi="Times New Roman" w:eastAsia="仿宋" w:cs="Times New Roman"/>
          <w:position w:val="-24"/>
          <w:sz w:val="24"/>
          <w:szCs w:val="24"/>
        </w:rPr>
        <w:object>
          <v:shape id="_x0000_i1125" o:spt="75" type="#_x0000_t75" style="height:30.65pt;width:33.3pt;" o:ole="t" filled="f" o:preferrelative="t" stroked="f" coordsize="21600,21600">
            <v:path/>
            <v:fill on="f" focussize="0,0"/>
            <v:stroke on="f" joinstyle="miter"/>
            <v:imagedata r:id="rId171" o:title=""/>
            <o:lock v:ext="edit" aspectratio="t"/>
            <w10:wrap type="none"/>
            <w10:anchorlock/>
          </v:shape>
          <o:OLEObject Type="Embed" ProgID="Equation.DSMT4" ShapeID="_x0000_i1125" DrawAspect="Content" ObjectID="_1468075825" r:id="rId170">
            <o:LockedField>false</o:LockedField>
          </o:OLEObject>
        </w:object>
      </w:r>
      <w:r>
        <w:rPr>
          <w:rFonts w:ascii="Times New Roman" w:hAnsi="Times New Roman" w:eastAsia="仿宋" w:cs="Times New Roman"/>
          <w:sz w:val="24"/>
          <w:szCs w:val="24"/>
        </w:rPr>
        <w:t>的终边绕坐标原点</w:t>
      </w:r>
      <w:r>
        <w:rPr>
          <w:rFonts w:ascii="Times New Roman" w:hAnsi="Times New Roman" w:eastAsia="仿宋" w:cs="Times New Roman"/>
          <w:position w:val="-6"/>
          <w:sz w:val="24"/>
          <w:szCs w:val="24"/>
        </w:rPr>
        <w:object>
          <v:shape id="_x0000_i1126" o:spt="75" type="#_x0000_t75" style="height:14.5pt;width:12.35pt;" o:ole="t" filled="f" o:preferrelative="t" stroked="f" coordsize="21600,21600">
            <v:path/>
            <v:fill on="f" focussize="0,0"/>
            <v:stroke on="f" joinstyle="miter"/>
            <v:imagedata r:id="rId173" o:title=""/>
            <o:lock v:ext="edit" aspectratio="t"/>
            <w10:wrap type="none"/>
            <w10:anchorlock/>
          </v:shape>
          <o:OLEObject Type="Embed" ProgID="Equation.DSMT4" ShapeID="_x0000_i1126" DrawAspect="Content" ObjectID="_1468075826" r:id="rId172">
            <o:LockedField>false</o:LockedField>
          </o:OLEObject>
        </w:object>
      </w:r>
      <w:r>
        <w:rPr>
          <w:rFonts w:ascii="Times New Roman" w:hAnsi="Times New Roman" w:eastAsia="仿宋" w:cs="Times New Roman"/>
          <w:sz w:val="24"/>
          <w:szCs w:val="24"/>
        </w:rPr>
        <w:t>分别旋转到角</w:t>
      </w:r>
      <w:r>
        <w:rPr>
          <w:rFonts w:ascii="Times New Roman" w:hAnsi="Times New Roman" w:eastAsia="仿宋" w:cs="Times New Roman"/>
          <w:position w:val="-6"/>
          <w:sz w:val="24"/>
          <w:szCs w:val="24"/>
        </w:rPr>
        <w:object>
          <v:shape id="_x0000_i1127" o:spt="75" type="#_x0000_t75" style="height:11.8pt;width:12.35pt;" o:ole="t" filled="f" o:preferrelative="t" stroked="f" coordsize="21600,21600">
            <v:path/>
            <v:fill on="f" focussize="0,0"/>
            <v:stroke on="f" joinstyle="miter"/>
            <v:imagedata r:id="rId175" o:title=""/>
            <o:lock v:ext="edit" aspectratio="t"/>
            <w10:wrap type="none"/>
            <w10:anchorlock/>
          </v:shape>
          <o:OLEObject Type="Embed" ProgID="Equation.DSMT4" ShapeID="_x0000_i1127" DrawAspect="Content" ObjectID="_1468075827" r:id="rId174">
            <o:LockedField>false</o:LockedField>
          </o:OLEObject>
        </w:object>
      </w:r>
      <w:r>
        <w:rPr>
          <w:rFonts w:ascii="Times New Roman" w:hAnsi="Times New Roman" w:eastAsia="仿宋" w:cs="Times New Roman"/>
          <w:sz w:val="24"/>
          <w:szCs w:val="24"/>
        </w:rPr>
        <w:t>的终边和角</w:t>
      </w:r>
      <w:r>
        <w:rPr>
          <w:rFonts w:ascii="Times New Roman" w:hAnsi="Times New Roman" w:eastAsia="仿宋" w:cs="Times New Roman"/>
          <w:position w:val="-10"/>
          <w:sz w:val="24"/>
          <w:szCs w:val="24"/>
        </w:rPr>
        <w:object>
          <v:shape id="_x0000_i1128" o:spt="75" type="#_x0000_t75" style="height:16.1pt;width:12.35pt;" o:ole="t" filled="f" o:preferrelative="t" stroked="f" coordsize="21600,21600">
            <v:path/>
            <v:fill on="f" focussize="0,0"/>
            <v:stroke on="f" joinstyle="miter"/>
            <v:imagedata r:id="rId177" o:title=""/>
            <o:lock v:ext="edit" aspectratio="t"/>
            <w10:wrap type="none"/>
            <w10:anchorlock/>
          </v:shape>
          <o:OLEObject Type="Embed" ProgID="Equation.DSMT4" ShapeID="_x0000_i1128" DrawAspect="Content" ObjectID="_1468075828" r:id="rId176">
            <o:LockedField>false</o:LockedField>
          </o:OLEObject>
        </w:object>
      </w:r>
      <w:r>
        <w:rPr>
          <w:rFonts w:ascii="Times New Roman" w:hAnsi="Times New Roman" w:eastAsia="仿宋" w:cs="Times New Roman"/>
          <w:sz w:val="24"/>
          <w:szCs w:val="24"/>
        </w:rPr>
        <w:t xml:space="preserve">的终边的旋转量相同，旋转方向相反.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[小结]一般地，角</w:t>
      </w:r>
      <w:r>
        <w:rPr>
          <w:rFonts w:ascii="Times New Roman" w:hAnsi="Times New Roman" w:eastAsia="仿宋" w:cs="Times New Roman"/>
          <w:position w:val="-6"/>
          <w:sz w:val="24"/>
          <w:szCs w:val="24"/>
        </w:rPr>
        <w:object>
          <v:shape id="_x0000_i1129" o:spt="75" type="#_x0000_t75" style="height:11.8pt;width:12.35pt;" o:ole="t" filled="f" o:preferrelative="t" stroked="f" coordsize="21600,21600">
            <v:path/>
            <v:fill on="f" focussize="0,0"/>
            <v:stroke on="f" joinstyle="miter"/>
            <v:imagedata r:id="rId175" o:title=""/>
            <o:lock v:ext="edit" aspectratio="t"/>
            <w10:wrap type="none"/>
            <w10:anchorlock/>
          </v:shape>
          <o:OLEObject Type="Embed" ProgID="Equation.DSMT4" ShapeID="_x0000_i1129" DrawAspect="Content" ObjectID="_1468075829" r:id="rId178">
            <o:LockedField>false</o:LockedField>
          </o:OLEObject>
        </w:object>
      </w:r>
      <w:r>
        <w:rPr>
          <w:rFonts w:ascii="Times New Roman" w:hAnsi="Times New Roman" w:eastAsia="仿宋" w:cs="Times New Roman"/>
          <w:sz w:val="24"/>
          <w:szCs w:val="24"/>
        </w:rPr>
        <w:t>的终边和角</w:t>
      </w:r>
      <w:r>
        <w:rPr>
          <w:rFonts w:ascii="Times New Roman" w:hAnsi="Times New Roman" w:eastAsia="仿宋" w:cs="Times New Roman"/>
          <w:position w:val="-10"/>
          <w:sz w:val="24"/>
          <w:szCs w:val="24"/>
        </w:rPr>
        <w:object>
          <v:shape id="_x0000_i1130" o:spt="75" type="#_x0000_t75" style="height:16.1pt;width:12.35pt;" o:ole="t" filled="f" o:preferrelative="t" stroked="f" coordsize="21600,21600">
            <v:path/>
            <v:fill on="f" focussize="0,0"/>
            <v:stroke on="f" joinstyle="miter"/>
            <v:imagedata r:id="rId177" o:title=""/>
            <o:lock v:ext="edit" aspectratio="t"/>
            <w10:wrap type="none"/>
            <w10:anchorlock/>
          </v:shape>
          <o:OLEObject Type="Embed" ProgID="Equation.DSMT4" ShapeID="_x0000_i1130" DrawAspect="Content" ObjectID="_1468075830" r:id="rId179">
            <o:LockedField>false</o:LockedField>
          </o:OLEObject>
        </w:object>
      </w:r>
      <w:r>
        <w:rPr>
          <w:rFonts w:ascii="Times New Roman" w:hAnsi="Times New Roman" w:eastAsia="仿宋" w:cs="Times New Roman"/>
          <w:sz w:val="24"/>
          <w:szCs w:val="24"/>
        </w:rPr>
        <w:t>的终边关于角</w:t>
      </w:r>
      <w:r>
        <w:rPr>
          <w:rFonts w:ascii="Times New Roman" w:hAnsi="Times New Roman" w:eastAsia="仿宋" w:cs="Times New Roman"/>
          <w:position w:val="-24"/>
          <w:sz w:val="24"/>
          <w:szCs w:val="24"/>
        </w:rPr>
        <w:object>
          <v:shape id="_x0000_i1131" o:spt="75" type="#_x0000_t75" style="height:30.65pt;width:33.3pt;" o:ole="t" filled="f" o:preferrelative="t" stroked="f" coordsize="21600,21600">
            <v:path/>
            <v:fill on="f" focussize="0,0"/>
            <v:stroke on="f" joinstyle="miter"/>
            <v:imagedata r:id="rId171" o:title=""/>
            <o:lock v:ext="edit" aspectratio="t"/>
            <w10:wrap type="none"/>
            <w10:anchorlock/>
          </v:shape>
          <o:OLEObject Type="Embed" ProgID="Equation.DSMT4" ShapeID="_x0000_i1131" DrawAspect="Content" ObjectID="_1468075831" r:id="rId180">
            <o:LockedField>false</o:LockedField>
          </o:OLEObject>
        </w:object>
      </w:r>
      <w:r>
        <w:rPr>
          <w:rFonts w:ascii="Times New Roman" w:hAnsi="Times New Roman" w:eastAsia="仿宋" w:cs="Times New Roman"/>
          <w:sz w:val="24"/>
          <w:szCs w:val="24"/>
        </w:rPr>
        <w:t xml:space="preserve">的终边所在直线对称.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[问题2]角</w:t>
      </w:r>
      <w:r>
        <w:rPr>
          <w:rFonts w:ascii="Times New Roman" w:hAnsi="Times New Roman" w:eastAsia="仿宋" w:cs="Times New Roman"/>
          <w:position w:val="-6"/>
          <w:sz w:val="24"/>
          <w:szCs w:val="24"/>
        </w:rPr>
        <w:object>
          <v:shape id="_x0000_i1132" o:spt="75" type="#_x0000_t75" style="height:11.8pt;width:12.35pt;" o:ole="t" filled="f" o:preferrelative="t" stroked="f" coordsize="21600,21600">
            <v:path/>
            <v:fill on="f" focussize="0,0"/>
            <v:stroke on="f" joinstyle="miter"/>
            <v:imagedata r:id="rId22" o:title=""/>
            <o:lock v:ext="edit" aspectratio="t"/>
            <w10:wrap type="none"/>
            <w10:anchorlock/>
          </v:shape>
          <o:OLEObject Type="Embed" ProgID="Equation.DSMT4" ShapeID="_x0000_i1132" DrawAspect="Content" ObjectID="_1468075832" r:id="rId181">
            <o:LockedField>false</o:LockedField>
          </o:OLEObject>
        </w:object>
      </w:r>
      <w:r>
        <w:rPr>
          <w:rFonts w:ascii="Times New Roman" w:hAnsi="Times New Roman" w:eastAsia="仿宋" w:cs="Times New Roman"/>
          <w:sz w:val="24"/>
          <w:szCs w:val="24"/>
        </w:rPr>
        <w:t>的终边与角</w:t>
      </w:r>
      <w:r>
        <w:rPr>
          <w:rFonts w:ascii="Times New Roman" w:hAnsi="Times New Roman" w:eastAsia="仿宋" w:cs="Times New Roman"/>
          <w:position w:val="-24"/>
        </w:rPr>
        <w:object>
          <v:shape id="_x0000_i1133" o:spt="75" type="#_x0000_t75" style="height:30.65pt;width:31.15pt;" o:ole="t" filled="f" o:preferrelative="t" stroked="f" coordsize="21600,21600">
            <v:path/>
            <v:fill on="f" focussize="0,0"/>
            <v:stroke on="f" joinstyle="miter"/>
            <v:imagedata r:id="rId183" o:title=""/>
            <o:lock v:ext="edit" aspectratio="t"/>
            <w10:wrap type="none"/>
            <w10:anchorlock/>
          </v:shape>
          <o:OLEObject Type="Embed" ProgID="Equation.DSMT4" ShapeID="_x0000_i1133" DrawAspect="Content" ObjectID="_1468075833" r:id="rId182">
            <o:LockedField>false</o:LockedField>
          </o:OLEObject>
        </w:object>
      </w:r>
      <w:r>
        <w:rPr>
          <w:rFonts w:ascii="Times New Roman" w:hAnsi="Times New Roman" w:eastAsia="仿宋" w:cs="Times New Roman"/>
          <w:sz w:val="24"/>
          <w:szCs w:val="24"/>
        </w:rPr>
        <w:t>的终边具有怎样的位置关系？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由问题1所得结论，可得角</w:t>
      </w:r>
      <w:r>
        <w:rPr>
          <w:rFonts w:ascii="Times New Roman" w:hAnsi="Times New Roman" w:eastAsia="仿宋" w:cs="Times New Roman"/>
          <w:position w:val="-6"/>
          <w:sz w:val="24"/>
          <w:szCs w:val="24"/>
        </w:rPr>
        <w:object>
          <v:shape id="_x0000_i1134" o:spt="75" type="#_x0000_t75" style="height:11.8pt;width:12.35pt;" o:ole="t" filled="f" o:preferrelative="t" stroked="f" coordsize="21600,21600">
            <v:path/>
            <v:fill on="f" focussize="0,0"/>
            <v:stroke on="f" joinstyle="miter"/>
            <v:imagedata r:id="rId185" o:title=""/>
            <o:lock v:ext="edit" aspectratio="t"/>
            <w10:wrap type="none"/>
            <w10:anchorlock/>
          </v:shape>
          <o:OLEObject Type="Embed" ProgID="Equation.DSMT4" ShapeID="_x0000_i1134" DrawAspect="Content" ObjectID="_1468075834" r:id="rId184">
            <o:LockedField>false</o:LockedField>
          </o:OLEObject>
        </w:object>
      </w:r>
      <w:r>
        <w:rPr>
          <w:rFonts w:ascii="Times New Roman" w:hAnsi="Times New Roman" w:eastAsia="仿宋" w:cs="Times New Roman"/>
          <w:sz w:val="24"/>
          <w:szCs w:val="24"/>
        </w:rPr>
        <w:t>的终边与角</w:t>
      </w:r>
      <w:r>
        <w:rPr>
          <w:rFonts w:ascii="Times New Roman" w:hAnsi="Times New Roman" w:eastAsia="仿宋" w:cs="Times New Roman"/>
          <w:position w:val="-24"/>
          <w:sz w:val="24"/>
          <w:szCs w:val="24"/>
        </w:rPr>
        <w:object>
          <v:shape id="_x0000_i1135" o:spt="75" type="#_x0000_t75" style="height:30.65pt;width:31.15pt;" o:ole="t" filled="f" o:preferrelative="t" stroked="f" coordsize="21600,21600">
            <v:path/>
            <v:fill on="f" focussize="0,0"/>
            <v:stroke on="f" joinstyle="miter"/>
            <v:imagedata r:id="rId183" o:title=""/>
            <o:lock v:ext="edit" aspectratio="t"/>
            <w10:wrap type="none"/>
            <w10:anchorlock/>
          </v:shape>
          <o:OLEObject Type="Embed" ProgID="Equation.DSMT4" ShapeID="_x0000_i1135" DrawAspect="Content" ObjectID="_1468075835" r:id="rId186">
            <o:LockedField>false</o:LockedField>
          </o:OLEObject>
        </w:object>
      </w:r>
      <w:r>
        <w:rPr>
          <w:rFonts w:ascii="Times New Roman" w:hAnsi="Times New Roman" w:eastAsia="仿宋" w:cs="Times New Roman"/>
          <w:sz w:val="24"/>
          <w:szCs w:val="24"/>
        </w:rPr>
        <w:t>的终边关于角</w:t>
      </w:r>
      <w:r>
        <w:rPr>
          <w:rFonts w:ascii="Times New Roman" w:hAnsi="Times New Roman" w:eastAsia="仿宋" w:cs="Times New Roman"/>
          <w:position w:val="-24"/>
          <w:sz w:val="24"/>
          <w:szCs w:val="24"/>
        </w:rPr>
        <w:object>
          <v:shape id="_x0000_i1136" o:spt="75" type="#_x0000_t75" style="height:47.8pt;width:84.35pt;" o:ole="t" filled="f" o:preferrelative="t" stroked="f" coordsize="21600,21600">
            <v:path/>
            <v:fill on="f" focussize="0,0"/>
            <v:stroke on="f" joinstyle="miter"/>
            <v:imagedata r:id="rId188" o:title=""/>
            <o:lock v:ext="edit" aspectratio="t"/>
            <w10:wrap type="none"/>
            <w10:anchorlock/>
          </v:shape>
          <o:OLEObject Type="Embed" ProgID="Equation.DSMT4" ShapeID="_x0000_i1136" DrawAspect="Content" ObjectID="_1468075836" r:id="rId187">
            <o:LockedField>false</o:LockedField>
          </o:OLEObject>
        </w:object>
      </w:r>
      <w:r>
        <w:rPr>
          <w:rFonts w:ascii="Times New Roman" w:hAnsi="Times New Roman" w:eastAsia="仿宋" w:cs="Times New Roman"/>
          <w:sz w:val="24"/>
          <w:szCs w:val="24"/>
        </w:rPr>
        <w:t>的终边所在直线（即直线</w:t>
      </w:r>
      <w:r>
        <w:rPr>
          <w:rFonts w:ascii="Times New Roman" w:hAnsi="Times New Roman" w:eastAsia="仿宋" w:cs="Times New Roman"/>
          <w:position w:val="-10"/>
          <w:sz w:val="24"/>
          <w:szCs w:val="24"/>
        </w:rPr>
        <w:object>
          <v:shape id="_x0000_i1137" o:spt="75" type="#_x0000_t75" style="height:12.9pt;width:30.65pt;" o:ole="t" filled="f" o:preferrelative="t" stroked="f" coordsize="21600,21600">
            <v:path/>
            <v:fill on="f" focussize="0,0"/>
            <v:stroke on="f" joinstyle="miter"/>
            <v:imagedata r:id="rId190" o:title=""/>
            <o:lock v:ext="edit" aspectratio="t"/>
            <w10:wrap type="none"/>
            <w10:anchorlock/>
          </v:shape>
          <o:OLEObject Type="Embed" ProgID="Equation.DSMT4" ShapeID="_x0000_i1137" DrawAspect="Content" ObjectID="_1468075837" r:id="rId189">
            <o:LockedField>false</o:LockedField>
          </o:OLEObject>
        </w:object>
      </w:r>
      <w:r>
        <w:rPr>
          <w:rFonts w:ascii="Times New Roman" w:hAnsi="Times New Roman" w:eastAsia="仿宋" w:cs="Times New Roman"/>
          <w:sz w:val="24"/>
          <w:szCs w:val="24"/>
        </w:rPr>
        <w:t xml:space="preserve">）对称.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[问题3]角</w:t>
      </w:r>
      <w:r>
        <w:rPr>
          <w:rFonts w:ascii="Times New Roman" w:hAnsi="Times New Roman" w:eastAsia="仿宋" w:cs="Times New Roman"/>
          <w:position w:val="-24"/>
          <w:sz w:val="24"/>
          <w:szCs w:val="24"/>
        </w:rPr>
        <w:object>
          <v:shape id="_x0000_i1138" o:spt="75" type="#_x0000_t75" style="height:30.65pt;width:31.15pt;" o:ole="t" filled="f" o:preferrelative="t" stroked="f" coordsize="21600,21600">
            <v:path/>
            <v:fill on="f" focussize="0,0"/>
            <v:stroke on="f" joinstyle="miter"/>
            <v:imagedata r:id="rId183" o:title=""/>
            <o:lock v:ext="edit" aspectratio="t"/>
            <w10:wrap type="none"/>
            <w10:anchorlock/>
          </v:shape>
          <o:OLEObject Type="Embed" ProgID="Equation.DSMT4" ShapeID="_x0000_i1138" DrawAspect="Content" ObjectID="_1468075838" r:id="rId191">
            <o:LockedField>false</o:LockedField>
          </o:OLEObject>
        </w:object>
      </w:r>
      <w:r>
        <w:rPr>
          <w:rFonts w:ascii="Times New Roman" w:hAnsi="Times New Roman" w:eastAsia="仿宋" w:cs="Times New Roman"/>
          <w:sz w:val="24"/>
          <w:szCs w:val="24"/>
        </w:rPr>
        <w:t>与角</w:t>
      </w:r>
      <w:r>
        <w:rPr>
          <w:rFonts w:ascii="Times New Roman" w:hAnsi="Times New Roman" w:eastAsia="仿宋" w:cs="Times New Roman"/>
          <w:position w:val="-6"/>
          <w:sz w:val="24"/>
          <w:szCs w:val="24"/>
        </w:rPr>
        <w:object>
          <v:shape id="_x0000_i1139" o:spt="75" type="#_x0000_t75" style="height:11.8pt;width:12.35pt;" o:ole="t" filled="f" o:preferrelative="t" stroked="f" coordsize="21600,21600">
            <v:path/>
            <v:fill on="f" focussize="0,0"/>
            <v:stroke on="f" joinstyle="miter"/>
            <v:imagedata r:id="rId185" o:title=""/>
            <o:lock v:ext="edit" aspectratio="t"/>
            <w10:wrap type="none"/>
            <w10:anchorlock/>
          </v:shape>
          <o:OLEObject Type="Embed" ProgID="Equation.DSMT4" ShapeID="_x0000_i1139" DrawAspect="Content" ObjectID="_1468075839" r:id="rId192">
            <o:LockedField>false</o:LockedField>
          </o:OLEObject>
        </w:object>
      </w:r>
      <w:r>
        <w:rPr>
          <w:rFonts w:ascii="Times New Roman" w:hAnsi="Times New Roman" w:eastAsia="仿宋" w:cs="Times New Roman"/>
          <w:sz w:val="24"/>
          <w:szCs w:val="24"/>
        </w:rPr>
        <w:t>的正弦、余弦、正切及余切值之间分别有怎样的关系？</w:t>
      </w:r>
    </w:p>
    <w:p>
      <w:pPr>
        <w:spacing w:line="312" w:lineRule="auto"/>
        <w:ind w:firstLine="420"/>
        <w:jc w:val="center"/>
        <w:rPr>
          <w:rFonts w:ascii="Times New Roman" w:hAnsi="Times New Roman" w:eastAsia="仿宋" w:cs="Times New Roman"/>
          <w:sz w:val="24"/>
          <w:szCs w:val="24"/>
        </w:rPr>
      </w:pPr>
      <w:r>
        <w:rPr>
          <w:rFonts w:ascii="Times New Roman" w:hAnsi="Times New Roman" w:eastAsia="仿宋" w:cs="Times New Roman"/>
        </w:rPr>
        <w:drawing>
          <wp:inline distT="0" distB="0" distL="0" distR="0">
            <wp:extent cx="1558925" cy="15049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93" cstate="print"/>
                    <a:stretch>
                      <a:fillRect/>
                    </a:stretch>
                  </pic:blipFill>
                  <pic:spPr>
                    <a:xfrm>
                      <a:off x="0" y="0"/>
                      <a:ext cx="1558368" cy="1504216"/>
                    </a:xfrm>
                    <a:prstGeom prst="rect">
                      <a:avLst/>
                    </a:prstGeom>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角</w:t>
      </w:r>
      <w:r>
        <w:rPr>
          <w:rFonts w:ascii="Times New Roman" w:hAnsi="Times New Roman" w:eastAsia="仿宋" w:cs="Times New Roman"/>
          <w:position w:val="-6"/>
          <w:sz w:val="24"/>
          <w:szCs w:val="24"/>
        </w:rPr>
        <w:object>
          <v:shape id="_x0000_i1140" o:spt="75" type="#_x0000_t75" style="height:11.8pt;width:12.35pt;" o:ole="t" filled="f" o:preferrelative="t" stroked="f" coordsize="21600,21600">
            <v:path/>
            <v:fill on="f" focussize="0,0"/>
            <v:stroke on="f" joinstyle="miter"/>
            <v:imagedata r:id="rId185" o:title=""/>
            <o:lock v:ext="edit" aspectratio="t"/>
            <w10:wrap type="none"/>
            <w10:anchorlock/>
          </v:shape>
          <o:OLEObject Type="Embed" ProgID="Equation.DSMT4" ShapeID="_x0000_i1140" DrawAspect="Content" ObjectID="_1468075840" r:id="rId194">
            <o:LockedField>false</o:LockedField>
          </o:OLEObject>
        </w:object>
      </w:r>
      <w:r>
        <w:rPr>
          <w:rFonts w:ascii="Times New Roman" w:hAnsi="Times New Roman" w:eastAsia="仿宋" w:cs="Times New Roman"/>
          <w:sz w:val="24"/>
          <w:szCs w:val="24"/>
        </w:rPr>
        <w:t>的终边与角</w:t>
      </w:r>
      <w:r>
        <w:rPr>
          <w:rFonts w:ascii="Times New Roman" w:hAnsi="Times New Roman" w:eastAsia="仿宋" w:cs="Times New Roman"/>
          <w:position w:val="-24"/>
          <w:sz w:val="24"/>
          <w:szCs w:val="24"/>
        </w:rPr>
        <w:object>
          <v:shape id="_x0000_i1141" o:spt="75" type="#_x0000_t75" style="height:30.65pt;width:31.15pt;" o:ole="t" filled="f" o:preferrelative="t" stroked="f" coordsize="21600,21600">
            <v:path/>
            <v:fill on="f" focussize="0,0"/>
            <v:stroke on="f" joinstyle="miter"/>
            <v:imagedata r:id="rId183" o:title=""/>
            <o:lock v:ext="edit" aspectratio="t"/>
            <w10:wrap type="none"/>
            <w10:anchorlock/>
          </v:shape>
          <o:OLEObject Type="Embed" ProgID="Equation.DSMT4" ShapeID="_x0000_i1141" DrawAspect="Content" ObjectID="_1468075841" r:id="rId195">
            <o:LockedField>false</o:LockedField>
          </o:OLEObject>
        </w:object>
      </w:r>
      <w:r>
        <w:rPr>
          <w:rFonts w:ascii="Times New Roman" w:hAnsi="Times New Roman" w:eastAsia="仿宋" w:cs="Times New Roman"/>
          <w:sz w:val="24"/>
          <w:szCs w:val="24"/>
        </w:rPr>
        <w:t>的终边关于直线</w:t>
      </w:r>
      <w:r>
        <w:rPr>
          <w:rFonts w:ascii="Times New Roman" w:hAnsi="Times New Roman" w:eastAsia="仿宋" w:cs="Times New Roman"/>
          <w:position w:val="-10"/>
          <w:sz w:val="24"/>
          <w:szCs w:val="24"/>
        </w:rPr>
        <w:object>
          <v:shape id="_x0000_i1142" o:spt="75" type="#_x0000_t75" style="height:12.9pt;width:30.65pt;" o:ole="t" filled="f" o:preferrelative="t" stroked="f" coordsize="21600,21600">
            <v:path/>
            <v:fill on="f" focussize="0,0"/>
            <v:stroke on="f" joinstyle="miter"/>
            <v:imagedata r:id="rId190" o:title=""/>
            <o:lock v:ext="edit" aspectratio="t"/>
            <w10:wrap type="none"/>
            <w10:anchorlock/>
          </v:shape>
          <o:OLEObject Type="Embed" ProgID="Equation.DSMT4" ShapeID="_x0000_i1142" DrawAspect="Content" ObjectID="_1468075842" r:id="rId196">
            <o:LockedField>false</o:LockedField>
          </o:OLEObject>
        </w:object>
      </w:r>
      <w:r>
        <w:rPr>
          <w:rFonts w:ascii="Times New Roman" w:hAnsi="Times New Roman" w:eastAsia="仿宋" w:cs="Times New Roman"/>
          <w:sz w:val="24"/>
          <w:szCs w:val="24"/>
        </w:rPr>
        <w:t>对称，如图所示，角</w:t>
      </w:r>
      <w:r>
        <w:rPr>
          <w:rFonts w:ascii="Times New Roman" w:hAnsi="Times New Roman" w:eastAsia="仿宋" w:cs="Times New Roman"/>
          <w:position w:val="-6"/>
          <w:sz w:val="24"/>
          <w:szCs w:val="24"/>
        </w:rPr>
        <w:object>
          <v:shape id="_x0000_i1143" o:spt="75" type="#_x0000_t75" style="height:11.8pt;width:12.35pt;" o:ole="t" filled="f" o:preferrelative="t" stroked="f" coordsize="21600,21600">
            <v:path/>
            <v:fill on="f" focussize="0,0"/>
            <v:stroke on="f" joinstyle="miter"/>
            <v:imagedata r:id="rId185" o:title=""/>
            <o:lock v:ext="edit" aspectratio="t"/>
            <w10:wrap type="none"/>
            <w10:anchorlock/>
          </v:shape>
          <o:OLEObject Type="Embed" ProgID="Equation.DSMT4" ShapeID="_x0000_i1143" DrawAspect="Content" ObjectID="_1468075843" r:id="rId197">
            <o:LockedField>false</o:LockedField>
          </o:OLEObject>
        </w:object>
      </w:r>
      <w:r>
        <w:rPr>
          <w:rFonts w:ascii="Times New Roman" w:hAnsi="Times New Roman" w:eastAsia="仿宋" w:cs="Times New Roman"/>
          <w:sz w:val="24"/>
          <w:szCs w:val="24"/>
        </w:rPr>
        <w:t>的终边与单位圆交于点</w:t>
      </w:r>
      <w:r>
        <w:rPr>
          <w:rFonts w:ascii="Times New Roman" w:hAnsi="Times New Roman" w:eastAsia="仿宋" w:cs="Times New Roman"/>
          <w:position w:val="-10"/>
          <w:sz w:val="24"/>
          <w:szCs w:val="24"/>
        </w:rPr>
        <w:object>
          <v:shape id="_x0000_i1144" o:spt="75" type="#_x0000_t75" style="height:16.1pt;width:75.2pt;" o:ole="t" filled="f" o:preferrelative="t" stroked="f" coordsize="21600,21600">
            <v:path/>
            <v:fill on="f" focussize="0,0"/>
            <v:stroke on="f" joinstyle="miter"/>
            <v:imagedata r:id="rId199" o:title=""/>
            <o:lock v:ext="edit" aspectratio="t"/>
            <w10:wrap type="none"/>
            <w10:anchorlock/>
          </v:shape>
          <o:OLEObject Type="Embed" ProgID="Equation.DSMT4" ShapeID="_x0000_i1144" DrawAspect="Content" ObjectID="_1468075844" r:id="rId198">
            <o:LockedField>false</o:LockedField>
          </o:OLEObject>
        </w:object>
      </w:r>
      <w:r>
        <w:rPr>
          <w:rFonts w:ascii="Times New Roman" w:hAnsi="Times New Roman" w:eastAsia="仿宋" w:cs="Times New Roman"/>
          <w:sz w:val="24"/>
          <w:szCs w:val="24"/>
        </w:rPr>
        <w:t>，而角</w:t>
      </w:r>
      <w:r>
        <w:rPr>
          <w:rFonts w:ascii="Times New Roman" w:hAnsi="Times New Roman" w:eastAsia="仿宋" w:cs="Times New Roman"/>
          <w:position w:val="-24"/>
          <w:sz w:val="24"/>
          <w:szCs w:val="24"/>
        </w:rPr>
        <w:object>
          <v:shape id="_x0000_i1145" o:spt="75" type="#_x0000_t75" style="height:30.65pt;width:31.15pt;" o:ole="t" filled="f" o:preferrelative="t" stroked="f" coordsize="21600,21600">
            <v:path/>
            <v:fill on="f" focussize="0,0"/>
            <v:stroke on="f" joinstyle="miter"/>
            <v:imagedata r:id="rId183" o:title=""/>
            <o:lock v:ext="edit" aspectratio="t"/>
            <w10:wrap type="none"/>
            <w10:anchorlock/>
          </v:shape>
          <o:OLEObject Type="Embed" ProgID="Equation.DSMT4" ShapeID="_x0000_i1145" DrawAspect="Content" ObjectID="_1468075845" r:id="rId200">
            <o:LockedField>false</o:LockedField>
          </o:OLEObject>
        </w:object>
      </w:r>
      <w:r>
        <w:rPr>
          <w:rFonts w:ascii="Times New Roman" w:hAnsi="Times New Roman" w:eastAsia="仿宋" w:cs="Times New Roman"/>
          <w:sz w:val="24"/>
          <w:szCs w:val="24"/>
        </w:rPr>
        <w:t>的终边与单位圆交于点</w:t>
      </w:r>
      <w:r>
        <w:rPr>
          <w:rFonts w:ascii="Times New Roman" w:hAnsi="Times New Roman" w:eastAsia="仿宋" w:cs="Times New Roman"/>
          <w:position w:val="-30"/>
          <w:sz w:val="24"/>
          <w:szCs w:val="24"/>
        </w:rPr>
        <w:object>
          <v:shape id="_x0000_i1146" o:spt="75" type="#_x0000_t75" style="height:36.55pt;width:144.55pt;" o:ole="t" filled="f" o:preferrelative="t" stroked="f" coordsize="21600,21600">
            <v:path/>
            <v:fill on="f" focussize="0,0"/>
            <v:stroke on="f" joinstyle="miter"/>
            <v:imagedata r:id="rId202" o:title=""/>
            <o:lock v:ext="edit" aspectratio="t"/>
            <w10:wrap type="none"/>
            <w10:anchorlock/>
          </v:shape>
          <o:OLEObject Type="Embed" ProgID="Equation.DSMT4" ShapeID="_x0000_i1146" DrawAspect="Content" ObjectID="_1468075846" r:id="rId201">
            <o:LockedField>false</o:LockedField>
          </o:OLEObject>
        </w:object>
      </w:r>
      <w:r>
        <w:rPr>
          <w:rFonts w:ascii="Times New Roman" w:hAnsi="Times New Roman" w:eastAsia="仿宋" w:cs="Times New Roman"/>
          <w:sz w:val="24"/>
          <w:szCs w:val="24"/>
        </w:rPr>
        <w:t>. 由于点</w:t>
      </w:r>
      <w:r>
        <w:rPr>
          <w:rFonts w:ascii="Times New Roman" w:hAnsi="Times New Roman" w:eastAsia="仿宋" w:cs="Times New Roman"/>
          <w:position w:val="-4"/>
          <w:sz w:val="24"/>
          <w:szCs w:val="24"/>
        </w:rPr>
        <w:object>
          <v:shape id="_x0000_i1147" o:spt="75" type="#_x0000_t75" style="height:12.9pt;width:12.35pt;" o:ole="t" filled="f" o:preferrelative="t" stroked="f" coordsize="21600,21600">
            <v:path/>
            <v:fill on="f" focussize="0,0"/>
            <v:stroke on="f" joinstyle="miter"/>
            <v:imagedata r:id="rId204" o:title=""/>
            <o:lock v:ext="edit" aspectratio="t"/>
            <w10:wrap type="none"/>
            <w10:anchorlock/>
          </v:shape>
          <o:OLEObject Type="Embed" ProgID="Equation.DSMT4" ShapeID="_x0000_i1147" DrawAspect="Content" ObjectID="_1468075847" r:id="rId203">
            <o:LockedField>false</o:LockedField>
          </o:OLEObject>
        </w:object>
      </w:r>
      <w:r>
        <w:rPr>
          <w:rFonts w:ascii="Times New Roman" w:hAnsi="Times New Roman" w:eastAsia="仿宋" w:cs="Times New Roman"/>
          <w:sz w:val="24"/>
          <w:szCs w:val="24"/>
        </w:rPr>
        <w:t>与点</w:t>
      </w:r>
      <w:r>
        <w:rPr>
          <w:rFonts w:ascii="Times New Roman" w:hAnsi="Times New Roman" w:eastAsia="仿宋" w:cs="Times New Roman"/>
          <w:position w:val="-4"/>
          <w:sz w:val="24"/>
          <w:szCs w:val="24"/>
        </w:rPr>
        <w:object>
          <v:shape id="_x0000_i1148" o:spt="75" type="#_x0000_t75" style="height:12.9pt;width:15.05pt;" o:ole="t" filled="f" o:preferrelative="t" stroked="f" coordsize="21600,21600">
            <v:path/>
            <v:fill on="f" focussize="0,0"/>
            <v:stroke on="f" joinstyle="miter"/>
            <v:imagedata r:id="rId206" o:title=""/>
            <o:lock v:ext="edit" aspectratio="t"/>
            <w10:wrap type="none"/>
            <w10:anchorlock/>
          </v:shape>
          <o:OLEObject Type="Embed" ProgID="Equation.DSMT4" ShapeID="_x0000_i1148" DrawAspect="Content" ObjectID="_1468075848" r:id="rId205">
            <o:LockedField>false</o:LockedField>
          </o:OLEObject>
        </w:object>
      </w:r>
      <w:r>
        <w:rPr>
          <w:rFonts w:ascii="Times New Roman" w:hAnsi="Times New Roman" w:eastAsia="仿宋" w:cs="Times New Roman"/>
          <w:sz w:val="24"/>
          <w:szCs w:val="24"/>
        </w:rPr>
        <w:t>关于直线</w:t>
      </w:r>
      <w:r>
        <w:rPr>
          <w:rFonts w:ascii="Times New Roman" w:hAnsi="Times New Roman" w:eastAsia="仿宋" w:cs="Times New Roman"/>
          <w:position w:val="-10"/>
          <w:sz w:val="24"/>
          <w:szCs w:val="24"/>
        </w:rPr>
        <w:object>
          <v:shape id="_x0000_i1149" o:spt="75" type="#_x0000_t75" style="height:12.9pt;width:30.65pt;" o:ole="t" filled="f" o:preferrelative="t" stroked="f" coordsize="21600,21600">
            <v:path/>
            <v:fill on="f" focussize="0,0"/>
            <v:stroke on="f" joinstyle="miter"/>
            <v:imagedata r:id="rId190" o:title=""/>
            <o:lock v:ext="edit" aspectratio="t"/>
            <w10:wrap type="none"/>
            <w10:anchorlock/>
          </v:shape>
          <o:OLEObject Type="Embed" ProgID="Equation.DSMT4" ShapeID="_x0000_i1149" DrawAspect="Content" ObjectID="_1468075849" r:id="rId207">
            <o:LockedField>false</o:LockedField>
          </o:OLEObject>
        </w:object>
      </w:r>
      <w:r>
        <w:rPr>
          <w:rFonts w:ascii="Times New Roman" w:hAnsi="Times New Roman" w:eastAsia="仿宋" w:cs="Times New Roman"/>
          <w:sz w:val="24"/>
          <w:szCs w:val="24"/>
        </w:rPr>
        <w:t>对称，即点</w:t>
      </w:r>
      <w:r>
        <w:rPr>
          <w:rFonts w:ascii="Times New Roman" w:hAnsi="Times New Roman" w:eastAsia="仿宋" w:cs="Times New Roman"/>
          <w:position w:val="-4"/>
          <w:sz w:val="24"/>
          <w:szCs w:val="24"/>
        </w:rPr>
        <w:object>
          <v:shape id="_x0000_i1150" o:spt="75" type="#_x0000_t75" style="height:12.9pt;width:12.35pt;" o:ole="t" filled="f" o:preferrelative="t" stroked="f" coordsize="21600,21600">
            <v:path/>
            <v:fill on="f" focussize="0,0"/>
            <v:stroke on="f" joinstyle="miter"/>
            <v:imagedata r:id="rId209" o:title=""/>
            <o:lock v:ext="edit" aspectratio="t"/>
            <w10:wrap type="none"/>
            <w10:anchorlock/>
          </v:shape>
          <o:OLEObject Type="Embed" ProgID="Equation.DSMT4" ShapeID="_x0000_i1150" DrawAspect="Content" ObjectID="_1468075850" r:id="rId208">
            <o:LockedField>false</o:LockedField>
          </o:OLEObject>
        </w:object>
      </w:r>
      <w:r>
        <w:rPr>
          <w:rFonts w:ascii="Times New Roman" w:hAnsi="Times New Roman" w:eastAsia="仿宋" w:cs="Times New Roman"/>
          <w:sz w:val="24"/>
          <w:szCs w:val="24"/>
        </w:rPr>
        <w:t>的横坐标与点</w:t>
      </w:r>
      <w:r>
        <w:rPr>
          <w:rFonts w:ascii="Times New Roman" w:hAnsi="Times New Roman" w:eastAsia="仿宋" w:cs="Times New Roman"/>
          <w:position w:val="-4"/>
          <w:sz w:val="24"/>
          <w:szCs w:val="24"/>
        </w:rPr>
        <w:object>
          <v:shape id="_x0000_i1151" o:spt="75" type="#_x0000_t75" style="height:12.9pt;width:15.05pt;" o:ole="t" filled="f" o:preferrelative="t" stroked="f" coordsize="21600,21600">
            <v:path/>
            <v:fill on="f" focussize="0,0"/>
            <v:stroke on="f" joinstyle="miter"/>
            <v:imagedata r:id="rId211" o:title=""/>
            <o:lock v:ext="edit" aspectratio="t"/>
            <w10:wrap type="none"/>
            <w10:anchorlock/>
          </v:shape>
          <o:OLEObject Type="Embed" ProgID="Equation.DSMT4" ShapeID="_x0000_i1151" DrawAspect="Content" ObjectID="_1468075851" r:id="rId210">
            <o:LockedField>false</o:LockedField>
          </o:OLEObject>
        </w:object>
      </w:r>
      <w:r>
        <w:rPr>
          <w:rFonts w:ascii="Times New Roman" w:hAnsi="Times New Roman" w:eastAsia="仿宋" w:cs="Times New Roman"/>
          <w:sz w:val="24"/>
          <w:szCs w:val="24"/>
        </w:rPr>
        <w:t>的纵坐标相等，而点</w:t>
      </w:r>
      <w:r>
        <w:rPr>
          <w:rFonts w:ascii="Times New Roman" w:hAnsi="Times New Roman" w:eastAsia="仿宋" w:cs="Times New Roman"/>
          <w:position w:val="-4"/>
          <w:sz w:val="24"/>
          <w:szCs w:val="24"/>
        </w:rPr>
        <w:object>
          <v:shape id="_x0000_i1152" o:spt="75" type="#_x0000_t75" style="height:12.9pt;width:12.35pt;" o:ole="t" filled="f" o:preferrelative="t" stroked="f" coordsize="21600,21600">
            <v:path/>
            <v:fill on="f" focussize="0,0"/>
            <v:stroke on="f" joinstyle="miter"/>
            <v:imagedata r:id="rId204" o:title=""/>
            <o:lock v:ext="edit" aspectratio="t"/>
            <w10:wrap type="none"/>
            <w10:anchorlock/>
          </v:shape>
          <o:OLEObject Type="Embed" ProgID="Equation.DSMT4" ShapeID="_x0000_i1152" DrawAspect="Content" ObjectID="_1468075852" r:id="rId212">
            <o:LockedField>false</o:LockedField>
          </o:OLEObject>
        </w:object>
      </w:r>
      <w:r>
        <w:rPr>
          <w:rFonts w:ascii="Times New Roman" w:hAnsi="Times New Roman" w:eastAsia="仿宋" w:cs="Times New Roman"/>
          <w:sz w:val="24"/>
          <w:szCs w:val="24"/>
        </w:rPr>
        <w:t>的纵坐标与点</w:t>
      </w:r>
      <w:r>
        <w:rPr>
          <w:rFonts w:ascii="Times New Roman" w:hAnsi="Times New Roman" w:eastAsia="仿宋" w:cs="Times New Roman"/>
          <w:position w:val="-4"/>
          <w:sz w:val="24"/>
          <w:szCs w:val="24"/>
        </w:rPr>
        <w:object>
          <v:shape id="_x0000_i1153" o:spt="75" type="#_x0000_t75" style="height:12.9pt;width:15.05pt;" o:ole="t" filled="f" o:preferrelative="t" stroked="f" coordsize="21600,21600">
            <v:path/>
            <v:fill on="f" focussize="0,0"/>
            <v:stroke on="f" joinstyle="miter"/>
            <v:imagedata r:id="rId211" o:title=""/>
            <o:lock v:ext="edit" aspectratio="t"/>
            <w10:wrap type="none"/>
            <w10:anchorlock/>
          </v:shape>
          <o:OLEObject Type="Embed" ProgID="Equation.DSMT4" ShapeID="_x0000_i1153" DrawAspect="Content" ObjectID="_1468075853" r:id="rId213">
            <o:LockedField>false</o:LockedField>
          </o:OLEObject>
        </w:object>
      </w:r>
      <w:r>
        <w:rPr>
          <w:rFonts w:ascii="Times New Roman" w:hAnsi="Times New Roman" w:eastAsia="仿宋" w:cs="Times New Roman"/>
          <w:sz w:val="24"/>
          <w:szCs w:val="24"/>
        </w:rPr>
        <w:t>的横坐标相等，于是有</w:t>
      </w:r>
      <w:r>
        <w:rPr>
          <w:rFonts w:ascii="Times New Roman" w:hAnsi="Times New Roman" w:eastAsia="仿宋" w:cs="Times New Roman"/>
          <w:position w:val="-28"/>
          <w:sz w:val="24"/>
          <w:szCs w:val="24"/>
        </w:rPr>
        <w:object>
          <v:shape id="_x0000_i1154" o:spt="75" type="#_x0000_t75" style="height:33.85pt;width:96.2pt;" o:ole="t" filled="f" o:preferrelative="t" stroked="f" coordsize="21600,21600">
            <v:path/>
            <v:fill on="f" focussize="0,0"/>
            <v:stroke on="f" joinstyle="miter"/>
            <v:imagedata r:id="rId215" o:title=""/>
            <o:lock v:ext="edit" aspectratio="t"/>
            <w10:wrap type="none"/>
            <w10:anchorlock/>
          </v:shape>
          <o:OLEObject Type="Embed" ProgID="Equation.DSMT4" ShapeID="_x0000_i1154" DrawAspect="Content" ObjectID="_1468075854" r:id="rId21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155" o:spt="75" type="#_x0000_t75" style="height:33.85pt;width:96.2pt;" o:ole="t" filled="f" o:preferrelative="t" stroked="f" coordsize="21600,21600">
            <v:path/>
            <v:fill on="f" focussize="0,0"/>
            <v:stroke on="f" joinstyle="miter"/>
            <v:imagedata r:id="rId217" o:title=""/>
            <o:lock v:ext="edit" aspectratio="t"/>
            <w10:wrap type="none"/>
            <w10:anchorlock/>
          </v:shape>
          <o:OLEObject Type="Embed" ProgID="Equation.DSMT4" ShapeID="_x0000_i1155" DrawAspect="Content" ObjectID="_1468075855" r:id="rId216">
            <o:LockedField>false</o:LockedField>
          </o:OLEObject>
        </w:object>
      </w:r>
      <w:r>
        <w:rPr>
          <w:rFonts w:ascii="Times New Roman" w:hAnsi="Times New Roman" w:eastAsia="仿宋" w:cs="Times New Roman"/>
          <w:sz w:val="24"/>
          <w:szCs w:val="24"/>
        </w:rPr>
        <w:t>，又由于</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60"/>
          <w:sz w:val="24"/>
          <w:szCs w:val="24"/>
        </w:rPr>
        <w:object>
          <v:shape id="_x0000_i1156" o:spt="75" type="#_x0000_t75" style="height:66.1pt;width:204.2pt;" o:ole="t" filled="f" o:preferrelative="t" stroked="f" coordsize="21600,21600">
            <v:path/>
            <v:fill on="f" focussize="0,0"/>
            <v:stroke on="f" joinstyle="miter"/>
            <v:imagedata r:id="rId219" o:title=""/>
            <o:lock v:ext="edit" aspectratio="t"/>
            <w10:wrap type="none"/>
            <w10:anchorlock/>
          </v:shape>
          <o:OLEObject Type="Embed" ProgID="Equation.DSMT4" ShapeID="_x0000_i1156" DrawAspect="Content" ObjectID="_1468075856" r:id="rId218">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60"/>
          <w:sz w:val="24"/>
          <w:szCs w:val="24"/>
        </w:rPr>
        <w:object>
          <v:shape id="_x0000_i1157" o:spt="75" type="#_x0000_t75" style="height:66.1pt;width:204.7pt;" o:ole="t" filled="f" o:preferrelative="t" stroked="f" coordsize="21600,21600">
            <v:path/>
            <v:fill on="f" focussize="0,0"/>
            <v:stroke on="f" joinstyle="miter"/>
            <v:imagedata r:id="rId221" o:title=""/>
            <o:lock v:ext="edit" aspectratio="t"/>
            <w10:wrap type="none"/>
            <w10:anchorlock/>
          </v:shape>
          <o:OLEObject Type="Embed" ProgID="Equation.DSMT4" ShapeID="_x0000_i1157" DrawAspect="Content" ObjectID="_1468075857" r:id="rId220">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因此有如下诱导公式：</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28"/>
          <w:sz w:val="24"/>
          <w:szCs w:val="24"/>
        </w:rPr>
        <w:object>
          <v:shape id="_x0000_i1158" o:spt="75" type="#_x0000_t75" style="height:33.85pt;width:96.2pt;" o:ole="t" filled="f" o:preferrelative="t" stroked="f" coordsize="21600,21600">
            <v:path/>
            <v:fill on="f" focussize="0,0"/>
            <v:stroke on="f" joinstyle="miter"/>
            <v:imagedata r:id="rId223" o:title=""/>
            <o:lock v:ext="edit" aspectratio="t"/>
            <w10:wrap type="none"/>
            <w10:anchorlock/>
          </v:shape>
          <o:OLEObject Type="Embed" ProgID="Equation.DSMT4" ShapeID="_x0000_i1158" DrawAspect="Content" ObjectID="_1468075858" r:id="rId22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159" o:spt="75" type="#_x0000_t75" style="height:33.85pt;width:96.2pt;" o:ole="t" filled="f" o:preferrelative="t" stroked="f" coordsize="21600,21600">
            <v:path/>
            <v:fill on="f" focussize="0,0"/>
            <v:stroke on="f" joinstyle="miter"/>
            <v:imagedata r:id="rId225" o:title=""/>
            <o:lock v:ext="edit" aspectratio="t"/>
            <w10:wrap type="none"/>
            <w10:anchorlock/>
          </v:shape>
          <o:OLEObject Type="Embed" ProgID="Equation.DSMT4" ShapeID="_x0000_i1159" DrawAspect="Content" ObjectID="_1468075859" r:id="rId22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28"/>
          <w:sz w:val="24"/>
          <w:szCs w:val="24"/>
        </w:rPr>
        <w:object>
          <v:shape id="_x0000_i1160" o:spt="75" type="#_x0000_t75" style="height:33.85pt;width:96.2pt;" o:ole="t" filled="f" o:preferrelative="t" stroked="f" coordsize="21600,21600">
            <v:path/>
            <v:fill on="f" focussize="0,0"/>
            <v:stroke on="f" joinstyle="miter"/>
            <v:imagedata r:id="rId227" o:title=""/>
            <o:lock v:ext="edit" aspectratio="t"/>
            <w10:wrap type="none"/>
            <w10:anchorlock/>
          </v:shape>
          <o:OLEObject Type="Embed" ProgID="Equation.DSMT4" ShapeID="_x0000_i1160" DrawAspect="Content" ObjectID="_1468075860" r:id="rId22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161" o:spt="75" type="#_x0000_t75" style="height:33.85pt;width:96.2pt;" o:ole="t" filled="f" o:preferrelative="t" stroked="f" coordsize="21600,21600">
            <v:path/>
            <v:fill on="f" focussize="0,0"/>
            <v:stroke on="f" joinstyle="miter"/>
            <v:imagedata r:id="rId229" o:title=""/>
            <o:lock v:ext="edit" aspectratio="t"/>
            <w10:wrap type="none"/>
            <w10:anchorlock/>
          </v:shape>
          <o:OLEObject Type="Embed" ProgID="Equation.DSMT4" ShapeID="_x0000_i1161" DrawAspect="Content" ObjectID="_1468075861" r:id="rId228">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[问题4]如何得到角</w:t>
      </w:r>
      <w:r>
        <w:rPr>
          <w:rFonts w:ascii="Times New Roman" w:hAnsi="Times New Roman" w:eastAsia="仿宋" w:cs="Times New Roman"/>
          <w:position w:val="-24"/>
          <w:sz w:val="24"/>
          <w:szCs w:val="24"/>
        </w:rPr>
        <w:object>
          <v:shape id="_x0000_i1162" o:spt="75" type="#_x0000_t75" style="height:30.65pt;width:31.15pt;" o:ole="t" filled="f" o:preferrelative="t" stroked="f" coordsize="21600,21600">
            <v:path/>
            <v:fill on="f" focussize="0,0"/>
            <v:stroke on="f" joinstyle="miter"/>
            <v:imagedata r:id="rId231" o:title=""/>
            <o:lock v:ext="edit" aspectratio="t"/>
            <w10:wrap type="none"/>
            <w10:anchorlock/>
          </v:shape>
          <o:OLEObject Type="Embed" ProgID="Equation.DSMT4" ShapeID="_x0000_i1162" DrawAspect="Content" ObjectID="_1468075862" r:id="rId230">
            <o:LockedField>false</o:LockedField>
          </o:OLEObject>
        </w:object>
      </w:r>
      <w:r>
        <w:rPr>
          <w:rFonts w:ascii="Times New Roman" w:hAnsi="Times New Roman" w:eastAsia="仿宋" w:cs="Times New Roman"/>
          <w:sz w:val="24"/>
          <w:szCs w:val="24"/>
        </w:rPr>
        <w:t>与角</w:t>
      </w:r>
      <w:r>
        <w:rPr>
          <w:rFonts w:ascii="Times New Roman" w:hAnsi="Times New Roman" w:eastAsia="仿宋" w:cs="Times New Roman"/>
          <w:position w:val="-6"/>
          <w:sz w:val="24"/>
          <w:szCs w:val="24"/>
        </w:rPr>
        <w:object>
          <v:shape id="_x0000_i1163" o:spt="75" type="#_x0000_t75" style="height:11.8pt;width:12.35pt;" o:ole="t" filled="f" o:preferrelative="t" stroked="f" coordsize="21600,21600">
            <v:path/>
            <v:fill on="f" focussize="0,0"/>
            <v:stroke on="f" joinstyle="miter"/>
            <v:imagedata r:id="rId233" o:title=""/>
            <o:lock v:ext="edit" aspectratio="t"/>
            <w10:wrap type="none"/>
            <w10:anchorlock/>
          </v:shape>
          <o:OLEObject Type="Embed" ProgID="Equation.DSMT4" ShapeID="_x0000_i1163" DrawAspect="Content" ObjectID="_1468075863" r:id="rId232">
            <o:LockedField>false</o:LockedField>
          </o:OLEObject>
        </w:object>
      </w:r>
      <w:r>
        <w:rPr>
          <w:rFonts w:ascii="Times New Roman" w:hAnsi="Times New Roman" w:eastAsia="仿宋" w:cs="Times New Roman"/>
          <w:sz w:val="24"/>
          <w:szCs w:val="24"/>
        </w:rPr>
        <w:t>的正弦、余弦、正切及余切值之间的关系呢？</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在公式</w:t>
      </w:r>
      <w:r>
        <w:rPr>
          <w:rFonts w:ascii="Times New Roman" w:hAnsi="Times New Roman" w:eastAsia="仿宋" w:cs="Times New Roman"/>
          <w:position w:val="-28"/>
          <w:sz w:val="24"/>
          <w:szCs w:val="24"/>
        </w:rPr>
        <w:object>
          <v:shape id="_x0000_i1164" o:spt="75" type="#_x0000_t75" style="height:33.85pt;width:96.2pt;" o:ole="t" filled="f" o:preferrelative="t" stroked="f" coordsize="21600,21600">
            <v:path/>
            <v:fill on="f" focussize="0,0"/>
            <v:stroke on="f" joinstyle="miter"/>
            <v:imagedata r:id="rId235" o:title=""/>
            <o:lock v:ext="edit" aspectratio="t"/>
            <w10:wrap type="none"/>
            <w10:anchorlock/>
          </v:shape>
          <o:OLEObject Type="Embed" ProgID="Equation.DSMT4" ShapeID="_x0000_i1164" DrawAspect="Content" ObjectID="_1468075864" r:id="rId234">
            <o:LockedField>false</o:LockedField>
          </o:OLEObject>
        </w:object>
      </w:r>
      <w:r>
        <w:rPr>
          <w:rFonts w:ascii="Times New Roman" w:hAnsi="Times New Roman" w:eastAsia="仿宋" w:cs="Times New Roman"/>
          <w:sz w:val="24"/>
          <w:szCs w:val="24"/>
        </w:rPr>
        <w:t>中，将</w:t>
      </w:r>
      <w:r>
        <w:rPr>
          <w:rFonts w:ascii="Times New Roman" w:hAnsi="Times New Roman" w:eastAsia="仿宋" w:cs="Times New Roman"/>
          <w:position w:val="-6"/>
          <w:sz w:val="24"/>
          <w:szCs w:val="24"/>
        </w:rPr>
        <w:object>
          <v:shape id="_x0000_i1165" o:spt="75" type="#_x0000_t75" style="height:11.8pt;width:12.35pt;" o:ole="t" filled="f" o:preferrelative="t" stroked="f" coordsize="21600,21600">
            <v:path/>
            <v:fill on="f" focussize="0,0"/>
            <v:stroke on="f" joinstyle="miter"/>
            <v:imagedata r:id="rId237" o:title=""/>
            <o:lock v:ext="edit" aspectratio="t"/>
            <w10:wrap type="none"/>
            <w10:anchorlock/>
          </v:shape>
          <o:OLEObject Type="Embed" ProgID="Equation.DSMT4" ShapeID="_x0000_i1165" DrawAspect="Content" ObjectID="_1468075865" r:id="rId236">
            <o:LockedField>false</o:LockedField>
          </o:OLEObject>
        </w:object>
      </w:r>
      <w:r>
        <w:rPr>
          <w:rFonts w:ascii="Times New Roman" w:hAnsi="Times New Roman" w:eastAsia="仿宋" w:cs="Times New Roman"/>
          <w:sz w:val="24"/>
          <w:szCs w:val="24"/>
        </w:rPr>
        <w:t>用</w:t>
      </w:r>
      <w:r>
        <w:rPr>
          <w:rFonts w:ascii="Times New Roman" w:hAnsi="Times New Roman" w:eastAsia="仿宋" w:cs="Times New Roman"/>
          <w:position w:val="-6"/>
          <w:sz w:val="24"/>
          <w:szCs w:val="24"/>
        </w:rPr>
        <w:object>
          <v:shape id="_x0000_i1166" o:spt="75" type="#_x0000_t75" style="height:11.8pt;width:18.8pt;" o:ole="t" filled="f" o:preferrelative="t" stroked="f" coordsize="21600,21600">
            <v:path/>
            <v:fill on="f" focussize="0,0"/>
            <v:stroke on="f" joinstyle="miter"/>
            <v:imagedata r:id="rId239" o:title=""/>
            <o:lock v:ext="edit" aspectratio="t"/>
            <w10:wrap type="none"/>
            <w10:anchorlock/>
          </v:shape>
          <o:OLEObject Type="Embed" ProgID="Equation.DSMT4" ShapeID="_x0000_i1166" DrawAspect="Content" ObjectID="_1468075866" r:id="rId238">
            <o:LockedField>false</o:LockedField>
          </o:OLEObject>
        </w:object>
      </w:r>
      <w:r>
        <w:rPr>
          <w:rFonts w:ascii="Times New Roman" w:hAnsi="Times New Roman" w:eastAsia="仿宋" w:cs="Times New Roman"/>
          <w:sz w:val="24"/>
          <w:szCs w:val="24"/>
        </w:rPr>
        <w:t>代换，就有</w:t>
      </w:r>
      <w:r>
        <w:rPr>
          <w:rFonts w:ascii="Times New Roman" w:hAnsi="Times New Roman" w:eastAsia="仿宋" w:cs="Times New Roman"/>
          <w:position w:val="-28"/>
          <w:sz w:val="24"/>
          <w:szCs w:val="24"/>
        </w:rPr>
        <w:object>
          <v:shape id="_x0000_i1167" o:spt="75" type="#_x0000_t75" style="height:33.85pt;width:118.75pt;" o:ole="t" filled="f" o:preferrelative="t" stroked="f" coordsize="21600,21600">
            <v:path/>
            <v:fill on="f" focussize="0,0"/>
            <v:stroke on="f" joinstyle="miter"/>
            <v:imagedata r:id="rId241" o:title=""/>
            <o:lock v:ext="edit" aspectratio="t"/>
            <w10:wrap type="none"/>
            <w10:anchorlock/>
          </v:shape>
          <o:OLEObject Type="Embed" ProgID="Equation.DSMT4" ShapeID="_x0000_i1167" DrawAspect="Content" ObjectID="_1468075867" r:id="rId240">
            <o:LockedField>false</o:LockedField>
          </o:OLEObject>
        </w:object>
      </w:r>
      <w:r>
        <w:rPr>
          <w:rFonts w:ascii="Times New Roman" w:hAnsi="Times New Roman" w:eastAsia="仿宋" w:cs="Times New Roman"/>
          <w:position w:val="-6"/>
          <w:sz w:val="24"/>
          <w:szCs w:val="24"/>
        </w:rPr>
        <w:object>
          <v:shape id="_x0000_i1168" o:spt="75" type="#_x0000_t75" style="height:10.75pt;width:29pt;" o:ole="t" filled="f" o:preferrelative="t" stroked="f" coordsize="21600,21600">
            <v:path/>
            <v:fill on="f" focussize="0,0"/>
            <v:stroke on="f" joinstyle="miter"/>
            <v:imagedata r:id="rId243" o:title=""/>
            <o:lock v:ext="edit" aspectratio="t"/>
            <w10:wrap type="none"/>
            <w10:anchorlock/>
          </v:shape>
          <o:OLEObject Type="Embed" ProgID="Equation.DSMT4" ShapeID="_x0000_i1168" DrawAspect="Content" ObjectID="_1468075868" r:id="rId242">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position w:val="-28"/>
          <w:sz w:val="24"/>
          <w:szCs w:val="24"/>
        </w:rPr>
        <w:object>
          <v:shape id="_x0000_i1169" o:spt="75" type="#_x0000_t75" style="height:33.85pt;width:96.2pt;" o:ole="t" filled="f" o:preferrelative="t" stroked="f" coordsize="21600,21600">
            <v:path/>
            <v:fill on="f" focussize="0,0"/>
            <v:stroke on="f" joinstyle="miter"/>
            <v:imagedata r:id="rId245" o:title=""/>
            <o:lock v:ext="edit" aspectratio="t"/>
            <w10:wrap type="none"/>
            <w10:anchorlock/>
          </v:shape>
          <o:OLEObject Type="Embed" ProgID="Equation.DSMT4" ShapeID="_x0000_i1169" DrawAspect="Content" ObjectID="_1468075869" r:id="rId244">
            <o:LockedField>false</o:LockedField>
          </o:OLEObject>
        </w:object>
      </w:r>
      <w:r>
        <w:rPr>
          <w:rFonts w:ascii="Times New Roman" w:hAnsi="Times New Roman" w:eastAsia="仿宋" w:cs="Times New Roman"/>
          <w:sz w:val="24"/>
          <w:szCs w:val="24"/>
        </w:rPr>
        <w:t xml:space="preserve">，其余同理可得结论.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我们就有如下诱导公式：</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28"/>
          <w:sz w:val="24"/>
          <w:szCs w:val="24"/>
        </w:rPr>
        <w:object>
          <v:shape id="_x0000_i1170" o:spt="75" type="#_x0000_t75" style="height:33.85pt;width:96.2pt;" o:ole="t" filled="f" o:preferrelative="t" stroked="f" coordsize="21600,21600">
            <v:path/>
            <v:fill on="f" focussize="0,0"/>
            <v:stroke on="f" joinstyle="miter"/>
            <v:imagedata r:id="rId245" o:title=""/>
            <o:lock v:ext="edit" aspectratio="t"/>
            <w10:wrap type="none"/>
            <w10:anchorlock/>
          </v:shape>
          <o:OLEObject Type="Embed" ProgID="Equation.DSMT4" ShapeID="_x0000_i1170" DrawAspect="Content" ObjectID="_1468075870" r:id="rId24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171" o:spt="75" type="#_x0000_t75" style="height:33.85pt;width:103.7pt;" o:ole="t" filled="f" o:preferrelative="t" stroked="f" coordsize="21600,21600">
            <v:path/>
            <v:fill on="f" focussize="0,0"/>
            <v:stroke on="f" joinstyle="miter"/>
            <v:imagedata r:id="rId248" o:title=""/>
            <o:lock v:ext="edit" aspectratio="t"/>
            <w10:wrap type="none"/>
            <w10:anchorlock/>
          </v:shape>
          <o:OLEObject Type="Embed" ProgID="Equation.DSMT4" ShapeID="_x0000_i1171" DrawAspect="Content" ObjectID="_1468075871" r:id="rId24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28"/>
          <w:sz w:val="24"/>
          <w:szCs w:val="24"/>
        </w:rPr>
        <w:object>
          <v:shape id="_x0000_i1172" o:spt="75" type="#_x0000_t75" style="height:33.85pt;width:103.7pt;" o:ole="t" filled="f" o:preferrelative="t" stroked="f" coordsize="21600,21600">
            <v:path/>
            <v:fill on="f" focussize="0,0"/>
            <v:stroke on="f" joinstyle="miter"/>
            <v:imagedata r:id="rId250" o:title=""/>
            <o:lock v:ext="edit" aspectratio="t"/>
            <w10:wrap type="none"/>
            <w10:anchorlock/>
          </v:shape>
          <o:OLEObject Type="Embed" ProgID="Equation.DSMT4" ShapeID="_x0000_i1172" DrawAspect="Content" ObjectID="_1468075872" r:id="rId24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173" o:spt="75" type="#_x0000_t75" style="height:33.85pt;width:103.7pt;" o:ole="t" filled="f" o:preferrelative="t" stroked="f" coordsize="21600,21600">
            <v:path/>
            <v:fill on="f" focussize="0,0"/>
            <v:stroke on="f" joinstyle="miter"/>
            <v:imagedata r:id="rId252" o:title=""/>
            <o:lock v:ext="edit" aspectratio="t"/>
            <w10:wrap type="none"/>
            <w10:anchorlock/>
          </v:shape>
          <o:OLEObject Type="Embed" ProgID="Equation.DSMT4" ShapeID="_x0000_i1173" DrawAspect="Content" ObjectID="_1468075873" r:id="rId251">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上述两组诱导公式说明正弦和余弦可以互相转化，正切和余切也可以互相转化.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[问题5]结合上一节课四组诱导公式呈现的规律，本节课这两组诱导公式又有怎样的规律呢？</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以上两组诱导公式说明角</w:t>
      </w:r>
      <w:r>
        <w:rPr>
          <w:rFonts w:ascii="Times New Roman" w:hAnsi="Times New Roman" w:eastAsia="仿宋" w:cs="Times New Roman"/>
          <w:position w:val="-24"/>
          <w:sz w:val="24"/>
          <w:szCs w:val="24"/>
        </w:rPr>
        <w:object>
          <v:shape id="_x0000_i1174" o:spt="75" type="#_x0000_t75" style="height:30.65pt;width:31.15pt;" o:ole="t" filled="f" o:preferrelative="t" stroked="f" coordsize="21600,21600">
            <v:path/>
            <v:fill on="f" focussize="0,0"/>
            <v:stroke on="f" joinstyle="miter"/>
            <v:imagedata r:id="rId254" o:title=""/>
            <o:lock v:ext="edit" aspectratio="t"/>
            <w10:wrap type="none"/>
            <w10:anchorlock/>
          </v:shape>
          <o:OLEObject Type="Embed" ProgID="Equation.DSMT4" ShapeID="_x0000_i1174" DrawAspect="Content" ObjectID="_1468075874" r:id="rId253">
            <o:LockedField>false</o:LockedField>
          </o:OLEObject>
        </w:object>
      </w:r>
      <w:r>
        <w:rPr>
          <w:rFonts w:ascii="Times New Roman" w:hAnsi="Times New Roman" w:eastAsia="仿宋" w:cs="Times New Roman"/>
          <w:sz w:val="24"/>
          <w:szCs w:val="24"/>
        </w:rPr>
        <w:t>的正（余）弦、正（余）切值的绝对值，必等于角</w:t>
      </w:r>
      <w:r>
        <w:rPr>
          <w:rFonts w:ascii="Times New Roman" w:hAnsi="Times New Roman" w:eastAsia="仿宋" w:cs="Times New Roman"/>
          <w:position w:val="-6"/>
          <w:sz w:val="24"/>
          <w:szCs w:val="24"/>
        </w:rPr>
        <w:object>
          <v:shape id="_x0000_i1175" o:spt="75" type="#_x0000_t75" style="height:11.8pt;width:12.35pt;" o:ole="t" filled="f" o:preferrelative="t" stroked="f" coordsize="21600,21600">
            <v:path/>
            <v:fill on="f" focussize="0,0"/>
            <v:stroke on="f" joinstyle="miter"/>
            <v:imagedata r:id="rId256" o:title=""/>
            <o:lock v:ext="edit" aspectratio="t"/>
            <w10:wrap type="none"/>
            <w10:anchorlock/>
          </v:shape>
          <o:OLEObject Type="Embed" ProgID="Equation.DSMT4" ShapeID="_x0000_i1175" DrawAspect="Content" ObjectID="_1468075875" r:id="rId255">
            <o:LockedField>false</o:LockedField>
          </o:OLEObject>
        </w:object>
      </w:r>
      <w:r>
        <w:rPr>
          <w:rFonts w:ascii="Times New Roman" w:hAnsi="Times New Roman" w:eastAsia="仿宋" w:cs="Times New Roman"/>
          <w:sz w:val="24"/>
          <w:szCs w:val="24"/>
        </w:rPr>
        <w:t>的余（正）弦、余（正）切值的绝对值，但这两者可能差一个正负号. 这个正负号的确定方法是：等式两边必须同时为正数、同时为负数或同时为零，</w:t>
      </w:r>
      <w:r>
        <w:rPr>
          <w:rFonts w:hint="eastAsia" w:ascii="Times New Roman" w:hAnsi="Times New Roman" w:eastAsia="仿宋" w:cs="Times New Roman"/>
          <w:sz w:val="24"/>
          <w:szCs w:val="24"/>
        </w:rPr>
        <w:t>可取</w:t>
      </w:r>
      <w:r>
        <w:rPr>
          <w:rFonts w:ascii="Times New Roman" w:hAnsi="Times New Roman" w:eastAsia="仿宋" w:cs="Times New Roman"/>
          <w:position w:val="-6"/>
          <w:sz w:val="24"/>
          <w:szCs w:val="24"/>
        </w:rPr>
        <w:object>
          <v:shape id="_x0000_i1176" o:spt="75" type="#_x0000_t75" style="height:11.8pt;width:12.35pt;" o:ole="t" filled="f" o:preferrelative="t" stroked="f" coordsize="21600,21600">
            <v:path/>
            <v:fill on="f" focussize="0,0"/>
            <v:stroke on="f" joinstyle="miter"/>
            <v:imagedata r:id="rId256" o:title=""/>
            <o:lock v:ext="edit" aspectratio="t"/>
            <w10:wrap type="none"/>
            <w10:anchorlock/>
          </v:shape>
          <o:OLEObject Type="Embed" ProgID="Equation.DSMT4" ShapeID="_x0000_i1176" DrawAspect="Content" ObjectID="_1468075876" r:id="rId257">
            <o:LockedField>false</o:LockedField>
          </o:OLEObject>
        </w:object>
      </w:r>
      <w:r>
        <w:rPr>
          <w:rFonts w:ascii="Times New Roman" w:hAnsi="Times New Roman" w:eastAsia="仿宋" w:cs="Times New Roman"/>
          <w:sz w:val="24"/>
          <w:szCs w:val="24"/>
        </w:rPr>
        <w:t>为锐角的情况</w:t>
      </w:r>
      <w:ins w:id="0" w:author="殷 琦涛" w:date="2023-01-29T23:10:00Z">
        <w:r>
          <w:rPr>
            <w:rFonts w:hint="eastAsia" w:ascii="Times New Roman" w:hAnsi="Times New Roman" w:eastAsia="仿宋" w:cs="Times New Roman"/>
            <w:sz w:val="24"/>
            <w:szCs w:val="24"/>
          </w:rPr>
          <w:t>以</w:t>
        </w:r>
      </w:ins>
      <w:r>
        <w:rPr>
          <w:rFonts w:ascii="Times New Roman" w:hAnsi="Times New Roman" w:eastAsia="仿宋" w:cs="Times New Roman"/>
          <w:sz w:val="24"/>
          <w:szCs w:val="24"/>
        </w:rPr>
        <w:t xml:space="preserve">确定正负号.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例如，</w:t>
      </w:r>
      <w:r>
        <w:rPr>
          <w:rFonts w:ascii="Times New Roman" w:hAnsi="Times New Roman" w:eastAsia="仿宋" w:cs="Times New Roman"/>
          <w:position w:val="-28"/>
          <w:sz w:val="24"/>
          <w:szCs w:val="24"/>
        </w:rPr>
        <w:object>
          <v:shape id="_x0000_i1177" o:spt="75" type="#_x0000_t75" style="height:33.85pt;width:59.65pt;" o:ole="t" filled="f" o:preferrelative="t" stroked="f" coordsize="21600,21600">
            <v:path/>
            <v:fill on="f" focussize="0,0"/>
            <v:stroke on="f" joinstyle="miter"/>
            <v:imagedata r:id="rId259" o:title=""/>
            <o:lock v:ext="edit" aspectratio="t"/>
            <w10:wrap type="none"/>
            <w10:anchorlock/>
          </v:shape>
          <o:OLEObject Type="Embed" ProgID="Equation.DSMT4" ShapeID="_x0000_i1177" DrawAspect="Content" ObjectID="_1468075877" r:id="rId258">
            <o:LockedField>false</o:LockedField>
          </o:OLEObject>
        </w:object>
      </w:r>
      <w:r>
        <w:rPr>
          <w:rFonts w:ascii="Times New Roman" w:hAnsi="Times New Roman" w:eastAsia="仿宋" w:cs="Times New Roman"/>
          <w:sz w:val="24"/>
          <w:szCs w:val="24"/>
        </w:rPr>
        <w:t>的绝对值应该同</w:t>
      </w:r>
      <w:r>
        <w:rPr>
          <w:rFonts w:ascii="Times New Roman" w:hAnsi="Times New Roman" w:eastAsia="仿宋" w:cs="Times New Roman"/>
          <w:position w:val="-6"/>
          <w:sz w:val="24"/>
          <w:szCs w:val="24"/>
        </w:rPr>
        <w:object>
          <v:shape id="_x0000_i1178" o:spt="75" type="#_x0000_t75" style="height:14.5pt;width:27.95pt;" o:ole="t" filled="f" o:preferrelative="t" stroked="f" coordsize="21600,21600">
            <v:path/>
            <v:fill on="f" focussize="0,0"/>
            <v:stroke on="f" joinstyle="miter"/>
            <v:imagedata r:id="rId261" o:title=""/>
            <o:lock v:ext="edit" aspectratio="t"/>
            <w10:wrap type="none"/>
            <w10:anchorlock/>
          </v:shape>
          <o:OLEObject Type="Embed" ProgID="Equation.DSMT4" ShapeID="_x0000_i1178" DrawAspect="Content" ObjectID="_1468075878" r:id="rId260">
            <o:LockedField>false</o:LockedField>
          </o:OLEObject>
        </w:object>
      </w:r>
      <w:r>
        <w:rPr>
          <w:rFonts w:ascii="Times New Roman" w:hAnsi="Times New Roman" w:eastAsia="仿宋" w:cs="Times New Roman"/>
          <w:sz w:val="24"/>
          <w:szCs w:val="24"/>
        </w:rPr>
        <w:t>的绝对值相等，即成立</w:t>
      </w:r>
      <w:r>
        <w:rPr>
          <w:rFonts w:ascii="Times New Roman" w:hAnsi="Times New Roman" w:eastAsia="仿宋" w:cs="Times New Roman"/>
          <w:position w:val="-28"/>
          <w:sz w:val="24"/>
          <w:szCs w:val="24"/>
        </w:rPr>
        <w:object>
          <v:shape id="_x0000_i1179" o:spt="75" type="#_x0000_t75" style="height:33.85pt;width:103.7pt;" o:ole="t" filled="f" o:preferrelative="t" stroked="f" coordsize="21600,21600">
            <v:path/>
            <v:fill on="f" focussize="0,0"/>
            <v:stroke on="f" joinstyle="miter"/>
            <v:imagedata r:id="rId263" o:title=""/>
            <o:lock v:ext="edit" aspectratio="t"/>
            <w10:wrap type="none"/>
            <w10:anchorlock/>
          </v:shape>
          <o:OLEObject Type="Embed" ProgID="Equation.DSMT4" ShapeID="_x0000_i1179" DrawAspect="Content" ObjectID="_1468075879" r:id="rId262">
            <o:LockedField>false</o:LockedField>
          </o:OLEObject>
        </w:object>
      </w:r>
      <w:r>
        <w:rPr>
          <w:rFonts w:ascii="Times New Roman" w:hAnsi="Times New Roman" w:eastAsia="仿宋" w:cs="Times New Roman"/>
          <w:sz w:val="24"/>
          <w:szCs w:val="24"/>
        </w:rPr>
        <w:t>. 但当</w:t>
      </w:r>
      <w:r>
        <w:rPr>
          <w:rFonts w:ascii="Times New Roman" w:hAnsi="Times New Roman" w:eastAsia="仿宋" w:cs="Times New Roman"/>
          <w:position w:val="-6"/>
          <w:sz w:val="24"/>
          <w:szCs w:val="24"/>
        </w:rPr>
        <w:object>
          <v:shape id="_x0000_i1180" o:spt="75" type="#_x0000_t75" style="height:11.8pt;width:12.35pt;" o:ole="t" filled="f" o:preferrelative="t" stroked="f" coordsize="21600,21600">
            <v:path/>
            <v:fill on="f" focussize="0,0"/>
            <v:stroke on="f" joinstyle="miter"/>
            <v:imagedata r:id="rId256" o:title=""/>
            <o:lock v:ext="edit" aspectratio="t"/>
            <w10:wrap type="none"/>
            <w10:anchorlock/>
          </v:shape>
          <o:OLEObject Type="Embed" ProgID="Equation.DSMT4" ShapeID="_x0000_i1180" DrawAspect="Content" ObjectID="_1468075880" r:id="rId264">
            <o:LockedField>false</o:LockedField>
          </o:OLEObject>
        </w:object>
      </w:r>
      <w:r>
        <w:rPr>
          <w:rFonts w:ascii="Times New Roman" w:hAnsi="Times New Roman" w:eastAsia="仿宋" w:cs="Times New Roman"/>
          <w:sz w:val="24"/>
          <w:szCs w:val="24"/>
        </w:rPr>
        <w:t>为锐角时，</w:t>
      </w:r>
      <w:r>
        <w:rPr>
          <w:rFonts w:ascii="Times New Roman" w:hAnsi="Times New Roman" w:eastAsia="仿宋" w:cs="Times New Roman"/>
          <w:position w:val="-24"/>
          <w:sz w:val="24"/>
          <w:szCs w:val="24"/>
        </w:rPr>
        <w:object>
          <v:shape id="_x0000_i1181" o:spt="75" type="#_x0000_t75" style="height:30.65pt;width:31.15pt;" o:ole="t" filled="f" o:preferrelative="t" stroked="f" coordsize="21600,21600">
            <v:path/>
            <v:fill on="f" focussize="0,0"/>
            <v:stroke on="f" joinstyle="miter"/>
            <v:imagedata r:id="rId266" o:title=""/>
            <o:lock v:ext="edit" aspectratio="t"/>
            <w10:wrap type="none"/>
            <w10:anchorlock/>
          </v:shape>
          <o:OLEObject Type="Embed" ProgID="Equation.DSMT4" ShapeID="_x0000_i1181" DrawAspect="Content" ObjectID="_1468075881" r:id="rId265">
            <o:LockedField>false</o:LockedField>
          </o:OLEObject>
        </w:object>
      </w:r>
      <w:r>
        <w:rPr>
          <w:rFonts w:ascii="Times New Roman" w:hAnsi="Times New Roman" w:eastAsia="仿宋" w:cs="Times New Roman"/>
          <w:sz w:val="24"/>
          <w:szCs w:val="24"/>
        </w:rPr>
        <w:t>是第二象限的角，这时</w:t>
      </w:r>
      <w:r>
        <w:rPr>
          <w:rFonts w:ascii="Times New Roman" w:hAnsi="Times New Roman" w:eastAsia="仿宋" w:cs="Times New Roman"/>
          <w:position w:val="-28"/>
          <w:sz w:val="24"/>
          <w:szCs w:val="24"/>
        </w:rPr>
        <w:object>
          <v:shape id="_x0000_i1182" o:spt="75" type="#_x0000_t75" style="height:33.85pt;width:77.9pt;" o:ole="t" filled="f" o:preferrelative="t" stroked="f" coordsize="21600,21600">
            <v:path/>
            <v:fill on="f" focussize="0,0"/>
            <v:stroke on="f" joinstyle="miter"/>
            <v:imagedata r:id="rId268" o:title=""/>
            <o:lock v:ext="edit" aspectratio="t"/>
            <w10:wrap type="none"/>
            <w10:anchorlock/>
          </v:shape>
          <o:OLEObject Type="Embed" ProgID="Equation.DSMT4" ShapeID="_x0000_i1182" DrawAspect="Content" ObjectID="_1468075882" r:id="rId267">
            <o:LockedField>false</o:LockedField>
          </o:OLEObject>
        </w:object>
      </w:r>
      <w:r>
        <w:rPr>
          <w:rFonts w:ascii="Times New Roman" w:hAnsi="Times New Roman" w:eastAsia="仿宋" w:cs="Times New Roman"/>
          <w:sz w:val="24"/>
          <w:szCs w:val="24"/>
        </w:rPr>
        <w:t>，而</w:t>
      </w:r>
      <w:r>
        <w:rPr>
          <w:rFonts w:ascii="Times New Roman" w:hAnsi="Times New Roman" w:eastAsia="仿宋" w:cs="Times New Roman"/>
          <w:position w:val="-6"/>
          <w:sz w:val="24"/>
          <w:szCs w:val="24"/>
        </w:rPr>
        <w:object>
          <v:shape id="_x0000_i1183" o:spt="75" type="#_x0000_t75" style="height:14.5pt;width:44.6pt;" o:ole="t" filled="f" o:preferrelative="t" stroked="f" coordsize="21600,21600">
            <v:path/>
            <v:fill on="f" focussize="0,0"/>
            <v:stroke on="f" joinstyle="miter"/>
            <v:imagedata r:id="rId270" o:title=""/>
            <o:lock v:ext="edit" aspectratio="t"/>
            <w10:wrap type="none"/>
            <w10:anchorlock/>
          </v:shape>
          <o:OLEObject Type="Embed" ProgID="Equation.DSMT4" ShapeID="_x0000_i1183" DrawAspect="Content" ObjectID="_1468075883" r:id="rId269">
            <o:LockedField>false</o:LockedField>
          </o:OLEObject>
        </w:object>
      </w:r>
      <w:r>
        <w:rPr>
          <w:rFonts w:ascii="Times New Roman" w:hAnsi="Times New Roman" w:eastAsia="仿宋" w:cs="Times New Roman"/>
          <w:sz w:val="24"/>
          <w:szCs w:val="24"/>
        </w:rPr>
        <w:t>，所以前式中应该取负号，即</w:t>
      </w:r>
      <w:r>
        <w:rPr>
          <w:rFonts w:ascii="Times New Roman" w:hAnsi="Times New Roman" w:eastAsia="仿宋" w:cs="Times New Roman"/>
          <w:position w:val="-28"/>
          <w:sz w:val="24"/>
          <w:szCs w:val="24"/>
        </w:rPr>
        <w:object>
          <v:shape id="_x0000_i1184" o:spt="75" type="#_x0000_t75" style="height:33.85pt;width:103.7pt;" o:ole="t" filled="f" o:preferrelative="t" stroked="f" coordsize="21600,21600">
            <v:path/>
            <v:fill on="f" focussize="0,0"/>
            <v:stroke on="f" joinstyle="miter"/>
            <v:imagedata r:id="rId272" o:title=""/>
            <o:lock v:ext="edit" aspectratio="t"/>
            <w10:wrap type="none"/>
            <w10:anchorlock/>
          </v:shape>
          <o:OLEObject Type="Embed" ProgID="Equation.DSMT4" ShapeID="_x0000_i1184" DrawAspect="Content" ObjectID="_1468075884" r:id="rId271">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kern w:val="0"/>
          <w:sz w:val="24"/>
          <w:szCs w:val="24"/>
        </w:rPr>
        <w:t xml:space="preserve">[设计意图] </w:t>
      </w:r>
      <w:r>
        <w:rPr>
          <w:rFonts w:ascii="Times New Roman" w:hAnsi="Times New Roman" w:eastAsia="仿宋" w:cs="Times New Roman"/>
          <w:sz w:val="24"/>
          <w:szCs w:val="24"/>
        </w:rPr>
        <w:t>通过实例，探究角</w:t>
      </w:r>
      <w:r>
        <w:rPr>
          <w:rFonts w:ascii="Times New Roman" w:hAnsi="Times New Roman" w:eastAsia="仿宋" w:cs="Times New Roman"/>
          <w:position w:val="-24"/>
          <w:sz w:val="24"/>
          <w:szCs w:val="24"/>
        </w:rPr>
        <w:object>
          <v:shape id="_x0000_i1185" o:spt="75" type="#_x0000_t75" style="height:31.15pt;width:30.65pt;" o:ole="t" filled="f" o:preferrelative="t" stroked="f" coordsize="21600,21600">
            <v:path/>
            <v:fill on="f" focussize="0,0"/>
            <v:stroke on="f" joinstyle="miter"/>
            <v:imagedata r:id="rId274" o:title=""/>
            <o:lock v:ext="edit" aspectratio="t"/>
            <w10:wrap type="none"/>
            <w10:anchorlock/>
          </v:shape>
          <o:OLEObject Type="Embed" ProgID="Equation.DSMT4" ShapeID="_x0000_i1185" DrawAspect="Content" ObjectID="_1468075885" r:id="rId273">
            <o:LockedField>false</o:LockedField>
          </o:OLEObject>
        </w:object>
      </w:r>
      <w:r>
        <w:rPr>
          <w:rFonts w:ascii="Times New Roman" w:hAnsi="Times New Roman" w:eastAsia="仿宋" w:cs="Times New Roman"/>
          <w:sz w:val="24"/>
          <w:szCs w:val="24"/>
        </w:rPr>
        <w:t>的终边与角</w:t>
      </w:r>
      <w:r>
        <w:rPr>
          <w:rFonts w:ascii="Times New Roman" w:hAnsi="Times New Roman" w:eastAsia="仿宋" w:cs="Times New Roman"/>
          <w:position w:val="-6"/>
          <w:sz w:val="24"/>
          <w:szCs w:val="24"/>
        </w:rPr>
        <w:object>
          <v:shape id="_x0000_i1186" o:spt="75" type="#_x0000_t75" style="height:11.8pt;width:12.35pt;" o:ole="t" filled="f" o:preferrelative="t" stroked="f" coordsize="21600,21600">
            <v:path/>
            <v:fill on="f" focussize="0,0"/>
            <v:stroke on="f" joinstyle="miter"/>
            <v:imagedata r:id="rId26" o:title=""/>
            <o:lock v:ext="edit" aspectratio="t"/>
            <w10:wrap type="none"/>
            <w10:anchorlock/>
          </v:shape>
          <o:OLEObject Type="Embed" ProgID="Equation.DSMT4" ShapeID="_x0000_i1186" DrawAspect="Content" ObjectID="_1468075886" r:id="rId275">
            <o:LockedField>false</o:LockedField>
          </o:OLEObject>
        </w:object>
      </w:r>
      <w:r>
        <w:rPr>
          <w:rFonts w:ascii="Times New Roman" w:hAnsi="Times New Roman" w:eastAsia="仿宋" w:cs="Times New Roman"/>
          <w:sz w:val="24"/>
          <w:szCs w:val="24"/>
        </w:rPr>
        <w:t>的终边的对称关系，体会特殊到一般再到特殊的思想</w:t>
      </w:r>
      <w:r>
        <w:rPr>
          <w:rFonts w:hint="eastAsia" w:ascii="Times New Roman" w:hAnsi="Times New Roman" w:eastAsia="仿宋" w:cs="Times New Roman"/>
          <w:sz w:val="24"/>
          <w:szCs w:val="24"/>
        </w:rPr>
        <w:t>，并利用代换的方法得到了</w:t>
      </w:r>
      <w:r>
        <w:rPr>
          <w:rFonts w:ascii="Times New Roman" w:hAnsi="Times New Roman" w:eastAsia="仿宋" w:cs="Times New Roman"/>
          <w:sz w:val="24"/>
          <w:szCs w:val="24"/>
        </w:rPr>
        <w:t>角</w:t>
      </w:r>
      <w:r>
        <w:rPr>
          <w:rFonts w:ascii="Times New Roman" w:hAnsi="Times New Roman" w:eastAsia="仿宋" w:cs="Times New Roman"/>
          <w:position w:val="-24"/>
          <w:sz w:val="24"/>
          <w:szCs w:val="24"/>
        </w:rPr>
        <w:object>
          <v:shape id="_x0000_i1187" o:spt="75" type="#_x0000_t75" style="height:30.65pt;width:31.15pt;" o:ole="t" filled="f" o:preferrelative="t" stroked="f" coordsize="21600,21600">
            <v:path/>
            <v:fill on="f" focussize="0,0"/>
            <v:stroke on="f" joinstyle="miter"/>
            <v:imagedata r:id="rId231" o:title=""/>
            <o:lock v:ext="edit" aspectratio="t"/>
            <w10:wrap type="none"/>
            <w10:anchorlock/>
          </v:shape>
          <o:OLEObject Type="Embed" ProgID="Equation.DSMT4" ShapeID="_x0000_i1187" DrawAspect="Content" ObjectID="_1468075887" r:id="rId276">
            <o:LockedField>false</o:LockedField>
          </o:OLEObject>
        </w:object>
      </w:r>
      <w:r>
        <w:rPr>
          <w:rFonts w:ascii="Times New Roman" w:hAnsi="Times New Roman" w:eastAsia="仿宋" w:cs="Times New Roman"/>
          <w:sz w:val="24"/>
          <w:szCs w:val="24"/>
        </w:rPr>
        <w:t>与角</w:t>
      </w:r>
      <w:r>
        <w:rPr>
          <w:rFonts w:ascii="Times New Roman" w:hAnsi="Times New Roman" w:eastAsia="仿宋" w:cs="Times New Roman"/>
          <w:position w:val="-6"/>
          <w:sz w:val="24"/>
          <w:szCs w:val="24"/>
        </w:rPr>
        <w:object>
          <v:shape id="_x0000_i1188" o:spt="75" type="#_x0000_t75" style="height:11.8pt;width:12.35pt;" o:ole="t" filled="f" o:preferrelative="t" stroked="f" coordsize="21600,21600">
            <v:path/>
            <v:fill on="f" focussize="0,0"/>
            <v:stroke on="f" joinstyle="miter"/>
            <v:imagedata r:id="rId233" o:title=""/>
            <o:lock v:ext="edit" aspectratio="t"/>
            <w10:wrap type="none"/>
            <w10:anchorlock/>
          </v:shape>
          <o:OLEObject Type="Embed" ProgID="Equation.DSMT4" ShapeID="_x0000_i1188" DrawAspect="Content" ObjectID="_1468075888" r:id="rId277">
            <o:LockedField>false</o:LockedField>
          </o:OLEObject>
        </w:object>
      </w:r>
      <w:r>
        <w:rPr>
          <w:rFonts w:ascii="Times New Roman" w:hAnsi="Times New Roman" w:eastAsia="仿宋" w:cs="Times New Roman"/>
          <w:sz w:val="24"/>
          <w:szCs w:val="24"/>
        </w:rPr>
        <w:t>的正弦、余弦、正切及余切值之间的关系. 引导学生观察</w:t>
      </w:r>
      <w:r>
        <w:rPr>
          <w:rFonts w:hint="eastAsia" w:ascii="Times New Roman" w:hAnsi="Times New Roman" w:eastAsia="仿宋" w:cs="Times New Roman"/>
          <w:sz w:val="24"/>
          <w:szCs w:val="24"/>
        </w:rPr>
        <w:t>两</w:t>
      </w:r>
      <w:r>
        <w:rPr>
          <w:rFonts w:ascii="Times New Roman" w:hAnsi="Times New Roman" w:eastAsia="仿宋" w:cs="Times New Roman"/>
          <w:sz w:val="24"/>
          <w:szCs w:val="24"/>
        </w:rPr>
        <w:t xml:space="preserve">组诱导公式呈现的规律，发现内在联系，发展逻辑推理和数学抽象素养.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bCs/>
          <w:sz w:val="24"/>
          <w:szCs w:val="24"/>
        </w:rPr>
        <w:t>（环节三）例题讲解 巩固新知</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例1 证明：</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28"/>
          <w:sz w:val="24"/>
          <w:szCs w:val="24"/>
        </w:rPr>
        <w:object>
          <v:shape id="_x0000_i1189" o:spt="75" type="#_x0000_t75" style="height:33.85pt;width:110.7pt;" o:ole="t" filled="f" o:preferrelative="t" stroked="f" coordsize="21600,21600">
            <v:path/>
            <v:fill on="f" focussize="0,0"/>
            <v:stroke on="f" joinstyle="miter"/>
            <v:imagedata r:id="rId279" o:title=""/>
            <o:lock v:ext="edit" aspectratio="t"/>
            <w10:wrap type="none"/>
            <w10:anchorlock/>
          </v:shape>
          <o:OLEObject Type="Embed" ProgID="Equation.DSMT4" ShapeID="_x0000_i1189" DrawAspect="Content" ObjectID="_1468075889" r:id="rId278">
            <o:LockedField>false</o:LockedField>
          </o:OLEObject>
        </w:object>
      </w:r>
      <w:r>
        <w:rPr>
          <w:rFonts w:ascii="Times New Roman" w:hAnsi="Times New Roman" w:eastAsia="仿宋" w:cs="Times New Roman"/>
          <w:sz w:val="24"/>
          <w:szCs w:val="24"/>
        </w:rPr>
        <w:t>；  （2）</w:t>
      </w:r>
      <w:r>
        <w:rPr>
          <w:rFonts w:ascii="Times New Roman" w:hAnsi="Times New Roman" w:eastAsia="仿宋" w:cs="Times New Roman"/>
          <w:position w:val="-28"/>
          <w:sz w:val="24"/>
          <w:szCs w:val="24"/>
        </w:rPr>
        <w:object>
          <v:shape id="_x0000_i1190" o:spt="75" type="#_x0000_t75" style="height:33.85pt;width:101.55pt;" o:ole="t" filled="f" o:preferrelative="t" stroked="f" coordsize="21600,21600">
            <v:path/>
            <v:fill on="f" focussize="0,0"/>
            <v:stroke on="f" joinstyle="miter"/>
            <v:imagedata r:id="rId281" o:title=""/>
            <o:lock v:ext="edit" aspectratio="t"/>
            <w10:wrap type="none"/>
            <w10:anchorlock/>
          </v:shape>
          <o:OLEObject Type="Embed" ProgID="Equation.DSMT4" ShapeID="_x0000_i1190" DrawAspect="Content" ObjectID="_1468075890" r:id="rId280">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28"/>
          <w:sz w:val="24"/>
          <w:szCs w:val="24"/>
        </w:rPr>
        <w:object>
          <v:shape id="_x0000_i1191" o:spt="75" type="#_x0000_t75" style="height:33.85pt;width:110.7pt;" o:ole="t" filled="f" o:preferrelative="t" stroked="f" coordsize="21600,21600">
            <v:path/>
            <v:fill on="f" focussize="0,0"/>
            <v:stroke on="f" joinstyle="miter"/>
            <v:imagedata r:id="rId283" o:title=""/>
            <o:lock v:ext="edit" aspectratio="t"/>
            <w10:wrap type="none"/>
            <w10:anchorlock/>
          </v:shape>
          <o:OLEObject Type="Embed" ProgID="Equation.DSMT4" ShapeID="_x0000_i1191" DrawAspect="Content" ObjectID="_1468075891" r:id="rId282">
            <o:LockedField>false</o:LockedField>
          </o:OLEObject>
        </w:object>
      </w:r>
      <w:r>
        <w:rPr>
          <w:rFonts w:ascii="Times New Roman" w:hAnsi="Times New Roman" w:eastAsia="仿宋" w:cs="Times New Roman"/>
          <w:sz w:val="24"/>
          <w:szCs w:val="24"/>
        </w:rPr>
        <w:t>；  （4）</w:t>
      </w:r>
      <w:r>
        <w:rPr>
          <w:rFonts w:ascii="Times New Roman" w:hAnsi="Times New Roman" w:eastAsia="仿宋" w:cs="Times New Roman"/>
          <w:position w:val="-28"/>
          <w:sz w:val="24"/>
          <w:szCs w:val="24"/>
        </w:rPr>
        <w:object>
          <v:shape id="_x0000_i1192" o:spt="75" type="#_x0000_t75" style="height:33.85pt;width:110.7pt;" o:ole="t" filled="f" o:preferrelative="t" stroked="f" coordsize="21600,21600">
            <v:path/>
            <v:fill on="f" focussize="0,0"/>
            <v:stroke on="f" joinstyle="miter"/>
            <v:imagedata r:id="rId285" o:title=""/>
            <o:lock v:ext="edit" aspectratio="t"/>
            <w10:wrap type="none"/>
            <w10:anchorlock/>
          </v:shape>
          <o:OLEObject Type="Embed" ProgID="Equation.DSMT4" ShapeID="_x0000_i1192" DrawAspect="Content" ObjectID="_1468075892" r:id="rId284">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[分析] 现在需要寻找角</w:t>
      </w:r>
      <w:r>
        <w:rPr>
          <w:rFonts w:ascii="Times New Roman" w:hAnsi="Times New Roman" w:eastAsia="仿宋" w:cs="Times New Roman"/>
          <w:position w:val="-24"/>
          <w:sz w:val="24"/>
          <w:szCs w:val="24"/>
        </w:rPr>
        <w:object>
          <v:shape id="_x0000_i1193" o:spt="75" type="#_x0000_t75" style="height:30.65pt;width:37.05pt;" o:ole="t" filled="f" o:preferrelative="t" stroked="f" coordsize="21600,21600">
            <v:path/>
            <v:fill on="f" focussize="0,0"/>
            <v:stroke on="f" joinstyle="miter"/>
            <v:imagedata r:id="rId287" o:title=""/>
            <o:lock v:ext="edit" aspectratio="t"/>
            <w10:wrap type="none"/>
            <w10:anchorlock/>
          </v:shape>
          <o:OLEObject Type="Embed" ProgID="Equation.DSMT4" ShapeID="_x0000_i1193" DrawAspect="Content" ObjectID="_1468075893" r:id="rId286">
            <o:LockedField>false</o:LockedField>
          </o:OLEObject>
        </w:object>
      </w:r>
      <w:r>
        <w:rPr>
          <w:rFonts w:ascii="Times New Roman" w:hAnsi="Times New Roman" w:eastAsia="仿宋" w:cs="Times New Roman"/>
          <w:sz w:val="24"/>
          <w:szCs w:val="24"/>
        </w:rPr>
        <w:t>与角</w:t>
      </w:r>
      <w:r>
        <w:rPr>
          <w:rFonts w:ascii="Times New Roman" w:hAnsi="Times New Roman" w:eastAsia="仿宋" w:cs="Times New Roman"/>
          <w:position w:val="-6"/>
          <w:sz w:val="24"/>
          <w:szCs w:val="24"/>
        </w:rPr>
        <w:object>
          <v:shape id="_x0000_i1194" o:spt="75" type="#_x0000_t75" style="height:11.8pt;width:12.35pt;" o:ole="t" filled="f" o:preferrelative="t" stroked="f" coordsize="21600,21600">
            <v:path/>
            <v:fill on="f" focussize="0,0"/>
            <v:stroke on="f" joinstyle="miter"/>
            <v:imagedata r:id="rId289" o:title=""/>
            <o:lock v:ext="edit" aspectratio="t"/>
            <w10:wrap type="none"/>
            <w10:anchorlock/>
          </v:shape>
          <o:OLEObject Type="Embed" ProgID="Equation.DSMT4" ShapeID="_x0000_i1194" DrawAspect="Content" ObjectID="_1468075894" r:id="rId288">
            <o:LockedField>false</o:LockedField>
          </o:OLEObject>
        </w:object>
      </w:r>
      <w:r>
        <w:rPr>
          <w:rFonts w:ascii="Times New Roman" w:hAnsi="Times New Roman" w:eastAsia="仿宋" w:cs="Times New Roman"/>
          <w:sz w:val="24"/>
          <w:szCs w:val="24"/>
        </w:rPr>
        <w:t>的正弦、余弦、正切及余切值之间的关系. 由于</w:t>
      </w:r>
      <w:r>
        <w:rPr>
          <w:rFonts w:ascii="Times New Roman" w:hAnsi="Times New Roman" w:eastAsia="仿宋" w:cs="Times New Roman"/>
          <w:position w:val="-24"/>
          <w:sz w:val="24"/>
          <w:szCs w:val="24"/>
        </w:rPr>
        <w:object>
          <v:shape id="_x0000_i1195" o:spt="75" type="#_x0000_t75" style="height:30.65pt;width:95.65pt;" o:ole="t" filled="f" o:preferrelative="t" stroked="f" coordsize="21600,21600">
            <v:path/>
            <v:fill on="f" focussize="0,0"/>
            <v:stroke on="f" joinstyle="miter"/>
            <v:imagedata r:id="rId291" o:title=""/>
            <o:lock v:ext="edit" aspectratio="t"/>
            <w10:wrap type="none"/>
            <w10:anchorlock/>
          </v:shape>
          <o:OLEObject Type="Embed" ProgID="Equation.DSMT4" ShapeID="_x0000_i1195" DrawAspect="Content" ObjectID="_1468075895" r:id="rId290">
            <o:LockedField>false</o:LockedField>
          </o:OLEObject>
        </w:object>
      </w:r>
      <w:r>
        <w:rPr>
          <w:rFonts w:ascii="Times New Roman" w:hAnsi="Times New Roman" w:eastAsia="仿宋" w:cs="Times New Roman"/>
          <w:sz w:val="24"/>
          <w:szCs w:val="24"/>
        </w:rPr>
        <w:t xml:space="preserve">，因此可以运用之前所学过的诱导公式进行求解.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证明 （1）</w:t>
      </w:r>
      <w:r>
        <w:rPr>
          <w:rFonts w:ascii="Times New Roman" w:hAnsi="Times New Roman" w:eastAsia="仿宋" w:cs="Times New Roman"/>
          <w:position w:val="-28"/>
          <w:sz w:val="24"/>
          <w:szCs w:val="24"/>
        </w:rPr>
        <w:object>
          <v:shape id="_x0000_i1196" o:spt="75" type="#_x0000_t75" style="height:33.85pt;width:268.65pt;" o:ole="t" filled="f" o:preferrelative="t" stroked="f" coordsize="21600,21600">
            <v:path/>
            <v:fill on="f" focussize="0,0"/>
            <v:stroke on="f" joinstyle="miter"/>
            <v:imagedata r:id="rId293" o:title=""/>
            <o:lock v:ext="edit" aspectratio="t"/>
            <w10:wrap type="none"/>
            <w10:anchorlock/>
          </v:shape>
          <o:OLEObject Type="Embed" ProgID="Equation.DSMT4" ShapeID="_x0000_i1196" DrawAspect="Content" ObjectID="_1468075896" r:id="rId292">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28"/>
          <w:sz w:val="24"/>
          <w:szCs w:val="24"/>
        </w:rPr>
        <w:object>
          <v:shape id="_x0000_i1197" o:spt="75" type="#_x0000_t75" style="height:33.85pt;width:263.3pt;" o:ole="t" filled="f" o:preferrelative="t" stroked="f" coordsize="21600,21600">
            <v:path/>
            <v:fill on="f" focussize="0,0"/>
            <v:stroke on="f" joinstyle="miter"/>
            <v:imagedata r:id="rId295" o:title=""/>
            <o:lock v:ext="edit" aspectratio="t"/>
            <w10:wrap type="none"/>
            <w10:anchorlock/>
          </v:shape>
          <o:OLEObject Type="Embed" ProgID="Equation.DSMT4" ShapeID="_x0000_i1197" DrawAspect="Content" ObjectID="_1468075897" r:id="rId294">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28"/>
          <w:sz w:val="24"/>
          <w:szCs w:val="24"/>
        </w:rPr>
        <w:object>
          <v:shape id="_x0000_i1198" o:spt="75" type="#_x0000_t75" style="height:33.85pt;width:263.3pt;" o:ole="t" filled="f" o:preferrelative="t" stroked="f" coordsize="21600,21600">
            <v:path/>
            <v:fill on="f" focussize="0,0"/>
            <v:stroke on="f" joinstyle="miter"/>
            <v:imagedata r:id="rId297" o:title=""/>
            <o:lock v:ext="edit" aspectratio="t"/>
            <w10:wrap type="none"/>
            <w10:anchorlock/>
          </v:shape>
          <o:OLEObject Type="Embed" ProgID="Equation.DSMT4" ShapeID="_x0000_i1198" DrawAspect="Content" ObjectID="_1468075898" r:id="rId296">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Times New Roman" w:eastAsia="仿宋" w:cs="Times New Roman"/>
          <w:position w:val="-28"/>
          <w:sz w:val="24"/>
          <w:szCs w:val="24"/>
        </w:rPr>
        <w:object>
          <v:shape id="_x0000_i1199" o:spt="75" type="#_x0000_t75" style="height:33.85pt;width:263.3pt;" o:ole="t" filled="f" o:preferrelative="t" stroked="f" coordsize="21600,21600">
            <v:path/>
            <v:fill on="f" focussize="0,0"/>
            <v:stroke on="f" joinstyle="miter"/>
            <v:imagedata r:id="rId299" o:title=""/>
            <o:lock v:ext="edit" aspectratio="t"/>
            <w10:wrap type="none"/>
            <w10:anchorlock/>
          </v:shape>
          <o:OLEObject Type="Embed" ProgID="Equation.DSMT4" ShapeID="_x0000_i1199" DrawAspect="Content" ObjectID="_1468075899" r:id="rId298">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当然，（3）（4）的证明也可以借助同角三角公式进行证明.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[小结]例1中的这组公式是角</w:t>
      </w:r>
      <w:r>
        <w:rPr>
          <w:rFonts w:ascii="Times New Roman" w:hAnsi="Times New Roman" w:eastAsia="仿宋" w:cs="Times New Roman"/>
          <w:position w:val="-24"/>
          <w:sz w:val="24"/>
          <w:szCs w:val="24"/>
        </w:rPr>
        <w:object>
          <v:shape id="_x0000_i1200" o:spt="75" type="#_x0000_t75" style="height:30.65pt;width:36.55pt;" o:ole="t" filled="f" o:preferrelative="t" stroked="f" coordsize="21600,21600">
            <v:path/>
            <v:fill on="f" focussize="0,0"/>
            <v:stroke on="f" joinstyle="miter"/>
            <v:imagedata r:id="rId301" o:title=""/>
            <o:lock v:ext="edit" aspectratio="t"/>
            <w10:wrap type="none"/>
            <w10:anchorlock/>
          </v:shape>
          <o:OLEObject Type="Embed" ProgID="Equation.DSMT4" ShapeID="_x0000_i1200" DrawAspect="Content" ObjectID="_1468075900" r:id="rId300">
            <o:LockedField>false</o:LockedField>
          </o:OLEObject>
        </w:object>
      </w:r>
      <w:r>
        <w:rPr>
          <w:rFonts w:ascii="Times New Roman" w:hAnsi="Times New Roman" w:eastAsia="仿宋" w:cs="Times New Roman"/>
          <w:sz w:val="24"/>
          <w:szCs w:val="24"/>
        </w:rPr>
        <w:t>与角</w:t>
      </w:r>
      <w:r>
        <w:rPr>
          <w:rFonts w:ascii="Times New Roman" w:hAnsi="Times New Roman" w:eastAsia="仿宋" w:cs="Times New Roman"/>
          <w:position w:val="-6"/>
          <w:sz w:val="24"/>
          <w:szCs w:val="24"/>
        </w:rPr>
        <w:object>
          <v:shape id="_x0000_i1201" o:spt="75" type="#_x0000_t75" style="height:11.8pt;width:12.35pt;" o:ole="t" filled="f" o:preferrelative="t" stroked="f" coordsize="21600,21600">
            <v:path/>
            <v:fill on="f" focussize="0,0"/>
            <v:stroke on="f" joinstyle="miter"/>
            <v:imagedata r:id="rId303" o:title=""/>
            <o:lock v:ext="edit" aspectratio="t"/>
            <w10:wrap type="none"/>
            <w10:anchorlock/>
          </v:shape>
          <o:OLEObject Type="Embed" ProgID="Equation.DSMT4" ShapeID="_x0000_i1201" DrawAspect="Content" ObjectID="_1468075901" r:id="rId302">
            <o:LockedField>false</o:LockedField>
          </o:OLEObject>
        </w:object>
      </w:r>
      <w:r>
        <w:rPr>
          <w:rFonts w:ascii="Times New Roman" w:hAnsi="Times New Roman" w:eastAsia="仿宋" w:cs="Times New Roman"/>
          <w:sz w:val="24"/>
          <w:szCs w:val="24"/>
        </w:rPr>
        <w:t xml:space="preserve">的正弦、余弦、正切及余切值之间的关系，这组公式也称为诱导公式. 同时我们将教材第18页练习6.1（7）中的四个等式也归入诱导公式.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让我们一起来观察所学过诱导公式，可以发现诱导公式是研究</w:t>
      </w:r>
      <w:r>
        <w:rPr>
          <w:rFonts w:ascii="Times New Roman" w:hAnsi="Times New Roman" w:eastAsia="仿宋" w:cs="Times New Roman"/>
          <w:position w:val="-6"/>
          <w:sz w:val="24"/>
          <w:szCs w:val="24"/>
        </w:rPr>
        <w:object>
          <v:shape id="_x0000_i1202" o:spt="75" type="#_x0000_t75" style="height:14.5pt;width:40.3pt;" o:ole="t" filled="f" o:preferrelative="t" stroked="f" coordsize="21600,21600">
            <v:path/>
            <v:fill on="f" focussize="0,0"/>
            <v:stroke on="f" joinstyle="miter"/>
            <v:imagedata r:id="rId305" o:title=""/>
            <o:lock v:ext="edit" aspectratio="t"/>
            <w10:wrap type="none"/>
            <w10:anchorlock/>
          </v:shape>
          <o:OLEObject Type="Embed" ProgID="Equation.DSMT4" ShapeID="_x0000_i1202" DrawAspect="Content" ObjectID="_1468075902" r:id="rId304">
            <o:LockedField>false</o:LockedField>
          </o:OLEObject>
        </w:object>
      </w:r>
      <w:r>
        <w:rPr>
          <w:rFonts w:ascii="Times New Roman" w:hAnsi="Times New Roman" w:eastAsia="仿宋" w:cs="Times New Roman"/>
          <w:position w:val="-10"/>
          <w:sz w:val="24"/>
          <w:szCs w:val="24"/>
        </w:rPr>
        <w:object>
          <v:shape id="_x0000_i1203" o:spt="75" type="#_x0000_t75" style="height:16.1pt;width:38.7pt;" o:ole="t" filled="f" o:preferrelative="t" stroked="f" coordsize="21600,21600">
            <v:path/>
            <v:fill on="f" focussize="0,0"/>
            <v:stroke on="f" joinstyle="miter"/>
            <v:imagedata r:id="rId307" o:title=""/>
            <o:lock v:ext="edit" aspectratio="t"/>
            <w10:wrap type="none"/>
            <w10:anchorlock/>
          </v:shape>
          <o:OLEObject Type="Embed" ProgID="Equation.DSMT4" ShapeID="_x0000_i1203" DrawAspect="Content" ObjectID="_1468075903" r:id="rId30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04" o:spt="75" type="#_x0000_t75" style="height:11.8pt;width:18.8pt;" o:ole="t" filled="f" o:preferrelative="t" stroked="f" coordsize="21600,21600">
            <v:path/>
            <v:fill on="f" focussize="0,0"/>
            <v:stroke on="f" joinstyle="miter"/>
            <v:imagedata r:id="rId309" o:title=""/>
            <o:lock v:ext="edit" aspectratio="t"/>
            <w10:wrap type="none"/>
            <w10:anchorlock/>
          </v:shape>
          <o:OLEObject Type="Embed" ProgID="Equation.DSMT4" ShapeID="_x0000_i1204" DrawAspect="Content" ObjectID="_1468075904" r:id="rId30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05" o:spt="75" type="#_x0000_t75" style="height:12.35pt;width:30.65pt;" o:ole="t" filled="f" o:preferrelative="t" stroked="f" coordsize="21600,21600">
            <v:path/>
            <v:fill on="f" focussize="0,0"/>
            <v:stroke on="f" joinstyle="miter"/>
            <v:imagedata r:id="rId311" o:title=""/>
            <o:lock v:ext="edit" aspectratio="t"/>
            <w10:wrap type="none"/>
            <w10:anchorlock/>
          </v:shape>
          <o:OLEObject Type="Embed" ProgID="Equation.DSMT4" ShapeID="_x0000_i1205" DrawAspect="Content" ObjectID="_1468075905" r:id="rId31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06" o:spt="75" type="#_x0000_t75" style="height:9.65pt;width:30.65pt;" o:ole="t" filled="f" o:preferrelative="t" stroked="f" coordsize="21600,21600">
            <v:path/>
            <v:fill on="f" focussize="0,0"/>
            <v:stroke on="f" joinstyle="miter"/>
            <v:imagedata r:id="rId313" o:title=""/>
            <o:lock v:ext="edit" aspectratio="t"/>
            <w10:wrap type="none"/>
            <w10:anchorlock/>
          </v:shape>
          <o:OLEObject Type="Embed" ProgID="Equation.DSMT4" ShapeID="_x0000_i1206" DrawAspect="Content" ObjectID="_1468075906" r:id="rId31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07" o:spt="75" type="#_x0000_t75" style="height:30.65pt;width:31.15pt;" o:ole="t" filled="f" o:preferrelative="t" stroked="f" coordsize="21600,21600">
            <v:path/>
            <v:fill on="f" focussize="0,0"/>
            <v:stroke on="f" joinstyle="miter"/>
            <v:imagedata r:id="rId315" o:title=""/>
            <o:lock v:ext="edit" aspectratio="t"/>
            <w10:wrap type="none"/>
            <w10:anchorlock/>
          </v:shape>
          <o:OLEObject Type="Embed" ProgID="Equation.DSMT4" ShapeID="_x0000_i1207" DrawAspect="Content" ObjectID="_1468075907" r:id="rId31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08" o:spt="75" type="#_x0000_t75" style="height:30.65pt;width:31.15pt;" o:ole="t" filled="f" o:preferrelative="t" stroked="f" coordsize="21600,21600">
            <v:path/>
            <v:fill on="f" focussize="0,0"/>
            <v:stroke on="f" joinstyle="miter"/>
            <v:imagedata r:id="rId317" o:title=""/>
            <o:lock v:ext="edit" aspectratio="t"/>
            <w10:wrap type="none"/>
            <w10:anchorlock/>
          </v:shape>
          <o:OLEObject Type="Embed" ProgID="Equation.DSMT4" ShapeID="_x0000_i1208" DrawAspect="Content" ObjectID="_1468075908" r:id="rId31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09" o:spt="75" type="#_x0000_t75" style="height:30.65pt;width:36.55pt;" o:ole="t" filled="f" o:preferrelative="t" stroked="f" coordsize="21600,21600">
            <v:path/>
            <v:fill on="f" focussize="0,0"/>
            <v:stroke on="f" joinstyle="miter"/>
            <v:imagedata r:id="rId319" o:title=""/>
            <o:lock v:ext="edit" aspectratio="t"/>
            <w10:wrap type="none"/>
            <w10:anchorlock/>
          </v:shape>
          <o:OLEObject Type="Embed" ProgID="Equation.DSMT4" ShapeID="_x0000_i1209" DrawAspect="Content" ObjectID="_1468075909" r:id="rId31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10" o:spt="75" type="#_x0000_t75" style="height:30.65pt;width:36.55pt;" o:ole="t" filled="f" o:preferrelative="t" stroked="f" coordsize="21600,21600">
            <v:path/>
            <v:fill on="f" focussize="0,0"/>
            <v:stroke on="f" joinstyle="miter"/>
            <v:imagedata r:id="rId321" o:title=""/>
            <o:lock v:ext="edit" aspectratio="t"/>
            <w10:wrap type="none"/>
            <w10:anchorlock/>
          </v:shape>
          <o:OLEObject Type="Embed" ProgID="Equation.DSMT4" ShapeID="_x0000_i1210" DrawAspect="Content" ObjectID="_1468075910" r:id="rId320">
            <o:LockedField>false</o:LockedField>
          </o:OLEObject>
        </w:object>
      </w:r>
      <w:r>
        <w:rPr>
          <w:rFonts w:ascii="Times New Roman" w:hAnsi="Times New Roman" w:eastAsia="仿宋" w:cs="Times New Roman"/>
          <w:sz w:val="24"/>
          <w:szCs w:val="24"/>
        </w:rPr>
        <w:t>这些角的正弦、余弦、正切及余切值与角</w:t>
      </w:r>
      <w:r>
        <w:rPr>
          <w:rFonts w:ascii="Times New Roman" w:hAnsi="Times New Roman" w:eastAsia="仿宋" w:cs="Times New Roman"/>
          <w:position w:val="-6"/>
          <w:sz w:val="24"/>
          <w:szCs w:val="24"/>
        </w:rPr>
        <w:object>
          <v:shape id="_x0000_i1211" o:spt="75" type="#_x0000_t75" style="height:11.8pt;width:12.35pt;" o:ole="t" filled="f" o:preferrelative="t" stroked="f" coordsize="21600,21600">
            <v:path/>
            <v:fill on="f" focussize="0,0"/>
            <v:stroke on="f" joinstyle="miter"/>
            <v:imagedata r:id="rId323" o:title=""/>
            <o:lock v:ext="edit" aspectratio="t"/>
            <w10:wrap type="none"/>
            <w10:anchorlock/>
          </v:shape>
          <o:OLEObject Type="Embed" ProgID="Equation.DSMT4" ShapeID="_x0000_i1211" DrawAspect="Content" ObjectID="_1468075911" r:id="rId322">
            <o:LockedField>false</o:LockedField>
          </o:OLEObject>
        </w:object>
      </w:r>
      <w:r>
        <w:rPr>
          <w:rFonts w:ascii="Times New Roman" w:hAnsi="Times New Roman" w:eastAsia="仿宋" w:cs="Times New Roman"/>
          <w:sz w:val="24"/>
          <w:szCs w:val="24"/>
        </w:rPr>
        <w:t>的正弦、余弦、正切及余切值之间的关系. 请仔细观察这些角，能否用一般化的式子表示呢？</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实际上，诱导公式是研究角</w:t>
      </w:r>
      <w:r>
        <w:rPr>
          <w:rFonts w:ascii="Times New Roman" w:hAnsi="Times New Roman" w:eastAsia="仿宋" w:cs="Times New Roman"/>
          <w:position w:val="-24"/>
          <w:sz w:val="24"/>
          <w:szCs w:val="24"/>
        </w:rPr>
        <w:object>
          <v:shape id="_x0000_i1212" o:spt="75" type="#_x0000_t75" style="height:30.65pt;width:36.55pt;" o:ole="t" filled="f" o:preferrelative="t" stroked="f" coordsize="21600,21600">
            <v:path/>
            <v:fill on="f" focussize="0,0"/>
            <v:stroke on="f" joinstyle="miter"/>
            <v:imagedata r:id="rId325" o:title=""/>
            <o:lock v:ext="edit" aspectratio="t"/>
            <w10:wrap type="none"/>
            <w10:anchorlock/>
          </v:shape>
          <o:OLEObject Type="Embed" ProgID="Equation.DSMT4" ShapeID="_x0000_i1212" DrawAspect="Content" ObjectID="_1468075912" r:id="rId324">
            <o:LockedField>false</o:LockedField>
          </o:OLEObject>
        </w:object>
      </w:r>
      <w:r>
        <w:rPr>
          <w:rFonts w:ascii="Times New Roman" w:hAnsi="Times New Roman" w:eastAsia="仿宋" w:cs="Times New Roman"/>
          <w:position w:val="-10"/>
          <w:sz w:val="24"/>
          <w:szCs w:val="24"/>
        </w:rPr>
        <w:object>
          <v:shape id="_x0000_i1213" o:spt="75" type="#_x0000_t75" style="height:16.1pt;width:38.7pt;" o:ole="t" filled="f" o:preferrelative="t" stroked="f" coordsize="21600,21600">
            <v:path/>
            <v:fill on="f" focussize="0,0"/>
            <v:stroke on="f" joinstyle="miter"/>
            <v:imagedata r:id="rId327" o:title=""/>
            <o:lock v:ext="edit" aspectratio="t"/>
            <w10:wrap type="none"/>
            <w10:anchorlock/>
          </v:shape>
          <o:OLEObject Type="Embed" ProgID="Equation.DSMT4" ShapeID="_x0000_i1213" DrawAspect="Content" ObjectID="_1468075913" r:id="rId326">
            <o:LockedField>false</o:LockedField>
          </o:OLEObject>
        </w:object>
      </w:r>
      <w:r>
        <w:rPr>
          <w:rFonts w:ascii="Times New Roman" w:hAnsi="Times New Roman" w:eastAsia="仿宋" w:cs="Times New Roman"/>
          <w:sz w:val="24"/>
          <w:szCs w:val="24"/>
        </w:rPr>
        <w:t>的正弦、余弦、正切及余切值与角</w:t>
      </w:r>
      <w:r>
        <w:rPr>
          <w:rFonts w:ascii="Times New Roman" w:hAnsi="Times New Roman" w:eastAsia="仿宋" w:cs="Times New Roman"/>
          <w:position w:val="-6"/>
          <w:sz w:val="24"/>
          <w:szCs w:val="24"/>
        </w:rPr>
        <w:object>
          <v:shape id="_x0000_i1214" o:spt="75" type="#_x0000_t75" style="height:11.8pt;width:12.35pt;" o:ole="t" filled="f" o:preferrelative="t" stroked="f" coordsize="21600,21600">
            <v:path/>
            <v:fill on="f" focussize="0,0"/>
            <v:stroke on="f" joinstyle="miter"/>
            <v:imagedata r:id="rId323" o:title=""/>
            <o:lock v:ext="edit" aspectratio="t"/>
            <w10:wrap type="none"/>
            <w10:anchorlock/>
          </v:shape>
          <o:OLEObject Type="Embed" ProgID="Equation.DSMT4" ShapeID="_x0000_i1214" DrawAspect="Content" ObjectID="_1468075914" r:id="rId328">
            <o:LockedField>false</o:LockedField>
          </o:OLEObject>
        </w:object>
      </w:r>
      <w:r>
        <w:rPr>
          <w:rFonts w:ascii="Times New Roman" w:hAnsi="Times New Roman" w:eastAsia="仿宋" w:cs="Times New Roman"/>
          <w:sz w:val="24"/>
          <w:szCs w:val="24"/>
        </w:rPr>
        <w:t xml:space="preserve">的正弦、余弦、正切及余切值之间的关系.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比如</w:t>
      </w:r>
      <w:r>
        <w:rPr>
          <w:rFonts w:ascii="Times New Roman" w:hAnsi="Times New Roman" w:eastAsia="仿宋" w:cs="Times New Roman"/>
          <w:position w:val="-6"/>
          <w:sz w:val="24"/>
          <w:szCs w:val="24"/>
        </w:rPr>
        <w:object>
          <v:shape id="_x0000_i1215" o:spt="75" type="#_x0000_t75" style="height:14.5pt;width:33.85pt;" o:ole="t" filled="f" o:preferrelative="t" stroked="f" coordsize="21600,21600">
            <v:path/>
            <v:fill on="f" focussize="0,0"/>
            <v:stroke on="f" joinstyle="miter"/>
            <v:imagedata r:id="rId330" o:title=""/>
            <o:lock v:ext="edit" aspectratio="t"/>
            <w10:wrap type="none"/>
            <w10:anchorlock/>
          </v:shape>
          <o:OLEObject Type="Embed" ProgID="Equation.DSMT4" ShapeID="_x0000_i1215" DrawAspect="Content" ObjectID="_1468075915" r:id="rId329">
            <o:LockedField>false</o:LockedField>
          </o:OLEObject>
        </w:object>
      </w:r>
      <w:r>
        <w:rPr>
          <w:rFonts w:ascii="Times New Roman" w:hAnsi="Times New Roman" w:eastAsia="仿宋" w:cs="Times New Roman"/>
          <w:sz w:val="24"/>
          <w:szCs w:val="24"/>
        </w:rPr>
        <w:t>可以写作</w:t>
      </w:r>
      <w:r>
        <w:rPr>
          <w:rFonts w:ascii="Times New Roman" w:hAnsi="Times New Roman" w:eastAsia="仿宋" w:cs="Times New Roman"/>
          <w:position w:val="-10"/>
          <w:sz w:val="24"/>
          <w:szCs w:val="24"/>
        </w:rPr>
        <w:object>
          <v:shape id="_x0000_i1216" o:spt="75" type="#_x0000_t75" style="height:16.1pt;width:60.2pt;" o:ole="t" filled="f" o:preferrelative="t" stroked="f" coordsize="21600,21600">
            <v:path/>
            <v:fill on="f" focussize="0,0"/>
            <v:stroke on="f" joinstyle="miter"/>
            <v:imagedata r:id="rId332" o:title=""/>
            <o:lock v:ext="edit" aspectratio="t"/>
            <w10:wrap type="none"/>
            <w10:anchorlock/>
          </v:shape>
          <o:OLEObject Type="Embed" ProgID="Equation.DSMT4" ShapeID="_x0000_i1216" DrawAspect="Content" ObjectID="_1468075916" r:id="rId33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17" o:spt="75" type="#_x0000_t75" style="height:30.65pt;width:36.55pt;" o:ole="t" filled="f" o:preferrelative="t" stroked="f" coordsize="21600,21600">
            <v:path/>
            <v:fill on="f" focussize="0,0"/>
            <v:stroke on="f" joinstyle="miter"/>
            <v:imagedata r:id="rId334" o:title=""/>
            <o:lock v:ext="edit" aspectratio="t"/>
            <w10:wrap type="none"/>
            <w10:anchorlock/>
          </v:shape>
          <o:OLEObject Type="Embed" ProgID="Equation.DSMT4" ShapeID="_x0000_i1217" DrawAspect="Content" ObjectID="_1468075917" r:id="rId333">
            <o:LockedField>false</o:LockedField>
          </o:OLEObject>
        </w:object>
      </w:r>
      <w:r>
        <w:rPr>
          <w:rFonts w:ascii="Times New Roman" w:hAnsi="Times New Roman" w:eastAsia="仿宋" w:cs="Times New Roman"/>
          <w:sz w:val="24"/>
          <w:szCs w:val="24"/>
        </w:rPr>
        <w:t>可以写作</w:t>
      </w:r>
      <w:r>
        <w:rPr>
          <w:rFonts w:ascii="Times New Roman" w:hAnsi="Times New Roman" w:eastAsia="仿宋" w:cs="Times New Roman"/>
          <w:position w:val="-28"/>
          <w:sz w:val="24"/>
          <w:szCs w:val="24"/>
        </w:rPr>
        <w:object>
          <v:shape id="_x0000_i1218" o:spt="75" type="#_x0000_t75" style="height:33.85pt;width:66.1pt;" o:ole="t" filled="f" o:preferrelative="t" stroked="f" coordsize="21600,21600">
            <v:path/>
            <v:fill on="f" focussize="0,0"/>
            <v:stroke on="f" joinstyle="miter"/>
            <v:imagedata r:id="rId336" o:title=""/>
            <o:lock v:ext="edit" aspectratio="t"/>
            <w10:wrap type="none"/>
            <w10:anchorlock/>
          </v:shape>
          <o:OLEObject Type="Embed" ProgID="Equation.DSMT4" ShapeID="_x0000_i1218" DrawAspect="Content" ObjectID="_1468075918" r:id="rId335">
            <o:LockedField>false</o:LockedField>
          </o:OLEObject>
        </w:object>
      </w:r>
      <w:r>
        <w:rPr>
          <w:rFonts w:ascii="Times New Roman" w:hAnsi="Times New Roman" w:eastAsia="仿宋" w:cs="Times New Roman"/>
          <w:sz w:val="24"/>
          <w:szCs w:val="24"/>
        </w:rPr>
        <w:t>或者</w:t>
      </w:r>
      <w:r>
        <w:rPr>
          <w:rFonts w:ascii="Times New Roman" w:hAnsi="Times New Roman" w:eastAsia="仿宋" w:cs="Times New Roman"/>
          <w:position w:val="-28"/>
          <w:sz w:val="24"/>
          <w:szCs w:val="24"/>
        </w:rPr>
        <w:object>
          <v:shape id="_x0000_i1219" o:spt="75" type="#_x0000_t75" style="height:33.85pt;width:71.45pt;" o:ole="t" filled="f" o:preferrelative="t" stroked="f" coordsize="21600,21600">
            <v:path/>
            <v:fill on="f" focussize="0,0"/>
            <v:stroke on="f" joinstyle="miter"/>
            <v:imagedata r:id="rId338" o:title=""/>
            <o:lock v:ext="edit" aspectratio="t"/>
            <w10:wrap type="none"/>
            <w10:anchorlock/>
          </v:shape>
          <o:OLEObject Type="Embed" ProgID="Equation.DSMT4" ShapeID="_x0000_i1219" DrawAspect="Content" ObjectID="_1468075919" r:id="rId337">
            <o:LockedField>false</o:LockedField>
          </o:OLEObject>
        </w:object>
      </w:r>
      <w:r>
        <w:rPr>
          <w:rFonts w:ascii="Times New Roman" w:hAnsi="Times New Roman" w:eastAsia="仿宋" w:cs="Times New Roman"/>
          <w:sz w:val="24"/>
          <w:szCs w:val="24"/>
        </w:rPr>
        <w:t>，借助诱导公式，就可以利用角</w:t>
      </w:r>
      <w:r>
        <w:rPr>
          <w:rFonts w:ascii="Times New Roman" w:hAnsi="Times New Roman" w:eastAsia="仿宋" w:cs="Times New Roman"/>
          <w:position w:val="-6"/>
          <w:sz w:val="24"/>
          <w:szCs w:val="24"/>
        </w:rPr>
        <w:object>
          <v:shape id="_x0000_i1220" o:spt="75" type="#_x0000_t75" style="height:11.8pt;width:12.35pt;" o:ole="t" filled="f" o:preferrelative="t" stroked="f" coordsize="21600,21600">
            <v:path/>
            <v:fill on="f" focussize="0,0"/>
            <v:stroke on="f" joinstyle="miter"/>
            <v:imagedata r:id="rId323" o:title=""/>
            <o:lock v:ext="edit" aspectratio="t"/>
            <w10:wrap type="none"/>
            <w10:anchorlock/>
          </v:shape>
          <o:OLEObject Type="Embed" ProgID="Equation.DSMT4" ShapeID="_x0000_i1220" DrawAspect="Content" ObjectID="_1468075920" r:id="rId339">
            <o:LockedField>false</o:LockedField>
          </o:OLEObject>
        </w:object>
      </w:r>
      <w:r>
        <w:rPr>
          <w:rFonts w:ascii="Times New Roman" w:hAnsi="Times New Roman" w:eastAsia="仿宋" w:cs="Times New Roman"/>
          <w:sz w:val="24"/>
          <w:szCs w:val="24"/>
        </w:rPr>
        <w:t>的正弦、余弦、正切及余切值，分别求出角</w:t>
      </w:r>
      <w:r>
        <w:rPr>
          <w:rFonts w:ascii="Times New Roman" w:hAnsi="Times New Roman" w:eastAsia="仿宋" w:cs="Times New Roman"/>
          <w:position w:val="-6"/>
          <w:sz w:val="24"/>
          <w:szCs w:val="24"/>
        </w:rPr>
        <w:object>
          <v:shape id="_x0000_i1221" o:spt="75" type="#_x0000_t75" style="height:14.5pt;width:33.85pt;" o:ole="t" filled="f" o:preferrelative="t" stroked="f" coordsize="21600,21600">
            <v:path/>
            <v:fill on="f" focussize="0,0"/>
            <v:stroke on="f" joinstyle="miter"/>
            <v:imagedata r:id="rId330" o:title=""/>
            <o:lock v:ext="edit" aspectratio="t"/>
            <w10:wrap type="none"/>
            <w10:anchorlock/>
          </v:shape>
          <o:OLEObject Type="Embed" ProgID="Equation.DSMT4" ShapeID="_x0000_i1221" DrawAspect="Content" ObjectID="_1468075921" r:id="rId340">
            <o:LockedField>false</o:LockedField>
          </o:OLEObject>
        </w:object>
      </w:r>
      <w:r>
        <w:rPr>
          <w:rFonts w:ascii="Times New Roman" w:hAnsi="Times New Roman" w:eastAsia="仿宋" w:cs="Times New Roman"/>
          <w:sz w:val="24"/>
          <w:szCs w:val="24"/>
        </w:rPr>
        <w:t>和角</w:t>
      </w:r>
      <w:r>
        <w:rPr>
          <w:rFonts w:ascii="Times New Roman" w:hAnsi="Times New Roman" w:eastAsia="仿宋" w:cs="Times New Roman"/>
          <w:position w:val="-24"/>
          <w:sz w:val="24"/>
          <w:szCs w:val="24"/>
        </w:rPr>
        <w:object>
          <v:shape id="_x0000_i1222" o:spt="75" type="#_x0000_t75" style="height:30.65pt;width:36.55pt;" o:ole="t" filled="f" o:preferrelative="t" stroked="f" coordsize="21600,21600">
            <v:path/>
            <v:fill on="f" focussize="0,0"/>
            <v:stroke on="f" joinstyle="miter"/>
            <v:imagedata r:id="rId334" o:title=""/>
            <o:lock v:ext="edit" aspectratio="t"/>
            <w10:wrap type="none"/>
            <w10:anchorlock/>
          </v:shape>
          <o:OLEObject Type="Embed" ProgID="Equation.DSMT4" ShapeID="_x0000_i1222" DrawAspect="Content" ObjectID="_1468075922" r:id="rId341">
            <o:LockedField>false</o:LockedField>
          </o:OLEObject>
        </w:object>
      </w:r>
      <w:r>
        <w:rPr>
          <w:rFonts w:ascii="Times New Roman" w:hAnsi="Times New Roman" w:eastAsia="仿宋" w:cs="Times New Roman"/>
          <w:sz w:val="24"/>
          <w:szCs w:val="24"/>
        </w:rPr>
        <w:t xml:space="preserve">的正弦、余弦、正切及余切值.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[问题6]在诱导公式中，从正弦、余弦、正切及余切的名称变化以及正负号的确定，能否找到其中呈现的规律？</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实际上，诱导公式呈现出来的规律可以总结为如下口诀：奇变偶不变，符号看象限.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什么是“奇变偶不变”呢？</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例如，</w:t>
      </w:r>
      <w:r>
        <w:rPr>
          <w:rFonts w:ascii="Times New Roman" w:hAnsi="Times New Roman" w:eastAsia="仿宋" w:cs="Times New Roman"/>
          <w:position w:val="-24"/>
          <w:sz w:val="24"/>
          <w:szCs w:val="24"/>
        </w:rPr>
        <w:object>
          <v:shape id="_x0000_i1223" o:spt="75" type="#_x0000_t75" style="height:30.65pt;width:12.35pt;" o:ole="t" filled="f" o:preferrelative="t" stroked="f" coordsize="21600,21600">
            <v:path/>
            <v:fill on="f" focussize="0,0"/>
            <v:stroke on="f" joinstyle="miter"/>
            <v:imagedata r:id="rId343" o:title=""/>
            <o:lock v:ext="edit" aspectratio="t"/>
            <w10:wrap type="none"/>
            <w10:anchorlock/>
          </v:shape>
          <o:OLEObject Type="Embed" ProgID="Equation.DSMT4" ShapeID="_x0000_i1223" DrawAspect="Content" ObjectID="_1468075923" r:id="rId342">
            <o:LockedField>false</o:LockedField>
          </o:OLEObject>
        </w:object>
      </w:r>
      <w:r>
        <w:rPr>
          <w:rFonts w:ascii="Times New Roman" w:hAnsi="Times New Roman" w:eastAsia="仿宋" w:cs="Times New Roman"/>
          <w:sz w:val="24"/>
          <w:szCs w:val="24"/>
        </w:rPr>
        <w:t>及</w:t>
      </w:r>
      <w:r>
        <w:rPr>
          <w:rFonts w:ascii="Times New Roman" w:hAnsi="Times New Roman" w:eastAsia="仿宋" w:cs="Times New Roman"/>
          <w:position w:val="-24"/>
          <w:sz w:val="24"/>
          <w:szCs w:val="24"/>
        </w:rPr>
        <w:object>
          <v:shape id="_x0000_i1224" o:spt="75" type="#_x0000_t75" style="height:30.65pt;width:18.25pt;" o:ole="t" filled="f" o:preferrelative="t" stroked="f" coordsize="21600,21600">
            <v:path/>
            <v:fill on="f" focussize="0,0"/>
            <v:stroke on="f" joinstyle="miter"/>
            <v:imagedata r:id="rId345" o:title=""/>
            <o:lock v:ext="edit" aspectratio="t"/>
            <w10:wrap type="none"/>
            <w10:anchorlock/>
          </v:shape>
          <o:OLEObject Type="Embed" ProgID="Equation.DSMT4" ShapeID="_x0000_i1224" DrawAspect="Content" ObjectID="_1468075924" r:id="rId344">
            <o:LockedField>false</o:LockedField>
          </o:OLEObject>
        </w:object>
      </w:r>
      <w:r>
        <w:rPr>
          <w:rFonts w:ascii="Times New Roman" w:hAnsi="Times New Roman" w:eastAsia="仿宋" w:cs="Times New Roman"/>
          <w:sz w:val="24"/>
          <w:szCs w:val="24"/>
        </w:rPr>
        <w:t>都是</w:t>
      </w:r>
      <w:r>
        <w:rPr>
          <w:rFonts w:ascii="Times New Roman" w:hAnsi="Times New Roman" w:eastAsia="仿宋" w:cs="Times New Roman"/>
          <w:position w:val="-24"/>
          <w:sz w:val="24"/>
          <w:szCs w:val="24"/>
        </w:rPr>
        <w:object>
          <v:shape id="_x0000_i1225" o:spt="75" type="#_x0000_t75" style="height:30.65pt;width:12.35pt;" o:ole="t" filled="f" o:preferrelative="t" stroked="f" coordsize="21600,21600">
            <v:path/>
            <v:fill on="f" focussize="0,0"/>
            <v:stroke on="f" joinstyle="miter"/>
            <v:imagedata r:id="rId347" o:title=""/>
            <o:lock v:ext="edit" aspectratio="t"/>
            <w10:wrap type="none"/>
            <w10:anchorlock/>
          </v:shape>
          <o:OLEObject Type="Embed" ProgID="Equation.DSMT4" ShapeID="_x0000_i1225" DrawAspect="Content" ObjectID="_1468075925" r:id="rId346">
            <o:LockedField>false</o:LockedField>
          </o:OLEObject>
        </w:object>
      </w:r>
      <w:r>
        <w:rPr>
          <w:rFonts w:ascii="Times New Roman" w:hAnsi="Times New Roman" w:eastAsia="仿宋" w:cs="Times New Roman"/>
          <w:sz w:val="24"/>
          <w:szCs w:val="24"/>
        </w:rPr>
        <w:t>的奇数倍，如果等式的左边是角</w:t>
      </w:r>
      <w:r>
        <w:rPr>
          <w:rFonts w:ascii="Times New Roman" w:hAnsi="Times New Roman" w:eastAsia="仿宋" w:cs="Times New Roman"/>
          <w:position w:val="-24"/>
          <w:sz w:val="24"/>
          <w:szCs w:val="24"/>
        </w:rPr>
        <w:object>
          <v:shape id="_x0000_i1226" o:spt="75" type="#_x0000_t75" style="height:30.65pt;width:31.15pt;" o:ole="t" filled="f" o:preferrelative="t" stroked="f" coordsize="21600,21600">
            <v:path/>
            <v:fill on="f" focussize="0,0"/>
            <v:stroke on="f" joinstyle="miter"/>
            <v:imagedata r:id="rId349" o:title=""/>
            <o:lock v:ext="edit" aspectratio="t"/>
            <w10:wrap type="none"/>
            <w10:anchorlock/>
          </v:shape>
          <o:OLEObject Type="Embed" ProgID="Equation.DSMT4" ShapeID="_x0000_i1226" DrawAspect="Content" ObjectID="_1468075926" r:id="rId34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27" o:spt="75" type="#_x0000_t75" style="height:30.65pt;width:36.55pt;" o:ole="t" filled="f" o:preferrelative="t" stroked="f" coordsize="21600,21600">
            <v:path/>
            <v:fill on="f" focussize="0,0"/>
            <v:stroke on="f" joinstyle="miter"/>
            <v:imagedata r:id="rId351" o:title=""/>
            <o:lock v:ext="edit" aspectratio="t"/>
            <w10:wrap type="none"/>
            <w10:anchorlock/>
          </v:shape>
          <o:OLEObject Type="Embed" ProgID="Equation.DSMT4" ShapeID="_x0000_i1227" DrawAspect="Content" ObjectID="_1468075927" r:id="rId350">
            <o:LockedField>false</o:LockedField>
          </o:OLEObject>
        </w:object>
      </w:r>
      <w:r>
        <w:rPr>
          <w:rFonts w:ascii="Times New Roman" w:hAnsi="Times New Roman" w:eastAsia="仿宋" w:cs="Times New Roman"/>
          <w:sz w:val="24"/>
          <w:szCs w:val="24"/>
        </w:rPr>
        <w:t>的正弦、余弦、正切、余切之一，那么等式的右边相应的必定是角</w:t>
      </w:r>
      <w:r>
        <w:rPr>
          <w:rFonts w:ascii="Times New Roman" w:hAnsi="Times New Roman" w:eastAsia="仿宋" w:cs="Times New Roman"/>
          <w:position w:val="-6"/>
          <w:sz w:val="24"/>
          <w:szCs w:val="24"/>
        </w:rPr>
        <w:object>
          <v:shape id="_x0000_i1228" o:spt="75" type="#_x0000_t75" style="height:11.8pt;width:12.35pt;" o:ole="t" filled="f" o:preferrelative="t" stroked="f" coordsize="21600,21600">
            <v:path/>
            <v:fill on="f" focussize="0,0"/>
            <v:stroke on="f" joinstyle="miter"/>
            <v:imagedata r:id="rId353" o:title=""/>
            <o:lock v:ext="edit" aspectratio="t"/>
            <w10:wrap type="none"/>
            <w10:anchorlock/>
          </v:shape>
          <o:OLEObject Type="Embed" ProgID="Equation.DSMT4" ShapeID="_x0000_i1228" DrawAspect="Content" ObjectID="_1468075928" r:id="rId352">
            <o:LockedField>false</o:LockedField>
          </o:OLEObject>
        </w:object>
      </w:r>
      <w:r>
        <w:rPr>
          <w:rFonts w:ascii="Times New Roman" w:hAnsi="Times New Roman" w:eastAsia="仿宋" w:cs="Times New Roman"/>
          <w:sz w:val="24"/>
          <w:szCs w:val="24"/>
        </w:rPr>
        <w:t>的余弦、正弦、余切、正切，这就是“奇变”；而</w:t>
      </w:r>
      <w:r>
        <w:rPr>
          <w:rFonts w:ascii="Times New Roman" w:hAnsi="Times New Roman" w:eastAsia="仿宋" w:cs="Times New Roman"/>
          <w:position w:val="-6"/>
          <w:sz w:val="24"/>
          <w:szCs w:val="24"/>
        </w:rPr>
        <w:object>
          <v:shape id="_x0000_i1229" o:spt="75" type="#_x0000_t75" style="height:14.5pt;width:21.5pt;" o:ole="t" filled="f" o:preferrelative="t" stroked="f" coordsize="21600,21600">
            <v:path/>
            <v:fill on="f" focussize="0,0"/>
            <v:stroke on="f" joinstyle="miter"/>
            <v:imagedata r:id="rId355" o:title=""/>
            <o:lock v:ext="edit" aspectratio="t"/>
            <w10:wrap type="none"/>
            <w10:anchorlock/>
          </v:shape>
          <o:OLEObject Type="Embed" ProgID="Equation.DSMT4" ShapeID="_x0000_i1229" DrawAspect="Content" ObjectID="_1468075929" r:id="rId354">
            <o:LockedField>false</o:LockedField>
          </o:OLEObject>
        </w:object>
      </w:r>
      <w:r>
        <w:rPr>
          <w:rFonts w:ascii="Times New Roman" w:hAnsi="Times New Roman" w:eastAsia="仿宋" w:cs="Times New Roman"/>
          <w:position w:val="-10"/>
          <w:sz w:val="24"/>
          <w:szCs w:val="24"/>
        </w:rPr>
        <w:object>
          <v:shape id="_x0000_i1230" o:spt="75" type="#_x0000_t75" style="height:16.1pt;width:38.7pt;" o:ole="t" filled="f" o:preferrelative="t" stroked="f" coordsize="21600,21600">
            <v:path/>
            <v:fill on="f" focussize="0,0"/>
            <v:stroke on="f" joinstyle="miter"/>
            <v:imagedata r:id="rId357" o:title=""/>
            <o:lock v:ext="edit" aspectratio="t"/>
            <w10:wrap type="none"/>
            <w10:anchorlock/>
          </v:shape>
          <o:OLEObject Type="Embed" ProgID="Equation.DSMT4" ShapeID="_x0000_i1230" DrawAspect="Content" ObjectID="_1468075930" r:id="rId35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31" o:spt="75" type="#_x0000_t75" style="height:14.5pt;width:9.15pt;" o:ole="t" filled="f" o:preferrelative="t" stroked="f" coordsize="21600,21600">
            <v:path/>
            <v:fill on="f" focussize="0,0"/>
            <v:stroke on="f" joinstyle="miter"/>
            <v:imagedata r:id="rId359" o:title=""/>
            <o:lock v:ext="edit" aspectratio="t"/>
            <w10:wrap type="none"/>
            <w10:anchorlock/>
          </v:shape>
          <o:OLEObject Type="Embed" ProgID="Equation.DSMT4" ShapeID="_x0000_i1231" DrawAspect="Content" ObjectID="_1468075931" r:id="rId35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32" o:spt="75" type="#_x0000_t75" style="height:11.8pt;width:9.65pt;" o:ole="t" filled="f" o:preferrelative="t" stroked="f" coordsize="21600,21600">
            <v:path/>
            <v:fill on="f" focussize="0,0"/>
            <v:stroke on="f" joinstyle="miter"/>
            <v:imagedata r:id="rId361" o:title=""/>
            <o:lock v:ext="edit" aspectratio="t"/>
            <w10:wrap type="none"/>
            <w10:anchorlock/>
          </v:shape>
          <o:OLEObject Type="Embed" ProgID="Equation.DSMT4" ShapeID="_x0000_i1232" DrawAspect="Content" ObjectID="_1468075932" r:id="rId360">
            <o:LockedField>false</o:LockedField>
          </o:OLEObject>
        </w:object>
      </w:r>
      <w:r>
        <w:rPr>
          <w:rFonts w:ascii="Times New Roman" w:hAnsi="Times New Roman" w:eastAsia="仿宋" w:cs="Times New Roman"/>
          <w:sz w:val="24"/>
          <w:szCs w:val="24"/>
        </w:rPr>
        <w:t>都是</w:t>
      </w:r>
      <w:r>
        <w:rPr>
          <w:rFonts w:ascii="Times New Roman" w:hAnsi="Times New Roman" w:eastAsia="仿宋" w:cs="Times New Roman"/>
          <w:position w:val="-24"/>
          <w:sz w:val="24"/>
          <w:szCs w:val="24"/>
        </w:rPr>
        <w:object>
          <v:shape id="_x0000_i1233" o:spt="75" type="#_x0000_t75" style="height:30.65pt;width:12.35pt;" o:ole="t" filled="f" o:preferrelative="t" stroked="f" coordsize="21600,21600">
            <v:path/>
            <v:fill on="f" focussize="0,0"/>
            <v:stroke on="f" joinstyle="miter"/>
            <v:imagedata r:id="rId363" o:title=""/>
            <o:lock v:ext="edit" aspectratio="t"/>
            <w10:wrap type="none"/>
            <w10:anchorlock/>
          </v:shape>
          <o:OLEObject Type="Embed" ProgID="Equation.DSMT4" ShapeID="_x0000_i1233" DrawAspect="Content" ObjectID="_1468075933" r:id="rId362">
            <o:LockedField>false</o:LockedField>
          </o:OLEObject>
        </w:object>
      </w:r>
      <w:r>
        <w:rPr>
          <w:rFonts w:ascii="Times New Roman" w:hAnsi="Times New Roman" w:eastAsia="仿宋" w:cs="Times New Roman"/>
          <w:sz w:val="24"/>
          <w:szCs w:val="24"/>
        </w:rPr>
        <w:t xml:space="preserve">的偶数倍，等式两边的正弦、余弦、正切及余切的名称就应该相同，这就是“偶不变”.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什么是</w:t>
      </w:r>
      <w:r>
        <w:rPr>
          <w:rFonts w:ascii="仿宋" w:hAnsi="仿宋" w:eastAsia="仿宋" w:cs="Times New Roman"/>
          <w:sz w:val="24"/>
          <w:szCs w:val="24"/>
        </w:rPr>
        <w:t>“符号看象限”</w:t>
      </w:r>
      <w:r>
        <w:rPr>
          <w:rFonts w:ascii="Times New Roman" w:hAnsi="Times New Roman" w:eastAsia="仿宋" w:cs="Times New Roman"/>
          <w:sz w:val="24"/>
          <w:szCs w:val="24"/>
        </w:rPr>
        <w:t>呢？</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由于恒等式对于任意一个使得等号两边都有意义的角</w:t>
      </w:r>
      <w:r>
        <w:rPr>
          <w:rFonts w:ascii="Times New Roman" w:hAnsi="Times New Roman" w:eastAsia="仿宋" w:cs="Times New Roman"/>
          <w:position w:val="-6"/>
          <w:sz w:val="24"/>
          <w:szCs w:val="24"/>
        </w:rPr>
        <w:object>
          <v:shape id="_x0000_i1234" o:spt="75" type="#_x0000_t75" style="height:11.8pt;width:12.35pt;" o:ole="t" filled="f" o:preferrelative="t" stroked="f" coordsize="21600,21600">
            <v:path/>
            <v:fill on="f" focussize="0,0"/>
            <v:stroke on="f" joinstyle="miter"/>
            <v:imagedata r:id="rId365" o:title=""/>
            <o:lock v:ext="edit" aspectratio="t"/>
            <w10:wrap type="none"/>
            <w10:anchorlock/>
          </v:shape>
          <o:OLEObject Type="Embed" ProgID="Equation.DSMT4" ShapeID="_x0000_i1234" DrawAspect="Content" ObjectID="_1468075934" r:id="rId364">
            <o:LockedField>false</o:LockedField>
          </o:OLEObject>
        </w:object>
      </w:r>
      <w:r>
        <w:rPr>
          <w:rFonts w:ascii="Times New Roman" w:hAnsi="Times New Roman" w:eastAsia="仿宋" w:cs="Times New Roman"/>
          <w:sz w:val="24"/>
          <w:szCs w:val="24"/>
        </w:rPr>
        <w:t>都成立，因此在当</w:t>
      </w:r>
      <w:r>
        <w:rPr>
          <w:rFonts w:ascii="Times New Roman" w:hAnsi="Times New Roman" w:eastAsia="仿宋" w:cs="Times New Roman"/>
          <w:position w:val="-6"/>
          <w:sz w:val="24"/>
          <w:szCs w:val="24"/>
        </w:rPr>
        <w:object>
          <v:shape id="_x0000_i1235" o:spt="75" type="#_x0000_t75" style="height:11.8pt;width:12.35pt;" o:ole="t" filled="f" o:preferrelative="t" stroked="f" coordsize="21600,21600">
            <v:path/>
            <v:fill on="f" focussize="0,0"/>
            <v:stroke on="f" joinstyle="miter"/>
            <v:imagedata r:id="rId365" o:title=""/>
            <o:lock v:ext="edit" aspectratio="t"/>
            <w10:wrap type="none"/>
            <w10:anchorlock/>
          </v:shape>
          <o:OLEObject Type="Embed" ProgID="Equation.DSMT4" ShapeID="_x0000_i1235" DrawAspect="Content" ObjectID="_1468075935" r:id="rId366">
            <o:LockedField>false</o:LockedField>
          </o:OLEObject>
        </w:object>
      </w:r>
      <w:r>
        <w:rPr>
          <w:rFonts w:ascii="Times New Roman" w:hAnsi="Times New Roman" w:eastAsia="仿宋" w:cs="Times New Roman"/>
          <w:sz w:val="24"/>
          <w:szCs w:val="24"/>
        </w:rPr>
        <w:t>为锐角时，等式自然成立. 这样等式右边角</w:t>
      </w:r>
      <w:r>
        <w:rPr>
          <w:rFonts w:ascii="Times New Roman" w:hAnsi="Times New Roman" w:eastAsia="仿宋" w:cs="Times New Roman"/>
          <w:position w:val="-6"/>
          <w:sz w:val="24"/>
          <w:szCs w:val="24"/>
        </w:rPr>
        <w:object>
          <v:shape id="_x0000_i1236" o:spt="75" type="#_x0000_t75" style="height:11.8pt;width:12.35pt;" o:ole="t" filled="f" o:preferrelative="t" stroked="f" coordsize="21600,21600">
            <v:path/>
            <v:fill on="f" focussize="0,0"/>
            <v:stroke on="f" joinstyle="miter"/>
            <v:imagedata r:id="rId353" o:title=""/>
            <o:lock v:ext="edit" aspectratio="t"/>
            <w10:wrap type="none"/>
            <w10:anchorlock/>
          </v:shape>
          <o:OLEObject Type="Embed" ProgID="Equation.DSMT4" ShapeID="_x0000_i1236" DrawAspect="Content" ObjectID="_1468075936" r:id="rId367">
            <o:LockedField>false</o:LockedField>
          </o:OLEObject>
        </w:object>
      </w:r>
      <w:r>
        <w:rPr>
          <w:rFonts w:ascii="Times New Roman" w:hAnsi="Times New Roman" w:eastAsia="仿宋" w:cs="Times New Roman"/>
          <w:sz w:val="24"/>
          <w:szCs w:val="24"/>
        </w:rPr>
        <w:t>正弦、余弦、正切及余切前</w:t>
      </w:r>
      <w:r>
        <w:rPr>
          <w:rFonts w:hint="eastAsia" w:ascii="Times New Roman" w:hAnsi="Times New Roman" w:eastAsia="仿宋" w:cs="Times New Roman"/>
          <w:sz w:val="24"/>
          <w:szCs w:val="24"/>
        </w:rPr>
        <w:t>的符</w:t>
      </w:r>
      <w:r>
        <w:rPr>
          <w:rFonts w:ascii="Times New Roman" w:hAnsi="Times New Roman" w:eastAsia="仿宋" w:cs="Times New Roman"/>
          <w:sz w:val="24"/>
          <w:szCs w:val="24"/>
        </w:rPr>
        <w:t>号可以将</w:t>
      </w:r>
      <w:r>
        <w:rPr>
          <w:rFonts w:ascii="Times New Roman" w:hAnsi="Times New Roman" w:eastAsia="仿宋" w:cs="Times New Roman"/>
          <w:position w:val="-6"/>
          <w:sz w:val="24"/>
          <w:szCs w:val="24"/>
        </w:rPr>
        <w:object>
          <v:shape id="_x0000_i1237" o:spt="75" type="#_x0000_t75" style="height:11.8pt;width:12.35pt;" o:ole="t" filled="f" o:preferrelative="t" stroked="f" coordsize="21600,21600">
            <v:path/>
            <v:fill on="f" focussize="0,0"/>
            <v:stroke on="f" joinstyle="miter"/>
            <v:imagedata r:id="rId353" o:title=""/>
            <o:lock v:ext="edit" aspectratio="t"/>
            <w10:wrap type="none"/>
            <w10:anchorlock/>
          </v:shape>
          <o:OLEObject Type="Embed" ProgID="Equation.DSMT4" ShapeID="_x0000_i1237" DrawAspect="Content" ObjectID="_1468075937" r:id="rId368">
            <o:LockedField>false</o:LockedField>
          </o:OLEObject>
        </w:object>
      </w:r>
      <w:r>
        <w:rPr>
          <w:rFonts w:ascii="Times New Roman" w:hAnsi="Times New Roman" w:eastAsia="仿宋" w:cs="Times New Roman"/>
          <w:sz w:val="24"/>
          <w:szCs w:val="24"/>
        </w:rPr>
        <w:t>视为锐角，由等式左边的角</w:t>
      </w:r>
      <w:r>
        <w:rPr>
          <w:rFonts w:ascii="Times New Roman" w:hAnsi="Times New Roman" w:eastAsia="仿宋" w:cs="Times New Roman"/>
          <w:position w:val="-6"/>
          <w:sz w:val="24"/>
          <w:szCs w:val="24"/>
        </w:rPr>
        <w:object>
          <v:shape id="_x0000_i1238" o:spt="75" type="#_x0000_t75" style="height:14.5pt;width:40.3pt;" o:ole="t" filled="f" o:preferrelative="t" stroked="f" coordsize="21600,21600">
            <v:path/>
            <v:fill on="f" focussize="0,0"/>
            <v:stroke on="f" joinstyle="miter"/>
            <v:imagedata r:id="rId305" o:title=""/>
            <o:lock v:ext="edit" aspectratio="t"/>
            <w10:wrap type="none"/>
            <w10:anchorlock/>
          </v:shape>
          <o:OLEObject Type="Embed" ProgID="Equation.DSMT4" ShapeID="_x0000_i1238" DrawAspect="Content" ObjectID="_1468075938" r:id="rId369">
            <o:LockedField>false</o:LockedField>
          </o:OLEObject>
        </w:object>
      </w:r>
      <w:r>
        <w:rPr>
          <w:rFonts w:ascii="Times New Roman" w:hAnsi="Times New Roman" w:eastAsia="仿宋" w:cs="Times New Roman"/>
          <w:position w:val="-10"/>
          <w:sz w:val="24"/>
          <w:szCs w:val="24"/>
        </w:rPr>
        <w:object>
          <v:shape id="_x0000_i1239" o:spt="75" type="#_x0000_t75" style="height:16.1pt;width:38.7pt;" o:ole="t" filled="f" o:preferrelative="t" stroked="f" coordsize="21600,21600">
            <v:path/>
            <v:fill on="f" focussize="0,0"/>
            <v:stroke on="f" joinstyle="miter"/>
            <v:imagedata r:id="rId307" o:title=""/>
            <o:lock v:ext="edit" aspectratio="t"/>
            <w10:wrap type="none"/>
            <w10:anchorlock/>
          </v:shape>
          <o:OLEObject Type="Embed" ProgID="Equation.DSMT4" ShapeID="_x0000_i1239" DrawAspect="Content" ObjectID="_1468075939" r:id="rId37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40" o:spt="75" type="#_x0000_t75" style="height:11.8pt;width:18.8pt;" o:ole="t" filled="f" o:preferrelative="t" stroked="f" coordsize="21600,21600">
            <v:path/>
            <v:fill on="f" focussize="0,0"/>
            <v:stroke on="f" joinstyle="miter"/>
            <v:imagedata r:id="rId309" o:title=""/>
            <o:lock v:ext="edit" aspectratio="t"/>
            <w10:wrap type="none"/>
            <w10:anchorlock/>
          </v:shape>
          <o:OLEObject Type="Embed" ProgID="Equation.DSMT4" ShapeID="_x0000_i1240" DrawAspect="Content" ObjectID="_1468075940" r:id="rId37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41" o:spt="75" type="#_x0000_t75" style="height:12.9pt;width:30.65pt;" o:ole="t" filled="f" o:preferrelative="t" stroked="f" coordsize="21600,21600">
            <v:path/>
            <v:fill on="f" focussize="0,0"/>
            <v:stroke on="f" joinstyle="miter"/>
            <v:imagedata r:id="rId373" o:title=""/>
            <o:lock v:ext="edit" aspectratio="t"/>
            <w10:wrap type="none"/>
            <w10:anchorlock/>
          </v:shape>
          <o:OLEObject Type="Embed" ProgID="Equation.DSMT4" ShapeID="_x0000_i1241" DrawAspect="Content" ObjectID="_1468075941" r:id="rId37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42" o:spt="75" type="#_x0000_t75" style="height:30.65pt;width:31.15pt;" o:ole="t" filled="f" o:preferrelative="t" stroked="f" coordsize="21600,21600">
            <v:path/>
            <v:fill on="f" focussize="0,0"/>
            <v:stroke on="f" joinstyle="miter"/>
            <v:imagedata r:id="rId375" o:title=""/>
            <o:lock v:ext="edit" aspectratio="t"/>
            <w10:wrap type="none"/>
            <w10:anchorlock/>
          </v:shape>
          <o:OLEObject Type="Embed" ProgID="Equation.DSMT4" ShapeID="_x0000_i1242" DrawAspect="Content" ObjectID="_1468075942" r:id="rId37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43" o:spt="75" type="#_x0000_t75" style="height:30.65pt;width:36.55pt;" o:ole="t" filled="f" o:preferrelative="t" stroked="f" coordsize="21600,21600">
            <v:path/>
            <v:fill on="f" focussize="0,0"/>
            <v:stroke on="f" joinstyle="miter"/>
            <v:imagedata r:id="rId377" o:title=""/>
            <o:lock v:ext="edit" aspectratio="t"/>
            <w10:wrap type="none"/>
            <w10:anchorlock/>
          </v:shape>
          <o:OLEObject Type="Embed" ProgID="Equation.DSMT4" ShapeID="_x0000_i1243" DrawAspect="Content" ObjectID="_1468075943" r:id="rId376">
            <o:LockedField>false</o:LockedField>
          </o:OLEObject>
        </w:object>
      </w:r>
      <w:r>
        <w:rPr>
          <w:rFonts w:ascii="Times New Roman" w:hAnsi="Times New Roman" w:eastAsia="仿宋" w:cs="Times New Roman"/>
          <w:sz w:val="24"/>
          <w:szCs w:val="24"/>
        </w:rPr>
        <w:t xml:space="preserve">所在象限的正弦、余弦、正切及余切值的符号来确定，即“符号看象限”.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例2 化简：</w:t>
      </w:r>
      <w:r>
        <w:rPr>
          <w:rFonts w:ascii="Times New Roman" w:hAnsi="Times New Roman" w:eastAsia="仿宋" w:cs="Times New Roman"/>
          <w:position w:val="-60"/>
          <w:sz w:val="24"/>
          <w:szCs w:val="24"/>
        </w:rPr>
        <w:object>
          <v:shape id="_x0000_i1244" o:spt="75" type="#_x0000_t75" style="height:66.1pt;width:180.55pt;" o:ole="t" filled="f" o:preferrelative="t" stroked="f" coordsize="21600,21600">
            <v:path/>
            <v:fill on="f" focussize="0,0"/>
            <v:stroke on="f" joinstyle="miter"/>
            <v:imagedata r:id="rId379" o:title=""/>
            <o:lock v:ext="edit" aspectratio="t"/>
            <w10:wrap type="none"/>
            <w10:anchorlock/>
          </v:shape>
          <o:OLEObject Type="Embed" ProgID="Equation.DSMT4" ShapeID="_x0000_i1244" DrawAspect="Content" ObjectID="_1468075944" r:id="rId378">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[分析]借助诱导公式的口诀：奇变偶不变，符号看象限. 我们以</w:t>
      </w:r>
      <w:r>
        <w:rPr>
          <w:rFonts w:ascii="Times New Roman" w:hAnsi="Times New Roman" w:eastAsia="仿宋" w:cs="Times New Roman"/>
          <w:position w:val="-28"/>
          <w:sz w:val="24"/>
          <w:szCs w:val="24"/>
        </w:rPr>
        <w:object>
          <v:shape id="_x0000_i1245" o:spt="75" type="#_x0000_t75" style="height:33.85pt;width:57.5pt;" o:ole="t" filled="f" o:preferrelative="t" stroked="f" coordsize="21600,21600">
            <v:path/>
            <v:fill on="f" focussize="0,0"/>
            <v:stroke on="f" joinstyle="miter"/>
            <v:imagedata r:id="rId381" o:title=""/>
            <o:lock v:ext="edit" aspectratio="t"/>
            <w10:wrap type="none"/>
            <w10:anchorlock/>
          </v:shape>
          <o:OLEObject Type="Embed" ProgID="Equation.DSMT4" ShapeID="_x0000_i1245" DrawAspect="Content" ObjectID="_1468075945" r:id="rId380">
            <o:LockedField>false</o:LockedField>
          </o:OLEObject>
        </w:object>
      </w:r>
      <w:r>
        <w:rPr>
          <w:rFonts w:ascii="Times New Roman" w:hAnsi="Times New Roman" w:eastAsia="仿宋" w:cs="Times New Roman"/>
          <w:sz w:val="24"/>
          <w:szCs w:val="24"/>
        </w:rPr>
        <w:t>为例，由于</w:t>
      </w:r>
      <w:r>
        <w:rPr>
          <w:rFonts w:ascii="Times New Roman" w:hAnsi="Times New Roman" w:eastAsia="仿宋" w:cs="Times New Roman"/>
          <w:position w:val="-24"/>
          <w:sz w:val="24"/>
          <w:szCs w:val="24"/>
        </w:rPr>
        <w:object>
          <v:shape id="_x0000_i1246" o:spt="75" type="#_x0000_t75" style="height:31.15pt;width:12.35pt;" o:ole="t" filled="f" o:preferrelative="t" stroked="f" coordsize="21600,21600">
            <v:path/>
            <v:fill on="f" focussize="0,0"/>
            <v:stroke on="f" joinstyle="miter"/>
            <v:imagedata r:id="rId383" o:title=""/>
            <o:lock v:ext="edit" aspectratio="t"/>
            <w10:wrap type="none"/>
            <w10:anchorlock/>
          </v:shape>
          <o:OLEObject Type="Embed" ProgID="Equation.DSMT4" ShapeID="_x0000_i1246" DrawAspect="Content" ObjectID="_1468075946" r:id="rId382">
            <o:LockedField>false</o:LockedField>
          </o:OLEObject>
        </w:object>
      </w:r>
      <w:r>
        <w:rPr>
          <w:rFonts w:ascii="Times New Roman" w:hAnsi="Times New Roman" w:eastAsia="仿宋" w:cs="Times New Roman"/>
          <w:sz w:val="24"/>
          <w:szCs w:val="24"/>
        </w:rPr>
        <w:t>是</w:t>
      </w:r>
      <w:r>
        <w:rPr>
          <w:rFonts w:ascii="Times New Roman" w:hAnsi="Times New Roman" w:eastAsia="仿宋" w:cs="Times New Roman"/>
          <w:position w:val="-24"/>
          <w:sz w:val="24"/>
          <w:szCs w:val="24"/>
        </w:rPr>
        <w:object>
          <v:shape id="_x0000_i1247" o:spt="75" type="#_x0000_t75" style="height:31.15pt;width:12.35pt;" o:ole="t" filled="f" o:preferrelative="t" stroked="f" coordsize="21600,21600">
            <v:path/>
            <v:fill on="f" focussize="0,0"/>
            <v:stroke on="f" joinstyle="miter"/>
            <v:imagedata r:id="rId383" o:title=""/>
            <o:lock v:ext="edit" aspectratio="t"/>
            <w10:wrap type="none"/>
            <w10:anchorlock/>
          </v:shape>
          <o:OLEObject Type="Embed" ProgID="Equation.DSMT4" ShapeID="_x0000_i1247" DrawAspect="Content" ObjectID="_1468075947" r:id="rId384">
            <o:LockedField>false</o:LockedField>
          </o:OLEObject>
        </w:object>
      </w:r>
      <w:r>
        <w:rPr>
          <w:rFonts w:ascii="Times New Roman" w:hAnsi="Times New Roman" w:eastAsia="仿宋" w:cs="Times New Roman"/>
          <w:sz w:val="24"/>
          <w:szCs w:val="24"/>
        </w:rPr>
        <w:t>的奇数倍，所以角</w:t>
      </w:r>
      <w:r>
        <w:rPr>
          <w:rFonts w:ascii="Times New Roman" w:hAnsi="Times New Roman" w:eastAsia="仿宋" w:cs="Times New Roman"/>
          <w:position w:val="-24"/>
          <w:sz w:val="24"/>
          <w:szCs w:val="24"/>
        </w:rPr>
        <w:object>
          <v:shape id="_x0000_i1248" o:spt="75" type="#_x0000_t75" style="height:30.65pt;width:31.15pt;" o:ole="t" filled="f" o:preferrelative="t" stroked="f" coordsize="21600,21600">
            <v:path/>
            <v:fill on="f" focussize="0,0"/>
            <v:stroke on="f" joinstyle="miter"/>
            <v:imagedata r:id="rId386" o:title=""/>
            <o:lock v:ext="edit" aspectratio="t"/>
            <w10:wrap type="none"/>
            <w10:anchorlock/>
          </v:shape>
          <o:OLEObject Type="Embed" ProgID="Equation.DSMT4" ShapeID="_x0000_i1248" DrawAspect="Content" ObjectID="_1468075948" r:id="rId385">
            <o:LockedField>false</o:LockedField>
          </o:OLEObject>
        </w:object>
      </w:r>
      <w:r>
        <w:rPr>
          <w:rFonts w:ascii="Times New Roman" w:hAnsi="Times New Roman" w:eastAsia="仿宋" w:cs="Times New Roman"/>
          <w:sz w:val="24"/>
          <w:szCs w:val="24"/>
        </w:rPr>
        <w:t>的正弦应变为角</w:t>
      </w:r>
      <w:r>
        <w:rPr>
          <w:rFonts w:ascii="Times New Roman" w:hAnsi="Times New Roman" w:eastAsia="仿宋" w:cs="Times New Roman"/>
          <w:position w:val="-6"/>
          <w:sz w:val="24"/>
          <w:szCs w:val="24"/>
        </w:rPr>
        <w:object>
          <v:shape id="_x0000_i1249" o:spt="75" type="#_x0000_t75" style="height:11.8pt;width:12.9pt;" o:ole="t" filled="f" o:preferrelative="t" stroked="f" coordsize="21600,21600">
            <v:path/>
            <v:fill on="f" focussize="0,0"/>
            <v:stroke on="f" joinstyle="miter"/>
            <v:imagedata r:id="rId388" o:title=""/>
            <o:lock v:ext="edit" aspectratio="t"/>
            <w10:wrap type="none"/>
            <w10:anchorlock/>
          </v:shape>
          <o:OLEObject Type="Embed" ProgID="Equation.DSMT4" ShapeID="_x0000_i1249" DrawAspect="Content" ObjectID="_1468075949" r:id="rId387">
            <o:LockedField>false</o:LockedField>
          </o:OLEObject>
        </w:object>
      </w:r>
      <w:r>
        <w:rPr>
          <w:rFonts w:ascii="Times New Roman" w:hAnsi="Times New Roman" w:eastAsia="仿宋" w:cs="Times New Roman"/>
          <w:sz w:val="24"/>
          <w:szCs w:val="24"/>
        </w:rPr>
        <w:t>的余弦，即</w:t>
      </w:r>
      <w:r>
        <w:rPr>
          <w:rFonts w:ascii="Times New Roman" w:hAnsi="Times New Roman" w:eastAsia="仿宋" w:cs="Times New Roman"/>
          <w:position w:val="-30"/>
          <w:sz w:val="24"/>
          <w:szCs w:val="24"/>
        </w:rPr>
        <w:object>
          <v:shape id="_x0000_i1250" o:spt="75" type="#_x0000_t75" style="height:35.45pt;width:103.15pt;" o:ole="t" filled="f" o:preferrelative="t" stroked="f" coordsize="21600,21600">
            <v:path/>
            <v:fill on="f" focussize="0,0"/>
            <v:stroke on="f" joinstyle="miter"/>
            <v:imagedata r:id="rId390" o:title=""/>
            <o:lock v:ext="edit" aspectratio="t"/>
            <w10:wrap type="none"/>
            <w10:anchorlock/>
          </v:shape>
          <o:OLEObject Type="Embed" ProgID="Equation.DSMT4" ShapeID="_x0000_i1250" DrawAspect="Content" ObjectID="_1468075950" r:id="rId389">
            <o:LockedField>false</o:LockedField>
          </o:OLEObject>
        </w:object>
      </w:r>
      <w:r>
        <w:rPr>
          <w:rFonts w:ascii="Times New Roman" w:hAnsi="Times New Roman" w:eastAsia="仿宋" w:cs="Times New Roman"/>
          <w:sz w:val="24"/>
          <w:szCs w:val="24"/>
        </w:rPr>
        <w:t>. 为了确定符号，我们将角</w:t>
      </w:r>
      <w:r>
        <w:rPr>
          <w:rFonts w:ascii="Times New Roman" w:hAnsi="Times New Roman" w:eastAsia="仿宋" w:cs="Times New Roman"/>
          <w:position w:val="-6"/>
          <w:sz w:val="24"/>
          <w:szCs w:val="24"/>
        </w:rPr>
        <w:object>
          <v:shape id="_x0000_i1251" o:spt="75" type="#_x0000_t75" style="height:11.8pt;width:12.35pt;" o:ole="t" filled="f" o:preferrelative="t" stroked="f" coordsize="21600,21600">
            <v:path/>
            <v:fill on="f" focussize="0,0"/>
            <v:stroke on="f" joinstyle="miter"/>
            <v:imagedata r:id="rId392" o:title=""/>
            <o:lock v:ext="edit" aspectratio="t"/>
            <w10:wrap type="none"/>
            <w10:anchorlock/>
          </v:shape>
          <o:OLEObject Type="Embed" ProgID="Equation.DSMT4" ShapeID="_x0000_i1251" DrawAspect="Content" ObjectID="_1468075951" r:id="rId391">
            <o:LockedField>false</o:LockedField>
          </o:OLEObject>
        </w:object>
      </w:r>
      <w:r>
        <w:rPr>
          <w:rFonts w:ascii="Times New Roman" w:hAnsi="Times New Roman" w:eastAsia="仿宋" w:cs="Times New Roman"/>
          <w:sz w:val="24"/>
          <w:szCs w:val="24"/>
        </w:rPr>
        <w:t>视作锐角，则</w:t>
      </w:r>
      <w:r>
        <w:rPr>
          <w:rFonts w:ascii="Times New Roman" w:hAnsi="Times New Roman" w:eastAsia="仿宋" w:cs="Times New Roman"/>
          <w:position w:val="-24"/>
          <w:sz w:val="24"/>
          <w:szCs w:val="24"/>
        </w:rPr>
        <w:object>
          <v:shape id="_x0000_i1252" o:spt="75" type="#_x0000_t75" style="height:30.65pt;width:31.15pt;" o:ole="t" filled="f" o:preferrelative="t" stroked="f" coordsize="21600,21600">
            <v:path/>
            <v:fill on="f" focussize="0,0"/>
            <v:stroke on="f" joinstyle="miter"/>
            <v:imagedata r:id="rId386" o:title=""/>
            <o:lock v:ext="edit" aspectratio="t"/>
            <w10:wrap type="none"/>
            <w10:anchorlock/>
          </v:shape>
          <o:OLEObject Type="Embed" ProgID="Equation.DSMT4" ShapeID="_x0000_i1252" DrawAspect="Content" ObjectID="_1468075952" r:id="rId393">
            <o:LockedField>false</o:LockedField>
          </o:OLEObject>
        </w:object>
      </w:r>
      <w:r>
        <w:rPr>
          <w:rFonts w:ascii="Times New Roman" w:hAnsi="Times New Roman" w:eastAsia="仿宋" w:cs="Times New Roman"/>
          <w:sz w:val="24"/>
          <w:szCs w:val="24"/>
        </w:rPr>
        <w:t>是第二象限的角，所以</w:t>
      </w:r>
      <w:r>
        <w:rPr>
          <w:rFonts w:ascii="Times New Roman" w:hAnsi="Times New Roman" w:eastAsia="仿宋" w:cs="Times New Roman"/>
          <w:position w:val="-28"/>
          <w:sz w:val="24"/>
          <w:szCs w:val="24"/>
        </w:rPr>
        <w:object>
          <v:shape id="_x0000_i1253" o:spt="75" type="#_x0000_t75" style="height:33.85pt;width:76.3pt;" o:ole="t" filled="f" o:preferrelative="t" stroked="f" coordsize="21600,21600">
            <v:path/>
            <v:fill on="f" focussize="0,0"/>
            <v:stroke on="f" joinstyle="miter"/>
            <v:imagedata r:id="rId395" o:title=""/>
            <o:lock v:ext="edit" aspectratio="t"/>
            <w10:wrap type="none"/>
            <w10:anchorlock/>
          </v:shape>
          <o:OLEObject Type="Embed" ProgID="Equation.DSMT4" ShapeID="_x0000_i1253" DrawAspect="Content" ObjectID="_1468075953" r:id="rId394">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254" o:spt="75" type="#_x0000_t75" style="height:14.5pt;width:46.75pt;" o:ole="t" filled="f" o:preferrelative="t" stroked="f" coordsize="21600,21600">
            <v:path/>
            <v:fill on="f" focussize="0,0"/>
            <v:stroke on="f" joinstyle="miter"/>
            <v:imagedata r:id="rId397" o:title=""/>
            <o:lock v:ext="edit" aspectratio="t"/>
            <w10:wrap type="none"/>
            <w10:anchorlock/>
          </v:shape>
          <o:OLEObject Type="Embed" ProgID="Equation.DSMT4" ShapeID="_x0000_i1254" DrawAspect="Content" ObjectID="_1468075954" r:id="rId396">
            <o:LockedField>false</o:LockedField>
          </o:OLEObject>
        </w:object>
      </w:r>
      <w:r>
        <w:rPr>
          <w:rFonts w:ascii="Times New Roman" w:hAnsi="Times New Roman" w:eastAsia="仿宋" w:cs="Times New Roman"/>
          <w:sz w:val="24"/>
          <w:szCs w:val="24"/>
        </w:rPr>
        <w:t>，因此</w:t>
      </w:r>
      <w:r>
        <w:rPr>
          <w:rFonts w:ascii="Times New Roman" w:hAnsi="Times New Roman" w:eastAsia="仿宋" w:cs="Times New Roman"/>
          <w:position w:val="-28"/>
          <w:sz w:val="24"/>
          <w:szCs w:val="24"/>
        </w:rPr>
        <w:object>
          <v:shape id="_x0000_i1255" o:spt="75" type="#_x0000_t75" style="height:33.85pt;width:96.2pt;" o:ole="t" filled="f" o:preferrelative="t" stroked="f" coordsize="21600,21600">
            <v:path/>
            <v:fill on="f" focussize="0,0"/>
            <v:stroke on="f" joinstyle="miter"/>
            <v:imagedata r:id="rId399" o:title=""/>
            <o:lock v:ext="edit" aspectratio="t"/>
            <w10:wrap type="none"/>
            <w10:anchorlock/>
          </v:shape>
          <o:OLEObject Type="Embed" ProgID="Equation.DSMT4" ShapeID="_x0000_i1255" DrawAspect="Content" ObjectID="_1468075955" r:id="rId398">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同理，就有如下结论 </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position w:val="-28"/>
          <w:sz w:val="24"/>
          <w:szCs w:val="24"/>
        </w:rPr>
        <w:object>
          <v:shape id="_x0000_i1256" o:spt="75" type="#_x0000_t75" style="height:33.85pt;width:103.7pt;" o:ole="t" filled="f" o:preferrelative="t" stroked="f" coordsize="21600,21600">
            <v:path/>
            <v:fill on="f" focussize="0,0"/>
            <v:stroke on="f" joinstyle="miter"/>
            <v:imagedata r:id="rId401" o:title=""/>
            <o:lock v:ext="edit" aspectratio="t"/>
            <w10:wrap type="none"/>
            <w10:anchorlock/>
          </v:shape>
          <o:OLEObject Type="Embed" ProgID="Equation.DSMT4" ShapeID="_x0000_i1256" DrawAspect="Content" ObjectID="_1468075956" r:id="rId40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257" o:spt="75" type="#_x0000_t75" style="height:33.85pt;width:96.2pt;" o:ole="t" filled="f" o:preferrelative="t" stroked="f" coordsize="21600,21600">
            <v:path/>
            <v:fill on="f" focussize="0,0"/>
            <v:stroke on="f" joinstyle="miter"/>
            <v:imagedata r:id="rId403" o:title=""/>
            <o:lock v:ext="edit" aspectratio="t"/>
            <w10:wrap type="none"/>
            <w10:anchorlock/>
          </v:shape>
          <o:OLEObject Type="Embed" ProgID="Equation.DSMT4" ShapeID="_x0000_i1257" DrawAspect="Content" ObjectID="_1468075957" r:id="rId40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258" o:spt="75" type="#_x0000_t75" style="height:33.85pt;width:103.7pt;" o:ole="t" filled="f" o:preferrelative="t" stroked="f" coordsize="21600,21600">
            <v:path/>
            <v:fill on="f" focussize="0,0"/>
            <v:stroke on="f" joinstyle="miter"/>
            <v:imagedata r:id="rId405" o:title=""/>
            <o:lock v:ext="edit" aspectratio="t"/>
            <w10:wrap type="none"/>
            <w10:anchorlock/>
          </v:shape>
          <o:OLEObject Type="Embed" ProgID="Equation.DSMT4" ShapeID="_x0000_i1258" DrawAspect="Content" ObjectID="_1468075958" r:id="rId40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259" o:spt="75" type="#_x0000_t75" style="height:33.85pt;width:101.55pt;" o:ole="t" filled="f" o:preferrelative="t" stroked="f" coordsize="21600,21600">
            <v:path/>
            <v:fill on="f" focussize="0,0"/>
            <v:stroke on="f" joinstyle="miter"/>
            <v:imagedata r:id="rId407" o:title=""/>
            <o:lock v:ext="edit" aspectratio="t"/>
            <w10:wrap type="none"/>
            <w10:anchorlock/>
          </v:shape>
          <o:OLEObject Type="Embed" ProgID="Equation.DSMT4" ShapeID="_x0000_i1259" DrawAspect="Content" ObjectID="_1468075959" r:id="rId40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260" o:spt="75" type="#_x0000_t75" style="height:20.4pt;width:105.3pt;" o:ole="t" filled="f" o:preferrelative="t" stroked="f" coordsize="21600,21600">
            <v:path/>
            <v:fill on="f" focussize="0,0"/>
            <v:stroke on="f" joinstyle="miter"/>
            <v:imagedata r:id="rId409" o:title=""/>
            <o:lock v:ext="edit" aspectratio="t"/>
            <w10:wrap type="none"/>
            <w10:anchorlock/>
          </v:shape>
          <o:OLEObject Type="Embed" ProgID="Equation.DSMT4" ShapeID="_x0000_i1260" DrawAspect="Content" ObjectID="_1468075960" r:id="rId408">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 原式</w:t>
      </w:r>
      <w:r>
        <w:rPr>
          <w:rFonts w:ascii="Times New Roman" w:hAnsi="Times New Roman" w:eastAsia="仿宋" w:cs="Times New Roman"/>
          <w:position w:val="-54"/>
          <w:sz w:val="24"/>
          <w:szCs w:val="24"/>
        </w:rPr>
        <w:object>
          <v:shape id="_x0000_i1261" o:spt="75" type="#_x0000_t75" style="height:47.8pt;width:313.25pt;" o:ole="t" filled="f" o:preferrelative="t" stroked="f" coordsize="21600,21600">
            <v:path/>
            <v:fill on="f" focussize="0,0"/>
            <v:stroke on="f" joinstyle="miter"/>
            <v:imagedata r:id="rId411" o:title=""/>
            <o:lock v:ext="edit" aspectratio="t"/>
            <w10:wrap type="none"/>
            <w10:anchorlock/>
          </v:shape>
          <o:OLEObject Type="Embed" ProgID="Equation.DSMT4" ShapeID="_x0000_i1261" DrawAspect="Content" ObjectID="_1468075961" r:id="rId410">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[小结]可以发现，我们在使用诱导公式时，我们可以通过口诀进行化简.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例3 已知点</w:t>
      </w:r>
      <w:r>
        <w:rPr>
          <w:rFonts w:ascii="Times New Roman" w:hAnsi="Times New Roman" w:eastAsia="仿宋" w:cs="Times New Roman"/>
          <w:position w:val="-4"/>
          <w:sz w:val="24"/>
          <w:szCs w:val="24"/>
        </w:rPr>
        <w:object>
          <v:shape id="_x0000_i1262" o:spt="75" type="#_x0000_t75" style="height:12.9pt;width:12.35pt;" o:ole="t" filled="f" o:preferrelative="t" stroked="f" coordsize="21600,21600">
            <v:path/>
            <v:fill on="f" focussize="0,0"/>
            <v:stroke on="f" joinstyle="miter"/>
            <v:imagedata r:id="rId413" o:title=""/>
            <o:lock v:ext="edit" aspectratio="t"/>
            <w10:wrap type="none"/>
            <w10:anchorlock/>
          </v:shape>
          <o:OLEObject Type="Embed" ProgID="Equation.DSMT4" ShapeID="_x0000_i1262" DrawAspect="Content" ObjectID="_1468075962" r:id="rId412">
            <o:LockedField>false</o:LockedField>
          </o:OLEObject>
        </w:object>
      </w:r>
      <w:r>
        <w:rPr>
          <w:rFonts w:ascii="Times New Roman" w:hAnsi="Times New Roman" w:eastAsia="仿宋" w:cs="Times New Roman"/>
          <w:sz w:val="24"/>
          <w:szCs w:val="24"/>
        </w:rPr>
        <w:t>的坐标为</w:t>
      </w:r>
      <w:r>
        <w:rPr>
          <w:rFonts w:ascii="Times New Roman" w:hAnsi="Times New Roman" w:eastAsia="仿宋" w:cs="Times New Roman"/>
          <w:position w:val="-28"/>
          <w:sz w:val="24"/>
          <w:szCs w:val="24"/>
        </w:rPr>
        <w:object>
          <v:shape id="_x0000_i1263" o:spt="75" type="#_x0000_t75" style="height:33.85pt;width:44.6pt;" o:ole="t" filled="f" o:preferrelative="t" stroked="f" coordsize="21600,21600">
            <v:path/>
            <v:fill on="f" focussize="0,0"/>
            <v:stroke on="f" joinstyle="miter"/>
            <v:imagedata r:id="rId415" o:title=""/>
            <o:lock v:ext="edit" aspectratio="t"/>
            <w10:wrap type="none"/>
            <w10:anchorlock/>
          </v:shape>
          <o:OLEObject Type="Embed" ProgID="Equation.DSMT4" ShapeID="_x0000_i1263" DrawAspect="Content" ObjectID="_1468075963" r:id="rId414">
            <o:LockedField>false</o:LockedField>
          </o:OLEObject>
        </w:object>
      </w:r>
      <w:r>
        <w:rPr>
          <w:rFonts w:ascii="Times New Roman" w:hAnsi="Times New Roman" w:eastAsia="仿宋" w:cs="Times New Roman"/>
          <w:sz w:val="24"/>
          <w:szCs w:val="24"/>
        </w:rPr>
        <w:t>，将</w:t>
      </w:r>
      <w:r>
        <w:rPr>
          <w:rFonts w:ascii="Times New Roman" w:hAnsi="Times New Roman" w:eastAsia="仿宋" w:cs="Times New Roman"/>
          <w:position w:val="-6"/>
          <w:sz w:val="24"/>
          <w:szCs w:val="24"/>
        </w:rPr>
        <w:object>
          <v:shape id="_x0000_i1264" o:spt="75" type="#_x0000_t75" style="height:14.5pt;width:18.8pt;" o:ole="t" filled="f" o:preferrelative="t" stroked="f" coordsize="21600,21600">
            <v:path/>
            <v:fill on="f" focussize="0,0"/>
            <v:stroke on="f" joinstyle="miter"/>
            <v:imagedata r:id="rId417" o:title=""/>
            <o:lock v:ext="edit" aspectratio="t"/>
            <w10:wrap type="none"/>
            <w10:anchorlock/>
          </v:shape>
          <o:OLEObject Type="Embed" ProgID="Equation.DSMT4" ShapeID="_x0000_i1264" DrawAspect="Content" ObjectID="_1468075964" r:id="rId416">
            <o:LockedField>false</o:LockedField>
          </o:OLEObject>
        </w:object>
      </w:r>
      <w:r>
        <w:rPr>
          <w:rFonts w:ascii="Times New Roman" w:hAnsi="Times New Roman" w:eastAsia="仿宋" w:cs="Times New Roman"/>
          <w:sz w:val="24"/>
          <w:szCs w:val="24"/>
        </w:rPr>
        <w:t>绕坐标原点</w:t>
      </w:r>
      <w:r>
        <w:rPr>
          <w:rFonts w:ascii="Times New Roman" w:hAnsi="Times New Roman" w:eastAsia="仿宋" w:cs="Times New Roman"/>
          <w:position w:val="-6"/>
          <w:sz w:val="24"/>
          <w:szCs w:val="24"/>
        </w:rPr>
        <w:object>
          <v:shape id="_x0000_i1265" o:spt="75" type="#_x0000_t75" style="height:14.5pt;width:12.35pt;" o:ole="t" filled="f" o:preferrelative="t" stroked="f" coordsize="21600,21600">
            <v:path/>
            <v:fill on="f" focussize="0,0"/>
            <v:stroke on="f" joinstyle="miter"/>
            <v:imagedata r:id="rId419" o:title=""/>
            <o:lock v:ext="edit" aspectratio="t"/>
            <w10:wrap type="none"/>
            <w10:anchorlock/>
          </v:shape>
          <o:OLEObject Type="Embed" ProgID="Equation.DSMT4" ShapeID="_x0000_i1265" DrawAspect="Content" ObjectID="_1468075965" r:id="rId418">
            <o:LockedField>false</o:LockedField>
          </o:OLEObject>
        </w:object>
      </w:r>
      <w:r>
        <w:rPr>
          <w:rFonts w:ascii="Times New Roman" w:hAnsi="Times New Roman" w:eastAsia="仿宋" w:cs="Times New Roman"/>
          <w:sz w:val="24"/>
          <w:szCs w:val="24"/>
        </w:rPr>
        <w:t>逆时针旋转</w:t>
      </w:r>
      <w:r>
        <w:rPr>
          <w:rFonts w:ascii="Times New Roman" w:hAnsi="Times New Roman" w:eastAsia="仿宋" w:cs="Times New Roman"/>
          <w:position w:val="-24"/>
          <w:sz w:val="24"/>
          <w:szCs w:val="24"/>
        </w:rPr>
        <w:object>
          <v:shape id="_x0000_i1266" o:spt="75" type="#_x0000_t75" style="height:30.65pt;width:12.35pt;" o:ole="t" filled="f" o:preferrelative="t" stroked="f" coordsize="21600,21600">
            <v:path/>
            <v:fill on="f" focussize="0,0"/>
            <v:stroke on="f" joinstyle="miter"/>
            <v:imagedata r:id="rId421" o:title=""/>
            <o:lock v:ext="edit" aspectratio="t"/>
            <w10:wrap type="none"/>
            <w10:anchorlock/>
          </v:shape>
          <o:OLEObject Type="Embed" ProgID="Equation.DSMT4" ShapeID="_x0000_i1266" DrawAspect="Content" ObjectID="_1468075966" r:id="rId420">
            <o:LockedField>false</o:LockedField>
          </o:OLEObject>
        </w:object>
      </w:r>
      <w:r>
        <w:rPr>
          <w:rFonts w:ascii="Times New Roman" w:hAnsi="Times New Roman" w:eastAsia="仿宋" w:cs="Times New Roman"/>
          <w:sz w:val="24"/>
          <w:szCs w:val="24"/>
        </w:rPr>
        <w:t>至</w:t>
      </w:r>
      <w:r>
        <w:rPr>
          <w:rFonts w:ascii="Times New Roman" w:hAnsi="Times New Roman" w:eastAsia="仿宋" w:cs="Times New Roman"/>
          <w:position w:val="-6"/>
          <w:sz w:val="24"/>
          <w:szCs w:val="24"/>
        </w:rPr>
        <w:object>
          <v:shape id="_x0000_i1267" o:spt="75" type="#_x0000_t75" style="height:14.5pt;width:21.5pt;" o:ole="t" filled="f" o:preferrelative="t" stroked="f" coordsize="21600,21600">
            <v:path/>
            <v:fill on="f" focussize="0,0"/>
            <v:stroke on="f" joinstyle="miter"/>
            <v:imagedata r:id="rId423" o:title=""/>
            <o:lock v:ext="edit" aspectratio="t"/>
            <w10:wrap type="none"/>
            <w10:anchorlock/>
          </v:shape>
          <o:OLEObject Type="Embed" ProgID="Equation.DSMT4" ShapeID="_x0000_i1267" DrawAspect="Content" ObjectID="_1468075967" r:id="rId422">
            <o:LockedField>false</o:LockedField>
          </o:OLEObject>
        </w:object>
      </w:r>
      <w:r>
        <w:rPr>
          <w:rFonts w:ascii="Times New Roman" w:hAnsi="Times New Roman" w:eastAsia="仿宋" w:cs="Times New Roman"/>
          <w:sz w:val="24"/>
          <w:szCs w:val="24"/>
        </w:rPr>
        <w:t>. 求点</w:t>
      </w:r>
      <w:r>
        <w:rPr>
          <w:rFonts w:ascii="Times New Roman" w:hAnsi="Times New Roman" w:eastAsia="仿宋" w:cs="Times New Roman"/>
          <w:position w:val="-4"/>
          <w:sz w:val="24"/>
          <w:szCs w:val="24"/>
        </w:rPr>
        <w:object>
          <v:shape id="_x0000_i1268" o:spt="75" type="#_x0000_t75" style="height:12.9pt;width:15.05pt;" o:ole="t" filled="f" o:preferrelative="t" stroked="f" coordsize="21600,21600">
            <v:path/>
            <v:fill on="f" focussize="0,0"/>
            <v:stroke on="f" joinstyle="miter"/>
            <v:imagedata r:id="rId425" o:title=""/>
            <o:lock v:ext="edit" aspectratio="t"/>
            <w10:wrap type="none"/>
            <w10:anchorlock/>
          </v:shape>
          <o:OLEObject Type="Embed" ProgID="Equation.DSMT4" ShapeID="_x0000_i1268" DrawAspect="Content" ObjectID="_1468075968" r:id="rId424">
            <o:LockedField>false</o:LockedField>
          </o:OLEObject>
        </w:object>
      </w:r>
      <w:r>
        <w:rPr>
          <w:rFonts w:ascii="Times New Roman" w:hAnsi="Times New Roman" w:eastAsia="仿宋" w:cs="Times New Roman"/>
          <w:sz w:val="24"/>
          <w:szCs w:val="24"/>
        </w:rPr>
        <w:t xml:space="preserve">的坐标.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［分析］如图，由于点</w:t>
      </w:r>
      <w:r>
        <w:rPr>
          <w:rFonts w:ascii="Times New Roman" w:hAnsi="Times New Roman" w:eastAsia="仿宋" w:cs="Times New Roman"/>
          <w:position w:val="-4"/>
          <w:sz w:val="24"/>
          <w:szCs w:val="24"/>
        </w:rPr>
        <w:object>
          <v:shape id="_x0000_i1269" o:spt="75" type="#_x0000_t75" style="height:12.9pt;width:12.35pt;" o:ole="t" filled="f" o:preferrelative="t" stroked="f" coordsize="21600,21600">
            <v:path/>
            <v:fill on="f" focussize="0,0"/>
            <v:stroke on="f" joinstyle="miter"/>
            <v:imagedata r:id="rId413" o:title=""/>
            <o:lock v:ext="edit" aspectratio="t"/>
            <w10:wrap type="none"/>
            <w10:anchorlock/>
          </v:shape>
          <o:OLEObject Type="Embed" ProgID="Equation.DSMT4" ShapeID="_x0000_i1269" DrawAspect="Content" ObjectID="_1468075969" r:id="rId426">
            <o:LockedField>false</o:LockedField>
          </o:OLEObject>
        </w:object>
      </w:r>
      <w:r>
        <w:rPr>
          <w:rFonts w:ascii="Times New Roman" w:hAnsi="Times New Roman" w:eastAsia="仿宋" w:cs="Times New Roman"/>
          <w:sz w:val="24"/>
          <w:szCs w:val="24"/>
        </w:rPr>
        <w:t>和点</w:t>
      </w:r>
      <w:r>
        <w:rPr>
          <w:rFonts w:ascii="Times New Roman" w:hAnsi="Times New Roman" w:eastAsia="仿宋" w:cs="Times New Roman"/>
          <w:position w:val="-4"/>
          <w:sz w:val="24"/>
          <w:szCs w:val="24"/>
        </w:rPr>
        <w:object>
          <v:shape id="_x0000_i1270" o:spt="75" type="#_x0000_t75" style="height:12.9pt;width:15.05pt;" o:ole="t" filled="f" o:preferrelative="t" stroked="f" coordsize="21600,21600">
            <v:path/>
            <v:fill on="f" focussize="0,0"/>
            <v:stroke on="f" joinstyle="miter"/>
            <v:imagedata r:id="rId425" o:title=""/>
            <o:lock v:ext="edit" aspectratio="t"/>
            <w10:wrap type="none"/>
            <w10:anchorlock/>
          </v:shape>
          <o:OLEObject Type="Embed" ProgID="Equation.DSMT4" ShapeID="_x0000_i1270" DrawAspect="Content" ObjectID="_1468075970" r:id="rId427">
            <o:LockedField>false</o:LockedField>
          </o:OLEObject>
        </w:object>
      </w:r>
      <w:r>
        <w:rPr>
          <w:rFonts w:ascii="Times New Roman" w:hAnsi="Times New Roman" w:eastAsia="仿宋" w:cs="Times New Roman"/>
          <w:sz w:val="24"/>
          <w:szCs w:val="24"/>
        </w:rPr>
        <w:t xml:space="preserve">都落在单位圆上，我们可以用角的正弦和余弦表示这两个点的坐标.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 如图</w:t>
      </w:r>
      <w:r>
        <w:rPr>
          <w:rFonts w:hint="eastAsia" w:ascii="Times New Roman" w:hAnsi="Times New Roman" w:eastAsia="仿宋" w:cs="Times New Roman"/>
          <w:sz w:val="24"/>
          <w:szCs w:val="24"/>
        </w:rPr>
        <w:t>所示</w:t>
      </w:r>
      <w:r>
        <w:rPr>
          <w:rFonts w:ascii="Times New Roman" w:hAnsi="Times New Roman" w:eastAsia="仿宋" w:cs="Times New Roman"/>
          <w:sz w:val="24"/>
          <w:szCs w:val="24"/>
        </w:rPr>
        <w:t>，由</w:t>
      </w:r>
      <w:r>
        <w:rPr>
          <w:rFonts w:ascii="Times New Roman" w:hAnsi="Times New Roman" w:eastAsia="仿宋" w:cs="Times New Roman"/>
          <w:position w:val="-6"/>
          <w:sz w:val="24"/>
          <w:szCs w:val="24"/>
        </w:rPr>
        <w:object>
          <v:shape id="_x0000_i1271" o:spt="75" type="#_x0000_t75" style="height:14.5pt;width:66.1pt;" o:ole="t" filled="f" o:preferrelative="t" stroked="f" coordsize="21600,21600">
            <v:path/>
            <v:fill on="f" focussize="0,0"/>
            <v:stroke on="f" joinstyle="miter"/>
            <v:imagedata r:id="rId429" o:title=""/>
            <o:lock v:ext="edit" aspectratio="t"/>
            <w10:wrap type="none"/>
            <w10:anchorlock/>
          </v:shape>
          <o:OLEObject Type="Embed" ProgID="Equation.DSMT4" ShapeID="_x0000_i1271" DrawAspect="Content" ObjectID="_1468075971" r:id="rId428">
            <o:LockedField>false</o:LockedField>
          </o:OLEObject>
        </w:object>
      </w:r>
      <w:r>
        <w:rPr>
          <w:rFonts w:ascii="Times New Roman" w:hAnsi="Times New Roman" w:eastAsia="仿宋" w:cs="Times New Roman"/>
          <w:sz w:val="24"/>
          <w:szCs w:val="24"/>
        </w:rPr>
        <w:t>，在单位圆上</w:t>
      </w:r>
      <w:r>
        <w:rPr>
          <w:rFonts w:ascii="Times New Roman" w:hAnsi="Times New Roman" w:eastAsia="仿宋" w:cs="Times New Roman"/>
          <w:position w:val="-10"/>
          <w:sz w:val="24"/>
          <w:szCs w:val="24"/>
        </w:rPr>
        <w:object>
          <v:shape id="_x0000_i1272" o:spt="75" type="#_x0000_t75" style="height:16.1pt;width:75.2pt;" o:ole="t" filled="f" o:preferrelative="t" stroked="f" coordsize="21600,21600">
            <v:path/>
            <v:fill on="f" focussize="0,0"/>
            <v:stroke on="f" joinstyle="miter"/>
            <v:imagedata r:id="rId431" o:title=""/>
            <o:lock v:ext="edit" aspectratio="t"/>
            <w10:wrap type="none"/>
            <w10:anchorlock/>
          </v:shape>
          <o:OLEObject Type="Embed" ProgID="Equation.DSMT4" ShapeID="_x0000_i1272" DrawAspect="Content" ObjectID="_1468075972" r:id="rId430">
            <o:LockedField>false</o:LockedField>
          </o:OLEObject>
        </w:object>
      </w:r>
      <w:r>
        <w:rPr>
          <w:rFonts w:ascii="Times New Roman" w:hAnsi="Times New Roman" w:eastAsia="仿宋" w:cs="Times New Roman"/>
          <w:sz w:val="24"/>
          <w:szCs w:val="24"/>
        </w:rPr>
        <w:t>满足</w:t>
      </w:r>
      <w:r>
        <w:rPr>
          <w:rFonts w:ascii="Times New Roman" w:hAnsi="Times New Roman" w:eastAsia="仿宋" w:cs="Times New Roman"/>
          <w:position w:val="-24"/>
          <w:sz w:val="24"/>
          <w:szCs w:val="24"/>
        </w:rPr>
        <w:object>
          <v:shape id="_x0000_i1273" o:spt="75" type="#_x0000_t75" style="height:30.65pt;width:57.5pt;" o:ole="t" filled="f" o:preferrelative="t" stroked="f" coordsize="21600,21600">
            <v:path/>
            <v:fill on="f" focussize="0,0"/>
            <v:stroke on="f" joinstyle="miter"/>
            <v:imagedata r:id="rId433" o:title=""/>
            <o:lock v:ext="edit" aspectratio="t"/>
            <w10:wrap type="none"/>
            <w10:anchorlock/>
          </v:shape>
          <o:OLEObject Type="Embed" ProgID="Equation.DSMT4" ShapeID="_x0000_i1273" DrawAspect="Content" ObjectID="_1468075973" r:id="rId43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74" o:spt="75" type="#_x0000_t75" style="height:30.65pt;width:46.75pt;" o:ole="t" filled="f" o:preferrelative="t" stroked="f" coordsize="21600,21600">
            <v:path/>
            <v:fill on="f" focussize="0,0"/>
            <v:stroke on="f" joinstyle="miter"/>
            <v:imagedata r:id="rId435" o:title=""/>
            <o:lock v:ext="edit" aspectratio="t"/>
            <w10:wrap type="none"/>
            <w10:anchorlock/>
          </v:shape>
          <o:OLEObject Type="Embed" ProgID="Equation.DSMT4" ShapeID="_x0000_i1274" DrawAspect="Content" ObjectID="_1468075974" r:id="rId434">
            <o:LockedField>false</o:LockedField>
          </o:OLEObject>
        </w:object>
      </w:r>
      <w:r>
        <w:rPr>
          <w:rFonts w:ascii="Times New Roman" w:hAnsi="Times New Roman" w:eastAsia="仿宋" w:cs="Times New Roman"/>
          <w:sz w:val="24"/>
          <w:szCs w:val="24"/>
        </w:rPr>
        <w:t xml:space="preserve">. </w:t>
      </w:r>
    </w:p>
    <w:p>
      <w:pPr>
        <w:spacing w:line="312" w:lineRule="auto"/>
        <w:ind w:firstLine="420"/>
        <w:jc w:val="center"/>
        <w:rPr>
          <w:rFonts w:ascii="Times New Roman" w:hAnsi="Times New Roman" w:eastAsia="仿宋" w:cs="Times New Roman"/>
          <w:sz w:val="24"/>
          <w:szCs w:val="24"/>
        </w:rPr>
      </w:pPr>
      <w:r>
        <w:rPr>
          <w:rFonts w:ascii="Times New Roman" w:hAnsi="Times New Roman" w:eastAsia="仿宋" w:cs="Times New Roman"/>
        </w:rPr>
        <w:drawing>
          <wp:inline distT="0" distB="0" distL="0" distR="0">
            <wp:extent cx="1474470" cy="155384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36" cstate="print"/>
                    <a:stretch>
                      <a:fillRect/>
                    </a:stretch>
                  </pic:blipFill>
                  <pic:spPr>
                    <a:xfrm>
                      <a:off x="0" y="0"/>
                      <a:ext cx="1475695" cy="1555297"/>
                    </a:xfrm>
                    <a:prstGeom prst="rect">
                      <a:avLst/>
                    </a:prstGeom>
                  </pic:spPr>
                </pic:pic>
              </a:graphicData>
            </a:graphic>
          </wp:inline>
        </w:drawing>
      </w:r>
    </w:p>
    <w:p>
      <w:pPr>
        <w:spacing w:line="312" w:lineRule="auto"/>
        <w:ind w:firstLine="420"/>
        <w:jc w:val="center"/>
        <w:rPr>
          <w:rFonts w:ascii="Times New Roman" w:hAnsi="Times New Roman" w:eastAsia="仿宋" w:cs="Times New Roman"/>
          <w:sz w:val="24"/>
          <w:szCs w:val="24"/>
        </w:rPr>
      </w:pP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这样对点</w:t>
      </w:r>
      <w:r>
        <w:rPr>
          <w:rFonts w:ascii="Times New Roman" w:hAnsi="Times New Roman" w:eastAsia="仿宋" w:cs="Times New Roman"/>
          <w:position w:val="-10"/>
          <w:sz w:val="24"/>
          <w:szCs w:val="24"/>
        </w:rPr>
        <w:object>
          <v:shape id="_x0000_i1275" o:spt="75" type="#_x0000_t75" style="height:16.1pt;width:46.75pt;" o:ole="t" filled="f" o:preferrelative="t" stroked="f" coordsize="21600,21600">
            <v:path/>
            <v:fill on="f" focussize="0,0"/>
            <v:stroke on="f" joinstyle="miter"/>
            <v:imagedata r:id="rId438" o:title=""/>
            <o:lock v:ext="edit" aspectratio="t"/>
            <w10:wrap type="none"/>
            <w10:anchorlock/>
          </v:shape>
          <o:OLEObject Type="Embed" ProgID="Equation.DSMT4" ShapeID="_x0000_i1275" DrawAspect="Content" ObjectID="_1468075975" r:id="rId437">
            <o:LockedField>false</o:LockedField>
          </o:OLEObject>
        </w:object>
      </w:r>
      <w:r>
        <w:rPr>
          <w:rFonts w:ascii="Times New Roman" w:hAnsi="Times New Roman" w:eastAsia="仿宋" w:cs="Times New Roman"/>
          <w:sz w:val="24"/>
          <w:szCs w:val="24"/>
        </w:rPr>
        <w:t>，有</w:t>
      </w:r>
      <w:r>
        <w:rPr>
          <w:rFonts w:ascii="Times New Roman" w:hAnsi="Times New Roman" w:eastAsia="仿宋" w:cs="Times New Roman"/>
          <w:position w:val="-28"/>
          <w:sz w:val="24"/>
          <w:szCs w:val="24"/>
        </w:rPr>
        <w:object>
          <v:shape id="_x0000_i1276" o:spt="75" type="#_x0000_t75" style="height:33.85pt;width:153.65pt;" o:ole="t" filled="f" o:preferrelative="t" stroked="f" coordsize="21600,21600">
            <v:path/>
            <v:fill on="f" focussize="0,0"/>
            <v:stroke on="f" joinstyle="miter"/>
            <v:imagedata r:id="rId440" o:title=""/>
            <o:lock v:ext="edit" aspectratio="t"/>
            <w10:wrap type="none"/>
            <w10:anchorlock/>
          </v:shape>
          <o:OLEObject Type="Embed" ProgID="Equation.DSMT4" ShapeID="_x0000_i1276" DrawAspect="Content" ObjectID="_1468075976" r:id="rId43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277" o:spt="75" type="#_x0000_t75" style="height:33.85pt;width:146.15pt;" o:ole="t" filled="f" o:preferrelative="t" stroked="f" coordsize="21600,21600">
            <v:path/>
            <v:fill on="f" focussize="0,0"/>
            <v:stroke on="f" joinstyle="miter"/>
            <v:imagedata r:id="rId442" o:title=""/>
            <o:lock v:ext="edit" aspectratio="t"/>
            <w10:wrap type="none"/>
            <w10:anchorlock/>
          </v:shape>
          <o:OLEObject Type="Embed" ProgID="Equation.DSMT4" ShapeID="_x0000_i1277" DrawAspect="Content" ObjectID="_1468075977" r:id="rId441">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所以，点</w:t>
      </w:r>
      <w:r>
        <w:rPr>
          <w:rFonts w:ascii="Times New Roman" w:hAnsi="Times New Roman" w:eastAsia="仿宋" w:cs="Times New Roman"/>
          <w:position w:val="-4"/>
          <w:sz w:val="24"/>
          <w:szCs w:val="24"/>
        </w:rPr>
        <w:object>
          <v:shape id="_x0000_i1278" o:spt="75" type="#_x0000_t75" style="height:12.9pt;width:15.05pt;" o:ole="t" filled="f" o:preferrelative="t" stroked="f" coordsize="21600,21600">
            <v:path/>
            <v:fill on="f" focussize="0,0"/>
            <v:stroke on="f" joinstyle="miter"/>
            <v:imagedata r:id="rId444" o:title=""/>
            <o:lock v:ext="edit" aspectratio="t"/>
            <w10:wrap type="none"/>
            <w10:anchorlock/>
          </v:shape>
          <o:OLEObject Type="Embed" ProgID="Equation.DSMT4" ShapeID="_x0000_i1278" DrawAspect="Content" ObjectID="_1468075978" r:id="rId443">
            <o:LockedField>false</o:LockedField>
          </o:OLEObject>
        </w:object>
      </w:r>
      <w:r>
        <w:rPr>
          <w:rFonts w:ascii="Times New Roman" w:hAnsi="Times New Roman" w:eastAsia="仿宋" w:cs="Times New Roman"/>
          <w:sz w:val="24"/>
          <w:szCs w:val="24"/>
        </w:rPr>
        <w:t>的坐标为</w:t>
      </w:r>
      <w:r>
        <w:rPr>
          <w:rFonts w:ascii="Times New Roman" w:hAnsi="Times New Roman" w:eastAsia="仿宋" w:cs="Times New Roman"/>
          <w:position w:val="-28"/>
          <w:sz w:val="24"/>
          <w:szCs w:val="24"/>
        </w:rPr>
        <w:object>
          <v:shape id="_x0000_i1279" o:spt="75" type="#_x0000_t75" style="height:33.85pt;width:53.2pt;" o:ole="t" filled="f" o:preferrelative="t" stroked="f" coordsize="21600,21600">
            <v:path/>
            <v:fill on="f" focussize="0,0"/>
            <v:stroke on="f" joinstyle="miter"/>
            <v:imagedata r:id="rId446" o:title=""/>
            <o:lock v:ext="edit" aspectratio="t"/>
            <w10:wrap type="none"/>
            <w10:anchorlock/>
          </v:shape>
          <o:OLEObject Type="Embed" ProgID="Equation.DSMT4" ShapeID="_x0000_i1279" DrawAspect="Content" ObjectID="_1468075979" r:id="rId445">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[小结] 这是一个简单的旋转变换，在之后的学习中，我们将结合两角和与差的正弦、余弦公式进一步研究此问题.</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kern w:val="0"/>
          <w:sz w:val="24"/>
          <w:szCs w:val="24"/>
        </w:rPr>
        <w:t>[设计意图] 通过例1、例2熟悉使用诱导公式，体会“</w:t>
      </w:r>
      <w:r>
        <w:rPr>
          <w:rFonts w:ascii="Times New Roman" w:hAnsi="Times New Roman" w:eastAsia="仿宋" w:cs="Times New Roman"/>
          <w:sz w:val="24"/>
          <w:szCs w:val="24"/>
        </w:rPr>
        <w:t>奇变偶不变，符号看象限</w:t>
      </w:r>
      <w:r>
        <w:rPr>
          <w:rFonts w:ascii="Times New Roman" w:hAnsi="Times New Roman" w:eastAsia="仿宋" w:cs="Times New Roman"/>
          <w:kern w:val="0"/>
          <w:sz w:val="24"/>
          <w:szCs w:val="24"/>
        </w:rPr>
        <w:t>”的含义并加以运用. 例3刻画了简单的旋转变换</w:t>
      </w:r>
      <w:r>
        <w:rPr>
          <w:rFonts w:ascii="Times New Roman" w:hAnsi="Times New Roman" w:eastAsia="仿宋" w:cs="Times New Roman"/>
          <w:sz w:val="24"/>
          <w:szCs w:val="24"/>
        </w:rPr>
        <w:t>，</w:t>
      </w:r>
      <w:r>
        <w:rPr>
          <w:rFonts w:ascii="Times New Roman" w:hAnsi="Times New Roman" w:eastAsia="仿宋" w:cs="Times New Roman"/>
          <w:kern w:val="0"/>
          <w:sz w:val="24"/>
          <w:szCs w:val="24"/>
        </w:rPr>
        <w:t>锻炼学生综合运用正弦、余弦的定义和诱导公式的能力，体会数学转化的思想，发展逻辑推理的素养.</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（环节四）课堂练习 迁移应用</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课堂练习：</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 证明：</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28"/>
          <w:sz w:val="24"/>
          <w:szCs w:val="24"/>
        </w:rPr>
        <w:object>
          <v:shape id="_x0000_i1280" o:spt="75" type="#_x0000_t75" style="height:33.85pt;width:108.55pt;" o:ole="t" filled="f" o:preferrelative="t" stroked="f" coordsize="21600,21600">
            <v:path/>
            <v:fill on="f" focussize="0,0"/>
            <v:stroke on="f" joinstyle="miter"/>
            <v:imagedata r:id="rId448" o:title=""/>
            <o:lock v:ext="edit" aspectratio="t"/>
            <w10:wrap type="none"/>
            <w10:anchorlock/>
          </v:shape>
          <o:OLEObject Type="Embed" ProgID="Equation.3" ShapeID="_x0000_i1280" DrawAspect="Content" ObjectID="_1468075980" r:id="rId447">
            <o:LockedField>false</o:LockedField>
          </o:OLEObject>
        </w:object>
      </w:r>
      <w:r>
        <w:rPr>
          <w:rFonts w:ascii="Times New Roman" w:hAnsi="Times New Roman" w:eastAsia="仿宋" w:cs="Times New Roman"/>
          <w:sz w:val="24"/>
          <w:szCs w:val="24"/>
        </w:rPr>
        <w:t>；     （2）</w:t>
      </w:r>
      <w:r>
        <w:rPr>
          <w:rFonts w:ascii="Times New Roman" w:hAnsi="Times New Roman" w:eastAsia="仿宋" w:cs="Times New Roman"/>
          <w:position w:val="-28"/>
          <w:sz w:val="24"/>
          <w:szCs w:val="24"/>
        </w:rPr>
        <w:object>
          <v:shape id="_x0000_i1281" o:spt="75" type="#_x0000_t75" style="height:33.85pt;width:108.55pt;" o:ole="t" filled="f" o:preferrelative="t" stroked="f" coordsize="21600,21600">
            <v:path/>
            <v:fill on="f" focussize="0,0"/>
            <v:stroke on="f" joinstyle="miter"/>
            <v:imagedata r:id="rId450" o:title=""/>
            <o:lock v:ext="edit" aspectratio="t"/>
            <w10:wrap type="none"/>
            <w10:anchorlock/>
          </v:shape>
          <o:OLEObject Type="Embed" ProgID="Equation.3" ShapeID="_x0000_i1281" DrawAspect="Content" ObjectID="_1468075981" r:id="rId449">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28"/>
          <w:sz w:val="24"/>
          <w:szCs w:val="24"/>
        </w:rPr>
        <w:object>
          <v:shape id="_x0000_i1282" o:spt="75" type="#_x0000_t75" style="height:33.85pt;width:99.95pt;" o:ole="t" filled="f" o:preferrelative="t" stroked="f" coordsize="21600,21600">
            <v:path/>
            <v:fill on="f" focussize="0,0"/>
            <v:stroke on="f" joinstyle="miter"/>
            <v:imagedata r:id="rId452" o:title=""/>
            <o:lock v:ext="edit" aspectratio="t"/>
            <w10:wrap type="none"/>
            <w10:anchorlock/>
          </v:shape>
          <o:OLEObject Type="Embed" ProgID="Equation.3" ShapeID="_x0000_i1282" DrawAspect="Content" ObjectID="_1468075982" r:id="rId451">
            <o:LockedField>false</o:LockedField>
          </o:OLEObject>
        </w:object>
      </w:r>
      <w:r>
        <w:rPr>
          <w:rFonts w:ascii="Times New Roman" w:hAnsi="Times New Roman" w:eastAsia="仿宋" w:cs="Times New Roman"/>
          <w:sz w:val="24"/>
          <w:szCs w:val="24"/>
        </w:rPr>
        <w:t>；      （4）</w:t>
      </w:r>
      <w:r>
        <w:rPr>
          <w:rFonts w:ascii="Times New Roman" w:hAnsi="Times New Roman" w:eastAsia="仿宋" w:cs="Times New Roman"/>
          <w:position w:val="-28"/>
          <w:sz w:val="24"/>
          <w:szCs w:val="24"/>
        </w:rPr>
        <w:object>
          <v:shape id="_x0000_i1283" o:spt="75" type="#_x0000_t75" style="height:33.85pt;width:99.95pt;" o:ole="t" filled="f" o:preferrelative="t" stroked="f" coordsize="21600,21600">
            <v:path/>
            <v:fill on="f" focussize="0,0"/>
            <v:stroke on="f" joinstyle="miter"/>
            <v:imagedata r:id="rId454" o:title=""/>
            <o:lock v:ext="edit" aspectratio="t"/>
            <w10:wrap type="none"/>
            <w10:anchorlock/>
          </v:shape>
          <o:OLEObject Type="Embed" ProgID="Equation.3" ShapeID="_x0000_i1283" DrawAspect="Content" ObjectID="_1468075983" r:id="rId453">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 化简：</w:t>
      </w:r>
      <w:r>
        <w:rPr>
          <w:rFonts w:ascii="Times New Roman" w:hAnsi="Times New Roman" w:eastAsia="仿宋" w:cs="Times New Roman"/>
          <w:position w:val="-60"/>
          <w:sz w:val="24"/>
          <w:szCs w:val="24"/>
        </w:rPr>
        <w:object>
          <v:shape id="_x0000_i1284" o:spt="75" type="#_x0000_t75" style="height:66.1pt;width:174.65pt;" o:ole="t" filled="f" o:preferrelative="t" stroked="f" coordsize="21600,21600">
            <v:path/>
            <v:fill on="f" focussize="0,0"/>
            <v:stroke on="f" joinstyle="miter"/>
            <v:imagedata r:id="rId456" o:title=""/>
            <o:lock v:ext="edit" aspectratio="t"/>
            <w10:wrap type="none"/>
            <w10:anchorlock/>
          </v:shape>
          <o:OLEObject Type="Embed" ProgID="Equation.3" ShapeID="_x0000_i1284" DrawAspect="Content" ObjectID="_1468075984" r:id="rId455">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 已知点</w:t>
      </w:r>
      <w:r>
        <w:rPr>
          <w:rFonts w:ascii="Times New Roman" w:hAnsi="Times New Roman" w:eastAsia="仿宋" w:cs="Times New Roman"/>
          <w:position w:val="-4"/>
          <w:sz w:val="24"/>
          <w:szCs w:val="24"/>
        </w:rPr>
        <w:object>
          <v:shape id="_x0000_i1285" o:spt="75" type="#_x0000_t75" style="height:12.9pt;width:12.35pt;" o:ole="t" filled="f" o:preferrelative="t" stroked="f" coordsize="21600,21600">
            <v:path/>
            <v:fill on="f" focussize="0,0"/>
            <v:stroke on="f" joinstyle="miter"/>
            <v:imagedata r:id="rId458" o:title=""/>
            <o:lock v:ext="edit" aspectratio="t"/>
            <w10:wrap type="none"/>
            <w10:anchorlock/>
          </v:shape>
          <o:OLEObject Type="Embed" ProgID="Equation.3" ShapeID="_x0000_i1285" DrawAspect="Content" ObjectID="_1468075985" r:id="rId457">
            <o:LockedField>false</o:LockedField>
          </o:OLEObject>
        </w:object>
      </w:r>
      <w:r>
        <w:rPr>
          <w:rFonts w:ascii="Times New Roman" w:hAnsi="Times New Roman" w:eastAsia="仿宋" w:cs="Times New Roman"/>
          <w:sz w:val="24"/>
          <w:szCs w:val="24"/>
        </w:rPr>
        <w:t>的坐标为</w:t>
      </w:r>
      <w:r>
        <w:rPr>
          <w:rFonts w:ascii="Times New Roman" w:hAnsi="Times New Roman" w:eastAsia="仿宋" w:cs="Times New Roman"/>
          <w:position w:val="-10"/>
          <w:sz w:val="24"/>
          <w:szCs w:val="24"/>
        </w:rPr>
        <w:object>
          <v:shape id="_x0000_i1286" o:spt="75" type="#_x0000_t75" style="height:17.2pt;width:25.25pt;" o:ole="t" filled="f" o:preferrelative="t" stroked="f" coordsize="21600,21600">
            <v:path/>
            <v:fill on="f" focussize="0,0"/>
            <v:stroke on="f" joinstyle="miter"/>
            <v:imagedata r:id="rId460" o:title=""/>
            <o:lock v:ext="edit" aspectratio="t"/>
            <w10:wrap type="none"/>
            <w10:anchorlock/>
          </v:shape>
          <o:OLEObject Type="Embed" ProgID="Equation.3" ShapeID="_x0000_i1286" DrawAspect="Content" ObjectID="_1468075986" r:id="rId459">
            <o:LockedField>false</o:LockedField>
          </o:OLEObject>
        </w:object>
      </w:r>
      <w:r>
        <w:rPr>
          <w:rFonts w:ascii="Times New Roman" w:hAnsi="Times New Roman" w:eastAsia="仿宋" w:cs="Times New Roman"/>
          <w:sz w:val="24"/>
          <w:szCs w:val="24"/>
        </w:rPr>
        <w:t>，将</w:t>
      </w:r>
      <w:r>
        <w:rPr>
          <w:rFonts w:ascii="Times New Roman" w:hAnsi="Times New Roman" w:eastAsia="仿宋" w:cs="Times New Roman"/>
          <w:position w:val="-6"/>
          <w:sz w:val="24"/>
          <w:szCs w:val="24"/>
        </w:rPr>
        <w:object>
          <v:shape id="_x0000_i1287" o:spt="75" type="#_x0000_t75" style="height:14.5pt;width:18.8pt;" o:ole="t" filled="f" o:preferrelative="t" stroked="f" coordsize="21600,21600">
            <v:path/>
            <v:fill on="f" focussize="0,0"/>
            <v:stroke on="f" joinstyle="miter"/>
            <v:imagedata r:id="rId462" o:title=""/>
            <o:lock v:ext="edit" aspectratio="t"/>
            <w10:wrap type="none"/>
            <w10:anchorlock/>
          </v:shape>
          <o:OLEObject Type="Embed" ProgID="Equation.3" ShapeID="_x0000_i1287" DrawAspect="Content" ObjectID="_1468075987" r:id="rId461">
            <o:LockedField>false</o:LockedField>
          </o:OLEObject>
        </w:object>
      </w:r>
      <w:r>
        <w:rPr>
          <w:rFonts w:ascii="Times New Roman" w:hAnsi="Times New Roman" w:eastAsia="仿宋" w:cs="Times New Roman"/>
          <w:sz w:val="24"/>
          <w:szCs w:val="24"/>
        </w:rPr>
        <w:t>绕坐标原点</w:t>
      </w:r>
      <w:r>
        <w:rPr>
          <w:rFonts w:ascii="Times New Roman" w:hAnsi="Times New Roman" w:eastAsia="仿宋" w:cs="Times New Roman"/>
          <w:position w:val="-6"/>
          <w:sz w:val="24"/>
          <w:szCs w:val="24"/>
        </w:rPr>
        <w:object>
          <v:shape id="_x0000_i1288" o:spt="75" type="#_x0000_t75" style="height:14.5pt;width:12.35pt;" o:ole="t" filled="f" o:preferrelative="t" stroked="f" coordsize="21600,21600">
            <v:path/>
            <v:fill on="f" focussize="0,0"/>
            <v:stroke on="f" joinstyle="miter"/>
            <v:imagedata r:id="rId464" o:title=""/>
            <o:lock v:ext="edit" aspectratio="t"/>
            <w10:wrap type="none"/>
            <w10:anchorlock/>
          </v:shape>
          <o:OLEObject Type="Embed" ProgID="Equation.3" ShapeID="_x0000_i1288" DrawAspect="Content" ObjectID="_1468075988" r:id="rId463">
            <o:LockedField>false</o:LockedField>
          </o:OLEObject>
        </w:object>
      </w:r>
      <w:r>
        <w:rPr>
          <w:rFonts w:ascii="Times New Roman" w:hAnsi="Times New Roman" w:eastAsia="仿宋" w:cs="Times New Roman"/>
          <w:sz w:val="24"/>
          <w:szCs w:val="24"/>
        </w:rPr>
        <w:t>顺时针旋转</w:t>
      </w:r>
      <w:r>
        <w:rPr>
          <w:rFonts w:ascii="Times New Roman" w:hAnsi="Times New Roman" w:eastAsia="仿宋" w:cs="Times New Roman"/>
          <w:position w:val="-24"/>
          <w:sz w:val="24"/>
          <w:szCs w:val="24"/>
        </w:rPr>
        <w:object>
          <v:shape id="_x0000_i1289" o:spt="75" type="#_x0000_t75" style="height:31.15pt;width:12.35pt;" o:ole="t" filled="f" o:preferrelative="t" stroked="f" coordsize="21600,21600">
            <v:path/>
            <v:fill on="f" focussize="0,0"/>
            <v:stroke on="f" joinstyle="miter"/>
            <v:imagedata r:id="rId466" o:title=""/>
            <o:lock v:ext="edit" aspectratio="t"/>
            <w10:wrap type="none"/>
            <w10:anchorlock/>
          </v:shape>
          <o:OLEObject Type="Embed" ProgID="Equation.3" ShapeID="_x0000_i1289" DrawAspect="Content" ObjectID="_1468075989" r:id="rId465">
            <o:LockedField>false</o:LockedField>
          </o:OLEObject>
        </w:object>
      </w:r>
      <w:r>
        <w:rPr>
          <w:rFonts w:ascii="Times New Roman" w:hAnsi="Times New Roman" w:eastAsia="仿宋" w:cs="Times New Roman"/>
          <w:sz w:val="24"/>
          <w:szCs w:val="24"/>
        </w:rPr>
        <w:t>至</w:t>
      </w:r>
      <w:r>
        <w:rPr>
          <w:rFonts w:ascii="Times New Roman" w:hAnsi="Times New Roman" w:eastAsia="仿宋" w:cs="Times New Roman"/>
          <w:position w:val="-6"/>
          <w:sz w:val="24"/>
          <w:szCs w:val="24"/>
        </w:rPr>
        <w:object>
          <v:shape id="_x0000_i1290" o:spt="75" type="#_x0000_t75" style="height:14.5pt;width:21.5pt;" o:ole="t" filled="f" o:preferrelative="t" stroked="f" coordsize="21600,21600">
            <v:path/>
            <v:fill on="f" focussize="0,0"/>
            <v:stroke on="f" joinstyle="miter"/>
            <v:imagedata r:id="rId468" o:title=""/>
            <o:lock v:ext="edit" aspectratio="t"/>
            <w10:wrap type="none"/>
            <w10:anchorlock/>
          </v:shape>
          <o:OLEObject Type="Embed" ProgID="Equation.3" ShapeID="_x0000_i1290" DrawAspect="Content" ObjectID="_1468075990" r:id="rId467">
            <o:LockedField>false</o:LockedField>
          </o:OLEObject>
        </w:object>
      </w:r>
      <w:r>
        <w:rPr>
          <w:rFonts w:ascii="Times New Roman" w:hAnsi="Times New Roman" w:eastAsia="仿宋" w:cs="Times New Roman"/>
          <w:sz w:val="24"/>
          <w:szCs w:val="24"/>
        </w:rPr>
        <w:t>. 求点</w:t>
      </w:r>
      <w:r>
        <w:rPr>
          <w:rFonts w:ascii="Times New Roman" w:hAnsi="Times New Roman" w:eastAsia="仿宋" w:cs="Times New Roman"/>
          <w:position w:val="-4"/>
          <w:sz w:val="24"/>
          <w:szCs w:val="24"/>
        </w:rPr>
        <w:object>
          <v:shape id="_x0000_i1291" o:spt="75" type="#_x0000_t75" style="height:12.9pt;width:14.5pt;" o:ole="t" filled="f" o:preferrelative="t" stroked="f" coordsize="21600,21600">
            <v:path/>
            <v:fill on="f" focussize="0,0"/>
            <v:stroke on="f" joinstyle="miter"/>
            <v:imagedata r:id="rId470" o:title=""/>
            <o:lock v:ext="edit" aspectratio="t"/>
            <w10:wrap type="none"/>
            <w10:anchorlock/>
          </v:shape>
          <o:OLEObject Type="Embed" ProgID="Equation.3" ShapeID="_x0000_i1291" DrawAspect="Content" ObjectID="_1468075991" r:id="rId469">
            <o:LockedField>false</o:LockedField>
          </o:OLEObject>
        </w:object>
      </w:r>
      <w:r>
        <w:rPr>
          <w:rFonts w:ascii="Times New Roman" w:hAnsi="Times New Roman" w:eastAsia="仿宋" w:cs="Times New Roman"/>
          <w:sz w:val="24"/>
          <w:szCs w:val="24"/>
        </w:rPr>
        <w:t>的坐标.</w:t>
      </w:r>
    </w:p>
    <w:p>
      <w:pPr>
        <w:adjustRightInd w:val="0"/>
        <w:snapToGrid w:val="0"/>
        <w:spacing w:line="312" w:lineRule="auto"/>
        <w:ind w:firstLine="480" w:firstLineChars="200"/>
        <w:rPr>
          <w:rFonts w:ascii="Times New Roman" w:hAnsi="Times New Roman" w:eastAsia="仿宋" w:cs="Times New Roman"/>
          <w:kern w:val="0"/>
          <w:sz w:val="24"/>
          <w:szCs w:val="24"/>
        </w:rPr>
      </w:pP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课堂练习答案：</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 证明：</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28"/>
          <w:sz w:val="24"/>
          <w:szCs w:val="24"/>
        </w:rPr>
        <w:object>
          <v:shape id="_x0000_i1292" o:spt="75" type="#_x0000_t75" style="height:33.85pt;width:249.85pt;" o:ole="t" filled="f" o:preferrelative="t" stroked="f" coordsize="21600,21600">
            <v:path/>
            <v:fill on="f" focussize="0,0"/>
            <v:stroke on="f" joinstyle="miter"/>
            <v:imagedata r:id="rId472" o:title=""/>
            <o:lock v:ext="edit" aspectratio="t"/>
            <w10:wrap type="none"/>
            <w10:anchorlock/>
          </v:shape>
          <o:OLEObject Type="Embed" ProgID="Equation.3" ShapeID="_x0000_i1292" DrawAspect="Content" ObjectID="_1468075992" r:id="rId471">
            <o:LockedField>false</o:LockedField>
          </o:OLEObject>
        </w:object>
      </w:r>
      <w:r>
        <w:rPr>
          <w:rFonts w:ascii="Times New Roman" w:hAnsi="Times New Roman" w:eastAsia="仿宋" w:cs="Times New Roman"/>
          <w:sz w:val="24"/>
          <w:szCs w:val="24"/>
        </w:rPr>
        <w:t xml:space="preserve">.     </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28"/>
          <w:sz w:val="24"/>
          <w:szCs w:val="24"/>
        </w:rPr>
        <w:object>
          <v:shape id="_x0000_i1293" o:spt="75" type="#_x0000_t75" style="height:33.85pt;width:258.45pt;" o:ole="t" filled="f" o:preferrelative="t" stroked="f" coordsize="21600,21600">
            <v:path/>
            <v:fill on="f" focussize="0,0"/>
            <v:stroke on="f" joinstyle="miter"/>
            <v:imagedata r:id="rId474" o:title=""/>
            <o:lock v:ext="edit" aspectratio="t"/>
            <w10:wrap type="none"/>
            <w10:anchorlock/>
          </v:shape>
          <o:OLEObject Type="Embed" ProgID="Equation.3" ShapeID="_x0000_i1293" DrawAspect="Content" ObjectID="_1468075993" r:id="rId473">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28"/>
          <w:sz w:val="24"/>
          <w:szCs w:val="24"/>
        </w:rPr>
        <w:object>
          <v:shape id="_x0000_i1294" o:spt="75" type="#_x0000_t75" style="height:33.85pt;width:249.85pt;" o:ole="t" filled="f" o:preferrelative="t" stroked="f" coordsize="21600,21600">
            <v:path/>
            <v:fill on="f" focussize="0,0"/>
            <v:stroke on="f" joinstyle="miter"/>
            <v:imagedata r:id="rId476" o:title=""/>
            <o:lock v:ext="edit" aspectratio="t"/>
            <w10:wrap type="none"/>
            <w10:anchorlock/>
          </v:shape>
          <o:OLEObject Type="Embed" ProgID="Equation.3" ShapeID="_x0000_i1294" DrawAspect="Content" ObjectID="_1468075994" r:id="rId475">
            <o:LockedField>false</o:LockedField>
          </o:OLEObject>
        </w:object>
      </w:r>
      <w:r>
        <w:rPr>
          <w:rFonts w:ascii="Times New Roman" w:hAnsi="Times New Roman" w:eastAsia="仿宋" w:cs="Times New Roman"/>
          <w:sz w:val="24"/>
          <w:szCs w:val="24"/>
        </w:rPr>
        <w:t xml:space="preserve">.      </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Times New Roman" w:eastAsia="仿宋" w:cs="Times New Roman"/>
          <w:position w:val="-28"/>
          <w:sz w:val="24"/>
          <w:szCs w:val="24"/>
        </w:rPr>
        <w:object>
          <v:shape id="_x0000_i1295" o:spt="75" type="#_x0000_t75" style="height:33.85pt;width:249.85pt;" o:ole="t" filled="f" o:preferrelative="t" stroked="f" coordsize="21600,21600">
            <v:path/>
            <v:fill on="f" focussize="0,0"/>
            <v:stroke on="f" joinstyle="miter"/>
            <v:imagedata r:id="rId478" o:title=""/>
            <o:lock v:ext="edit" aspectratio="t"/>
            <w10:wrap type="none"/>
            <w10:anchorlock/>
          </v:shape>
          <o:OLEObject Type="Embed" ProgID="Equation.3" ShapeID="_x0000_i1295" DrawAspect="Content" ObjectID="_1468075995" r:id="rId477">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2. </w:t>
      </w:r>
      <w:r>
        <w:rPr>
          <w:rFonts w:ascii="Times New Roman" w:hAnsi="Times New Roman" w:eastAsia="仿宋" w:cs="Times New Roman"/>
          <w:position w:val="-6"/>
          <w:sz w:val="24"/>
          <w:szCs w:val="24"/>
        </w:rPr>
        <w:object>
          <v:shape id="_x0000_i1296" o:spt="75" type="#_x0000_t75" style="height:10.75pt;width:29pt;" o:ole="t" filled="f" o:preferrelative="t" stroked="f" coordsize="21600,21600">
            <v:path/>
            <v:fill on="f" focussize="0,0"/>
            <v:stroke on="f" joinstyle="miter"/>
            <v:imagedata r:id="rId480" o:title=""/>
            <o:lock v:ext="edit" aspectratio="t"/>
            <w10:wrap type="none"/>
            <w10:anchorlock/>
          </v:shape>
          <o:OLEObject Type="Embed" ProgID="Equation.3" ShapeID="_x0000_i1296" DrawAspect="Content" ObjectID="_1468075996" r:id="rId479">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 设点</w:t>
      </w:r>
      <w:r>
        <w:rPr>
          <w:rFonts w:ascii="Times New Roman" w:hAnsi="Times New Roman" w:eastAsia="仿宋" w:cs="Times New Roman"/>
          <w:position w:val="-10"/>
          <w:sz w:val="24"/>
          <w:szCs w:val="24"/>
        </w:rPr>
        <w:object>
          <v:shape id="_x0000_i1297" o:spt="75" type="#_x0000_t75" style="height:17.2pt;width:33.3pt;" o:ole="t" filled="f" o:preferrelative="t" stroked="f" coordsize="21600,21600">
            <v:path/>
            <v:fill on="f" focussize="0,0"/>
            <v:stroke on="f" joinstyle="miter"/>
            <v:imagedata r:id="rId482" o:title=""/>
            <o:lock v:ext="edit" aspectratio="t"/>
            <w10:wrap type="none"/>
            <w10:anchorlock/>
          </v:shape>
          <o:OLEObject Type="Embed" ProgID="Equation.3" ShapeID="_x0000_i1297" DrawAspect="Content" ObjectID="_1468075997" r:id="rId481">
            <o:LockedField>false</o:LockedField>
          </o:OLEObject>
        </w:object>
      </w:r>
      <w:r>
        <w:rPr>
          <w:rFonts w:ascii="Times New Roman" w:hAnsi="Times New Roman" w:eastAsia="仿宋" w:cs="Times New Roman"/>
          <w:sz w:val="24"/>
          <w:szCs w:val="24"/>
        </w:rPr>
        <w:t>位于角</w:t>
      </w:r>
      <w:r>
        <w:rPr>
          <w:rFonts w:ascii="Times New Roman" w:hAnsi="Times New Roman" w:eastAsia="仿宋" w:cs="Times New Roman"/>
          <w:position w:val="-6"/>
          <w:sz w:val="24"/>
          <w:szCs w:val="24"/>
        </w:rPr>
        <w:object>
          <v:shape id="_x0000_i1298" o:spt="75" type="#_x0000_t75" style="height:14.5pt;width:9.65pt;" o:ole="t" filled="f" o:preferrelative="t" stroked="f" coordsize="21600,21600">
            <v:path/>
            <v:fill on="f" focussize="0,0"/>
            <v:stroke on="f" joinstyle="miter"/>
            <v:imagedata r:id="rId484" o:title=""/>
            <o:lock v:ext="edit" aspectratio="t"/>
            <w10:wrap type="none"/>
            <w10:anchorlock/>
          </v:shape>
          <o:OLEObject Type="Embed" ProgID="Equation.3" ShapeID="_x0000_i1298" DrawAspect="Content" ObjectID="_1468075998" r:id="rId483">
            <o:LockedField>false</o:LockedField>
          </o:OLEObject>
        </w:object>
      </w:r>
      <w:r>
        <w:rPr>
          <w:rFonts w:ascii="Times New Roman" w:hAnsi="Times New Roman" w:eastAsia="仿宋" w:cs="Times New Roman"/>
          <w:sz w:val="24"/>
          <w:szCs w:val="24"/>
        </w:rPr>
        <w:t>的终边上，则</w:t>
      </w:r>
      <w:r>
        <w:rPr>
          <w:rFonts w:ascii="Times New Roman" w:hAnsi="Times New Roman" w:eastAsia="仿宋" w:cs="Times New Roman"/>
          <w:position w:val="-24"/>
          <w:sz w:val="24"/>
          <w:szCs w:val="24"/>
        </w:rPr>
        <w:object>
          <v:shape id="_x0000_i1299" o:spt="75" type="#_x0000_t75" style="height:31.15pt;width:45.65pt;" o:ole="t" filled="f" o:preferrelative="t" stroked="f" coordsize="21600,21600">
            <v:path/>
            <v:fill on="f" focussize="0,0"/>
            <v:stroke on="f" joinstyle="miter"/>
            <v:imagedata r:id="rId486" o:title=""/>
            <o:lock v:ext="edit" aspectratio="t"/>
            <w10:wrap type="none"/>
            <w10:anchorlock/>
          </v:shape>
          <o:OLEObject Type="Embed" ProgID="Equation.3" ShapeID="_x0000_i1299" DrawAspect="Content" ObjectID="_1468075999" r:id="rId48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300" o:spt="75" type="#_x0000_t75" style="height:31.15pt;width:46.75pt;" o:ole="t" filled="f" o:preferrelative="t" stroked="f" coordsize="21600,21600">
            <v:path/>
            <v:fill on="f" focussize="0,0"/>
            <v:stroke on="f" joinstyle="miter"/>
            <v:imagedata r:id="rId488" o:title=""/>
            <o:lock v:ext="edit" aspectratio="t"/>
            <w10:wrap type="none"/>
            <w10:anchorlock/>
          </v:shape>
          <o:OLEObject Type="Embed" ProgID="Equation.3" ShapeID="_x0000_i1300" DrawAspect="Content" ObjectID="_1468076000" r:id="rId487">
            <o:LockedField>false</o:LockedField>
          </o:OLEObject>
        </w:object>
      </w:r>
      <w:r>
        <w:rPr>
          <w:rFonts w:ascii="Times New Roman" w:hAnsi="Times New Roman" w:eastAsia="仿宋" w:cs="Times New Roman"/>
          <w:sz w:val="24"/>
          <w:szCs w:val="24"/>
        </w:rPr>
        <w:t>. 点</w:t>
      </w:r>
      <w:r>
        <w:rPr>
          <w:rFonts w:ascii="Times New Roman" w:hAnsi="Times New Roman" w:eastAsia="仿宋" w:cs="Times New Roman"/>
          <w:position w:val="-10"/>
          <w:sz w:val="24"/>
          <w:szCs w:val="24"/>
        </w:rPr>
        <w:object>
          <v:shape id="_x0000_i1301" o:spt="75" type="#_x0000_t75" style="height:15.6pt;width:40.3pt;" o:ole="t" filled="f" o:preferrelative="t" stroked="f" coordsize="21600,21600">
            <v:path/>
            <v:fill on="f" focussize="0,0"/>
            <v:stroke on="f" joinstyle="miter"/>
            <v:imagedata r:id="rId490" o:title=""/>
            <o:lock v:ext="edit" aspectratio="t"/>
            <w10:wrap type="none"/>
            <w10:anchorlock/>
          </v:shape>
          <o:OLEObject Type="Embed" ProgID="Equation.3" ShapeID="_x0000_i1301" DrawAspect="Content" ObjectID="_1468076001" r:id="rId489">
            <o:LockedField>false</o:LockedField>
          </o:OLEObject>
        </w:object>
      </w:r>
      <w:r>
        <w:rPr>
          <w:rFonts w:ascii="Times New Roman" w:hAnsi="Times New Roman" w:eastAsia="仿宋" w:cs="Times New Roman"/>
          <w:sz w:val="24"/>
          <w:szCs w:val="24"/>
        </w:rPr>
        <w:t>位于角</w:t>
      </w:r>
      <w:r>
        <w:rPr>
          <w:rFonts w:ascii="Times New Roman" w:hAnsi="Times New Roman" w:eastAsia="仿宋" w:cs="Times New Roman"/>
          <w:position w:val="-24"/>
          <w:sz w:val="24"/>
          <w:szCs w:val="24"/>
        </w:rPr>
        <w:object>
          <v:shape id="_x0000_i1302" o:spt="75" type="#_x0000_t75" style="height:31.15pt;width:29.55pt;" o:ole="t" filled="f" o:preferrelative="t" stroked="f" coordsize="21600,21600">
            <v:path/>
            <v:fill on="f" focussize="0,0"/>
            <v:stroke on="f" joinstyle="miter"/>
            <v:imagedata r:id="rId492" o:title=""/>
            <o:lock v:ext="edit" aspectratio="t"/>
            <w10:wrap type="none"/>
            <w10:anchorlock/>
          </v:shape>
          <o:OLEObject Type="Embed" ProgID="Equation.3" ShapeID="_x0000_i1302" DrawAspect="Content" ObjectID="_1468076002" r:id="rId491">
            <o:LockedField>false</o:LockedField>
          </o:OLEObject>
        </w:object>
      </w:r>
      <w:r>
        <w:rPr>
          <w:rFonts w:ascii="Times New Roman" w:hAnsi="Times New Roman" w:eastAsia="仿宋" w:cs="Times New Roman"/>
          <w:sz w:val="24"/>
          <w:szCs w:val="24"/>
        </w:rPr>
        <w:t>的终边上，且</w:t>
      </w:r>
      <w:r>
        <w:rPr>
          <w:rFonts w:ascii="Times New Roman" w:hAnsi="Times New Roman" w:eastAsia="仿宋" w:cs="Times New Roman"/>
          <w:position w:val="-6"/>
          <w:sz w:val="24"/>
          <w:szCs w:val="24"/>
        </w:rPr>
        <w:object>
          <v:shape id="_x0000_i1303" o:spt="75" type="#_x0000_t75" style="height:14.5pt;width:67.7pt;" o:ole="t" filled="f" o:preferrelative="t" stroked="f" coordsize="21600,21600">
            <v:path/>
            <v:fill on="f" focussize="0,0"/>
            <v:stroke on="f" joinstyle="miter"/>
            <v:imagedata r:id="rId494" o:title=""/>
            <o:lock v:ext="edit" aspectratio="t"/>
            <w10:wrap type="none"/>
            <w10:anchorlock/>
          </v:shape>
          <o:OLEObject Type="Embed" ProgID="Equation.3" ShapeID="_x0000_i1303" DrawAspect="Content" ObjectID="_1468076003" r:id="rId49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304" o:spt="75" type="#_x0000_t75" style="height:33.85pt;width:76.3pt;" o:ole="t" filled="f" o:preferrelative="t" stroked="f" coordsize="21600,21600">
            <v:path/>
            <v:fill on="f" focussize="0,0"/>
            <v:stroke on="f" joinstyle="miter"/>
            <v:imagedata r:id="rId496" o:title=""/>
            <o:lock v:ext="edit" aspectratio="t"/>
            <w10:wrap type="none"/>
            <w10:anchorlock/>
          </v:shape>
          <o:OLEObject Type="Embed" ProgID="Equation.3" ShapeID="_x0000_i1304" DrawAspect="Content" ObjectID="_1468076004" r:id="rId49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305" o:spt="75" type="#_x0000_t75" style="height:33.85pt;width:76.3pt;" o:ole="t" filled="f" o:preferrelative="t" stroked="f" coordsize="21600,21600">
            <v:path/>
            <v:fill on="f" focussize="0,0"/>
            <v:stroke on="f" joinstyle="miter"/>
            <v:imagedata r:id="rId498" o:title=""/>
            <o:lock v:ext="edit" aspectratio="t"/>
            <w10:wrap type="none"/>
            <w10:anchorlock/>
          </v:shape>
          <o:OLEObject Type="Embed" ProgID="Equation.3" ShapeID="_x0000_i1305" DrawAspect="Content" ObjectID="_1468076005" r:id="rId497">
            <o:LockedField>false</o:LockedField>
          </o:OLEObject>
        </w:object>
      </w:r>
      <w:r>
        <w:rPr>
          <w:rFonts w:ascii="Times New Roman" w:hAnsi="Times New Roman" w:eastAsia="仿宋" w:cs="Times New Roman"/>
          <w:sz w:val="24"/>
          <w:szCs w:val="24"/>
        </w:rPr>
        <w:t>，从而有</w:t>
      </w:r>
      <w:r>
        <w:rPr>
          <w:rFonts w:ascii="Times New Roman" w:hAnsi="Times New Roman" w:eastAsia="仿宋" w:cs="Times New Roman"/>
          <w:position w:val="-28"/>
          <w:sz w:val="24"/>
          <w:szCs w:val="24"/>
        </w:rPr>
        <w:object>
          <v:shape id="_x0000_i1306" o:spt="75" type="#_x0000_t75" style="height:33.85pt;width:140.8pt;" o:ole="t" filled="f" o:preferrelative="t" stroked="f" coordsize="21600,21600">
            <v:path/>
            <v:fill on="f" focussize="0,0"/>
            <v:stroke on="f" joinstyle="miter"/>
            <v:imagedata r:id="rId500" o:title=""/>
            <o:lock v:ext="edit" aspectratio="t"/>
            <w10:wrap type="none"/>
            <w10:anchorlock/>
          </v:shape>
          <o:OLEObject Type="Embed" ProgID="Equation.3" ShapeID="_x0000_i1306" DrawAspect="Content" ObjectID="_1468076006" r:id="rId49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307" o:spt="75" type="#_x0000_t75" style="height:33.85pt;width:154.75pt;" o:ole="t" filled="f" o:preferrelative="t" stroked="f" coordsize="21600,21600">
            <v:path/>
            <v:fill on="f" focussize="0,0"/>
            <v:stroke on="f" joinstyle="miter"/>
            <v:imagedata r:id="rId502" o:title=""/>
            <o:lock v:ext="edit" aspectratio="t"/>
            <w10:wrap type="none"/>
            <w10:anchorlock/>
          </v:shape>
          <o:OLEObject Type="Embed" ProgID="Equation.3" ShapeID="_x0000_i1307" DrawAspect="Content" ObjectID="_1468076007" r:id="rId501">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所以，点</w:t>
      </w:r>
      <w:r>
        <w:rPr>
          <w:rFonts w:ascii="Times New Roman" w:hAnsi="Times New Roman" w:eastAsia="仿宋" w:cs="Times New Roman"/>
          <w:position w:val="-4"/>
          <w:sz w:val="24"/>
          <w:szCs w:val="24"/>
        </w:rPr>
        <w:object>
          <v:shape id="_x0000_i1308" o:spt="75" type="#_x0000_t75" style="height:12.9pt;width:14.5pt;" o:ole="t" filled="f" o:preferrelative="t" stroked="f" coordsize="21600,21600">
            <v:path/>
            <v:fill on="f" focussize="0,0"/>
            <v:stroke on="f" joinstyle="miter"/>
            <v:imagedata r:id="rId504" o:title=""/>
            <o:lock v:ext="edit" aspectratio="t"/>
            <w10:wrap type="none"/>
            <w10:anchorlock/>
          </v:shape>
          <o:OLEObject Type="Embed" ProgID="Equation.3" ShapeID="_x0000_i1308" DrawAspect="Content" ObjectID="_1468076008" r:id="rId503">
            <o:LockedField>false</o:LockedField>
          </o:OLEObject>
        </w:object>
      </w:r>
      <w:r>
        <w:rPr>
          <w:rFonts w:ascii="Times New Roman" w:hAnsi="Times New Roman" w:eastAsia="仿宋" w:cs="Times New Roman"/>
          <w:sz w:val="24"/>
          <w:szCs w:val="24"/>
        </w:rPr>
        <w:t>的坐标为</w:t>
      </w:r>
      <w:r>
        <w:rPr>
          <w:rFonts w:ascii="Times New Roman" w:hAnsi="Times New Roman" w:eastAsia="仿宋" w:cs="Times New Roman"/>
          <w:position w:val="-10"/>
          <w:sz w:val="24"/>
          <w:szCs w:val="24"/>
        </w:rPr>
        <w:object>
          <v:shape id="_x0000_i1309" o:spt="75" type="#_x0000_t75" style="height:17.2pt;width:31.7pt;" o:ole="t" filled="f" o:preferrelative="t" stroked="f" coordsize="21600,21600">
            <v:path/>
            <v:fill on="f" focussize="0,0"/>
            <v:stroke on="f" joinstyle="miter"/>
            <v:imagedata r:id="rId506" o:title=""/>
            <o:lock v:ext="edit" aspectratio="t"/>
            <w10:wrap type="none"/>
            <w10:anchorlock/>
          </v:shape>
          <o:OLEObject Type="Embed" ProgID="Equation.3" ShapeID="_x0000_i1309" DrawAspect="Content" ObjectID="_1468076009" r:id="rId505">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kern w:val="0"/>
          <w:sz w:val="24"/>
          <w:szCs w:val="24"/>
        </w:rPr>
      </w:pPr>
      <w:r>
        <w:rPr>
          <w:rFonts w:ascii="Times New Roman" w:hAnsi="Times New Roman" w:eastAsia="仿宋" w:cs="Times New Roman"/>
          <w:kern w:val="0"/>
          <w:sz w:val="24"/>
          <w:szCs w:val="24"/>
        </w:rPr>
        <w:t>[设计意图] 通过课堂练习，巩固本节课所学的知识和方法，掌握利用诱导公式解决三角求值、化简、证明等问题的基本方法和技巧，</w:t>
      </w:r>
      <w:r>
        <w:rPr>
          <w:rFonts w:hint="eastAsia" w:ascii="Times New Roman" w:hAnsi="Times New Roman" w:eastAsia="仿宋" w:cs="Times New Roman"/>
          <w:kern w:val="0"/>
          <w:sz w:val="24"/>
          <w:szCs w:val="24"/>
        </w:rPr>
        <w:t>发展</w:t>
      </w:r>
      <w:r>
        <w:rPr>
          <w:rFonts w:ascii="Times New Roman" w:hAnsi="Times New Roman" w:eastAsia="仿宋" w:cs="Times New Roman"/>
          <w:kern w:val="0"/>
          <w:sz w:val="24"/>
          <w:szCs w:val="24"/>
        </w:rPr>
        <w:t>逻辑推理、数学运算素养.</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（环节五）课堂小结 布置作业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课堂小结</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回顾本节课的内容，我们运用了从特殊到一般的思想得到了角</w:t>
      </w:r>
      <w:r>
        <w:rPr>
          <w:rFonts w:ascii="Times New Roman" w:hAnsi="Times New Roman" w:eastAsia="仿宋" w:cs="Times New Roman"/>
          <w:position w:val="-6"/>
          <w:sz w:val="24"/>
          <w:szCs w:val="24"/>
        </w:rPr>
        <w:object>
          <v:shape id="_x0000_i1310" o:spt="75" type="#_x0000_t75" style="height:11.8pt;width:12.35pt;" o:ole="t" filled="f" o:preferrelative="t" stroked="f" coordsize="21600,21600">
            <v:path/>
            <v:fill on="f" focussize="0,0"/>
            <v:stroke on="f" joinstyle="miter"/>
            <v:imagedata r:id="rId508" o:title=""/>
            <o:lock v:ext="edit" aspectratio="t"/>
            <w10:wrap type="none"/>
            <w10:anchorlock/>
          </v:shape>
          <o:OLEObject Type="Embed" ProgID="Equation.DSMT4" ShapeID="_x0000_i1310" DrawAspect="Content" ObjectID="_1468076010" r:id="rId507">
            <o:LockedField>false</o:LockedField>
          </o:OLEObject>
        </w:object>
      </w:r>
      <w:r>
        <w:rPr>
          <w:rFonts w:ascii="Times New Roman" w:hAnsi="Times New Roman" w:eastAsia="仿宋" w:cs="Times New Roman"/>
          <w:sz w:val="24"/>
          <w:szCs w:val="24"/>
        </w:rPr>
        <w:t>的终边与角</w:t>
      </w:r>
      <w:r>
        <w:rPr>
          <w:rFonts w:ascii="Times New Roman" w:hAnsi="Times New Roman" w:eastAsia="仿宋" w:cs="Times New Roman"/>
          <w:position w:val="-10"/>
          <w:sz w:val="24"/>
          <w:szCs w:val="24"/>
        </w:rPr>
        <w:object>
          <v:shape id="_x0000_i1311" o:spt="75" type="#_x0000_t75" style="height:15.6pt;width:12.35pt;" o:ole="t" filled="f" o:preferrelative="t" stroked="f" coordsize="21600,21600">
            <v:path/>
            <v:fill on="f" focussize="0,0"/>
            <v:stroke on="f" joinstyle="miter"/>
            <v:imagedata r:id="rId510" o:title=""/>
            <o:lock v:ext="edit" aspectratio="t"/>
            <w10:wrap type="none"/>
            <w10:anchorlock/>
          </v:shape>
          <o:OLEObject Type="Embed" ProgID="Equation.DSMT4" ShapeID="_x0000_i1311" DrawAspect="Content" ObjectID="_1468076011" r:id="rId509">
            <o:LockedField>false</o:LockedField>
          </o:OLEObject>
        </w:object>
      </w:r>
      <w:r>
        <w:rPr>
          <w:rFonts w:ascii="Times New Roman" w:hAnsi="Times New Roman" w:eastAsia="仿宋" w:cs="Times New Roman"/>
          <w:sz w:val="24"/>
          <w:szCs w:val="24"/>
        </w:rPr>
        <w:t>的终边关于角</w:t>
      </w:r>
      <w:r>
        <w:rPr>
          <w:rFonts w:ascii="Times New Roman" w:hAnsi="Times New Roman" w:eastAsia="仿宋" w:cs="Times New Roman"/>
          <w:position w:val="-24"/>
          <w:sz w:val="24"/>
          <w:szCs w:val="24"/>
        </w:rPr>
        <w:object>
          <v:shape id="_x0000_i1312" o:spt="75" type="#_x0000_t75" style="height:30.65pt;width:33.3pt;" o:ole="t" filled="f" o:preferrelative="t" stroked="f" coordsize="21600,21600">
            <v:path/>
            <v:fill on="f" focussize="0,0"/>
            <v:stroke on="f" joinstyle="miter"/>
            <v:imagedata r:id="rId512" o:title=""/>
            <o:lock v:ext="edit" aspectratio="t"/>
            <w10:wrap type="none"/>
            <w10:anchorlock/>
          </v:shape>
          <o:OLEObject Type="Embed" ProgID="Equation.DSMT4" ShapeID="_x0000_i1312" DrawAspect="Content" ObjectID="_1468076012" r:id="rId511">
            <o:LockedField>false</o:LockedField>
          </o:OLEObject>
        </w:object>
      </w:r>
      <w:r>
        <w:rPr>
          <w:rFonts w:ascii="Times New Roman" w:hAnsi="Times New Roman" w:eastAsia="仿宋" w:cs="Times New Roman"/>
          <w:sz w:val="24"/>
          <w:szCs w:val="24"/>
        </w:rPr>
        <w:t>的终边所在直线对称这一结论，并利用该结论，得到了角</w:t>
      </w:r>
      <w:r>
        <w:rPr>
          <w:rFonts w:ascii="Times New Roman" w:hAnsi="Times New Roman" w:eastAsia="仿宋" w:cs="Times New Roman"/>
          <w:position w:val="-24"/>
          <w:sz w:val="24"/>
          <w:szCs w:val="24"/>
        </w:rPr>
        <w:object>
          <v:shape id="_x0000_i1313" o:spt="75" type="#_x0000_t75" style="height:30.65pt;width:31.15pt;" o:ole="t" filled="f" o:preferrelative="t" stroked="f" coordsize="21600,21600">
            <v:path/>
            <v:fill on="f" focussize="0,0"/>
            <v:stroke on="f" joinstyle="miter"/>
            <v:imagedata r:id="rId514" o:title=""/>
            <o:lock v:ext="edit" aspectratio="t"/>
            <w10:wrap type="none"/>
            <w10:anchorlock/>
          </v:shape>
          <o:OLEObject Type="Embed" ProgID="Equation.DSMT4" ShapeID="_x0000_i1313" DrawAspect="Content" ObjectID="_1468076013" r:id="rId513">
            <o:LockedField>false</o:LockedField>
          </o:OLEObject>
        </w:object>
      </w:r>
      <w:r>
        <w:rPr>
          <w:rFonts w:ascii="Times New Roman" w:hAnsi="Times New Roman" w:eastAsia="仿宋" w:cs="Times New Roman"/>
          <w:sz w:val="24"/>
          <w:szCs w:val="24"/>
        </w:rPr>
        <w:t>的终边与角</w:t>
      </w:r>
      <w:r>
        <w:rPr>
          <w:rFonts w:ascii="Times New Roman" w:hAnsi="Times New Roman" w:eastAsia="仿宋" w:cs="Times New Roman"/>
          <w:position w:val="-6"/>
          <w:sz w:val="24"/>
          <w:szCs w:val="24"/>
        </w:rPr>
        <w:object>
          <v:shape id="_x0000_i1314" o:spt="75" type="#_x0000_t75" style="height:11.8pt;width:12.35pt;" o:ole="t" filled="f" o:preferrelative="t" stroked="f" coordsize="21600,21600">
            <v:path/>
            <v:fill on="f" focussize="0,0"/>
            <v:stroke on="f" joinstyle="miter"/>
            <v:imagedata r:id="rId516" o:title=""/>
            <o:lock v:ext="edit" aspectratio="t"/>
            <w10:wrap type="none"/>
            <w10:anchorlock/>
          </v:shape>
          <o:OLEObject Type="Embed" ProgID="Equation.DSMT4" ShapeID="_x0000_i1314" DrawAspect="Content" ObjectID="_1468076014" r:id="rId515">
            <o:LockedField>false</o:LockedField>
          </o:OLEObject>
        </w:object>
      </w:r>
      <w:r>
        <w:rPr>
          <w:rFonts w:ascii="Times New Roman" w:hAnsi="Times New Roman" w:eastAsia="仿宋" w:cs="Times New Roman"/>
          <w:sz w:val="24"/>
          <w:szCs w:val="24"/>
        </w:rPr>
        <w:t>的终边关于直线</w:t>
      </w:r>
      <w:r>
        <w:rPr>
          <w:rFonts w:ascii="Times New Roman" w:hAnsi="Times New Roman" w:eastAsia="仿宋" w:cs="Times New Roman"/>
          <w:position w:val="-10"/>
          <w:sz w:val="24"/>
          <w:szCs w:val="24"/>
        </w:rPr>
        <w:object>
          <v:shape id="_x0000_i1315" o:spt="75" type="#_x0000_t75" style="height:12.9pt;width:30.65pt;" o:ole="t" filled="f" o:preferrelative="t" stroked="f" coordsize="21600,21600">
            <v:path/>
            <v:fill on="f" focussize="0,0"/>
            <v:stroke on="f" joinstyle="miter"/>
            <v:imagedata r:id="rId518" o:title=""/>
            <o:lock v:ext="edit" aspectratio="t"/>
            <w10:wrap type="none"/>
            <w10:anchorlock/>
          </v:shape>
          <o:OLEObject Type="Embed" ProgID="Equation.DSMT4" ShapeID="_x0000_i1315" DrawAspect="Content" ObjectID="_1468076015" r:id="rId517">
            <o:LockedField>false</o:LockedField>
          </o:OLEObject>
        </w:object>
      </w:r>
      <w:r>
        <w:rPr>
          <w:rFonts w:ascii="Times New Roman" w:hAnsi="Times New Roman" w:eastAsia="仿宋" w:cs="Times New Roman"/>
          <w:sz w:val="24"/>
          <w:szCs w:val="24"/>
        </w:rPr>
        <w:t>对称，发展了逻辑推理素养；然后结合单位圆及对称性得到了角</w:t>
      </w:r>
      <w:r>
        <w:rPr>
          <w:rFonts w:ascii="Times New Roman" w:hAnsi="Times New Roman" w:eastAsia="仿宋" w:cs="Times New Roman"/>
          <w:position w:val="-24"/>
          <w:sz w:val="24"/>
          <w:szCs w:val="24"/>
        </w:rPr>
        <w:object>
          <v:shape id="_x0000_i1316" o:spt="75" type="#_x0000_t75" style="height:30.65pt;width:31.15pt;" o:ole="t" filled="f" o:preferrelative="t" stroked="f" coordsize="21600,21600">
            <v:path/>
            <v:fill on="f" focussize="0,0"/>
            <v:stroke on="f" joinstyle="miter"/>
            <v:imagedata r:id="rId514" o:title=""/>
            <o:lock v:ext="edit" aspectratio="t"/>
            <w10:wrap type="none"/>
            <w10:anchorlock/>
          </v:shape>
          <o:OLEObject Type="Embed" ProgID="Equation.DSMT4" ShapeID="_x0000_i1316" DrawAspect="Content" ObjectID="_1468076016" r:id="rId519">
            <o:LockedField>false</o:LockedField>
          </o:OLEObject>
        </w:object>
      </w:r>
      <w:r>
        <w:rPr>
          <w:rFonts w:ascii="Times New Roman" w:hAnsi="Times New Roman" w:eastAsia="仿宋" w:cs="Times New Roman"/>
          <w:sz w:val="24"/>
          <w:szCs w:val="24"/>
        </w:rPr>
        <w:t>与角</w:t>
      </w:r>
      <w:r>
        <w:rPr>
          <w:rFonts w:ascii="Times New Roman" w:hAnsi="Times New Roman" w:eastAsia="仿宋" w:cs="Times New Roman"/>
          <w:position w:val="-6"/>
          <w:sz w:val="24"/>
          <w:szCs w:val="24"/>
        </w:rPr>
        <w:object>
          <v:shape id="_x0000_i1317" o:spt="75" type="#_x0000_t75" style="height:11.8pt;width:12.35pt;" o:ole="t" filled="f" o:preferrelative="t" stroked="f" coordsize="21600,21600">
            <v:path/>
            <v:fill on="f" focussize="0,0"/>
            <v:stroke on="f" joinstyle="miter"/>
            <v:imagedata r:id="rId516" o:title=""/>
            <o:lock v:ext="edit" aspectratio="t"/>
            <w10:wrap type="none"/>
            <w10:anchorlock/>
          </v:shape>
          <o:OLEObject Type="Embed" ProgID="Equation.DSMT4" ShapeID="_x0000_i1317" DrawAspect="Content" ObjectID="_1468076017" r:id="rId520">
            <o:LockedField>false</o:LockedField>
          </o:OLEObject>
        </w:object>
      </w:r>
      <w:r>
        <w:rPr>
          <w:rFonts w:ascii="Times New Roman" w:hAnsi="Times New Roman" w:eastAsia="仿宋" w:cs="Times New Roman"/>
          <w:sz w:val="24"/>
          <w:szCs w:val="24"/>
        </w:rPr>
        <w:t xml:space="preserve">的正弦、余弦、正切及余切值的关系，发展了直观想象素养. 观察本节课与上节课所学的诱导公式，将所呈现的规律总结为如下口诀：奇变偶不变，符号看象限. 希望同学们能够灵活使用公式. 同时希望同学们关注单位圆在三角学习中的作用，在之后的学习中，我们将继续应用这一重要工具研究三角问题.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知识：诱导公式.</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思想方法：从特殊到一般，数形结合.</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核心素养：逻辑推理，直观想象.</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i/>
          <w:sz w:val="24"/>
          <w:szCs w:val="24"/>
        </w:rPr>
        <w:t xml:space="preserve">. </w:t>
      </w:r>
      <w:r>
        <w:rPr>
          <w:rFonts w:ascii="Times New Roman" w:hAnsi="Times New Roman" w:eastAsia="仿宋" w:cs="Times New Roman"/>
          <w:sz w:val="24"/>
          <w:szCs w:val="24"/>
        </w:rPr>
        <w:t>化简下列各式：</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10"/>
          <w:sz w:val="24"/>
          <w:szCs w:val="24"/>
        </w:rPr>
        <w:object>
          <v:shape id="_x0000_i1318" o:spt="75" type="#_x0000_t75" style="height:16.1pt;width:255.75pt;" o:ole="t" filled="f" o:preferrelative="t" stroked="f" coordsize="21600,21600">
            <v:path/>
            <v:fill on="f" focussize="0,0"/>
            <v:stroke on="f" joinstyle="miter"/>
            <v:imagedata r:id="rId522" o:title=""/>
            <o:lock v:ext="edit" aspectratio="t"/>
            <w10:wrap type="none"/>
            <w10:anchorlock/>
          </v:shape>
          <o:OLEObject Type="Embed" ProgID="Equation.DSMT4" ShapeID="_x0000_i1318" DrawAspect="Content" ObjectID="_1468076018" r:id="rId521">
            <o:LockedField>false</o:LockedField>
          </o:OLEObject>
        </w:object>
      </w:r>
      <w:r>
        <w:rPr>
          <w:rFonts w:ascii="Times New Roman" w:hAnsi="Times New Roman" w:eastAsia="仿宋" w:cs="Times New Roman"/>
          <w:sz w:val="24"/>
          <w:szCs w:val="24"/>
        </w:rPr>
        <w:t>；</w:t>
      </w:r>
    </w:p>
    <w:p>
      <w:pPr>
        <w:spacing w:line="312"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60"/>
          <w:sz w:val="24"/>
          <w:szCs w:val="24"/>
        </w:rPr>
        <w:object>
          <v:shape id="_x0000_i1319" o:spt="75" type="#_x0000_t75" style="height:66.1pt;width:179.45pt;" o:ole="t" filled="f" o:preferrelative="t" stroked="f" coordsize="21600,21600">
            <v:path/>
            <v:fill on="f" focussize="0,0"/>
            <v:stroke on="f" joinstyle="miter"/>
            <v:imagedata r:id="rId524" o:title=""/>
            <o:lock v:ext="edit" aspectratio="t"/>
            <w10:wrap type="none"/>
            <w10:anchorlock/>
          </v:shape>
          <o:OLEObject Type="Embed" ProgID="Equation.DSMT4" ShapeID="_x0000_i1319" DrawAspect="Content" ObjectID="_1468076019" r:id="rId523">
            <o:LockedField>false</o:LockedField>
          </o:OLEObject>
        </w:object>
      </w:r>
      <w:r>
        <w:rPr>
          <w:rFonts w:ascii="Times New Roman" w:hAnsi="Times New Roman" w:eastAsia="仿宋" w:cs="Times New Roman"/>
          <w:sz w:val="24"/>
          <w:szCs w:val="24"/>
        </w:rPr>
        <w:t>；</w:t>
      </w:r>
    </w:p>
    <w:p>
      <w:pPr>
        <w:spacing w:line="312"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28"/>
          <w:sz w:val="24"/>
          <w:szCs w:val="24"/>
        </w:rPr>
        <w:object>
          <v:shape id="_x0000_i1320" o:spt="75" type="#_x0000_t75" style="height:33.3pt;width:110.7pt;" o:ole="t" filled="f" o:preferrelative="t" stroked="f" coordsize="21600,21600">
            <v:path/>
            <v:fill on="f" focussize="0,0"/>
            <v:stroke on="f" joinstyle="miter"/>
            <v:imagedata r:id="rId526" o:title=""/>
            <o:lock v:ext="edit" aspectratio="t"/>
            <w10:wrap type="none"/>
            <w10:anchorlock/>
          </v:shape>
          <o:OLEObject Type="Embed" ProgID="Equation.DSMT4" ShapeID="_x0000_i1320" DrawAspect="Content" ObjectID="_1468076020" r:id="rId525">
            <o:LockedField>false</o:LockedField>
          </o:OLEObject>
        </w:object>
      </w:r>
      <w:r>
        <w:rPr>
          <w:rFonts w:ascii="Times New Roman" w:hAnsi="Times New Roman" w:eastAsia="仿宋" w:cs="Times New Roman"/>
          <w:sz w:val="24"/>
          <w:szCs w:val="24"/>
        </w:rPr>
        <w:t>；</w:t>
      </w:r>
    </w:p>
    <w:p>
      <w:pPr>
        <w:spacing w:line="312"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Times New Roman" w:eastAsia="仿宋" w:cs="Times New Roman"/>
          <w:position w:val="-28"/>
          <w:sz w:val="24"/>
          <w:szCs w:val="24"/>
        </w:rPr>
        <w:object>
          <v:shape id="_x0000_i1321" o:spt="75" type="#_x0000_t75" style="height:33.3pt;width:149.9pt;" o:ole="t" filled="f" o:preferrelative="t" stroked="f" coordsize="21600,21600">
            <v:path/>
            <v:fill on="f" focussize="0,0"/>
            <v:stroke on="f" joinstyle="miter"/>
            <v:imagedata r:id="rId528" o:title=""/>
            <o:lock v:ext="edit" aspectratio="t"/>
            <w10:wrap type="none"/>
            <w10:anchorlock/>
          </v:shape>
          <o:OLEObject Type="Embed" ProgID="Equation.DSMT4" ShapeID="_x0000_i1321" DrawAspect="Content" ObjectID="_1468076021" r:id="rId527">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i/>
          <w:sz w:val="24"/>
          <w:szCs w:val="24"/>
        </w:rPr>
        <w:t xml:space="preserve">. </w:t>
      </w:r>
      <w:r>
        <w:rPr>
          <w:rFonts w:ascii="Times New Roman" w:hAnsi="Times New Roman" w:eastAsia="仿宋" w:cs="Times New Roman"/>
          <w:sz w:val="24"/>
          <w:szCs w:val="24"/>
        </w:rPr>
        <w:t>已知点</w:t>
      </w:r>
      <w:r>
        <w:rPr>
          <w:rFonts w:ascii="Times New Roman" w:hAnsi="Times New Roman" w:eastAsia="仿宋" w:cs="Times New Roman"/>
          <w:position w:val="-4"/>
          <w:sz w:val="24"/>
          <w:szCs w:val="24"/>
        </w:rPr>
        <w:object>
          <v:shape id="_x0000_i1322" o:spt="75" type="#_x0000_t75" style="height:12.9pt;width:12.35pt;" o:ole="t" filled="f" o:preferrelative="t" stroked="f" coordsize="21600,21600">
            <v:path/>
            <v:fill on="f" focussize="0,0"/>
            <v:stroke on="f" joinstyle="miter"/>
            <v:imagedata r:id="rId530" o:title=""/>
            <o:lock v:ext="edit" aspectratio="t"/>
            <w10:wrap type="none"/>
            <w10:anchorlock/>
          </v:shape>
          <o:OLEObject Type="Embed" ProgID="Equation.DSMT4" ShapeID="_x0000_i1322" DrawAspect="Content" ObjectID="_1468076022" r:id="rId529">
            <o:LockedField>false</o:LockedField>
          </o:OLEObject>
        </w:object>
      </w:r>
      <w:r>
        <w:rPr>
          <w:rFonts w:ascii="Times New Roman" w:hAnsi="Times New Roman" w:eastAsia="仿宋" w:cs="Times New Roman"/>
          <w:sz w:val="24"/>
          <w:szCs w:val="24"/>
        </w:rPr>
        <w:t>的坐标为</w:t>
      </w:r>
      <w:r>
        <w:rPr>
          <w:rFonts w:ascii="Times New Roman" w:hAnsi="Times New Roman" w:eastAsia="仿宋" w:cs="Times New Roman"/>
          <w:position w:val="-10"/>
          <w:sz w:val="24"/>
          <w:szCs w:val="24"/>
        </w:rPr>
        <w:object>
          <v:shape id="_x0000_i1323" o:spt="75" type="#_x0000_t75" style="height:16.1pt;width:24.2pt;" o:ole="t" filled="f" o:preferrelative="t" stroked="f" coordsize="21600,21600">
            <v:path/>
            <v:fill on="f" focussize="0,0"/>
            <v:stroke on="f" joinstyle="miter"/>
            <v:imagedata r:id="rId532" o:title=""/>
            <o:lock v:ext="edit" aspectratio="t"/>
            <w10:wrap type="none"/>
            <w10:anchorlock/>
          </v:shape>
          <o:OLEObject Type="Embed" ProgID="Equation.DSMT4" ShapeID="_x0000_i1323" DrawAspect="Content" ObjectID="_1468076023" r:id="rId531">
            <o:LockedField>false</o:LockedField>
          </o:OLEObject>
        </w:object>
      </w:r>
      <w:r>
        <w:rPr>
          <w:rFonts w:ascii="Times New Roman" w:hAnsi="Times New Roman" w:eastAsia="仿宋" w:cs="Times New Roman"/>
          <w:sz w:val="24"/>
          <w:szCs w:val="24"/>
        </w:rPr>
        <w:t>，将</w:t>
      </w:r>
      <w:r>
        <w:rPr>
          <w:rFonts w:ascii="Times New Roman" w:hAnsi="Times New Roman" w:eastAsia="仿宋" w:cs="Times New Roman"/>
          <w:position w:val="-6"/>
          <w:sz w:val="24"/>
          <w:szCs w:val="24"/>
        </w:rPr>
        <w:object>
          <v:shape id="_x0000_i1324" o:spt="75" type="#_x0000_t75" style="height:14.5pt;width:18.8pt;" o:ole="t" filled="f" o:preferrelative="t" stroked="f" coordsize="21600,21600">
            <v:path/>
            <v:fill on="f" focussize="0,0"/>
            <v:stroke on="f" joinstyle="miter"/>
            <v:imagedata r:id="rId534" o:title=""/>
            <o:lock v:ext="edit" aspectratio="t"/>
            <w10:wrap type="none"/>
            <w10:anchorlock/>
          </v:shape>
          <o:OLEObject Type="Embed" ProgID="Equation.DSMT4" ShapeID="_x0000_i1324" DrawAspect="Content" ObjectID="_1468076024" r:id="rId533">
            <o:LockedField>false</o:LockedField>
          </o:OLEObject>
        </w:object>
      </w:r>
      <w:r>
        <w:rPr>
          <w:rFonts w:ascii="Times New Roman" w:hAnsi="Times New Roman" w:eastAsia="仿宋" w:cs="Times New Roman"/>
          <w:sz w:val="24"/>
          <w:szCs w:val="24"/>
        </w:rPr>
        <w:t>绕坐标原点</w:t>
      </w:r>
      <w:r>
        <w:rPr>
          <w:rFonts w:ascii="Times New Roman" w:hAnsi="Times New Roman" w:eastAsia="仿宋" w:cs="Times New Roman"/>
          <w:position w:val="-6"/>
          <w:sz w:val="24"/>
          <w:szCs w:val="24"/>
        </w:rPr>
        <w:object>
          <v:shape id="_x0000_i1325" o:spt="75" type="#_x0000_t75" style="height:14.5pt;width:12.35pt;" o:ole="t" filled="f" o:preferrelative="t" stroked="f" coordsize="21600,21600">
            <v:path/>
            <v:fill on="f" focussize="0,0"/>
            <v:stroke on="f" joinstyle="miter"/>
            <v:imagedata r:id="rId536" o:title=""/>
            <o:lock v:ext="edit" aspectratio="t"/>
            <w10:wrap type="none"/>
            <w10:anchorlock/>
          </v:shape>
          <o:OLEObject Type="Embed" ProgID="Equation.DSMT4" ShapeID="_x0000_i1325" DrawAspect="Content" ObjectID="_1468076025" r:id="rId535">
            <o:LockedField>false</o:LockedField>
          </o:OLEObject>
        </w:object>
      </w:r>
      <w:r>
        <w:rPr>
          <w:rFonts w:ascii="Times New Roman" w:hAnsi="Times New Roman" w:eastAsia="仿宋" w:cs="Times New Roman"/>
          <w:sz w:val="24"/>
          <w:szCs w:val="24"/>
        </w:rPr>
        <w:t>逆时针旋转</w:t>
      </w:r>
      <w:r>
        <w:rPr>
          <w:rFonts w:ascii="Times New Roman" w:hAnsi="Times New Roman" w:eastAsia="仿宋" w:cs="Times New Roman"/>
          <w:position w:val="-24"/>
          <w:sz w:val="24"/>
          <w:szCs w:val="24"/>
        </w:rPr>
        <w:object>
          <v:shape id="_x0000_i1326" o:spt="75" type="#_x0000_t75" style="height:31.15pt;width:18.25pt;" o:ole="t" filled="f" o:preferrelative="t" stroked="f" coordsize="21600,21600">
            <v:path/>
            <v:fill on="f" focussize="0,0"/>
            <v:stroke on="f" joinstyle="miter"/>
            <v:imagedata r:id="rId538" o:title=""/>
            <o:lock v:ext="edit" aspectratio="t"/>
            <w10:wrap type="none"/>
            <w10:anchorlock/>
          </v:shape>
          <o:OLEObject Type="Embed" ProgID="Equation.DSMT4" ShapeID="_x0000_i1326" DrawAspect="Content" ObjectID="_1468076026" r:id="rId537">
            <o:LockedField>false</o:LockedField>
          </o:OLEObject>
        </w:object>
      </w:r>
      <w:r>
        <w:rPr>
          <w:rFonts w:ascii="Times New Roman" w:hAnsi="Times New Roman" w:eastAsia="仿宋" w:cs="Times New Roman"/>
          <w:sz w:val="24"/>
          <w:szCs w:val="24"/>
        </w:rPr>
        <w:t>至</w:t>
      </w:r>
      <w:r>
        <w:rPr>
          <w:rFonts w:ascii="Times New Roman" w:hAnsi="Times New Roman" w:eastAsia="仿宋" w:cs="Times New Roman"/>
          <w:position w:val="-6"/>
          <w:sz w:val="24"/>
          <w:szCs w:val="24"/>
        </w:rPr>
        <w:object>
          <v:shape id="_x0000_i1327" o:spt="75" type="#_x0000_t75" style="height:14.5pt;width:21.5pt;" o:ole="t" filled="f" o:preferrelative="t" stroked="f" coordsize="21600,21600">
            <v:path/>
            <v:fill on="f" focussize="0,0"/>
            <v:stroke on="f" joinstyle="miter"/>
            <v:imagedata r:id="rId540" o:title=""/>
            <o:lock v:ext="edit" aspectratio="t"/>
            <w10:wrap type="none"/>
            <w10:anchorlock/>
          </v:shape>
          <o:OLEObject Type="Embed" ProgID="Equation.DSMT4" ShapeID="_x0000_i1327" DrawAspect="Content" ObjectID="_1468076027" r:id="rId539">
            <o:LockedField>false</o:LockedField>
          </o:OLEObject>
        </w:object>
      </w:r>
      <w:r>
        <w:rPr>
          <w:rFonts w:ascii="Times New Roman" w:hAnsi="Times New Roman" w:eastAsia="仿宋" w:cs="Times New Roman"/>
          <w:sz w:val="24"/>
          <w:szCs w:val="24"/>
        </w:rPr>
        <w:t>. 求点</w:t>
      </w:r>
      <w:r>
        <w:rPr>
          <w:rFonts w:ascii="Times New Roman" w:hAnsi="Times New Roman" w:eastAsia="仿宋" w:cs="Times New Roman"/>
          <w:position w:val="-4"/>
          <w:sz w:val="24"/>
          <w:szCs w:val="24"/>
        </w:rPr>
        <w:object>
          <v:shape id="_x0000_i1328" o:spt="75" type="#_x0000_t75" style="height:12.9pt;width:15.05pt;" o:ole="t" filled="f" o:preferrelative="t" stroked="f" coordsize="21600,21600">
            <v:path/>
            <v:fill on="f" focussize="0,0"/>
            <v:stroke on="f" joinstyle="miter"/>
            <v:imagedata r:id="rId542" o:title=""/>
            <o:lock v:ext="edit" aspectratio="t"/>
            <w10:wrap type="none"/>
            <w10:anchorlock/>
          </v:shape>
          <o:OLEObject Type="Embed" ProgID="Equation.DSMT4" ShapeID="_x0000_i1328" DrawAspect="Content" ObjectID="_1468076028" r:id="rId541">
            <o:LockedField>false</o:LockedField>
          </o:OLEObject>
        </w:object>
      </w:r>
      <w:r>
        <w:rPr>
          <w:rFonts w:ascii="Times New Roman" w:hAnsi="Times New Roman" w:eastAsia="仿宋" w:cs="Times New Roman"/>
          <w:sz w:val="24"/>
          <w:szCs w:val="24"/>
        </w:rPr>
        <w:t xml:space="preserve">的坐标.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[能力拓展]（选做）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 已知</w:t>
      </w:r>
      <w:r>
        <w:rPr>
          <w:rFonts w:ascii="Times New Roman" w:hAnsi="Times New Roman" w:eastAsia="仿宋" w:cs="Times New Roman"/>
          <w:position w:val="-6"/>
          <w:sz w:val="24"/>
          <w:szCs w:val="24"/>
        </w:rPr>
        <w:object>
          <v:shape id="_x0000_i1329" o:spt="75" type="#_x0000_t75" style="height:11.8pt;width:12.35pt;" o:ole="t" filled="f" o:preferrelative="t" stroked="f" coordsize="21600,21600">
            <v:path/>
            <v:fill on="f" focussize="0,0"/>
            <v:stroke on="f" joinstyle="miter"/>
            <v:imagedata r:id="rId544" o:title=""/>
            <o:lock v:ext="edit" aspectratio="t"/>
            <w10:wrap type="none"/>
            <w10:anchorlock/>
          </v:shape>
          <o:OLEObject Type="Embed" ProgID="Equation.DSMT4" ShapeID="_x0000_i1329" DrawAspect="Content" ObjectID="_1468076029" r:id="rId543">
            <o:LockedField>false</o:LockedField>
          </o:OLEObject>
        </w:object>
      </w:r>
      <w:r>
        <w:rPr>
          <w:rFonts w:ascii="Times New Roman" w:hAnsi="Times New Roman" w:eastAsia="仿宋" w:cs="Times New Roman"/>
          <w:sz w:val="24"/>
          <w:szCs w:val="24"/>
        </w:rPr>
        <w:t>为钝角，且</w:t>
      </w:r>
      <w:r>
        <w:rPr>
          <w:rFonts w:ascii="Times New Roman" w:hAnsi="Times New Roman" w:eastAsia="仿宋" w:cs="Times New Roman"/>
          <w:position w:val="-28"/>
          <w:sz w:val="24"/>
          <w:szCs w:val="24"/>
        </w:rPr>
        <w:object>
          <v:shape id="_x0000_i1330" o:spt="75" type="#_x0000_t75" style="height:33.85pt;width:77.9pt;" o:ole="t" filled="f" o:preferrelative="t" stroked="f" coordsize="21600,21600">
            <v:path/>
            <v:fill on="f" focussize="0,0"/>
            <v:stroke on="f" joinstyle="miter"/>
            <v:imagedata r:id="rId546" o:title=""/>
            <o:lock v:ext="edit" aspectratio="t"/>
            <w10:wrap type="none"/>
            <w10:anchorlock/>
          </v:shape>
          <o:OLEObject Type="Embed" ProgID="Equation.DSMT4" ShapeID="_x0000_i1330" DrawAspect="Content" ObjectID="_1468076030" r:id="rId545">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position w:val="-28"/>
          <w:sz w:val="24"/>
          <w:szCs w:val="24"/>
        </w:rPr>
        <w:object>
          <v:shape id="_x0000_i1331" o:spt="75" type="#_x0000_t75" style="height:33.85pt;width:57.5pt;" o:ole="t" filled="f" o:preferrelative="t" stroked="f" coordsize="21600,21600">
            <v:path/>
            <v:fill on="f" focussize="0,0"/>
            <v:stroke on="f" joinstyle="miter"/>
            <v:imagedata r:id="rId548" o:title=""/>
            <o:lock v:ext="edit" aspectratio="t"/>
            <w10:wrap type="none"/>
            <w10:anchorlock/>
          </v:shape>
          <o:OLEObject Type="Embed" ProgID="Equation.DSMT4" ShapeID="_x0000_i1331" DrawAspect="Content" ObjectID="_1468076031" r:id="rId547">
            <o:LockedField>false</o:LockedField>
          </o:OLEObject>
        </w:object>
      </w:r>
      <w:r>
        <w:rPr>
          <w:rFonts w:ascii="Times New Roman" w:hAnsi="Times New Roman" w:eastAsia="仿宋" w:cs="Times New Roman"/>
          <w:sz w:val="24"/>
          <w:szCs w:val="24"/>
        </w:rPr>
        <w:t xml:space="preserve">的值.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 化简下列各式，其中</w:t>
      </w:r>
      <w:r>
        <w:rPr>
          <w:rFonts w:ascii="Times New Roman" w:hAnsi="Times New Roman" w:eastAsia="仿宋" w:cs="Times New Roman"/>
          <w:position w:val="-6"/>
          <w:sz w:val="24"/>
          <w:szCs w:val="24"/>
        </w:rPr>
        <w:object>
          <v:shape id="_x0000_i1332" o:spt="75" type="#_x0000_t75" style="height:14.5pt;width:30.65pt;" o:ole="t" filled="f" o:preferrelative="t" stroked="f" coordsize="21600,21600">
            <v:path/>
            <v:fill on="f" focussize="0,0"/>
            <v:stroke on="f" joinstyle="miter"/>
            <v:imagedata r:id="rId550" o:title=""/>
            <o:lock v:ext="edit" aspectratio="t"/>
            <w10:wrap type="none"/>
            <w10:anchorlock/>
          </v:shape>
          <o:OLEObject Type="Embed" ProgID="Equation.DSMT4" ShapeID="_x0000_i1332" DrawAspect="Content" ObjectID="_1468076032" r:id="rId549">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28"/>
          <w:sz w:val="24"/>
          <w:szCs w:val="24"/>
        </w:rPr>
        <w:object>
          <v:shape id="_x0000_i1333" o:spt="75" type="#_x0000_t75" style="height:33.85pt;width:63.4pt;" o:ole="t" filled="f" o:preferrelative="t" stroked="f" coordsize="21600,21600">
            <v:path/>
            <v:fill on="f" focussize="0,0"/>
            <v:stroke on="f" joinstyle="miter"/>
            <v:imagedata r:id="rId552" o:title=""/>
            <o:lock v:ext="edit" aspectratio="t"/>
            <w10:wrap type="none"/>
            <w10:anchorlock/>
          </v:shape>
          <o:OLEObject Type="Embed" ProgID="Equation.DSMT4" ShapeID="_x0000_i1333" DrawAspect="Content" ObjectID="_1468076033" r:id="rId551">
            <o:LockedField>false</o:LockedField>
          </o:OLEObject>
        </w:object>
      </w:r>
      <w:r>
        <w:rPr>
          <w:rFonts w:ascii="Times New Roman" w:hAnsi="Times New Roman" w:eastAsia="仿宋" w:cs="Times New Roman"/>
          <w:sz w:val="24"/>
          <w:szCs w:val="24"/>
        </w:rPr>
        <w:t>；（2）</w:t>
      </w:r>
      <w:r>
        <w:rPr>
          <w:rFonts w:ascii="Times New Roman" w:hAnsi="Times New Roman" w:eastAsia="仿宋" w:cs="Times New Roman"/>
          <w:position w:val="-28"/>
          <w:sz w:val="24"/>
          <w:szCs w:val="24"/>
        </w:rPr>
        <w:object>
          <v:shape id="_x0000_i1334" o:spt="75" type="#_x0000_t75" style="height:33.85pt;width:63.95pt;" o:ole="t" filled="f" o:preferrelative="t" stroked="f" coordsize="21600,21600">
            <v:path/>
            <v:fill on="f" focussize="0,0"/>
            <v:stroke on="f" joinstyle="miter"/>
            <v:imagedata r:id="rId554" o:title=""/>
            <o:lock v:ext="edit" aspectratio="t"/>
            <w10:wrap type="none"/>
            <w10:anchorlock/>
          </v:shape>
          <o:OLEObject Type="Embed" ProgID="Equation.DSMT4" ShapeID="_x0000_i1334" DrawAspect="Content" ObjectID="_1468076034" r:id="rId553">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通过小结让学生深刻理解诱导公式的内在联系，以及诱导公式在解题中的作用. 为照顾学生个体差异，满足多样化学习的需要，采用分层布置作业的形式，既巩固所学知识，又给学有余力的同学以发展空间，使不同程度的同学都得以提高.</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（环节六）结束语</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诱导公式的呈现规律是观察与归纳所得. 波利亚说过“观察可能导致发现，观察将揭示某种规则、模式或定律. ”希望同学们能在之后数学学习中仔细地观察、大胆地猜想、严谨地论证.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通过引用波利亚对数学的见解，引导学生在数学学习中仔细地观察、大胆地猜想、严谨地论证，提升思维品质，发现数学的价值！</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课后作业答案</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1．（1）</w:t>
      </w:r>
      <w:r>
        <w:rPr>
          <w:rFonts w:ascii="Times New Roman" w:hAnsi="Times New Roman" w:eastAsia="仿宋" w:cs="Times New Roman"/>
          <w:position w:val="-6"/>
          <w:sz w:val="24"/>
          <w:szCs w:val="24"/>
        </w:rPr>
        <w:object>
          <v:shape id="_x0000_i1335" o:spt="75" type="#_x0000_t75" style="height:14.5pt;width:9.15pt;" o:ole="t" filled="f" o:preferrelative="t" stroked="f" coordsize="21600,21600">
            <v:path/>
            <v:fill on="f" focussize="0,0"/>
            <v:stroke on="f" joinstyle="miter"/>
            <v:imagedata r:id="rId556" o:title=""/>
            <o:lock v:ext="edit" aspectratio="t"/>
            <w10:wrap type="none"/>
            <w10:anchorlock/>
          </v:shape>
          <o:OLEObject Type="Embed" ProgID="Equation.DSMT4" ShapeID="_x0000_i1335" DrawAspect="Content" ObjectID="_1468076035" r:id="rId555">
            <o:LockedField>false</o:LockedField>
          </o:OLEObject>
        </w:objec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6"/>
          <w:sz w:val="24"/>
          <w:szCs w:val="24"/>
        </w:rPr>
        <w:object>
          <v:shape id="_x0000_i1336" o:spt="75" type="#_x0000_t75" style="height:14.5pt;width:27.95pt;" o:ole="t" filled="f" o:preferrelative="t" stroked="f" coordsize="21600,21600">
            <v:path/>
            <v:fill on="f" focussize="0,0"/>
            <v:stroke on="f" joinstyle="miter"/>
            <v:imagedata r:id="rId558" o:title=""/>
            <o:lock v:ext="edit" aspectratio="t"/>
            <w10:wrap type="none"/>
            <w10:anchorlock/>
          </v:shape>
          <o:OLEObject Type="Embed" ProgID="Equation.DSMT4" ShapeID="_x0000_i1336" DrawAspect="Content" ObjectID="_1468076036" r:id="rId55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6"/>
          <w:sz w:val="24"/>
          <w:szCs w:val="24"/>
        </w:rPr>
        <w:object>
          <v:shape id="_x0000_i1337" o:spt="75" type="#_x0000_t75" style="height:12.9pt;width:27.95pt;" o:ole="t" filled="f" o:preferrelative="t" stroked="f" coordsize="21600,21600">
            <v:path/>
            <v:fill on="f" focussize="0,0"/>
            <v:stroke on="f" joinstyle="miter"/>
            <v:imagedata r:id="rId560" o:title=""/>
            <o:lock v:ext="edit" aspectratio="t"/>
            <w10:wrap type="none"/>
            <w10:anchorlock/>
          </v:shape>
          <o:OLEObject Type="Embed" ProgID="Equation.DSMT4" ShapeID="_x0000_i1337" DrawAspect="Content" ObjectID="_1468076037" r:id="rId559">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Times New Roman" w:eastAsia="仿宋" w:cs="Times New Roman"/>
          <w:position w:val="-6"/>
          <w:sz w:val="24"/>
          <w:szCs w:val="24"/>
        </w:rPr>
        <w:object>
          <v:shape id="_x0000_i1338" o:spt="75" type="#_x0000_t75" style="height:12.9pt;width:36.55pt;" o:ole="t" filled="f" o:preferrelative="t" stroked="f" coordsize="21600,21600">
            <v:path/>
            <v:fill on="f" focussize="0,0"/>
            <v:stroke on="f" joinstyle="miter"/>
            <v:imagedata r:id="rId562" o:title=""/>
            <o:lock v:ext="edit" aspectratio="t"/>
            <w10:wrap type="none"/>
            <w10:anchorlock/>
          </v:shape>
          <o:OLEObject Type="Embed" ProgID="Equation.DSMT4" ShapeID="_x0000_i1338" DrawAspect="Content" ObjectID="_1468076038" r:id="rId56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2．设角</w:t>
      </w:r>
      <w:r>
        <w:rPr>
          <w:rFonts w:ascii="Times New Roman" w:hAnsi="Times New Roman" w:eastAsia="仿宋" w:cs="Times New Roman"/>
          <w:position w:val="-6"/>
          <w:sz w:val="24"/>
          <w:szCs w:val="24"/>
        </w:rPr>
        <w:object>
          <v:shape id="_x0000_i1339" o:spt="75" type="#_x0000_t75" style="height:11.8pt;width:11.8pt;" o:ole="t" filled="f" o:preferrelative="t" stroked="f" coordsize="21600,21600">
            <v:path/>
            <v:fill on="f" focussize="0,0"/>
            <v:stroke on="f" joinstyle="miter"/>
            <v:imagedata r:id="rId564" o:title=""/>
            <o:lock v:ext="edit" aspectratio="t"/>
            <w10:wrap type="none"/>
            <w10:anchorlock/>
          </v:shape>
          <o:OLEObject Type="Embed" ProgID="Equation.DSMT4" ShapeID="_x0000_i1339" DrawAspect="Content" ObjectID="_1468076039" r:id="rId563">
            <o:LockedField>false</o:LockedField>
          </o:OLEObject>
        </w:object>
      </w:r>
      <w:r>
        <w:rPr>
          <w:rFonts w:ascii="Times New Roman" w:hAnsi="Times New Roman" w:eastAsia="仿宋" w:cs="Times New Roman"/>
          <w:sz w:val="24"/>
          <w:szCs w:val="24"/>
        </w:rPr>
        <w:t>的终边经过点</w:t>
      </w:r>
      <w:r>
        <w:rPr>
          <w:rFonts w:ascii="Times New Roman" w:hAnsi="Times New Roman" w:eastAsia="仿宋" w:cs="Times New Roman"/>
          <w:position w:val="-10"/>
          <w:sz w:val="24"/>
          <w:szCs w:val="24"/>
        </w:rPr>
        <w:object>
          <v:shape id="_x0000_i1340" o:spt="75" type="#_x0000_t75" style="height:15.6pt;width:31.7pt;" o:ole="t" filled="f" o:preferrelative="t" stroked="f" coordsize="21600,21600">
            <v:path/>
            <v:fill on="f" focussize="0,0"/>
            <v:stroke on="f" joinstyle="miter"/>
            <v:imagedata r:id="rId566" o:title=""/>
            <o:lock v:ext="edit" aspectratio="t"/>
            <w10:wrap type="none"/>
            <w10:anchorlock/>
          </v:shape>
          <o:OLEObject Type="Embed" ProgID="Equation.DSMT4" ShapeID="_x0000_i1340" DrawAspect="Content" ObjectID="_1468076040" r:id="rId565">
            <o:LockedField>false</o:LockedField>
          </o:OLEObject>
        </w:object>
      </w:r>
      <w:r>
        <w:rPr>
          <w:rFonts w:ascii="Times New Roman" w:hAnsi="Times New Roman" w:eastAsia="仿宋" w:cs="Times New Roman"/>
          <w:sz w:val="24"/>
          <w:szCs w:val="24"/>
        </w:rPr>
        <w:t>，于是</w:t>
      </w:r>
      <w:r>
        <w:rPr>
          <w:rFonts w:ascii="Times New Roman" w:hAnsi="Times New Roman" w:eastAsia="仿宋" w:cs="Times New Roman"/>
          <w:position w:val="-24"/>
          <w:sz w:val="24"/>
          <w:szCs w:val="24"/>
        </w:rPr>
        <w:object>
          <v:shape id="_x0000_i1341" o:spt="75" type="#_x0000_t75" style="height:34.95pt;width:56.4pt;" o:ole="t" filled="f" o:preferrelative="t" stroked="f" coordsize="21600,21600">
            <v:path/>
            <v:fill on="f" focussize="0,0"/>
            <v:stroke on="f" joinstyle="miter"/>
            <v:imagedata r:id="rId568" o:title=""/>
            <o:lock v:ext="edit" aspectratio="t"/>
            <w10:wrap type="none"/>
            <w10:anchorlock/>
          </v:shape>
          <o:OLEObject Type="Embed" ProgID="Equation.DSMT4" ShapeID="_x0000_i1341" DrawAspect="Content" ObjectID="_1468076041" r:id="rId56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342" o:spt="75" type="#_x0000_t75" style="height:34.95pt;width:57.5pt;" o:ole="t" filled="f" o:preferrelative="t" stroked="f" coordsize="21600,21600">
            <v:path/>
            <v:fill on="f" focussize="0,0"/>
            <v:stroke on="f" joinstyle="miter"/>
            <v:imagedata r:id="rId570" o:title=""/>
            <o:lock v:ext="edit" aspectratio="t"/>
            <w10:wrap type="none"/>
            <w10:anchorlock/>
          </v:shape>
          <o:OLEObject Type="Embed" ProgID="Equation.DSMT4" ShapeID="_x0000_i1342" DrawAspect="Content" ObjectID="_1468076042" r:id="rId569">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由题意，</w:t>
      </w:r>
      <w:r>
        <w:rPr>
          <w:rFonts w:ascii="Times New Roman" w:hAnsi="Times New Roman" w:eastAsia="仿宋" w:cs="Times New Roman"/>
          <w:position w:val="-4"/>
          <w:sz w:val="24"/>
        </w:rPr>
        <w:object>
          <v:shape id="_x0000_i1343" o:spt="75" type="#_x0000_t75" style="height:12.9pt;width:14.5pt;" o:ole="t" filled="f" o:preferrelative="t" stroked="f" coordsize="21600,21600">
            <v:path/>
            <v:fill on="f" focussize="0,0"/>
            <v:stroke on="f" joinstyle="miter"/>
            <v:imagedata r:id="rId572" o:title=""/>
            <o:lock v:ext="edit" aspectratio="t"/>
            <w10:wrap type="none"/>
            <w10:anchorlock/>
          </v:shape>
          <o:OLEObject Type="Embed" ProgID="Equation.DSMT4" ShapeID="_x0000_i1343" DrawAspect="Content" ObjectID="_1468076043" r:id="rId571">
            <o:LockedField>false</o:LockedField>
          </o:OLEObject>
        </w:object>
      </w:r>
      <w:r>
        <w:rPr>
          <w:rFonts w:ascii="Times New Roman" w:hAnsi="Times New Roman" w:eastAsia="仿宋" w:cs="Times New Roman"/>
          <w:sz w:val="24"/>
          <w:szCs w:val="24"/>
        </w:rPr>
        <w:t>为角</w:t>
      </w:r>
      <w:r>
        <w:rPr>
          <w:rFonts w:ascii="Times New Roman" w:hAnsi="Times New Roman" w:eastAsia="仿宋" w:cs="Times New Roman"/>
          <w:position w:val="-24"/>
          <w:sz w:val="24"/>
          <w:szCs w:val="24"/>
        </w:rPr>
        <w:object>
          <v:shape id="_x0000_i1344" o:spt="75" type="#_x0000_t75" style="height:31.15pt;width:36.55pt;" o:ole="t" filled="f" o:preferrelative="t" stroked="f" coordsize="21600,21600">
            <v:path/>
            <v:fill on="f" focussize="0,0"/>
            <v:stroke on="f" joinstyle="miter"/>
            <v:imagedata r:id="rId574" o:title=""/>
            <o:lock v:ext="edit" aspectratio="t"/>
            <w10:wrap type="none"/>
            <w10:anchorlock/>
          </v:shape>
          <o:OLEObject Type="Embed" ProgID="Equation.DSMT4" ShapeID="_x0000_i1344" DrawAspect="Content" ObjectID="_1468076044" r:id="rId573">
            <o:LockedField>false</o:LockedField>
          </o:OLEObject>
        </w:object>
      </w:r>
      <w:r>
        <w:rPr>
          <w:rFonts w:ascii="Times New Roman" w:hAnsi="Times New Roman" w:eastAsia="仿宋" w:cs="Times New Roman"/>
          <w:sz w:val="24"/>
          <w:szCs w:val="24"/>
        </w:rPr>
        <w:t>的终边上一点，设其坐标为</w:t>
      </w:r>
      <w:r>
        <w:rPr>
          <w:rFonts w:ascii="Times New Roman" w:hAnsi="Times New Roman" w:eastAsia="仿宋" w:cs="Times New Roman"/>
          <w:position w:val="-10"/>
          <w:sz w:val="24"/>
          <w:szCs w:val="24"/>
        </w:rPr>
        <w:object>
          <v:shape id="_x0000_i1345" o:spt="75" type="#_x0000_t75" style="height:15.6pt;width:29pt;" o:ole="t" filled="f" o:preferrelative="t" stroked="f" coordsize="21600,21600">
            <v:path/>
            <v:fill on="f" focussize="0,0"/>
            <v:stroke on="f" joinstyle="miter"/>
            <v:imagedata r:id="rId576" o:title=""/>
            <o:lock v:ext="edit" aspectratio="t"/>
            <w10:wrap type="none"/>
            <w10:anchorlock/>
          </v:shape>
          <o:OLEObject Type="Embed" ProgID="Equation.DSMT4" ShapeID="_x0000_i1345" DrawAspect="Content" ObjectID="_1468076045" r:id="rId575">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10"/>
          <w:sz w:val="24"/>
          <w:szCs w:val="24"/>
        </w:rPr>
        <w:object>
          <v:shape id="_x0000_i1346" o:spt="75" type="#_x0000_t75" style="height:18.25pt;width:90.25pt;" o:ole="t" filled="f" o:preferrelative="t" stroked="f" coordsize="21600,21600">
            <v:path/>
            <v:fill on="f" focussize="0,0"/>
            <v:stroke on="f" joinstyle="miter"/>
            <v:imagedata r:id="rId578" o:title=""/>
            <o:lock v:ext="edit" aspectratio="t"/>
            <w10:wrap type="none"/>
            <w10:anchorlock/>
          </v:shape>
          <o:OLEObject Type="Embed" ProgID="Equation.DSMT4" ShapeID="_x0000_i1346" DrawAspect="Content" ObjectID="_1468076046" r:id="rId577">
            <o:LockedField>false</o:LockedField>
          </o:OLEObject>
        </w:object>
      </w:r>
      <w:r>
        <w:rPr>
          <w:rFonts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于是</w:t>
      </w:r>
      <w:r>
        <w:rPr>
          <w:rFonts w:ascii="Times New Roman" w:hAnsi="Times New Roman" w:eastAsia="仿宋" w:cs="Times New Roman"/>
          <w:position w:val="-28"/>
          <w:sz w:val="24"/>
          <w:szCs w:val="24"/>
        </w:rPr>
        <w:object>
          <v:shape id="_x0000_i1347" o:spt="75" type="#_x0000_t75" style="height:36.55pt;width:146.7pt;" o:ole="t" filled="f" o:preferrelative="t" stroked="f" coordsize="21600,21600">
            <v:path/>
            <v:fill on="f" focussize="0,0"/>
            <v:stroke on="f" joinstyle="miter"/>
            <v:imagedata r:id="rId580" o:title=""/>
            <o:lock v:ext="edit" aspectratio="t"/>
            <w10:wrap type="none"/>
            <w10:anchorlock/>
          </v:shape>
          <o:OLEObject Type="Embed" ProgID="Equation.DSMT4" ShapeID="_x0000_i1347" DrawAspect="Content" ObjectID="_1468076047" r:id="rId57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348" o:spt="75" type="#_x0000_t75" style="height:36.55pt;width:131.1pt;" o:ole="t" filled="f" o:preferrelative="t" stroked="f" coordsize="21600,21600">
            <v:path/>
            <v:fill on="f" focussize="0,0"/>
            <v:stroke on="f" joinstyle="miter"/>
            <v:imagedata r:id="rId582" o:title=""/>
            <o:lock v:ext="edit" aspectratio="t"/>
            <w10:wrap type="none"/>
            <w10:anchorlock/>
          </v:shape>
          <o:OLEObject Type="Embed" ProgID="Equation.DSMT4" ShapeID="_x0000_i1348" DrawAspect="Content" ObjectID="_1468076048" r:id="rId581">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position w:val="-28"/>
          <w:sz w:val="24"/>
          <w:szCs w:val="24"/>
        </w:rPr>
        <w:object>
          <v:shape id="_x0000_i1349" o:spt="75" type="#_x0000_t75" style="height:34.95pt;width:116.05pt;" o:ole="t" filled="f" o:preferrelative="t" stroked="f" coordsize="21600,21600">
            <v:path/>
            <v:fill on="f" focussize="0,0"/>
            <v:stroke on="f" joinstyle="miter"/>
            <v:imagedata r:id="rId584" o:title=""/>
            <o:lock v:ext="edit" aspectratio="t"/>
            <w10:wrap type="none"/>
            <w10:anchorlock/>
          </v:shape>
          <o:OLEObject Type="Embed" ProgID="Equation.DSMT4" ShapeID="_x0000_i1349" DrawAspect="Content" ObjectID="_1468076049" r:id="rId58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350" o:spt="75" type="#_x0000_t75" style="height:34.95pt;width:123.6pt;" o:ole="t" filled="f" o:preferrelative="t" stroked="f" coordsize="21600,21600">
            <v:path/>
            <v:fill on="f" focussize="0,0"/>
            <v:stroke on="f" joinstyle="miter"/>
            <v:imagedata r:id="rId586" o:title=""/>
            <o:lock v:ext="edit" aspectratio="t"/>
            <w10:wrap type="none"/>
            <w10:anchorlock/>
          </v:shape>
          <o:OLEObject Type="Embed" ProgID="Equation.DSMT4" ShapeID="_x0000_i1350" DrawAspect="Content" ObjectID="_1468076050" r:id="rId58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因此，点</w:t>
      </w:r>
      <w:r>
        <w:rPr>
          <w:rFonts w:ascii="Times New Roman" w:hAnsi="Times New Roman" w:eastAsia="仿宋" w:cs="Times New Roman"/>
          <w:position w:val="-4"/>
          <w:sz w:val="24"/>
        </w:rPr>
        <w:object>
          <v:shape id="_x0000_i1351" o:spt="75" type="#_x0000_t75" style="height:12.9pt;width:14.5pt;" o:ole="t" filled="f" o:preferrelative="t" stroked="f" coordsize="21600,21600">
            <v:path/>
            <v:fill on="f" focussize="0,0"/>
            <v:stroke on="f" joinstyle="miter"/>
            <v:imagedata r:id="rId588" o:title=""/>
            <o:lock v:ext="edit" aspectratio="t"/>
            <w10:wrap type="none"/>
            <w10:anchorlock/>
          </v:shape>
          <o:OLEObject Type="Embed" ProgID="Equation.DSMT4" ShapeID="_x0000_i1351" DrawAspect="Content" ObjectID="_1468076051" r:id="rId587">
            <o:LockedField>false</o:LockedField>
          </o:OLEObject>
        </w:object>
      </w:r>
      <w:r>
        <w:rPr>
          <w:rFonts w:ascii="Times New Roman" w:hAnsi="Times New Roman" w:eastAsia="仿宋" w:cs="Times New Roman"/>
          <w:sz w:val="24"/>
          <w:szCs w:val="24"/>
        </w:rPr>
        <w:t>的坐标为</w:t>
      </w:r>
      <w:r>
        <w:rPr>
          <w:rFonts w:ascii="Times New Roman" w:hAnsi="Times New Roman" w:eastAsia="仿宋" w:cs="Times New Roman"/>
          <w:position w:val="-10"/>
          <w:sz w:val="24"/>
          <w:szCs w:val="24"/>
        </w:rPr>
        <w:object>
          <v:shape id="_x0000_i1352" o:spt="75" type="#_x0000_t75" style="height:17.2pt;width:32.25pt;" o:ole="t" filled="f" o:preferrelative="t" stroked="f" coordsize="21600,21600">
            <v:path/>
            <v:fill on="f" focussize="0,0"/>
            <v:stroke on="f" joinstyle="miter"/>
            <v:imagedata r:id="rId590" o:title=""/>
            <o:lock v:ext="edit" aspectratio="t"/>
            <w10:wrap type="none"/>
            <w10:anchorlock/>
          </v:shape>
          <o:OLEObject Type="Embed" ProgID="Equation.DSMT4" ShapeID="_x0000_i1352" DrawAspect="Content" ObjectID="_1468076052" r:id="rId589">
            <o:LockedField>false</o:LockedField>
          </o:OLEObject>
        </w:object>
      </w:r>
      <w:r>
        <w:rPr>
          <w:rFonts w:ascii="Times New Roman" w:hAnsi="Times New Roman" w:eastAsia="仿宋" w:cs="Times New Roman"/>
          <w:sz w:val="24"/>
          <w:szCs w:val="24"/>
        </w:rPr>
        <w:t>．</w:t>
      </w:r>
    </w:p>
    <w:p>
      <w:pPr>
        <w:spacing w:line="312" w:lineRule="auto"/>
        <w:ind w:firstLine="420"/>
        <w:jc w:val="center"/>
        <w:rPr>
          <w:rFonts w:ascii="Times New Roman" w:hAnsi="Times New Roman" w:eastAsia="仿宋" w:cs="Times New Roman"/>
          <w:sz w:val="24"/>
          <w:szCs w:val="24"/>
        </w:rPr>
      </w:pPr>
    </w:p>
    <w:p>
      <w:pPr>
        <w:spacing w:line="312"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1．由</w:t>
      </w:r>
      <w:r>
        <w:rPr>
          <w:rFonts w:ascii="Times New Roman" w:hAnsi="Times New Roman" w:eastAsia="仿宋" w:cs="Times New Roman"/>
          <w:position w:val="-6"/>
          <w:sz w:val="24"/>
          <w:szCs w:val="24"/>
        </w:rPr>
        <w:object>
          <v:shape id="_x0000_i1353" o:spt="75" type="#_x0000_t75" style="height:11.8pt;width:11.8pt;" o:ole="t" filled="f" o:preferrelative="t" stroked="f" coordsize="21600,21600">
            <v:path/>
            <v:fill on="f" focussize="0,0"/>
            <v:stroke on="f" joinstyle="miter"/>
            <v:imagedata r:id="rId592" o:title=""/>
            <o:lock v:ext="edit" aspectratio="t"/>
            <w10:wrap type="none"/>
            <w10:anchorlock/>
          </v:shape>
          <o:OLEObject Type="Embed" ProgID="Equation.DSMT4" ShapeID="_x0000_i1353" DrawAspect="Content" ObjectID="_1468076053" r:id="rId591">
            <o:LockedField>false</o:LockedField>
          </o:OLEObject>
        </w:object>
      </w:r>
      <w:r>
        <w:rPr>
          <w:rFonts w:ascii="Times New Roman" w:hAnsi="Times New Roman" w:eastAsia="仿宋" w:cs="Times New Roman"/>
          <w:sz w:val="24"/>
          <w:szCs w:val="24"/>
        </w:rPr>
        <w:t>是钝角，即</w:t>
      </w:r>
      <w:r>
        <w:rPr>
          <w:rFonts w:ascii="Times New Roman" w:hAnsi="Times New Roman" w:eastAsia="仿宋" w:cs="Times New Roman"/>
          <w:position w:val="-24"/>
          <w:sz w:val="24"/>
          <w:szCs w:val="24"/>
        </w:rPr>
        <w:object>
          <v:shape id="_x0000_i1354" o:spt="75" type="#_x0000_t75" style="height:30.65pt;width:50.5pt;" o:ole="t" filled="f" o:preferrelative="t" stroked="f" coordsize="21600,21600">
            <v:path/>
            <v:fill on="f" focussize="0,0"/>
            <v:stroke on="f" joinstyle="miter"/>
            <v:imagedata r:id="rId594" o:title=""/>
            <o:lock v:ext="edit" aspectratio="t"/>
            <w10:wrap type="none"/>
            <w10:anchorlock/>
          </v:shape>
          <o:OLEObject Type="Embed" ProgID="Equation.DSMT4" ShapeID="_x0000_i1354" DrawAspect="Content" ObjectID="_1468076054" r:id="rId593">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24"/>
          <w:sz w:val="24"/>
          <w:szCs w:val="24"/>
        </w:rPr>
        <w:object>
          <v:shape id="_x0000_i1355" o:spt="75" type="#_x0000_t75" style="height:30.65pt;width:81.65pt;" o:ole="t" filled="f" o:preferrelative="t" stroked="f" coordsize="21600,21600">
            <v:path/>
            <v:fill on="f" focussize="0,0"/>
            <v:stroke on="f" joinstyle="miter"/>
            <v:imagedata r:id="rId596" o:title=""/>
            <o:lock v:ext="edit" aspectratio="t"/>
            <w10:wrap type="none"/>
            <w10:anchorlock/>
          </v:shape>
          <o:OLEObject Type="Embed" ProgID="Equation.DSMT4" ShapeID="_x0000_i1355" DrawAspect="Content" ObjectID="_1468076055" r:id="rId595">
            <o:LockedField>false</o:LockedField>
          </o:OLEObject>
        </w:object>
      </w:r>
      <w:r>
        <w:rPr>
          <w:rFonts w:ascii="Times New Roman" w:hAnsi="Times New Roman" w:eastAsia="仿宋" w:cs="Times New Roman"/>
          <w:sz w:val="24"/>
          <w:szCs w:val="24"/>
        </w:rPr>
        <w:t>，故</w:t>
      </w:r>
      <w:r>
        <w:rPr>
          <w:rFonts w:ascii="Times New Roman" w:hAnsi="Times New Roman" w:eastAsia="仿宋" w:cs="Times New Roman"/>
          <w:position w:val="-28"/>
          <w:sz w:val="24"/>
          <w:szCs w:val="24"/>
        </w:rPr>
        <w:object>
          <v:shape id="_x0000_i1356" o:spt="75" type="#_x0000_t75" style="height:34.95pt;width:77.9pt;" o:ole="t" filled="f" o:preferrelative="t" stroked="f" coordsize="21600,21600">
            <v:path/>
            <v:fill on="f" focussize="0,0"/>
            <v:stroke on="f" joinstyle="miter"/>
            <v:imagedata r:id="rId598" o:title=""/>
            <o:lock v:ext="edit" aspectratio="t"/>
            <w10:wrap type="none"/>
            <w10:anchorlock/>
          </v:shape>
          <o:OLEObject Type="Embed" ProgID="Equation.DSMT4" ShapeID="_x0000_i1356" DrawAspect="Content" ObjectID="_1468076056" r:id="rId59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又</w:t>
      </w:r>
      <w:r>
        <w:rPr>
          <w:rFonts w:ascii="Times New Roman" w:hAnsi="Times New Roman" w:eastAsia="仿宋" w:cs="Times New Roman"/>
          <w:position w:val="-28"/>
          <w:sz w:val="24"/>
          <w:szCs w:val="24"/>
        </w:rPr>
        <w:object>
          <v:shape id="_x0000_i1357" o:spt="75" type="#_x0000_t75" style="height:34.95pt;width:77.9pt;" o:ole="t" filled="f" o:preferrelative="t" stroked="f" coordsize="21600,21600">
            <v:path/>
            <v:fill on="f" focussize="0,0"/>
            <v:stroke on="f" joinstyle="miter"/>
            <v:imagedata r:id="rId600" o:title=""/>
            <o:lock v:ext="edit" aspectratio="t"/>
            <w10:wrap type="none"/>
            <w10:anchorlock/>
          </v:shape>
          <o:OLEObject Type="Embed" ProgID="Equation.DSMT4" ShapeID="_x0000_i1357" DrawAspect="Content" ObjectID="_1468076057" r:id="rId599">
            <o:LockedField>false</o:LockedField>
          </o:OLEObject>
        </w:object>
      </w:r>
      <w:r>
        <w:rPr>
          <w:rFonts w:ascii="Times New Roman" w:hAnsi="Times New Roman" w:eastAsia="仿宋" w:cs="Times New Roman"/>
          <w:sz w:val="24"/>
          <w:szCs w:val="24"/>
        </w:rPr>
        <w:t>及</w:t>
      </w:r>
      <w:r>
        <w:rPr>
          <w:rFonts w:ascii="Times New Roman" w:hAnsi="Times New Roman" w:eastAsia="仿宋" w:cs="Times New Roman"/>
          <w:position w:val="-28"/>
          <w:sz w:val="24"/>
          <w:szCs w:val="24"/>
        </w:rPr>
        <w:object>
          <v:shape id="_x0000_i1358" o:spt="75" type="#_x0000_t75" style="height:34.95pt;width:151pt;" o:ole="t" filled="f" o:preferrelative="t" stroked="f" coordsize="21600,21600">
            <v:path/>
            <v:fill on="f" focussize="0,0"/>
            <v:stroke on="f" joinstyle="miter"/>
            <v:imagedata r:id="rId602" o:title=""/>
            <o:lock v:ext="edit" aspectratio="t"/>
            <w10:wrap type="none"/>
            <w10:anchorlock/>
          </v:shape>
          <o:OLEObject Type="Embed" ProgID="Equation.DSMT4" ShapeID="_x0000_i1358" DrawAspect="Content" ObjectID="_1468076058" r:id="rId601">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28"/>
          <w:sz w:val="24"/>
          <w:szCs w:val="24"/>
        </w:rPr>
        <w:object>
          <v:shape id="_x0000_i1359" o:spt="75" type="#_x0000_t75" style="height:36.55pt;width:101.55pt;" o:ole="t" filled="f" o:preferrelative="t" stroked="f" coordsize="21600,21600">
            <v:path/>
            <v:fill on="f" focussize="0,0"/>
            <v:stroke on="f" joinstyle="miter"/>
            <v:imagedata r:id="rId604" o:title=""/>
            <o:lock v:ext="edit" aspectratio="t"/>
            <w10:wrap type="none"/>
            <w10:anchorlock/>
          </v:shape>
          <o:OLEObject Type="Embed" ProgID="Equation.DSMT4" ShapeID="_x0000_i1359" DrawAspect="Content" ObjectID="_1468076059" r:id="rId603">
            <o:LockedField>false</o:LockedField>
          </o:OLEObject>
        </w:object>
      </w:r>
      <w:r>
        <w:rPr>
          <w:rFonts w:ascii="Times New Roman" w:hAnsi="Times New Roman" w:eastAsia="仿宋" w:cs="Times New Roman"/>
          <w:sz w:val="24"/>
          <w:szCs w:val="24"/>
        </w:rPr>
        <w:t>，于是</w:t>
      </w:r>
      <w:r>
        <w:rPr>
          <w:rFonts w:ascii="Times New Roman" w:hAnsi="Times New Roman" w:eastAsia="仿宋" w:cs="Times New Roman"/>
          <w:position w:val="-30"/>
          <w:sz w:val="24"/>
          <w:szCs w:val="24"/>
        </w:rPr>
        <w:object>
          <v:shape id="_x0000_i1360" o:spt="75" type="#_x0000_t75" style="height:36.55pt;width:272.4pt;" o:ole="t" filled="f" o:preferrelative="t" stroked="f" coordsize="21600,21600">
            <v:path/>
            <v:fill on="f" focussize="0,0"/>
            <v:stroke on="f" joinstyle="miter"/>
            <v:imagedata r:id="rId606" o:title=""/>
            <o:lock v:ext="edit" aspectratio="t"/>
            <w10:wrap type="none"/>
            <w10:anchorlock/>
          </v:shape>
          <o:OLEObject Type="Embed" ProgID="Equation.DSMT4" ShapeID="_x0000_i1360" DrawAspect="Content" ObjectID="_1468076060" r:id="rId60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2．（1）当</w:t>
      </w:r>
      <w:r>
        <w:rPr>
          <w:rFonts w:ascii="Times New Roman" w:hAnsi="Times New Roman" w:eastAsia="仿宋" w:cs="Times New Roman"/>
          <w:position w:val="-6"/>
          <w:sz w:val="24"/>
          <w:szCs w:val="24"/>
        </w:rPr>
        <w:object>
          <v:shape id="_x0000_i1361" o:spt="75" type="#_x0000_t75" style="height:14.5pt;width:34.95pt;" o:ole="t" filled="f" o:preferrelative="t" stroked="f" coordsize="21600,21600">
            <v:path/>
            <v:fill on="f" focussize="0,0"/>
            <v:stroke on="f" joinstyle="miter"/>
            <v:imagedata r:id="rId608" o:title=""/>
            <o:lock v:ext="edit" aspectratio="t"/>
            <w10:wrap type="none"/>
            <w10:anchorlock/>
          </v:shape>
          <o:OLEObject Type="Embed" ProgID="Equation.DSMT4" ShapeID="_x0000_i1361" DrawAspect="Content" ObjectID="_1468076061" r:id="rId60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62" o:spt="75" type="#_x0000_t75" style="height:14.5pt;width:29.55pt;" o:ole="t" filled="f" o:preferrelative="t" stroked="f" coordsize="21600,21600">
            <v:path/>
            <v:fill on="f" focussize="0,0"/>
            <v:stroke on="f" joinstyle="miter"/>
            <v:imagedata r:id="rId610" o:title=""/>
            <o:lock v:ext="edit" aspectratio="t"/>
            <w10:wrap type="none"/>
            <w10:anchorlock/>
          </v:shape>
          <o:OLEObject Type="Embed" ProgID="Equation.DSMT4" ShapeID="_x0000_i1362" DrawAspect="Content" ObjectID="_1468076062" r:id="rId609">
            <o:LockedField>false</o:LockedField>
          </o:OLEObject>
        </w:object>
      </w:r>
      <w:r>
        <w:rPr>
          <w:rFonts w:ascii="Times New Roman" w:hAnsi="Times New Roman" w:eastAsia="仿宋" w:cs="Times New Roman"/>
          <w:sz w:val="24"/>
          <w:szCs w:val="24"/>
        </w:rPr>
        <w:t>)时，原式</w:t>
      </w:r>
      <w:r>
        <w:rPr>
          <w:rFonts w:ascii="Times New Roman" w:hAnsi="Times New Roman" w:eastAsia="仿宋" w:cs="Times New Roman"/>
          <w:position w:val="-10"/>
          <w:sz w:val="24"/>
          <w:szCs w:val="24"/>
        </w:rPr>
        <w:object>
          <v:shape id="_x0000_i1363" o:spt="75" type="#_x0000_t75" style="height:15.6pt;width:103.15pt;" o:ole="t" filled="f" o:preferrelative="t" stroked="f" coordsize="21600,21600">
            <v:path/>
            <v:fill on="f" focussize="0,0"/>
            <v:stroke on="f" joinstyle="miter"/>
            <v:imagedata r:id="rId612" o:title=""/>
            <o:lock v:ext="edit" aspectratio="t"/>
            <w10:wrap type="none"/>
            <w10:anchorlock/>
          </v:shape>
          <o:OLEObject Type="Embed" ProgID="Equation.DSMT4" ShapeID="_x0000_i1363" DrawAspect="Content" ObjectID="_1468076063" r:id="rId61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364" o:spt="75" type="#_x0000_t75" style="height:14.5pt;width:48.35pt;" o:ole="t" filled="f" o:preferrelative="t" stroked="f" coordsize="21600,21600">
            <v:path/>
            <v:fill on="f" focussize="0,0"/>
            <v:stroke on="f" joinstyle="miter"/>
            <v:imagedata r:id="rId614" o:title=""/>
            <o:lock v:ext="edit" aspectratio="t"/>
            <w10:wrap type="none"/>
            <w10:anchorlock/>
          </v:shape>
          <o:OLEObject Type="Embed" ProgID="Equation.DSMT4" ShapeID="_x0000_i1364" DrawAspect="Content" ObjectID="_1468076064" r:id="rId61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65" o:spt="75" type="#_x0000_t75" style="height:14.5pt;width:29.55pt;" o:ole="t" filled="f" o:preferrelative="t" stroked="f" coordsize="21600,21600">
            <v:path/>
            <v:fill on="f" focussize="0,0"/>
            <v:stroke on="f" joinstyle="miter"/>
            <v:imagedata r:id="rId610" o:title=""/>
            <o:lock v:ext="edit" aspectratio="t"/>
            <w10:wrap type="none"/>
            <w10:anchorlock/>
          </v:shape>
          <o:OLEObject Type="Embed" ProgID="Equation.DSMT4" ShapeID="_x0000_i1365" DrawAspect="Content" ObjectID="_1468076065" r:id="rId615">
            <o:LockedField>false</o:LockedField>
          </o:OLEObject>
        </w:object>
      </w:r>
      <w:r>
        <w:rPr>
          <w:rFonts w:ascii="Times New Roman" w:hAnsi="Times New Roman" w:eastAsia="仿宋" w:cs="Times New Roman"/>
          <w:sz w:val="24"/>
          <w:szCs w:val="24"/>
        </w:rPr>
        <w:t>)时，原式</w:t>
      </w:r>
      <w:r>
        <w:rPr>
          <w:rFonts w:ascii="Times New Roman" w:hAnsi="Times New Roman" w:eastAsia="仿宋" w:cs="Times New Roman"/>
          <w:position w:val="-28"/>
          <w:sz w:val="24"/>
          <w:szCs w:val="24"/>
        </w:rPr>
        <w:object>
          <v:shape id="_x0000_i1366" o:spt="75" type="#_x0000_t75" style="height:33.85pt;width:135.95pt;" o:ole="t" filled="f" o:preferrelative="t" stroked="f" coordsize="21600,21600">
            <v:path/>
            <v:fill on="f" focussize="0,0"/>
            <v:stroke on="f" joinstyle="miter"/>
            <v:imagedata r:id="rId617" o:title=""/>
            <o:lock v:ext="edit" aspectratio="t"/>
            <w10:wrap type="none"/>
            <w10:anchorlock/>
          </v:shape>
          <o:OLEObject Type="Embed" ProgID="Equation.DSMT4" ShapeID="_x0000_i1366" DrawAspect="Content" ObjectID="_1468076066" r:id="rId616">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367" o:spt="75" type="#_x0000_t75" style="height:14.5pt;width:51.6pt;" o:ole="t" filled="f" o:preferrelative="t" stroked="f" coordsize="21600,21600">
            <v:path/>
            <v:fill on="f" focussize="0,0"/>
            <v:stroke on="f" joinstyle="miter"/>
            <v:imagedata r:id="rId619" o:title=""/>
            <o:lock v:ext="edit" aspectratio="t"/>
            <w10:wrap type="none"/>
            <w10:anchorlock/>
          </v:shape>
          <o:OLEObject Type="Embed" ProgID="Equation.DSMT4" ShapeID="_x0000_i1367" DrawAspect="Content" ObjectID="_1468076067" r:id="rId61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68" o:spt="75" type="#_x0000_t75" style="height:14.5pt;width:29.55pt;" o:ole="t" filled="f" o:preferrelative="t" stroked="f" coordsize="21600,21600">
            <v:path/>
            <v:fill on="f" focussize="0,0"/>
            <v:stroke on="f" joinstyle="miter"/>
            <v:imagedata r:id="rId610" o:title=""/>
            <o:lock v:ext="edit" aspectratio="t"/>
            <w10:wrap type="none"/>
            <w10:anchorlock/>
          </v:shape>
          <o:OLEObject Type="Embed" ProgID="Equation.DSMT4" ShapeID="_x0000_i1368" DrawAspect="Content" ObjectID="_1468076068" r:id="rId620">
            <o:LockedField>false</o:LockedField>
          </o:OLEObject>
        </w:object>
      </w:r>
      <w:r>
        <w:rPr>
          <w:rFonts w:ascii="Times New Roman" w:hAnsi="Times New Roman" w:eastAsia="仿宋" w:cs="Times New Roman"/>
          <w:sz w:val="24"/>
          <w:szCs w:val="24"/>
        </w:rPr>
        <w:t>)时，原式</w:t>
      </w:r>
      <w:r>
        <w:rPr>
          <w:rFonts w:ascii="Times New Roman" w:hAnsi="Times New Roman" w:eastAsia="仿宋" w:cs="Times New Roman"/>
          <w:position w:val="-10"/>
          <w:sz w:val="24"/>
          <w:szCs w:val="24"/>
        </w:rPr>
        <w:object>
          <v:shape id="_x0000_i1369" o:spt="75" type="#_x0000_t75" style="height:15.6pt;width:128.4pt;" o:ole="t" filled="f" o:preferrelative="t" stroked="f" coordsize="21600,21600">
            <v:path/>
            <v:fill on="f" focussize="0,0"/>
            <v:stroke on="f" joinstyle="miter"/>
            <v:imagedata r:id="rId622" o:title=""/>
            <o:lock v:ext="edit" aspectratio="t"/>
            <w10:wrap type="none"/>
            <w10:anchorlock/>
          </v:shape>
          <o:OLEObject Type="Embed" ProgID="Equation.DSMT4" ShapeID="_x0000_i1369" DrawAspect="Content" ObjectID="_1468076069" r:id="rId62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370" o:spt="75" type="#_x0000_t75" style="height:14.5pt;width:50.5pt;" o:ole="t" filled="f" o:preferrelative="t" stroked="f" coordsize="21600,21600">
            <v:path/>
            <v:fill on="f" focussize="0,0"/>
            <v:stroke on="f" joinstyle="miter"/>
            <v:imagedata r:id="rId624" o:title=""/>
            <o:lock v:ext="edit" aspectratio="t"/>
            <w10:wrap type="none"/>
            <w10:anchorlock/>
          </v:shape>
          <o:OLEObject Type="Embed" ProgID="Equation.DSMT4" ShapeID="_x0000_i1370" DrawAspect="Content" ObjectID="_1468076070" r:id="rId62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71" o:spt="75" type="#_x0000_t75" style="height:14.5pt;width:29.55pt;" o:ole="t" filled="f" o:preferrelative="t" stroked="f" coordsize="21600,21600">
            <v:path/>
            <v:fill on="f" focussize="0,0"/>
            <v:stroke on="f" joinstyle="miter"/>
            <v:imagedata r:id="rId610" o:title=""/>
            <o:lock v:ext="edit" aspectratio="t"/>
            <w10:wrap type="none"/>
            <w10:anchorlock/>
          </v:shape>
          <o:OLEObject Type="Embed" ProgID="Equation.DSMT4" ShapeID="_x0000_i1371" DrawAspect="Content" ObjectID="_1468076071" r:id="rId625">
            <o:LockedField>false</o:LockedField>
          </o:OLEObject>
        </w:object>
      </w:r>
      <w:r>
        <w:rPr>
          <w:rFonts w:ascii="Times New Roman" w:hAnsi="Times New Roman" w:eastAsia="仿宋" w:cs="Times New Roman"/>
          <w:sz w:val="24"/>
          <w:szCs w:val="24"/>
        </w:rPr>
        <w:t>)时，原式</w:t>
      </w:r>
      <w:r>
        <w:rPr>
          <w:rFonts w:ascii="Times New Roman" w:hAnsi="Times New Roman" w:eastAsia="仿宋" w:cs="Times New Roman"/>
          <w:position w:val="-28"/>
          <w:sz w:val="24"/>
          <w:szCs w:val="24"/>
        </w:rPr>
        <w:object>
          <v:shape id="_x0000_i1372" o:spt="75" type="#_x0000_t75" style="height:34.95pt;width:147.2pt;" o:ole="t" filled="f" o:preferrelative="t" stroked="f" coordsize="21600,21600">
            <v:path/>
            <v:fill on="f" focussize="0,0"/>
            <v:stroke on="f" joinstyle="miter"/>
            <v:imagedata r:id="rId627" o:title=""/>
            <o:lock v:ext="edit" aspectratio="t"/>
            <w10:wrap type="none"/>
            <w10:anchorlock/>
          </v:shape>
          <o:OLEObject Type="Embed" ProgID="Equation.DSMT4" ShapeID="_x0000_i1372" DrawAspect="Content" ObjectID="_1468076072" r:id="rId626">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（2）当</w:t>
      </w:r>
      <w:r>
        <w:rPr>
          <w:rFonts w:ascii="Times New Roman" w:hAnsi="Times New Roman" w:eastAsia="仿宋" w:cs="Times New Roman"/>
          <w:position w:val="-6"/>
          <w:sz w:val="24"/>
          <w:szCs w:val="24"/>
        </w:rPr>
        <w:object>
          <v:shape id="_x0000_i1373" o:spt="75" type="#_x0000_t75" style="height:14.5pt;width:34.95pt;" o:ole="t" filled="f" o:preferrelative="t" stroked="f" coordsize="21600,21600">
            <v:path/>
            <v:fill on="f" focussize="0,0"/>
            <v:stroke on="f" joinstyle="miter"/>
            <v:imagedata r:id="rId629" o:title=""/>
            <o:lock v:ext="edit" aspectratio="t"/>
            <w10:wrap type="none"/>
            <w10:anchorlock/>
          </v:shape>
          <o:OLEObject Type="Embed" ProgID="Equation.DSMT4" ShapeID="_x0000_i1373" DrawAspect="Content" ObjectID="_1468076073" r:id="rId62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74" o:spt="75" type="#_x0000_t75" style="height:14.5pt;width:29.55pt;" o:ole="t" filled="f" o:preferrelative="t" stroked="f" coordsize="21600,21600">
            <v:path/>
            <v:fill on="f" focussize="0,0"/>
            <v:stroke on="f" joinstyle="miter"/>
            <v:imagedata r:id="rId610" o:title=""/>
            <o:lock v:ext="edit" aspectratio="t"/>
            <w10:wrap type="none"/>
            <w10:anchorlock/>
          </v:shape>
          <o:OLEObject Type="Embed" ProgID="Equation.DSMT4" ShapeID="_x0000_i1374" DrawAspect="Content" ObjectID="_1468076074" r:id="rId630">
            <o:LockedField>false</o:LockedField>
          </o:OLEObject>
        </w:object>
      </w:r>
      <w:r>
        <w:rPr>
          <w:rFonts w:ascii="Times New Roman" w:hAnsi="Times New Roman" w:eastAsia="仿宋" w:cs="Times New Roman"/>
          <w:sz w:val="24"/>
          <w:szCs w:val="24"/>
        </w:rPr>
        <w:t>)时，原式</w:t>
      </w:r>
      <w:r>
        <w:rPr>
          <w:rFonts w:ascii="Times New Roman" w:hAnsi="Times New Roman" w:eastAsia="仿宋" w:cs="Times New Roman"/>
          <w:position w:val="-10"/>
          <w:sz w:val="24"/>
          <w:szCs w:val="24"/>
        </w:rPr>
        <w:object>
          <v:shape id="_x0000_i1375" o:spt="75" type="#_x0000_t75" style="height:15.6pt;width:107.45pt;" o:ole="t" filled="f" o:preferrelative="t" stroked="f" coordsize="21600,21600">
            <v:path/>
            <v:fill on="f" focussize="0,0"/>
            <v:stroke on="f" joinstyle="miter"/>
            <v:imagedata r:id="rId632" o:title=""/>
            <o:lock v:ext="edit" aspectratio="t"/>
            <w10:wrap type="none"/>
            <w10:anchorlock/>
          </v:shape>
          <o:OLEObject Type="Embed" ProgID="Equation.DSMT4" ShapeID="_x0000_i1375" DrawAspect="Content" ObjectID="_1468076075" r:id="rId63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376" o:spt="75" type="#_x0000_t75" style="height:14.5pt;width:48.35pt;" o:ole="t" filled="f" o:preferrelative="t" stroked="f" coordsize="21600,21600">
            <v:path/>
            <v:fill on="f" focussize="0,0"/>
            <v:stroke on="f" joinstyle="miter"/>
            <v:imagedata r:id="rId614" o:title=""/>
            <o:lock v:ext="edit" aspectratio="t"/>
            <w10:wrap type="none"/>
            <w10:anchorlock/>
          </v:shape>
          <o:OLEObject Type="Embed" ProgID="Equation.DSMT4" ShapeID="_x0000_i1376" DrawAspect="Content" ObjectID="_1468076076" r:id="rId63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77" o:spt="75" type="#_x0000_t75" style="height:14.5pt;width:29.55pt;" o:ole="t" filled="f" o:preferrelative="t" stroked="f" coordsize="21600,21600">
            <v:path/>
            <v:fill on="f" focussize="0,0"/>
            <v:stroke on="f" joinstyle="miter"/>
            <v:imagedata r:id="rId610" o:title=""/>
            <o:lock v:ext="edit" aspectratio="t"/>
            <w10:wrap type="none"/>
            <w10:anchorlock/>
          </v:shape>
          <o:OLEObject Type="Embed" ProgID="Equation.DSMT4" ShapeID="_x0000_i1377" DrawAspect="Content" ObjectID="_1468076077" r:id="rId634">
            <o:LockedField>false</o:LockedField>
          </o:OLEObject>
        </w:object>
      </w:r>
      <w:r>
        <w:rPr>
          <w:rFonts w:ascii="Times New Roman" w:hAnsi="Times New Roman" w:eastAsia="仿宋" w:cs="Times New Roman"/>
          <w:sz w:val="24"/>
          <w:szCs w:val="24"/>
        </w:rPr>
        <w:t>)时，原式</w:t>
      </w:r>
      <w:r>
        <w:rPr>
          <w:rFonts w:ascii="Times New Roman" w:hAnsi="Times New Roman" w:eastAsia="仿宋" w:cs="Times New Roman"/>
          <w:position w:val="-28"/>
          <w:sz w:val="24"/>
          <w:szCs w:val="24"/>
        </w:rPr>
        <w:object>
          <v:shape id="_x0000_i1378" o:spt="75" type="#_x0000_t75" style="height:34.95pt;width:134.85pt;" o:ole="t" filled="f" o:preferrelative="t" stroked="f" coordsize="21600,21600">
            <v:path/>
            <v:fill on="f" focussize="0,0"/>
            <v:stroke on="f" joinstyle="miter"/>
            <v:imagedata r:id="rId636" o:title=""/>
            <o:lock v:ext="edit" aspectratio="t"/>
            <w10:wrap type="none"/>
            <w10:anchorlock/>
          </v:shape>
          <o:OLEObject Type="Embed" ProgID="Equation.DSMT4" ShapeID="_x0000_i1378" DrawAspect="Content" ObjectID="_1468076078" r:id="rId63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379" o:spt="75" type="#_x0000_t75" style="height:14.5pt;width:51.6pt;" o:ole="t" filled="f" o:preferrelative="t" stroked="f" coordsize="21600,21600">
            <v:path/>
            <v:fill on="f" focussize="0,0"/>
            <v:stroke on="f" joinstyle="miter"/>
            <v:imagedata r:id="rId619" o:title=""/>
            <o:lock v:ext="edit" aspectratio="t"/>
            <w10:wrap type="none"/>
            <w10:anchorlock/>
          </v:shape>
          <o:OLEObject Type="Embed" ProgID="Equation.DSMT4" ShapeID="_x0000_i1379" DrawAspect="Content" ObjectID="_1468076079" r:id="rId63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80" o:spt="75" type="#_x0000_t75" style="height:14.5pt;width:29.55pt;" o:ole="t" filled="f" o:preferrelative="t" stroked="f" coordsize="21600,21600">
            <v:path/>
            <v:fill on="f" focussize="0,0"/>
            <v:stroke on="f" joinstyle="miter"/>
            <v:imagedata r:id="rId610" o:title=""/>
            <o:lock v:ext="edit" aspectratio="t"/>
            <w10:wrap type="none"/>
            <w10:anchorlock/>
          </v:shape>
          <o:OLEObject Type="Embed" ProgID="Equation.DSMT4" ShapeID="_x0000_i1380" DrawAspect="Content" ObjectID="_1468076080" r:id="rId638">
            <o:LockedField>false</o:LockedField>
          </o:OLEObject>
        </w:object>
      </w:r>
      <w:r>
        <w:rPr>
          <w:rFonts w:ascii="Times New Roman" w:hAnsi="Times New Roman" w:eastAsia="仿宋" w:cs="Times New Roman"/>
          <w:sz w:val="24"/>
          <w:szCs w:val="24"/>
        </w:rPr>
        <w:t>)时，原式</w:t>
      </w:r>
      <w:r>
        <w:rPr>
          <w:rFonts w:ascii="Times New Roman" w:hAnsi="Times New Roman" w:eastAsia="仿宋" w:cs="Times New Roman"/>
          <w:position w:val="-10"/>
          <w:sz w:val="24"/>
          <w:szCs w:val="24"/>
        </w:rPr>
        <w:object>
          <v:shape id="_x0000_i1381" o:spt="75" type="#_x0000_t75" style="height:15.6pt;width:132.2pt;" o:ole="t" filled="f" o:preferrelative="t" stroked="f" coordsize="21600,21600">
            <v:path/>
            <v:fill on="f" focussize="0,0"/>
            <v:stroke on="f" joinstyle="miter"/>
            <v:imagedata r:id="rId640" o:title=""/>
            <o:lock v:ext="edit" aspectratio="t"/>
            <w10:wrap type="none"/>
            <w10:anchorlock/>
          </v:shape>
          <o:OLEObject Type="Embed" ProgID="Equation.DSMT4" ShapeID="_x0000_i1381" DrawAspect="Content" ObjectID="_1468076081" r:id="rId639">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382" o:spt="75" type="#_x0000_t75" style="height:14.5pt;width:50.5pt;" o:ole="t" filled="f" o:preferrelative="t" stroked="f" coordsize="21600,21600">
            <v:path/>
            <v:fill on="f" focussize="0,0"/>
            <v:stroke on="f" joinstyle="miter"/>
            <v:imagedata r:id="rId624" o:title=""/>
            <o:lock v:ext="edit" aspectratio="t"/>
            <w10:wrap type="none"/>
            <w10:anchorlock/>
          </v:shape>
          <o:OLEObject Type="Embed" ProgID="Equation.DSMT4" ShapeID="_x0000_i1382" DrawAspect="Content" ObjectID="_1468076082" r:id="rId64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83" o:spt="75" type="#_x0000_t75" style="height:14.5pt;width:29.55pt;" o:ole="t" filled="f" o:preferrelative="t" stroked="f" coordsize="21600,21600">
            <v:path/>
            <v:fill on="f" focussize="0,0"/>
            <v:stroke on="f" joinstyle="miter"/>
            <v:imagedata r:id="rId610" o:title=""/>
            <o:lock v:ext="edit" aspectratio="t"/>
            <w10:wrap type="none"/>
            <w10:anchorlock/>
          </v:shape>
          <o:OLEObject Type="Embed" ProgID="Equation.DSMT4" ShapeID="_x0000_i1383" DrawAspect="Content" ObjectID="_1468076083" r:id="rId642">
            <o:LockedField>false</o:LockedField>
          </o:OLEObject>
        </w:object>
      </w:r>
      <w:r>
        <w:rPr>
          <w:rFonts w:ascii="Times New Roman" w:hAnsi="Times New Roman" w:eastAsia="仿宋" w:cs="Times New Roman"/>
          <w:sz w:val="24"/>
          <w:szCs w:val="24"/>
        </w:rPr>
        <w:t>)时，原式</w:t>
      </w:r>
      <w:r>
        <w:rPr>
          <w:rFonts w:ascii="Times New Roman" w:hAnsi="Times New Roman" w:eastAsia="仿宋" w:cs="Times New Roman"/>
          <w:position w:val="-28"/>
          <w:sz w:val="24"/>
          <w:szCs w:val="24"/>
        </w:rPr>
        <w:object>
          <v:shape id="_x0000_i1384" o:spt="75" type="#_x0000_t75" style="height:34.4pt;width:147.75pt;" o:ole="t" filled="f" o:preferrelative="t" stroked="f" coordsize="21600,21600">
            <v:path/>
            <v:fill on="f" focussize="0,0"/>
            <v:stroke on="f" joinstyle="miter"/>
            <v:imagedata r:id="rId644" o:title=""/>
            <o:lock v:ext="edit" aspectratio="t"/>
            <w10:wrap type="none"/>
            <w10:anchorlock/>
          </v:shape>
          <o:OLEObject Type="Embed" ProgID="Equation.DSMT4" ShapeID="_x0000_i1384" DrawAspect="Content" ObjectID="_1468076084" r:id="rId643">
            <o:LockedField>false</o:LockedField>
          </o:OLEObject>
        </w:object>
      </w:r>
      <w:r>
        <w:rPr>
          <w:rFonts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bookmarkStart w:id="0" w:name="_GoBack"/>
      <w:bookmarkEnd w:id="0"/>
    </w:p>
    <w:p>
      <w:pPr>
        <w:pStyle w:val="6"/>
        <w:ind w:left="6232" w:leftChars="1596" w:hanging="2880" w:hangingChars="1200"/>
        <w:rPr>
          <w:rFonts w:hint="eastAsia"/>
          <w:sz w:val="24"/>
          <w:szCs w:val="24"/>
        </w:rPr>
      </w:pPr>
      <w:r>
        <w:rPr>
          <w:rFonts w:ascii="微软雅黑" w:hAnsi="微软雅黑" w:eastAsia="微软雅黑" w:cs="微软雅黑"/>
          <w:i w:val="0"/>
          <w:iCs w:val="0"/>
          <w:caps w:val="0"/>
          <w:color w:val="171A1D"/>
          <w:spacing w:val="0"/>
          <w:sz w:val="24"/>
          <w:szCs w:val="24"/>
          <w:shd w:val="clear" w:color="auto" w:fill="FFFFFF"/>
        </w:rPr>
        <w:t>上海市基础教育数字化转型项目组（</w:t>
      </w:r>
      <w:r>
        <w:rPr>
          <w:rFonts w:hint="eastAsia" w:ascii="微软雅黑" w:hAnsi="微软雅黑" w:eastAsia="微软雅黑" w:cs="微软雅黑"/>
          <w:i w:val="0"/>
          <w:iCs w:val="0"/>
          <w:caps w:val="0"/>
          <w:color w:val="171A1D"/>
          <w:spacing w:val="0"/>
          <w:sz w:val="24"/>
          <w:szCs w:val="24"/>
          <w:shd w:val="clear" w:color="auto" w:fill="FFFFFF"/>
          <w:lang w:val="en-US" w:eastAsia="zh-CN"/>
        </w:rPr>
        <w:t>高中</w:t>
      </w:r>
      <w:r>
        <w:rPr>
          <w:rFonts w:ascii="微软雅黑" w:hAnsi="微软雅黑" w:eastAsia="微软雅黑" w:cs="微软雅黑"/>
          <w:i w:val="0"/>
          <w:iCs w:val="0"/>
          <w:caps w:val="0"/>
          <w:color w:val="171A1D"/>
          <w:spacing w:val="0"/>
          <w:sz w:val="24"/>
          <w:szCs w:val="24"/>
          <w:shd w:val="clear" w:color="auto" w:fill="FFFFFF"/>
        </w:rPr>
        <w:t>数学）</w:t>
      </w:r>
      <w:r>
        <w:rPr>
          <w:rFonts w:hint="eastAsia" w:ascii="微软雅黑" w:hAnsi="微软雅黑" w:eastAsia="微软雅黑" w:cs="微软雅黑"/>
          <w:i w:val="0"/>
          <w:iCs w:val="0"/>
          <w:caps w:val="0"/>
          <w:color w:val="171A1D"/>
          <w:spacing w:val="0"/>
          <w:sz w:val="24"/>
          <w:szCs w:val="24"/>
          <w:shd w:val="clear" w:color="auto" w:fill="FFFFFF"/>
        </w:rPr>
        <w:br w:type="textWrapping"/>
      </w:r>
      <w:r>
        <w:rPr>
          <w:rFonts w:hint="eastAsia" w:ascii="微软雅黑" w:hAnsi="微软雅黑" w:eastAsia="微软雅黑" w:cs="微软雅黑"/>
          <w:i w:val="0"/>
          <w:iCs w:val="0"/>
          <w:caps w:val="0"/>
          <w:color w:val="171A1D"/>
          <w:spacing w:val="0"/>
          <w:sz w:val="24"/>
          <w:szCs w:val="24"/>
          <w:shd w:val="clear" w:color="auto" w:fill="FFFFFF"/>
        </w:rPr>
        <w:t>制作时间：2023年</w:t>
      </w:r>
    </w:p>
    <w:p>
      <w:pPr>
        <w:spacing w:line="312" w:lineRule="auto"/>
        <w:ind w:firstLine="480" w:firstLineChars="200"/>
        <w:rPr>
          <w:rFonts w:ascii="Times New Roman" w:hAnsi="Times New Roman" w:eastAsia="仿宋"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殷 琦涛">
    <w15:presenceInfo w15:providerId="Windows Live" w15:userId="938ddbc8297f48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TAzMjA4ODZmMDI3MjBlNDQxMWMyNjY4OGJmOGYzY2QifQ=="/>
  </w:docVars>
  <w:rsids>
    <w:rsidRoot w:val="00944670"/>
    <w:rsid w:val="00002FE4"/>
    <w:rsid w:val="00007B52"/>
    <w:rsid w:val="000216F6"/>
    <w:rsid w:val="00026886"/>
    <w:rsid w:val="000312B1"/>
    <w:rsid w:val="00036861"/>
    <w:rsid w:val="00043C32"/>
    <w:rsid w:val="00043FFE"/>
    <w:rsid w:val="0005490F"/>
    <w:rsid w:val="00074481"/>
    <w:rsid w:val="00077DAC"/>
    <w:rsid w:val="000967B5"/>
    <w:rsid w:val="000A13B5"/>
    <w:rsid w:val="000A29BF"/>
    <w:rsid w:val="000A5CE5"/>
    <w:rsid w:val="000A6CB6"/>
    <w:rsid w:val="000C1B11"/>
    <w:rsid w:val="000C50BF"/>
    <w:rsid w:val="000C683F"/>
    <w:rsid w:val="000D60FB"/>
    <w:rsid w:val="000D668C"/>
    <w:rsid w:val="000F679E"/>
    <w:rsid w:val="000F694D"/>
    <w:rsid w:val="00107B80"/>
    <w:rsid w:val="001105D9"/>
    <w:rsid w:val="00121739"/>
    <w:rsid w:val="001246B8"/>
    <w:rsid w:val="00170CA1"/>
    <w:rsid w:val="00181C39"/>
    <w:rsid w:val="0018697F"/>
    <w:rsid w:val="001900D0"/>
    <w:rsid w:val="001901A4"/>
    <w:rsid w:val="001B3BA1"/>
    <w:rsid w:val="001C11CF"/>
    <w:rsid w:val="001C26DB"/>
    <w:rsid w:val="001D4869"/>
    <w:rsid w:val="001F1028"/>
    <w:rsid w:val="00212B23"/>
    <w:rsid w:val="002220B6"/>
    <w:rsid w:val="00232284"/>
    <w:rsid w:val="002552DB"/>
    <w:rsid w:val="0025647A"/>
    <w:rsid w:val="0026514E"/>
    <w:rsid w:val="00265FD9"/>
    <w:rsid w:val="002778D6"/>
    <w:rsid w:val="002802DD"/>
    <w:rsid w:val="0028636C"/>
    <w:rsid w:val="00296D89"/>
    <w:rsid w:val="002A61A0"/>
    <w:rsid w:val="002B2878"/>
    <w:rsid w:val="002C35D2"/>
    <w:rsid w:val="002E0C01"/>
    <w:rsid w:val="002F3AEE"/>
    <w:rsid w:val="002F4182"/>
    <w:rsid w:val="00304B4C"/>
    <w:rsid w:val="0031234B"/>
    <w:rsid w:val="003210A4"/>
    <w:rsid w:val="003227E5"/>
    <w:rsid w:val="00322F36"/>
    <w:rsid w:val="00336D18"/>
    <w:rsid w:val="0034191F"/>
    <w:rsid w:val="003549B2"/>
    <w:rsid w:val="00363E5A"/>
    <w:rsid w:val="00366959"/>
    <w:rsid w:val="00381CDF"/>
    <w:rsid w:val="003919D7"/>
    <w:rsid w:val="0039375F"/>
    <w:rsid w:val="00397D8C"/>
    <w:rsid w:val="003A3B02"/>
    <w:rsid w:val="003A741B"/>
    <w:rsid w:val="003D70D8"/>
    <w:rsid w:val="003F7FF9"/>
    <w:rsid w:val="00431BD2"/>
    <w:rsid w:val="00446C28"/>
    <w:rsid w:val="004A7461"/>
    <w:rsid w:val="004B0560"/>
    <w:rsid w:val="004B7DDF"/>
    <w:rsid w:val="004C18AB"/>
    <w:rsid w:val="004E17CF"/>
    <w:rsid w:val="004F21EC"/>
    <w:rsid w:val="00525D66"/>
    <w:rsid w:val="00540BD5"/>
    <w:rsid w:val="0054687A"/>
    <w:rsid w:val="005544FD"/>
    <w:rsid w:val="0055645F"/>
    <w:rsid w:val="005578A8"/>
    <w:rsid w:val="00566334"/>
    <w:rsid w:val="00577271"/>
    <w:rsid w:val="005B1235"/>
    <w:rsid w:val="005C2569"/>
    <w:rsid w:val="005C4A28"/>
    <w:rsid w:val="005F4BE8"/>
    <w:rsid w:val="005F7122"/>
    <w:rsid w:val="00630A68"/>
    <w:rsid w:val="006424F5"/>
    <w:rsid w:val="0065090E"/>
    <w:rsid w:val="00671722"/>
    <w:rsid w:val="00687809"/>
    <w:rsid w:val="006A274A"/>
    <w:rsid w:val="006B497F"/>
    <w:rsid w:val="006D0AAB"/>
    <w:rsid w:val="006E260B"/>
    <w:rsid w:val="006F7323"/>
    <w:rsid w:val="00705C74"/>
    <w:rsid w:val="00732CA2"/>
    <w:rsid w:val="00735960"/>
    <w:rsid w:val="00747FBB"/>
    <w:rsid w:val="007619F1"/>
    <w:rsid w:val="00763050"/>
    <w:rsid w:val="00774D3F"/>
    <w:rsid w:val="00776211"/>
    <w:rsid w:val="00793C5E"/>
    <w:rsid w:val="007965F7"/>
    <w:rsid w:val="007B7115"/>
    <w:rsid w:val="007E51E4"/>
    <w:rsid w:val="00812656"/>
    <w:rsid w:val="00830AE6"/>
    <w:rsid w:val="00844EBB"/>
    <w:rsid w:val="008523BE"/>
    <w:rsid w:val="00854081"/>
    <w:rsid w:val="00865D58"/>
    <w:rsid w:val="00897E00"/>
    <w:rsid w:val="008B142A"/>
    <w:rsid w:val="008C1552"/>
    <w:rsid w:val="008C28FE"/>
    <w:rsid w:val="008C7718"/>
    <w:rsid w:val="008D28B1"/>
    <w:rsid w:val="008D53FC"/>
    <w:rsid w:val="008E1DE8"/>
    <w:rsid w:val="008E4D3A"/>
    <w:rsid w:val="008E6388"/>
    <w:rsid w:val="008F66D7"/>
    <w:rsid w:val="0092067C"/>
    <w:rsid w:val="00943568"/>
    <w:rsid w:val="00944670"/>
    <w:rsid w:val="009467EF"/>
    <w:rsid w:val="00951C0E"/>
    <w:rsid w:val="009574C9"/>
    <w:rsid w:val="00971273"/>
    <w:rsid w:val="00986115"/>
    <w:rsid w:val="009A61F1"/>
    <w:rsid w:val="009C20A5"/>
    <w:rsid w:val="009C254B"/>
    <w:rsid w:val="009F04CA"/>
    <w:rsid w:val="009F31FF"/>
    <w:rsid w:val="00A024DE"/>
    <w:rsid w:val="00A0395C"/>
    <w:rsid w:val="00A130AB"/>
    <w:rsid w:val="00A26856"/>
    <w:rsid w:val="00A46889"/>
    <w:rsid w:val="00A51F25"/>
    <w:rsid w:val="00A57D0F"/>
    <w:rsid w:val="00A82AB4"/>
    <w:rsid w:val="00AA1B22"/>
    <w:rsid w:val="00AA6D2A"/>
    <w:rsid w:val="00AB7ED2"/>
    <w:rsid w:val="00AC17C3"/>
    <w:rsid w:val="00AC2C78"/>
    <w:rsid w:val="00AF3A74"/>
    <w:rsid w:val="00AF5313"/>
    <w:rsid w:val="00B50131"/>
    <w:rsid w:val="00B5212F"/>
    <w:rsid w:val="00B57A66"/>
    <w:rsid w:val="00B60375"/>
    <w:rsid w:val="00B61C9E"/>
    <w:rsid w:val="00B92DCD"/>
    <w:rsid w:val="00B94182"/>
    <w:rsid w:val="00B94518"/>
    <w:rsid w:val="00BB1F97"/>
    <w:rsid w:val="00BC04F8"/>
    <w:rsid w:val="00C15A8D"/>
    <w:rsid w:val="00C20A88"/>
    <w:rsid w:val="00C258DC"/>
    <w:rsid w:val="00C414CA"/>
    <w:rsid w:val="00C4432C"/>
    <w:rsid w:val="00C565AC"/>
    <w:rsid w:val="00C62E4D"/>
    <w:rsid w:val="00C7451D"/>
    <w:rsid w:val="00CA2B24"/>
    <w:rsid w:val="00CC11D7"/>
    <w:rsid w:val="00CC7867"/>
    <w:rsid w:val="00D04960"/>
    <w:rsid w:val="00D34F16"/>
    <w:rsid w:val="00D402A7"/>
    <w:rsid w:val="00D55015"/>
    <w:rsid w:val="00DA1794"/>
    <w:rsid w:val="00DA2806"/>
    <w:rsid w:val="00DB218A"/>
    <w:rsid w:val="00DF30A1"/>
    <w:rsid w:val="00E14BBF"/>
    <w:rsid w:val="00E4075F"/>
    <w:rsid w:val="00E67445"/>
    <w:rsid w:val="00E76505"/>
    <w:rsid w:val="00E82264"/>
    <w:rsid w:val="00E87063"/>
    <w:rsid w:val="00E93B51"/>
    <w:rsid w:val="00E96AF7"/>
    <w:rsid w:val="00EB0455"/>
    <w:rsid w:val="00EB7865"/>
    <w:rsid w:val="00EC3065"/>
    <w:rsid w:val="00ED18E0"/>
    <w:rsid w:val="00EF0698"/>
    <w:rsid w:val="00EF3112"/>
    <w:rsid w:val="00EF65A4"/>
    <w:rsid w:val="00F102BC"/>
    <w:rsid w:val="00F153A8"/>
    <w:rsid w:val="00F40773"/>
    <w:rsid w:val="00F444A5"/>
    <w:rsid w:val="00F62DBD"/>
    <w:rsid w:val="00F80C70"/>
    <w:rsid w:val="00F84F97"/>
    <w:rsid w:val="00FA1723"/>
    <w:rsid w:val="00FB093C"/>
    <w:rsid w:val="00FB0A25"/>
    <w:rsid w:val="00FB0DCC"/>
    <w:rsid w:val="00FC5167"/>
    <w:rsid w:val="00FD250B"/>
    <w:rsid w:val="00FD3AD1"/>
    <w:rsid w:val="00FF0498"/>
    <w:rsid w:val="00FF3A23"/>
    <w:rsid w:val="011B6997"/>
    <w:rsid w:val="040C6EF6"/>
    <w:rsid w:val="05652588"/>
    <w:rsid w:val="07C03DF5"/>
    <w:rsid w:val="091C14FF"/>
    <w:rsid w:val="09432938"/>
    <w:rsid w:val="098B21E0"/>
    <w:rsid w:val="0AA30220"/>
    <w:rsid w:val="0D0551D2"/>
    <w:rsid w:val="0E290929"/>
    <w:rsid w:val="0E3A3D63"/>
    <w:rsid w:val="0EE91E83"/>
    <w:rsid w:val="0F0A004B"/>
    <w:rsid w:val="110F1949"/>
    <w:rsid w:val="119968E7"/>
    <w:rsid w:val="11BA03DF"/>
    <w:rsid w:val="139C4598"/>
    <w:rsid w:val="13EF5940"/>
    <w:rsid w:val="14B56307"/>
    <w:rsid w:val="19300DFC"/>
    <w:rsid w:val="19793377"/>
    <w:rsid w:val="1BE952E1"/>
    <w:rsid w:val="1CF71C0F"/>
    <w:rsid w:val="1EB26E5B"/>
    <w:rsid w:val="20F47A4F"/>
    <w:rsid w:val="210A7A37"/>
    <w:rsid w:val="21186357"/>
    <w:rsid w:val="23BF03B6"/>
    <w:rsid w:val="26691975"/>
    <w:rsid w:val="27E84F8D"/>
    <w:rsid w:val="29E92D30"/>
    <w:rsid w:val="2E5E6191"/>
    <w:rsid w:val="2FBE7E66"/>
    <w:rsid w:val="2FEA6A07"/>
    <w:rsid w:val="32D549D9"/>
    <w:rsid w:val="33937268"/>
    <w:rsid w:val="33DF577E"/>
    <w:rsid w:val="34391442"/>
    <w:rsid w:val="354A461C"/>
    <w:rsid w:val="38DA69EC"/>
    <w:rsid w:val="3A9C574C"/>
    <w:rsid w:val="3BBD2BAE"/>
    <w:rsid w:val="3D6F788E"/>
    <w:rsid w:val="41297B06"/>
    <w:rsid w:val="429A669A"/>
    <w:rsid w:val="43402B23"/>
    <w:rsid w:val="43CA0B06"/>
    <w:rsid w:val="451F76A5"/>
    <w:rsid w:val="463D7A54"/>
    <w:rsid w:val="487F7E0F"/>
    <w:rsid w:val="49486808"/>
    <w:rsid w:val="4A3B33F3"/>
    <w:rsid w:val="4DF77E84"/>
    <w:rsid w:val="502102E5"/>
    <w:rsid w:val="534E7AD3"/>
    <w:rsid w:val="53804244"/>
    <w:rsid w:val="56995D14"/>
    <w:rsid w:val="56FD6AAF"/>
    <w:rsid w:val="59DC0719"/>
    <w:rsid w:val="5ABD4013"/>
    <w:rsid w:val="5BFE7BBD"/>
    <w:rsid w:val="5D753EAF"/>
    <w:rsid w:val="5E3D1839"/>
    <w:rsid w:val="60864474"/>
    <w:rsid w:val="621135BF"/>
    <w:rsid w:val="640815D9"/>
    <w:rsid w:val="65110961"/>
    <w:rsid w:val="65BD63F3"/>
    <w:rsid w:val="67535D27"/>
    <w:rsid w:val="683D1E50"/>
    <w:rsid w:val="685305C2"/>
    <w:rsid w:val="68727968"/>
    <w:rsid w:val="68EF3803"/>
    <w:rsid w:val="6B095263"/>
    <w:rsid w:val="6B1218A2"/>
    <w:rsid w:val="6D75048C"/>
    <w:rsid w:val="6DC81C43"/>
    <w:rsid w:val="6DE22EF2"/>
    <w:rsid w:val="6E3B256F"/>
    <w:rsid w:val="6FCA6312"/>
    <w:rsid w:val="701F27FE"/>
    <w:rsid w:val="70D72A5F"/>
    <w:rsid w:val="728F558F"/>
    <w:rsid w:val="731C0F90"/>
    <w:rsid w:val="74030EBC"/>
    <w:rsid w:val="744523E7"/>
    <w:rsid w:val="747B3DCF"/>
    <w:rsid w:val="753007A1"/>
    <w:rsid w:val="757765BE"/>
    <w:rsid w:val="77C8716B"/>
    <w:rsid w:val="78680440"/>
    <w:rsid w:val="7CDE5175"/>
    <w:rsid w:val="7FCE04E6"/>
    <w:rsid w:val="7FF902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semiHidden/>
    <w:unhideWhenUsed/>
    <w:qFormat/>
    <w:uiPriority w:val="99"/>
    <w:pPr>
      <w:jc w:val="left"/>
    </w:pPr>
  </w:style>
  <w:style w:type="paragraph" w:styleId="3">
    <w:name w:val="Balloon Text"/>
    <w:basedOn w:val="1"/>
    <w:link w:val="14"/>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qFormat/>
    <w:uiPriority w:val="0"/>
    <w:pPr>
      <w:snapToGrid w:val="0"/>
      <w:jc w:val="left"/>
    </w:pPr>
    <w:rPr>
      <w:sz w:val="18"/>
    </w:rPr>
  </w:style>
  <w:style w:type="paragraph" w:styleId="7">
    <w:name w:val="annotation subject"/>
    <w:basedOn w:val="2"/>
    <w:next w:val="2"/>
    <w:link w:val="16"/>
    <w:semiHidden/>
    <w:unhideWhenUsed/>
    <w:qFormat/>
    <w:uiPriority w:val="99"/>
    <w:rPr>
      <w:b/>
      <w:bCs/>
    </w:rPr>
  </w:style>
  <w:style w:type="character" w:styleId="10">
    <w:name w:val="annotation reference"/>
    <w:basedOn w:val="9"/>
    <w:semiHidden/>
    <w:unhideWhenUsed/>
    <w:qFormat/>
    <w:uiPriority w:val="99"/>
    <w:rPr>
      <w:sz w:val="21"/>
      <w:szCs w:val="21"/>
    </w:rPr>
  </w:style>
  <w:style w:type="character" w:customStyle="1" w:styleId="11">
    <w:name w:val="页眉 Char"/>
    <w:basedOn w:val="9"/>
    <w:link w:val="5"/>
    <w:qFormat/>
    <w:uiPriority w:val="99"/>
    <w:rPr>
      <w:sz w:val="18"/>
      <w:szCs w:val="18"/>
    </w:rPr>
  </w:style>
  <w:style w:type="character" w:customStyle="1" w:styleId="12">
    <w:name w:val="页脚 Char"/>
    <w:basedOn w:val="9"/>
    <w:link w:val="4"/>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批注框文本 Char"/>
    <w:basedOn w:val="9"/>
    <w:link w:val="3"/>
    <w:semiHidden/>
    <w:qFormat/>
    <w:uiPriority w:val="99"/>
    <w:rPr>
      <w:sz w:val="18"/>
      <w:szCs w:val="18"/>
    </w:rPr>
  </w:style>
  <w:style w:type="character" w:customStyle="1" w:styleId="15">
    <w:name w:val="批注文字 Char"/>
    <w:basedOn w:val="9"/>
    <w:link w:val="2"/>
    <w:semiHidden/>
    <w:qFormat/>
    <w:uiPriority w:val="99"/>
  </w:style>
  <w:style w:type="character" w:customStyle="1" w:styleId="16">
    <w:name w:val="批注主题 Char"/>
    <w:basedOn w:val="15"/>
    <w:link w:val="7"/>
    <w:semiHidden/>
    <w:qFormat/>
    <w:uiPriority w:val="99"/>
    <w:rPr>
      <w:b/>
      <w:bCs/>
    </w:rPr>
  </w:style>
  <w:style w:type="table" w:customStyle="1" w:styleId="17">
    <w:name w:val="Table Normal"/>
    <w:semiHidden/>
    <w:unhideWhenUsed/>
    <w:qFormat/>
    <w:uiPriority w:val="0"/>
    <w:tblPr>
      <w:tblCellMar>
        <w:top w:w="0" w:type="dxa"/>
        <w:left w:w="0" w:type="dxa"/>
        <w:bottom w:w="0" w:type="dxa"/>
        <w:right w:w="0" w:type="dxa"/>
      </w:tblCellMar>
    </w:tblPr>
  </w:style>
  <w:style w:type="paragraph" w:customStyle="1" w:styleId="18">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37.wmf"/><Relationship Id="rId98" Type="http://schemas.openxmlformats.org/officeDocument/2006/relationships/oleObject" Target="embeddings/oleObject59.bin"/><Relationship Id="rId97" Type="http://schemas.openxmlformats.org/officeDocument/2006/relationships/image" Target="media/image36.wmf"/><Relationship Id="rId96" Type="http://schemas.openxmlformats.org/officeDocument/2006/relationships/oleObject" Target="embeddings/oleObject58.bin"/><Relationship Id="rId95" Type="http://schemas.openxmlformats.org/officeDocument/2006/relationships/image" Target="media/image35.wmf"/><Relationship Id="rId94" Type="http://schemas.openxmlformats.org/officeDocument/2006/relationships/oleObject" Target="embeddings/oleObject57.bin"/><Relationship Id="rId93" Type="http://schemas.openxmlformats.org/officeDocument/2006/relationships/image" Target="media/image34.wmf"/><Relationship Id="rId92" Type="http://schemas.openxmlformats.org/officeDocument/2006/relationships/oleObject" Target="embeddings/oleObject56.bin"/><Relationship Id="rId91" Type="http://schemas.openxmlformats.org/officeDocument/2006/relationships/image" Target="media/image33.wmf"/><Relationship Id="rId90" Type="http://schemas.openxmlformats.org/officeDocument/2006/relationships/oleObject" Target="embeddings/oleObject55.bin"/><Relationship Id="rId9" Type="http://schemas.openxmlformats.org/officeDocument/2006/relationships/image" Target="media/image3.wmf"/><Relationship Id="rId89" Type="http://schemas.openxmlformats.org/officeDocument/2006/relationships/image" Target="media/image32.wmf"/><Relationship Id="rId88" Type="http://schemas.openxmlformats.org/officeDocument/2006/relationships/oleObject" Target="embeddings/oleObject54.bin"/><Relationship Id="rId87" Type="http://schemas.openxmlformats.org/officeDocument/2006/relationships/image" Target="media/image31.wmf"/><Relationship Id="rId86" Type="http://schemas.openxmlformats.org/officeDocument/2006/relationships/oleObject" Target="embeddings/oleObject53.bin"/><Relationship Id="rId85" Type="http://schemas.openxmlformats.org/officeDocument/2006/relationships/oleObject" Target="embeddings/oleObject52.bin"/><Relationship Id="rId84" Type="http://schemas.openxmlformats.org/officeDocument/2006/relationships/oleObject" Target="embeddings/oleObject51.bin"/><Relationship Id="rId83" Type="http://schemas.openxmlformats.org/officeDocument/2006/relationships/oleObject" Target="embeddings/oleObject50.bin"/><Relationship Id="rId82" Type="http://schemas.openxmlformats.org/officeDocument/2006/relationships/oleObject" Target="embeddings/oleObject49.bin"/><Relationship Id="rId81" Type="http://schemas.openxmlformats.org/officeDocument/2006/relationships/oleObject" Target="embeddings/oleObject48.bin"/><Relationship Id="rId80" Type="http://schemas.openxmlformats.org/officeDocument/2006/relationships/oleObject" Target="embeddings/oleObject47.bin"/><Relationship Id="rId8" Type="http://schemas.openxmlformats.org/officeDocument/2006/relationships/oleObject" Target="embeddings/oleObject3.bin"/><Relationship Id="rId79" Type="http://schemas.openxmlformats.org/officeDocument/2006/relationships/oleObject" Target="embeddings/oleObject46.bin"/><Relationship Id="rId78" Type="http://schemas.openxmlformats.org/officeDocument/2006/relationships/oleObject" Target="embeddings/oleObject45.bin"/><Relationship Id="rId77" Type="http://schemas.openxmlformats.org/officeDocument/2006/relationships/oleObject" Target="embeddings/oleObject44.bin"/><Relationship Id="rId76" Type="http://schemas.openxmlformats.org/officeDocument/2006/relationships/oleObject" Target="embeddings/oleObject43.bin"/><Relationship Id="rId75" Type="http://schemas.openxmlformats.org/officeDocument/2006/relationships/image" Target="media/image30.wmf"/><Relationship Id="rId74" Type="http://schemas.openxmlformats.org/officeDocument/2006/relationships/oleObject" Target="embeddings/oleObject42.bin"/><Relationship Id="rId73" Type="http://schemas.openxmlformats.org/officeDocument/2006/relationships/oleObject" Target="embeddings/oleObject41.bin"/><Relationship Id="rId72" Type="http://schemas.openxmlformats.org/officeDocument/2006/relationships/oleObject" Target="embeddings/oleObject40.bin"/><Relationship Id="rId71" Type="http://schemas.openxmlformats.org/officeDocument/2006/relationships/oleObject" Target="embeddings/oleObject39.bin"/><Relationship Id="rId70" Type="http://schemas.openxmlformats.org/officeDocument/2006/relationships/oleObject" Target="embeddings/oleObject38.bin"/><Relationship Id="rId7" Type="http://schemas.openxmlformats.org/officeDocument/2006/relationships/image" Target="media/image2.wmf"/><Relationship Id="rId69" Type="http://schemas.openxmlformats.org/officeDocument/2006/relationships/oleObject" Target="embeddings/oleObject37.bin"/><Relationship Id="rId68" Type="http://schemas.openxmlformats.org/officeDocument/2006/relationships/image" Target="media/image29.wmf"/><Relationship Id="rId67" Type="http://schemas.openxmlformats.org/officeDocument/2006/relationships/oleObject" Target="embeddings/oleObject36.bin"/><Relationship Id="rId66" Type="http://schemas.openxmlformats.org/officeDocument/2006/relationships/image" Target="media/image28.wmf"/><Relationship Id="rId65" Type="http://schemas.openxmlformats.org/officeDocument/2006/relationships/oleObject" Target="embeddings/oleObject35.bin"/><Relationship Id="rId647" Type="http://schemas.microsoft.com/office/2011/relationships/people" Target="people.xml"/><Relationship Id="rId646" Type="http://schemas.openxmlformats.org/officeDocument/2006/relationships/fontTable" Target="fontTable.xml"/><Relationship Id="rId645" Type="http://schemas.openxmlformats.org/officeDocument/2006/relationships/customXml" Target="../customXml/item1.xml"/><Relationship Id="rId644" Type="http://schemas.openxmlformats.org/officeDocument/2006/relationships/image" Target="media/image281.wmf"/><Relationship Id="rId643" Type="http://schemas.openxmlformats.org/officeDocument/2006/relationships/oleObject" Target="embeddings/oleObject360.bin"/><Relationship Id="rId642" Type="http://schemas.openxmlformats.org/officeDocument/2006/relationships/oleObject" Target="embeddings/oleObject359.bin"/><Relationship Id="rId641" Type="http://schemas.openxmlformats.org/officeDocument/2006/relationships/oleObject" Target="embeddings/oleObject358.bin"/><Relationship Id="rId640" Type="http://schemas.openxmlformats.org/officeDocument/2006/relationships/image" Target="media/image280.wmf"/><Relationship Id="rId64" Type="http://schemas.openxmlformats.org/officeDocument/2006/relationships/image" Target="media/image27.wmf"/><Relationship Id="rId639" Type="http://schemas.openxmlformats.org/officeDocument/2006/relationships/oleObject" Target="embeddings/oleObject357.bin"/><Relationship Id="rId638" Type="http://schemas.openxmlformats.org/officeDocument/2006/relationships/oleObject" Target="embeddings/oleObject356.bin"/><Relationship Id="rId637" Type="http://schemas.openxmlformats.org/officeDocument/2006/relationships/oleObject" Target="embeddings/oleObject355.bin"/><Relationship Id="rId636" Type="http://schemas.openxmlformats.org/officeDocument/2006/relationships/image" Target="media/image279.wmf"/><Relationship Id="rId635" Type="http://schemas.openxmlformats.org/officeDocument/2006/relationships/oleObject" Target="embeddings/oleObject354.bin"/><Relationship Id="rId634" Type="http://schemas.openxmlformats.org/officeDocument/2006/relationships/oleObject" Target="embeddings/oleObject353.bin"/><Relationship Id="rId633" Type="http://schemas.openxmlformats.org/officeDocument/2006/relationships/oleObject" Target="embeddings/oleObject352.bin"/><Relationship Id="rId632" Type="http://schemas.openxmlformats.org/officeDocument/2006/relationships/image" Target="media/image278.wmf"/><Relationship Id="rId631" Type="http://schemas.openxmlformats.org/officeDocument/2006/relationships/oleObject" Target="embeddings/oleObject351.bin"/><Relationship Id="rId630" Type="http://schemas.openxmlformats.org/officeDocument/2006/relationships/oleObject" Target="embeddings/oleObject350.bin"/><Relationship Id="rId63" Type="http://schemas.openxmlformats.org/officeDocument/2006/relationships/oleObject" Target="embeddings/oleObject34.bin"/><Relationship Id="rId629" Type="http://schemas.openxmlformats.org/officeDocument/2006/relationships/image" Target="media/image277.wmf"/><Relationship Id="rId628" Type="http://schemas.openxmlformats.org/officeDocument/2006/relationships/oleObject" Target="embeddings/oleObject349.bin"/><Relationship Id="rId627" Type="http://schemas.openxmlformats.org/officeDocument/2006/relationships/image" Target="media/image276.wmf"/><Relationship Id="rId626" Type="http://schemas.openxmlformats.org/officeDocument/2006/relationships/oleObject" Target="embeddings/oleObject348.bin"/><Relationship Id="rId625" Type="http://schemas.openxmlformats.org/officeDocument/2006/relationships/oleObject" Target="embeddings/oleObject347.bin"/><Relationship Id="rId624" Type="http://schemas.openxmlformats.org/officeDocument/2006/relationships/image" Target="media/image275.wmf"/><Relationship Id="rId623" Type="http://schemas.openxmlformats.org/officeDocument/2006/relationships/oleObject" Target="embeddings/oleObject346.bin"/><Relationship Id="rId622" Type="http://schemas.openxmlformats.org/officeDocument/2006/relationships/image" Target="media/image274.wmf"/><Relationship Id="rId621" Type="http://schemas.openxmlformats.org/officeDocument/2006/relationships/oleObject" Target="embeddings/oleObject345.bin"/><Relationship Id="rId620" Type="http://schemas.openxmlformats.org/officeDocument/2006/relationships/oleObject" Target="embeddings/oleObject344.bin"/><Relationship Id="rId62" Type="http://schemas.openxmlformats.org/officeDocument/2006/relationships/image" Target="media/image26.wmf"/><Relationship Id="rId619" Type="http://schemas.openxmlformats.org/officeDocument/2006/relationships/image" Target="media/image273.wmf"/><Relationship Id="rId618" Type="http://schemas.openxmlformats.org/officeDocument/2006/relationships/oleObject" Target="embeddings/oleObject343.bin"/><Relationship Id="rId617" Type="http://schemas.openxmlformats.org/officeDocument/2006/relationships/image" Target="media/image272.wmf"/><Relationship Id="rId616" Type="http://schemas.openxmlformats.org/officeDocument/2006/relationships/oleObject" Target="embeddings/oleObject342.bin"/><Relationship Id="rId615" Type="http://schemas.openxmlformats.org/officeDocument/2006/relationships/oleObject" Target="embeddings/oleObject341.bin"/><Relationship Id="rId614" Type="http://schemas.openxmlformats.org/officeDocument/2006/relationships/image" Target="media/image271.wmf"/><Relationship Id="rId613" Type="http://schemas.openxmlformats.org/officeDocument/2006/relationships/oleObject" Target="embeddings/oleObject340.bin"/><Relationship Id="rId612" Type="http://schemas.openxmlformats.org/officeDocument/2006/relationships/image" Target="media/image270.wmf"/><Relationship Id="rId611" Type="http://schemas.openxmlformats.org/officeDocument/2006/relationships/oleObject" Target="embeddings/oleObject339.bin"/><Relationship Id="rId610" Type="http://schemas.openxmlformats.org/officeDocument/2006/relationships/image" Target="media/image269.wmf"/><Relationship Id="rId61" Type="http://schemas.openxmlformats.org/officeDocument/2006/relationships/oleObject" Target="embeddings/oleObject33.bin"/><Relationship Id="rId609" Type="http://schemas.openxmlformats.org/officeDocument/2006/relationships/oleObject" Target="embeddings/oleObject338.bin"/><Relationship Id="rId608" Type="http://schemas.openxmlformats.org/officeDocument/2006/relationships/image" Target="media/image268.wmf"/><Relationship Id="rId607" Type="http://schemas.openxmlformats.org/officeDocument/2006/relationships/oleObject" Target="embeddings/oleObject337.bin"/><Relationship Id="rId606" Type="http://schemas.openxmlformats.org/officeDocument/2006/relationships/image" Target="media/image267.wmf"/><Relationship Id="rId605" Type="http://schemas.openxmlformats.org/officeDocument/2006/relationships/oleObject" Target="embeddings/oleObject336.bin"/><Relationship Id="rId604" Type="http://schemas.openxmlformats.org/officeDocument/2006/relationships/image" Target="media/image266.wmf"/><Relationship Id="rId603" Type="http://schemas.openxmlformats.org/officeDocument/2006/relationships/oleObject" Target="embeddings/oleObject335.bin"/><Relationship Id="rId602" Type="http://schemas.openxmlformats.org/officeDocument/2006/relationships/image" Target="media/image265.wmf"/><Relationship Id="rId601" Type="http://schemas.openxmlformats.org/officeDocument/2006/relationships/oleObject" Target="embeddings/oleObject334.bin"/><Relationship Id="rId600" Type="http://schemas.openxmlformats.org/officeDocument/2006/relationships/image" Target="media/image264.wmf"/><Relationship Id="rId60" Type="http://schemas.openxmlformats.org/officeDocument/2006/relationships/image" Target="media/image25.wmf"/><Relationship Id="rId6" Type="http://schemas.openxmlformats.org/officeDocument/2006/relationships/oleObject" Target="embeddings/oleObject2.bin"/><Relationship Id="rId599" Type="http://schemas.openxmlformats.org/officeDocument/2006/relationships/oleObject" Target="embeddings/oleObject333.bin"/><Relationship Id="rId598" Type="http://schemas.openxmlformats.org/officeDocument/2006/relationships/image" Target="media/image263.wmf"/><Relationship Id="rId597" Type="http://schemas.openxmlformats.org/officeDocument/2006/relationships/oleObject" Target="embeddings/oleObject332.bin"/><Relationship Id="rId596" Type="http://schemas.openxmlformats.org/officeDocument/2006/relationships/image" Target="media/image262.wmf"/><Relationship Id="rId595" Type="http://schemas.openxmlformats.org/officeDocument/2006/relationships/oleObject" Target="embeddings/oleObject331.bin"/><Relationship Id="rId594" Type="http://schemas.openxmlformats.org/officeDocument/2006/relationships/image" Target="media/image261.wmf"/><Relationship Id="rId593" Type="http://schemas.openxmlformats.org/officeDocument/2006/relationships/oleObject" Target="embeddings/oleObject330.bin"/><Relationship Id="rId592" Type="http://schemas.openxmlformats.org/officeDocument/2006/relationships/image" Target="media/image260.wmf"/><Relationship Id="rId591" Type="http://schemas.openxmlformats.org/officeDocument/2006/relationships/oleObject" Target="embeddings/oleObject329.bin"/><Relationship Id="rId590" Type="http://schemas.openxmlformats.org/officeDocument/2006/relationships/image" Target="media/image259.wmf"/><Relationship Id="rId59" Type="http://schemas.openxmlformats.org/officeDocument/2006/relationships/oleObject" Target="embeddings/oleObject32.bin"/><Relationship Id="rId589" Type="http://schemas.openxmlformats.org/officeDocument/2006/relationships/oleObject" Target="embeddings/oleObject328.bin"/><Relationship Id="rId588" Type="http://schemas.openxmlformats.org/officeDocument/2006/relationships/image" Target="media/image258.wmf"/><Relationship Id="rId587" Type="http://schemas.openxmlformats.org/officeDocument/2006/relationships/oleObject" Target="embeddings/oleObject327.bin"/><Relationship Id="rId586" Type="http://schemas.openxmlformats.org/officeDocument/2006/relationships/image" Target="media/image257.wmf"/><Relationship Id="rId585" Type="http://schemas.openxmlformats.org/officeDocument/2006/relationships/oleObject" Target="embeddings/oleObject326.bin"/><Relationship Id="rId584" Type="http://schemas.openxmlformats.org/officeDocument/2006/relationships/image" Target="media/image256.wmf"/><Relationship Id="rId583" Type="http://schemas.openxmlformats.org/officeDocument/2006/relationships/oleObject" Target="embeddings/oleObject325.bin"/><Relationship Id="rId582" Type="http://schemas.openxmlformats.org/officeDocument/2006/relationships/image" Target="media/image255.wmf"/><Relationship Id="rId581" Type="http://schemas.openxmlformats.org/officeDocument/2006/relationships/oleObject" Target="embeddings/oleObject324.bin"/><Relationship Id="rId580" Type="http://schemas.openxmlformats.org/officeDocument/2006/relationships/image" Target="media/image254.wmf"/><Relationship Id="rId58" Type="http://schemas.openxmlformats.org/officeDocument/2006/relationships/image" Target="media/image24.wmf"/><Relationship Id="rId579" Type="http://schemas.openxmlformats.org/officeDocument/2006/relationships/oleObject" Target="embeddings/oleObject323.bin"/><Relationship Id="rId578" Type="http://schemas.openxmlformats.org/officeDocument/2006/relationships/image" Target="media/image253.wmf"/><Relationship Id="rId577" Type="http://schemas.openxmlformats.org/officeDocument/2006/relationships/oleObject" Target="embeddings/oleObject322.bin"/><Relationship Id="rId576" Type="http://schemas.openxmlformats.org/officeDocument/2006/relationships/image" Target="media/image252.wmf"/><Relationship Id="rId575" Type="http://schemas.openxmlformats.org/officeDocument/2006/relationships/oleObject" Target="embeddings/oleObject321.bin"/><Relationship Id="rId574" Type="http://schemas.openxmlformats.org/officeDocument/2006/relationships/image" Target="media/image251.wmf"/><Relationship Id="rId573" Type="http://schemas.openxmlformats.org/officeDocument/2006/relationships/oleObject" Target="embeddings/oleObject320.bin"/><Relationship Id="rId572" Type="http://schemas.openxmlformats.org/officeDocument/2006/relationships/image" Target="media/image250.wmf"/><Relationship Id="rId571" Type="http://schemas.openxmlformats.org/officeDocument/2006/relationships/oleObject" Target="embeddings/oleObject319.bin"/><Relationship Id="rId570" Type="http://schemas.openxmlformats.org/officeDocument/2006/relationships/image" Target="media/image249.wmf"/><Relationship Id="rId57" Type="http://schemas.openxmlformats.org/officeDocument/2006/relationships/oleObject" Target="embeddings/oleObject31.bin"/><Relationship Id="rId569" Type="http://schemas.openxmlformats.org/officeDocument/2006/relationships/oleObject" Target="embeddings/oleObject318.bin"/><Relationship Id="rId568" Type="http://schemas.openxmlformats.org/officeDocument/2006/relationships/image" Target="media/image248.wmf"/><Relationship Id="rId567" Type="http://schemas.openxmlformats.org/officeDocument/2006/relationships/oleObject" Target="embeddings/oleObject317.bin"/><Relationship Id="rId566" Type="http://schemas.openxmlformats.org/officeDocument/2006/relationships/image" Target="media/image247.wmf"/><Relationship Id="rId565" Type="http://schemas.openxmlformats.org/officeDocument/2006/relationships/oleObject" Target="embeddings/oleObject316.bin"/><Relationship Id="rId564" Type="http://schemas.openxmlformats.org/officeDocument/2006/relationships/image" Target="media/image246.wmf"/><Relationship Id="rId563" Type="http://schemas.openxmlformats.org/officeDocument/2006/relationships/oleObject" Target="embeddings/oleObject315.bin"/><Relationship Id="rId562" Type="http://schemas.openxmlformats.org/officeDocument/2006/relationships/image" Target="media/image245.wmf"/><Relationship Id="rId561" Type="http://schemas.openxmlformats.org/officeDocument/2006/relationships/oleObject" Target="embeddings/oleObject314.bin"/><Relationship Id="rId560" Type="http://schemas.openxmlformats.org/officeDocument/2006/relationships/image" Target="media/image244.wmf"/><Relationship Id="rId56" Type="http://schemas.openxmlformats.org/officeDocument/2006/relationships/image" Target="media/image23.wmf"/><Relationship Id="rId559" Type="http://schemas.openxmlformats.org/officeDocument/2006/relationships/oleObject" Target="embeddings/oleObject313.bin"/><Relationship Id="rId558" Type="http://schemas.openxmlformats.org/officeDocument/2006/relationships/image" Target="media/image243.wmf"/><Relationship Id="rId557" Type="http://schemas.openxmlformats.org/officeDocument/2006/relationships/oleObject" Target="embeddings/oleObject312.bin"/><Relationship Id="rId556" Type="http://schemas.openxmlformats.org/officeDocument/2006/relationships/image" Target="media/image242.wmf"/><Relationship Id="rId555" Type="http://schemas.openxmlformats.org/officeDocument/2006/relationships/oleObject" Target="embeddings/oleObject311.bin"/><Relationship Id="rId554" Type="http://schemas.openxmlformats.org/officeDocument/2006/relationships/image" Target="media/image241.wmf"/><Relationship Id="rId553" Type="http://schemas.openxmlformats.org/officeDocument/2006/relationships/oleObject" Target="embeddings/oleObject310.bin"/><Relationship Id="rId552" Type="http://schemas.openxmlformats.org/officeDocument/2006/relationships/image" Target="media/image240.wmf"/><Relationship Id="rId551" Type="http://schemas.openxmlformats.org/officeDocument/2006/relationships/oleObject" Target="embeddings/oleObject309.bin"/><Relationship Id="rId550" Type="http://schemas.openxmlformats.org/officeDocument/2006/relationships/image" Target="media/image239.wmf"/><Relationship Id="rId55" Type="http://schemas.openxmlformats.org/officeDocument/2006/relationships/oleObject" Target="embeddings/oleObject30.bin"/><Relationship Id="rId549" Type="http://schemas.openxmlformats.org/officeDocument/2006/relationships/oleObject" Target="embeddings/oleObject308.bin"/><Relationship Id="rId548" Type="http://schemas.openxmlformats.org/officeDocument/2006/relationships/image" Target="media/image238.wmf"/><Relationship Id="rId547" Type="http://schemas.openxmlformats.org/officeDocument/2006/relationships/oleObject" Target="embeddings/oleObject307.bin"/><Relationship Id="rId546" Type="http://schemas.openxmlformats.org/officeDocument/2006/relationships/image" Target="media/image237.wmf"/><Relationship Id="rId545" Type="http://schemas.openxmlformats.org/officeDocument/2006/relationships/oleObject" Target="embeddings/oleObject306.bin"/><Relationship Id="rId544" Type="http://schemas.openxmlformats.org/officeDocument/2006/relationships/image" Target="media/image236.wmf"/><Relationship Id="rId543" Type="http://schemas.openxmlformats.org/officeDocument/2006/relationships/oleObject" Target="embeddings/oleObject305.bin"/><Relationship Id="rId542" Type="http://schemas.openxmlformats.org/officeDocument/2006/relationships/image" Target="media/image235.wmf"/><Relationship Id="rId541" Type="http://schemas.openxmlformats.org/officeDocument/2006/relationships/oleObject" Target="embeddings/oleObject304.bin"/><Relationship Id="rId540" Type="http://schemas.openxmlformats.org/officeDocument/2006/relationships/image" Target="media/image234.wmf"/><Relationship Id="rId54" Type="http://schemas.openxmlformats.org/officeDocument/2006/relationships/image" Target="media/image22.wmf"/><Relationship Id="rId539" Type="http://schemas.openxmlformats.org/officeDocument/2006/relationships/oleObject" Target="embeddings/oleObject303.bin"/><Relationship Id="rId538" Type="http://schemas.openxmlformats.org/officeDocument/2006/relationships/image" Target="media/image233.wmf"/><Relationship Id="rId537" Type="http://schemas.openxmlformats.org/officeDocument/2006/relationships/oleObject" Target="embeddings/oleObject302.bin"/><Relationship Id="rId536" Type="http://schemas.openxmlformats.org/officeDocument/2006/relationships/image" Target="media/image232.wmf"/><Relationship Id="rId535" Type="http://schemas.openxmlformats.org/officeDocument/2006/relationships/oleObject" Target="embeddings/oleObject301.bin"/><Relationship Id="rId534" Type="http://schemas.openxmlformats.org/officeDocument/2006/relationships/image" Target="media/image231.wmf"/><Relationship Id="rId533" Type="http://schemas.openxmlformats.org/officeDocument/2006/relationships/oleObject" Target="embeddings/oleObject300.bin"/><Relationship Id="rId532" Type="http://schemas.openxmlformats.org/officeDocument/2006/relationships/image" Target="media/image230.wmf"/><Relationship Id="rId531" Type="http://schemas.openxmlformats.org/officeDocument/2006/relationships/oleObject" Target="embeddings/oleObject299.bin"/><Relationship Id="rId530" Type="http://schemas.openxmlformats.org/officeDocument/2006/relationships/image" Target="media/image229.wmf"/><Relationship Id="rId53" Type="http://schemas.openxmlformats.org/officeDocument/2006/relationships/oleObject" Target="embeddings/oleObject29.bin"/><Relationship Id="rId529" Type="http://schemas.openxmlformats.org/officeDocument/2006/relationships/oleObject" Target="embeddings/oleObject298.bin"/><Relationship Id="rId528" Type="http://schemas.openxmlformats.org/officeDocument/2006/relationships/image" Target="media/image228.wmf"/><Relationship Id="rId527" Type="http://schemas.openxmlformats.org/officeDocument/2006/relationships/oleObject" Target="embeddings/oleObject297.bin"/><Relationship Id="rId526" Type="http://schemas.openxmlformats.org/officeDocument/2006/relationships/image" Target="media/image227.wmf"/><Relationship Id="rId525" Type="http://schemas.openxmlformats.org/officeDocument/2006/relationships/oleObject" Target="embeddings/oleObject296.bin"/><Relationship Id="rId524" Type="http://schemas.openxmlformats.org/officeDocument/2006/relationships/image" Target="media/image226.wmf"/><Relationship Id="rId523" Type="http://schemas.openxmlformats.org/officeDocument/2006/relationships/oleObject" Target="embeddings/oleObject295.bin"/><Relationship Id="rId522" Type="http://schemas.openxmlformats.org/officeDocument/2006/relationships/image" Target="media/image225.wmf"/><Relationship Id="rId521" Type="http://schemas.openxmlformats.org/officeDocument/2006/relationships/oleObject" Target="embeddings/oleObject294.bin"/><Relationship Id="rId520" Type="http://schemas.openxmlformats.org/officeDocument/2006/relationships/oleObject" Target="embeddings/oleObject293.bin"/><Relationship Id="rId52" Type="http://schemas.openxmlformats.org/officeDocument/2006/relationships/image" Target="media/image21.wmf"/><Relationship Id="rId519" Type="http://schemas.openxmlformats.org/officeDocument/2006/relationships/oleObject" Target="embeddings/oleObject292.bin"/><Relationship Id="rId518" Type="http://schemas.openxmlformats.org/officeDocument/2006/relationships/image" Target="media/image224.wmf"/><Relationship Id="rId517" Type="http://schemas.openxmlformats.org/officeDocument/2006/relationships/oleObject" Target="embeddings/oleObject291.bin"/><Relationship Id="rId516" Type="http://schemas.openxmlformats.org/officeDocument/2006/relationships/image" Target="media/image223.wmf"/><Relationship Id="rId515" Type="http://schemas.openxmlformats.org/officeDocument/2006/relationships/oleObject" Target="embeddings/oleObject290.bin"/><Relationship Id="rId514" Type="http://schemas.openxmlformats.org/officeDocument/2006/relationships/image" Target="media/image222.wmf"/><Relationship Id="rId513" Type="http://schemas.openxmlformats.org/officeDocument/2006/relationships/oleObject" Target="embeddings/oleObject289.bin"/><Relationship Id="rId512" Type="http://schemas.openxmlformats.org/officeDocument/2006/relationships/image" Target="media/image221.wmf"/><Relationship Id="rId511" Type="http://schemas.openxmlformats.org/officeDocument/2006/relationships/oleObject" Target="embeddings/oleObject288.bin"/><Relationship Id="rId510" Type="http://schemas.openxmlformats.org/officeDocument/2006/relationships/image" Target="media/image220.wmf"/><Relationship Id="rId51" Type="http://schemas.openxmlformats.org/officeDocument/2006/relationships/oleObject" Target="embeddings/oleObject28.bin"/><Relationship Id="rId509" Type="http://schemas.openxmlformats.org/officeDocument/2006/relationships/oleObject" Target="embeddings/oleObject287.bin"/><Relationship Id="rId508" Type="http://schemas.openxmlformats.org/officeDocument/2006/relationships/image" Target="media/image219.wmf"/><Relationship Id="rId507" Type="http://schemas.openxmlformats.org/officeDocument/2006/relationships/oleObject" Target="embeddings/oleObject286.bin"/><Relationship Id="rId506" Type="http://schemas.openxmlformats.org/officeDocument/2006/relationships/image" Target="media/image218.wmf"/><Relationship Id="rId505" Type="http://schemas.openxmlformats.org/officeDocument/2006/relationships/oleObject" Target="embeddings/oleObject285.bin"/><Relationship Id="rId504" Type="http://schemas.openxmlformats.org/officeDocument/2006/relationships/image" Target="media/image217.wmf"/><Relationship Id="rId503" Type="http://schemas.openxmlformats.org/officeDocument/2006/relationships/oleObject" Target="embeddings/oleObject284.bin"/><Relationship Id="rId502" Type="http://schemas.openxmlformats.org/officeDocument/2006/relationships/image" Target="media/image216.wmf"/><Relationship Id="rId501" Type="http://schemas.openxmlformats.org/officeDocument/2006/relationships/oleObject" Target="embeddings/oleObject283.bin"/><Relationship Id="rId500" Type="http://schemas.openxmlformats.org/officeDocument/2006/relationships/image" Target="media/image215.wmf"/><Relationship Id="rId50" Type="http://schemas.openxmlformats.org/officeDocument/2006/relationships/image" Target="media/image20.wmf"/><Relationship Id="rId5" Type="http://schemas.openxmlformats.org/officeDocument/2006/relationships/image" Target="media/image1.wmf"/><Relationship Id="rId499" Type="http://schemas.openxmlformats.org/officeDocument/2006/relationships/oleObject" Target="embeddings/oleObject282.bin"/><Relationship Id="rId498" Type="http://schemas.openxmlformats.org/officeDocument/2006/relationships/image" Target="media/image214.wmf"/><Relationship Id="rId497" Type="http://schemas.openxmlformats.org/officeDocument/2006/relationships/oleObject" Target="embeddings/oleObject281.bin"/><Relationship Id="rId496" Type="http://schemas.openxmlformats.org/officeDocument/2006/relationships/image" Target="media/image213.wmf"/><Relationship Id="rId495" Type="http://schemas.openxmlformats.org/officeDocument/2006/relationships/oleObject" Target="embeddings/oleObject280.bin"/><Relationship Id="rId494" Type="http://schemas.openxmlformats.org/officeDocument/2006/relationships/image" Target="media/image212.wmf"/><Relationship Id="rId493" Type="http://schemas.openxmlformats.org/officeDocument/2006/relationships/oleObject" Target="embeddings/oleObject279.bin"/><Relationship Id="rId492" Type="http://schemas.openxmlformats.org/officeDocument/2006/relationships/image" Target="media/image211.wmf"/><Relationship Id="rId491" Type="http://schemas.openxmlformats.org/officeDocument/2006/relationships/oleObject" Target="embeddings/oleObject278.bin"/><Relationship Id="rId490" Type="http://schemas.openxmlformats.org/officeDocument/2006/relationships/image" Target="media/image210.wmf"/><Relationship Id="rId49" Type="http://schemas.openxmlformats.org/officeDocument/2006/relationships/oleObject" Target="embeddings/oleObject27.bin"/><Relationship Id="rId489" Type="http://schemas.openxmlformats.org/officeDocument/2006/relationships/oleObject" Target="embeddings/oleObject277.bin"/><Relationship Id="rId488" Type="http://schemas.openxmlformats.org/officeDocument/2006/relationships/image" Target="media/image209.wmf"/><Relationship Id="rId487" Type="http://schemas.openxmlformats.org/officeDocument/2006/relationships/oleObject" Target="embeddings/oleObject276.bin"/><Relationship Id="rId486" Type="http://schemas.openxmlformats.org/officeDocument/2006/relationships/image" Target="media/image208.wmf"/><Relationship Id="rId485" Type="http://schemas.openxmlformats.org/officeDocument/2006/relationships/oleObject" Target="embeddings/oleObject275.bin"/><Relationship Id="rId484" Type="http://schemas.openxmlformats.org/officeDocument/2006/relationships/image" Target="media/image207.wmf"/><Relationship Id="rId483" Type="http://schemas.openxmlformats.org/officeDocument/2006/relationships/oleObject" Target="embeddings/oleObject274.bin"/><Relationship Id="rId482" Type="http://schemas.openxmlformats.org/officeDocument/2006/relationships/image" Target="media/image206.wmf"/><Relationship Id="rId481" Type="http://schemas.openxmlformats.org/officeDocument/2006/relationships/oleObject" Target="embeddings/oleObject273.bin"/><Relationship Id="rId480" Type="http://schemas.openxmlformats.org/officeDocument/2006/relationships/image" Target="media/image205.wmf"/><Relationship Id="rId48" Type="http://schemas.openxmlformats.org/officeDocument/2006/relationships/image" Target="media/image19.wmf"/><Relationship Id="rId479" Type="http://schemas.openxmlformats.org/officeDocument/2006/relationships/oleObject" Target="embeddings/oleObject272.bin"/><Relationship Id="rId478" Type="http://schemas.openxmlformats.org/officeDocument/2006/relationships/image" Target="media/image204.wmf"/><Relationship Id="rId477" Type="http://schemas.openxmlformats.org/officeDocument/2006/relationships/oleObject" Target="embeddings/oleObject271.bin"/><Relationship Id="rId476" Type="http://schemas.openxmlformats.org/officeDocument/2006/relationships/image" Target="media/image203.wmf"/><Relationship Id="rId475" Type="http://schemas.openxmlformats.org/officeDocument/2006/relationships/oleObject" Target="embeddings/oleObject270.bin"/><Relationship Id="rId474" Type="http://schemas.openxmlformats.org/officeDocument/2006/relationships/image" Target="media/image202.wmf"/><Relationship Id="rId473" Type="http://schemas.openxmlformats.org/officeDocument/2006/relationships/oleObject" Target="embeddings/oleObject269.bin"/><Relationship Id="rId472" Type="http://schemas.openxmlformats.org/officeDocument/2006/relationships/image" Target="media/image201.wmf"/><Relationship Id="rId471" Type="http://schemas.openxmlformats.org/officeDocument/2006/relationships/oleObject" Target="embeddings/oleObject268.bin"/><Relationship Id="rId470" Type="http://schemas.openxmlformats.org/officeDocument/2006/relationships/image" Target="media/image200.wmf"/><Relationship Id="rId47" Type="http://schemas.openxmlformats.org/officeDocument/2006/relationships/oleObject" Target="embeddings/oleObject26.bin"/><Relationship Id="rId469" Type="http://schemas.openxmlformats.org/officeDocument/2006/relationships/oleObject" Target="embeddings/oleObject267.bin"/><Relationship Id="rId468" Type="http://schemas.openxmlformats.org/officeDocument/2006/relationships/image" Target="media/image199.wmf"/><Relationship Id="rId467" Type="http://schemas.openxmlformats.org/officeDocument/2006/relationships/oleObject" Target="embeddings/oleObject266.bin"/><Relationship Id="rId466" Type="http://schemas.openxmlformats.org/officeDocument/2006/relationships/image" Target="media/image198.wmf"/><Relationship Id="rId465" Type="http://schemas.openxmlformats.org/officeDocument/2006/relationships/oleObject" Target="embeddings/oleObject265.bin"/><Relationship Id="rId464" Type="http://schemas.openxmlformats.org/officeDocument/2006/relationships/image" Target="media/image197.wmf"/><Relationship Id="rId463" Type="http://schemas.openxmlformats.org/officeDocument/2006/relationships/oleObject" Target="embeddings/oleObject264.bin"/><Relationship Id="rId462" Type="http://schemas.openxmlformats.org/officeDocument/2006/relationships/image" Target="media/image196.wmf"/><Relationship Id="rId461" Type="http://schemas.openxmlformats.org/officeDocument/2006/relationships/oleObject" Target="embeddings/oleObject263.bin"/><Relationship Id="rId460" Type="http://schemas.openxmlformats.org/officeDocument/2006/relationships/image" Target="media/image195.wmf"/><Relationship Id="rId46" Type="http://schemas.openxmlformats.org/officeDocument/2006/relationships/image" Target="media/image18.wmf"/><Relationship Id="rId459" Type="http://schemas.openxmlformats.org/officeDocument/2006/relationships/oleObject" Target="embeddings/oleObject262.bin"/><Relationship Id="rId458" Type="http://schemas.openxmlformats.org/officeDocument/2006/relationships/image" Target="media/image194.wmf"/><Relationship Id="rId457" Type="http://schemas.openxmlformats.org/officeDocument/2006/relationships/oleObject" Target="embeddings/oleObject261.bin"/><Relationship Id="rId456" Type="http://schemas.openxmlformats.org/officeDocument/2006/relationships/image" Target="media/image193.wmf"/><Relationship Id="rId455" Type="http://schemas.openxmlformats.org/officeDocument/2006/relationships/oleObject" Target="embeddings/oleObject260.bin"/><Relationship Id="rId454" Type="http://schemas.openxmlformats.org/officeDocument/2006/relationships/image" Target="media/image192.wmf"/><Relationship Id="rId453" Type="http://schemas.openxmlformats.org/officeDocument/2006/relationships/oleObject" Target="embeddings/oleObject259.bin"/><Relationship Id="rId452" Type="http://schemas.openxmlformats.org/officeDocument/2006/relationships/image" Target="media/image191.wmf"/><Relationship Id="rId451" Type="http://schemas.openxmlformats.org/officeDocument/2006/relationships/oleObject" Target="embeddings/oleObject258.bin"/><Relationship Id="rId450" Type="http://schemas.openxmlformats.org/officeDocument/2006/relationships/image" Target="media/image190.wmf"/><Relationship Id="rId45" Type="http://schemas.openxmlformats.org/officeDocument/2006/relationships/oleObject" Target="embeddings/oleObject25.bin"/><Relationship Id="rId449" Type="http://schemas.openxmlformats.org/officeDocument/2006/relationships/oleObject" Target="embeddings/oleObject257.bin"/><Relationship Id="rId448" Type="http://schemas.openxmlformats.org/officeDocument/2006/relationships/image" Target="media/image189.wmf"/><Relationship Id="rId447" Type="http://schemas.openxmlformats.org/officeDocument/2006/relationships/oleObject" Target="embeddings/oleObject256.bin"/><Relationship Id="rId446" Type="http://schemas.openxmlformats.org/officeDocument/2006/relationships/image" Target="media/image188.wmf"/><Relationship Id="rId445" Type="http://schemas.openxmlformats.org/officeDocument/2006/relationships/oleObject" Target="embeddings/oleObject255.bin"/><Relationship Id="rId444" Type="http://schemas.openxmlformats.org/officeDocument/2006/relationships/image" Target="media/image187.wmf"/><Relationship Id="rId443" Type="http://schemas.openxmlformats.org/officeDocument/2006/relationships/oleObject" Target="embeddings/oleObject254.bin"/><Relationship Id="rId442" Type="http://schemas.openxmlformats.org/officeDocument/2006/relationships/image" Target="media/image186.wmf"/><Relationship Id="rId441" Type="http://schemas.openxmlformats.org/officeDocument/2006/relationships/oleObject" Target="embeddings/oleObject253.bin"/><Relationship Id="rId440" Type="http://schemas.openxmlformats.org/officeDocument/2006/relationships/image" Target="media/image185.wmf"/><Relationship Id="rId44" Type="http://schemas.openxmlformats.org/officeDocument/2006/relationships/oleObject" Target="embeddings/oleObject24.bin"/><Relationship Id="rId439" Type="http://schemas.openxmlformats.org/officeDocument/2006/relationships/oleObject" Target="embeddings/oleObject252.bin"/><Relationship Id="rId438" Type="http://schemas.openxmlformats.org/officeDocument/2006/relationships/image" Target="media/image184.wmf"/><Relationship Id="rId437" Type="http://schemas.openxmlformats.org/officeDocument/2006/relationships/oleObject" Target="embeddings/oleObject251.bin"/><Relationship Id="rId436" Type="http://schemas.openxmlformats.org/officeDocument/2006/relationships/image" Target="media/image183.png"/><Relationship Id="rId435" Type="http://schemas.openxmlformats.org/officeDocument/2006/relationships/image" Target="media/image182.wmf"/><Relationship Id="rId434" Type="http://schemas.openxmlformats.org/officeDocument/2006/relationships/oleObject" Target="embeddings/oleObject250.bin"/><Relationship Id="rId433" Type="http://schemas.openxmlformats.org/officeDocument/2006/relationships/image" Target="media/image181.wmf"/><Relationship Id="rId432" Type="http://schemas.openxmlformats.org/officeDocument/2006/relationships/oleObject" Target="embeddings/oleObject249.bin"/><Relationship Id="rId431" Type="http://schemas.openxmlformats.org/officeDocument/2006/relationships/image" Target="media/image180.wmf"/><Relationship Id="rId430" Type="http://schemas.openxmlformats.org/officeDocument/2006/relationships/oleObject" Target="embeddings/oleObject248.bin"/><Relationship Id="rId43" Type="http://schemas.openxmlformats.org/officeDocument/2006/relationships/image" Target="media/image17.wmf"/><Relationship Id="rId429" Type="http://schemas.openxmlformats.org/officeDocument/2006/relationships/image" Target="media/image179.wmf"/><Relationship Id="rId428" Type="http://schemas.openxmlformats.org/officeDocument/2006/relationships/oleObject" Target="embeddings/oleObject247.bin"/><Relationship Id="rId427" Type="http://schemas.openxmlformats.org/officeDocument/2006/relationships/oleObject" Target="embeddings/oleObject246.bin"/><Relationship Id="rId426" Type="http://schemas.openxmlformats.org/officeDocument/2006/relationships/oleObject" Target="embeddings/oleObject245.bin"/><Relationship Id="rId425" Type="http://schemas.openxmlformats.org/officeDocument/2006/relationships/image" Target="media/image178.wmf"/><Relationship Id="rId424" Type="http://schemas.openxmlformats.org/officeDocument/2006/relationships/oleObject" Target="embeddings/oleObject244.bin"/><Relationship Id="rId423" Type="http://schemas.openxmlformats.org/officeDocument/2006/relationships/image" Target="media/image177.wmf"/><Relationship Id="rId422" Type="http://schemas.openxmlformats.org/officeDocument/2006/relationships/oleObject" Target="embeddings/oleObject243.bin"/><Relationship Id="rId421" Type="http://schemas.openxmlformats.org/officeDocument/2006/relationships/image" Target="media/image176.wmf"/><Relationship Id="rId420" Type="http://schemas.openxmlformats.org/officeDocument/2006/relationships/oleObject" Target="embeddings/oleObject242.bin"/><Relationship Id="rId42" Type="http://schemas.openxmlformats.org/officeDocument/2006/relationships/oleObject" Target="embeddings/oleObject23.bin"/><Relationship Id="rId419" Type="http://schemas.openxmlformats.org/officeDocument/2006/relationships/image" Target="media/image175.wmf"/><Relationship Id="rId418" Type="http://schemas.openxmlformats.org/officeDocument/2006/relationships/oleObject" Target="embeddings/oleObject241.bin"/><Relationship Id="rId417" Type="http://schemas.openxmlformats.org/officeDocument/2006/relationships/image" Target="media/image174.wmf"/><Relationship Id="rId416" Type="http://schemas.openxmlformats.org/officeDocument/2006/relationships/oleObject" Target="embeddings/oleObject240.bin"/><Relationship Id="rId415" Type="http://schemas.openxmlformats.org/officeDocument/2006/relationships/image" Target="media/image173.wmf"/><Relationship Id="rId414" Type="http://schemas.openxmlformats.org/officeDocument/2006/relationships/oleObject" Target="embeddings/oleObject239.bin"/><Relationship Id="rId413" Type="http://schemas.openxmlformats.org/officeDocument/2006/relationships/image" Target="media/image172.wmf"/><Relationship Id="rId412" Type="http://schemas.openxmlformats.org/officeDocument/2006/relationships/oleObject" Target="embeddings/oleObject238.bin"/><Relationship Id="rId411" Type="http://schemas.openxmlformats.org/officeDocument/2006/relationships/image" Target="media/image171.wmf"/><Relationship Id="rId410" Type="http://schemas.openxmlformats.org/officeDocument/2006/relationships/oleObject" Target="embeddings/oleObject237.bin"/><Relationship Id="rId41" Type="http://schemas.openxmlformats.org/officeDocument/2006/relationships/image" Target="media/image16.wmf"/><Relationship Id="rId409" Type="http://schemas.openxmlformats.org/officeDocument/2006/relationships/image" Target="media/image170.wmf"/><Relationship Id="rId408" Type="http://schemas.openxmlformats.org/officeDocument/2006/relationships/oleObject" Target="embeddings/oleObject236.bin"/><Relationship Id="rId407" Type="http://schemas.openxmlformats.org/officeDocument/2006/relationships/image" Target="media/image169.wmf"/><Relationship Id="rId406" Type="http://schemas.openxmlformats.org/officeDocument/2006/relationships/oleObject" Target="embeddings/oleObject235.bin"/><Relationship Id="rId405" Type="http://schemas.openxmlformats.org/officeDocument/2006/relationships/image" Target="media/image168.wmf"/><Relationship Id="rId404" Type="http://schemas.openxmlformats.org/officeDocument/2006/relationships/oleObject" Target="embeddings/oleObject234.bin"/><Relationship Id="rId403" Type="http://schemas.openxmlformats.org/officeDocument/2006/relationships/image" Target="media/image167.wmf"/><Relationship Id="rId402" Type="http://schemas.openxmlformats.org/officeDocument/2006/relationships/oleObject" Target="embeddings/oleObject233.bin"/><Relationship Id="rId401" Type="http://schemas.openxmlformats.org/officeDocument/2006/relationships/image" Target="media/image166.wmf"/><Relationship Id="rId400" Type="http://schemas.openxmlformats.org/officeDocument/2006/relationships/oleObject" Target="embeddings/oleObject232.bin"/><Relationship Id="rId40" Type="http://schemas.openxmlformats.org/officeDocument/2006/relationships/oleObject" Target="embeddings/oleObject22.bin"/><Relationship Id="rId4" Type="http://schemas.openxmlformats.org/officeDocument/2006/relationships/oleObject" Target="embeddings/oleObject1.bin"/><Relationship Id="rId399" Type="http://schemas.openxmlformats.org/officeDocument/2006/relationships/image" Target="media/image165.wmf"/><Relationship Id="rId398" Type="http://schemas.openxmlformats.org/officeDocument/2006/relationships/oleObject" Target="embeddings/oleObject231.bin"/><Relationship Id="rId397" Type="http://schemas.openxmlformats.org/officeDocument/2006/relationships/image" Target="media/image164.wmf"/><Relationship Id="rId396" Type="http://schemas.openxmlformats.org/officeDocument/2006/relationships/oleObject" Target="embeddings/oleObject230.bin"/><Relationship Id="rId395" Type="http://schemas.openxmlformats.org/officeDocument/2006/relationships/image" Target="media/image163.wmf"/><Relationship Id="rId394" Type="http://schemas.openxmlformats.org/officeDocument/2006/relationships/oleObject" Target="embeddings/oleObject229.bin"/><Relationship Id="rId393" Type="http://schemas.openxmlformats.org/officeDocument/2006/relationships/oleObject" Target="embeddings/oleObject228.bin"/><Relationship Id="rId392" Type="http://schemas.openxmlformats.org/officeDocument/2006/relationships/image" Target="media/image162.wmf"/><Relationship Id="rId391" Type="http://schemas.openxmlformats.org/officeDocument/2006/relationships/oleObject" Target="embeddings/oleObject227.bin"/><Relationship Id="rId390" Type="http://schemas.openxmlformats.org/officeDocument/2006/relationships/image" Target="media/image161.wmf"/><Relationship Id="rId39" Type="http://schemas.openxmlformats.org/officeDocument/2006/relationships/image" Target="media/image15.wmf"/><Relationship Id="rId389" Type="http://schemas.openxmlformats.org/officeDocument/2006/relationships/oleObject" Target="embeddings/oleObject226.bin"/><Relationship Id="rId388" Type="http://schemas.openxmlformats.org/officeDocument/2006/relationships/image" Target="media/image160.wmf"/><Relationship Id="rId387" Type="http://schemas.openxmlformats.org/officeDocument/2006/relationships/oleObject" Target="embeddings/oleObject225.bin"/><Relationship Id="rId386" Type="http://schemas.openxmlformats.org/officeDocument/2006/relationships/image" Target="media/image159.wmf"/><Relationship Id="rId385" Type="http://schemas.openxmlformats.org/officeDocument/2006/relationships/oleObject" Target="embeddings/oleObject224.bin"/><Relationship Id="rId384" Type="http://schemas.openxmlformats.org/officeDocument/2006/relationships/oleObject" Target="embeddings/oleObject223.bin"/><Relationship Id="rId383" Type="http://schemas.openxmlformats.org/officeDocument/2006/relationships/image" Target="media/image158.wmf"/><Relationship Id="rId382" Type="http://schemas.openxmlformats.org/officeDocument/2006/relationships/oleObject" Target="embeddings/oleObject222.bin"/><Relationship Id="rId381" Type="http://schemas.openxmlformats.org/officeDocument/2006/relationships/image" Target="media/image157.wmf"/><Relationship Id="rId380" Type="http://schemas.openxmlformats.org/officeDocument/2006/relationships/oleObject" Target="embeddings/oleObject221.bin"/><Relationship Id="rId38" Type="http://schemas.openxmlformats.org/officeDocument/2006/relationships/oleObject" Target="embeddings/oleObject21.bin"/><Relationship Id="rId379" Type="http://schemas.openxmlformats.org/officeDocument/2006/relationships/image" Target="media/image156.wmf"/><Relationship Id="rId378" Type="http://schemas.openxmlformats.org/officeDocument/2006/relationships/oleObject" Target="embeddings/oleObject220.bin"/><Relationship Id="rId377" Type="http://schemas.openxmlformats.org/officeDocument/2006/relationships/image" Target="media/image155.wmf"/><Relationship Id="rId376" Type="http://schemas.openxmlformats.org/officeDocument/2006/relationships/oleObject" Target="embeddings/oleObject219.bin"/><Relationship Id="rId375" Type="http://schemas.openxmlformats.org/officeDocument/2006/relationships/image" Target="media/image154.wmf"/><Relationship Id="rId374" Type="http://schemas.openxmlformats.org/officeDocument/2006/relationships/oleObject" Target="embeddings/oleObject218.bin"/><Relationship Id="rId373" Type="http://schemas.openxmlformats.org/officeDocument/2006/relationships/image" Target="media/image153.wmf"/><Relationship Id="rId372" Type="http://schemas.openxmlformats.org/officeDocument/2006/relationships/oleObject" Target="embeddings/oleObject217.bin"/><Relationship Id="rId371" Type="http://schemas.openxmlformats.org/officeDocument/2006/relationships/oleObject" Target="embeddings/oleObject216.bin"/><Relationship Id="rId370" Type="http://schemas.openxmlformats.org/officeDocument/2006/relationships/oleObject" Target="embeddings/oleObject215.bin"/><Relationship Id="rId37" Type="http://schemas.openxmlformats.org/officeDocument/2006/relationships/image" Target="media/image14.wmf"/><Relationship Id="rId369" Type="http://schemas.openxmlformats.org/officeDocument/2006/relationships/oleObject" Target="embeddings/oleObject214.bin"/><Relationship Id="rId368" Type="http://schemas.openxmlformats.org/officeDocument/2006/relationships/oleObject" Target="embeddings/oleObject213.bin"/><Relationship Id="rId367" Type="http://schemas.openxmlformats.org/officeDocument/2006/relationships/oleObject" Target="embeddings/oleObject212.bin"/><Relationship Id="rId366" Type="http://schemas.openxmlformats.org/officeDocument/2006/relationships/oleObject" Target="embeddings/oleObject211.bin"/><Relationship Id="rId365" Type="http://schemas.openxmlformats.org/officeDocument/2006/relationships/image" Target="media/image152.wmf"/><Relationship Id="rId364" Type="http://schemas.openxmlformats.org/officeDocument/2006/relationships/oleObject" Target="embeddings/oleObject210.bin"/><Relationship Id="rId363" Type="http://schemas.openxmlformats.org/officeDocument/2006/relationships/image" Target="media/image151.wmf"/><Relationship Id="rId362" Type="http://schemas.openxmlformats.org/officeDocument/2006/relationships/oleObject" Target="embeddings/oleObject209.bin"/><Relationship Id="rId361" Type="http://schemas.openxmlformats.org/officeDocument/2006/relationships/image" Target="media/image150.wmf"/><Relationship Id="rId360" Type="http://schemas.openxmlformats.org/officeDocument/2006/relationships/oleObject" Target="embeddings/oleObject208.bin"/><Relationship Id="rId36" Type="http://schemas.openxmlformats.org/officeDocument/2006/relationships/oleObject" Target="embeddings/oleObject20.bin"/><Relationship Id="rId359" Type="http://schemas.openxmlformats.org/officeDocument/2006/relationships/image" Target="media/image149.wmf"/><Relationship Id="rId358" Type="http://schemas.openxmlformats.org/officeDocument/2006/relationships/oleObject" Target="embeddings/oleObject207.bin"/><Relationship Id="rId357" Type="http://schemas.openxmlformats.org/officeDocument/2006/relationships/image" Target="media/image148.wmf"/><Relationship Id="rId356" Type="http://schemas.openxmlformats.org/officeDocument/2006/relationships/oleObject" Target="embeddings/oleObject206.bin"/><Relationship Id="rId355" Type="http://schemas.openxmlformats.org/officeDocument/2006/relationships/image" Target="media/image147.wmf"/><Relationship Id="rId354" Type="http://schemas.openxmlformats.org/officeDocument/2006/relationships/oleObject" Target="embeddings/oleObject205.bin"/><Relationship Id="rId353" Type="http://schemas.openxmlformats.org/officeDocument/2006/relationships/image" Target="media/image146.wmf"/><Relationship Id="rId352" Type="http://schemas.openxmlformats.org/officeDocument/2006/relationships/oleObject" Target="embeddings/oleObject204.bin"/><Relationship Id="rId351" Type="http://schemas.openxmlformats.org/officeDocument/2006/relationships/image" Target="media/image145.wmf"/><Relationship Id="rId350" Type="http://schemas.openxmlformats.org/officeDocument/2006/relationships/oleObject" Target="embeddings/oleObject203.bin"/><Relationship Id="rId35" Type="http://schemas.openxmlformats.org/officeDocument/2006/relationships/oleObject" Target="embeddings/oleObject19.bin"/><Relationship Id="rId349" Type="http://schemas.openxmlformats.org/officeDocument/2006/relationships/image" Target="media/image144.wmf"/><Relationship Id="rId348" Type="http://schemas.openxmlformats.org/officeDocument/2006/relationships/oleObject" Target="embeddings/oleObject202.bin"/><Relationship Id="rId347" Type="http://schemas.openxmlformats.org/officeDocument/2006/relationships/image" Target="media/image143.wmf"/><Relationship Id="rId346" Type="http://schemas.openxmlformats.org/officeDocument/2006/relationships/oleObject" Target="embeddings/oleObject201.bin"/><Relationship Id="rId345" Type="http://schemas.openxmlformats.org/officeDocument/2006/relationships/image" Target="media/image142.wmf"/><Relationship Id="rId344" Type="http://schemas.openxmlformats.org/officeDocument/2006/relationships/oleObject" Target="embeddings/oleObject200.bin"/><Relationship Id="rId343" Type="http://schemas.openxmlformats.org/officeDocument/2006/relationships/image" Target="media/image141.wmf"/><Relationship Id="rId342" Type="http://schemas.openxmlformats.org/officeDocument/2006/relationships/oleObject" Target="embeddings/oleObject199.bin"/><Relationship Id="rId341" Type="http://schemas.openxmlformats.org/officeDocument/2006/relationships/oleObject" Target="embeddings/oleObject198.bin"/><Relationship Id="rId340" Type="http://schemas.openxmlformats.org/officeDocument/2006/relationships/oleObject" Target="embeddings/oleObject197.bin"/><Relationship Id="rId34" Type="http://schemas.openxmlformats.org/officeDocument/2006/relationships/image" Target="media/image13.wmf"/><Relationship Id="rId339" Type="http://schemas.openxmlformats.org/officeDocument/2006/relationships/oleObject" Target="embeddings/oleObject196.bin"/><Relationship Id="rId338" Type="http://schemas.openxmlformats.org/officeDocument/2006/relationships/image" Target="media/image140.wmf"/><Relationship Id="rId337" Type="http://schemas.openxmlformats.org/officeDocument/2006/relationships/oleObject" Target="embeddings/oleObject195.bin"/><Relationship Id="rId336" Type="http://schemas.openxmlformats.org/officeDocument/2006/relationships/image" Target="media/image139.wmf"/><Relationship Id="rId335" Type="http://schemas.openxmlformats.org/officeDocument/2006/relationships/oleObject" Target="embeddings/oleObject194.bin"/><Relationship Id="rId334" Type="http://schemas.openxmlformats.org/officeDocument/2006/relationships/image" Target="media/image138.wmf"/><Relationship Id="rId333" Type="http://schemas.openxmlformats.org/officeDocument/2006/relationships/oleObject" Target="embeddings/oleObject193.bin"/><Relationship Id="rId332" Type="http://schemas.openxmlformats.org/officeDocument/2006/relationships/image" Target="media/image137.wmf"/><Relationship Id="rId331" Type="http://schemas.openxmlformats.org/officeDocument/2006/relationships/oleObject" Target="embeddings/oleObject192.bin"/><Relationship Id="rId330" Type="http://schemas.openxmlformats.org/officeDocument/2006/relationships/image" Target="media/image136.wmf"/><Relationship Id="rId33" Type="http://schemas.openxmlformats.org/officeDocument/2006/relationships/oleObject" Target="embeddings/oleObject18.bin"/><Relationship Id="rId329" Type="http://schemas.openxmlformats.org/officeDocument/2006/relationships/oleObject" Target="embeddings/oleObject191.bin"/><Relationship Id="rId328" Type="http://schemas.openxmlformats.org/officeDocument/2006/relationships/oleObject" Target="embeddings/oleObject190.bin"/><Relationship Id="rId327" Type="http://schemas.openxmlformats.org/officeDocument/2006/relationships/image" Target="media/image135.wmf"/><Relationship Id="rId326" Type="http://schemas.openxmlformats.org/officeDocument/2006/relationships/oleObject" Target="embeddings/oleObject189.bin"/><Relationship Id="rId325" Type="http://schemas.openxmlformats.org/officeDocument/2006/relationships/image" Target="media/image134.wmf"/><Relationship Id="rId324" Type="http://schemas.openxmlformats.org/officeDocument/2006/relationships/oleObject" Target="embeddings/oleObject188.bin"/><Relationship Id="rId323" Type="http://schemas.openxmlformats.org/officeDocument/2006/relationships/image" Target="media/image133.wmf"/><Relationship Id="rId322" Type="http://schemas.openxmlformats.org/officeDocument/2006/relationships/oleObject" Target="embeddings/oleObject187.bin"/><Relationship Id="rId321" Type="http://schemas.openxmlformats.org/officeDocument/2006/relationships/image" Target="media/image132.wmf"/><Relationship Id="rId320" Type="http://schemas.openxmlformats.org/officeDocument/2006/relationships/oleObject" Target="embeddings/oleObject186.bin"/><Relationship Id="rId32" Type="http://schemas.openxmlformats.org/officeDocument/2006/relationships/oleObject" Target="embeddings/oleObject17.bin"/><Relationship Id="rId319" Type="http://schemas.openxmlformats.org/officeDocument/2006/relationships/image" Target="media/image131.wmf"/><Relationship Id="rId318" Type="http://schemas.openxmlformats.org/officeDocument/2006/relationships/oleObject" Target="embeddings/oleObject185.bin"/><Relationship Id="rId317" Type="http://schemas.openxmlformats.org/officeDocument/2006/relationships/image" Target="media/image130.wmf"/><Relationship Id="rId316" Type="http://schemas.openxmlformats.org/officeDocument/2006/relationships/oleObject" Target="embeddings/oleObject184.bin"/><Relationship Id="rId315" Type="http://schemas.openxmlformats.org/officeDocument/2006/relationships/image" Target="media/image129.wmf"/><Relationship Id="rId314" Type="http://schemas.openxmlformats.org/officeDocument/2006/relationships/oleObject" Target="embeddings/oleObject183.bin"/><Relationship Id="rId313" Type="http://schemas.openxmlformats.org/officeDocument/2006/relationships/image" Target="media/image128.wmf"/><Relationship Id="rId312" Type="http://schemas.openxmlformats.org/officeDocument/2006/relationships/oleObject" Target="embeddings/oleObject182.bin"/><Relationship Id="rId311" Type="http://schemas.openxmlformats.org/officeDocument/2006/relationships/image" Target="media/image127.wmf"/><Relationship Id="rId310" Type="http://schemas.openxmlformats.org/officeDocument/2006/relationships/oleObject" Target="embeddings/oleObject181.bin"/><Relationship Id="rId31" Type="http://schemas.openxmlformats.org/officeDocument/2006/relationships/oleObject" Target="embeddings/oleObject16.bin"/><Relationship Id="rId309" Type="http://schemas.openxmlformats.org/officeDocument/2006/relationships/image" Target="media/image126.wmf"/><Relationship Id="rId308" Type="http://schemas.openxmlformats.org/officeDocument/2006/relationships/oleObject" Target="embeddings/oleObject180.bin"/><Relationship Id="rId307" Type="http://schemas.openxmlformats.org/officeDocument/2006/relationships/image" Target="media/image125.wmf"/><Relationship Id="rId306" Type="http://schemas.openxmlformats.org/officeDocument/2006/relationships/oleObject" Target="embeddings/oleObject179.bin"/><Relationship Id="rId305" Type="http://schemas.openxmlformats.org/officeDocument/2006/relationships/image" Target="media/image124.wmf"/><Relationship Id="rId304" Type="http://schemas.openxmlformats.org/officeDocument/2006/relationships/oleObject" Target="embeddings/oleObject178.bin"/><Relationship Id="rId303" Type="http://schemas.openxmlformats.org/officeDocument/2006/relationships/image" Target="media/image123.wmf"/><Relationship Id="rId302" Type="http://schemas.openxmlformats.org/officeDocument/2006/relationships/oleObject" Target="embeddings/oleObject177.bin"/><Relationship Id="rId301" Type="http://schemas.openxmlformats.org/officeDocument/2006/relationships/image" Target="media/image122.wmf"/><Relationship Id="rId300" Type="http://schemas.openxmlformats.org/officeDocument/2006/relationships/oleObject" Target="embeddings/oleObject176.bin"/><Relationship Id="rId30" Type="http://schemas.openxmlformats.org/officeDocument/2006/relationships/image" Target="media/image12.wmf"/><Relationship Id="rId3" Type="http://schemas.openxmlformats.org/officeDocument/2006/relationships/theme" Target="theme/theme1.xml"/><Relationship Id="rId299" Type="http://schemas.openxmlformats.org/officeDocument/2006/relationships/image" Target="media/image121.wmf"/><Relationship Id="rId298" Type="http://schemas.openxmlformats.org/officeDocument/2006/relationships/oleObject" Target="embeddings/oleObject175.bin"/><Relationship Id="rId297" Type="http://schemas.openxmlformats.org/officeDocument/2006/relationships/image" Target="media/image120.wmf"/><Relationship Id="rId296" Type="http://schemas.openxmlformats.org/officeDocument/2006/relationships/oleObject" Target="embeddings/oleObject174.bin"/><Relationship Id="rId295" Type="http://schemas.openxmlformats.org/officeDocument/2006/relationships/image" Target="media/image119.wmf"/><Relationship Id="rId294" Type="http://schemas.openxmlformats.org/officeDocument/2006/relationships/oleObject" Target="embeddings/oleObject173.bin"/><Relationship Id="rId293" Type="http://schemas.openxmlformats.org/officeDocument/2006/relationships/image" Target="media/image118.wmf"/><Relationship Id="rId292" Type="http://schemas.openxmlformats.org/officeDocument/2006/relationships/oleObject" Target="embeddings/oleObject172.bin"/><Relationship Id="rId291" Type="http://schemas.openxmlformats.org/officeDocument/2006/relationships/image" Target="media/image117.wmf"/><Relationship Id="rId290" Type="http://schemas.openxmlformats.org/officeDocument/2006/relationships/oleObject" Target="embeddings/oleObject171.bin"/><Relationship Id="rId29" Type="http://schemas.openxmlformats.org/officeDocument/2006/relationships/oleObject" Target="embeddings/oleObject15.bin"/><Relationship Id="rId289" Type="http://schemas.openxmlformats.org/officeDocument/2006/relationships/image" Target="media/image116.wmf"/><Relationship Id="rId288" Type="http://schemas.openxmlformats.org/officeDocument/2006/relationships/oleObject" Target="embeddings/oleObject170.bin"/><Relationship Id="rId287" Type="http://schemas.openxmlformats.org/officeDocument/2006/relationships/image" Target="media/image115.wmf"/><Relationship Id="rId286" Type="http://schemas.openxmlformats.org/officeDocument/2006/relationships/oleObject" Target="embeddings/oleObject169.bin"/><Relationship Id="rId285" Type="http://schemas.openxmlformats.org/officeDocument/2006/relationships/image" Target="media/image114.wmf"/><Relationship Id="rId284" Type="http://schemas.openxmlformats.org/officeDocument/2006/relationships/oleObject" Target="embeddings/oleObject168.bin"/><Relationship Id="rId283" Type="http://schemas.openxmlformats.org/officeDocument/2006/relationships/image" Target="media/image113.wmf"/><Relationship Id="rId282" Type="http://schemas.openxmlformats.org/officeDocument/2006/relationships/oleObject" Target="embeddings/oleObject167.bin"/><Relationship Id="rId281" Type="http://schemas.openxmlformats.org/officeDocument/2006/relationships/image" Target="media/image112.wmf"/><Relationship Id="rId280" Type="http://schemas.openxmlformats.org/officeDocument/2006/relationships/oleObject" Target="embeddings/oleObject166.bin"/><Relationship Id="rId28" Type="http://schemas.openxmlformats.org/officeDocument/2006/relationships/oleObject" Target="embeddings/oleObject14.bin"/><Relationship Id="rId279" Type="http://schemas.openxmlformats.org/officeDocument/2006/relationships/image" Target="media/image111.wmf"/><Relationship Id="rId278" Type="http://schemas.openxmlformats.org/officeDocument/2006/relationships/oleObject" Target="embeddings/oleObject165.bin"/><Relationship Id="rId277" Type="http://schemas.openxmlformats.org/officeDocument/2006/relationships/oleObject" Target="embeddings/oleObject164.bin"/><Relationship Id="rId276" Type="http://schemas.openxmlformats.org/officeDocument/2006/relationships/oleObject" Target="embeddings/oleObject163.bin"/><Relationship Id="rId275" Type="http://schemas.openxmlformats.org/officeDocument/2006/relationships/oleObject" Target="embeddings/oleObject162.bin"/><Relationship Id="rId274" Type="http://schemas.openxmlformats.org/officeDocument/2006/relationships/image" Target="media/image110.wmf"/><Relationship Id="rId273" Type="http://schemas.openxmlformats.org/officeDocument/2006/relationships/oleObject" Target="embeddings/oleObject161.bin"/><Relationship Id="rId272" Type="http://schemas.openxmlformats.org/officeDocument/2006/relationships/image" Target="media/image109.wmf"/><Relationship Id="rId271" Type="http://schemas.openxmlformats.org/officeDocument/2006/relationships/oleObject" Target="embeddings/oleObject160.bin"/><Relationship Id="rId270" Type="http://schemas.openxmlformats.org/officeDocument/2006/relationships/image" Target="media/image108.wmf"/><Relationship Id="rId27" Type="http://schemas.openxmlformats.org/officeDocument/2006/relationships/oleObject" Target="embeddings/oleObject13.bin"/><Relationship Id="rId269" Type="http://schemas.openxmlformats.org/officeDocument/2006/relationships/oleObject" Target="embeddings/oleObject159.bin"/><Relationship Id="rId268" Type="http://schemas.openxmlformats.org/officeDocument/2006/relationships/image" Target="media/image107.wmf"/><Relationship Id="rId267" Type="http://schemas.openxmlformats.org/officeDocument/2006/relationships/oleObject" Target="embeddings/oleObject158.bin"/><Relationship Id="rId266" Type="http://schemas.openxmlformats.org/officeDocument/2006/relationships/image" Target="media/image106.wmf"/><Relationship Id="rId265" Type="http://schemas.openxmlformats.org/officeDocument/2006/relationships/oleObject" Target="embeddings/oleObject157.bin"/><Relationship Id="rId264" Type="http://schemas.openxmlformats.org/officeDocument/2006/relationships/oleObject" Target="embeddings/oleObject156.bin"/><Relationship Id="rId263" Type="http://schemas.openxmlformats.org/officeDocument/2006/relationships/image" Target="media/image105.wmf"/><Relationship Id="rId262" Type="http://schemas.openxmlformats.org/officeDocument/2006/relationships/oleObject" Target="embeddings/oleObject155.bin"/><Relationship Id="rId261" Type="http://schemas.openxmlformats.org/officeDocument/2006/relationships/image" Target="media/image104.wmf"/><Relationship Id="rId260" Type="http://schemas.openxmlformats.org/officeDocument/2006/relationships/oleObject" Target="embeddings/oleObject154.bin"/><Relationship Id="rId26" Type="http://schemas.openxmlformats.org/officeDocument/2006/relationships/image" Target="media/image11.wmf"/><Relationship Id="rId259" Type="http://schemas.openxmlformats.org/officeDocument/2006/relationships/image" Target="media/image103.wmf"/><Relationship Id="rId258" Type="http://schemas.openxmlformats.org/officeDocument/2006/relationships/oleObject" Target="embeddings/oleObject153.bin"/><Relationship Id="rId257" Type="http://schemas.openxmlformats.org/officeDocument/2006/relationships/oleObject" Target="embeddings/oleObject152.bin"/><Relationship Id="rId256" Type="http://schemas.openxmlformats.org/officeDocument/2006/relationships/image" Target="media/image102.wmf"/><Relationship Id="rId255" Type="http://schemas.openxmlformats.org/officeDocument/2006/relationships/oleObject" Target="embeddings/oleObject151.bin"/><Relationship Id="rId254" Type="http://schemas.openxmlformats.org/officeDocument/2006/relationships/image" Target="media/image101.wmf"/><Relationship Id="rId253" Type="http://schemas.openxmlformats.org/officeDocument/2006/relationships/oleObject" Target="embeddings/oleObject150.bin"/><Relationship Id="rId252" Type="http://schemas.openxmlformats.org/officeDocument/2006/relationships/image" Target="media/image100.wmf"/><Relationship Id="rId251" Type="http://schemas.openxmlformats.org/officeDocument/2006/relationships/oleObject" Target="embeddings/oleObject149.bin"/><Relationship Id="rId250" Type="http://schemas.openxmlformats.org/officeDocument/2006/relationships/image" Target="media/image99.wmf"/><Relationship Id="rId25" Type="http://schemas.openxmlformats.org/officeDocument/2006/relationships/oleObject" Target="embeddings/oleObject12.bin"/><Relationship Id="rId249" Type="http://schemas.openxmlformats.org/officeDocument/2006/relationships/oleObject" Target="embeddings/oleObject148.bin"/><Relationship Id="rId248" Type="http://schemas.openxmlformats.org/officeDocument/2006/relationships/image" Target="media/image98.wmf"/><Relationship Id="rId247" Type="http://schemas.openxmlformats.org/officeDocument/2006/relationships/oleObject" Target="embeddings/oleObject147.bin"/><Relationship Id="rId246" Type="http://schemas.openxmlformats.org/officeDocument/2006/relationships/oleObject" Target="embeddings/oleObject146.bin"/><Relationship Id="rId245" Type="http://schemas.openxmlformats.org/officeDocument/2006/relationships/image" Target="media/image97.wmf"/><Relationship Id="rId244" Type="http://schemas.openxmlformats.org/officeDocument/2006/relationships/oleObject" Target="embeddings/oleObject145.bin"/><Relationship Id="rId243" Type="http://schemas.openxmlformats.org/officeDocument/2006/relationships/image" Target="media/image96.wmf"/><Relationship Id="rId242" Type="http://schemas.openxmlformats.org/officeDocument/2006/relationships/oleObject" Target="embeddings/oleObject144.bin"/><Relationship Id="rId241" Type="http://schemas.openxmlformats.org/officeDocument/2006/relationships/image" Target="media/image95.wmf"/><Relationship Id="rId240" Type="http://schemas.openxmlformats.org/officeDocument/2006/relationships/oleObject" Target="embeddings/oleObject143.bin"/><Relationship Id="rId24" Type="http://schemas.openxmlformats.org/officeDocument/2006/relationships/image" Target="media/image10.wmf"/><Relationship Id="rId239" Type="http://schemas.openxmlformats.org/officeDocument/2006/relationships/image" Target="media/image94.wmf"/><Relationship Id="rId238" Type="http://schemas.openxmlformats.org/officeDocument/2006/relationships/oleObject" Target="embeddings/oleObject142.bin"/><Relationship Id="rId237" Type="http://schemas.openxmlformats.org/officeDocument/2006/relationships/image" Target="media/image93.wmf"/><Relationship Id="rId236" Type="http://schemas.openxmlformats.org/officeDocument/2006/relationships/oleObject" Target="embeddings/oleObject141.bin"/><Relationship Id="rId235" Type="http://schemas.openxmlformats.org/officeDocument/2006/relationships/image" Target="media/image92.wmf"/><Relationship Id="rId234" Type="http://schemas.openxmlformats.org/officeDocument/2006/relationships/oleObject" Target="embeddings/oleObject140.bin"/><Relationship Id="rId233" Type="http://schemas.openxmlformats.org/officeDocument/2006/relationships/image" Target="media/image91.wmf"/><Relationship Id="rId232" Type="http://schemas.openxmlformats.org/officeDocument/2006/relationships/oleObject" Target="embeddings/oleObject139.bin"/><Relationship Id="rId231" Type="http://schemas.openxmlformats.org/officeDocument/2006/relationships/image" Target="media/image90.wmf"/><Relationship Id="rId230" Type="http://schemas.openxmlformats.org/officeDocument/2006/relationships/oleObject" Target="embeddings/oleObject138.bin"/><Relationship Id="rId23" Type="http://schemas.openxmlformats.org/officeDocument/2006/relationships/oleObject" Target="embeddings/oleObject11.bin"/><Relationship Id="rId229" Type="http://schemas.openxmlformats.org/officeDocument/2006/relationships/image" Target="media/image89.wmf"/><Relationship Id="rId228" Type="http://schemas.openxmlformats.org/officeDocument/2006/relationships/oleObject" Target="embeddings/oleObject137.bin"/><Relationship Id="rId227" Type="http://schemas.openxmlformats.org/officeDocument/2006/relationships/image" Target="media/image88.wmf"/><Relationship Id="rId226" Type="http://schemas.openxmlformats.org/officeDocument/2006/relationships/oleObject" Target="embeddings/oleObject136.bin"/><Relationship Id="rId225" Type="http://schemas.openxmlformats.org/officeDocument/2006/relationships/image" Target="media/image87.wmf"/><Relationship Id="rId224" Type="http://schemas.openxmlformats.org/officeDocument/2006/relationships/oleObject" Target="embeddings/oleObject135.bin"/><Relationship Id="rId223" Type="http://schemas.openxmlformats.org/officeDocument/2006/relationships/image" Target="media/image86.wmf"/><Relationship Id="rId222" Type="http://schemas.openxmlformats.org/officeDocument/2006/relationships/oleObject" Target="embeddings/oleObject134.bin"/><Relationship Id="rId221" Type="http://schemas.openxmlformats.org/officeDocument/2006/relationships/image" Target="media/image85.wmf"/><Relationship Id="rId220" Type="http://schemas.openxmlformats.org/officeDocument/2006/relationships/oleObject" Target="embeddings/oleObject133.bin"/><Relationship Id="rId22" Type="http://schemas.openxmlformats.org/officeDocument/2006/relationships/image" Target="media/image9.wmf"/><Relationship Id="rId219" Type="http://schemas.openxmlformats.org/officeDocument/2006/relationships/image" Target="media/image84.wmf"/><Relationship Id="rId218" Type="http://schemas.openxmlformats.org/officeDocument/2006/relationships/oleObject" Target="embeddings/oleObject132.bin"/><Relationship Id="rId217" Type="http://schemas.openxmlformats.org/officeDocument/2006/relationships/image" Target="media/image83.wmf"/><Relationship Id="rId216" Type="http://schemas.openxmlformats.org/officeDocument/2006/relationships/oleObject" Target="embeddings/oleObject131.bin"/><Relationship Id="rId215" Type="http://schemas.openxmlformats.org/officeDocument/2006/relationships/image" Target="media/image82.wmf"/><Relationship Id="rId214" Type="http://schemas.openxmlformats.org/officeDocument/2006/relationships/oleObject" Target="embeddings/oleObject130.bin"/><Relationship Id="rId213" Type="http://schemas.openxmlformats.org/officeDocument/2006/relationships/oleObject" Target="embeddings/oleObject129.bin"/><Relationship Id="rId212" Type="http://schemas.openxmlformats.org/officeDocument/2006/relationships/oleObject" Target="embeddings/oleObject128.bin"/><Relationship Id="rId211" Type="http://schemas.openxmlformats.org/officeDocument/2006/relationships/image" Target="media/image81.wmf"/><Relationship Id="rId210" Type="http://schemas.openxmlformats.org/officeDocument/2006/relationships/oleObject" Target="embeddings/oleObject127.bin"/><Relationship Id="rId21" Type="http://schemas.openxmlformats.org/officeDocument/2006/relationships/oleObject" Target="embeddings/oleObject10.bin"/><Relationship Id="rId209" Type="http://schemas.openxmlformats.org/officeDocument/2006/relationships/image" Target="media/image80.wmf"/><Relationship Id="rId208" Type="http://schemas.openxmlformats.org/officeDocument/2006/relationships/oleObject" Target="embeddings/oleObject126.bin"/><Relationship Id="rId207" Type="http://schemas.openxmlformats.org/officeDocument/2006/relationships/oleObject" Target="embeddings/oleObject125.bin"/><Relationship Id="rId206" Type="http://schemas.openxmlformats.org/officeDocument/2006/relationships/image" Target="media/image79.wmf"/><Relationship Id="rId205" Type="http://schemas.openxmlformats.org/officeDocument/2006/relationships/oleObject" Target="embeddings/oleObject124.bin"/><Relationship Id="rId204" Type="http://schemas.openxmlformats.org/officeDocument/2006/relationships/image" Target="media/image78.wmf"/><Relationship Id="rId203" Type="http://schemas.openxmlformats.org/officeDocument/2006/relationships/oleObject" Target="embeddings/oleObject123.bin"/><Relationship Id="rId202" Type="http://schemas.openxmlformats.org/officeDocument/2006/relationships/image" Target="media/image77.wmf"/><Relationship Id="rId201" Type="http://schemas.openxmlformats.org/officeDocument/2006/relationships/oleObject" Target="embeddings/oleObject122.bin"/><Relationship Id="rId200" Type="http://schemas.openxmlformats.org/officeDocument/2006/relationships/oleObject" Target="embeddings/oleObject121.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76.wmf"/><Relationship Id="rId198" Type="http://schemas.openxmlformats.org/officeDocument/2006/relationships/oleObject" Target="embeddings/oleObject120.bin"/><Relationship Id="rId197" Type="http://schemas.openxmlformats.org/officeDocument/2006/relationships/oleObject" Target="embeddings/oleObject119.bin"/><Relationship Id="rId196" Type="http://schemas.openxmlformats.org/officeDocument/2006/relationships/oleObject" Target="embeddings/oleObject118.bin"/><Relationship Id="rId195" Type="http://schemas.openxmlformats.org/officeDocument/2006/relationships/oleObject" Target="embeddings/oleObject117.bin"/><Relationship Id="rId194" Type="http://schemas.openxmlformats.org/officeDocument/2006/relationships/oleObject" Target="embeddings/oleObject116.bin"/><Relationship Id="rId193" Type="http://schemas.openxmlformats.org/officeDocument/2006/relationships/image" Target="media/image75.png"/><Relationship Id="rId192" Type="http://schemas.openxmlformats.org/officeDocument/2006/relationships/oleObject" Target="embeddings/oleObject115.bin"/><Relationship Id="rId191" Type="http://schemas.openxmlformats.org/officeDocument/2006/relationships/oleObject" Target="embeddings/oleObject114.bin"/><Relationship Id="rId190" Type="http://schemas.openxmlformats.org/officeDocument/2006/relationships/image" Target="media/image74.wmf"/><Relationship Id="rId19" Type="http://schemas.openxmlformats.org/officeDocument/2006/relationships/oleObject" Target="embeddings/oleObject9.bin"/><Relationship Id="rId189" Type="http://schemas.openxmlformats.org/officeDocument/2006/relationships/oleObject" Target="embeddings/oleObject113.bin"/><Relationship Id="rId188" Type="http://schemas.openxmlformats.org/officeDocument/2006/relationships/image" Target="media/image73.wmf"/><Relationship Id="rId187" Type="http://schemas.openxmlformats.org/officeDocument/2006/relationships/oleObject" Target="embeddings/oleObject112.bin"/><Relationship Id="rId186" Type="http://schemas.openxmlformats.org/officeDocument/2006/relationships/oleObject" Target="embeddings/oleObject111.bin"/><Relationship Id="rId185" Type="http://schemas.openxmlformats.org/officeDocument/2006/relationships/image" Target="media/image72.wmf"/><Relationship Id="rId184" Type="http://schemas.openxmlformats.org/officeDocument/2006/relationships/oleObject" Target="embeddings/oleObject110.bin"/><Relationship Id="rId183" Type="http://schemas.openxmlformats.org/officeDocument/2006/relationships/image" Target="media/image71.wmf"/><Relationship Id="rId182" Type="http://schemas.openxmlformats.org/officeDocument/2006/relationships/oleObject" Target="embeddings/oleObject109.bin"/><Relationship Id="rId181" Type="http://schemas.openxmlformats.org/officeDocument/2006/relationships/oleObject" Target="embeddings/oleObject108.bin"/><Relationship Id="rId180" Type="http://schemas.openxmlformats.org/officeDocument/2006/relationships/oleObject" Target="embeddings/oleObject107.bin"/><Relationship Id="rId18" Type="http://schemas.openxmlformats.org/officeDocument/2006/relationships/image" Target="media/image7.wmf"/><Relationship Id="rId179" Type="http://schemas.openxmlformats.org/officeDocument/2006/relationships/oleObject" Target="embeddings/oleObject106.bin"/><Relationship Id="rId178" Type="http://schemas.openxmlformats.org/officeDocument/2006/relationships/oleObject" Target="embeddings/oleObject105.bin"/><Relationship Id="rId177" Type="http://schemas.openxmlformats.org/officeDocument/2006/relationships/image" Target="media/image70.wmf"/><Relationship Id="rId176" Type="http://schemas.openxmlformats.org/officeDocument/2006/relationships/oleObject" Target="embeddings/oleObject104.bin"/><Relationship Id="rId175" Type="http://schemas.openxmlformats.org/officeDocument/2006/relationships/image" Target="media/image69.wmf"/><Relationship Id="rId174" Type="http://schemas.openxmlformats.org/officeDocument/2006/relationships/oleObject" Target="embeddings/oleObject103.bin"/><Relationship Id="rId173" Type="http://schemas.openxmlformats.org/officeDocument/2006/relationships/image" Target="media/image68.wmf"/><Relationship Id="rId172" Type="http://schemas.openxmlformats.org/officeDocument/2006/relationships/oleObject" Target="embeddings/oleObject102.bin"/><Relationship Id="rId171" Type="http://schemas.openxmlformats.org/officeDocument/2006/relationships/image" Target="media/image67.wmf"/><Relationship Id="rId170" Type="http://schemas.openxmlformats.org/officeDocument/2006/relationships/oleObject" Target="embeddings/oleObject101.bin"/><Relationship Id="rId17" Type="http://schemas.openxmlformats.org/officeDocument/2006/relationships/oleObject" Target="embeddings/oleObject8.bin"/><Relationship Id="rId169" Type="http://schemas.openxmlformats.org/officeDocument/2006/relationships/image" Target="media/image66.wmf"/><Relationship Id="rId168" Type="http://schemas.openxmlformats.org/officeDocument/2006/relationships/oleObject" Target="embeddings/oleObject100.bin"/><Relationship Id="rId167" Type="http://schemas.openxmlformats.org/officeDocument/2006/relationships/oleObject" Target="embeddings/oleObject99.bin"/><Relationship Id="rId166" Type="http://schemas.openxmlformats.org/officeDocument/2006/relationships/oleObject" Target="embeddings/oleObject98.bin"/><Relationship Id="rId165" Type="http://schemas.openxmlformats.org/officeDocument/2006/relationships/image" Target="media/image65.wmf"/><Relationship Id="rId164" Type="http://schemas.openxmlformats.org/officeDocument/2006/relationships/oleObject" Target="embeddings/oleObject97.bin"/><Relationship Id="rId163" Type="http://schemas.openxmlformats.org/officeDocument/2006/relationships/image" Target="media/image64.wmf"/><Relationship Id="rId162" Type="http://schemas.openxmlformats.org/officeDocument/2006/relationships/oleObject" Target="embeddings/oleObject96.bin"/><Relationship Id="rId161" Type="http://schemas.openxmlformats.org/officeDocument/2006/relationships/oleObject" Target="embeddings/oleObject95.bin"/><Relationship Id="rId160" Type="http://schemas.openxmlformats.org/officeDocument/2006/relationships/oleObject" Target="embeddings/oleObject94.bin"/><Relationship Id="rId16" Type="http://schemas.openxmlformats.org/officeDocument/2006/relationships/image" Target="media/image6.wmf"/><Relationship Id="rId159" Type="http://schemas.openxmlformats.org/officeDocument/2006/relationships/image" Target="media/image63.wmf"/><Relationship Id="rId158" Type="http://schemas.openxmlformats.org/officeDocument/2006/relationships/oleObject" Target="embeddings/oleObject93.bin"/><Relationship Id="rId157" Type="http://schemas.openxmlformats.org/officeDocument/2006/relationships/oleObject" Target="embeddings/oleObject92.bin"/><Relationship Id="rId156" Type="http://schemas.openxmlformats.org/officeDocument/2006/relationships/image" Target="media/image62.wmf"/><Relationship Id="rId155" Type="http://schemas.openxmlformats.org/officeDocument/2006/relationships/oleObject" Target="embeddings/oleObject91.bin"/><Relationship Id="rId154" Type="http://schemas.openxmlformats.org/officeDocument/2006/relationships/image" Target="media/image61.wmf"/><Relationship Id="rId153" Type="http://schemas.openxmlformats.org/officeDocument/2006/relationships/oleObject" Target="embeddings/oleObject90.bin"/><Relationship Id="rId152" Type="http://schemas.openxmlformats.org/officeDocument/2006/relationships/image" Target="media/image60.wmf"/><Relationship Id="rId151" Type="http://schemas.openxmlformats.org/officeDocument/2006/relationships/oleObject" Target="embeddings/oleObject89.bin"/><Relationship Id="rId150" Type="http://schemas.openxmlformats.org/officeDocument/2006/relationships/image" Target="media/image59.wmf"/><Relationship Id="rId15" Type="http://schemas.openxmlformats.org/officeDocument/2006/relationships/oleObject" Target="embeddings/oleObject7.bin"/><Relationship Id="rId149" Type="http://schemas.openxmlformats.org/officeDocument/2006/relationships/oleObject" Target="embeddings/oleObject88.bin"/><Relationship Id="rId148" Type="http://schemas.openxmlformats.org/officeDocument/2006/relationships/image" Target="media/image58.wmf"/><Relationship Id="rId147" Type="http://schemas.openxmlformats.org/officeDocument/2006/relationships/oleObject" Target="embeddings/oleObject87.bin"/><Relationship Id="rId146" Type="http://schemas.openxmlformats.org/officeDocument/2006/relationships/image" Target="media/image57.wmf"/><Relationship Id="rId145" Type="http://schemas.openxmlformats.org/officeDocument/2006/relationships/oleObject" Target="embeddings/oleObject86.bin"/><Relationship Id="rId144" Type="http://schemas.openxmlformats.org/officeDocument/2006/relationships/oleObject" Target="embeddings/oleObject85.bin"/><Relationship Id="rId143" Type="http://schemas.openxmlformats.org/officeDocument/2006/relationships/image" Target="media/image56.wmf"/><Relationship Id="rId142" Type="http://schemas.openxmlformats.org/officeDocument/2006/relationships/oleObject" Target="embeddings/oleObject84.bin"/><Relationship Id="rId141" Type="http://schemas.openxmlformats.org/officeDocument/2006/relationships/image" Target="media/image55.wmf"/><Relationship Id="rId140" Type="http://schemas.openxmlformats.org/officeDocument/2006/relationships/oleObject" Target="embeddings/oleObject83.bin"/><Relationship Id="rId14" Type="http://schemas.openxmlformats.org/officeDocument/2006/relationships/oleObject" Target="embeddings/oleObject6.bin"/><Relationship Id="rId139" Type="http://schemas.openxmlformats.org/officeDocument/2006/relationships/image" Target="media/image54.wmf"/><Relationship Id="rId138" Type="http://schemas.openxmlformats.org/officeDocument/2006/relationships/oleObject" Target="embeddings/oleObject82.bin"/><Relationship Id="rId137" Type="http://schemas.openxmlformats.org/officeDocument/2006/relationships/image" Target="media/image53.wmf"/><Relationship Id="rId136" Type="http://schemas.openxmlformats.org/officeDocument/2006/relationships/oleObject" Target="embeddings/oleObject81.bin"/><Relationship Id="rId135" Type="http://schemas.openxmlformats.org/officeDocument/2006/relationships/image" Target="media/image52.wmf"/><Relationship Id="rId134" Type="http://schemas.openxmlformats.org/officeDocument/2006/relationships/oleObject" Target="embeddings/oleObject80.bin"/><Relationship Id="rId133" Type="http://schemas.openxmlformats.org/officeDocument/2006/relationships/oleObject" Target="embeddings/oleObject79.bin"/><Relationship Id="rId132" Type="http://schemas.openxmlformats.org/officeDocument/2006/relationships/image" Target="media/image51.wmf"/><Relationship Id="rId131" Type="http://schemas.openxmlformats.org/officeDocument/2006/relationships/oleObject" Target="embeddings/oleObject78.bin"/><Relationship Id="rId130" Type="http://schemas.openxmlformats.org/officeDocument/2006/relationships/image" Target="media/image50.wmf"/><Relationship Id="rId13" Type="http://schemas.openxmlformats.org/officeDocument/2006/relationships/image" Target="media/image5.wmf"/><Relationship Id="rId129" Type="http://schemas.openxmlformats.org/officeDocument/2006/relationships/oleObject" Target="embeddings/oleObject77.bin"/><Relationship Id="rId128" Type="http://schemas.openxmlformats.org/officeDocument/2006/relationships/oleObject" Target="embeddings/oleObject76.bin"/><Relationship Id="rId127" Type="http://schemas.openxmlformats.org/officeDocument/2006/relationships/image" Target="media/image49.wmf"/><Relationship Id="rId126" Type="http://schemas.openxmlformats.org/officeDocument/2006/relationships/oleObject" Target="embeddings/oleObject75.bin"/><Relationship Id="rId125" Type="http://schemas.openxmlformats.org/officeDocument/2006/relationships/oleObject" Target="embeddings/oleObject74.bin"/><Relationship Id="rId124" Type="http://schemas.openxmlformats.org/officeDocument/2006/relationships/image" Target="media/image48.wmf"/><Relationship Id="rId123" Type="http://schemas.openxmlformats.org/officeDocument/2006/relationships/oleObject" Target="embeddings/oleObject73.bin"/><Relationship Id="rId122" Type="http://schemas.openxmlformats.org/officeDocument/2006/relationships/oleObject" Target="embeddings/oleObject72.bin"/><Relationship Id="rId121" Type="http://schemas.openxmlformats.org/officeDocument/2006/relationships/oleObject" Target="embeddings/oleObject71.bin"/><Relationship Id="rId120" Type="http://schemas.openxmlformats.org/officeDocument/2006/relationships/oleObject" Target="embeddings/oleObject70.bin"/><Relationship Id="rId12" Type="http://schemas.openxmlformats.org/officeDocument/2006/relationships/oleObject" Target="embeddings/oleObject5.bin"/><Relationship Id="rId119" Type="http://schemas.openxmlformats.org/officeDocument/2006/relationships/image" Target="media/image47.wmf"/><Relationship Id="rId118" Type="http://schemas.openxmlformats.org/officeDocument/2006/relationships/oleObject" Target="embeddings/oleObject69.bin"/><Relationship Id="rId117" Type="http://schemas.openxmlformats.org/officeDocument/2006/relationships/image" Target="media/image46.wmf"/><Relationship Id="rId116" Type="http://schemas.openxmlformats.org/officeDocument/2006/relationships/oleObject" Target="embeddings/oleObject68.bin"/><Relationship Id="rId115" Type="http://schemas.openxmlformats.org/officeDocument/2006/relationships/image" Target="media/image45.wmf"/><Relationship Id="rId114" Type="http://schemas.openxmlformats.org/officeDocument/2006/relationships/oleObject" Target="embeddings/oleObject67.bin"/><Relationship Id="rId113" Type="http://schemas.openxmlformats.org/officeDocument/2006/relationships/image" Target="media/image44.wmf"/><Relationship Id="rId112" Type="http://schemas.openxmlformats.org/officeDocument/2006/relationships/oleObject" Target="embeddings/oleObject66.bin"/><Relationship Id="rId111" Type="http://schemas.openxmlformats.org/officeDocument/2006/relationships/image" Target="media/image43.wmf"/><Relationship Id="rId110" Type="http://schemas.openxmlformats.org/officeDocument/2006/relationships/oleObject" Target="embeddings/oleObject65.bin"/><Relationship Id="rId11" Type="http://schemas.openxmlformats.org/officeDocument/2006/relationships/image" Target="media/image4.wmf"/><Relationship Id="rId109" Type="http://schemas.openxmlformats.org/officeDocument/2006/relationships/image" Target="media/image42.wmf"/><Relationship Id="rId108" Type="http://schemas.openxmlformats.org/officeDocument/2006/relationships/oleObject" Target="embeddings/oleObject64.bin"/><Relationship Id="rId107" Type="http://schemas.openxmlformats.org/officeDocument/2006/relationships/image" Target="media/image41.wmf"/><Relationship Id="rId106" Type="http://schemas.openxmlformats.org/officeDocument/2006/relationships/oleObject" Target="embeddings/oleObject63.bin"/><Relationship Id="rId105" Type="http://schemas.openxmlformats.org/officeDocument/2006/relationships/image" Target="media/image40.wmf"/><Relationship Id="rId104" Type="http://schemas.openxmlformats.org/officeDocument/2006/relationships/oleObject" Target="embeddings/oleObject62.bin"/><Relationship Id="rId103" Type="http://schemas.openxmlformats.org/officeDocument/2006/relationships/image" Target="media/image39.wmf"/><Relationship Id="rId102" Type="http://schemas.openxmlformats.org/officeDocument/2006/relationships/oleObject" Target="embeddings/oleObject61.bin"/><Relationship Id="rId101" Type="http://schemas.openxmlformats.org/officeDocument/2006/relationships/image" Target="media/image38.wmf"/><Relationship Id="rId100" Type="http://schemas.openxmlformats.org/officeDocument/2006/relationships/oleObject" Target="embeddings/oleObject60.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77AB63-4F74-4BAF-B887-5D444EBD18D6}">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12</Pages>
  <Words>4217</Words>
  <Characters>4247</Characters>
  <Lines>97</Lines>
  <Paragraphs>27</Paragraphs>
  <TotalTime>0</TotalTime>
  <ScaleCrop>false</ScaleCrop>
  <LinksUpToDate>false</LinksUpToDate>
  <CharactersWithSpaces>4401</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2023-01-18T12:45:00Z</dcterms:created>
  <dc:creator>微软用户</dc:creator>
  <cp:lastModifiedBy>掌门1对1课程顾问陈洁玲</cp:lastModifiedBy>
  <cp:lastPrinted>2021-02-10T03:39:00Z</cp:lastPrinted>
  <dcterms:modified xsi:type="dcterms:W3CDTF">2023-02-14T02:12:24Z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57E25CE105FE4F479A4E4F1F12BE3BF9</vt:lpwstr>
  </property>
</Properties>
</file>
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jc w:val="center"/>
        <w:rPr>
          <w:rStyle w:val="10"/>
          <w:rFonts w:ascii="Times New Roman" w:hAnsi="Times New Roman" w:eastAsia="仿宋" w:cs="Times New Roman"/>
          <w:i w:val="0"/>
          <w:sz w:val="28"/>
          <w:szCs w:val="28"/>
        </w:rPr>
      </w:pPr>
      <w:r>
        <w:rPr>
          <w:rStyle w:val="10"/>
          <w:rFonts w:ascii="Times New Roman" w:hAnsi="仿宋" w:eastAsia="仿宋" w:cs="Times New Roman"/>
          <w:i w:val="0"/>
          <w:sz w:val="28"/>
          <w:szCs w:val="28"/>
        </w:rPr>
        <w:t>第</w:t>
      </w:r>
      <w:r>
        <w:rPr>
          <w:rStyle w:val="10"/>
          <w:rFonts w:ascii="Times New Roman" w:hAnsi="Times New Roman" w:eastAsia="仿宋" w:cs="Times New Roman"/>
          <w:i w:val="0"/>
          <w:sz w:val="28"/>
          <w:szCs w:val="28"/>
        </w:rPr>
        <w:t>07</w:t>
      </w:r>
      <w:r>
        <w:rPr>
          <w:rStyle w:val="10"/>
          <w:rFonts w:ascii="Times New Roman" w:hAnsi="仿宋" w:eastAsia="仿宋" w:cs="Times New Roman"/>
          <w:i w:val="0"/>
          <w:sz w:val="28"/>
          <w:szCs w:val="28"/>
        </w:rPr>
        <w:t>课时</w:t>
      </w:r>
    </w:p>
    <w:p>
      <w:pPr>
        <w:tabs>
          <w:tab w:val="left" w:pos="420"/>
        </w:tabs>
        <w:adjustRightInd w:val="0"/>
        <w:snapToGrid w:val="0"/>
        <w:jc w:val="center"/>
        <w:rPr>
          <w:rFonts w:ascii="Times New Roman" w:hAnsi="Times New Roman" w:eastAsia="仿宋" w:cs="Times New Roman"/>
          <w:sz w:val="28"/>
          <w:szCs w:val="28"/>
        </w:rPr>
      </w:pPr>
      <w:r>
        <w:rPr>
          <w:rStyle w:val="10"/>
          <w:rFonts w:ascii="Times New Roman" w:hAnsi="Times New Roman" w:eastAsia="仿宋" w:cs="Times New Roman"/>
          <w:i w:val="0"/>
          <w:sz w:val="28"/>
          <w:szCs w:val="28"/>
        </w:rPr>
        <w:t>*9.4</w:t>
      </w:r>
      <w:r>
        <w:rPr>
          <w:rStyle w:val="10"/>
          <w:rFonts w:ascii="Times New Roman" w:hAnsi="仿宋" w:eastAsia="仿宋" w:cs="Times New Roman"/>
          <w:i w:val="0"/>
          <w:sz w:val="28"/>
          <w:szCs w:val="28"/>
        </w:rPr>
        <w:t>复数的三角形式（</w:t>
      </w:r>
      <w:r>
        <w:rPr>
          <w:rStyle w:val="10"/>
          <w:rFonts w:ascii="Times New Roman" w:hAnsi="Times New Roman" w:eastAsia="仿宋" w:cs="Times New Roman"/>
          <w:i w:val="0"/>
          <w:sz w:val="28"/>
          <w:szCs w:val="28"/>
        </w:rPr>
        <w:t>2</w:t>
      </w:r>
      <w:r>
        <w:rPr>
          <w:rStyle w:val="10"/>
          <w:rFonts w:ascii="Times New Roman" w:hAnsi="仿宋" w:eastAsia="仿宋" w:cs="Times New Roman"/>
          <w:i w:val="0"/>
          <w:sz w:val="28"/>
          <w:szCs w:val="28"/>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【教学内容分析】</w:t>
      </w:r>
    </w:p>
    <w:p>
      <w:pPr>
        <w:tabs>
          <w:tab w:val="left" w:pos="420"/>
        </w:tabs>
        <w:adjustRightInd w:val="0"/>
        <w:snapToGrid w:val="0"/>
        <w:spacing w:line="312" w:lineRule="auto"/>
        <w:jc w:val="left"/>
        <w:rPr>
          <w:rFonts w:ascii="Times New Roman" w:hAnsi="Times New Roman" w:eastAsia="仿宋" w:cs="Times New Roman"/>
          <w:kern w:val="0"/>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本节课是上教版普通高中教科书数学必修第二册第九章第四节</w:t>
      </w:r>
      <w:r>
        <w:rPr>
          <w:rStyle w:val="10"/>
          <w:rFonts w:ascii="Times New Roman" w:hAnsi="仿宋" w:eastAsia="仿宋" w:cs="Times New Roman"/>
          <w:i w:val="0"/>
          <w:sz w:val="24"/>
          <w:szCs w:val="24"/>
        </w:rPr>
        <w:t>复数的三角形式</w:t>
      </w:r>
      <w:r>
        <w:rPr>
          <w:rFonts w:ascii="Times New Roman" w:hAnsi="仿宋" w:eastAsia="仿宋" w:cs="Times New Roman"/>
          <w:sz w:val="24"/>
          <w:szCs w:val="24"/>
        </w:rPr>
        <w:t>的第二课时．本节课是在上一节学习了复数的</w:t>
      </w:r>
      <w:r>
        <w:rPr>
          <w:rStyle w:val="10"/>
          <w:rFonts w:ascii="Times New Roman" w:hAnsi="仿宋" w:eastAsia="仿宋" w:cs="Times New Roman"/>
          <w:i w:val="0"/>
          <w:sz w:val="24"/>
          <w:szCs w:val="24"/>
        </w:rPr>
        <w:t>三角形式的基础上，掌握用复数三角形式表示的复数的乘法、除法、乘方、开方运算公式，了解复数乘法运算的几何意义，发展数学运算、直观想象素养</w:t>
      </w:r>
      <w:r>
        <w:rPr>
          <w:rFonts w:ascii="Times New Roman" w:hAnsi="仿宋" w:eastAsia="仿宋" w:cs="Times New Roman"/>
          <w:kern w:val="0"/>
          <w:sz w:val="24"/>
          <w:szCs w:val="24"/>
        </w:rPr>
        <w:t>．</w:t>
      </w:r>
    </w:p>
    <w:p>
      <w:pPr>
        <w:tabs>
          <w:tab w:val="left" w:pos="420"/>
        </w:tabs>
        <w:adjustRightInd w:val="0"/>
        <w:snapToGrid w:val="0"/>
        <w:spacing w:line="312" w:lineRule="auto"/>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 xml:space="preserve">    </w:t>
      </w:r>
      <w:r>
        <w:rPr>
          <w:rFonts w:ascii="Times New Roman" w:hAnsi="仿宋" w:eastAsia="仿宋" w:cs="Times New Roman"/>
          <w:kern w:val="0"/>
          <w:sz w:val="24"/>
          <w:szCs w:val="24"/>
        </w:rPr>
        <w:t>通过复数的三角形式，使得复数的乘除运算以及乘方和开方运算都有了简洁的表达式，复数的三角形式还清晰地体现了复数乘法的几何意义，使得旋转变换这一常见的图像运动有了方便的代数刻画．</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【教学目标设置】</w:t>
      </w:r>
    </w:p>
    <w:p>
      <w:pPr>
        <w:tabs>
          <w:tab w:val="left" w:pos="420"/>
        </w:tabs>
        <w:adjustRightInd w:val="0"/>
        <w:snapToGrid w:val="0"/>
        <w:spacing w:line="312" w:lineRule="auto"/>
        <w:jc w:val="left"/>
        <w:rPr>
          <w:rFonts w:ascii="Times New Roman" w:hAnsi="Times New Roman" w:eastAsia="仿宋" w:cs="Times New Roman"/>
          <w:kern w:val="0"/>
          <w:sz w:val="24"/>
          <w:szCs w:val="24"/>
        </w:rPr>
      </w:pPr>
      <w:r>
        <w:rPr>
          <w:rStyle w:val="10"/>
          <w:rFonts w:ascii="Times New Roman" w:hAnsi="Times New Roman" w:eastAsia="仿宋" w:cs="Times New Roman"/>
          <w:i w:val="0"/>
          <w:sz w:val="24"/>
          <w:szCs w:val="24"/>
        </w:rPr>
        <w:tab/>
      </w:r>
      <w:r>
        <w:rPr>
          <w:rStyle w:val="10"/>
          <w:rFonts w:ascii="Times New Roman" w:hAnsi="Times New Roman" w:eastAsia="仿宋" w:cs="Times New Roman"/>
          <w:i w:val="0"/>
          <w:sz w:val="24"/>
          <w:szCs w:val="24"/>
        </w:rPr>
        <w:t>1</w:t>
      </w:r>
      <w:r>
        <w:rPr>
          <w:rStyle w:val="10"/>
          <w:rFonts w:ascii="Times New Roman" w:hAnsi="仿宋" w:eastAsia="仿宋" w:cs="Times New Roman"/>
          <w:i w:val="0"/>
          <w:sz w:val="24"/>
          <w:szCs w:val="24"/>
        </w:rPr>
        <w:t>．经历三角形式下复数的乘法公式的推导过程，掌握用复数三角形式表示的复数的乘法运算公式，了解复数乘法运算的几何意义，发展数学运算、直观想象素养</w:t>
      </w:r>
      <w:r>
        <w:rPr>
          <w:rFonts w:ascii="Times New Roman" w:hAnsi="仿宋" w:eastAsia="仿宋" w:cs="Times New Roman"/>
          <w:kern w:val="0"/>
          <w:sz w:val="24"/>
          <w:szCs w:val="24"/>
        </w:rPr>
        <w:t>．</w:t>
      </w:r>
    </w:p>
    <w:p>
      <w:pPr>
        <w:tabs>
          <w:tab w:val="left" w:pos="420"/>
        </w:tabs>
        <w:adjustRightInd w:val="0"/>
        <w:snapToGrid w:val="0"/>
        <w:spacing w:line="312" w:lineRule="auto"/>
        <w:jc w:val="left"/>
        <w:rPr>
          <w:rStyle w:val="10"/>
          <w:rFonts w:ascii="Times New Roman" w:hAnsi="Times New Roman" w:eastAsia="仿宋" w:cs="Times New Roman"/>
          <w:i w:val="0"/>
          <w:sz w:val="24"/>
          <w:szCs w:val="24"/>
        </w:rPr>
      </w:pPr>
      <w:r>
        <w:rPr>
          <w:rStyle w:val="10"/>
          <w:rFonts w:ascii="Times New Roman" w:hAnsi="Times New Roman" w:eastAsia="仿宋" w:cs="Times New Roman"/>
          <w:i w:val="0"/>
          <w:sz w:val="24"/>
          <w:szCs w:val="24"/>
        </w:rPr>
        <w:tab/>
      </w:r>
      <w:r>
        <w:rPr>
          <w:rStyle w:val="10"/>
          <w:rFonts w:ascii="Times New Roman" w:hAnsi="Times New Roman" w:eastAsia="仿宋" w:cs="Times New Roman"/>
          <w:i w:val="0"/>
          <w:sz w:val="24"/>
          <w:szCs w:val="24"/>
        </w:rPr>
        <w:t>2</w:t>
      </w:r>
      <w:r>
        <w:rPr>
          <w:rStyle w:val="10"/>
          <w:rFonts w:ascii="Times New Roman" w:hAnsi="仿宋" w:eastAsia="仿宋" w:cs="Times New Roman"/>
          <w:i w:val="0"/>
          <w:sz w:val="24"/>
          <w:szCs w:val="24"/>
        </w:rPr>
        <w:t>．经历三角形式下复数的除法公式的推导过程，掌握用复数三角形式表示的复数的除法运算公式</w:t>
      </w:r>
      <w:r>
        <w:rPr>
          <w:rFonts w:ascii="Times New Roman" w:hAnsi="仿宋" w:eastAsia="仿宋" w:cs="Times New Roman"/>
          <w:kern w:val="0"/>
          <w:sz w:val="24"/>
          <w:szCs w:val="24"/>
        </w:rPr>
        <w:t>．</w:t>
      </w:r>
    </w:p>
    <w:p>
      <w:pPr>
        <w:tabs>
          <w:tab w:val="left" w:pos="420"/>
        </w:tabs>
        <w:adjustRightInd w:val="0"/>
        <w:snapToGrid w:val="0"/>
        <w:spacing w:line="312" w:lineRule="auto"/>
        <w:jc w:val="left"/>
        <w:rPr>
          <w:rStyle w:val="10"/>
          <w:rFonts w:ascii="Times New Roman" w:hAnsi="Times New Roman" w:eastAsia="仿宋" w:cs="Times New Roman"/>
          <w:i w:val="0"/>
          <w:sz w:val="24"/>
          <w:szCs w:val="24"/>
        </w:rPr>
      </w:pPr>
      <w:r>
        <w:rPr>
          <w:rStyle w:val="10"/>
          <w:rFonts w:ascii="Times New Roman" w:hAnsi="Times New Roman" w:eastAsia="仿宋" w:cs="Times New Roman"/>
          <w:i w:val="0"/>
          <w:sz w:val="24"/>
          <w:szCs w:val="24"/>
        </w:rPr>
        <w:tab/>
      </w:r>
      <w:r>
        <w:rPr>
          <w:rStyle w:val="10"/>
          <w:rFonts w:ascii="Times New Roman" w:hAnsi="Times New Roman" w:eastAsia="仿宋" w:cs="Times New Roman"/>
          <w:i w:val="0"/>
          <w:sz w:val="24"/>
          <w:szCs w:val="24"/>
        </w:rPr>
        <w:t>3</w:t>
      </w:r>
      <w:r>
        <w:rPr>
          <w:rStyle w:val="10"/>
          <w:rFonts w:ascii="Times New Roman" w:hAnsi="仿宋" w:eastAsia="仿宋" w:cs="Times New Roman"/>
          <w:i w:val="0"/>
          <w:sz w:val="24"/>
          <w:szCs w:val="24"/>
        </w:rPr>
        <w:t>．掌握三角形式下复数的乘方、开方的运算公式，并会进行简单的运用</w:t>
      </w:r>
      <w:r>
        <w:rPr>
          <w:rFonts w:ascii="Times New Roman" w:hAnsi="仿宋" w:eastAsia="仿宋" w:cs="Times New Roman"/>
          <w:kern w:val="0"/>
          <w:sz w:val="24"/>
          <w:szCs w:val="24"/>
        </w:rPr>
        <w:t>．</w:t>
      </w:r>
    </w:p>
    <w:p>
      <w:pPr>
        <w:tabs>
          <w:tab w:val="left" w:pos="420"/>
        </w:tabs>
        <w:adjustRightInd w:val="0"/>
        <w:snapToGrid w:val="0"/>
        <w:spacing w:line="312" w:lineRule="auto"/>
        <w:ind w:firstLine="420"/>
        <w:rPr>
          <w:rFonts w:ascii="Times New Roman" w:hAnsi="Times New Roman" w:eastAsia="仿宋" w:cs="Times New Roman"/>
          <w:sz w:val="24"/>
          <w:szCs w:val="24"/>
        </w:rPr>
      </w:pPr>
      <w:r>
        <w:rPr>
          <w:rFonts w:ascii="Times New Roman" w:hAnsi="仿宋" w:eastAsia="仿宋" w:cs="Times New Roman"/>
          <w:sz w:val="24"/>
          <w:szCs w:val="24"/>
        </w:rPr>
        <w:t>【教学重点与学习难点】</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教学重点：</w:t>
      </w:r>
      <w:r>
        <w:rPr>
          <w:rStyle w:val="10"/>
          <w:rFonts w:ascii="Times New Roman" w:hAnsi="仿宋" w:eastAsia="仿宋" w:cs="Times New Roman"/>
          <w:i w:val="0"/>
          <w:sz w:val="24"/>
          <w:szCs w:val="24"/>
        </w:rPr>
        <w:t>掌握用复数三角形式表示的复数的乘法、除法、乘方、开方运算公式</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学习难点：复数乘法运算的几何意义、三角形式下复数的开方．</w:t>
      </w:r>
    </w:p>
    <w:p>
      <w:pPr>
        <w:tabs>
          <w:tab w:val="left" w:pos="420"/>
        </w:tabs>
        <w:adjustRightInd w:val="0"/>
        <w:snapToGrid w:val="0"/>
        <w:spacing w:line="312" w:lineRule="auto"/>
        <w:ind w:firstLine="420"/>
        <w:rPr>
          <w:rFonts w:ascii="Times New Roman" w:hAnsi="Times New Roman" w:eastAsia="仿宋" w:cs="Times New Roman"/>
          <w:sz w:val="24"/>
          <w:szCs w:val="24"/>
        </w:rPr>
      </w:pPr>
      <w:r>
        <w:rPr>
          <w:rFonts w:ascii="Times New Roman" w:hAnsi="仿宋" w:eastAsia="仿宋" w:cs="Times New Roman"/>
          <w:sz w:val="24"/>
          <w:szCs w:val="24"/>
        </w:rPr>
        <w:t>【教学过程设计】</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（环节一）复习旧知</w:t>
      </w:r>
      <w:r>
        <w:rPr>
          <w:rFonts w:ascii="Times New Roman" w:hAnsi="Times New Roman" w:eastAsia="仿宋" w:cs="Times New Roman"/>
          <w:sz w:val="24"/>
          <w:szCs w:val="24"/>
        </w:rPr>
        <w:t xml:space="preserve"> </w:t>
      </w:r>
      <w:r>
        <w:rPr>
          <w:rFonts w:ascii="Times New Roman" w:hAnsi="仿宋" w:eastAsia="仿宋" w:cs="Times New Roman"/>
          <w:sz w:val="24"/>
          <w:szCs w:val="24"/>
        </w:rPr>
        <w:t>引入新课</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在之前的学习中我们已经知道，如果两个复数作加法或减法运算，显然是在代数形式下进行运算较为简洁．上一节课中我们提到过引进复数的三角形式可以使复数的乘除运算更为简洁，那么，在复数的三角形式下，复数的乘法和除法的计算公式会是怎样的呢？我们一起先来看这样一个问题</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w:t>
      </w:r>
      <w:r>
        <w:rPr>
          <w:rFonts w:ascii="Times New Roman" w:hAnsi="仿宋" w:eastAsia="仿宋" w:cs="Times New Roman"/>
          <w:sz w:val="24"/>
        </w:rPr>
        <w:t>设计意图</w:t>
      </w:r>
      <w:r>
        <w:rPr>
          <w:rFonts w:ascii="Times New Roman" w:hAnsi="Times New Roman" w:eastAsia="仿宋" w:cs="Times New Roman"/>
          <w:sz w:val="24"/>
        </w:rPr>
        <w:t>] “</w:t>
      </w:r>
      <w:r>
        <w:rPr>
          <w:rFonts w:ascii="Times New Roman" w:eastAsia="仿宋" w:cs="Times New Roman"/>
          <w:sz w:val="24"/>
        </w:rPr>
        <w:t>思维往往是从惊奇和疑问开始</w:t>
      </w:r>
      <w:r>
        <w:rPr>
          <w:rFonts w:ascii="Times New Roman" w:hAnsi="Times New Roman" w:eastAsia="仿宋" w:cs="Times New Roman"/>
          <w:sz w:val="24"/>
        </w:rPr>
        <w:t>”</w:t>
      </w:r>
      <w:r>
        <w:rPr>
          <w:rFonts w:ascii="Times New Roman" w:eastAsia="仿宋" w:cs="Times New Roman"/>
          <w:sz w:val="24"/>
        </w:rPr>
        <w:t>，直奔这节课的主题，目的在于构造悬念，激活学生的思维兴趣，带着问题学习</w:t>
      </w:r>
      <w:r>
        <w:rPr>
          <w:rFonts w:ascii="Times New Roman" w:hAnsi="仿宋" w:eastAsia="仿宋" w:cs="Times New Roman"/>
          <w:sz w:val="24"/>
        </w:rPr>
        <w:t>．</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（环节二）探究公式</w:t>
      </w:r>
      <w:r>
        <w:rPr>
          <w:rFonts w:ascii="Times New Roman" w:hAnsi="Times New Roman" w:eastAsia="仿宋" w:cs="Times New Roman"/>
          <w:sz w:val="24"/>
          <w:szCs w:val="24"/>
        </w:rPr>
        <w:t xml:space="preserve"> </w:t>
      </w:r>
      <w:r>
        <w:rPr>
          <w:rFonts w:ascii="Times New Roman" w:hAnsi="仿宋" w:eastAsia="仿宋" w:cs="Times New Roman"/>
          <w:sz w:val="24"/>
          <w:szCs w:val="24"/>
        </w:rPr>
        <w:t>发现意义</w:t>
      </w:r>
    </w:p>
    <w:p>
      <w:pPr>
        <w:tabs>
          <w:tab w:val="left" w:pos="420"/>
        </w:tabs>
        <w:adjustRightInd w:val="0"/>
        <w:snapToGrid w:val="0"/>
        <w:spacing w:line="312" w:lineRule="auto"/>
        <w:ind w:firstLine="420"/>
        <w:jc w:val="left"/>
        <w:rPr>
          <w:rStyle w:val="10"/>
          <w:rFonts w:ascii="Times New Roman" w:hAnsi="Times New Roman" w:eastAsia="仿宋" w:cs="Times New Roman"/>
          <w:i w:val="0"/>
          <w:sz w:val="24"/>
          <w:szCs w:val="24"/>
        </w:rPr>
      </w:pPr>
      <w:r>
        <w:rPr>
          <w:rStyle w:val="10"/>
          <w:rFonts w:ascii="Times New Roman" w:hAnsi="Times New Roman" w:eastAsia="仿宋" w:cs="Times New Roman"/>
          <w:i w:val="0"/>
          <w:sz w:val="24"/>
          <w:szCs w:val="24"/>
        </w:rPr>
        <w:t>1</w:t>
      </w:r>
      <w:r>
        <w:rPr>
          <w:rStyle w:val="10"/>
          <w:rFonts w:ascii="Times New Roman" w:hAnsi="仿宋" w:eastAsia="仿宋" w:cs="Times New Roman"/>
          <w:i w:val="0"/>
          <w:sz w:val="24"/>
          <w:szCs w:val="24"/>
        </w:rPr>
        <w:t>．三角形式下复数的乘法运算</w:t>
      </w:r>
    </w:p>
    <w:p>
      <w:pPr>
        <w:tabs>
          <w:tab w:val="left" w:pos="420"/>
        </w:tabs>
        <w:adjustRightInd w:val="0"/>
        <w:snapToGrid w:val="0"/>
        <w:spacing w:line="312" w:lineRule="auto"/>
        <w:ind w:firstLine="405"/>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1] </w:t>
      </w:r>
      <w:r>
        <w:rPr>
          <w:rFonts w:ascii="Times New Roman" w:hAnsi="仿宋" w:eastAsia="仿宋" w:cs="Times New Roman"/>
          <w:sz w:val="24"/>
          <w:szCs w:val="24"/>
        </w:rPr>
        <w:t>如果把复数</w:t>
      </w:r>
      <w:r>
        <w:rPr>
          <w:rFonts w:ascii="Times New Roman" w:hAnsi="Times New Roman" w:eastAsia="仿宋" w:cs="Times New Roman"/>
          <w:position w:val="-12"/>
          <w:sz w:val="24"/>
          <w:szCs w:val="24"/>
        </w:rPr>
        <w:object>
          <v:shape id="_x0000_i1025" o:spt="75" type="#_x0000_t75" style="height:19.35pt;width:13.4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2"/>
          <w:sz w:val="24"/>
          <w:szCs w:val="24"/>
        </w:rPr>
        <w:object>
          <v:shape id="_x0000_i1026" o:spt="75" type="#_x0000_t75" style="height:19.35pt;width:13.4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ascii="Times New Roman" w:hAnsi="仿宋" w:eastAsia="仿宋" w:cs="Times New Roman"/>
          <w:sz w:val="24"/>
          <w:szCs w:val="24"/>
        </w:rPr>
        <w:t>分别写成三角形式</w:t>
      </w:r>
      <w:r>
        <w:rPr>
          <w:rFonts w:ascii="Times New Roman" w:hAnsi="Times New Roman" w:eastAsia="仿宋" w:cs="Times New Roman"/>
          <w:position w:val="-12"/>
          <w:sz w:val="24"/>
          <w:szCs w:val="24"/>
        </w:rPr>
        <w:object>
          <v:shape id="_x0000_i1027" o:spt="75" type="#_x0000_t75" style="height:19.35pt;width:104.8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2"/>
          <w:sz w:val="24"/>
          <w:szCs w:val="24"/>
        </w:rPr>
        <w:object>
          <v:shape id="_x0000_i1028" o:spt="75" type="#_x0000_t75" style="height:19.35pt;width:105.3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ascii="Times New Roman" w:hAnsi="仿宋" w:eastAsia="仿宋" w:cs="Times New Roman"/>
          <w:sz w:val="24"/>
          <w:szCs w:val="24"/>
        </w:rPr>
        <w:t>，其中</w:t>
      </w:r>
      <w:r>
        <w:rPr>
          <w:rFonts w:ascii="Times New Roman" w:hAnsi="Times New Roman" w:eastAsia="仿宋" w:cs="Times New Roman"/>
          <w:position w:val="-12"/>
          <w:sz w:val="24"/>
          <w:szCs w:val="24"/>
        </w:rPr>
        <w:object>
          <v:shape id="_x0000_i1029" o:spt="75" type="#_x0000_t75" style="height:19.35pt;width:54.2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030" o:spt="75" type="#_x0000_t75" style="height:19.35pt;width:54.2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仿宋" w:eastAsia="仿宋" w:cs="Times New Roman"/>
          <w:sz w:val="24"/>
          <w:szCs w:val="24"/>
        </w:rPr>
        <w:t>，如何计算</w:t>
      </w:r>
      <w:r>
        <w:rPr>
          <w:rFonts w:ascii="Times New Roman" w:hAnsi="Times New Roman" w:eastAsia="仿宋" w:cs="Times New Roman"/>
          <w:position w:val="-12"/>
          <w:sz w:val="24"/>
          <w:szCs w:val="24"/>
        </w:rPr>
        <w:object>
          <v:shape id="_x0000_i1031" o:spt="75" type="#_x0000_t75" style="height:19.35pt;width:20.9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ascii="Times New Roman" w:hAnsi="仿宋" w:eastAsia="仿宋" w:cs="Times New Roman"/>
          <w:sz w:val="24"/>
          <w:szCs w:val="24"/>
        </w:rPr>
        <w:t>并将结果用三角形式表示？</w:t>
      </w:r>
    </w:p>
    <w:p>
      <w:pPr>
        <w:tabs>
          <w:tab w:val="left" w:pos="420"/>
        </w:tabs>
        <w:adjustRightInd w:val="0"/>
        <w:snapToGrid w:val="0"/>
        <w:spacing w:line="312" w:lineRule="auto"/>
        <w:ind w:firstLine="405"/>
        <w:jc w:val="left"/>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032" o:spt="75" type="#_x0000_t75" style="height:19.35pt;width:190.2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eastAsia="仿宋" w:cs="Times New Roman"/>
          <w:position w:val="-10"/>
          <w:sz w:val="24"/>
          <w:szCs w:val="24"/>
        </w:rPr>
        <w:object>
          <v:shape id="_x0000_i1033" o:spt="75" type="#_x0000_t75" style="height:17.2pt;width:284.8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position w:val="-10"/>
          <w:sz w:val="24"/>
          <w:szCs w:val="24"/>
        </w:rPr>
        <w:object>
          <v:shape id="_x0000_i1034" o:spt="75" type="#_x0000_t75" style="height:17.2pt;width:146.7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2] </w:t>
      </w:r>
      <w:r>
        <w:rPr>
          <w:rFonts w:ascii="Times New Roman" w:hAnsi="仿宋" w:eastAsia="仿宋" w:cs="Times New Roman"/>
          <w:sz w:val="24"/>
          <w:szCs w:val="24"/>
        </w:rPr>
        <w:t>在三角形式下，两个复数相乘，其积的模与这两个复数的模有怎样的关系？它们的辐角之间又有怎样的关系？</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ascii="Times New Roman" w:hAnsi="仿宋" w:eastAsia="仿宋" w:cs="Times New Roman"/>
          <w:sz w:val="24"/>
          <w:szCs w:val="24"/>
        </w:rPr>
        <w:t>在三角形式下，两个复数相乘，其积的模等于这两个复数模的积，积的辐角等于这两个复数辐角的和．</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例</w:t>
      </w:r>
      <w:r>
        <w:rPr>
          <w:rFonts w:ascii="Times New Roman" w:hAnsi="Times New Roman" w:eastAsia="仿宋" w:cs="Times New Roman"/>
          <w:sz w:val="24"/>
          <w:szCs w:val="24"/>
        </w:rPr>
        <w:t>1</w:t>
      </w:r>
      <w:r>
        <w:rPr>
          <w:rFonts w:ascii="Times New Roman" w:hAnsi="仿宋" w:eastAsia="仿宋" w:cs="Times New Roman"/>
          <w:sz w:val="24"/>
          <w:szCs w:val="24"/>
        </w:rPr>
        <w:t>已知</w:t>
      </w:r>
      <w:r>
        <w:rPr>
          <w:rFonts w:ascii="Times New Roman" w:hAnsi="Times New Roman" w:eastAsia="仿宋" w:cs="Times New Roman"/>
          <w:position w:val="-28"/>
          <w:sz w:val="24"/>
          <w:szCs w:val="24"/>
        </w:rPr>
        <w:object>
          <v:shape id="_x0000_i1035" o:spt="75" type="#_x0000_t75" style="height:34.4pt;width:119.3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8"/>
          <w:sz w:val="24"/>
          <w:szCs w:val="24"/>
        </w:rPr>
        <w:object>
          <v:shape id="_x0000_i1036" o:spt="75" type="#_x0000_t75" style="height:34.4pt;width:110.1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ascii="Times New Roman" w:hAnsi="仿宋" w:eastAsia="仿宋" w:cs="Times New Roman"/>
          <w:sz w:val="24"/>
          <w:szCs w:val="24"/>
        </w:rPr>
        <w:t>，计算</w:t>
      </w:r>
      <w:r>
        <w:rPr>
          <w:rFonts w:ascii="Times New Roman" w:hAnsi="Times New Roman" w:eastAsia="仿宋" w:cs="Times New Roman"/>
          <w:position w:val="-12"/>
          <w:sz w:val="24"/>
          <w:szCs w:val="24"/>
        </w:rPr>
        <w:object>
          <v:shape id="_x0000_i1037" o:spt="75" type="#_x0000_t75" style="height:19.35pt;width:20.9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ascii="Times New Roman" w:hAnsi="仿宋" w:eastAsia="仿宋" w:cs="Times New Roman"/>
          <w:sz w:val="24"/>
          <w:szCs w:val="24"/>
        </w:rPr>
        <w:t>，结果用复数的代数形式表示．</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解</w:t>
      </w:r>
      <w:r>
        <w:rPr>
          <w:rFonts w:ascii="Times New Roman" w:hAnsi="Times New Roman" w:eastAsia="仿宋" w:cs="Times New Roman"/>
          <w:sz w:val="24"/>
          <w:szCs w:val="24"/>
        </w:rPr>
        <w:t xml:space="preserve"> </w:t>
      </w:r>
      <w:r>
        <w:rPr>
          <w:rFonts w:ascii="Times New Roman" w:hAnsi="Times New Roman" w:eastAsia="仿宋" w:cs="Times New Roman"/>
          <w:position w:val="-28"/>
          <w:sz w:val="24"/>
          <w:szCs w:val="24"/>
        </w:rPr>
        <w:object>
          <v:shape id="_x0000_i1038" o:spt="75" type="#_x0000_t75" style="height:34.4pt;width:219.75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position w:val="-34"/>
          <w:sz w:val="24"/>
          <w:szCs w:val="24"/>
        </w:rPr>
        <w:object>
          <v:shape id="_x0000_i1039" o:spt="75" type="#_x0000_t75" style="height:39.2pt;width:183.75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ascii="Times New Roman" w:hAnsi="Times New Roman" w:eastAsia="仿宋" w:cs="Times New Roman"/>
          <w:position w:val="-28"/>
          <w:sz w:val="24"/>
          <w:szCs w:val="24"/>
        </w:rPr>
        <w:object>
          <v:shape id="_x0000_i1040" o:spt="75" type="#_x0000_t75" style="height:34.4pt;width:96.7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ascii="Times New Roman" w:hAnsi="Times New Roman" w:eastAsia="仿宋" w:cs="Times New Roman"/>
          <w:position w:val="-34"/>
          <w:sz w:val="24"/>
          <w:szCs w:val="24"/>
        </w:rPr>
        <w:object>
          <v:shape id="_x0000_i1041" o:spt="75" type="#_x0000_t75" style="height:39.2pt;width:70.4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ascii="Times New Roman" w:hAnsi="Times New Roman" w:eastAsia="仿宋" w:cs="Times New Roman"/>
          <w:position w:val="-24"/>
          <w:sz w:val="24"/>
          <w:szCs w:val="24"/>
        </w:rPr>
        <w:object>
          <v:shape id="_x0000_i1042" o:spt="75" type="#_x0000_t75" style="height:34.4pt;width:58.55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在同一直角坐标平面内，分别作出</w:t>
      </w:r>
      <w:r>
        <w:rPr>
          <w:rFonts w:ascii="Times New Roman" w:hAnsi="Times New Roman" w:eastAsia="仿宋" w:cs="Times New Roman"/>
          <w:position w:val="-12"/>
          <w:sz w:val="24"/>
          <w:szCs w:val="24"/>
        </w:rPr>
        <w:object>
          <v:shape id="_x0000_i1043" o:spt="75" type="#_x0000_t75" style="height:19.35pt;width:13.45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044" o:spt="75" type="#_x0000_t75" style="height:19.35pt;width:13.45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045" o:spt="75" type="#_x0000_t75" style="height:19.35pt;width:20.95pt;" o:ole="t" filled="f" o:preferrelative="t" stroked="f" coordsize="21600,21600">
            <v:path/>
            <v:fill on="f" focussize="0,0"/>
            <v:stroke on="f" joinstyle="miter"/>
            <v:imagedata r:id="rId32" o:title=""/>
            <o:lock v:ext="edit" aspectratio="t"/>
            <w10:wrap type="none"/>
            <w10:anchorlock/>
          </v:shape>
          <o:OLEObject Type="Embed" ProgID="Equation.DSMT4" ShapeID="_x0000_i1045" DrawAspect="Content" ObjectID="_1468075745" r:id="rId47">
            <o:LockedField>false</o:LockedField>
          </o:OLEObject>
        </w:object>
      </w:r>
      <w:r>
        <w:rPr>
          <w:rFonts w:ascii="Times New Roman" w:hAnsi="仿宋" w:eastAsia="仿宋" w:cs="Times New Roman"/>
          <w:sz w:val="24"/>
          <w:szCs w:val="24"/>
        </w:rPr>
        <w:t>这三个复数对应的向量</w:t>
      </w:r>
      <w:r>
        <w:rPr>
          <w:rFonts w:ascii="Times New Roman" w:hAnsi="Times New Roman" w:eastAsia="仿宋" w:cs="Times New Roman"/>
          <w:position w:val="-12"/>
          <w:sz w:val="24"/>
          <w:szCs w:val="24"/>
        </w:rPr>
        <w:object>
          <v:shape id="_x0000_i1046" o:spt="75" type="#_x0000_t75" style="height:20.4pt;width:22.5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047" o:spt="75" type="#_x0000_t75" style="height:20.4pt;width:24.7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48" o:spt="75" type="#_x0000_t75" style="height:18.25pt;width:20.4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ascii="Times New Roman" w:hAnsi="仿宋" w:eastAsia="仿宋" w:cs="Times New Roman"/>
          <w:sz w:val="24"/>
          <w:szCs w:val="24"/>
        </w:rPr>
        <w:t>，对于上述运算，作出几何解释．</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首先作出复数</w:t>
      </w:r>
      <w:r>
        <w:rPr>
          <w:rFonts w:ascii="Times New Roman" w:hAnsi="Times New Roman" w:eastAsia="仿宋" w:cs="Times New Roman"/>
          <w:position w:val="-12"/>
          <w:sz w:val="24"/>
          <w:szCs w:val="24"/>
        </w:rPr>
        <w:object>
          <v:shape id="_x0000_i1049" o:spt="75" type="#_x0000_t75" style="height:19.35pt;width:13.45pt;" o:ole="t" filled="f" o:preferrelative="t" stroked="f" coordsize="21600,21600">
            <v:path/>
            <v:fill on="f" focussize="0,0"/>
            <v:stroke on="f" joinstyle="miter"/>
            <v:imagedata r:id="rId8" o:title=""/>
            <o:lock v:ext="edit" aspectratio="t"/>
            <w10:wrap type="none"/>
            <w10:anchorlock/>
          </v:shape>
          <o:OLEObject Type="Embed" ProgID="Equation.DSMT4" ShapeID="_x0000_i1049" DrawAspect="Content" ObjectID="_1468075749" r:id="rId54">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2"/>
          <w:sz w:val="24"/>
          <w:szCs w:val="24"/>
        </w:rPr>
        <w:object>
          <v:shape id="_x0000_i1050" o:spt="75" type="#_x0000_t75" style="height:19.35pt;width:13.45pt;" o:ole="t" filled="f" o:preferrelative="t" stroked="f" coordsize="21600,21600">
            <v:path/>
            <v:fill on="f" focussize="0,0"/>
            <v:stroke on="f" joinstyle="miter"/>
            <v:imagedata r:id="rId10" o:title=""/>
            <o:lock v:ext="edit" aspectratio="t"/>
            <w10:wrap type="none"/>
            <w10:anchorlock/>
          </v:shape>
          <o:OLEObject Type="Embed" ProgID="Equation.DSMT4" ShapeID="_x0000_i1050" DrawAspect="Content" ObjectID="_1468075750" r:id="rId55">
            <o:LockedField>false</o:LockedField>
          </o:OLEObject>
        </w:object>
      </w:r>
      <w:r>
        <w:rPr>
          <w:rFonts w:ascii="Times New Roman" w:hAnsi="仿宋" w:eastAsia="仿宋" w:cs="Times New Roman"/>
          <w:sz w:val="24"/>
          <w:szCs w:val="24"/>
        </w:rPr>
        <w:t>对应的向量</w:t>
      </w:r>
      <w:r>
        <w:rPr>
          <w:rFonts w:ascii="Times New Roman" w:hAnsi="Times New Roman" w:eastAsia="仿宋" w:cs="Times New Roman"/>
          <w:position w:val="-12"/>
          <w:sz w:val="24"/>
          <w:szCs w:val="24"/>
        </w:rPr>
        <w:object>
          <v:shape id="_x0000_i1051" o:spt="75" type="#_x0000_t75" style="height:20.4pt;width:22.5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2"/>
          <w:sz w:val="24"/>
          <w:szCs w:val="24"/>
        </w:rPr>
        <w:object>
          <v:shape id="_x0000_i1052" o:spt="75" type="#_x0000_t75" style="height:20.4pt;width:24.7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仿宋" w:eastAsia="仿宋" w:cs="Times New Roman"/>
          <w:sz w:val="24"/>
          <w:szCs w:val="24"/>
        </w:rPr>
        <w:t>，然后把向量</w:t>
      </w:r>
      <w:r>
        <w:rPr>
          <w:rFonts w:ascii="Times New Roman" w:hAnsi="Times New Roman" w:eastAsia="仿宋" w:cs="Times New Roman"/>
          <w:position w:val="-12"/>
          <w:sz w:val="24"/>
          <w:szCs w:val="24"/>
        </w:rPr>
        <w:object>
          <v:shape id="_x0000_i1053" o:spt="75" type="#_x0000_t75" style="height:20.4pt;width:22.55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60">
            <o:LockedField>false</o:LockedField>
          </o:OLEObject>
        </w:object>
      </w:r>
      <w:r>
        <w:rPr>
          <w:rFonts w:ascii="Times New Roman" w:hAnsi="仿宋" w:eastAsia="仿宋" w:cs="Times New Roman"/>
          <w:sz w:val="24"/>
          <w:szCs w:val="24"/>
        </w:rPr>
        <w:t>绕原点按逆时针方向旋转</w:t>
      </w:r>
      <w:r>
        <w:rPr>
          <w:rFonts w:ascii="Times New Roman" w:hAnsi="Times New Roman" w:eastAsia="仿宋" w:cs="Times New Roman"/>
          <w:position w:val="-24"/>
          <w:sz w:val="24"/>
          <w:szCs w:val="24"/>
        </w:rPr>
        <w:object>
          <v:shape id="_x0000_i1054" o:spt="75" type="#_x0000_t75" style="height:31.15pt;width:13.45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ascii="Times New Roman" w:hAnsi="仿宋" w:eastAsia="仿宋" w:cs="Times New Roman"/>
          <w:sz w:val="24"/>
          <w:szCs w:val="24"/>
        </w:rPr>
        <w:t>，再将其长度伸长为原来的</w:t>
      </w:r>
      <w:r>
        <w:rPr>
          <w:rFonts w:ascii="Times New Roman" w:hAnsi="Times New Roman" w:eastAsia="仿宋" w:cs="Times New Roman"/>
          <w:sz w:val="24"/>
          <w:szCs w:val="24"/>
        </w:rPr>
        <w:t>2</w:t>
      </w:r>
      <w:r>
        <w:rPr>
          <w:rFonts w:ascii="Times New Roman" w:hAnsi="仿宋" w:eastAsia="仿宋" w:cs="Times New Roman"/>
          <w:sz w:val="24"/>
          <w:szCs w:val="24"/>
        </w:rPr>
        <w:t>倍，这样得到向量</w:t>
      </w:r>
      <w:r>
        <w:rPr>
          <w:rFonts w:ascii="Times New Roman" w:hAnsi="Times New Roman" w:eastAsia="仿宋" w:cs="Times New Roman"/>
          <w:position w:val="-6"/>
          <w:sz w:val="24"/>
          <w:szCs w:val="24"/>
        </w:rPr>
        <w:object>
          <v:shape id="_x0000_i1055" o:spt="75" type="#_x0000_t75" style="height:18.25pt;width:20.4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ascii="Times New Roman" w:hAnsi="仿宋" w:eastAsia="仿宋" w:cs="Times New Roman"/>
          <w:sz w:val="24"/>
          <w:szCs w:val="24"/>
        </w:rPr>
        <w:t>．向量</w:t>
      </w:r>
      <w:r>
        <w:rPr>
          <w:rFonts w:ascii="Times New Roman" w:hAnsi="Times New Roman" w:eastAsia="仿宋" w:cs="Times New Roman"/>
          <w:position w:val="-6"/>
          <w:sz w:val="24"/>
          <w:szCs w:val="24"/>
        </w:rPr>
        <w:object>
          <v:shape id="_x0000_i1056" o:spt="75" type="#_x0000_t75" style="height:18.25pt;width:20.4pt;" o:ole="t" filled="f" o:preferrelative="t" stroked="f" coordsize="21600,21600">
            <v:path/>
            <v:fill on="f" focussize="0,0"/>
            <v:stroke on="f" joinstyle="miter"/>
            <v:imagedata r:id="rId64" o:title=""/>
            <o:lock v:ext="edit" aspectratio="t"/>
            <w10:wrap type="none"/>
            <w10:anchorlock/>
          </v:shape>
          <o:OLEObject Type="Embed" ProgID="Equation.DSMT4" ShapeID="_x0000_i1056" DrawAspect="Content" ObjectID="_1468075756" r:id="rId65">
            <o:LockedField>false</o:LockedField>
          </o:OLEObject>
        </w:object>
      </w:r>
      <w:r>
        <w:rPr>
          <w:rFonts w:ascii="Times New Roman" w:hAnsi="仿宋" w:eastAsia="仿宋" w:cs="Times New Roman"/>
          <w:sz w:val="24"/>
          <w:szCs w:val="24"/>
        </w:rPr>
        <w:t>即为</w:t>
      </w:r>
      <w:r>
        <w:rPr>
          <w:rFonts w:ascii="Times New Roman" w:hAnsi="Times New Roman" w:eastAsia="仿宋" w:cs="Times New Roman"/>
          <w:position w:val="-12"/>
          <w:sz w:val="24"/>
          <w:szCs w:val="24"/>
        </w:rPr>
        <w:object>
          <v:shape id="_x0000_i1057" o:spt="75" type="#_x0000_t75" style="height:19.35pt;width:20.95pt;" o:ole="t" filled="f" o:preferrelative="t" stroked="f" coordsize="21600,21600">
            <v:path/>
            <v:fill on="f" focussize="0,0"/>
            <v:stroke on="f" joinstyle="miter"/>
            <v:imagedata r:id="rId32" o:title=""/>
            <o:lock v:ext="edit" aspectratio="t"/>
            <w10:wrap type="none"/>
            <w10:anchorlock/>
          </v:shape>
          <o:OLEObject Type="Embed" ProgID="Equation.DSMT4" ShapeID="_x0000_i1057" DrawAspect="Content" ObjectID="_1468075757" r:id="rId66">
            <o:LockedField>false</o:LockedField>
          </o:OLEObject>
        </w:object>
      </w:r>
      <w:r>
        <w:rPr>
          <w:rFonts w:ascii="Times New Roman" w:hAnsi="仿宋" w:eastAsia="仿宋" w:cs="Times New Roman"/>
          <w:sz w:val="24"/>
          <w:szCs w:val="24"/>
        </w:rPr>
        <w:t>的乘积</w:t>
      </w:r>
      <w:r>
        <w:rPr>
          <w:rFonts w:ascii="Times New Roman" w:hAnsi="Times New Roman" w:eastAsia="仿宋" w:cs="Times New Roman"/>
          <w:position w:val="-24"/>
          <w:sz w:val="24"/>
          <w:szCs w:val="24"/>
        </w:rPr>
        <w:object>
          <v:shape id="_x0000_i1058" o:spt="75" type="#_x0000_t75" style="height:34.4pt;width:49.45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67">
            <o:LockedField>false</o:LockedField>
          </o:OLEObject>
        </w:object>
      </w:r>
      <w:r>
        <w:rPr>
          <w:rFonts w:ascii="Times New Roman" w:hAnsi="仿宋" w:eastAsia="仿宋" w:cs="Times New Roman"/>
          <w:sz w:val="24"/>
          <w:szCs w:val="24"/>
        </w:rPr>
        <w:t>所对应的向量．</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3] </w:t>
      </w:r>
      <w:r>
        <w:rPr>
          <w:rFonts w:ascii="Times New Roman" w:hAnsi="仿宋" w:eastAsia="仿宋" w:cs="Times New Roman"/>
          <w:sz w:val="24"/>
          <w:szCs w:val="24"/>
        </w:rPr>
        <w:t>设</w:t>
      </w:r>
      <w:r>
        <w:rPr>
          <w:rFonts w:ascii="Times New Roman" w:hAnsi="Times New Roman" w:eastAsia="仿宋" w:cs="Times New Roman"/>
          <w:position w:val="-6"/>
          <w:sz w:val="24"/>
          <w:szCs w:val="24"/>
        </w:rPr>
        <w:object>
          <v:shape id="_x0000_i1059" o:spt="75" type="#_x0000_t75" style="height:11.3pt;width:8.05pt;" o:ole="t" filled="f" o:preferrelative="t" stroked="f" coordsize="21600,21600">
            <v:path/>
            <v:fill on="f" focussize="0,0"/>
            <v:stroke on="f" joinstyle="miter"/>
            <v:imagedata r:id="rId70" o:title=""/>
            <o:lock v:ext="edit" aspectratio="t"/>
            <w10:wrap type="none"/>
            <w10:anchorlock/>
          </v:shape>
          <o:OLEObject Type="Embed" ProgID="Equation.DSMT4" ShapeID="_x0000_i1059" DrawAspect="Content" ObjectID="_1468075759" r:id="rId69">
            <o:LockedField>false</o:LockedField>
          </o:OLEObject>
        </w:object>
      </w:r>
      <w:r>
        <w:rPr>
          <w:rFonts w:ascii="Times New Roman" w:hAnsi="仿宋" w:eastAsia="仿宋" w:cs="Times New Roman"/>
          <w:sz w:val="24"/>
          <w:szCs w:val="24"/>
        </w:rPr>
        <w:t>为非负实数，复数</w:t>
      </w:r>
      <w:r>
        <w:rPr>
          <w:rFonts w:ascii="Times New Roman" w:hAnsi="Times New Roman" w:eastAsia="仿宋" w:cs="Times New Roman"/>
          <w:position w:val="-12"/>
          <w:sz w:val="24"/>
          <w:szCs w:val="24"/>
        </w:rPr>
        <w:object>
          <v:shape id="_x0000_i1060" o:spt="75" type="#_x0000_t75" style="height:19.35pt;width:104.8pt;" o:ole="t" filled="f" o:preferrelative="t" stroked="f" coordsize="21600,21600">
            <v:path/>
            <v:fill on="f" focussize="0,0"/>
            <v:stroke on="f" joinstyle="miter"/>
            <v:imagedata r:id="rId72" o:title=""/>
            <o:lock v:ext="edit" aspectratio="t"/>
            <w10:wrap type="none"/>
            <w10:anchorlock/>
          </v:shape>
          <o:OLEObject Type="Embed" ProgID="Equation.DSMT4" ShapeID="_x0000_i1060" DrawAspect="Content" ObjectID="_1468075760" r:id="rId71">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其中</w:t>
      </w:r>
      <w:r>
        <w:rPr>
          <w:rFonts w:ascii="Times New Roman" w:hAnsi="Times New Roman" w:eastAsia="仿宋" w:cs="Times New Roman"/>
          <w:position w:val="-12"/>
          <w:sz w:val="24"/>
          <w:szCs w:val="24"/>
        </w:rPr>
        <w:object>
          <v:shape id="_x0000_i1061" o:spt="75" type="#_x0000_t75" style="height:19.35pt;width:54.25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，复数</w:t>
      </w:r>
      <w:r>
        <w:rPr>
          <w:rFonts w:ascii="Times New Roman" w:hAnsi="Times New Roman" w:eastAsia="仿宋" w:cs="Times New Roman"/>
          <w:position w:val="-12"/>
          <w:sz w:val="24"/>
          <w:szCs w:val="24"/>
        </w:rPr>
        <w:object>
          <v:shape id="_x0000_i1062" o:spt="75" type="#_x0000_t75" style="height:19.35pt;width:17.2pt;" o:ole="t" filled="f" o:preferrelative="t" stroked="f" coordsize="21600,21600">
            <v:path/>
            <v:fill on="f" focussize="0,0"/>
            <v:stroke on="f" joinstyle="miter"/>
            <v:imagedata r:id="rId76" o:title=""/>
            <o:lock v:ext="edit" aspectratio="t"/>
            <w10:wrap type="none"/>
            <w10:anchorlock/>
          </v:shape>
          <o:OLEObject Type="Embed" ProgID="Equation.DSMT4" ShapeID="_x0000_i1062" DrawAspect="Content" ObjectID="_1468075762" r:id="rId75">
            <o:LockedField>false</o:LockedField>
          </o:OLEObject>
        </w:object>
      </w:r>
      <w:r>
        <w:rPr>
          <w:rFonts w:ascii="Times New Roman" w:hAnsi="仿宋" w:eastAsia="仿宋" w:cs="Times New Roman"/>
          <w:sz w:val="24"/>
          <w:szCs w:val="24"/>
        </w:rPr>
        <w:t>有怎样的几何意义？</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在复平面上，把复数</w:t>
      </w:r>
      <w:r>
        <w:rPr>
          <w:rFonts w:ascii="Times New Roman" w:hAnsi="Times New Roman" w:eastAsia="仿宋" w:cs="Times New Roman"/>
          <w:position w:val="-12"/>
          <w:sz w:val="24"/>
          <w:szCs w:val="24"/>
        </w:rPr>
        <w:object>
          <v:shape id="_x0000_i1063" o:spt="75" type="#_x0000_t75" style="height:19.35pt;width:104.8pt;" o:ole="t" filled="f" o:preferrelative="t" stroked="f" coordsize="21600,21600">
            <v:path/>
            <v:fill on="f" focussize="0,0"/>
            <v:stroke on="f" joinstyle="miter"/>
            <v:imagedata r:id="rId78" o:title=""/>
            <o:lock v:ext="edit" aspectratio="t"/>
            <w10:wrap type="none"/>
            <w10:anchorlock/>
          </v:shape>
          <o:OLEObject Type="Embed" ProgID="Equation.DSMT4" ShapeID="_x0000_i1063" DrawAspect="Content" ObjectID="_1468075763" r:id="rId77">
            <o:LockedField>false</o:LockedField>
          </o:OLEObject>
        </w:object>
      </w:r>
      <w:r>
        <w:rPr>
          <w:rFonts w:ascii="Times New Roman" w:hAnsi="仿宋" w:eastAsia="仿宋" w:cs="Times New Roman"/>
          <w:sz w:val="24"/>
          <w:szCs w:val="24"/>
        </w:rPr>
        <w:t>对应的向量记为</w:t>
      </w:r>
      <w:r>
        <w:rPr>
          <w:rFonts w:ascii="Times New Roman" w:hAnsi="Times New Roman" w:eastAsia="仿宋" w:cs="Times New Roman"/>
          <w:position w:val="-12"/>
          <w:sz w:val="24"/>
          <w:szCs w:val="24"/>
        </w:rPr>
        <w:object>
          <v:shape id="_x0000_i1064" o:spt="75" type="#_x0000_t75" style="height:20.4pt;width:22.55pt;" o:ole="t" filled="f" o:preferrelative="t" stroked="f" coordsize="21600,21600">
            <v:path/>
            <v:fill on="f" focussize="0,0"/>
            <v:stroke on="f" joinstyle="miter"/>
            <v:imagedata r:id="rId80" o:title=""/>
            <o:lock v:ext="edit" aspectratio="t"/>
            <w10:wrap type="none"/>
            <w10:anchorlock/>
          </v:shape>
          <o:OLEObject Type="Embed" ProgID="Equation.DSMT4" ShapeID="_x0000_i1064" DrawAspect="Content" ObjectID="_1468075764" r:id="rId79">
            <o:LockedField>false</o:LockedField>
          </o:OLEObject>
        </w:object>
      </w:r>
      <w:r>
        <w:rPr>
          <w:rFonts w:ascii="Times New Roman" w:hAnsi="仿宋" w:eastAsia="仿宋" w:cs="Times New Roman"/>
          <w:sz w:val="24"/>
          <w:szCs w:val="24"/>
        </w:rPr>
        <w:t>，则</w:t>
      </w:r>
      <w:r>
        <w:rPr>
          <w:rFonts w:ascii="Times New Roman" w:hAnsi="Times New Roman" w:eastAsia="仿宋" w:cs="Times New Roman"/>
          <w:position w:val="-12"/>
          <w:sz w:val="24"/>
          <w:szCs w:val="24"/>
        </w:rPr>
        <w:object>
          <v:shape id="_x0000_i1065" o:spt="75" type="#_x0000_t75" style="height:20.95pt;width:46.2pt;" o:ole="t" filled="f" o:preferrelative="t" stroked="f" coordsize="21600,21600">
            <v:path/>
            <v:fill on="f" focussize="0,0"/>
            <v:stroke on="f" joinstyle="miter"/>
            <v:imagedata r:id="rId82" o:title=""/>
            <o:lock v:ext="edit" aspectratio="t"/>
            <w10:wrap type="none"/>
            <w10:anchorlock/>
          </v:shape>
          <o:OLEObject Type="Embed" ProgID="Equation.DSMT4" ShapeID="_x0000_i1065" DrawAspect="Content" ObjectID="_1468075765" r:id="rId81">
            <o:LockedField>false</o:LockedField>
          </o:OLEObject>
        </w:object>
      </w:r>
      <w:r>
        <w:rPr>
          <w:rFonts w:ascii="Times New Roman" w:hAnsi="仿宋" w:eastAsia="仿宋" w:cs="Times New Roman"/>
          <w:sz w:val="24"/>
          <w:szCs w:val="24"/>
        </w:rPr>
        <w:t>，而从</w:t>
      </w:r>
      <w:r>
        <w:rPr>
          <w:rFonts w:ascii="Times New Roman" w:hAnsi="Times New Roman" w:eastAsia="仿宋" w:cs="Times New Roman"/>
          <w:position w:val="-6"/>
          <w:sz w:val="24"/>
          <w:szCs w:val="24"/>
        </w:rPr>
        <w:object>
          <v:shape id="_x0000_i1066" o:spt="75" type="#_x0000_t75" style="height:11.3pt;width:10.2pt;" o:ole="t" filled="f" o:preferrelative="t" stroked="f" coordsize="21600,21600">
            <v:path/>
            <v:fill on="f" focussize="0,0"/>
            <v:stroke on="f" joinstyle="miter"/>
            <v:imagedata r:id="rId84" o:title=""/>
            <o:lock v:ext="edit" aspectratio="t"/>
            <w10:wrap type="none"/>
            <w10:anchorlock/>
          </v:shape>
          <o:OLEObject Type="Embed" ProgID="Equation.DSMT4" ShapeID="_x0000_i1066" DrawAspect="Content" ObjectID="_1468075766" r:id="rId83">
            <o:LockedField>false</o:LockedField>
          </o:OLEObject>
        </w:object>
      </w:r>
      <w:r>
        <w:rPr>
          <w:rFonts w:ascii="Times New Roman" w:hAnsi="仿宋" w:eastAsia="仿宋" w:cs="Times New Roman"/>
          <w:sz w:val="24"/>
          <w:szCs w:val="24"/>
        </w:rPr>
        <w:t>轴正向到</w:t>
      </w:r>
      <w:r>
        <w:rPr>
          <w:rFonts w:ascii="Times New Roman" w:hAnsi="Times New Roman" w:eastAsia="仿宋" w:cs="Times New Roman"/>
          <w:position w:val="-12"/>
          <w:sz w:val="24"/>
          <w:szCs w:val="24"/>
        </w:rPr>
        <w:object>
          <v:shape id="_x0000_i1067" o:spt="75" type="#_x0000_t75" style="height:20.4pt;width:22.55pt;" o:ole="t" filled="f" o:preferrelative="t" stroked="f" coordsize="21600,21600">
            <v:path/>
            <v:fill on="f" focussize="0,0"/>
            <v:stroke on="f" joinstyle="miter"/>
            <v:imagedata r:id="rId86" o:title=""/>
            <o:lock v:ext="edit" aspectratio="t"/>
            <w10:wrap type="none"/>
            <w10:anchorlock/>
          </v:shape>
          <o:OLEObject Type="Embed" ProgID="Equation.DSMT4" ShapeID="_x0000_i1067" DrawAspect="Content" ObjectID="_1468075767" r:id="rId85">
            <o:LockedField>false</o:LockedField>
          </o:OLEObject>
        </w:object>
      </w:r>
      <w:r>
        <w:rPr>
          <w:rFonts w:ascii="Times New Roman" w:hAnsi="仿宋" w:eastAsia="仿宋" w:cs="Times New Roman"/>
          <w:sz w:val="24"/>
          <w:szCs w:val="24"/>
        </w:rPr>
        <w:t>方向的有向角记为</w:t>
      </w:r>
      <w:r>
        <w:rPr>
          <w:rFonts w:ascii="Times New Roman" w:hAnsi="Times New Roman" w:eastAsia="仿宋" w:cs="Times New Roman"/>
          <w:position w:val="-6"/>
          <w:sz w:val="24"/>
          <w:szCs w:val="24"/>
        </w:rPr>
        <w:object>
          <v:shape id="_x0000_i1068" o:spt="75" type="#_x0000_t75" style="height:11.3pt;width:13.45pt;" o:ole="t" filled="f" o:preferrelative="t" stroked="f" coordsize="21600,21600">
            <v:path/>
            <v:fill on="f" focussize="0,0"/>
            <v:stroke on="f" joinstyle="miter"/>
            <v:imagedata r:id="rId88" o:title=""/>
            <o:lock v:ext="edit" aspectratio="t"/>
            <w10:wrap type="none"/>
            <w10:anchorlock/>
          </v:shape>
          <o:OLEObject Type="Embed" ProgID="Equation.DSMT4" ShapeID="_x0000_i1068" DrawAspect="Content" ObjectID="_1468075768" r:id="rId8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复数</w:t>
      </w:r>
      <w:r>
        <w:rPr>
          <w:rFonts w:ascii="Times New Roman" w:hAnsi="Times New Roman" w:eastAsia="仿宋" w:cs="Times New Roman"/>
          <w:position w:val="-12"/>
          <w:sz w:val="24"/>
          <w:szCs w:val="24"/>
        </w:rPr>
        <w:object>
          <v:shape id="_x0000_i1069" o:spt="75" type="#_x0000_t75" style="height:19.35pt;width:112.3pt;" o:ole="t" filled="f" o:preferrelative="t" stroked="f" coordsize="21600,21600">
            <v:path/>
            <v:fill on="f" focussize="0,0"/>
            <v:stroke on="f" joinstyle="miter"/>
            <v:imagedata r:id="rId90" o:title=""/>
            <o:lock v:ext="edit" aspectratio="t"/>
            <w10:wrap type="none"/>
            <w10:anchorlock/>
          </v:shape>
          <o:OLEObject Type="Embed" ProgID="Equation.DSMT4" ShapeID="_x0000_i1069" DrawAspect="Content" ObjectID="_1468075769" r:id="rId89">
            <o:LockedField>false</o:LockedField>
          </o:OLEObject>
        </w:object>
      </w:r>
      <w:r>
        <w:rPr>
          <w:rFonts w:ascii="Times New Roman" w:hAnsi="仿宋" w:eastAsia="仿宋" w:cs="Times New Roman"/>
          <w:sz w:val="24"/>
          <w:szCs w:val="24"/>
        </w:rPr>
        <w:t>对应的向量记为</w:t>
      </w:r>
      <w:r>
        <w:rPr>
          <w:rFonts w:ascii="Times New Roman" w:hAnsi="Times New Roman" w:eastAsia="仿宋" w:cs="Times New Roman"/>
          <w:position w:val="-6"/>
          <w:sz w:val="24"/>
          <w:szCs w:val="24"/>
        </w:rPr>
        <w:object>
          <v:shape id="_x0000_i1070" o:spt="75" type="#_x0000_t75" style="height:18.25pt;width:20.4pt;" o:ole="t" filled="f" o:preferrelative="t" stroked="f" coordsize="21600,21600">
            <v:path/>
            <v:fill on="f" focussize="0,0"/>
            <v:stroke on="f" joinstyle="miter"/>
            <v:imagedata r:id="rId92" o:title=""/>
            <o:lock v:ext="edit" aspectratio="t"/>
            <w10:wrap type="none"/>
            <w10:anchorlock/>
          </v:shape>
          <o:OLEObject Type="Embed" ProgID="Equation.DSMT4" ShapeID="_x0000_i1070" DrawAspect="Content" ObjectID="_1468075770" r:id="rId9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把</w:t>
      </w:r>
      <w:r>
        <w:rPr>
          <w:rFonts w:ascii="Times New Roman" w:hAnsi="Times New Roman" w:eastAsia="仿宋" w:cs="Times New Roman"/>
          <w:position w:val="-12"/>
          <w:sz w:val="24"/>
          <w:szCs w:val="24"/>
        </w:rPr>
        <w:object>
          <v:shape id="_x0000_i1071" o:spt="75" type="#_x0000_t75" style="height:19.35pt;width:13.45pt;" o:ole="t" filled="f" o:preferrelative="t" stroked="f" coordsize="21600,21600">
            <v:path/>
            <v:fill on="f" focussize="0,0"/>
            <v:stroke on="f" joinstyle="miter"/>
            <v:imagedata r:id="rId94" o:title=""/>
            <o:lock v:ext="edit" aspectratio="t"/>
            <w10:wrap type="none"/>
            <w10:anchorlock/>
          </v:shape>
          <o:OLEObject Type="Embed" ProgID="Equation.DSMT4" ShapeID="_x0000_i1071" DrawAspect="Content" ObjectID="_1468075771" r:id="rId93">
            <o:LockedField>false</o:LockedField>
          </o:OLEObject>
        </w:object>
      </w:r>
      <w:r>
        <w:rPr>
          <w:rFonts w:ascii="Times New Roman" w:hAnsi="仿宋" w:eastAsia="仿宋" w:cs="Times New Roman"/>
          <w:sz w:val="24"/>
          <w:szCs w:val="24"/>
        </w:rPr>
        <w:t>乘一个非负实数</w:t>
      </w:r>
      <w:r>
        <w:rPr>
          <w:rFonts w:ascii="Times New Roman" w:hAnsi="Times New Roman" w:eastAsia="仿宋" w:cs="Times New Roman"/>
          <w:position w:val="-6"/>
          <w:sz w:val="24"/>
          <w:szCs w:val="24"/>
        </w:rPr>
        <w:object>
          <v:shape id="_x0000_i1072" o:spt="75" type="#_x0000_t75" style="height:11.3pt;width:9.65pt;" o:ole="t" filled="f" o:preferrelative="t" stroked="f" coordsize="21600,21600">
            <v:path/>
            <v:fill on="f" focussize="0,0"/>
            <v:stroke on="f" joinstyle="miter"/>
            <v:imagedata r:id="rId96" o:title=""/>
            <o:lock v:ext="edit" aspectratio="t"/>
            <w10:wrap type="none"/>
            <w10:anchorlock/>
          </v:shape>
          <o:OLEObject Type="Embed" ProgID="Equation.DSMT4" ShapeID="_x0000_i1072" DrawAspect="Content" ObjectID="_1468075772" r:id="rId95">
            <o:LockedField>false</o:LockedField>
          </o:OLEObject>
        </w:object>
      </w:r>
      <w:r>
        <w:rPr>
          <w:rFonts w:ascii="Times New Roman" w:hAnsi="仿宋" w:eastAsia="仿宋" w:cs="Times New Roman"/>
          <w:sz w:val="24"/>
          <w:szCs w:val="24"/>
        </w:rPr>
        <w:t>，就是把向量</w:t>
      </w:r>
      <w:r>
        <w:rPr>
          <w:rFonts w:ascii="Times New Roman" w:hAnsi="Times New Roman" w:eastAsia="仿宋" w:cs="Times New Roman"/>
          <w:position w:val="-12"/>
          <w:sz w:val="24"/>
          <w:szCs w:val="24"/>
        </w:rPr>
        <w:object>
          <v:shape id="_x0000_i1073" o:spt="75" type="#_x0000_t75" style="height:20.4pt;width:22.55pt;" o:ole="t" filled="f" o:preferrelative="t" stroked="f" coordsize="21600,21600">
            <v:path/>
            <v:fill on="f" focussize="0,0"/>
            <v:stroke on="f" joinstyle="miter"/>
            <v:imagedata r:id="rId86" o:title=""/>
            <o:lock v:ext="edit" aspectratio="t"/>
            <w10:wrap type="none"/>
            <w10:anchorlock/>
          </v:shape>
          <o:OLEObject Type="Embed" ProgID="Equation.DSMT4" ShapeID="_x0000_i1073" DrawAspect="Content" ObjectID="_1468075773" r:id="rId97">
            <o:LockedField>false</o:LockedField>
          </o:OLEObject>
        </w:object>
      </w:r>
      <w:r>
        <w:rPr>
          <w:rFonts w:ascii="Times New Roman" w:hAnsi="仿宋" w:eastAsia="仿宋" w:cs="Times New Roman"/>
          <w:sz w:val="24"/>
          <w:szCs w:val="24"/>
        </w:rPr>
        <w:t>伸缩为原来的</w:t>
      </w:r>
      <w:r>
        <w:rPr>
          <w:rFonts w:ascii="Times New Roman" w:hAnsi="Times New Roman" w:eastAsia="仿宋" w:cs="Times New Roman"/>
          <w:position w:val="-6"/>
          <w:sz w:val="24"/>
          <w:szCs w:val="24"/>
        </w:rPr>
        <w:object>
          <v:shape id="_x0000_i1074" o:spt="75" type="#_x0000_t75" style="height:11.3pt;width:9.65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8">
            <o:LockedField>false</o:LockedField>
          </o:OLEObject>
        </w:object>
      </w:r>
      <w:r>
        <w:rPr>
          <w:rFonts w:ascii="Times New Roman" w:hAnsi="仿宋" w:eastAsia="仿宋" w:cs="Times New Roman"/>
          <w:sz w:val="24"/>
          <w:szCs w:val="24"/>
        </w:rPr>
        <w:t>倍，成为向量</w:t>
      </w:r>
      <w:r>
        <w:rPr>
          <w:rFonts w:ascii="Times New Roman" w:hAnsi="Times New Roman" w:eastAsia="仿宋" w:cs="Times New Roman"/>
          <w:position w:val="-12"/>
          <w:sz w:val="24"/>
          <w:szCs w:val="24"/>
        </w:rPr>
        <w:object>
          <v:shape id="_x0000_i1075" o:spt="75" type="#_x0000_t75" style="height:20.4pt;width:56.95pt;" o:ole="t" filled="f" o:preferrelative="t" stroked="f" coordsize="21600,21600">
            <v:path/>
            <v:fill on="f" focussize="0,0"/>
            <v:stroke on="f" joinstyle="miter"/>
            <v:imagedata r:id="rId100" o:title=""/>
            <o:lock v:ext="edit" aspectratio="t"/>
            <w10:wrap type="none"/>
            <w10:anchorlock/>
          </v:shape>
          <o:OLEObject Type="Embed" ProgID="Equation.DSMT4" ShapeID="_x0000_i1075" DrawAspect="Content" ObjectID="_1468075775" r:id="rId99">
            <o:LockedField>false</o:LockedField>
          </o:OLEObject>
        </w:object>
      </w:r>
      <w:r>
        <w:rPr>
          <w:rFonts w:ascii="Times New Roman" w:hAnsi="仿宋" w:eastAsia="仿宋" w:cs="Times New Roman"/>
          <w:sz w:val="24"/>
          <w:szCs w:val="24"/>
        </w:rPr>
        <w:t>，使它的模</w:t>
      </w:r>
      <w:r>
        <w:rPr>
          <w:rFonts w:ascii="Times New Roman" w:hAnsi="Times New Roman" w:eastAsia="仿宋" w:cs="Times New Roman"/>
          <w:position w:val="-10"/>
          <w:sz w:val="24"/>
          <w:szCs w:val="24"/>
        </w:rPr>
        <w:object>
          <v:shape id="_x0000_i1076" o:spt="75" type="#_x0000_t75" style="height:19.35pt;width:47.3pt;" o:ole="t" filled="f" o:preferrelative="t" stroked="f" coordsize="21600,21600">
            <v:path/>
            <v:fill on="f" focussize="0,0"/>
            <v:stroke on="f" joinstyle="miter"/>
            <v:imagedata r:id="rId102" o:title=""/>
            <o:lock v:ext="edit" aspectratio="t"/>
            <w10:wrap type="none"/>
            <w10:anchorlock/>
          </v:shape>
          <o:OLEObject Type="Embed" ProgID="Equation.DSMT4" ShapeID="_x0000_i1076" DrawAspect="Content" ObjectID="_1468075776" r:id="rId101">
            <o:LockedField>false</o:LockedField>
          </o:OLEObject>
        </w:object>
      </w:r>
      <w:r>
        <w:rPr>
          <w:rFonts w:ascii="Times New Roman" w:hAnsi="仿宋" w:eastAsia="仿宋" w:cs="Times New Roman"/>
          <w:sz w:val="24"/>
          <w:szCs w:val="24"/>
        </w:rPr>
        <w:t>，而其辐角不变．</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4] </w:t>
      </w:r>
      <w:r>
        <w:rPr>
          <w:rFonts w:ascii="Times New Roman" w:hAnsi="仿宋" w:eastAsia="仿宋" w:cs="Times New Roman"/>
          <w:sz w:val="24"/>
          <w:szCs w:val="24"/>
        </w:rPr>
        <w:t>设复数</w:t>
      </w:r>
      <w:r>
        <w:rPr>
          <w:rFonts w:ascii="Times New Roman" w:hAnsi="Times New Roman" w:eastAsia="仿宋" w:cs="Times New Roman"/>
          <w:position w:val="-12"/>
          <w:sz w:val="24"/>
          <w:szCs w:val="24"/>
        </w:rPr>
        <w:object>
          <v:shape id="_x0000_i1077" o:spt="75" type="#_x0000_t75" style="height:19.35pt;width:104.8pt;" o:ole="t" filled="f" o:preferrelative="t" stroked="f" coordsize="21600,21600">
            <v:path/>
            <v:fill on="f" focussize="0,0"/>
            <v:stroke on="f" joinstyle="miter"/>
            <v:imagedata r:id="rId104" o:title=""/>
            <o:lock v:ext="edit" aspectratio="t"/>
            <w10:wrap type="none"/>
            <w10:anchorlock/>
          </v:shape>
          <o:OLEObject Type="Embed" ProgID="Equation.DSMT4" ShapeID="_x0000_i1077" DrawAspect="Content" ObjectID="_1468075777" r:id="rId103">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其中</w:t>
      </w:r>
      <w:r>
        <w:rPr>
          <w:rFonts w:ascii="Times New Roman" w:hAnsi="Times New Roman" w:eastAsia="仿宋" w:cs="Times New Roman"/>
          <w:position w:val="-12"/>
          <w:sz w:val="24"/>
          <w:szCs w:val="24"/>
        </w:rPr>
        <w:object>
          <v:shape id="_x0000_i1078" o:spt="75" type="#_x0000_t75" style="height:19.35pt;width:54.25pt;" o:ole="t" filled="f" o:preferrelative="t" stroked="f" coordsize="21600,21600">
            <v:path/>
            <v:fill on="f" focussize="0,0"/>
            <v:stroke on="f" joinstyle="miter"/>
            <v:imagedata r:id="rId74" o:title=""/>
            <o:lock v:ext="edit" aspectratio="t"/>
            <w10:wrap type="none"/>
            <w10:anchorlock/>
          </v:shape>
          <o:OLEObject Type="Embed" ProgID="Equation.DSMT4" ShapeID="_x0000_i1078" DrawAspect="Content" ObjectID="_1468075778" r:id="rId105">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，复数</w:t>
      </w:r>
      <w:r>
        <w:rPr>
          <w:rFonts w:ascii="Times New Roman" w:hAnsi="Times New Roman" w:eastAsia="仿宋" w:cs="Times New Roman"/>
          <w:position w:val="-12"/>
          <w:sz w:val="24"/>
          <w:szCs w:val="24"/>
        </w:rPr>
        <w:object>
          <v:shape id="_x0000_i1079" o:spt="75" type="#_x0000_t75" style="height:19.35pt;width:86.5pt;" o:ole="t" filled="f" o:preferrelative="t" stroked="f" coordsize="21600,21600">
            <v:path/>
            <v:fill on="f" focussize="0,0"/>
            <v:stroke on="f" joinstyle="miter"/>
            <v:imagedata r:id="rId107" o:title=""/>
            <o:lock v:ext="edit" aspectratio="t"/>
            <w10:wrap type="none"/>
            <w10:anchorlock/>
          </v:shape>
          <o:OLEObject Type="Embed" ProgID="Equation.DSMT4" ShapeID="_x0000_i1079" DrawAspect="Content" ObjectID="_1468075779" r:id="rId106">
            <o:LockedField>false</o:LockedField>
          </o:OLEObject>
        </w:object>
      </w:r>
      <w:r>
        <w:rPr>
          <w:rFonts w:ascii="Times New Roman" w:hAnsi="仿宋" w:eastAsia="仿宋" w:cs="Times New Roman"/>
          <w:sz w:val="24"/>
          <w:szCs w:val="24"/>
        </w:rPr>
        <w:t>有怎样的几何意义？</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由复数的乘法，得</w:t>
      </w:r>
      <w:r>
        <w:rPr>
          <w:rFonts w:ascii="Times New Roman" w:hAnsi="Times New Roman" w:eastAsia="仿宋" w:cs="Times New Roman"/>
          <w:position w:val="-12"/>
          <w:sz w:val="24"/>
          <w:szCs w:val="24"/>
        </w:rPr>
        <w:object>
          <v:shape id="_x0000_i1080" o:spt="75" type="#_x0000_t75" style="height:19.35pt;width:252.55pt;" o:ole="t" filled="f" o:preferrelative="t" stroked="f" coordsize="21600,21600">
            <v:path/>
            <v:fill on="f" focussize="0,0"/>
            <v:stroke on="f" joinstyle="miter"/>
            <v:imagedata r:id="rId109" o:title=""/>
            <o:lock v:ext="edit" aspectratio="t"/>
            <w10:wrap type="none"/>
            <w10:anchorlock/>
          </v:shape>
          <o:OLEObject Type="Embed" ProgID="Equation.DSMT4" ShapeID="_x0000_i1080" DrawAspect="Content" ObjectID="_1468075780" r:id="rId108">
            <o:LockedField>false</o:LockedField>
          </o:OLEObject>
        </w:object>
      </w:r>
      <w:r>
        <w:rPr>
          <w:rFonts w:ascii="Times New Roman" w:hAnsi="Times New Roman" w:eastAsia="仿宋" w:cs="Times New Roman"/>
          <w:position w:val="-10"/>
          <w:sz w:val="24"/>
          <w:szCs w:val="24"/>
        </w:rPr>
        <w:object>
          <v:shape id="_x0000_i1081" o:spt="75" type="#_x0000_t75" style="height:17.2pt;width:141.3pt;" o:ole="t" filled="f" o:preferrelative="t" stroked="f" coordsize="21600,21600">
            <v:path/>
            <v:fill on="f" focussize="0,0"/>
            <v:stroke on="f" joinstyle="miter"/>
            <v:imagedata r:id="rId111" o:title=""/>
            <o:lock v:ext="edit" aspectratio="t"/>
            <w10:wrap type="none"/>
            <w10:anchorlock/>
          </v:shape>
          <o:OLEObject Type="Embed" ProgID="Equation.DSMT4" ShapeID="_x0000_i1081" DrawAspect="Content" ObjectID="_1468075781" r:id="rId110">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在复平面上，把复数</w:t>
      </w:r>
      <w:r>
        <w:rPr>
          <w:rFonts w:ascii="Times New Roman" w:hAnsi="Times New Roman" w:eastAsia="仿宋" w:cs="Times New Roman"/>
          <w:position w:val="-12"/>
          <w:sz w:val="24"/>
          <w:szCs w:val="24"/>
        </w:rPr>
        <w:object>
          <v:shape id="_x0000_i1082" o:spt="75" type="#_x0000_t75" style="height:19.35pt;width:104.8pt;" o:ole="t" filled="f" o:preferrelative="t" stroked="f" coordsize="21600,21600">
            <v:path/>
            <v:fill on="f" focussize="0,0"/>
            <v:stroke on="f" joinstyle="miter"/>
            <v:imagedata r:id="rId113" o:title=""/>
            <o:lock v:ext="edit" aspectratio="t"/>
            <w10:wrap type="none"/>
            <w10:anchorlock/>
          </v:shape>
          <o:OLEObject Type="Embed" ProgID="Equation.DSMT4" ShapeID="_x0000_i1082" DrawAspect="Content" ObjectID="_1468075782" r:id="rId112">
            <o:LockedField>false</o:LockedField>
          </o:OLEObject>
        </w:object>
      </w:r>
      <w:r>
        <w:rPr>
          <w:rFonts w:ascii="Times New Roman" w:hAnsi="仿宋" w:eastAsia="仿宋" w:cs="Times New Roman"/>
          <w:sz w:val="24"/>
          <w:szCs w:val="24"/>
        </w:rPr>
        <w:t>对应的向量记为</w:t>
      </w:r>
      <w:r>
        <w:rPr>
          <w:rFonts w:ascii="Times New Roman" w:hAnsi="Times New Roman" w:eastAsia="仿宋" w:cs="Times New Roman"/>
          <w:position w:val="-12"/>
          <w:sz w:val="24"/>
          <w:szCs w:val="24"/>
        </w:rPr>
        <w:object>
          <v:shape id="_x0000_i1083" o:spt="75" type="#_x0000_t75" style="height:20.4pt;width:22.55pt;" o:ole="t" filled="f" o:preferrelative="t" stroked="f" coordsize="21600,21600">
            <v:path/>
            <v:fill on="f" focussize="0,0"/>
            <v:stroke on="f" joinstyle="miter"/>
            <v:imagedata r:id="rId80" o:title=""/>
            <o:lock v:ext="edit" aspectratio="t"/>
            <w10:wrap type="none"/>
            <w10:anchorlock/>
          </v:shape>
          <o:OLEObject Type="Embed" ProgID="Equation.DSMT4" ShapeID="_x0000_i1083" DrawAspect="Content" ObjectID="_1468075783" r:id="rId114">
            <o:LockedField>false</o:LockedField>
          </o:OLEObject>
        </w:object>
      </w:r>
      <w:r>
        <w:rPr>
          <w:rFonts w:ascii="Times New Roman" w:hAnsi="仿宋" w:eastAsia="仿宋" w:cs="Times New Roman"/>
          <w:sz w:val="24"/>
          <w:szCs w:val="24"/>
        </w:rPr>
        <w:t>，则</w:t>
      </w:r>
      <w:r>
        <w:rPr>
          <w:rFonts w:ascii="Times New Roman" w:hAnsi="Times New Roman" w:eastAsia="仿宋" w:cs="Times New Roman"/>
          <w:position w:val="-12"/>
          <w:sz w:val="24"/>
          <w:szCs w:val="24"/>
        </w:rPr>
        <w:object>
          <v:shape id="_x0000_i1084" o:spt="75" type="#_x0000_t75" style="height:20.95pt;width:46.2pt;" o:ole="t" filled="f" o:preferrelative="t" stroked="f" coordsize="21600,21600">
            <v:path/>
            <v:fill on="f" focussize="0,0"/>
            <v:stroke on="f" joinstyle="miter"/>
            <v:imagedata r:id="rId82" o:title=""/>
            <o:lock v:ext="edit" aspectratio="t"/>
            <w10:wrap type="none"/>
            <w10:anchorlock/>
          </v:shape>
          <o:OLEObject Type="Embed" ProgID="Equation.DSMT4" ShapeID="_x0000_i1084" DrawAspect="Content" ObjectID="_1468075784" r:id="rId115">
            <o:LockedField>false</o:LockedField>
          </o:OLEObject>
        </w:object>
      </w:r>
      <w:r>
        <w:rPr>
          <w:rFonts w:ascii="Times New Roman" w:hAnsi="仿宋" w:eastAsia="仿宋" w:cs="Times New Roman"/>
          <w:sz w:val="24"/>
          <w:szCs w:val="24"/>
        </w:rPr>
        <w:t>，而从</w:t>
      </w:r>
      <w:r>
        <w:rPr>
          <w:rFonts w:ascii="Times New Roman" w:hAnsi="Times New Roman" w:eastAsia="仿宋" w:cs="Times New Roman"/>
          <w:position w:val="-6"/>
          <w:sz w:val="24"/>
          <w:szCs w:val="24"/>
        </w:rPr>
        <w:object>
          <v:shape id="_x0000_i1085" o:spt="75" type="#_x0000_t75" style="height:11.3pt;width:10.2pt;" o:ole="t" filled="f" o:preferrelative="t" stroked="f" coordsize="21600,21600">
            <v:path/>
            <v:fill on="f" focussize="0,0"/>
            <v:stroke on="f" joinstyle="miter"/>
            <v:imagedata r:id="rId84" o:title=""/>
            <o:lock v:ext="edit" aspectratio="t"/>
            <w10:wrap type="none"/>
            <w10:anchorlock/>
          </v:shape>
          <o:OLEObject Type="Embed" ProgID="Equation.DSMT4" ShapeID="_x0000_i1085" DrawAspect="Content" ObjectID="_1468075785" r:id="rId116">
            <o:LockedField>false</o:LockedField>
          </o:OLEObject>
        </w:object>
      </w:r>
      <w:r>
        <w:rPr>
          <w:rFonts w:ascii="Times New Roman" w:hAnsi="仿宋" w:eastAsia="仿宋" w:cs="Times New Roman"/>
          <w:sz w:val="24"/>
          <w:szCs w:val="24"/>
        </w:rPr>
        <w:t>轴正向到向量</w:t>
      </w:r>
      <w:r>
        <w:rPr>
          <w:rFonts w:ascii="Times New Roman" w:hAnsi="Times New Roman" w:eastAsia="仿宋" w:cs="Times New Roman"/>
          <w:position w:val="-12"/>
          <w:sz w:val="24"/>
          <w:szCs w:val="24"/>
        </w:rPr>
        <w:object>
          <v:shape id="_x0000_i1086" o:spt="75" type="#_x0000_t75" style="height:20.4pt;width:22.55pt;" o:ole="t" filled="f" o:preferrelative="t" stroked="f" coordsize="21600,21600">
            <v:path/>
            <v:fill on="f" focussize="0,0"/>
            <v:stroke on="f" joinstyle="miter"/>
            <v:imagedata r:id="rId86" o:title=""/>
            <o:lock v:ext="edit" aspectratio="t"/>
            <w10:wrap type="none"/>
            <w10:anchorlock/>
          </v:shape>
          <o:OLEObject Type="Embed" ProgID="Equation.DSMT4" ShapeID="_x0000_i1086" DrawAspect="Content" ObjectID="_1468075786" r:id="rId117">
            <o:LockedField>false</o:LockedField>
          </o:OLEObject>
        </w:object>
      </w:r>
      <w:r>
        <w:rPr>
          <w:rFonts w:ascii="Times New Roman" w:hAnsi="仿宋" w:eastAsia="仿宋" w:cs="Times New Roman"/>
          <w:sz w:val="24"/>
          <w:szCs w:val="24"/>
        </w:rPr>
        <w:t>方向的有向角记为</w:t>
      </w:r>
      <w:r>
        <w:rPr>
          <w:rFonts w:ascii="Times New Roman" w:hAnsi="Times New Roman" w:eastAsia="仿宋" w:cs="Times New Roman"/>
          <w:position w:val="-6"/>
          <w:sz w:val="24"/>
          <w:szCs w:val="24"/>
        </w:rPr>
        <w:object>
          <v:shape id="_x0000_i1087" o:spt="75" type="#_x0000_t75" style="height:11.3pt;width:12.35pt;" o:ole="t" filled="f" o:preferrelative="t" stroked="f" coordsize="21600,21600">
            <v:path/>
            <v:fill on="f" focussize="0,0"/>
            <v:stroke on="f" joinstyle="miter"/>
            <v:imagedata r:id="rId119" o:title=""/>
            <o:lock v:ext="edit" aspectratio="t"/>
            <w10:wrap type="none"/>
            <w10:anchorlock/>
          </v:shape>
          <o:OLEObject Type="Embed" ProgID="Equation.DSMT4" ShapeID="_x0000_i1087" DrawAspect="Content" ObjectID="_1468075787" r:id="rId118">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ab/>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复数</w:t>
      </w:r>
      <w:r>
        <w:rPr>
          <w:rFonts w:ascii="Times New Roman" w:hAnsi="Times New Roman" w:eastAsia="仿宋" w:cs="Times New Roman"/>
          <w:position w:val="-12"/>
          <w:sz w:val="24"/>
          <w:szCs w:val="24"/>
        </w:rPr>
        <w:object>
          <v:shape id="_x0000_i1088" o:spt="75" type="#_x0000_t75" style="height:19.35pt;width:86.5pt;" o:ole="t" filled="f" o:preferrelative="t" stroked="f" coordsize="21600,21600">
            <v:path/>
            <v:fill on="f" focussize="0,0"/>
            <v:stroke on="f" joinstyle="miter"/>
            <v:imagedata r:id="rId121" o:title=""/>
            <o:lock v:ext="edit" aspectratio="t"/>
            <w10:wrap type="none"/>
            <w10:anchorlock/>
          </v:shape>
          <o:OLEObject Type="Embed" ProgID="Equation.DSMT4" ShapeID="_x0000_i1088" DrawAspect="Content" ObjectID="_1468075788" r:id="rId120">
            <o:LockedField>false</o:LockedField>
          </o:OLEObject>
        </w:object>
      </w:r>
      <w:r>
        <w:rPr>
          <w:rFonts w:ascii="Times New Roman" w:hAnsi="仿宋" w:eastAsia="仿宋" w:cs="Times New Roman"/>
          <w:sz w:val="24"/>
          <w:szCs w:val="24"/>
        </w:rPr>
        <w:t>对应的向量记为</w:t>
      </w:r>
      <w:r>
        <w:rPr>
          <w:rFonts w:ascii="Times New Roman" w:hAnsi="Times New Roman" w:eastAsia="仿宋" w:cs="Times New Roman"/>
          <w:position w:val="-6"/>
          <w:sz w:val="24"/>
          <w:szCs w:val="24"/>
        </w:rPr>
        <w:object>
          <v:shape id="_x0000_i1089" o:spt="75" type="#_x0000_t75" style="height:18.25pt;width:20.4pt;" o:ole="t" filled="f" o:preferrelative="t" stroked="f" coordsize="21600,21600">
            <v:path/>
            <v:fill on="f" focussize="0,0"/>
            <v:stroke on="f" joinstyle="miter"/>
            <v:imagedata r:id="rId92" o:title=""/>
            <o:lock v:ext="edit" aspectratio="t"/>
            <w10:wrap type="none"/>
            <w10:anchorlock/>
          </v:shape>
          <o:OLEObject Type="Embed" ProgID="Equation.DSMT4" ShapeID="_x0000_i1089" DrawAspect="Content" ObjectID="_1468075789" r:id="rId122">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ab/>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把复数</w:t>
      </w:r>
      <w:r>
        <w:rPr>
          <w:rFonts w:ascii="Times New Roman" w:hAnsi="Times New Roman" w:eastAsia="仿宋" w:cs="Times New Roman"/>
          <w:position w:val="-12"/>
          <w:sz w:val="24"/>
          <w:szCs w:val="24"/>
        </w:rPr>
        <w:object>
          <v:shape id="_x0000_i1090" o:spt="75" type="#_x0000_t75" style="height:19.35pt;width:104.8pt;" o:ole="t" filled="f" o:preferrelative="t" stroked="f" coordsize="21600,21600">
            <v:path/>
            <v:fill on="f" focussize="0,0"/>
            <v:stroke on="f" joinstyle="miter"/>
            <v:imagedata r:id="rId124" o:title=""/>
            <o:lock v:ext="edit" aspectratio="t"/>
            <w10:wrap type="none"/>
            <w10:anchorlock/>
          </v:shape>
          <o:OLEObject Type="Embed" ProgID="Equation.DSMT4" ShapeID="_x0000_i1090" DrawAspect="Content" ObjectID="_1468075790" r:id="rId123">
            <o:LockedField>false</o:LockedField>
          </o:OLEObject>
        </w:object>
      </w:r>
      <w:r>
        <w:rPr>
          <w:rFonts w:ascii="Times New Roman" w:hAnsi="仿宋" w:eastAsia="仿宋" w:cs="Times New Roman"/>
          <w:sz w:val="24"/>
          <w:szCs w:val="24"/>
        </w:rPr>
        <w:t>乘一个模为</w:t>
      </w:r>
      <w:r>
        <w:rPr>
          <w:rFonts w:ascii="Times New Roman" w:hAnsi="Times New Roman" w:eastAsia="仿宋" w:cs="Times New Roman"/>
          <w:position w:val="-4"/>
          <w:sz w:val="24"/>
          <w:szCs w:val="24"/>
        </w:rPr>
        <w:object>
          <v:shape id="_x0000_i1091" o:spt="75" type="#_x0000_t75" style="height:13.45pt;width:6.45pt;" o:ole="t" filled="f" o:preferrelative="t" stroked="f" coordsize="21600,21600">
            <v:path/>
            <v:fill on="f" focussize="0,0"/>
            <v:stroke on="f" joinstyle="miter"/>
            <v:imagedata r:id="rId126" o:title=""/>
            <o:lock v:ext="edit" aspectratio="t"/>
            <w10:wrap type="none"/>
            <w10:anchorlock/>
          </v:shape>
          <o:OLEObject Type="Embed" ProgID="Equation.DSMT4" ShapeID="_x0000_i1091" DrawAspect="Content" ObjectID="_1468075791" r:id="rId125">
            <o:LockedField>false</o:LockedField>
          </o:OLEObject>
        </w:object>
      </w:r>
      <w:r>
        <w:rPr>
          <w:rFonts w:ascii="Times New Roman" w:hAnsi="仿宋" w:eastAsia="仿宋" w:cs="Times New Roman"/>
          <w:sz w:val="24"/>
          <w:szCs w:val="24"/>
        </w:rPr>
        <w:t>的复数</w:t>
      </w:r>
      <w:r>
        <w:rPr>
          <w:rFonts w:ascii="Times New Roman" w:hAnsi="Times New Roman" w:eastAsia="仿宋" w:cs="Times New Roman"/>
          <w:position w:val="-10"/>
          <w:sz w:val="24"/>
          <w:szCs w:val="24"/>
        </w:rPr>
        <w:object>
          <v:shape id="_x0000_i1092" o:spt="75" type="#_x0000_t75" style="height:17.2pt;width:69.3pt;" o:ole="t" filled="f" o:preferrelative="t" stroked="f" coordsize="21600,21600">
            <v:path/>
            <v:fill on="f" focussize="0,0"/>
            <v:stroke on="f" joinstyle="miter"/>
            <v:imagedata r:id="rId128" o:title=""/>
            <o:lock v:ext="edit" aspectratio="t"/>
            <w10:wrap type="none"/>
            <w10:anchorlock/>
          </v:shape>
          <o:OLEObject Type="Embed" ProgID="Equation.DSMT4" ShapeID="_x0000_i1092" DrawAspect="Content" ObjectID="_1468075792" r:id="rId127">
            <o:LockedField>false</o:LockedField>
          </o:OLEObject>
        </w:object>
      </w:r>
      <w:r>
        <w:rPr>
          <w:rFonts w:ascii="Times New Roman" w:hAnsi="仿宋" w:eastAsia="仿宋" w:cs="Times New Roman"/>
          <w:sz w:val="24"/>
          <w:szCs w:val="24"/>
        </w:rPr>
        <w:t>，就是把</w:t>
      </w:r>
      <w:r>
        <w:rPr>
          <w:rFonts w:ascii="Times New Roman" w:hAnsi="Times New Roman" w:eastAsia="仿宋" w:cs="Times New Roman"/>
          <w:position w:val="-12"/>
          <w:sz w:val="24"/>
          <w:szCs w:val="24"/>
        </w:rPr>
        <w:object>
          <v:shape id="_x0000_i1093" o:spt="75" type="#_x0000_t75" style="height:19.35pt;width:13.45pt;" o:ole="t" filled="f" o:preferrelative="t" stroked="f" coordsize="21600,21600">
            <v:path/>
            <v:fill on="f" focussize="0,0"/>
            <v:stroke on="f" joinstyle="miter"/>
            <v:imagedata r:id="rId94" o:title=""/>
            <o:lock v:ext="edit" aspectratio="t"/>
            <w10:wrap type="none"/>
            <w10:anchorlock/>
          </v:shape>
          <o:OLEObject Type="Embed" ProgID="Equation.DSMT4" ShapeID="_x0000_i1093" DrawAspect="Content" ObjectID="_1468075793" r:id="rId129">
            <o:LockedField>false</o:LockedField>
          </o:OLEObject>
        </w:object>
      </w:r>
      <w:r>
        <w:rPr>
          <w:rFonts w:ascii="Times New Roman" w:hAnsi="仿宋" w:eastAsia="仿宋" w:cs="Times New Roman"/>
          <w:sz w:val="24"/>
          <w:szCs w:val="24"/>
        </w:rPr>
        <w:t>的辐角从</w:t>
      </w:r>
      <w:r>
        <w:rPr>
          <w:rFonts w:ascii="Times New Roman" w:hAnsi="Times New Roman" w:eastAsia="仿宋" w:cs="Times New Roman"/>
          <w:position w:val="-6"/>
          <w:sz w:val="24"/>
          <w:szCs w:val="24"/>
        </w:rPr>
        <w:object>
          <v:shape id="_x0000_i1094" o:spt="75" type="#_x0000_t75" style="height:11.3pt;width:13.45pt;" o:ole="t" filled="f" o:preferrelative="t" stroked="f" coordsize="21600,21600">
            <v:path/>
            <v:fill on="f" focussize="0,0"/>
            <v:stroke on="f" joinstyle="miter"/>
            <v:imagedata r:id="rId131" o:title=""/>
            <o:lock v:ext="edit" aspectratio="t"/>
            <w10:wrap type="none"/>
            <w10:anchorlock/>
          </v:shape>
          <o:OLEObject Type="Embed" ProgID="Equation.DSMT4" ShapeID="_x0000_i1094" DrawAspect="Content" ObjectID="_1468075794" r:id="rId130">
            <o:LockedField>false</o:LockedField>
          </o:OLEObject>
        </w:object>
      </w:r>
      <w:r>
        <w:rPr>
          <w:rFonts w:ascii="Times New Roman" w:hAnsi="仿宋" w:eastAsia="仿宋" w:cs="Times New Roman"/>
          <w:sz w:val="24"/>
          <w:szCs w:val="24"/>
        </w:rPr>
        <w:t>变成了</w:t>
      </w:r>
      <w:r>
        <w:rPr>
          <w:rFonts w:ascii="Times New Roman" w:hAnsi="Times New Roman" w:eastAsia="仿宋" w:cs="Times New Roman"/>
          <w:position w:val="-10"/>
          <w:sz w:val="24"/>
          <w:szCs w:val="24"/>
        </w:rPr>
        <w:object>
          <v:shape id="_x0000_i1095" o:spt="75" type="#_x0000_t75" style="height:17.2pt;width:31.15pt;" o:ole="t" filled="f" o:preferrelative="t" stroked="f" coordsize="21600,21600">
            <v:path/>
            <v:fill on="f" focussize="0,0"/>
            <v:stroke on="f" joinstyle="miter"/>
            <v:imagedata r:id="rId133" o:title=""/>
            <o:lock v:ext="edit" aspectratio="t"/>
            <w10:wrap type="none"/>
            <w10:anchorlock/>
          </v:shape>
          <o:OLEObject Type="Embed" ProgID="Equation.DSMT4" ShapeID="_x0000_i1095" DrawAspect="Content" ObjectID="_1468075795" r:id="rId132">
            <o:LockedField>false</o:LockedField>
          </o:OLEObject>
        </w:object>
      </w:r>
      <w:r>
        <w:rPr>
          <w:rFonts w:ascii="Times New Roman" w:hAnsi="仿宋" w:eastAsia="仿宋" w:cs="Times New Roman"/>
          <w:sz w:val="24"/>
          <w:szCs w:val="24"/>
        </w:rPr>
        <w:t>，将向量</w:t>
      </w:r>
      <w:r>
        <w:rPr>
          <w:rFonts w:ascii="Times New Roman" w:hAnsi="Times New Roman" w:eastAsia="仿宋" w:cs="Times New Roman"/>
          <w:position w:val="-12"/>
          <w:sz w:val="24"/>
          <w:szCs w:val="24"/>
        </w:rPr>
        <w:object>
          <v:shape id="_x0000_i1096" o:spt="75" type="#_x0000_t75" style="height:20.4pt;width:22.55pt;" o:ole="t" filled="f" o:preferrelative="t" stroked="f" coordsize="21600,21600">
            <v:path/>
            <v:fill on="f" focussize="0,0"/>
            <v:stroke on="f" joinstyle="miter"/>
            <v:imagedata r:id="rId135" o:title=""/>
            <o:lock v:ext="edit" aspectratio="t"/>
            <w10:wrap type="none"/>
            <w10:anchorlock/>
          </v:shape>
          <o:OLEObject Type="Embed" ProgID="Equation.DSMT4" ShapeID="_x0000_i1096" DrawAspect="Content" ObjectID="_1468075796" r:id="rId134">
            <o:LockedField>false</o:LockedField>
          </o:OLEObject>
        </w:object>
      </w:r>
      <w:r>
        <w:rPr>
          <w:rFonts w:ascii="Times New Roman" w:hAnsi="仿宋" w:eastAsia="仿宋" w:cs="Times New Roman"/>
          <w:sz w:val="24"/>
          <w:szCs w:val="24"/>
        </w:rPr>
        <w:t>变成为向量</w:t>
      </w:r>
      <w:r>
        <w:rPr>
          <w:rFonts w:ascii="Times New Roman" w:hAnsi="Times New Roman" w:eastAsia="仿宋" w:cs="Times New Roman"/>
          <w:position w:val="-6"/>
          <w:sz w:val="24"/>
          <w:szCs w:val="24"/>
        </w:rPr>
        <w:object>
          <v:shape id="_x0000_i1097" o:spt="75" type="#_x0000_t75" style="height:18.25pt;width:20.4pt;" o:ole="t" filled="f" o:preferrelative="t" stroked="f" coordsize="21600,21600">
            <v:path/>
            <v:fill on="f" focussize="0,0"/>
            <v:stroke on="f" joinstyle="miter"/>
            <v:imagedata r:id="rId137" o:title=""/>
            <o:lock v:ext="edit" aspectratio="t"/>
            <w10:wrap type="none"/>
            <w10:anchorlock/>
          </v:shape>
          <o:OLEObject Type="Embed" ProgID="Equation.DSMT4" ShapeID="_x0000_i1097" DrawAspect="Content" ObjectID="_1468075797" r:id="rId136">
            <o:LockedField>false</o:LockedField>
          </o:OLEObject>
        </w:object>
      </w:r>
      <w:r>
        <w:rPr>
          <w:rFonts w:ascii="Times New Roman" w:hAnsi="仿宋" w:eastAsia="仿宋" w:cs="Times New Roman"/>
          <w:sz w:val="24"/>
          <w:szCs w:val="24"/>
        </w:rPr>
        <w:t>，而其模</w:t>
      </w:r>
      <w:r>
        <w:rPr>
          <w:rFonts w:ascii="Times New Roman" w:hAnsi="Times New Roman" w:eastAsia="仿宋" w:cs="Times New Roman"/>
          <w:position w:val="-10"/>
          <w:sz w:val="24"/>
          <w:szCs w:val="24"/>
        </w:rPr>
        <w:object>
          <v:shape id="_x0000_i1098" o:spt="75" type="#_x0000_t75" style="height:19.35pt;width:44.05pt;" o:ole="t" filled="f" o:preferrelative="t" stroked="f" coordsize="21600,21600">
            <v:path/>
            <v:fill on="f" focussize="0,0"/>
            <v:stroke on="f" joinstyle="miter"/>
            <v:imagedata r:id="rId139" o:title=""/>
            <o:lock v:ext="edit" aspectratio="t"/>
            <w10:wrap type="none"/>
            <w10:anchorlock/>
          </v:shape>
          <o:OLEObject Type="Embed" ProgID="Equation.DSMT4" ShapeID="_x0000_i1098" DrawAspect="Content" ObjectID="_1468075798" r:id="rId138">
            <o:LockedField>false</o:LockedField>
          </o:OLEObject>
        </w:object>
      </w:r>
      <w:r>
        <w:rPr>
          <w:rFonts w:ascii="Times New Roman" w:hAnsi="仿宋" w:eastAsia="仿宋" w:cs="Times New Roman"/>
          <w:sz w:val="24"/>
          <w:szCs w:val="24"/>
        </w:rPr>
        <w:t>不变．也就是说，这个乘法就是让向量</w:t>
      </w:r>
      <w:r>
        <w:rPr>
          <w:rFonts w:ascii="Times New Roman" w:hAnsi="Times New Roman" w:eastAsia="仿宋" w:cs="Times New Roman"/>
          <w:position w:val="-12"/>
          <w:sz w:val="24"/>
          <w:szCs w:val="24"/>
        </w:rPr>
        <w:object>
          <v:shape id="_x0000_i1099" o:spt="75" type="#_x0000_t75" style="height:20.4pt;width:22.55pt;" o:ole="t" filled="f" o:preferrelative="t" stroked="f" coordsize="21600,21600">
            <v:path/>
            <v:fill on="f" focussize="0,0"/>
            <v:stroke on="f" joinstyle="miter"/>
            <v:imagedata r:id="rId135" o:title=""/>
            <o:lock v:ext="edit" aspectratio="t"/>
            <w10:wrap type="none"/>
            <w10:anchorlock/>
          </v:shape>
          <o:OLEObject Type="Embed" ProgID="Equation.DSMT4" ShapeID="_x0000_i1099" DrawAspect="Content" ObjectID="_1468075799" r:id="rId140">
            <o:LockedField>false</o:LockedField>
          </o:OLEObject>
        </w:object>
      </w:r>
      <w:r>
        <w:rPr>
          <w:rFonts w:ascii="Times New Roman" w:hAnsi="仿宋" w:eastAsia="仿宋" w:cs="Times New Roman"/>
          <w:sz w:val="24"/>
          <w:szCs w:val="24"/>
        </w:rPr>
        <w:t>绕坐标原点旋转</w:t>
      </w:r>
      <w:r>
        <w:rPr>
          <w:rFonts w:ascii="Times New Roman" w:hAnsi="Times New Roman" w:eastAsia="仿宋" w:cs="Times New Roman"/>
          <w:position w:val="-10"/>
          <w:sz w:val="24"/>
          <w:szCs w:val="24"/>
        </w:rPr>
        <w:object>
          <v:shape id="_x0000_i1100" o:spt="75" type="#_x0000_t75" style="height:17.2pt;width:13.45pt;" o:ole="t" filled="f" o:preferrelative="t" stroked="f" coordsize="21600,21600">
            <v:path/>
            <v:fill on="f" focussize="0,0"/>
            <v:stroke on="f" joinstyle="miter"/>
            <v:imagedata r:id="rId142" o:title=""/>
            <o:lock v:ext="edit" aspectratio="t"/>
            <w10:wrap type="none"/>
            <w10:anchorlock/>
          </v:shape>
          <o:OLEObject Type="Embed" ProgID="Equation.DSMT4" ShapeID="_x0000_i1100" DrawAspect="Content" ObjectID="_1468075800" r:id="rId141">
            <o:LockedField>false</o:LockedField>
          </o:OLEObject>
        </w:object>
      </w:r>
      <w:r>
        <w:rPr>
          <w:rFonts w:ascii="Times New Roman" w:hAnsi="仿宋" w:eastAsia="仿宋" w:cs="Times New Roman"/>
          <w:sz w:val="24"/>
          <w:szCs w:val="24"/>
        </w:rPr>
        <w:t>角成为向量</w:t>
      </w:r>
      <w:r>
        <w:rPr>
          <w:rFonts w:ascii="Times New Roman" w:hAnsi="Times New Roman" w:eastAsia="仿宋" w:cs="Times New Roman"/>
          <w:position w:val="-6"/>
          <w:sz w:val="24"/>
          <w:szCs w:val="24"/>
        </w:rPr>
        <w:object>
          <v:shape id="_x0000_i1101" o:spt="75" type="#_x0000_t75" style="height:18.25pt;width:20.4pt;" o:ole="t" filled="f" o:preferrelative="t" stroked="f" coordsize="21600,21600">
            <v:path/>
            <v:fill on="f" focussize="0,0"/>
            <v:stroke on="f" joinstyle="miter"/>
            <v:imagedata r:id="rId137" o:title=""/>
            <o:lock v:ext="edit" aspectratio="t"/>
            <w10:wrap type="none"/>
            <w10:anchorlock/>
          </v:shape>
          <o:OLEObject Type="Embed" ProgID="Equation.DSMT4" ShapeID="_x0000_i1101" DrawAspect="Content" ObjectID="_1468075801" r:id="rId143">
            <o:LockedField>false</o:LockedField>
          </o:OLEObject>
        </w:object>
      </w:r>
      <w:r>
        <w:rPr>
          <w:rFonts w:ascii="Times New Roman" w:hAnsi="仿宋" w:eastAsia="仿宋" w:cs="Times New Roman"/>
          <w:sz w:val="24"/>
          <w:szCs w:val="24"/>
        </w:rPr>
        <w:t>，其中当</w:t>
      </w:r>
      <w:r>
        <w:rPr>
          <w:rFonts w:ascii="Times New Roman" w:hAnsi="Times New Roman" w:eastAsia="仿宋" w:cs="Times New Roman"/>
          <w:position w:val="-10"/>
          <w:sz w:val="24"/>
          <w:szCs w:val="24"/>
        </w:rPr>
        <w:object>
          <v:shape id="_x0000_i1102" o:spt="75" type="#_x0000_t75" style="height:17.2pt;width:30.1pt;" o:ole="t" filled="f" o:preferrelative="t" stroked="f" coordsize="21600,21600">
            <v:path/>
            <v:fill on="f" focussize="0,0"/>
            <v:stroke on="f" joinstyle="miter"/>
            <v:imagedata r:id="rId145" o:title=""/>
            <o:lock v:ext="edit" aspectratio="t"/>
            <w10:wrap type="none"/>
            <w10:anchorlock/>
          </v:shape>
          <o:OLEObject Type="Embed" ProgID="Equation.DSMT4" ShapeID="_x0000_i1102" DrawAspect="Content" ObjectID="_1468075802" r:id="rId144">
            <o:LockedField>false</o:LockedField>
          </o:OLEObject>
        </w:object>
      </w:r>
      <w:r>
        <w:rPr>
          <w:rFonts w:ascii="Times New Roman" w:hAnsi="仿宋" w:eastAsia="仿宋" w:cs="Times New Roman"/>
          <w:sz w:val="24"/>
          <w:szCs w:val="24"/>
        </w:rPr>
        <w:t>时，逆时针旋转</w:t>
      </w:r>
      <w:r>
        <w:rPr>
          <w:rFonts w:ascii="Times New Roman" w:hAnsi="Times New Roman" w:eastAsia="仿宋" w:cs="Times New Roman"/>
          <w:position w:val="-10"/>
          <w:sz w:val="24"/>
          <w:szCs w:val="24"/>
        </w:rPr>
        <w:object>
          <v:shape id="_x0000_i1103" o:spt="75" type="#_x0000_t75" style="height:17.2pt;width:13.45pt;" o:ole="t" filled="f" o:preferrelative="t" stroked="f" coordsize="21600,21600">
            <v:path/>
            <v:fill on="f" focussize="0,0"/>
            <v:stroke on="f" joinstyle="miter"/>
            <v:imagedata r:id="rId147" o:title=""/>
            <o:lock v:ext="edit" aspectratio="t"/>
            <w10:wrap type="none"/>
            <w10:anchorlock/>
          </v:shape>
          <o:OLEObject Type="Embed" ProgID="Equation.DSMT4" ShapeID="_x0000_i1103" DrawAspect="Content" ObjectID="_1468075803" r:id="rId146">
            <o:LockedField>false</o:LockedField>
          </o:OLEObject>
        </w:object>
      </w:r>
      <w:r>
        <w:rPr>
          <w:rFonts w:ascii="Times New Roman" w:hAnsi="仿宋" w:eastAsia="仿宋" w:cs="Times New Roman"/>
          <w:sz w:val="24"/>
          <w:szCs w:val="24"/>
        </w:rPr>
        <w:t>，当</w:t>
      </w:r>
      <w:r>
        <w:rPr>
          <w:rFonts w:ascii="Times New Roman" w:hAnsi="Times New Roman" w:eastAsia="仿宋" w:cs="Times New Roman"/>
          <w:position w:val="-10"/>
          <w:sz w:val="24"/>
          <w:szCs w:val="24"/>
        </w:rPr>
        <w:object>
          <v:shape id="_x0000_i1104" o:spt="75" type="#_x0000_t75" style="height:17.2pt;width:30.1pt;" o:ole="t" filled="f" o:preferrelative="t" stroked="f" coordsize="21600,21600">
            <v:path/>
            <v:fill on="f" focussize="0,0"/>
            <v:stroke on="f" joinstyle="miter"/>
            <v:imagedata r:id="rId149" o:title=""/>
            <o:lock v:ext="edit" aspectratio="t"/>
            <w10:wrap type="none"/>
            <w10:anchorlock/>
          </v:shape>
          <o:OLEObject Type="Embed" ProgID="Equation.DSMT4" ShapeID="_x0000_i1104" DrawAspect="Content" ObjectID="_1468075804" r:id="rId148">
            <o:LockedField>false</o:LockedField>
          </o:OLEObject>
        </w:object>
      </w:r>
      <w:r>
        <w:rPr>
          <w:rFonts w:ascii="Times New Roman" w:hAnsi="仿宋" w:eastAsia="仿宋" w:cs="Times New Roman"/>
          <w:sz w:val="24"/>
          <w:szCs w:val="24"/>
        </w:rPr>
        <w:t>时，顺时针旋转</w:t>
      </w:r>
      <w:r>
        <w:rPr>
          <w:rFonts w:ascii="Times New Roman" w:hAnsi="Times New Roman" w:eastAsia="仿宋" w:cs="Times New Roman"/>
          <w:position w:val="-10"/>
          <w:sz w:val="24"/>
          <w:szCs w:val="24"/>
        </w:rPr>
        <w:object>
          <v:shape id="_x0000_i1105" o:spt="75" type="#_x0000_t75" style="height:17.2pt;width:19.35pt;" o:ole="t" filled="f" o:preferrelative="t" stroked="f" coordsize="21600,21600">
            <v:path/>
            <v:fill on="f" focussize="0,0"/>
            <v:stroke on="f" joinstyle="miter"/>
            <v:imagedata r:id="rId151" o:title=""/>
            <o:lock v:ext="edit" aspectratio="t"/>
            <w10:wrap type="none"/>
            <w10:anchorlock/>
          </v:shape>
          <o:OLEObject Type="Embed" ProgID="Equation.DSMT4" ShapeID="_x0000_i1105" DrawAspect="Content" ObjectID="_1468075805" r:id="rId150">
            <o:LockedField>false</o:LockedField>
          </o:OLEObject>
        </w:object>
      </w:r>
      <w:r>
        <w:rPr>
          <w:rFonts w:ascii="Times New Roman" w:hAnsi="仿宋" w:eastAsia="仿宋" w:cs="Times New Roman"/>
          <w:sz w:val="24"/>
          <w:szCs w:val="24"/>
        </w:rPr>
        <w:t>，使得以</w:t>
      </w:r>
      <w:r>
        <w:rPr>
          <w:rFonts w:ascii="Times New Roman" w:hAnsi="Times New Roman" w:eastAsia="仿宋" w:cs="Times New Roman"/>
          <w:position w:val="-6"/>
          <w:sz w:val="24"/>
          <w:szCs w:val="24"/>
        </w:rPr>
        <w:object>
          <v:shape id="_x0000_i1106" o:spt="75" type="#_x0000_t75" style="height:11.3pt;width:10.2pt;" o:ole="t" filled="f" o:preferrelative="t" stroked="f" coordsize="21600,21600">
            <v:path/>
            <v:fill on="f" focussize="0,0"/>
            <v:stroke on="f" joinstyle="miter"/>
            <v:imagedata r:id="rId153" o:title=""/>
            <o:lock v:ext="edit" aspectratio="t"/>
            <w10:wrap type="none"/>
            <w10:anchorlock/>
          </v:shape>
          <o:OLEObject Type="Embed" ProgID="Equation.DSMT4" ShapeID="_x0000_i1106" DrawAspect="Content" ObjectID="_1468075806" r:id="rId152">
            <o:LockedField>false</o:LockedField>
          </o:OLEObject>
        </w:object>
      </w:r>
      <w:r>
        <w:rPr>
          <w:rFonts w:ascii="Times New Roman" w:hAnsi="仿宋" w:eastAsia="仿宋" w:cs="Times New Roman"/>
          <w:sz w:val="24"/>
          <w:szCs w:val="24"/>
        </w:rPr>
        <w:t>轴正半轴为始边，以</w:t>
      </w:r>
      <w:r>
        <w:rPr>
          <w:rFonts w:ascii="Times New Roman" w:hAnsi="Times New Roman" w:eastAsia="仿宋" w:cs="Times New Roman"/>
          <w:position w:val="-6"/>
          <w:sz w:val="24"/>
          <w:szCs w:val="24"/>
        </w:rPr>
        <w:object>
          <v:shape id="_x0000_i1107" o:spt="75" type="#_x0000_t75" style="height:18.25pt;width:20.4pt;" o:ole="t" filled="f" o:preferrelative="t" stroked="f" coordsize="21600,21600">
            <v:path/>
            <v:fill on="f" focussize="0,0"/>
            <v:stroke on="f" joinstyle="miter"/>
            <v:imagedata r:id="rId137" o:title=""/>
            <o:lock v:ext="edit" aspectratio="t"/>
            <w10:wrap type="none"/>
            <w10:anchorlock/>
          </v:shape>
          <o:OLEObject Type="Embed" ProgID="Equation.DSMT4" ShapeID="_x0000_i1107" DrawAspect="Content" ObjectID="_1468075807" r:id="rId154">
            <o:LockedField>false</o:LockedField>
          </o:OLEObject>
        </w:object>
      </w:r>
      <w:r>
        <w:rPr>
          <w:rFonts w:ascii="Times New Roman" w:hAnsi="仿宋" w:eastAsia="仿宋" w:cs="Times New Roman"/>
          <w:sz w:val="24"/>
          <w:szCs w:val="24"/>
        </w:rPr>
        <w:t>为终边的角是</w:t>
      </w:r>
      <w:r>
        <w:rPr>
          <w:rFonts w:ascii="Times New Roman" w:hAnsi="Times New Roman" w:eastAsia="仿宋" w:cs="Times New Roman"/>
          <w:position w:val="-10"/>
          <w:sz w:val="24"/>
          <w:szCs w:val="24"/>
        </w:rPr>
        <w:object>
          <v:shape id="_x0000_i1108" o:spt="75" type="#_x0000_t75" style="height:17.2pt;width:31.15pt;" o:ole="t" filled="f" o:preferrelative="t" stroked="f" coordsize="21600,21600">
            <v:path/>
            <v:fill on="f" focussize="0,0"/>
            <v:stroke on="f" joinstyle="miter"/>
            <v:imagedata r:id="rId156" o:title=""/>
            <o:lock v:ext="edit" aspectratio="t"/>
            <w10:wrap type="none"/>
            <w10:anchorlock/>
          </v:shape>
          <o:OLEObject Type="Embed" ProgID="Equation.DSMT4" ShapeID="_x0000_i1108" DrawAspect="Content" ObjectID="_1468075808" r:id="rId155">
            <o:LockedField>false</o:LockedField>
          </o:OLEObject>
        </w:object>
      </w:r>
      <w:r>
        <w:rPr>
          <w:rFonts w:ascii="Times New Roman" w:hAnsi="仿宋" w:eastAsia="仿宋" w:cs="Times New Roman"/>
          <w:sz w:val="24"/>
          <w:szCs w:val="24"/>
        </w:rPr>
        <w:t>．这样，</w:t>
      </w:r>
      <w:r>
        <w:rPr>
          <w:rFonts w:ascii="Times New Roman" w:hAnsi="Times New Roman" w:eastAsia="仿宋" w:cs="Times New Roman"/>
          <w:sz w:val="24"/>
          <w:szCs w:val="24"/>
        </w:rPr>
        <w:t>“</w:t>
      </w:r>
      <w:r>
        <w:rPr>
          <w:rFonts w:ascii="Times New Roman" w:hAnsi="仿宋" w:eastAsia="仿宋" w:cs="Times New Roman"/>
          <w:sz w:val="24"/>
          <w:szCs w:val="24"/>
        </w:rPr>
        <w:t>旋转</w:t>
      </w:r>
      <w:r>
        <w:rPr>
          <w:rFonts w:ascii="Times New Roman" w:hAnsi="Times New Roman" w:eastAsia="仿宋" w:cs="Times New Roman"/>
          <w:sz w:val="24"/>
          <w:szCs w:val="24"/>
        </w:rPr>
        <w:t>”</w:t>
      </w:r>
      <w:r>
        <w:rPr>
          <w:rFonts w:ascii="Times New Roman" w:hAnsi="仿宋" w:eastAsia="仿宋" w:cs="Times New Roman"/>
          <w:sz w:val="24"/>
          <w:szCs w:val="24"/>
        </w:rPr>
        <w:t>这一重要的几何变换可以用复数乘法得到准确的表达．</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书本例</w:t>
      </w:r>
      <w:r>
        <w:rPr>
          <w:rFonts w:ascii="Times New Roman" w:hAnsi="Times New Roman" w:eastAsia="仿宋" w:cs="Times New Roman"/>
          <w:sz w:val="24"/>
          <w:szCs w:val="24"/>
        </w:rPr>
        <w:t xml:space="preserve">4 </w:t>
      </w:r>
      <w:r>
        <w:rPr>
          <w:rFonts w:ascii="Times New Roman" w:hAnsi="仿宋" w:eastAsia="仿宋" w:cs="Times New Roman"/>
          <w:sz w:val="24"/>
          <w:szCs w:val="24"/>
        </w:rPr>
        <w:t>设</w:t>
      </w:r>
      <w:r>
        <w:rPr>
          <w:rFonts w:ascii="Times New Roman" w:hAnsi="Times New Roman" w:eastAsia="仿宋" w:cs="Times New Roman"/>
          <w:position w:val="-4"/>
          <w:sz w:val="24"/>
          <w:szCs w:val="24"/>
        </w:rPr>
        <w:object>
          <v:shape id="_x0000_i1109" o:spt="75" type="#_x0000_t75" style="height:10.2pt;width:18.25pt;" o:ole="t" filled="f" o:preferrelative="t" stroked="f" coordsize="21600,21600">
            <v:path/>
            <v:fill on="f" focussize="0,0"/>
            <v:stroke on="f" joinstyle="miter"/>
            <v:imagedata r:id="rId158" o:title=""/>
            <o:lock v:ext="edit" aspectratio="t"/>
            <w10:wrap type="none"/>
            <w10:anchorlock/>
          </v:shape>
          <o:OLEObject Type="Embed" ProgID="Equation.DSMT4" ShapeID="_x0000_i1109" DrawAspect="Content" ObjectID="_1468075809" r:id="rId157">
            <o:LockedField>false</o:LockedField>
          </o:OLEObject>
        </w:object>
      </w:r>
      <w:r>
        <w:rPr>
          <w:rFonts w:ascii="Times New Roman" w:hAnsi="Times New Roman" w:eastAsia="仿宋" w:cs="Times New Roman"/>
          <w:b/>
          <w:bCs/>
          <w:sz w:val="24"/>
          <w:szCs w:val="24"/>
        </w:rPr>
        <w:t>C</w:t>
      </w:r>
      <w:r>
        <w:rPr>
          <w:rFonts w:ascii="Times New Roman" w:hAnsi="仿宋" w:eastAsia="仿宋" w:cs="Times New Roman"/>
          <w:sz w:val="24"/>
          <w:szCs w:val="24"/>
        </w:rPr>
        <w:t>，复平面上的点</w:t>
      </w:r>
      <w:r>
        <w:rPr>
          <w:rFonts w:ascii="Times New Roman" w:hAnsi="Times New Roman" w:eastAsia="仿宋" w:cs="Times New Roman"/>
          <w:position w:val="-4"/>
          <w:sz w:val="24"/>
          <w:szCs w:val="24"/>
        </w:rPr>
        <w:object>
          <v:shape id="_x0000_i1110" o:spt="75" type="#_x0000_t75" style="height:13.45pt;width:12.35pt;" o:ole="t" filled="f" o:preferrelative="t" stroked="f" coordsize="21600,21600">
            <v:path/>
            <v:fill on="f" focussize="0,0"/>
            <v:stroke on="f" joinstyle="miter"/>
            <v:imagedata r:id="rId160" o:title=""/>
            <o:lock v:ext="edit" aspectratio="t"/>
            <w10:wrap type="none"/>
            <w10:anchorlock/>
          </v:shape>
          <o:OLEObject Type="Embed" ProgID="Equation.DSMT4" ShapeID="_x0000_i1110" DrawAspect="Content" ObjectID="_1468075810" r:id="rId159">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111" o:spt="75" type="#_x0000_t75" style="height:13.45pt;width:15.05pt;" o:ole="t" filled="f" o:preferrelative="t" stroked="f" coordsize="21600,21600">
            <v:path/>
            <v:fill on="f" focussize="0,0"/>
            <v:stroke on="f" joinstyle="miter"/>
            <v:imagedata r:id="rId162" o:title=""/>
            <o:lock v:ext="edit" aspectratio="t"/>
            <w10:wrap type="none"/>
            <w10:anchorlock/>
          </v:shape>
          <o:OLEObject Type="Embed" ProgID="Equation.DSMT4" ShapeID="_x0000_i1111" DrawAspect="Content" ObjectID="_1468075811" r:id="rId161">
            <o:LockedField>false</o:LockedField>
          </o:OLEObject>
        </w:object>
      </w:r>
      <w:r>
        <w:rPr>
          <w:rFonts w:ascii="Times New Roman" w:hAnsi="仿宋" w:eastAsia="仿宋" w:cs="Times New Roman"/>
          <w:sz w:val="24"/>
          <w:szCs w:val="24"/>
        </w:rPr>
        <w:t>分别表示</w:t>
      </w:r>
      <w:r>
        <w:rPr>
          <w:rFonts w:ascii="Times New Roman" w:hAnsi="Times New Roman" w:eastAsia="仿宋" w:cs="Times New Roman"/>
          <w:position w:val="-4"/>
          <w:sz w:val="24"/>
          <w:szCs w:val="24"/>
        </w:rPr>
        <w:object>
          <v:shape id="_x0000_i1112" o:spt="75" type="#_x0000_t75" style="height:10.2pt;width:10.2pt;" o:ole="t" filled="f" o:preferrelative="t" stroked="f" coordsize="21600,21600">
            <v:path/>
            <v:fill on="f" focussize="0,0"/>
            <v:stroke on="f" joinstyle="miter"/>
            <v:imagedata r:id="rId164" o:title=""/>
            <o:lock v:ext="edit" aspectratio="t"/>
            <w10:wrap type="none"/>
            <w10:anchorlock/>
          </v:shape>
          <o:OLEObject Type="Embed" ProgID="Equation.DSMT4" ShapeID="_x0000_i1112" DrawAspect="Content" ObjectID="_1468075812" r:id="rId163">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113" o:spt="75" type="#_x0000_t75" style="height:13.45pt;width:13.45pt;" o:ole="t" filled="f" o:preferrelative="t" stroked="f" coordsize="21600,21600">
            <v:path/>
            <v:fill on="f" focussize="0,0"/>
            <v:stroke on="f" joinstyle="miter"/>
            <v:imagedata r:id="rId166" o:title=""/>
            <o:lock v:ext="edit" aspectratio="t"/>
            <w10:wrap type="none"/>
            <w10:anchorlock/>
          </v:shape>
          <o:OLEObject Type="Embed" ProgID="Equation.DSMT4" ShapeID="_x0000_i1113" DrawAspect="Content" ObjectID="_1468075813" r:id="rId165">
            <o:LockedField>false</o:LockedField>
          </o:OLEObject>
        </w:object>
      </w:r>
      <w:r>
        <w:rPr>
          <w:rFonts w:ascii="Times New Roman" w:hAnsi="仿宋" w:eastAsia="仿宋" w:cs="Times New Roman"/>
          <w:sz w:val="24"/>
          <w:szCs w:val="24"/>
        </w:rPr>
        <w:t>，求证：</w:t>
      </w:r>
      <w:r>
        <w:rPr>
          <w:rFonts w:ascii="Times New Roman" w:hAnsi="Times New Roman" w:eastAsia="仿宋" w:cs="Times New Roman"/>
          <w:position w:val="-6"/>
          <w:sz w:val="24"/>
          <w:szCs w:val="24"/>
        </w:rPr>
        <w:object>
          <v:shape id="_x0000_i1114" o:spt="75" type="#_x0000_t75" style="height:16.65pt;width:52.1pt;" o:ole="t" filled="f" o:preferrelative="t" stroked="f" coordsize="21600,21600">
            <v:path/>
            <v:fill on="f" focussize="0,0"/>
            <v:stroke on="f" joinstyle="miter"/>
            <v:imagedata r:id="rId168" o:title=""/>
            <o:lock v:ext="edit" aspectratio="t"/>
            <w10:wrap type="none"/>
            <w10:anchorlock/>
          </v:shape>
          <o:OLEObject Type="Embed" ProgID="Equation.DSMT4" ShapeID="_x0000_i1114" DrawAspect="Content" ObjectID="_1468075814" r:id="rId167">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证明</w:t>
      </w:r>
      <w:r>
        <w:rPr>
          <w:rFonts w:ascii="Times New Roman" w:hAnsi="Times New Roman" w:eastAsia="仿宋" w:cs="Times New Roman"/>
          <w:sz w:val="24"/>
          <w:szCs w:val="24"/>
        </w:rPr>
        <w:t xml:space="preserve">  </w:t>
      </w:r>
      <w:r>
        <w:rPr>
          <w:rFonts w:ascii="Times New Roman" w:hAnsi="仿宋" w:eastAsia="仿宋" w:cs="Times New Roman"/>
          <w:sz w:val="24"/>
          <w:szCs w:val="24"/>
        </w:rPr>
        <w:t>令</w:t>
      </w:r>
      <w:r>
        <w:rPr>
          <w:rFonts w:ascii="Times New Roman" w:hAnsi="Times New Roman" w:eastAsia="仿宋" w:cs="Times New Roman"/>
          <w:position w:val="-10"/>
          <w:sz w:val="24"/>
          <w:szCs w:val="24"/>
        </w:rPr>
        <w:object>
          <v:shape id="_x0000_i1115" o:spt="75" type="#_x0000_t75" style="height:16.1pt;width:48.35pt;" o:ole="t" filled="f" o:preferrelative="t" stroked="f" coordsize="21600,21600">
            <v:path/>
            <v:fill on="f" focussize="0,0"/>
            <v:stroke on="f" joinstyle="miter"/>
            <v:imagedata r:id="rId170" o:title=""/>
            <o:lock v:ext="edit" aspectratio="t"/>
            <w10:wrap type="none"/>
            <w10:anchorlock/>
          </v:shape>
          <o:OLEObject Type="Embed" ProgID="Equation.DSMT4" ShapeID="_x0000_i1115" DrawAspect="Content" ObjectID="_1468075815" r:id="rId16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16" o:spt="75" type="#_x0000_t75" style="height:10.75pt;width:10.2pt;" o:ole="t" filled="f" o:preferrelative="t" stroked="f" coordsize="21600,21600">
            <v:path/>
            <v:fill on="f" focussize="0,0"/>
            <v:stroke on="f" joinstyle="miter"/>
            <v:imagedata r:id="rId172" o:title=""/>
            <o:lock v:ext="edit" aspectratio="t"/>
            <w10:wrap type="none"/>
            <w10:anchorlock/>
          </v:shape>
          <o:OLEObject Type="Embed" ProgID="Equation.DSMT4" ShapeID="_x0000_i1116" DrawAspect="Content" ObjectID="_1468075816" r:id="rId17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117" o:spt="75" type="#_x0000_t75" style="height:13.45pt;width:19.35pt;" o:ole="t" filled="f" o:preferrelative="t" stroked="f" coordsize="21600,21600">
            <v:path/>
            <v:fill on="f" focussize="0,0"/>
            <v:stroke on="f" joinstyle="miter"/>
            <v:imagedata r:id="rId174" o:title=""/>
            <o:lock v:ext="edit" aspectratio="t"/>
            <w10:wrap type="none"/>
            <w10:anchorlock/>
          </v:shape>
          <o:OLEObject Type="Embed" ProgID="Equation.DSMT4" ShapeID="_x0000_i1117" DrawAspect="Content" ObjectID="_1468075817" r:id="rId173">
            <o:LockedField>false</o:LockedField>
          </o:OLEObject>
        </w:object>
      </w:r>
      <w:r>
        <w:rPr>
          <w:rFonts w:ascii="Times New Roman" w:hAnsi="Times New Roman" w:eastAsia="仿宋" w:cs="Times New Roman"/>
          <w:b/>
          <w:bCs/>
          <w:sz w:val="24"/>
          <w:szCs w:val="24"/>
        </w:rPr>
        <w:t>R</w:t>
      </w:r>
      <w:r>
        <w:rPr>
          <w:rFonts w:ascii="Times New Roman" w:hAnsi="仿宋" w:eastAsia="仿宋" w:cs="Times New Roman"/>
          <w:sz w:val="24"/>
          <w:szCs w:val="24"/>
        </w:rPr>
        <w:t>）</w:t>
      </w:r>
      <w:r>
        <w:rPr>
          <w:rFonts w:ascii="Times New Roman" w:hAnsi="Times New Roman" w:eastAsia="仿宋" w:cs="Times New Roman"/>
          <w:sz w:val="24"/>
          <w:szCs w:val="24"/>
        </w:rPr>
        <w:t>,</w:t>
      </w:r>
      <w:r>
        <w:rPr>
          <w:rFonts w:ascii="Times New Roman" w:hAnsi="仿宋" w:eastAsia="仿宋" w:cs="Times New Roman"/>
          <w:sz w:val="24"/>
          <w:szCs w:val="24"/>
        </w:rPr>
        <w:t>则</w:t>
      </w:r>
      <w:r>
        <w:rPr>
          <w:rFonts w:ascii="Times New Roman" w:hAnsi="Times New Roman" w:eastAsia="仿宋" w:cs="Times New Roman"/>
          <w:position w:val="-10"/>
          <w:sz w:val="24"/>
          <w:szCs w:val="24"/>
        </w:rPr>
        <w:object>
          <v:shape id="_x0000_i1118" o:spt="75" type="#_x0000_t75" style="height:16.1pt;width:58.05pt;" o:ole="t" filled="f" o:preferrelative="t" stroked="f" coordsize="21600,21600">
            <v:path/>
            <v:fill on="f" focussize="0,0"/>
            <v:stroke on="f" joinstyle="miter"/>
            <v:imagedata r:id="rId176" o:title=""/>
            <o:lock v:ext="edit" aspectratio="t"/>
            <w10:wrap type="none"/>
            <w10:anchorlock/>
          </v:shape>
          <o:OLEObject Type="Embed" ProgID="Equation.DSMT4" ShapeID="_x0000_i1118" DrawAspect="Content" ObjectID="_1468075818" r:id="rId175">
            <o:LockedField>false</o:LockedField>
          </o:OLEObject>
        </w:object>
      </w:r>
      <w:r>
        <w:rPr>
          <w:rFonts w:ascii="Times New Roman" w:hAnsi="仿宋" w:eastAsia="仿宋" w:cs="Times New Roman"/>
          <w:sz w:val="24"/>
          <w:szCs w:val="24"/>
        </w:rPr>
        <w:t>，从而</w:t>
      </w:r>
      <w:r>
        <w:rPr>
          <w:rFonts w:ascii="Times New Roman" w:hAnsi="Times New Roman" w:eastAsia="仿宋" w:cs="Times New Roman"/>
          <w:position w:val="-6"/>
          <w:sz w:val="24"/>
          <w:szCs w:val="24"/>
        </w:rPr>
        <w:object>
          <v:shape id="_x0000_i1119" o:spt="75" type="#_x0000_t75" style="height:16.65pt;width:29pt;" o:ole="t" filled="f" o:preferrelative="t" stroked="f" coordsize="21600,21600">
            <v:path/>
            <v:fill on="f" focussize="0,0"/>
            <v:stroke on="f" joinstyle="miter"/>
            <v:imagedata r:id="rId178" o:title=""/>
            <o:lock v:ext="edit" aspectratio="t"/>
            <w10:wrap type="none"/>
            <w10:anchorlock/>
          </v:shape>
          <o:OLEObject Type="Embed" ProgID="Equation.DSMT4" ShapeID="_x0000_i1119" DrawAspect="Content" ObjectID="_1468075819" r:id="rId17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120" o:spt="75" type="#_x0000_t75" style="height:13.45pt;width:20.95pt;" o:ole="t" filled="f" o:preferrelative="t" stroked="f" coordsize="21600,21600">
            <v:path/>
            <v:fill on="f" focussize="0,0"/>
            <v:stroke on="f" joinstyle="miter"/>
            <v:imagedata r:id="rId180" o:title=""/>
            <o:lock v:ext="edit" aspectratio="t"/>
            <w10:wrap type="none"/>
            <w10:anchorlock/>
          </v:shape>
          <o:OLEObject Type="Embed" ProgID="Equation.DSMT4" ShapeID="_x0000_i1120" DrawAspect="Content" ObjectID="_1468075820" r:id="rId179">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121" o:spt="75" type="#_x0000_t75" style="height:16.65pt;width:31.7pt;" o:ole="t" filled="f" o:preferrelative="t" stroked="f" coordsize="21600,21600">
            <v:path/>
            <v:fill on="f" focussize="0,0"/>
            <v:stroke on="f" joinstyle="miter"/>
            <v:imagedata r:id="rId182" o:title=""/>
            <o:lock v:ext="edit" aspectratio="t"/>
            <w10:wrap type="none"/>
            <w10:anchorlock/>
          </v:shape>
          <o:OLEObject Type="Embed" ProgID="Equation.DSMT4" ShapeID="_x0000_i1121" DrawAspect="Content" ObjectID="_1468075821" r:id="rId1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22" o:spt="75" type="#_x0000_t75" style="height:13.45pt;width:27.95pt;" o:ole="t" filled="f" o:preferrelative="t" stroked="f" coordsize="21600,21600">
            <v:path/>
            <v:fill on="f" focussize="0,0"/>
            <v:stroke on="f" joinstyle="miter"/>
            <v:imagedata r:id="rId184" o:title=""/>
            <o:lock v:ext="edit" aspectratio="t"/>
            <w10:wrap type="none"/>
            <w10:anchorlock/>
          </v:shape>
          <o:OLEObject Type="Embed" ProgID="Equation.DSMT4" ShapeID="_x0000_i1122" DrawAspect="Content" ObjectID="_1468075822" r:id="rId183">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它们的数量积是</w:t>
      </w:r>
      <w:r>
        <w:rPr>
          <w:rFonts w:ascii="Times New Roman" w:hAnsi="Times New Roman" w:eastAsia="仿宋" w:cs="Times New Roman"/>
          <w:position w:val="-14"/>
          <w:sz w:val="24"/>
          <w:szCs w:val="24"/>
        </w:rPr>
        <w:object>
          <v:shape id="_x0000_i1123" o:spt="75" type="#_x0000_t75" style="height:20.95pt;width:127.9pt;" o:ole="t" filled="f" o:preferrelative="t" stroked="f" coordsize="21600,21600">
            <v:path/>
            <v:fill on="f" focussize="0,0"/>
            <v:stroke on="f" joinstyle="miter"/>
            <v:imagedata r:id="rId186" o:title=""/>
            <o:lock v:ext="edit" aspectratio="t"/>
            <w10:wrap type="none"/>
            <w10:anchorlock/>
          </v:shape>
          <o:OLEObject Type="Embed" ProgID="Equation.DSMT4" ShapeID="_x0000_i1123" DrawAspect="Content" ObjectID="_1468075823" r:id="rId185">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6"/>
          <w:sz w:val="24"/>
          <w:szCs w:val="24"/>
        </w:rPr>
        <w:object>
          <v:shape id="_x0000_i1124" o:spt="75" type="#_x0000_t75" style="height:16.65pt;width:52.1pt;" o:ole="t" filled="f" o:preferrelative="t" stroked="f" coordsize="21600,21600">
            <v:path/>
            <v:fill on="f" focussize="0,0"/>
            <v:stroke on="f" joinstyle="miter"/>
            <v:imagedata r:id="rId168" o:title=""/>
            <o:lock v:ext="edit" aspectratio="t"/>
            <w10:wrap type="none"/>
            <w10:anchorlock/>
          </v:shape>
          <o:OLEObject Type="Embed" ProgID="Equation.DSMT4" ShapeID="_x0000_i1124" DrawAspect="Content" ObjectID="_1468075824" r:id="rId18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因为</w:t>
      </w:r>
      <w:r>
        <w:rPr>
          <w:rFonts w:ascii="Times New Roman" w:hAnsi="Times New Roman" w:eastAsia="仿宋" w:cs="Times New Roman"/>
          <w:position w:val="-4"/>
          <w:sz w:val="24"/>
          <w:szCs w:val="24"/>
        </w:rPr>
        <w:object>
          <v:shape id="_x0000_i1125" o:spt="75" type="#_x0000_t75" style="height:13.45pt;width:7pt;" o:ole="t" filled="f" o:preferrelative="t" stroked="f" coordsize="21600,21600">
            <v:path/>
            <v:fill on="f" focussize="0,0"/>
            <v:stroke on="f" joinstyle="miter"/>
            <v:imagedata r:id="rId189" o:title=""/>
            <o:lock v:ext="edit" aspectratio="t"/>
            <w10:wrap type="none"/>
            <w10:anchorlock/>
          </v:shape>
          <o:OLEObject Type="Embed" ProgID="Equation.DSMT4" ShapeID="_x0000_i1125" DrawAspect="Content" ObjectID="_1468075825" r:id="rId188">
            <o:LockedField>false</o:LockedField>
          </o:OLEObject>
        </w:object>
      </w:r>
      <w:r>
        <w:rPr>
          <w:rFonts w:ascii="Times New Roman" w:hAnsi="仿宋" w:eastAsia="仿宋" w:cs="Times New Roman"/>
          <w:sz w:val="24"/>
          <w:szCs w:val="24"/>
        </w:rPr>
        <w:t>的模是</w:t>
      </w:r>
      <w:r>
        <w:rPr>
          <w:rFonts w:ascii="Times New Roman" w:hAnsi="Times New Roman" w:eastAsia="仿宋" w:cs="Times New Roman"/>
          <w:sz w:val="24"/>
          <w:szCs w:val="24"/>
        </w:rPr>
        <w:t>1</w:t>
      </w:r>
      <w:r>
        <w:rPr>
          <w:rFonts w:ascii="Times New Roman" w:hAnsi="仿宋" w:eastAsia="仿宋" w:cs="Times New Roman"/>
          <w:sz w:val="24"/>
          <w:szCs w:val="24"/>
        </w:rPr>
        <w:t>，辐角主值是</w:t>
      </w:r>
      <w:r>
        <w:rPr>
          <w:rFonts w:ascii="Times New Roman" w:hAnsi="Times New Roman" w:eastAsia="仿宋" w:cs="Times New Roman"/>
          <w:position w:val="-24"/>
          <w:sz w:val="24"/>
          <w:szCs w:val="24"/>
        </w:rPr>
        <w:object>
          <v:shape id="_x0000_i1126" o:spt="75" type="#_x0000_t75" style="height:31.15pt;width:12.35pt;" o:ole="t" filled="f" o:preferrelative="t" stroked="f" coordsize="21600,21600">
            <v:path/>
            <v:fill on="f" focussize="0,0"/>
            <v:stroke on="f" joinstyle="miter"/>
            <v:imagedata r:id="rId191" o:title=""/>
            <o:lock v:ext="edit" aspectratio="t"/>
            <w10:wrap type="none"/>
            <w10:anchorlock/>
          </v:shape>
          <o:OLEObject Type="Embed" ProgID="Equation.DSMT4" ShapeID="_x0000_i1126" DrawAspect="Content" ObjectID="_1468075826" r:id="rId190">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4"/>
          <w:sz w:val="24"/>
          <w:szCs w:val="24"/>
        </w:rPr>
        <w:object>
          <v:shape id="_x0000_i1127" o:spt="75" type="#_x0000_t75" style="height:10.2pt;width:10.2pt;" o:ole="t" filled="f" o:preferrelative="t" stroked="f" coordsize="21600,21600">
            <v:path/>
            <v:fill on="f" focussize="0,0"/>
            <v:stroke on="f" joinstyle="miter"/>
            <v:imagedata r:id="rId193" o:title=""/>
            <o:lock v:ext="edit" aspectratio="t"/>
            <w10:wrap type="none"/>
            <w10:anchorlock/>
          </v:shape>
          <o:OLEObject Type="Embed" ProgID="Equation.DSMT4" ShapeID="_x0000_i1127" DrawAspect="Content" ObjectID="_1468075827" r:id="rId192">
            <o:LockedField>false</o:LockedField>
          </o:OLEObject>
        </w:object>
      </w:r>
      <w:r>
        <w:rPr>
          <w:rFonts w:ascii="Times New Roman" w:hAnsi="仿宋" w:eastAsia="仿宋" w:cs="Times New Roman"/>
          <w:sz w:val="24"/>
          <w:szCs w:val="24"/>
        </w:rPr>
        <w:t>乘</w:t>
      </w:r>
      <w:r>
        <w:rPr>
          <w:rFonts w:ascii="Times New Roman" w:hAnsi="Times New Roman" w:eastAsia="仿宋" w:cs="Times New Roman"/>
          <w:position w:val="-4"/>
          <w:sz w:val="24"/>
          <w:szCs w:val="24"/>
        </w:rPr>
        <w:object>
          <v:shape id="_x0000_i1128" o:spt="75" type="#_x0000_t75" style="height:13.45pt;width:7pt;" o:ole="t" filled="f" o:preferrelative="t" stroked="f" coordsize="21600,21600">
            <v:path/>
            <v:fill on="f" focussize="0,0"/>
            <v:stroke on="f" joinstyle="miter"/>
            <v:imagedata r:id="rId195" o:title=""/>
            <o:lock v:ext="edit" aspectratio="t"/>
            <w10:wrap type="none"/>
            <w10:anchorlock/>
          </v:shape>
          <o:OLEObject Type="Embed" ProgID="Equation.DSMT4" ShapeID="_x0000_i1128" DrawAspect="Content" ObjectID="_1468075828" r:id="rId194">
            <o:LockedField>false</o:LockedField>
          </o:OLEObject>
        </w:object>
      </w:r>
      <w:r>
        <w:rPr>
          <w:rFonts w:ascii="Times New Roman" w:hAnsi="仿宋" w:eastAsia="仿宋" w:cs="Times New Roman"/>
          <w:sz w:val="24"/>
          <w:szCs w:val="24"/>
        </w:rPr>
        <w:t>就是将向量</w:t>
      </w:r>
      <w:r>
        <w:rPr>
          <w:rFonts w:ascii="Times New Roman" w:hAnsi="Times New Roman" w:eastAsia="仿宋" w:cs="Times New Roman"/>
          <w:position w:val="-6"/>
          <w:sz w:val="24"/>
          <w:szCs w:val="24"/>
        </w:rPr>
        <w:object>
          <v:shape id="_x0000_i1129" o:spt="75" type="#_x0000_t75" style="height:16.65pt;width:19.9pt;" o:ole="t" filled="f" o:preferrelative="t" stroked="f" coordsize="21600,21600">
            <v:path/>
            <v:fill on="f" focussize="0,0"/>
            <v:stroke on="f" joinstyle="miter"/>
            <v:imagedata r:id="rId197" o:title=""/>
            <o:lock v:ext="edit" aspectratio="t"/>
            <w10:wrap type="none"/>
            <w10:anchorlock/>
          </v:shape>
          <o:OLEObject Type="Embed" ProgID="Equation.DSMT4" ShapeID="_x0000_i1129" DrawAspect="Content" ObjectID="_1468075829" r:id="rId196">
            <o:LockedField>false</o:LockedField>
          </o:OLEObject>
        </w:object>
      </w:r>
      <w:r>
        <w:rPr>
          <w:rFonts w:ascii="Times New Roman" w:hAnsi="仿宋" w:eastAsia="仿宋" w:cs="Times New Roman"/>
          <w:sz w:val="24"/>
          <w:szCs w:val="24"/>
        </w:rPr>
        <w:t>绕坐标原点逆时针旋转</w:t>
      </w:r>
      <w:r>
        <w:rPr>
          <w:rFonts w:ascii="Times New Roman" w:hAnsi="Times New Roman" w:eastAsia="仿宋" w:cs="Times New Roman"/>
          <w:position w:val="-24"/>
          <w:sz w:val="24"/>
          <w:szCs w:val="24"/>
        </w:rPr>
        <w:object>
          <v:shape id="_x0000_i1130" o:spt="75" type="#_x0000_t75" style="height:31.15pt;width:12.35pt;" o:ole="t" filled="f" o:preferrelative="t" stroked="f" coordsize="21600,21600">
            <v:path/>
            <v:fill on="f" focussize="0,0"/>
            <v:stroke on="f" joinstyle="miter"/>
            <v:imagedata r:id="rId191" o:title=""/>
            <o:lock v:ext="edit" aspectratio="t"/>
            <w10:wrap type="none"/>
            <w10:anchorlock/>
          </v:shape>
          <o:OLEObject Type="Embed" ProgID="Equation.DSMT4" ShapeID="_x0000_i1130" DrawAspect="Content" ObjectID="_1468075830" r:id="rId198">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5] </w:t>
      </w:r>
      <w:r>
        <w:rPr>
          <w:rFonts w:ascii="Times New Roman" w:hAnsi="仿宋" w:eastAsia="仿宋" w:cs="Times New Roman"/>
          <w:sz w:val="24"/>
          <w:szCs w:val="24"/>
        </w:rPr>
        <w:t>三角形式下复数的乘法运算体现了怎样的几何变换？</w:t>
      </w:r>
    </w:p>
    <w:p>
      <w:pPr>
        <w:tabs>
          <w:tab w:val="left" w:pos="420"/>
        </w:tabs>
        <w:adjustRightInd w:val="0"/>
        <w:snapToGrid w:val="0"/>
        <w:spacing w:line="312" w:lineRule="auto"/>
        <w:ind w:firstLine="240" w:firstLineChars="1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ascii="Times New Roman" w:hAnsi="仿宋" w:eastAsia="仿宋" w:cs="Times New Roman"/>
          <w:sz w:val="24"/>
          <w:szCs w:val="24"/>
        </w:rPr>
        <w:t>一般地，把复数</w:t>
      </w:r>
      <w:r>
        <w:rPr>
          <w:rFonts w:ascii="Times New Roman" w:hAnsi="Times New Roman" w:eastAsia="仿宋" w:cs="Times New Roman"/>
          <w:position w:val="-12"/>
          <w:sz w:val="24"/>
          <w:szCs w:val="24"/>
        </w:rPr>
        <w:object>
          <v:shape id="_x0000_i1131" o:spt="75" type="#_x0000_t75" style="height:19.35pt;width:104.8pt;" o:ole="t" filled="f" o:preferrelative="t" stroked="f" coordsize="21600,21600">
            <v:path/>
            <v:fill on="f" focussize="0,0"/>
            <v:stroke on="f" joinstyle="miter"/>
            <v:imagedata r:id="rId200" o:title=""/>
            <o:lock v:ext="edit" aspectratio="t"/>
            <w10:wrap type="none"/>
            <w10:anchorlock/>
          </v:shape>
          <o:OLEObject Type="Embed" ProgID="Equation.DSMT4" ShapeID="_x0000_i1131" DrawAspect="Content" ObjectID="_1468075831" r:id="rId199">
            <o:LockedField>false</o:LockedField>
          </o:OLEObject>
        </w:object>
      </w:r>
      <w:r>
        <w:rPr>
          <w:rFonts w:ascii="Times New Roman" w:hAnsi="仿宋" w:eastAsia="仿宋" w:cs="Times New Roman"/>
          <w:sz w:val="24"/>
          <w:szCs w:val="24"/>
        </w:rPr>
        <w:t>乘任意一个复数</w:t>
      </w:r>
      <w:r>
        <w:rPr>
          <w:rFonts w:ascii="Times New Roman" w:hAnsi="Times New Roman" w:eastAsia="仿宋" w:cs="Times New Roman"/>
          <w:position w:val="-12"/>
          <w:sz w:val="24"/>
          <w:szCs w:val="24"/>
        </w:rPr>
        <w:object>
          <v:shape id="_x0000_i1132" o:spt="75" type="#_x0000_t75" style="height:19.35pt;width:105.3pt;" o:ole="t" filled="f" o:preferrelative="t" stroked="f" coordsize="21600,21600">
            <v:path/>
            <v:fill on="f" focussize="0,0"/>
            <v:stroke on="f" joinstyle="miter"/>
            <v:imagedata r:id="rId202" o:title=""/>
            <o:lock v:ext="edit" aspectratio="t"/>
            <w10:wrap type="none"/>
            <w10:anchorlock/>
          </v:shape>
          <o:OLEObject Type="Embed" ProgID="Equation.DSMT4" ShapeID="_x0000_i1132" DrawAspect="Content" ObjectID="_1468075832" r:id="rId201">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其中</w:t>
      </w:r>
      <w:r>
        <w:rPr>
          <w:rFonts w:ascii="Times New Roman" w:hAnsi="Times New Roman" w:eastAsia="仿宋" w:cs="Times New Roman"/>
          <w:position w:val="-12"/>
          <w:sz w:val="24"/>
          <w:szCs w:val="24"/>
        </w:rPr>
        <w:object>
          <v:shape id="_x0000_i1133" o:spt="75" type="#_x0000_t75" style="height:19.35pt;width:56.4pt;" o:ole="t" filled="f" o:preferrelative="t" stroked="f" coordsize="21600,21600">
            <v:path/>
            <v:fill on="f" focussize="0,0"/>
            <v:stroke on="f" joinstyle="miter"/>
            <v:imagedata r:id="rId204" o:title=""/>
            <o:lock v:ext="edit" aspectratio="t"/>
            <w10:wrap type="none"/>
            <w10:anchorlock/>
          </v:shape>
          <o:OLEObject Type="Embed" ProgID="Equation.DSMT4" ShapeID="_x0000_i1133" DrawAspect="Content" ObjectID="_1468075833" r:id="rId20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134" o:spt="75" type="#_x0000_t75" style="height:19.35pt;width:56.4pt;" o:ole="t" filled="f" o:preferrelative="t" stroked="f" coordsize="21600,21600">
            <v:path/>
            <v:fill on="f" focussize="0,0"/>
            <v:stroke on="f" joinstyle="miter"/>
            <v:imagedata r:id="rId206" o:title=""/>
            <o:lock v:ext="edit" aspectratio="t"/>
            <w10:wrap type="none"/>
            <w10:anchorlock/>
          </v:shape>
          <o:OLEObject Type="Embed" ProgID="Equation.DSMT4" ShapeID="_x0000_i1134" DrawAspect="Content" ObjectID="_1468075834" r:id="rId205">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，在几何上就是对复数</w:t>
      </w:r>
      <w:r>
        <w:rPr>
          <w:rFonts w:ascii="Times New Roman" w:hAnsi="Times New Roman" w:eastAsia="仿宋" w:cs="Times New Roman"/>
          <w:position w:val="-12"/>
          <w:sz w:val="24"/>
          <w:szCs w:val="24"/>
        </w:rPr>
        <w:object>
          <v:shape id="_x0000_i1135" o:spt="75" type="#_x0000_t75" style="height:19.35pt;width:10.75pt;" o:ole="t" filled="f" o:preferrelative="t" stroked="f" coordsize="21600,21600">
            <v:path/>
            <v:fill on="f" focussize="0,0"/>
            <v:stroke on="f" joinstyle="miter"/>
            <v:imagedata r:id="rId208" o:title=""/>
            <o:lock v:ext="edit" aspectratio="t"/>
            <w10:wrap type="none"/>
            <w10:anchorlock/>
          </v:shape>
          <o:OLEObject Type="Embed" ProgID="Equation.DSMT4" ShapeID="_x0000_i1135" DrawAspect="Content" ObjectID="_1468075835" r:id="rId207">
            <o:LockedField>false</o:LockedField>
          </o:OLEObject>
        </w:object>
      </w:r>
      <w:r>
        <w:rPr>
          <w:rFonts w:ascii="Times New Roman" w:hAnsi="仿宋" w:eastAsia="仿宋" w:cs="Times New Roman"/>
          <w:sz w:val="24"/>
          <w:szCs w:val="24"/>
        </w:rPr>
        <w:t>对应的向量</w:t>
      </w:r>
      <w:r>
        <w:rPr>
          <w:rFonts w:ascii="Times New Roman" w:hAnsi="Times New Roman" w:eastAsia="仿宋" w:cs="Times New Roman"/>
          <w:position w:val="-12"/>
          <w:sz w:val="24"/>
          <w:szCs w:val="24"/>
        </w:rPr>
        <w:object>
          <v:shape id="_x0000_i1136" o:spt="75" type="#_x0000_t75" style="height:20.4pt;width:22.55pt;" o:ole="t" filled="f" o:preferrelative="t" stroked="f" coordsize="21600,21600">
            <v:path/>
            <v:fill on="f" focussize="0,0"/>
            <v:stroke on="f" joinstyle="miter"/>
            <v:imagedata r:id="rId210" o:title=""/>
            <o:lock v:ext="edit" aspectratio="t"/>
            <w10:wrap type="none"/>
            <w10:anchorlock/>
          </v:shape>
          <o:OLEObject Type="Embed" ProgID="Equation.DSMT4" ShapeID="_x0000_i1136" DrawAspect="Content" ObjectID="_1468075836" r:id="rId209">
            <o:LockedField>false</o:LockedField>
          </o:OLEObject>
        </w:object>
      </w:r>
      <w:r>
        <w:rPr>
          <w:rFonts w:ascii="Times New Roman" w:hAnsi="仿宋" w:eastAsia="仿宋" w:cs="Times New Roman"/>
          <w:sz w:val="24"/>
          <w:szCs w:val="24"/>
        </w:rPr>
        <w:t>作两个变换的合成：先伸缩，再旋转，或者先旋转，后伸缩．</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从复数乘法的结果我们知道，这两个不同顺序会得到同样的结果．复数乘法是描述平面上的旋转变换最为便捷的工具之一．</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4201795</wp:posOffset>
            </wp:positionH>
            <wp:positionV relativeFrom="paragraph">
              <wp:posOffset>99060</wp:posOffset>
            </wp:positionV>
            <wp:extent cx="1108710" cy="1329690"/>
            <wp:effectExtent l="19050" t="0" r="0" b="0"/>
            <wp:wrapSquare wrapText="bothSides"/>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noChangeArrowheads="1"/>
                    </pic:cNvPicPr>
                  </pic:nvPicPr>
                  <pic:blipFill>
                    <a:blip r:embed="rId211" cstate="print"/>
                    <a:srcRect/>
                    <a:stretch>
                      <a:fillRect/>
                    </a:stretch>
                  </pic:blipFill>
                  <pic:spPr>
                    <a:xfrm>
                      <a:off x="0" y="0"/>
                      <a:ext cx="1108710" cy="1329690"/>
                    </a:xfrm>
                    <a:prstGeom prst="rect">
                      <a:avLst/>
                    </a:prstGeom>
                    <a:noFill/>
                    <a:ln w="9525">
                      <a:noFill/>
                      <a:miter lim="800000"/>
                      <a:headEnd/>
                      <a:tailEnd/>
                    </a:ln>
                  </pic:spPr>
                </pic:pic>
              </a:graphicData>
            </a:graphic>
          </wp:anchor>
        </w:drawing>
      </w:r>
      <w:r>
        <w:rPr>
          <w:rFonts w:ascii="Times New Roman" w:hAnsi="Times New Roman" w:eastAsia="仿宋" w:cs="Times New Roman"/>
          <w:sz w:val="24"/>
          <w:szCs w:val="24"/>
        </w:rPr>
        <w:tab/>
      </w:r>
      <w:r>
        <w:rPr>
          <w:rFonts w:ascii="Times New Roman" w:hAnsi="仿宋" w:eastAsia="仿宋" w:cs="Times New Roman"/>
          <w:sz w:val="24"/>
          <w:szCs w:val="24"/>
        </w:rPr>
        <w:t>例</w:t>
      </w:r>
      <w:r>
        <w:rPr>
          <w:rFonts w:ascii="Times New Roman" w:hAnsi="Times New Roman" w:eastAsia="仿宋" w:cs="Times New Roman"/>
          <w:sz w:val="24"/>
          <w:szCs w:val="24"/>
        </w:rPr>
        <w:t xml:space="preserve">2 </w:t>
      </w:r>
      <w:r>
        <w:rPr>
          <w:rFonts w:ascii="Times New Roman" w:hAnsi="仿宋" w:eastAsia="仿宋" w:cs="Times New Roman"/>
          <w:sz w:val="24"/>
          <w:szCs w:val="24"/>
        </w:rPr>
        <w:t>如图，设复数</w:t>
      </w:r>
      <w:r>
        <w:rPr>
          <w:rFonts w:ascii="Times New Roman" w:hAnsi="Times New Roman" w:eastAsia="仿宋" w:cs="Times New Roman"/>
          <w:position w:val="-4"/>
          <w:sz w:val="24"/>
          <w:szCs w:val="24"/>
        </w:rPr>
        <w:object>
          <v:shape id="_x0000_i1137" o:spt="75" type="#_x0000_t75" style="height:13.45pt;width:36.55pt;" o:ole="t" filled="f" o:preferrelative="t" stroked="f" coordsize="21600,21600">
            <v:path/>
            <v:fill on="f" focussize="0,0"/>
            <v:stroke on="f" joinstyle="miter"/>
            <v:imagedata r:id="rId213" o:title=""/>
            <o:lock v:ext="edit" aspectratio="t"/>
            <w10:wrap type="none"/>
            <w10:anchorlock/>
          </v:shape>
          <o:OLEObject Type="Embed" ProgID="Equation.DSMT4" ShapeID="_x0000_i1137" DrawAspect="Content" ObjectID="_1468075837" r:id="rId212">
            <o:LockedField>false</o:LockedField>
          </o:OLEObject>
        </w:object>
      </w:r>
      <w:r>
        <w:rPr>
          <w:rFonts w:ascii="Times New Roman" w:hAnsi="仿宋" w:eastAsia="仿宋" w:cs="Times New Roman"/>
          <w:sz w:val="24"/>
          <w:szCs w:val="24"/>
        </w:rPr>
        <w:t>在复平面上所对应的向量是</w:t>
      </w:r>
      <w:r>
        <w:rPr>
          <w:rFonts w:ascii="Times New Roman" w:hAnsi="Times New Roman" w:eastAsia="仿宋" w:cs="Times New Roman"/>
          <w:position w:val="-6"/>
          <w:sz w:val="24"/>
          <w:szCs w:val="24"/>
        </w:rPr>
        <w:object>
          <v:shape id="_x0000_i1138" o:spt="75" type="#_x0000_t75" style="height:18.25pt;width:20.4pt;" o:ole="t" filled="f" o:preferrelative="t" stroked="f" coordsize="21600,21600">
            <v:path/>
            <v:fill on="f" focussize="0,0"/>
            <v:stroke on="f" joinstyle="miter"/>
            <v:imagedata r:id="rId215" o:title=""/>
            <o:lock v:ext="edit" aspectratio="t"/>
            <w10:wrap type="none"/>
            <w10:anchorlock/>
          </v:shape>
          <o:OLEObject Type="Embed" ProgID="Equation.DSMT4" ShapeID="_x0000_i1138" DrawAspect="Content" ObjectID="_1468075838" r:id="rId214">
            <o:LockedField>false</o:LockedField>
          </o:OLEObject>
        </w:object>
      </w:r>
      <w:r>
        <w:rPr>
          <w:rFonts w:ascii="Times New Roman" w:hAnsi="仿宋" w:eastAsia="仿宋" w:cs="Times New Roman"/>
          <w:sz w:val="24"/>
          <w:szCs w:val="24"/>
        </w:rPr>
        <w:t>，将</w:t>
      </w:r>
      <w:r>
        <w:rPr>
          <w:rFonts w:ascii="Times New Roman" w:hAnsi="Times New Roman" w:eastAsia="仿宋" w:cs="Times New Roman"/>
          <w:position w:val="-6"/>
          <w:sz w:val="24"/>
          <w:szCs w:val="24"/>
        </w:rPr>
        <w:object>
          <v:shape id="_x0000_i1139" o:spt="75" type="#_x0000_t75" style="height:18.25pt;width:20.4pt;" o:ole="t" filled="f" o:preferrelative="t" stroked="f" coordsize="21600,21600">
            <v:path/>
            <v:fill on="f" focussize="0,0"/>
            <v:stroke on="f" joinstyle="miter"/>
            <v:imagedata r:id="rId217" o:title=""/>
            <o:lock v:ext="edit" aspectratio="t"/>
            <w10:wrap type="none"/>
            <w10:anchorlock/>
          </v:shape>
          <o:OLEObject Type="Embed" ProgID="Equation.DSMT4" ShapeID="_x0000_i1139" DrawAspect="Content" ObjectID="_1468075839" r:id="rId216">
            <o:LockedField>false</o:LockedField>
          </o:OLEObject>
        </w:object>
      </w:r>
      <w:r>
        <w:rPr>
          <w:rFonts w:ascii="Times New Roman" w:hAnsi="仿宋" w:eastAsia="仿宋" w:cs="Times New Roman"/>
          <w:sz w:val="24"/>
          <w:szCs w:val="24"/>
        </w:rPr>
        <w:t>绕原点</w:t>
      </w:r>
      <w:r>
        <w:rPr>
          <w:rFonts w:ascii="Times New Roman" w:hAnsi="Times New Roman" w:eastAsia="仿宋" w:cs="Times New Roman"/>
          <w:position w:val="-6"/>
          <w:sz w:val="24"/>
          <w:szCs w:val="24"/>
        </w:rPr>
        <w:object>
          <v:shape id="_x0000_i1140" o:spt="75" type="#_x0000_t75" style="height:15.05pt;width:13.45pt;" o:ole="t" filled="f" o:preferrelative="t" stroked="f" coordsize="21600,21600">
            <v:path/>
            <v:fill on="f" focussize="0,0"/>
            <v:stroke on="f" joinstyle="miter"/>
            <v:imagedata r:id="rId219" o:title=""/>
            <o:lock v:ext="edit" aspectratio="t"/>
            <w10:wrap type="none"/>
            <w10:anchorlock/>
          </v:shape>
          <o:OLEObject Type="Embed" ProgID="Equation.DSMT4" ShapeID="_x0000_i1140" DrawAspect="Content" ObjectID="_1468075840" r:id="rId218">
            <o:LockedField>false</o:LockedField>
          </o:OLEObject>
        </w:object>
      </w:r>
      <w:r>
        <w:rPr>
          <w:rFonts w:ascii="Times New Roman" w:hAnsi="仿宋" w:eastAsia="仿宋" w:cs="Times New Roman"/>
          <w:sz w:val="24"/>
          <w:szCs w:val="24"/>
        </w:rPr>
        <w:t>逆时针旋转</w:t>
      </w:r>
      <w:r>
        <w:rPr>
          <w:rFonts w:ascii="Times New Roman" w:hAnsi="Times New Roman" w:eastAsia="仿宋" w:cs="Times New Roman"/>
          <w:position w:val="-6"/>
          <w:sz w:val="24"/>
          <w:szCs w:val="24"/>
        </w:rPr>
        <w:object>
          <v:shape id="_x0000_i1141" o:spt="75" type="#_x0000_t75" style="height:13.45pt;width:25.25pt;" o:ole="t" filled="f" o:preferrelative="t" stroked="f" coordsize="21600,21600">
            <v:path/>
            <v:fill on="f" focussize="0,0"/>
            <v:stroke on="f" joinstyle="miter"/>
            <v:imagedata r:id="rId221" o:title=""/>
            <o:lock v:ext="edit" aspectratio="t"/>
            <w10:wrap type="none"/>
            <w10:anchorlock/>
          </v:shape>
          <o:OLEObject Type="Embed" ProgID="Equation.DSMT4" ShapeID="_x0000_i1141" DrawAspect="Content" ObjectID="_1468075841" r:id="rId220">
            <o:LockedField>false</o:LockedField>
          </o:OLEObject>
        </w:object>
      </w:r>
      <w:r>
        <w:rPr>
          <w:rFonts w:ascii="Times New Roman" w:hAnsi="仿宋" w:eastAsia="仿宋" w:cs="Times New Roman"/>
          <w:sz w:val="24"/>
          <w:szCs w:val="24"/>
        </w:rPr>
        <w:t>得到向量</w:t>
      </w:r>
      <w:r>
        <w:rPr>
          <w:rFonts w:ascii="Times New Roman" w:hAnsi="Times New Roman" w:eastAsia="仿宋" w:cs="Times New Roman"/>
          <w:position w:val="-6"/>
          <w:sz w:val="24"/>
          <w:szCs w:val="24"/>
        </w:rPr>
        <w:object>
          <v:shape id="_x0000_i1142" o:spt="75" type="#_x0000_t75" style="height:18.25pt;width:22.05pt;" o:ole="t" filled="f" o:preferrelative="t" stroked="f" coordsize="21600,21600">
            <v:path/>
            <v:fill on="f" focussize="0,0"/>
            <v:stroke on="f" joinstyle="miter"/>
            <v:imagedata r:id="rId223" o:title=""/>
            <o:lock v:ext="edit" aspectratio="t"/>
            <w10:wrap type="none"/>
            <w10:anchorlock/>
          </v:shape>
          <o:OLEObject Type="Embed" ProgID="Equation.DSMT4" ShapeID="_x0000_i1142" DrawAspect="Content" ObjectID="_1468075842" r:id="rId222">
            <o:LockedField>false</o:LockedField>
          </o:OLEObject>
        </w:object>
      </w:r>
      <w:r>
        <w:rPr>
          <w:rFonts w:ascii="Times New Roman" w:hAnsi="仿宋" w:eastAsia="仿宋" w:cs="Times New Roman"/>
          <w:sz w:val="24"/>
          <w:szCs w:val="24"/>
        </w:rPr>
        <w:t>．求向量</w:t>
      </w:r>
      <w:r>
        <w:rPr>
          <w:rFonts w:ascii="Times New Roman" w:hAnsi="Times New Roman" w:eastAsia="仿宋" w:cs="Times New Roman"/>
          <w:position w:val="-6"/>
          <w:sz w:val="24"/>
          <w:szCs w:val="24"/>
        </w:rPr>
        <w:object>
          <v:shape id="_x0000_i1143" o:spt="75" type="#_x0000_t75" style="height:18.25pt;width:22.05pt;" o:ole="t" filled="f" o:preferrelative="t" stroked="f" coordsize="21600,21600">
            <v:path/>
            <v:fill on="f" focussize="0,0"/>
            <v:stroke on="f" joinstyle="miter"/>
            <v:imagedata r:id="rId225" o:title=""/>
            <o:lock v:ext="edit" aspectratio="t"/>
            <w10:wrap type="none"/>
            <w10:anchorlock/>
          </v:shape>
          <o:OLEObject Type="Embed" ProgID="Equation.DSMT4" ShapeID="_x0000_i1143" DrawAspect="Content" ObjectID="_1468075843" r:id="rId224">
            <o:LockedField>false</o:LockedField>
          </o:OLEObject>
        </w:object>
      </w:r>
      <w:r>
        <w:rPr>
          <w:rFonts w:ascii="Times New Roman" w:hAnsi="仿宋" w:eastAsia="仿宋" w:cs="Times New Roman"/>
          <w:sz w:val="24"/>
          <w:szCs w:val="24"/>
        </w:rPr>
        <w:t>所对应的复数．（结果用复数的代数形式表示）</w:t>
      </w:r>
    </w:p>
    <w:p>
      <w:pPr>
        <w:tabs>
          <w:tab w:val="left" w:pos="420"/>
        </w:tabs>
        <w:adjustRightInd w:val="0"/>
        <w:snapToGrid w:val="0"/>
        <w:spacing w:line="312" w:lineRule="auto"/>
        <w:ind w:firstLine="240" w:firstLineChars="1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ascii="Times New Roman" w:hAnsi="仿宋" w:eastAsia="仿宋" w:cs="Times New Roman"/>
          <w:sz w:val="24"/>
          <w:szCs w:val="24"/>
        </w:rPr>
        <w:t>解</w:t>
      </w:r>
      <w:r>
        <w:rPr>
          <w:rFonts w:ascii="Times New Roman" w:hAnsi="Times New Roman" w:eastAsia="仿宋" w:cs="Times New Roman"/>
          <w:sz w:val="24"/>
          <w:szCs w:val="24"/>
        </w:rPr>
        <w:t xml:space="preserve"> </w:t>
      </w:r>
      <w:r>
        <w:rPr>
          <w:rFonts w:ascii="Times New Roman" w:hAnsi="仿宋" w:eastAsia="仿宋" w:cs="Times New Roman"/>
          <w:sz w:val="24"/>
          <w:szCs w:val="24"/>
        </w:rPr>
        <w:t>设向量</w:t>
      </w:r>
      <w:r>
        <w:rPr>
          <w:rFonts w:ascii="Times New Roman" w:hAnsi="Times New Roman" w:eastAsia="仿宋" w:cs="Times New Roman"/>
          <w:position w:val="-6"/>
          <w:sz w:val="24"/>
          <w:szCs w:val="24"/>
        </w:rPr>
        <w:object>
          <v:shape id="_x0000_i1144" o:spt="75" type="#_x0000_t75" style="height:18.25pt;width:22.05pt;" o:ole="t" filled="f" o:preferrelative="t" stroked="f" coordsize="21600,21600">
            <v:path/>
            <v:fill on="f" focussize="0,0"/>
            <v:stroke on="f" joinstyle="miter"/>
            <v:imagedata r:id="rId227" o:title=""/>
            <o:lock v:ext="edit" aspectratio="t"/>
            <w10:wrap type="none"/>
            <w10:anchorlock/>
          </v:shape>
          <o:OLEObject Type="Embed" ProgID="Equation.DSMT4" ShapeID="_x0000_i1144" DrawAspect="Content" ObjectID="_1468075844" r:id="rId226">
            <o:LockedField>false</o:LockedField>
          </o:OLEObject>
        </w:object>
      </w:r>
      <w:r>
        <w:rPr>
          <w:rFonts w:ascii="Times New Roman" w:hAnsi="仿宋" w:eastAsia="仿宋" w:cs="Times New Roman"/>
          <w:sz w:val="24"/>
          <w:szCs w:val="24"/>
        </w:rPr>
        <w:t>对应的复数为</w:t>
      </w:r>
      <w:r>
        <w:rPr>
          <w:rFonts w:ascii="Times New Roman" w:hAnsi="Times New Roman" w:eastAsia="仿宋" w:cs="Times New Roman"/>
          <w:position w:val="-4"/>
          <w:sz w:val="24"/>
          <w:szCs w:val="24"/>
        </w:rPr>
        <w:object>
          <v:shape id="_x0000_i1145" o:spt="75" type="#_x0000_t75" style="height:13.45pt;width:13.45pt;" o:ole="t" filled="f" o:preferrelative="t" stroked="f" coordsize="21600,21600">
            <v:path/>
            <v:fill on="f" focussize="0,0"/>
            <v:stroke on="f" joinstyle="miter"/>
            <v:imagedata r:id="rId229" o:title=""/>
            <o:lock v:ext="edit" aspectratio="t"/>
            <w10:wrap type="none"/>
            <w10:anchorlock/>
          </v:shape>
          <o:OLEObject Type="Embed" ProgID="Equation.DSMT4" ShapeID="_x0000_i1145" DrawAspect="Content" ObjectID="_1468075845" r:id="rId228">
            <o:LockedField>false</o:LockedField>
          </o:OLEObject>
        </w:object>
      </w:r>
      <w:r>
        <w:rPr>
          <w:rFonts w:ascii="Times New Roman" w:hAnsi="仿宋" w:eastAsia="仿宋" w:cs="Times New Roman"/>
          <w:sz w:val="24"/>
          <w:szCs w:val="24"/>
        </w:rPr>
        <w:t>，则</w:t>
      </w:r>
      <w:r>
        <w:rPr>
          <w:rFonts w:ascii="Times New Roman" w:hAnsi="Times New Roman" w:eastAsia="仿宋" w:cs="Times New Roman"/>
          <w:sz w:val="24"/>
          <w:szCs w:val="24"/>
        </w:rPr>
        <w:t xml:space="preserve">        </w:t>
      </w:r>
      <w:r>
        <w:rPr>
          <w:rFonts w:ascii="Times New Roman" w:hAnsi="Times New Roman" w:eastAsia="仿宋" w:cs="Times New Roman"/>
          <w:position w:val="-10"/>
          <w:sz w:val="24"/>
          <w:szCs w:val="24"/>
        </w:rPr>
        <w:object>
          <v:shape id="_x0000_i1146" o:spt="75" type="#_x0000_t75" style="height:17.2pt;width:163.9pt;" o:ole="t" filled="f" o:preferrelative="t" stroked="f" coordsize="21600,21600">
            <v:path/>
            <v:fill on="f" focussize="0,0"/>
            <v:stroke on="f" joinstyle="miter"/>
            <v:imagedata r:id="rId231" o:title=""/>
            <o:lock v:ext="edit" aspectratio="t"/>
            <w10:wrap type="none"/>
            <w10:anchorlock/>
          </v:shape>
          <o:OLEObject Type="Embed" ProgID="Equation.DSMT4" ShapeID="_x0000_i1146" DrawAspect="Content" ObjectID="_1468075846" r:id="rId230">
            <o:LockedField>false</o:LockedField>
          </o:OLEObject>
        </w:object>
      </w:r>
      <w:r>
        <w:rPr>
          <w:rFonts w:ascii="Times New Roman" w:hAnsi="Times New Roman" w:eastAsia="仿宋" w:cs="Times New Roman"/>
          <w:position w:val="-34"/>
          <w:sz w:val="24"/>
          <w:szCs w:val="24"/>
        </w:rPr>
        <w:object>
          <v:shape id="_x0000_i1147" o:spt="75" type="#_x0000_t75" style="height:39.2pt;width:115.5pt;" o:ole="t" filled="f" o:preferrelative="t" stroked="f" coordsize="21600,21600">
            <v:path/>
            <v:fill on="f" focussize="0,0"/>
            <v:stroke on="f" joinstyle="miter"/>
            <v:imagedata r:id="rId233" o:title=""/>
            <o:lock v:ext="edit" aspectratio="t"/>
            <w10:wrap type="none"/>
            <w10:anchorlock/>
          </v:shape>
          <o:OLEObject Type="Embed" ProgID="Equation.DSMT4" ShapeID="_x0000_i1147" DrawAspect="Content" ObjectID="_1468075847" r:id="rId232">
            <o:LockedField>false</o:LockedField>
          </o:OLEObject>
        </w:object>
      </w:r>
      <w:r>
        <w:rPr>
          <w:rFonts w:ascii="Times New Roman" w:hAnsi="Times New Roman" w:eastAsia="仿宋" w:cs="Times New Roman"/>
          <w:position w:val="-10"/>
          <w:sz w:val="24"/>
          <w:szCs w:val="24"/>
        </w:rPr>
        <w:object>
          <v:shape id="_x0000_i1148" o:spt="75" type="#_x0000_t75" style="height:20.4pt;width:99.95pt;" o:ole="t" filled="f" o:preferrelative="t" stroked="f" coordsize="21600,21600">
            <v:path/>
            <v:fill on="f" focussize="0,0"/>
            <v:stroke on="f" joinstyle="miter"/>
            <v:imagedata r:id="rId235" o:title=""/>
            <o:lock v:ext="edit" aspectratio="t"/>
            <w10:wrap type="none"/>
            <w10:anchorlock/>
          </v:shape>
          <o:OLEObject Type="Embed" ProgID="Equation.DSMT4" ShapeID="_x0000_i1148" DrawAspect="Content" ObjectID="_1468075848" r:id="rId234">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05"/>
        <w:jc w:val="left"/>
        <w:rPr>
          <w:rStyle w:val="10"/>
          <w:rFonts w:ascii="Times New Roman" w:hAnsi="Times New Roman" w:eastAsia="仿宋" w:cs="Times New Roman"/>
          <w:i w:val="0"/>
          <w:sz w:val="24"/>
          <w:szCs w:val="24"/>
        </w:rPr>
      </w:pPr>
      <w:r>
        <w:rPr>
          <w:rFonts w:ascii="Times New Roman" w:hAnsi="仿宋" w:eastAsia="仿宋" w:cs="Times New Roman"/>
          <w:sz w:val="24"/>
          <w:szCs w:val="24"/>
        </w:rPr>
        <w:t>类比</w:t>
      </w:r>
      <w:r>
        <w:rPr>
          <w:rStyle w:val="10"/>
          <w:rFonts w:ascii="Times New Roman" w:hAnsi="仿宋" w:eastAsia="仿宋" w:cs="Times New Roman"/>
          <w:i w:val="0"/>
          <w:sz w:val="24"/>
          <w:szCs w:val="24"/>
        </w:rPr>
        <w:t>三角形式下复数的乘法运算，我们继续研究三角形式下复数的除法运算．</w:t>
      </w:r>
    </w:p>
    <w:p>
      <w:pPr>
        <w:tabs>
          <w:tab w:val="left" w:pos="420"/>
        </w:tabs>
        <w:adjustRightInd w:val="0"/>
        <w:snapToGrid w:val="0"/>
        <w:spacing w:line="312" w:lineRule="auto"/>
        <w:jc w:val="left"/>
        <w:rPr>
          <w:rFonts w:ascii="Times New Roman" w:hAnsi="Times New Roman" w:eastAsia="仿宋" w:cs="Times New Roman"/>
          <w:sz w:val="24"/>
          <w:szCs w:val="24"/>
        </w:rPr>
      </w:pPr>
      <w:r>
        <w:rPr>
          <w:rStyle w:val="10"/>
          <w:rFonts w:ascii="Times New Roman" w:hAnsi="Times New Roman" w:eastAsia="仿宋" w:cs="Times New Roman"/>
          <w:i w:val="0"/>
          <w:sz w:val="24"/>
          <w:szCs w:val="24"/>
        </w:rPr>
        <w:tab/>
      </w:r>
      <w:r>
        <w:rPr>
          <w:rFonts w:ascii="Times New Roman" w:hAnsi="Times New Roman" w:eastAsia="仿宋" w:cs="Times New Roman"/>
          <w:sz w:val="24"/>
          <w:szCs w:val="24"/>
        </w:rPr>
        <w:t>2</w:t>
      </w:r>
      <w:r>
        <w:rPr>
          <w:rStyle w:val="10"/>
          <w:rFonts w:ascii="Times New Roman" w:hAnsi="仿宋" w:eastAsia="仿宋" w:cs="Times New Roman"/>
          <w:i w:val="0"/>
          <w:sz w:val="24"/>
          <w:szCs w:val="24"/>
        </w:rPr>
        <w:t>．三角形式下复数的除法运算</w:t>
      </w:r>
    </w:p>
    <w:p>
      <w:pPr>
        <w:tabs>
          <w:tab w:val="left" w:pos="420"/>
        </w:tabs>
        <w:adjustRightInd w:val="0"/>
        <w:snapToGrid w:val="0"/>
        <w:spacing w:line="312" w:lineRule="auto"/>
        <w:ind w:firstLine="405"/>
        <w:jc w:val="left"/>
        <w:rPr>
          <w:rStyle w:val="10"/>
          <w:rFonts w:ascii="Times New Roman" w:hAnsi="Times New Roman" w:eastAsia="仿宋" w:cs="Times New Roman"/>
          <w:i w:val="0"/>
          <w:sz w:val="24"/>
          <w:szCs w:val="24"/>
        </w:rPr>
      </w:pPr>
      <w:r>
        <w:rPr>
          <w:rStyle w:val="10"/>
          <w:rFonts w:ascii="Times New Roman" w:hAnsi="Times New Roman" w:eastAsia="仿宋" w:cs="Times New Roman"/>
          <w:i w:val="0"/>
          <w:sz w:val="24"/>
          <w:szCs w:val="24"/>
        </w:rPr>
        <w:t>[</w:t>
      </w:r>
      <w:r>
        <w:rPr>
          <w:rStyle w:val="10"/>
          <w:rFonts w:ascii="Times New Roman" w:hAnsi="仿宋" w:eastAsia="仿宋" w:cs="Times New Roman"/>
          <w:i w:val="0"/>
          <w:sz w:val="24"/>
          <w:szCs w:val="24"/>
        </w:rPr>
        <w:t>问题</w:t>
      </w:r>
      <w:r>
        <w:rPr>
          <w:rFonts w:ascii="Times New Roman" w:hAnsi="Times New Roman" w:eastAsia="仿宋" w:cs="Times New Roman"/>
          <w:sz w:val="24"/>
          <w:szCs w:val="24"/>
        </w:rPr>
        <w:t>6</w:t>
      </w:r>
      <w:r>
        <w:rPr>
          <w:rStyle w:val="10"/>
          <w:rFonts w:ascii="Times New Roman" w:hAnsi="Times New Roman" w:eastAsia="仿宋" w:cs="Times New Roman"/>
          <w:i w:val="0"/>
          <w:sz w:val="24"/>
          <w:szCs w:val="24"/>
        </w:rPr>
        <w:t xml:space="preserve">] </w:t>
      </w:r>
      <w:r>
        <w:rPr>
          <w:rStyle w:val="10"/>
          <w:rFonts w:ascii="Times New Roman" w:hAnsi="仿宋" w:eastAsia="仿宋" w:cs="Times New Roman"/>
          <w:i w:val="0"/>
          <w:sz w:val="24"/>
          <w:szCs w:val="24"/>
        </w:rPr>
        <w:t>复数的除法是乘法的逆运算，在三角形式下，由复数的乘法运算，如何得到复数除法的公式？</w:t>
      </w:r>
    </w:p>
    <w:p>
      <w:pPr>
        <w:tabs>
          <w:tab w:val="left" w:pos="420"/>
        </w:tabs>
        <w:adjustRightInd w:val="0"/>
        <w:snapToGrid w:val="0"/>
        <w:spacing w:line="312" w:lineRule="auto"/>
        <w:ind w:firstLine="405"/>
        <w:jc w:val="left"/>
        <w:rPr>
          <w:rFonts w:ascii="Times New Roman" w:hAnsi="Times New Roman" w:eastAsia="仿宋" w:cs="Times New Roman"/>
          <w:sz w:val="24"/>
          <w:szCs w:val="24"/>
        </w:rPr>
      </w:pPr>
      <w:r>
        <w:rPr>
          <w:rStyle w:val="10"/>
          <w:rFonts w:ascii="Times New Roman" w:hAnsi="Times New Roman" w:eastAsia="仿宋" w:cs="Times New Roman"/>
          <w:i w:val="0"/>
          <w:sz w:val="24"/>
          <w:szCs w:val="24"/>
        </w:rPr>
        <w:tab/>
      </w:r>
      <w:r>
        <w:rPr>
          <w:rFonts w:ascii="Times New Roman" w:hAnsi="仿宋" w:eastAsia="仿宋" w:cs="Times New Roman"/>
          <w:sz w:val="24"/>
          <w:szCs w:val="24"/>
        </w:rPr>
        <w:t>设复数</w:t>
      </w:r>
      <w:r>
        <w:rPr>
          <w:rFonts w:ascii="Times New Roman" w:hAnsi="Times New Roman" w:eastAsia="仿宋" w:cs="Times New Roman"/>
          <w:position w:val="-12"/>
          <w:sz w:val="24"/>
          <w:szCs w:val="24"/>
        </w:rPr>
        <w:object>
          <v:shape id="_x0000_i1149" o:spt="75" type="#_x0000_t75" style="height:19.35pt;width:104.8pt;" o:ole="t" filled="f" o:preferrelative="t" stroked="f" coordsize="21600,21600">
            <v:path/>
            <v:fill on="f" focussize="0,0"/>
            <v:stroke on="f" joinstyle="miter"/>
            <v:imagedata r:id="rId237" o:title=""/>
            <o:lock v:ext="edit" aspectratio="t"/>
            <w10:wrap type="none"/>
            <w10:anchorlock/>
          </v:shape>
          <o:OLEObject Type="Embed" ProgID="Equation.DSMT4" ShapeID="_x0000_i1149" DrawAspect="Content" ObjectID="_1468075849" r:id="rId236">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2"/>
          <w:sz w:val="24"/>
          <w:szCs w:val="24"/>
        </w:rPr>
        <w:object>
          <v:shape id="_x0000_i1150" o:spt="75" type="#_x0000_t75" style="height:19.35pt;width:105.3pt;" o:ole="t" filled="f" o:preferrelative="t" stroked="f" coordsize="21600,21600">
            <v:path/>
            <v:fill on="f" focussize="0,0"/>
            <v:stroke on="f" joinstyle="miter"/>
            <v:imagedata r:id="rId239" o:title=""/>
            <o:lock v:ext="edit" aspectratio="t"/>
            <w10:wrap type="none"/>
            <w10:anchorlock/>
          </v:shape>
          <o:OLEObject Type="Embed" ProgID="Equation.DSMT4" ShapeID="_x0000_i1150" DrawAspect="Content" ObjectID="_1468075850" r:id="rId238">
            <o:LockedField>false</o:LockedField>
          </o:OLEObject>
        </w:object>
      </w:r>
      <w:r>
        <w:rPr>
          <w:rFonts w:ascii="Times New Roman" w:hAnsi="仿宋" w:eastAsia="仿宋" w:cs="Times New Roman"/>
          <w:sz w:val="24"/>
          <w:szCs w:val="24"/>
        </w:rPr>
        <w:t>，其中</w:t>
      </w:r>
      <w:r>
        <w:rPr>
          <w:rFonts w:ascii="Times New Roman" w:hAnsi="Times New Roman" w:eastAsia="仿宋" w:cs="Times New Roman"/>
          <w:position w:val="-12"/>
          <w:sz w:val="24"/>
          <w:szCs w:val="24"/>
        </w:rPr>
        <w:object>
          <v:shape id="_x0000_i1151" o:spt="75" type="#_x0000_t75" style="height:19.35pt;width:54.25pt;" o:ole="t" filled="f" o:preferrelative="t" stroked="f" coordsize="21600,21600">
            <v:path/>
            <v:fill on="f" focussize="0,0"/>
            <v:stroke on="f" joinstyle="miter"/>
            <v:imagedata r:id="rId241" o:title=""/>
            <o:lock v:ext="edit" aspectratio="t"/>
            <w10:wrap type="none"/>
            <w10:anchorlock/>
          </v:shape>
          <o:OLEObject Type="Embed" ProgID="Equation.DSMT4" ShapeID="_x0000_i1151" DrawAspect="Content" ObjectID="_1468075851" r:id="rId24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152" o:spt="75" type="#_x0000_t75" style="height:19.35pt;width:55.35pt;" o:ole="t" filled="f" o:preferrelative="t" stroked="f" coordsize="21600,21600">
            <v:path/>
            <v:fill on="f" focussize="0,0"/>
            <v:stroke on="f" joinstyle="miter"/>
            <v:imagedata r:id="rId243" o:title=""/>
            <o:lock v:ext="edit" aspectratio="t"/>
            <w10:wrap type="none"/>
            <w10:anchorlock/>
          </v:shape>
          <o:OLEObject Type="Embed" ProgID="Equation.DSMT4" ShapeID="_x0000_i1152" DrawAspect="Content" ObjectID="_1468075852" r:id="rId242">
            <o:LockedField>false</o:LockedField>
          </o:OLEObject>
        </w:object>
      </w:r>
      <w:r>
        <w:rPr>
          <w:rStyle w:val="10"/>
          <w:rFonts w:ascii="Times New Roman" w:hAnsi="仿宋" w:eastAsia="仿宋" w:cs="Times New Roman"/>
          <w:i w:val="0"/>
          <w:sz w:val="24"/>
          <w:szCs w:val="24"/>
        </w:rPr>
        <w:t>．那么</w:t>
      </w:r>
      <w:r>
        <w:rPr>
          <w:rFonts w:ascii="Times New Roman" w:hAnsi="Times New Roman" w:eastAsia="仿宋" w:cs="Times New Roman"/>
          <w:position w:val="-30"/>
          <w:sz w:val="24"/>
          <w:szCs w:val="24"/>
        </w:rPr>
        <w:object>
          <v:shape id="_x0000_i1153" o:spt="75" type="#_x0000_t75" style="height:34.4pt;width:16.1pt;" o:ole="t" filled="f" o:preferrelative="t" stroked="f" coordsize="21600,21600">
            <v:path/>
            <v:fill on="f" focussize="0,0"/>
            <v:stroke on="f" joinstyle="miter"/>
            <v:imagedata r:id="rId245" o:title=""/>
            <o:lock v:ext="edit" aspectratio="t"/>
            <w10:wrap type="none"/>
            <w10:anchorlock/>
          </v:shape>
          <o:OLEObject Type="Embed" ProgID="Equation.DSMT4" ShapeID="_x0000_i1153" DrawAspect="Content" ObjectID="_1468075853" r:id="rId244">
            <o:LockedField>false</o:LockedField>
          </o:OLEObject>
        </w:object>
      </w:r>
      <w:r>
        <w:rPr>
          <w:rFonts w:ascii="Times New Roman" w:hAnsi="仿宋" w:eastAsia="仿宋" w:cs="Times New Roman"/>
          <w:sz w:val="24"/>
          <w:szCs w:val="24"/>
        </w:rPr>
        <w:t>会是怎样的结果呢？</w:t>
      </w:r>
    </w:p>
    <w:p>
      <w:pPr>
        <w:tabs>
          <w:tab w:val="left" w:pos="420"/>
        </w:tabs>
        <w:adjustRightInd w:val="0"/>
        <w:snapToGrid w:val="0"/>
        <w:spacing w:line="312" w:lineRule="auto"/>
        <w:ind w:firstLine="403"/>
        <w:jc w:val="left"/>
        <w:textAlignment w:val="center"/>
        <w:rPr>
          <w:rStyle w:val="10"/>
          <w:rFonts w:ascii="Times New Roman" w:hAnsi="Times New Roman" w:eastAsia="仿宋" w:cs="Times New Roman"/>
          <w:i w:val="0"/>
          <w:sz w:val="24"/>
          <w:szCs w:val="24"/>
        </w:rPr>
      </w:pPr>
      <w:r>
        <w:rPr>
          <w:rStyle w:val="10"/>
          <w:rFonts w:ascii="Times New Roman" w:hAnsi="仿宋" w:eastAsia="仿宋" w:cs="Times New Roman"/>
          <w:i w:val="0"/>
          <w:sz w:val="24"/>
          <w:szCs w:val="24"/>
        </w:rPr>
        <w:t>生</w:t>
      </w:r>
      <w:r>
        <w:rPr>
          <w:rStyle w:val="10"/>
          <w:rFonts w:ascii="Times New Roman" w:hAnsi="Times New Roman" w:eastAsia="仿宋" w:cs="Times New Roman"/>
          <w:i w:val="0"/>
          <w:sz w:val="24"/>
          <w:szCs w:val="24"/>
        </w:rPr>
        <w:t xml:space="preserve"> </w:t>
      </w:r>
      <w:r>
        <w:rPr>
          <w:rStyle w:val="10"/>
          <w:rFonts w:ascii="Times New Roman" w:hAnsi="仿宋" w:eastAsia="仿宋" w:cs="Times New Roman"/>
          <w:i w:val="0"/>
          <w:sz w:val="24"/>
          <w:szCs w:val="24"/>
        </w:rPr>
        <w:t>由</w:t>
      </w:r>
      <w:r>
        <w:rPr>
          <w:rStyle w:val="10"/>
          <w:rFonts w:ascii="Times New Roman" w:hAnsi="Times New Roman" w:eastAsia="仿宋" w:cs="Times New Roman"/>
          <w:i w:val="0"/>
          <w:sz w:val="24"/>
          <w:szCs w:val="24"/>
        </w:rPr>
        <w:object>
          <v:shape id="_x0000_i1154" o:spt="75" type="#_x0000_t75" style="height:34.4pt;width:51.6pt;" o:ole="t" filled="f" o:preferrelative="t" stroked="f" coordsize="21600,21600">
            <v:path/>
            <v:fill on="f" focussize="0,0"/>
            <v:stroke on="f" joinstyle="miter"/>
            <v:imagedata r:id="rId247" o:title=""/>
            <o:lock v:ext="edit" aspectratio="t"/>
            <w10:wrap type="none"/>
            <w10:anchorlock/>
          </v:shape>
          <o:OLEObject Type="Embed" ProgID="Equation.DSMT4" ShapeID="_x0000_i1154" DrawAspect="Content" ObjectID="_1468075854" r:id="rId246">
            <o:LockedField>false</o:LockedField>
          </o:OLEObject>
        </w:object>
      </w:r>
      <w:r>
        <w:rPr>
          <w:rStyle w:val="10"/>
          <w:rFonts w:ascii="Times New Roman" w:hAnsi="仿宋" w:eastAsia="仿宋" w:cs="Times New Roman"/>
          <w:i w:val="0"/>
          <w:sz w:val="24"/>
          <w:szCs w:val="24"/>
        </w:rPr>
        <w:t>及三角形式下复数的乘法运算，</w:t>
      </w:r>
      <w:r>
        <w:rPr>
          <w:rStyle w:val="10"/>
          <w:rFonts w:ascii="Times New Roman" w:hAnsi="Times New Roman" w:eastAsia="仿宋" w:cs="Times New Roman"/>
          <w:i w:val="0"/>
          <w:sz w:val="24"/>
          <w:szCs w:val="24"/>
        </w:rPr>
        <w:object>
          <v:shape id="_x0000_i1155" o:spt="75" type="#_x0000_t75" style="height:18.25pt;width:12.35pt;" o:ole="t" filled="f" o:preferrelative="t" stroked="f" coordsize="21600,21600">
            <v:path/>
            <v:fill on="f" focussize="0,0"/>
            <v:stroke on="f" joinstyle="miter"/>
            <v:imagedata r:id="rId249" o:title=""/>
            <o:lock v:ext="edit" aspectratio="t"/>
            <w10:wrap type="none"/>
            <w10:anchorlock/>
          </v:shape>
          <o:OLEObject Type="Embed" ProgID="Equation.DSMT4" ShapeID="_x0000_i1155" DrawAspect="Content" ObjectID="_1468075855" r:id="rId248">
            <o:LockedField>false</o:LockedField>
          </o:OLEObject>
        </w:object>
      </w:r>
      <w:r>
        <w:rPr>
          <w:rStyle w:val="10"/>
          <w:rFonts w:ascii="Times New Roman" w:hAnsi="仿宋" w:eastAsia="仿宋" w:cs="Times New Roman"/>
          <w:i w:val="0"/>
          <w:sz w:val="24"/>
          <w:szCs w:val="24"/>
        </w:rPr>
        <w:t>的模等于</w:t>
      </w:r>
      <w:r>
        <w:rPr>
          <w:rStyle w:val="10"/>
          <w:rFonts w:ascii="Times New Roman" w:hAnsi="Times New Roman" w:eastAsia="仿宋" w:cs="Times New Roman"/>
          <w:i w:val="0"/>
          <w:sz w:val="24"/>
          <w:szCs w:val="24"/>
        </w:rPr>
        <w:object>
          <v:shape id="_x0000_i1156" o:spt="75" type="#_x0000_t75" style="height:19.35pt;width:13.45pt;" o:ole="t" filled="f" o:preferrelative="t" stroked="f" coordsize="21600,21600">
            <v:path/>
            <v:fill on="f" focussize="0,0"/>
            <v:stroke on="f" joinstyle="miter"/>
            <v:imagedata r:id="rId251" o:title=""/>
            <o:lock v:ext="edit" aspectratio="t"/>
            <w10:wrap type="none"/>
            <w10:anchorlock/>
          </v:shape>
          <o:OLEObject Type="Embed" ProgID="Equation.DSMT4" ShapeID="_x0000_i1156" DrawAspect="Content" ObjectID="_1468075856" r:id="rId250">
            <o:LockedField>false</o:LockedField>
          </o:OLEObject>
        </w:object>
      </w:r>
      <w:r>
        <w:rPr>
          <w:rStyle w:val="10"/>
          <w:rFonts w:ascii="Times New Roman" w:hAnsi="仿宋" w:eastAsia="仿宋" w:cs="Times New Roman"/>
          <w:i w:val="0"/>
          <w:sz w:val="24"/>
          <w:szCs w:val="24"/>
        </w:rPr>
        <w:t>除以</w:t>
      </w:r>
      <w:r>
        <w:rPr>
          <w:rStyle w:val="10"/>
          <w:rFonts w:ascii="Times New Roman" w:hAnsi="Times New Roman" w:eastAsia="仿宋" w:cs="Times New Roman"/>
          <w:i w:val="0"/>
          <w:sz w:val="24"/>
          <w:szCs w:val="24"/>
        </w:rPr>
        <w:object>
          <v:shape id="_x0000_i1157" o:spt="75" type="#_x0000_t75" style="height:18.25pt;width:13.45pt;" o:ole="t" filled="f" o:preferrelative="t" stroked="f" coordsize="21600,21600">
            <v:path/>
            <v:fill on="f" focussize="0,0"/>
            <v:stroke on="f" joinstyle="miter"/>
            <v:imagedata r:id="rId253" o:title=""/>
            <o:lock v:ext="edit" aspectratio="t"/>
            <w10:wrap type="none"/>
            <w10:anchorlock/>
          </v:shape>
          <o:OLEObject Type="Embed" ProgID="Equation.DSMT4" ShapeID="_x0000_i1157" DrawAspect="Content" ObjectID="_1468075857" r:id="rId252">
            <o:LockedField>false</o:LockedField>
          </o:OLEObject>
        </w:object>
      </w:r>
      <w:r>
        <w:rPr>
          <w:rStyle w:val="10"/>
          <w:rFonts w:ascii="Times New Roman" w:hAnsi="仿宋" w:eastAsia="仿宋" w:cs="Times New Roman"/>
          <w:i w:val="0"/>
          <w:sz w:val="24"/>
          <w:szCs w:val="24"/>
        </w:rPr>
        <w:t>的模与</w:t>
      </w:r>
      <w:r>
        <w:rPr>
          <w:rStyle w:val="10"/>
          <w:rFonts w:ascii="Times New Roman" w:hAnsi="Times New Roman" w:eastAsia="仿宋" w:cs="Times New Roman"/>
          <w:i w:val="0"/>
          <w:sz w:val="24"/>
          <w:szCs w:val="24"/>
        </w:rPr>
        <w:object>
          <v:shape id="_x0000_i1158" o:spt="75" type="#_x0000_t75" style="height:18.25pt;width:13.45pt;" o:ole="t" filled="f" o:preferrelative="t" stroked="f" coordsize="21600,21600">
            <v:path/>
            <v:fill on="f" focussize="0,0"/>
            <v:stroke on="f" joinstyle="miter"/>
            <v:imagedata r:id="rId255" o:title=""/>
            <o:lock v:ext="edit" aspectratio="t"/>
            <w10:wrap type="none"/>
            <w10:anchorlock/>
          </v:shape>
          <o:OLEObject Type="Embed" ProgID="Equation.DSMT4" ShapeID="_x0000_i1158" DrawAspect="Content" ObjectID="_1468075858" r:id="rId254">
            <o:LockedField>false</o:LockedField>
          </o:OLEObject>
        </w:object>
      </w:r>
      <w:r>
        <w:rPr>
          <w:rStyle w:val="10"/>
          <w:rFonts w:ascii="Times New Roman" w:hAnsi="仿宋" w:eastAsia="仿宋" w:cs="Times New Roman"/>
          <w:i w:val="0"/>
          <w:sz w:val="24"/>
          <w:szCs w:val="24"/>
        </w:rPr>
        <w:t>的模的积，得</w:t>
      </w:r>
      <w:r>
        <w:rPr>
          <w:rStyle w:val="10"/>
          <w:rFonts w:ascii="Times New Roman" w:hAnsi="Times New Roman" w:eastAsia="仿宋" w:cs="Times New Roman"/>
          <w:i w:val="0"/>
          <w:sz w:val="24"/>
          <w:szCs w:val="24"/>
        </w:rPr>
        <w:object>
          <v:shape id="_x0000_i1159" o:spt="75" type="#_x0000_t75" style="height:37.6pt;width:69.3pt;" o:ole="t" filled="f" o:preferrelative="t" stroked="f" coordsize="21600,21600">
            <v:path/>
            <v:fill on="f" focussize="0,0"/>
            <v:stroke on="f" joinstyle="miter"/>
            <v:imagedata r:id="rId257" o:title=""/>
            <o:lock v:ext="edit" aspectratio="t"/>
            <w10:wrap type="none"/>
            <w10:anchorlock/>
          </v:shape>
          <o:OLEObject Type="Embed" ProgID="Equation.DSMT4" ShapeID="_x0000_i1159" DrawAspect="Content" ObjectID="_1468075859" r:id="rId256">
            <o:LockedField>false</o:LockedField>
          </o:OLEObject>
        </w:object>
      </w:r>
      <w:r>
        <w:rPr>
          <w:rStyle w:val="10"/>
          <w:rFonts w:ascii="Times New Roman" w:hAnsi="仿宋" w:eastAsia="仿宋" w:cs="Times New Roman"/>
          <w:i w:val="0"/>
          <w:sz w:val="24"/>
          <w:szCs w:val="24"/>
        </w:rPr>
        <w:t>，即</w:t>
      </w:r>
      <w:r>
        <w:rPr>
          <w:rStyle w:val="10"/>
          <w:rFonts w:ascii="Times New Roman" w:hAnsi="Times New Roman" w:eastAsia="仿宋" w:cs="Times New Roman"/>
          <w:i w:val="0"/>
          <w:sz w:val="24"/>
          <w:szCs w:val="24"/>
        </w:rPr>
        <w:object>
          <v:shape id="_x0000_i1160" o:spt="75" type="#_x0000_t75" style="height:37.6pt;width:38.7pt;" o:ole="t" filled="f" o:preferrelative="t" stroked="f" coordsize="21600,21600">
            <v:path/>
            <v:fill on="f" focussize="0,0"/>
            <v:stroke on="f" joinstyle="miter"/>
            <v:imagedata r:id="rId259" o:title=""/>
            <o:lock v:ext="edit" aspectratio="t"/>
            <w10:wrap type="none"/>
            <w10:anchorlock/>
          </v:shape>
          <o:OLEObject Type="Embed" ProgID="Equation.DSMT4" ShapeID="_x0000_i1160" DrawAspect="Content" ObjectID="_1468075860" r:id="rId258">
            <o:LockedField>false</o:LockedField>
          </o:OLEObject>
        </w:object>
      </w:r>
      <w:r>
        <w:rPr>
          <w:rStyle w:val="10"/>
          <w:rFonts w:ascii="Times New Roman" w:hAnsi="仿宋" w:eastAsia="仿宋" w:cs="Times New Roman"/>
          <w:i w:val="0"/>
          <w:sz w:val="24"/>
          <w:szCs w:val="24"/>
        </w:rPr>
        <w:t>，</w:t>
      </w:r>
      <w:r>
        <w:rPr>
          <w:rStyle w:val="10"/>
          <w:rFonts w:ascii="Times New Roman" w:hAnsi="Times New Roman" w:eastAsia="仿宋" w:cs="Times New Roman"/>
          <w:i w:val="0"/>
          <w:sz w:val="24"/>
          <w:szCs w:val="24"/>
        </w:rPr>
        <w:object>
          <v:shape id="_x0000_i1161" o:spt="75" type="#_x0000_t75" style="height:18.25pt;width:12.35pt;" o:ole="t" filled="f" o:preferrelative="t" stroked="f" coordsize="21600,21600">
            <v:path/>
            <v:fill on="f" focussize="0,0"/>
            <v:stroke on="f" joinstyle="miter"/>
            <v:imagedata r:id="rId261" o:title=""/>
            <o:lock v:ext="edit" aspectratio="t"/>
            <w10:wrap type="none"/>
            <w10:anchorlock/>
          </v:shape>
          <o:OLEObject Type="Embed" ProgID="Equation.DSMT4" ShapeID="_x0000_i1161" DrawAspect="Content" ObjectID="_1468075861" r:id="rId260">
            <o:LockedField>false</o:LockedField>
          </o:OLEObject>
        </w:object>
      </w:r>
      <w:r>
        <w:rPr>
          <w:rStyle w:val="10"/>
          <w:rFonts w:ascii="Times New Roman" w:hAnsi="仿宋" w:eastAsia="仿宋" w:cs="Times New Roman"/>
          <w:i w:val="0"/>
          <w:sz w:val="24"/>
          <w:szCs w:val="24"/>
        </w:rPr>
        <w:t>的辐角</w:t>
      </w:r>
      <w:r>
        <w:rPr>
          <w:rStyle w:val="10"/>
          <w:rFonts w:ascii="Times New Roman" w:hAnsi="Times New Roman" w:eastAsia="仿宋" w:cs="Times New Roman"/>
          <w:i w:val="0"/>
          <w:sz w:val="24"/>
          <w:szCs w:val="24"/>
        </w:rPr>
        <w:object>
          <v:shape id="_x0000_i1162" o:spt="75" type="#_x0000_t75" style="height:11.3pt;width:12.35pt;" o:ole="t" filled="f" o:preferrelative="t" stroked="f" coordsize="21600,21600">
            <v:path/>
            <v:fill on="f" focussize="0,0"/>
            <v:stroke on="f" joinstyle="miter"/>
            <v:imagedata r:id="rId263" o:title=""/>
            <o:lock v:ext="edit" aspectratio="t"/>
            <w10:wrap type="none"/>
            <w10:anchorlock/>
          </v:shape>
          <o:OLEObject Type="Embed" ProgID="Equation.DSMT4" ShapeID="_x0000_i1162" DrawAspect="Content" ObjectID="_1468075862" r:id="rId262">
            <o:LockedField>false</o:LockedField>
          </o:OLEObject>
        </w:object>
      </w:r>
      <w:r>
        <w:rPr>
          <w:rStyle w:val="10"/>
          <w:rFonts w:ascii="Times New Roman" w:hAnsi="仿宋" w:eastAsia="仿宋" w:cs="Times New Roman"/>
          <w:i w:val="0"/>
          <w:sz w:val="24"/>
          <w:szCs w:val="24"/>
        </w:rPr>
        <w:t>等于</w:t>
      </w:r>
      <w:r>
        <w:rPr>
          <w:rStyle w:val="10"/>
          <w:rFonts w:ascii="Times New Roman" w:hAnsi="Times New Roman" w:eastAsia="仿宋" w:cs="Times New Roman"/>
          <w:i w:val="0"/>
          <w:sz w:val="24"/>
          <w:szCs w:val="24"/>
        </w:rPr>
        <w:object>
          <v:shape id="_x0000_i1163" o:spt="75" type="#_x0000_t75" style="height:18.25pt;width:12.35pt;" o:ole="t" filled="f" o:preferrelative="t" stroked="f" coordsize="21600,21600">
            <v:path/>
            <v:fill on="f" focussize="0,0"/>
            <v:stroke on="f" joinstyle="miter"/>
            <v:imagedata r:id="rId265" o:title=""/>
            <o:lock v:ext="edit" aspectratio="t"/>
            <w10:wrap type="none"/>
            <w10:anchorlock/>
          </v:shape>
          <o:OLEObject Type="Embed" ProgID="Equation.DSMT4" ShapeID="_x0000_i1163" DrawAspect="Content" ObjectID="_1468075863" r:id="rId264">
            <o:LockedField>false</o:LockedField>
          </o:OLEObject>
        </w:object>
      </w:r>
      <w:r>
        <w:rPr>
          <w:rStyle w:val="10"/>
          <w:rFonts w:ascii="Times New Roman" w:hAnsi="仿宋" w:eastAsia="仿宋" w:cs="Times New Roman"/>
          <w:i w:val="0"/>
          <w:sz w:val="24"/>
          <w:szCs w:val="24"/>
        </w:rPr>
        <w:t>除以</w:t>
      </w:r>
      <w:r>
        <w:rPr>
          <w:rStyle w:val="10"/>
          <w:rFonts w:ascii="Times New Roman" w:hAnsi="Times New Roman" w:eastAsia="仿宋" w:cs="Times New Roman"/>
          <w:i w:val="0"/>
          <w:sz w:val="24"/>
          <w:szCs w:val="24"/>
        </w:rPr>
        <w:object>
          <v:shape id="_x0000_i1164" o:spt="75" type="#_x0000_t75" style="height:18.25pt;width:13.45pt;" o:ole="t" filled="f" o:preferrelative="t" stroked="f" coordsize="21600,21600">
            <v:path/>
            <v:fill on="f" focussize="0,0"/>
            <v:stroke on="f" joinstyle="miter"/>
            <v:imagedata r:id="rId267" o:title=""/>
            <o:lock v:ext="edit" aspectratio="t"/>
            <w10:wrap type="none"/>
            <w10:anchorlock/>
          </v:shape>
          <o:OLEObject Type="Embed" ProgID="Equation.DSMT4" ShapeID="_x0000_i1164" DrawAspect="Content" ObjectID="_1468075864" r:id="rId266">
            <o:LockedField>false</o:LockedField>
          </o:OLEObject>
        </w:object>
      </w:r>
      <w:r>
        <w:rPr>
          <w:rStyle w:val="10"/>
          <w:rFonts w:ascii="Times New Roman" w:hAnsi="仿宋" w:eastAsia="仿宋" w:cs="Times New Roman"/>
          <w:i w:val="0"/>
          <w:sz w:val="24"/>
          <w:szCs w:val="24"/>
        </w:rPr>
        <w:t>的辐角与</w:t>
      </w:r>
      <w:r>
        <w:rPr>
          <w:rStyle w:val="10"/>
          <w:rFonts w:ascii="Times New Roman" w:hAnsi="Times New Roman" w:eastAsia="仿宋" w:cs="Times New Roman"/>
          <w:i w:val="0"/>
          <w:sz w:val="24"/>
          <w:szCs w:val="24"/>
        </w:rPr>
        <w:object>
          <v:shape id="_x0000_i1165" o:spt="75" type="#_x0000_t75" style="height:19.35pt;width:13.45pt;" o:ole="t" filled="f" o:preferrelative="t" stroked="f" coordsize="21600,21600">
            <v:path/>
            <v:fill on="f" focussize="0,0"/>
            <v:stroke on="f" joinstyle="miter"/>
            <v:imagedata r:id="rId269" o:title=""/>
            <o:lock v:ext="edit" aspectratio="t"/>
            <w10:wrap type="none"/>
            <w10:anchorlock/>
          </v:shape>
          <o:OLEObject Type="Embed" ProgID="Equation.DSMT4" ShapeID="_x0000_i1165" DrawAspect="Content" ObjectID="_1468075865" r:id="rId268">
            <o:LockedField>false</o:LockedField>
          </o:OLEObject>
        </w:object>
      </w:r>
      <w:r>
        <w:rPr>
          <w:rStyle w:val="10"/>
          <w:rFonts w:ascii="Times New Roman" w:hAnsi="仿宋" w:eastAsia="仿宋" w:cs="Times New Roman"/>
          <w:i w:val="0"/>
          <w:sz w:val="24"/>
          <w:szCs w:val="24"/>
        </w:rPr>
        <w:t>的辐角和．</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因为</w:t>
      </w:r>
      <w:r>
        <w:rPr>
          <w:rFonts w:ascii="Times New Roman" w:hAnsi="Times New Roman" w:eastAsia="仿宋" w:cs="Times New Roman"/>
          <w:position w:val="-10"/>
          <w:sz w:val="24"/>
          <w:szCs w:val="24"/>
        </w:rPr>
        <w:object>
          <v:shape id="_x0000_i1166" o:spt="75" type="#_x0000_t75" style="height:17.2pt;width:77.35pt;" o:ole="t" filled="f" o:preferrelative="t" stroked="f" coordsize="21600,21600">
            <v:path/>
            <v:fill on="f" focussize="0,0"/>
            <v:stroke on="f" joinstyle="miter"/>
            <v:imagedata r:id="rId271" o:title=""/>
            <o:lock v:ext="edit" aspectratio="t"/>
            <w10:wrap type="none"/>
            <w10:anchorlock/>
          </v:shape>
          <o:OLEObject Type="Embed" ProgID="Equation.DSMT4" ShapeID="_x0000_i1166" DrawAspect="Content" ObjectID="_1468075866" r:id="rId270">
            <o:LockedField>false</o:LockedField>
          </o:OLEObject>
        </w:object>
      </w:r>
      <w:r>
        <w:rPr>
          <w:rFonts w:ascii="Times New Roman" w:hAnsi="仿宋" w:eastAsia="仿宋" w:cs="Times New Roman"/>
          <w:sz w:val="24"/>
          <w:szCs w:val="24"/>
        </w:rPr>
        <w:t>，所以</w:t>
      </w:r>
      <w:r>
        <w:rPr>
          <w:rStyle w:val="10"/>
          <w:rFonts w:ascii="Times New Roman" w:hAnsi="仿宋" w:eastAsia="仿宋" w:cs="Times New Roman"/>
          <w:i w:val="0"/>
          <w:sz w:val="24"/>
          <w:szCs w:val="24"/>
        </w:rPr>
        <w:t>我猜想</w:t>
      </w:r>
      <w:r>
        <w:rPr>
          <w:rFonts w:ascii="Times New Roman" w:hAnsi="Times New Roman" w:eastAsia="仿宋" w:cs="Times New Roman"/>
          <w:position w:val="-30"/>
          <w:sz w:val="24"/>
          <w:szCs w:val="24"/>
        </w:rPr>
        <w:object>
          <v:shape id="_x0000_i1167" o:spt="75" type="#_x0000_t75" style="height:34.4pt;width:158.5pt;" o:ole="t" filled="f" o:preferrelative="t" stroked="f" coordsize="21600,21600">
            <v:path/>
            <v:fill on="f" focussize="0,0"/>
            <v:stroke on="f" joinstyle="miter"/>
            <v:imagedata r:id="rId273" o:title=""/>
            <o:lock v:ext="edit" aspectratio="t"/>
            <w10:wrap type="none"/>
            <w10:anchorlock/>
          </v:shape>
          <o:OLEObject Type="Embed" ProgID="Equation.DSMT4" ShapeID="_x0000_i1167" DrawAspect="Content" ObjectID="_1468075867" r:id="rId272">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05"/>
        <w:jc w:val="left"/>
        <w:rPr>
          <w:rFonts w:ascii="Times New Roman" w:hAnsi="Times New Roman" w:eastAsia="仿宋" w:cs="Times New Roman"/>
          <w:sz w:val="24"/>
          <w:szCs w:val="24"/>
        </w:rPr>
      </w:pPr>
      <w:r>
        <w:rPr>
          <w:rFonts w:ascii="Times New Roman" w:hAnsi="仿宋" w:eastAsia="仿宋" w:cs="Times New Roman"/>
          <w:sz w:val="24"/>
          <w:szCs w:val="24"/>
        </w:rPr>
        <w:t>好，我们来推导一下：</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用</w:t>
      </w:r>
      <w:commentRangeStart w:id="0"/>
      <w:r>
        <w:rPr>
          <w:rFonts w:ascii="Times New Roman" w:hAnsi="仿宋" w:eastAsia="仿宋" w:cs="Times New Roman"/>
          <w:sz w:val="24"/>
          <w:szCs w:val="24"/>
        </w:rPr>
        <w:t>乘积公式</w:t>
      </w:r>
      <w:commentRangeEnd w:id="0"/>
      <w:r>
        <w:rPr>
          <w:rStyle w:val="11"/>
          <w:rFonts w:ascii="Times New Roman" w:hAnsi="Times New Roman" w:cs="Times New Roman"/>
        </w:rPr>
        <w:commentReference w:id="0"/>
      </w:r>
      <w:r>
        <w:rPr>
          <w:rFonts w:ascii="Times New Roman" w:hAnsi="仿宋" w:eastAsia="仿宋" w:cs="Times New Roman"/>
          <w:sz w:val="24"/>
          <w:szCs w:val="24"/>
        </w:rPr>
        <w:t>计算复数</w:t>
      </w:r>
      <w:r>
        <w:rPr>
          <w:rFonts w:ascii="Times New Roman" w:hAnsi="Times New Roman" w:eastAsia="仿宋" w:cs="Times New Roman"/>
          <w:position w:val="-12"/>
          <w:sz w:val="24"/>
          <w:szCs w:val="24"/>
        </w:rPr>
        <w:object>
          <v:shape id="_x0000_i1168" o:spt="75" type="#_x0000_t75" style="height:19.35pt;width:13.45pt;" o:ole="t" filled="f" o:preferrelative="t" stroked="f" coordsize="21600,21600">
            <v:path/>
            <v:fill on="f" focussize="0,0"/>
            <v:stroke on="f" joinstyle="miter"/>
            <v:imagedata r:id="rId275" o:title=""/>
            <o:lock v:ext="edit" aspectratio="t"/>
            <w10:wrap type="none"/>
            <w10:anchorlock/>
          </v:shape>
          <o:OLEObject Type="Embed" ProgID="Equation.DSMT4" ShapeID="_x0000_i1168" DrawAspect="Content" ObjectID="_1468075868" r:id="rId274">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24"/>
          <w:sz w:val="24"/>
          <w:szCs w:val="24"/>
        </w:rPr>
        <w:object>
          <v:shape id="_x0000_i1169" o:spt="75" type="#_x0000_t75" style="height:31.15pt;width:135.4pt;" o:ole="t" filled="f" o:preferrelative="t" stroked="f" coordsize="21600,21600">
            <v:path/>
            <v:fill on="f" focussize="0,0"/>
            <v:stroke on="f" joinstyle="miter"/>
            <v:imagedata r:id="rId277" o:title=""/>
            <o:lock v:ext="edit" aspectratio="t"/>
            <w10:wrap type="none"/>
            <w10:anchorlock/>
          </v:shape>
          <o:OLEObject Type="Embed" ProgID="Equation.DSMT4" ShapeID="_x0000_i1169" DrawAspect="Content" ObjectID="_1468075869" r:id="rId276">
            <o:LockedField>false</o:LockedField>
          </o:OLEObject>
        </w:object>
      </w:r>
      <w:r>
        <w:rPr>
          <w:rFonts w:ascii="Times New Roman" w:hAnsi="仿宋" w:eastAsia="仿宋" w:cs="Times New Roman"/>
          <w:sz w:val="24"/>
          <w:szCs w:val="24"/>
        </w:rPr>
        <w:t>的乘积，就得到</w:t>
      </w:r>
      <w:r>
        <w:rPr>
          <w:rFonts w:ascii="Times New Roman" w:hAnsi="Times New Roman" w:eastAsia="仿宋" w:cs="Times New Roman"/>
          <w:position w:val="-24"/>
          <w:sz w:val="24"/>
          <w:szCs w:val="24"/>
        </w:rPr>
        <w:object>
          <v:shape id="_x0000_i1170" o:spt="75" type="#_x0000_t75" style="height:31.15pt;width:149.9pt;" o:ole="t" filled="f" o:preferrelative="t" stroked="f" coordsize="21600,21600">
            <v:path/>
            <v:fill on="f" focussize="0,0"/>
            <v:stroke on="f" joinstyle="miter"/>
            <v:imagedata r:id="rId279" o:title=""/>
            <o:lock v:ext="edit" aspectratio="t"/>
            <w10:wrap type="none"/>
            <w10:anchorlock/>
          </v:shape>
          <o:OLEObject Type="Embed" ProgID="Equation.DSMT4" ShapeID="_x0000_i1170" DrawAspect="Content" ObjectID="_1468075870" r:id="rId278">
            <o:LockedField>false</o:LockedField>
          </o:OLEObject>
        </w:object>
      </w:r>
      <w:r>
        <w:rPr>
          <w:rFonts w:ascii="Times New Roman" w:hAnsi="Times New Roman" w:eastAsia="仿宋" w:cs="Times New Roman"/>
          <w:position w:val="-24"/>
          <w:sz w:val="24"/>
          <w:szCs w:val="24"/>
        </w:rPr>
        <w:object>
          <v:shape id="_x0000_i1171" o:spt="75" type="#_x0000_t75" style="height:31.15pt;width:191.8pt;" o:ole="t" filled="f" o:preferrelative="t" stroked="f" coordsize="21600,21600">
            <v:path/>
            <v:fill on="f" focussize="0,0"/>
            <v:stroke on="f" joinstyle="miter"/>
            <v:imagedata r:id="rId281" o:title=""/>
            <o:lock v:ext="edit" aspectratio="t"/>
            <w10:wrap type="none"/>
            <w10:anchorlock/>
          </v:shape>
          <o:OLEObject Type="Embed" ProgID="Equation.DSMT4" ShapeID="_x0000_i1171" DrawAspect="Content" ObjectID="_1468075871" r:id="rId280">
            <o:LockedField>false</o:LockedField>
          </o:OLEObject>
        </w:object>
      </w:r>
    </w:p>
    <w:p>
      <w:pPr>
        <w:tabs>
          <w:tab w:val="left" w:pos="420"/>
        </w:tabs>
        <w:adjustRightInd w:val="0"/>
        <w:snapToGrid w:val="0"/>
        <w:spacing w:line="312" w:lineRule="auto"/>
        <w:ind w:firstLine="240" w:firstLineChars="1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ascii="Times New Roman" w:hAnsi="Times New Roman" w:eastAsia="仿宋" w:cs="Times New Roman"/>
          <w:position w:val="-12"/>
          <w:sz w:val="24"/>
          <w:szCs w:val="24"/>
        </w:rPr>
        <w:object>
          <v:shape id="_x0000_i1172" o:spt="75" type="#_x0000_t75" style="height:19.35pt;width:110.15pt;" o:ole="t" filled="f" o:preferrelative="t" stroked="f" coordsize="21600,21600">
            <v:path/>
            <v:fill on="f" focussize="0,0"/>
            <v:stroke on="f" joinstyle="miter"/>
            <v:imagedata r:id="rId283" o:title=""/>
            <o:lock v:ext="edit" aspectratio="t"/>
            <w10:wrap type="none"/>
            <w10:anchorlock/>
          </v:shape>
          <o:OLEObject Type="Embed" ProgID="Equation.DSMT4" ShapeID="_x0000_i1172" DrawAspect="Content" ObjectID="_1468075872" r:id="rId282">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再把等式两边同除以</w:t>
      </w:r>
      <w:r>
        <w:rPr>
          <w:rFonts w:ascii="Times New Roman" w:hAnsi="Times New Roman" w:eastAsia="仿宋" w:cs="Times New Roman"/>
          <w:position w:val="-12"/>
          <w:sz w:val="24"/>
          <w:szCs w:val="24"/>
        </w:rPr>
        <w:object>
          <v:shape id="_x0000_i1173" o:spt="75" type="#_x0000_t75" style="height:19.35pt;width:13.45pt;" o:ole="t" filled="f" o:preferrelative="t" stroked="f" coordsize="21600,21600">
            <v:path/>
            <v:fill on="f" focussize="0,0"/>
            <v:stroke on="f" joinstyle="miter"/>
            <v:imagedata r:id="rId285" o:title=""/>
            <o:lock v:ext="edit" aspectratio="t"/>
            <w10:wrap type="none"/>
            <w10:anchorlock/>
          </v:shape>
          <o:OLEObject Type="Embed" ProgID="Equation.DSMT4" ShapeID="_x0000_i1173" DrawAspect="Content" ObjectID="_1468075873" r:id="rId284">
            <o:LockedField>false</o:LockedField>
          </o:OLEObject>
        </w:object>
      </w:r>
      <w:r>
        <w:rPr>
          <w:rFonts w:ascii="Times New Roman" w:hAnsi="仿宋" w:eastAsia="仿宋" w:cs="Times New Roman"/>
          <w:sz w:val="24"/>
          <w:szCs w:val="24"/>
        </w:rPr>
        <w:t>，就得到所求的除法公式．</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7] </w:t>
      </w:r>
      <w:r>
        <w:rPr>
          <w:rFonts w:ascii="Times New Roman" w:hAnsi="仿宋" w:eastAsia="仿宋" w:cs="Times New Roman"/>
          <w:sz w:val="24"/>
          <w:szCs w:val="24"/>
        </w:rPr>
        <w:t>在三角形式下，两个复数相除</w:t>
      </w:r>
      <w:r>
        <w:rPr>
          <w:rFonts w:ascii="Times New Roman" w:hAnsi="Times New Roman" w:eastAsia="仿宋" w:cs="Times New Roman"/>
          <w:sz w:val="24"/>
          <w:szCs w:val="24"/>
        </w:rPr>
        <w:t>(</w:t>
      </w:r>
      <w:r>
        <w:rPr>
          <w:rFonts w:ascii="Times New Roman" w:hAnsi="仿宋" w:eastAsia="仿宋" w:cs="Times New Roman"/>
          <w:sz w:val="24"/>
          <w:szCs w:val="24"/>
        </w:rPr>
        <w:t>除数不为零</w:t>
      </w:r>
      <w:r>
        <w:rPr>
          <w:rFonts w:ascii="Times New Roman" w:hAnsi="Times New Roman" w:eastAsia="仿宋" w:cs="Times New Roman"/>
          <w:sz w:val="24"/>
          <w:szCs w:val="24"/>
        </w:rPr>
        <w:t>)</w:t>
      </w:r>
      <w:r>
        <w:rPr>
          <w:rFonts w:ascii="Times New Roman" w:hAnsi="仿宋" w:eastAsia="仿宋" w:cs="Times New Roman"/>
          <w:sz w:val="24"/>
          <w:szCs w:val="24"/>
        </w:rPr>
        <w:t>，其商的模与这两个复数的模有怎样的关系？它们的辐角之间又有怎样的关系？</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在三角形式下，两个复数相除</w:t>
      </w:r>
      <w:r>
        <w:rPr>
          <w:rFonts w:ascii="Times New Roman" w:hAnsi="Times New Roman" w:eastAsia="仿宋" w:cs="Times New Roman"/>
          <w:sz w:val="24"/>
          <w:szCs w:val="24"/>
        </w:rPr>
        <w:t>(</w:t>
      </w:r>
      <w:r>
        <w:rPr>
          <w:rFonts w:ascii="Times New Roman" w:hAnsi="仿宋" w:eastAsia="仿宋" w:cs="Times New Roman"/>
          <w:sz w:val="24"/>
          <w:szCs w:val="24"/>
        </w:rPr>
        <w:t>除数不为零</w:t>
      </w:r>
      <w:r>
        <w:rPr>
          <w:rFonts w:ascii="Times New Roman" w:hAnsi="Times New Roman" w:eastAsia="仿宋" w:cs="Times New Roman"/>
          <w:sz w:val="24"/>
          <w:szCs w:val="24"/>
        </w:rPr>
        <w:t>)</w:t>
      </w:r>
      <w:r>
        <w:rPr>
          <w:rFonts w:ascii="Times New Roman" w:hAnsi="仿宋" w:eastAsia="仿宋" w:cs="Times New Roman"/>
          <w:sz w:val="24"/>
          <w:szCs w:val="24"/>
        </w:rPr>
        <w:t>，其商的模等于被除数的模除以除数的模所得的商，商的辐角等于被除数的辐角减去除数的辐角所得的差．</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w:t>
      </w:r>
      <w:r>
        <w:rPr>
          <w:rFonts w:ascii="Times New Roman" w:hAnsi="仿宋" w:eastAsia="仿宋" w:cs="Times New Roman"/>
          <w:sz w:val="24"/>
          <w:szCs w:val="24"/>
        </w:rPr>
        <w:t>思考</w:t>
      </w:r>
      <w:r>
        <w:rPr>
          <w:rFonts w:ascii="Times New Roman" w:hAnsi="Times New Roman" w:eastAsia="仿宋" w:cs="Times New Roman"/>
          <w:sz w:val="24"/>
          <w:szCs w:val="24"/>
        </w:rPr>
        <w:t xml:space="preserve">] </w:t>
      </w:r>
      <w:r>
        <w:rPr>
          <w:rFonts w:ascii="Times New Roman" w:hAnsi="仿宋" w:eastAsia="仿宋" w:cs="Times New Roman"/>
          <w:sz w:val="24"/>
          <w:szCs w:val="24"/>
        </w:rPr>
        <w:t>研究三角形式下复数除法运算的几何意义．</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例</w:t>
      </w:r>
      <w:r>
        <w:rPr>
          <w:rFonts w:ascii="Times New Roman" w:hAnsi="Times New Roman" w:eastAsia="仿宋" w:cs="Times New Roman"/>
          <w:sz w:val="24"/>
          <w:szCs w:val="24"/>
        </w:rPr>
        <w:t xml:space="preserve">3 </w:t>
      </w:r>
      <w:r>
        <w:rPr>
          <w:rFonts w:ascii="Times New Roman" w:hAnsi="仿宋" w:eastAsia="仿宋" w:cs="Times New Roman"/>
          <w:sz w:val="24"/>
          <w:szCs w:val="24"/>
        </w:rPr>
        <w:t>计算</w:t>
      </w:r>
      <w:r>
        <w:rPr>
          <w:rFonts w:ascii="Times New Roman" w:hAnsi="Times New Roman" w:eastAsia="仿宋" w:cs="Times New Roman"/>
          <w:position w:val="-60"/>
          <w:sz w:val="24"/>
          <w:szCs w:val="24"/>
        </w:rPr>
        <w:object>
          <v:shape id="_x0000_i1174" o:spt="75" type="#_x0000_t75" style="height:66.65pt;width:102.1pt;" o:ole="t" filled="f" o:preferrelative="t" stroked="f" coordsize="21600,21600">
            <v:path/>
            <v:fill on="f" focussize="0,0"/>
            <v:stroke on="f" joinstyle="miter"/>
            <v:imagedata r:id="rId287" o:title=""/>
            <o:lock v:ext="edit" aspectratio="t"/>
            <w10:wrap type="none"/>
            <w10:anchorlock/>
          </v:shape>
          <o:OLEObject Type="Embed" ProgID="Equation.DSMT4" ShapeID="_x0000_i1174" DrawAspect="Content" ObjectID="_1468075874" r:id="rId286">
            <o:LockedField>false</o:LockedField>
          </o:OLEObject>
        </w:object>
      </w:r>
      <w:r>
        <w:rPr>
          <w:rFonts w:ascii="Times New Roman" w:hAnsi="仿宋" w:eastAsia="仿宋" w:cs="Times New Roman"/>
          <w:sz w:val="24"/>
          <w:szCs w:val="24"/>
        </w:rPr>
        <w:t>，并用复数的代数形式表示计算结果．</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解</w:t>
      </w:r>
      <w:r>
        <w:rPr>
          <w:rFonts w:ascii="Times New Roman" w:hAnsi="Times New Roman" w:eastAsia="仿宋" w:cs="Times New Roman"/>
          <w:sz w:val="24"/>
          <w:szCs w:val="24"/>
        </w:rPr>
        <w:t xml:space="preserve"> </w:t>
      </w:r>
      <w:r>
        <w:rPr>
          <w:rFonts w:ascii="Times New Roman" w:hAnsi="Times New Roman" w:eastAsia="仿宋" w:cs="Times New Roman"/>
          <w:position w:val="-60"/>
          <w:sz w:val="24"/>
          <w:szCs w:val="24"/>
        </w:rPr>
        <w:object>
          <v:shape id="_x0000_i1175" o:spt="75" type="#_x0000_t75" style="height:66.65pt;width:102.1pt;" o:ole="t" filled="f" o:preferrelative="t" stroked="f" coordsize="21600,21600">
            <v:path/>
            <v:fill on="f" focussize="0,0"/>
            <v:stroke on="f" joinstyle="miter"/>
            <v:imagedata r:id="rId287" o:title=""/>
            <o:lock v:ext="edit" aspectratio="t"/>
            <w10:wrap type="none"/>
            <w10:anchorlock/>
          </v:shape>
          <o:OLEObject Type="Embed" ProgID="Equation.DSMT4" ShapeID="_x0000_i1175" DrawAspect="Content" ObjectID="_1468075875" r:id="rId288">
            <o:LockedField>false</o:LockedField>
          </o:OLEObject>
        </w:object>
      </w:r>
      <w:r>
        <w:rPr>
          <w:rFonts w:ascii="Times New Roman" w:hAnsi="Times New Roman" w:eastAsia="仿宋" w:cs="Times New Roman"/>
          <w:position w:val="-30"/>
          <w:sz w:val="24"/>
          <w:szCs w:val="24"/>
        </w:rPr>
        <w:object>
          <v:shape id="_x0000_i1176" o:spt="75" type="#_x0000_t75" style="height:36.55pt;width:180.55pt;" o:ole="t" filled="f" o:preferrelative="t" stroked="f" coordsize="21600,21600">
            <v:path/>
            <v:fill on="f" focussize="0,0"/>
            <v:stroke on="f" joinstyle="miter"/>
            <v:imagedata r:id="rId290" o:title=""/>
            <o:lock v:ext="edit" aspectratio="t"/>
            <w10:wrap type="none"/>
            <w10:anchorlock/>
          </v:shape>
          <o:OLEObject Type="Embed" ProgID="Equation.DSMT4" ShapeID="_x0000_i1176" DrawAspect="Content" ObjectID="_1468075876" r:id="rId289">
            <o:LockedField>false</o:LockedField>
          </o:OLEObject>
        </w:objec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77" o:spt="75" type="#_x0000_t75" style="height:34.4pt;width:97.8pt;" o:ole="t" filled="f" o:preferrelative="t" stroked="f" coordsize="21600,21600">
            <v:path/>
            <v:fill on="f" focussize="0,0"/>
            <v:stroke on="f" joinstyle="miter"/>
            <v:imagedata r:id="rId292" o:title=""/>
            <o:lock v:ext="edit" aspectratio="t"/>
            <w10:wrap type="none"/>
            <w10:anchorlock/>
          </v:shape>
          <o:OLEObject Type="Embed" ProgID="Equation.DSMT4" ShapeID="_x0000_i1177" DrawAspect="Content" ObjectID="_1468075877" r:id="rId291">
            <o:LockedField>false</o:LockedField>
          </o:OLEObject>
        </w:object>
      </w:r>
      <w:r>
        <w:rPr>
          <w:rFonts w:ascii="Times New Roman" w:hAnsi="Times New Roman" w:eastAsia="仿宋" w:cs="Times New Roman"/>
          <w:position w:val="-4"/>
          <w:sz w:val="24"/>
          <w:szCs w:val="24"/>
        </w:rPr>
        <w:object>
          <v:shape id="_x0000_i1178" o:spt="75" type="#_x0000_t75" style="height:13.45pt;width:22.05pt;" o:ole="t" filled="f" o:preferrelative="t" stroked="f" coordsize="21600,21600">
            <v:path/>
            <v:fill on="f" focussize="0,0"/>
            <v:stroke on="f" joinstyle="miter"/>
            <v:imagedata r:id="rId294" o:title=""/>
            <o:lock v:ext="edit" aspectratio="t"/>
            <w10:wrap type="none"/>
            <w10:anchorlock/>
          </v:shape>
          <o:OLEObject Type="Embed" ProgID="Equation.DSMT4" ShapeID="_x0000_i1178" DrawAspect="Content" ObjectID="_1468075878" r:id="rId293">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我们知道乘法运算可以推广到乘方，乘方的逆运算是开方．因此，在研究了三角形式下复数的乘法和除法的运算公式之后，一起来继续研究三角形式下复数的乘方与开方的运算公式．</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rPr>
        <w:t>[</w:t>
      </w:r>
      <w:r>
        <w:rPr>
          <w:rFonts w:ascii="Times New Roman" w:hAnsi="仿宋" w:eastAsia="仿宋" w:cs="Times New Roman"/>
          <w:sz w:val="24"/>
        </w:rPr>
        <w:t>设计意图</w:t>
      </w:r>
      <w:r>
        <w:rPr>
          <w:rFonts w:ascii="Times New Roman" w:hAnsi="Times New Roman" w:eastAsia="仿宋" w:cs="Times New Roman"/>
          <w:sz w:val="24"/>
        </w:rPr>
        <w:t>]</w:t>
      </w:r>
      <w:r>
        <w:rPr>
          <w:rFonts w:ascii="Times New Roman" w:hAnsi="仿宋" w:eastAsia="仿宋" w:cs="Times New Roman"/>
          <w:sz w:val="24"/>
        </w:rPr>
        <w:t>通过层层设问，环环相扣，让学生体会到复数的三角形式使得复数的乘、除运算都有了非常简洁的表达式，并且可以显示这些运算的几何意义，是一种刻画旋转变换非常便捷、有效的工具</w: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（环节三）推广运算</w:t>
      </w:r>
      <w:r>
        <w:rPr>
          <w:rFonts w:ascii="Times New Roman" w:hAnsi="Times New Roman" w:eastAsia="仿宋" w:cs="Times New Roman"/>
          <w:sz w:val="24"/>
          <w:szCs w:val="24"/>
        </w:rPr>
        <w:t xml:space="preserve"> </w:t>
      </w:r>
      <w:r>
        <w:rPr>
          <w:rFonts w:ascii="Times New Roman" w:hAnsi="仿宋" w:eastAsia="仿宋" w:cs="Times New Roman"/>
          <w:sz w:val="24"/>
          <w:szCs w:val="24"/>
        </w:rPr>
        <w:t>合理运用</w:t>
      </w:r>
    </w:p>
    <w:p>
      <w:pPr>
        <w:tabs>
          <w:tab w:val="left" w:pos="420"/>
        </w:tabs>
        <w:adjustRightInd w:val="0"/>
        <w:snapToGrid w:val="0"/>
        <w:spacing w:line="312" w:lineRule="auto"/>
        <w:jc w:val="left"/>
        <w:rPr>
          <w:rStyle w:val="10"/>
          <w:rFonts w:ascii="Times New Roman" w:hAnsi="Times New Roman" w:eastAsia="仿宋" w:cs="Times New Roman"/>
          <w:i w:val="0"/>
          <w:sz w:val="24"/>
          <w:szCs w:val="24"/>
        </w:rPr>
      </w:pPr>
      <w:r>
        <w:rPr>
          <w:rStyle w:val="10"/>
          <w:rFonts w:ascii="Times New Roman" w:hAnsi="Times New Roman" w:eastAsia="仿宋" w:cs="Times New Roman"/>
          <w:i w:val="0"/>
          <w:sz w:val="24"/>
          <w:szCs w:val="24"/>
        </w:rPr>
        <w:tab/>
      </w:r>
      <w:r>
        <w:rPr>
          <w:rFonts w:ascii="Times New Roman" w:hAnsi="Times New Roman" w:eastAsia="仿宋" w:cs="Times New Roman"/>
          <w:sz w:val="24"/>
          <w:szCs w:val="24"/>
        </w:rPr>
        <w:t>3</w:t>
      </w:r>
      <w:r>
        <w:rPr>
          <w:rStyle w:val="10"/>
          <w:rFonts w:ascii="Times New Roman" w:hAnsi="仿宋" w:eastAsia="仿宋" w:cs="Times New Roman"/>
          <w:i w:val="0"/>
          <w:sz w:val="24"/>
          <w:szCs w:val="24"/>
        </w:rPr>
        <w:t>．三角形式下复数的乘方</w:t>
      </w:r>
    </w:p>
    <w:p>
      <w:pPr>
        <w:tabs>
          <w:tab w:val="left" w:pos="420"/>
        </w:tabs>
        <w:adjustRightInd w:val="0"/>
        <w:snapToGrid w:val="0"/>
        <w:spacing w:line="312" w:lineRule="auto"/>
        <w:jc w:val="left"/>
        <w:rPr>
          <w:rStyle w:val="10"/>
          <w:rFonts w:ascii="Times New Roman" w:hAnsi="Times New Roman" w:eastAsia="仿宋" w:cs="Times New Roman"/>
          <w:i w:val="0"/>
          <w:sz w:val="24"/>
          <w:szCs w:val="24"/>
        </w:rPr>
      </w:pPr>
      <w:r>
        <w:rPr>
          <w:rStyle w:val="10"/>
          <w:rFonts w:ascii="Times New Roman" w:hAnsi="Times New Roman" w:eastAsia="仿宋" w:cs="Times New Roman"/>
          <w:i w:val="0"/>
          <w:sz w:val="24"/>
          <w:szCs w:val="24"/>
        </w:rPr>
        <w:tab/>
      </w:r>
      <w:r>
        <w:rPr>
          <w:rStyle w:val="10"/>
          <w:rFonts w:ascii="Times New Roman" w:hAnsi="仿宋" w:eastAsia="仿宋" w:cs="Times New Roman"/>
          <w:i w:val="0"/>
          <w:sz w:val="24"/>
          <w:szCs w:val="24"/>
        </w:rPr>
        <w:t>先来看乘方，将三角形式下复数的乘法运算进行推广，就可以得到三角形式下复数的乘方．</w:t>
      </w:r>
    </w:p>
    <w:p>
      <w:pPr>
        <w:tabs>
          <w:tab w:val="left" w:pos="420"/>
        </w:tabs>
        <w:adjustRightInd w:val="0"/>
        <w:snapToGrid w:val="0"/>
        <w:spacing w:line="312" w:lineRule="auto"/>
        <w:jc w:val="left"/>
        <w:rPr>
          <w:rStyle w:val="10"/>
          <w:rFonts w:ascii="Times New Roman" w:hAnsi="Times New Roman" w:eastAsia="仿宋" w:cs="Times New Roman"/>
          <w:i w:val="0"/>
          <w:sz w:val="24"/>
          <w:szCs w:val="24"/>
        </w:rPr>
      </w:pPr>
      <w:r>
        <w:rPr>
          <w:rStyle w:val="10"/>
          <w:rFonts w:ascii="Times New Roman" w:hAnsi="Times New Roman" w:eastAsia="仿宋" w:cs="Times New Roman"/>
          <w:i w:val="0"/>
          <w:sz w:val="24"/>
          <w:szCs w:val="24"/>
        </w:rPr>
        <w:tab/>
      </w:r>
      <w:r>
        <w:rPr>
          <w:rStyle w:val="10"/>
          <w:rFonts w:ascii="Times New Roman" w:hAnsi="Times New Roman" w:eastAsia="仿宋" w:cs="Times New Roman"/>
          <w:i w:val="0"/>
          <w:sz w:val="24"/>
          <w:szCs w:val="24"/>
        </w:rPr>
        <w:t>[</w:t>
      </w:r>
      <w:r>
        <w:rPr>
          <w:rStyle w:val="10"/>
          <w:rFonts w:ascii="Times New Roman" w:hAnsi="仿宋" w:eastAsia="仿宋" w:cs="Times New Roman"/>
          <w:i w:val="0"/>
          <w:sz w:val="24"/>
          <w:szCs w:val="24"/>
        </w:rPr>
        <w:t>问题</w:t>
      </w:r>
      <w:r>
        <w:rPr>
          <w:rFonts w:ascii="Times New Roman" w:hAnsi="Times New Roman" w:eastAsia="仿宋" w:cs="Times New Roman"/>
          <w:sz w:val="24"/>
          <w:szCs w:val="24"/>
        </w:rPr>
        <w:t>8</w:t>
      </w:r>
      <w:r>
        <w:rPr>
          <w:rStyle w:val="10"/>
          <w:rFonts w:ascii="Times New Roman" w:hAnsi="Times New Roman" w:eastAsia="仿宋" w:cs="Times New Roman"/>
          <w:i w:val="0"/>
          <w:sz w:val="24"/>
          <w:szCs w:val="24"/>
        </w:rPr>
        <w:t xml:space="preserve">] </w:t>
      </w:r>
      <w:r>
        <w:rPr>
          <w:rStyle w:val="10"/>
          <w:rFonts w:ascii="Times New Roman" w:hAnsi="仿宋" w:eastAsia="仿宋" w:cs="Times New Roman"/>
          <w:i w:val="0"/>
          <w:sz w:val="24"/>
          <w:szCs w:val="24"/>
        </w:rPr>
        <w:t>三角形式下，由复数的乘法公式，如何计算一个复数的</w:t>
      </w:r>
      <w:r>
        <w:rPr>
          <w:rFonts w:ascii="Times New Roman" w:hAnsi="Times New Roman" w:eastAsia="仿宋" w:cs="Times New Roman"/>
          <w:position w:val="-6"/>
          <w:sz w:val="24"/>
          <w:szCs w:val="24"/>
        </w:rPr>
        <w:object>
          <v:shape id="_x0000_i1179" o:spt="75" type="#_x0000_t75" style="height:11.3pt;width:10.2pt;" o:ole="t" filled="f" o:preferrelative="t" stroked="f" coordsize="21600,21600">
            <v:path/>
            <v:fill on="f" focussize="0,0"/>
            <v:stroke on="f" joinstyle="miter"/>
            <v:imagedata r:id="rId296" o:title=""/>
            <o:lock v:ext="edit" aspectratio="t"/>
            <w10:wrap type="none"/>
            <w10:anchorlock/>
          </v:shape>
          <o:OLEObject Type="Embed" ProgID="Equation.DSMT4" ShapeID="_x0000_i1179" DrawAspect="Content" ObjectID="_1468075879" r:id="rId295">
            <o:LockedField>false</o:LockedField>
          </o:OLEObject>
        </w:object>
      </w:r>
      <w:r>
        <w:rPr>
          <w:rStyle w:val="10"/>
          <w:rFonts w:ascii="Times New Roman" w:hAnsi="仿宋" w:eastAsia="仿宋" w:cs="Times New Roman"/>
          <w:i w:val="0"/>
          <w:sz w:val="24"/>
          <w:szCs w:val="24"/>
        </w:rPr>
        <w:t>次幂</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0" o:spt="75" type="#_x0000_t75" style="height:11.3pt;width:10.2pt;" o:ole="t" filled="f" o:preferrelative="t" stroked="f" coordsize="21600,21600">
            <v:path/>
            <v:fill on="f" focussize="0,0"/>
            <v:stroke on="f" joinstyle="miter"/>
            <v:imagedata r:id="rId296" o:title=""/>
            <o:lock v:ext="edit" aspectratio="t"/>
            <w10:wrap type="none"/>
            <w10:anchorlock/>
          </v:shape>
          <o:OLEObject Type="Embed" ProgID="Equation.DSMT4" ShapeID="_x0000_i1180" DrawAspect="Content" ObjectID="_1468075880" r:id="rId297">
            <o:LockedField>false</o:LockedField>
          </o:OLEObject>
        </w:object>
      </w:r>
      <w:r>
        <w:rPr>
          <w:rFonts w:ascii="Times New Roman" w:hAnsi="仿宋" w:eastAsia="仿宋" w:cs="Times New Roman"/>
          <w:sz w:val="24"/>
          <w:szCs w:val="24"/>
        </w:rPr>
        <w:t>是正整数</w:t>
      </w:r>
      <w:r>
        <w:rPr>
          <w:rFonts w:ascii="Times New Roman" w:hAnsi="Times New Roman" w:eastAsia="仿宋" w:cs="Times New Roman"/>
          <w:sz w:val="24"/>
          <w:szCs w:val="24"/>
        </w:rPr>
        <w:t>)</w:t>
      </w:r>
      <w:r>
        <w:rPr>
          <w:rStyle w:val="10"/>
          <w:rFonts w:ascii="Times New Roman" w:hAnsi="仿宋" w:eastAsia="仿宋" w:cs="Times New Roman"/>
          <w:i w:val="0"/>
          <w:sz w:val="24"/>
          <w:szCs w:val="24"/>
        </w:rPr>
        <w:t>？一个复数的</w:t>
      </w:r>
      <w:r>
        <w:rPr>
          <w:rFonts w:ascii="Times New Roman" w:hAnsi="Times New Roman" w:eastAsia="仿宋" w:cs="Times New Roman"/>
          <w:position w:val="-6"/>
          <w:sz w:val="24"/>
          <w:szCs w:val="24"/>
        </w:rPr>
        <w:object>
          <v:shape id="_x0000_i1181" o:spt="75" type="#_x0000_t75" style="height:11.3pt;width:10.2pt;" o:ole="t" filled="f" o:preferrelative="t" stroked="f" coordsize="21600,21600">
            <v:path/>
            <v:fill on="f" focussize="0,0"/>
            <v:stroke on="f" joinstyle="miter"/>
            <v:imagedata r:id="rId296" o:title=""/>
            <o:lock v:ext="edit" aspectratio="t"/>
            <w10:wrap type="none"/>
            <w10:anchorlock/>
          </v:shape>
          <o:OLEObject Type="Embed" ProgID="Equation.DSMT4" ShapeID="_x0000_i1181" DrawAspect="Content" ObjectID="_1468075881" r:id="rId298">
            <o:LockedField>false</o:LockedField>
          </o:OLEObject>
        </w:object>
      </w:r>
      <w:r>
        <w:rPr>
          <w:rStyle w:val="10"/>
          <w:rFonts w:ascii="Times New Roman" w:hAnsi="仿宋" w:eastAsia="仿宋" w:cs="Times New Roman"/>
          <w:i w:val="0"/>
          <w:sz w:val="24"/>
          <w:szCs w:val="24"/>
        </w:rPr>
        <w:t>次幂的模、辐角与原来复数的模、辐角分别有怎样的关系？</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复数的</w:t>
      </w:r>
      <w:r>
        <w:rPr>
          <w:rFonts w:ascii="Times New Roman" w:hAnsi="Times New Roman" w:eastAsia="仿宋" w:cs="Times New Roman"/>
          <w:position w:val="-6"/>
          <w:sz w:val="24"/>
          <w:szCs w:val="24"/>
        </w:rPr>
        <w:object>
          <v:shape id="_x0000_i1182" o:spt="75" type="#_x0000_t75" style="height:11.3pt;width:10.2pt;" o:ole="t" filled="f" o:preferrelative="t" stroked="f" coordsize="21600,21600">
            <v:path/>
            <v:fill on="f" focussize="0,0"/>
            <v:stroke on="f" joinstyle="miter"/>
            <v:imagedata r:id="rId300" o:title=""/>
            <o:lock v:ext="edit" aspectratio="t"/>
            <w10:wrap type="none"/>
            <w10:anchorlock/>
          </v:shape>
          <o:OLEObject Type="Embed" ProgID="Equation.DSMT4" ShapeID="_x0000_i1182" DrawAspect="Content" ObjectID="_1468075882" r:id="rId299">
            <o:LockedField>false</o:LockedField>
          </o:OLEObject>
        </w:object>
      </w:r>
      <w:r>
        <w:rPr>
          <w:rFonts w:ascii="Times New Roman" w:hAnsi="仿宋" w:eastAsia="仿宋" w:cs="Times New Roman"/>
          <w:sz w:val="24"/>
          <w:szCs w:val="24"/>
        </w:rPr>
        <w:t>次幂</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3" o:spt="75" type="#_x0000_t75" style="height:11.3pt;width:10.2pt;" o:ole="t" filled="f" o:preferrelative="t" stroked="f" coordsize="21600,21600">
            <v:path/>
            <v:fill on="f" focussize="0,0"/>
            <v:stroke on="f" joinstyle="miter"/>
            <v:imagedata r:id="rId296" o:title=""/>
            <o:lock v:ext="edit" aspectratio="t"/>
            <w10:wrap type="none"/>
            <w10:anchorlock/>
          </v:shape>
          <o:OLEObject Type="Embed" ProgID="Equation.DSMT4" ShapeID="_x0000_i1183" DrawAspect="Content" ObjectID="_1468075883" r:id="rId301">
            <o:LockedField>false</o:LockedField>
          </o:OLEObject>
        </w:object>
      </w:r>
      <w:r>
        <w:rPr>
          <w:rFonts w:ascii="Times New Roman" w:hAnsi="仿宋" w:eastAsia="仿宋" w:cs="Times New Roman"/>
          <w:sz w:val="24"/>
          <w:szCs w:val="24"/>
        </w:rPr>
        <w:t>是正整数</w:t>
      </w:r>
      <w:r>
        <w:rPr>
          <w:rFonts w:ascii="Times New Roman" w:hAnsi="Times New Roman" w:eastAsia="仿宋" w:cs="Times New Roman"/>
          <w:sz w:val="24"/>
          <w:szCs w:val="24"/>
        </w:rPr>
        <w:t>)</w:t>
      </w:r>
      <w:r>
        <w:rPr>
          <w:rFonts w:ascii="Times New Roman" w:hAnsi="仿宋" w:eastAsia="仿宋" w:cs="Times New Roman"/>
          <w:sz w:val="24"/>
          <w:szCs w:val="24"/>
        </w:rPr>
        <w:t>是</w:t>
      </w:r>
      <w:r>
        <w:rPr>
          <w:rFonts w:ascii="Times New Roman" w:hAnsi="Times New Roman" w:eastAsia="仿宋" w:cs="Times New Roman"/>
          <w:position w:val="-6"/>
          <w:sz w:val="24"/>
          <w:szCs w:val="24"/>
        </w:rPr>
        <w:object>
          <v:shape id="_x0000_i1184" o:spt="75" type="#_x0000_t75" style="height:11.3pt;width:10.2pt;" o:ole="t" filled="f" o:preferrelative="t" stroked="f" coordsize="21600,21600">
            <v:path/>
            <v:fill on="f" focussize="0,0"/>
            <v:stroke on="f" joinstyle="miter"/>
            <v:imagedata r:id="rId303" o:title=""/>
            <o:lock v:ext="edit" aspectratio="t"/>
            <w10:wrap type="none"/>
            <w10:anchorlock/>
          </v:shape>
          <o:OLEObject Type="Embed" ProgID="Equation.DSMT4" ShapeID="_x0000_i1184" DrawAspect="Content" ObjectID="_1468075884" r:id="rId302">
            <o:LockedField>false</o:LockedField>
          </o:OLEObject>
        </w:object>
      </w:r>
      <w:r>
        <w:rPr>
          <w:rFonts w:ascii="Times New Roman" w:hAnsi="仿宋" w:eastAsia="仿宋" w:cs="Times New Roman"/>
          <w:sz w:val="24"/>
          <w:szCs w:val="24"/>
        </w:rPr>
        <w:t>个相同复数的连乘，因此，根据复数乘法公式，一个复数的</w:t>
      </w:r>
      <w:r>
        <w:rPr>
          <w:rFonts w:ascii="Times New Roman" w:hAnsi="Times New Roman" w:eastAsia="仿宋" w:cs="Times New Roman"/>
          <w:position w:val="-6"/>
          <w:sz w:val="24"/>
          <w:szCs w:val="24"/>
        </w:rPr>
        <w:object>
          <v:shape id="_x0000_i1185" o:spt="75" type="#_x0000_t75" style="height:11.3pt;width:10.2pt;" o:ole="t" filled="f" o:preferrelative="t" stroked="f" coordsize="21600,21600">
            <v:path/>
            <v:fill on="f" focussize="0,0"/>
            <v:stroke on="f" joinstyle="miter"/>
            <v:imagedata r:id="rId305" o:title=""/>
            <o:lock v:ext="edit" aspectratio="t"/>
            <w10:wrap type="none"/>
            <w10:anchorlock/>
          </v:shape>
          <o:OLEObject Type="Embed" ProgID="Equation.DSMT4" ShapeID="_x0000_i1185" DrawAspect="Content" ObjectID="_1468075885" r:id="rId304">
            <o:LockedField>false</o:LockedField>
          </o:OLEObject>
        </w:object>
      </w:r>
      <w:r>
        <w:rPr>
          <w:rFonts w:ascii="Times New Roman" w:hAnsi="仿宋" w:eastAsia="仿宋" w:cs="Times New Roman"/>
          <w:sz w:val="24"/>
          <w:szCs w:val="24"/>
        </w:rPr>
        <w:t>次幂的模是底数模的</w:t>
      </w:r>
      <w:r>
        <w:rPr>
          <w:rFonts w:ascii="Times New Roman" w:hAnsi="Times New Roman" w:eastAsia="仿宋" w:cs="Times New Roman"/>
          <w:position w:val="-6"/>
          <w:sz w:val="24"/>
          <w:szCs w:val="24"/>
        </w:rPr>
        <w:object>
          <v:shape id="_x0000_i1186" o:spt="75" type="#_x0000_t75" style="height:11.3pt;width:10.2pt;" o:ole="t" filled="f" o:preferrelative="t" stroked="f" coordsize="21600,21600">
            <v:path/>
            <v:fill on="f" focussize="0,0"/>
            <v:stroke on="f" joinstyle="miter"/>
            <v:imagedata r:id="rId307" o:title=""/>
            <o:lock v:ext="edit" aspectratio="t"/>
            <w10:wrap type="none"/>
            <w10:anchorlock/>
          </v:shape>
          <o:OLEObject Type="Embed" ProgID="Equation.DSMT4" ShapeID="_x0000_i1186" DrawAspect="Content" ObjectID="_1468075886" r:id="rId306">
            <o:LockedField>false</o:LockedField>
          </o:OLEObject>
        </w:object>
      </w:r>
      <w:r>
        <w:rPr>
          <w:rFonts w:ascii="Times New Roman" w:hAnsi="仿宋" w:eastAsia="仿宋" w:cs="Times New Roman"/>
          <w:sz w:val="24"/>
          <w:szCs w:val="24"/>
        </w:rPr>
        <w:t>次幂，而其辐角是底数辐角的</w:t>
      </w:r>
      <w:r>
        <w:rPr>
          <w:rFonts w:ascii="Times New Roman" w:hAnsi="Times New Roman" w:eastAsia="仿宋" w:cs="Times New Roman"/>
          <w:position w:val="-6"/>
          <w:sz w:val="24"/>
          <w:szCs w:val="24"/>
        </w:rPr>
        <w:object>
          <v:shape id="_x0000_i1187" o:spt="75" type="#_x0000_t75" style="height:11.3pt;width:10.2pt;" o:ole="t" filled="f" o:preferrelative="t" stroked="f" coordsize="21600,21600">
            <v:path/>
            <v:fill on="f" focussize="0,0"/>
            <v:stroke on="f" joinstyle="miter"/>
            <v:imagedata r:id="rId309" o:title=""/>
            <o:lock v:ext="edit" aspectratio="t"/>
            <w10:wrap type="none"/>
            <w10:anchorlock/>
          </v:shape>
          <o:OLEObject Type="Embed" ProgID="Equation.DSMT4" ShapeID="_x0000_i1187" DrawAspect="Content" ObjectID="_1468075887" r:id="rId308">
            <o:LockedField>false</o:LockedField>
          </o:OLEObject>
        </w:object>
      </w:r>
      <w:r>
        <w:rPr>
          <w:rFonts w:ascii="Times New Roman" w:hAnsi="仿宋" w:eastAsia="仿宋" w:cs="Times New Roman"/>
          <w:sz w:val="24"/>
          <w:szCs w:val="24"/>
        </w:rPr>
        <w:t>倍．</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设</w:t>
      </w:r>
      <w:r>
        <w:rPr>
          <w:rFonts w:ascii="Times New Roman" w:hAnsi="Times New Roman" w:eastAsia="仿宋" w:cs="Times New Roman"/>
          <w:position w:val="-10"/>
          <w:sz w:val="24"/>
          <w:szCs w:val="24"/>
        </w:rPr>
        <w:object>
          <v:shape id="_x0000_i1188" o:spt="75" type="#_x0000_t75" style="height:17.2pt;width:99.95pt;" o:ole="t" filled="f" o:preferrelative="t" stroked="f" coordsize="21600,21600">
            <v:path/>
            <v:fill on="f" focussize="0,0"/>
            <v:stroke on="f" joinstyle="miter"/>
            <v:imagedata r:id="rId311" o:title=""/>
            <o:lock v:ext="edit" aspectratio="t"/>
            <w10:wrap type="none"/>
            <w10:anchorlock/>
          </v:shape>
          <o:OLEObject Type="Embed" ProgID="Equation.DSMT4" ShapeID="_x0000_i1188" DrawAspect="Content" ObjectID="_1468075888" r:id="rId3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9" o:spt="75" type="#_x0000_t75" style="height:17.2pt;width:51.6pt;" o:ole="t" filled="f" o:preferrelative="t" stroked="f" coordsize="21600,21600">
            <v:path/>
            <v:fill on="f" focussize="0,0"/>
            <v:stroke on="f" joinstyle="miter"/>
            <v:imagedata r:id="rId313" o:title=""/>
            <o:lock v:ext="edit" aspectratio="t"/>
            <w10:wrap type="none"/>
            <w10:anchorlock/>
          </v:shape>
          <o:OLEObject Type="Embed" ProgID="Equation.DSMT4" ShapeID="_x0000_i1189" DrawAspect="Content" ObjectID="_1468075889" r:id="rId312">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，则对任何正整数</w:t>
      </w:r>
      <w:r>
        <w:rPr>
          <w:rFonts w:ascii="Times New Roman" w:hAnsi="Times New Roman" w:eastAsia="仿宋" w:cs="Times New Roman"/>
          <w:position w:val="-6"/>
          <w:sz w:val="24"/>
          <w:szCs w:val="24"/>
        </w:rPr>
        <w:object>
          <v:shape id="_x0000_i1190" o:spt="75" type="#_x0000_t75" style="height:11.3pt;width:10.2pt;" o:ole="t" filled="f" o:preferrelative="t" stroked="f" coordsize="21600,21600">
            <v:path/>
            <v:fill on="f" focussize="0,0"/>
            <v:stroke on="f" joinstyle="miter"/>
            <v:imagedata r:id="rId315" o:title=""/>
            <o:lock v:ext="edit" aspectratio="t"/>
            <w10:wrap type="none"/>
            <w10:anchorlock/>
          </v:shape>
          <o:OLEObject Type="Embed" ProgID="Equation.DSMT4" ShapeID="_x0000_i1190" DrawAspect="Content" ObjectID="_1468075890" r:id="rId314">
            <o:LockedField>false</o:LockedField>
          </o:OLEObject>
        </w:object>
      </w:r>
      <w:r>
        <w:rPr>
          <w:rFonts w:ascii="Times New Roman" w:hAnsi="仿宋" w:eastAsia="仿宋" w:cs="Times New Roman"/>
          <w:sz w:val="24"/>
          <w:szCs w:val="24"/>
        </w:rPr>
        <w:t>，有</w:t>
      </w:r>
      <w:r>
        <w:rPr>
          <w:rFonts w:ascii="Times New Roman" w:hAnsi="Times New Roman" w:eastAsia="仿宋" w:cs="Times New Roman"/>
          <w:position w:val="-10"/>
          <w:sz w:val="24"/>
          <w:szCs w:val="24"/>
        </w:rPr>
        <w:object>
          <v:shape id="_x0000_i1191" o:spt="75" type="#_x0000_t75" style="height:19.35pt;width:122.5pt;" o:ole="t" filled="f" o:preferrelative="t" stroked="f" coordsize="21600,21600">
            <v:path/>
            <v:fill on="f" focussize="0,0"/>
            <v:stroke on="f" joinstyle="miter"/>
            <v:imagedata r:id="rId317" o:title=""/>
            <o:lock v:ext="edit" aspectratio="t"/>
            <w10:wrap type="none"/>
            <w10:anchorlock/>
          </v:shape>
          <o:OLEObject Type="Embed" ProgID="Equation.DSMT4" ShapeID="_x0000_i1191" DrawAspect="Content" ObjectID="_1468075891" r:id="rId316">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例</w:t>
      </w:r>
      <w:r>
        <w:rPr>
          <w:rFonts w:ascii="Times New Roman" w:hAnsi="Times New Roman" w:eastAsia="仿宋" w:cs="Times New Roman"/>
          <w:sz w:val="24"/>
          <w:szCs w:val="24"/>
        </w:rPr>
        <w:t xml:space="preserve">4 </w:t>
      </w:r>
      <w:r>
        <w:rPr>
          <w:rFonts w:ascii="Times New Roman" w:hAnsi="仿宋" w:eastAsia="仿宋" w:cs="Times New Roman"/>
          <w:sz w:val="24"/>
          <w:szCs w:val="24"/>
        </w:rPr>
        <w:t>计算</w:t>
      </w:r>
      <w:r>
        <w:rPr>
          <w:rFonts w:ascii="Times New Roman" w:hAnsi="Times New Roman" w:eastAsia="仿宋" w:cs="Times New Roman"/>
          <w:position w:val="-10"/>
          <w:sz w:val="24"/>
          <w:szCs w:val="24"/>
        </w:rPr>
        <w:object>
          <v:shape id="_x0000_i1192" o:spt="75" type="#_x0000_t75" style="height:19.35pt;width:36.55pt;" o:ole="t" filled="f" o:preferrelative="t" stroked="f" coordsize="21600,21600">
            <v:path/>
            <v:fill on="f" focussize="0,0"/>
            <v:stroke on="f" joinstyle="miter"/>
            <v:imagedata r:id="rId319" o:title=""/>
            <o:lock v:ext="edit" aspectratio="t"/>
            <w10:wrap type="none"/>
            <w10:anchorlock/>
          </v:shape>
          <o:OLEObject Type="Embed" ProgID="Equation.DSMT4" ShapeID="_x0000_i1192" DrawAspect="Content" ObjectID="_1468075892" r:id="rId318">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分析</w:t>
      </w:r>
      <w:r>
        <w:rPr>
          <w:rFonts w:ascii="Times New Roman" w:hAnsi="Times New Roman" w:eastAsia="仿宋" w:cs="Times New Roman"/>
          <w:sz w:val="24"/>
          <w:szCs w:val="24"/>
        </w:rPr>
        <w:t xml:space="preserve"> </w:t>
      </w:r>
      <w:r>
        <w:rPr>
          <w:rFonts w:ascii="Times New Roman" w:hAnsi="仿宋" w:eastAsia="仿宋" w:cs="Times New Roman"/>
          <w:sz w:val="24"/>
          <w:szCs w:val="24"/>
        </w:rPr>
        <w:t>我们可以先将复数</w:t>
      </w:r>
      <w:r>
        <w:rPr>
          <w:rFonts w:ascii="Times New Roman" w:hAnsi="Times New Roman" w:eastAsia="仿宋" w:cs="Times New Roman"/>
          <w:position w:val="-4"/>
          <w:sz w:val="24"/>
          <w:szCs w:val="24"/>
        </w:rPr>
        <w:object>
          <v:shape id="_x0000_i1193" o:spt="75" type="#_x0000_t75" style="height:13.45pt;width:20.95pt;" o:ole="t" filled="f" o:preferrelative="t" stroked="f" coordsize="21600,21600">
            <v:path/>
            <v:fill on="f" focussize="0,0"/>
            <v:stroke on="f" joinstyle="miter"/>
            <v:imagedata r:id="rId321" o:title=""/>
            <o:lock v:ext="edit" aspectratio="t"/>
            <w10:wrap type="none"/>
            <w10:anchorlock/>
          </v:shape>
          <o:OLEObject Type="Embed" ProgID="Equation.DSMT4" ShapeID="_x0000_i1193" DrawAspect="Content" ObjectID="_1468075893" r:id="rId320">
            <o:LockedField>false</o:LockedField>
          </o:OLEObject>
        </w:object>
      </w:r>
      <w:r>
        <w:rPr>
          <w:rFonts w:ascii="Times New Roman" w:hAnsi="仿宋" w:eastAsia="仿宋" w:cs="Times New Roman"/>
          <w:sz w:val="24"/>
          <w:szCs w:val="24"/>
        </w:rPr>
        <w:t>写成三角形式，再利用三角形式下的复数的乘方运算公式求得结果．</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解</w:t>
      </w:r>
      <w:r>
        <w:rPr>
          <w:rFonts w:ascii="Times New Roman" w:hAnsi="Times New Roman" w:eastAsia="仿宋" w:cs="Times New Roman"/>
          <w:sz w:val="24"/>
          <w:szCs w:val="24"/>
        </w:rPr>
        <w:t xml:space="preserve"> </w:t>
      </w:r>
      <w:r>
        <w:rPr>
          <w:rFonts w:ascii="Times New Roman" w:hAnsi="仿宋" w:eastAsia="仿宋" w:cs="Times New Roman"/>
          <w:sz w:val="24"/>
          <w:szCs w:val="24"/>
        </w:rPr>
        <w:t>将</w:t>
      </w:r>
      <w:r>
        <w:rPr>
          <w:rFonts w:ascii="Times New Roman" w:hAnsi="Times New Roman" w:eastAsia="仿宋" w:cs="Times New Roman"/>
          <w:position w:val="-4"/>
          <w:sz w:val="24"/>
          <w:szCs w:val="24"/>
        </w:rPr>
        <w:object>
          <v:shape id="_x0000_i1194" o:spt="75" type="#_x0000_t75" style="height:13.45pt;width:20.95pt;" o:ole="t" filled="f" o:preferrelative="t" stroked="f" coordsize="21600,21600">
            <v:path/>
            <v:fill on="f" focussize="0,0"/>
            <v:stroke on="f" joinstyle="miter"/>
            <v:imagedata r:id="rId323" o:title=""/>
            <o:lock v:ext="edit" aspectratio="t"/>
            <w10:wrap type="none"/>
            <w10:anchorlock/>
          </v:shape>
          <o:OLEObject Type="Embed" ProgID="Equation.DSMT4" ShapeID="_x0000_i1194" DrawAspect="Content" ObjectID="_1468075894" r:id="rId322">
            <o:LockedField>false</o:LockedField>
          </o:OLEObject>
        </w:object>
      </w:r>
      <w:r>
        <w:rPr>
          <w:rFonts w:ascii="Times New Roman" w:hAnsi="仿宋" w:eastAsia="仿宋" w:cs="Times New Roman"/>
          <w:sz w:val="24"/>
          <w:szCs w:val="24"/>
        </w:rPr>
        <w:t>写成三角形式</w:t>
      </w:r>
      <w:r>
        <w:rPr>
          <w:rFonts w:ascii="Times New Roman" w:hAnsi="Times New Roman" w:eastAsia="仿宋" w:cs="Times New Roman"/>
          <w:position w:val="-28"/>
          <w:sz w:val="24"/>
          <w:szCs w:val="24"/>
        </w:rPr>
        <w:object>
          <v:shape id="_x0000_i1195" o:spt="75" type="#_x0000_t75" style="height:34.4pt;width:138.65pt;" o:ole="t" filled="f" o:preferrelative="t" stroked="f" coordsize="21600,21600">
            <v:path/>
            <v:fill on="f" focussize="0,0"/>
            <v:stroke on="f" joinstyle="miter"/>
            <v:imagedata r:id="rId325" o:title=""/>
            <o:lock v:ext="edit" aspectratio="t"/>
            <w10:wrap type="none"/>
            <w10:anchorlock/>
          </v:shape>
          <o:OLEObject Type="Embed" ProgID="Equation.DSMT4" ShapeID="_x0000_i1195" DrawAspect="Content" ObjectID="_1468075895" r:id="rId324">
            <o:LockedField>false</o:LockedField>
          </o:OLEObject>
        </w:object>
      </w:r>
      <w:r>
        <w:rPr>
          <w:rFonts w:ascii="Times New Roman" w:hAnsi="仿宋" w:eastAsia="仿宋" w:cs="Times New Roman"/>
          <w:sz w:val="24"/>
          <w:szCs w:val="24"/>
        </w:rPr>
        <w:t>，就可以得到</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b/>
          <w:position w:val="-30"/>
          <w:sz w:val="24"/>
          <w:szCs w:val="24"/>
        </w:rPr>
        <w:object>
          <v:shape id="_x0000_i1196" o:spt="75" type="#_x0000_t75" style="height:36.55pt;width:239.65pt;" o:ole="t" filled="f" o:preferrelative="t" stroked="f" coordsize="21600,21600">
            <v:path/>
            <v:fill on="f" focussize="0,0"/>
            <v:stroke on="f" joinstyle="miter"/>
            <v:imagedata r:id="rId327" o:title=""/>
            <o:lock v:ext="edit" aspectratio="t"/>
            <w10:wrap type="none"/>
            <w10:anchorlock/>
          </v:shape>
          <o:OLEObject Type="Embed" ProgID="Equation.DSMT4" ShapeID="_x0000_i1196" DrawAspect="Content" ObjectID="_1468075896" r:id="rId326">
            <o:LockedField>false</o:LockedField>
          </o:OLEObject>
        </w:object>
      </w:r>
      <w:r>
        <w:rPr>
          <w:rFonts w:ascii="Times New Roman" w:hAnsi="Times New Roman" w:eastAsia="仿宋" w:cs="Times New Roman"/>
          <w:b/>
          <w:position w:val="-10"/>
          <w:sz w:val="24"/>
          <w:szCs w:val="24"/>
        </w:rPr>
        <w:object>
          <v:shape id="_x0000_i1197" o:spt="75" type="#_x0000_t75" style="height:18.25pt;width:119.3pt;" o:ole="t" filled="f" o:preferrelative="t" stroked="f" coordsize="21600,21600">
            <v:path/>
            <v:fill on="f" focussize="0,0"/>
            <v:stroke on="f" joinstyle="miter"/>
            <v:imagedata r:id="rId329" o:title=""/>
            <o:lock v:ext="edit" aspectratio="t"/>
            <w10:wrap type="none"/>
            <w10:anchorlock/>
          </v:shape>
          <o:OLEObject Type="Embed" ProgID="Equation.DSMT4" ShapeID="_x0000_i1197" DrawAspect="Content" ObjectID="_1468075897" r:id="rId328">
            <o:LockedField>false</o:LockedField>
          </o:OLEObject>
        </w:object>
      </w:r>
      <w:r>
        <w:rPr>
          <w:rFonts w:ascii="Times New Roman" w:hAnsi="Times New Roman" w:eastAsia="仿宋" w:cs="Times New Roman"/>
          <w:position w:val="-10"/>
          <w:sz w:val="24"/>
          <w:szCs w:val="24"/>
        </w:rPr>
        <w:object>
          <v:shape id="_x0000_i1198" o:spt="75" type="#_x0000_t75" style="height:15.6pt;width:147.2pt;" o:ole="t" filled="f" o:preferrelative="t" stroked="f" coordsize="21600,21600">
            <v:path/>
            <v:fill on="f" focussize="0,0"/>
            <v:stroke on="f" joinstyle="miter"/>
            <v:imagedata r:id="rId331" o:title=""/>
            <o:lock v:ext="edit" aspectratio="t"/>
            <w10:wrap type="none"/>
            <w10:anchorlock/>
          </v:shape>
          <o:OLEObject Type="Embed" ProgID="Equation.DSMT4" ShapeID="_x0000_i1198" DrawAspect="Content" ObjectID="_1468075898" r:id="rId330">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jc w:val="left"/>
        <w:rPr>
          <w:rFonts w:ascii="Times New Roman" w:hAnsi="Times New Roman" w:eastAsia="仿宋" w:cs="Times New Roman"/>
          <w:sz w:val="24"/>
          <w:szCs w:val="24"/>
        </w:rPr>
      </w:pPr>
      <w:r>
        <w:rPr>
          <w:rStyle w:val="10"/>
          <w:rFonts w:ascii="Times New Roman" w:hAnsi="Times New Roman" w:eastAsia="仿宋" w:cs="Times New Roman"/>
          <w:i w:val="0"/>
          <w:sz w:val="24"/>
          <w:szCs w:val="24"/>
        </w:rPr>
        <w:tab/>
      </w:r>
      <w:r>
        <w:rPr>
          <w:rFonts w:ascii="Times New Roman" w:hAnsi="Times New Roman" w:eastAsia="仿宋" w:cs="Times New Roman"/>
          <w:sz w:val="24"/>
          <w:szCs w:val="24"/>
        </w:rPr>
        <w:t>4</w:t>
      </w:r>
      <w:r>
        <w:rPr>
          <w:rStyle w:val="10"/>
          <w:rFonts w:ascii="Times New Roman" w:hAnsi="仿宋" w:eastAsia="仿宋" w:cs="Times New Roman"/>
          <w:i w:val="0"/>
          <w:sz w:val="24"/>
          <w:szCs w:val="24"/>
        </w:rPr>
        <w:t>．三角形式下复数的开方</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作为乘方的逆运算，自然会想到，一个复数开</w:t>
      </w:r>
      <w:r>
        <w:rPr>
          <w:rFonts w:ascii="Times New Roman" w:hAnsi="Times New Roman" w:eastAsia="仿宋" w:cs="Times New Roman"/>
          <w:position w:val="-6"/>
          <w:sz w:val="24"/>
          <w:szCs w:val="24"/>
        </w:rPr>
        <w:object>
          <v:shape id="_x0000_i1199"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199" DrawAspect="Content" ObjectID="_1468075899" r:id="rId332">
            <o:LockedField>false</o:LockedField>
          </o:OLEObject>
        </w:object>
      </w:r>
      <w:r>
        <w:rPr>
          <w:rFonts w:ascii="Times New Roman" w:hAnsi="仿宋" w:eastAsia="仿宋" w:cs="Times New Roman"/>
          <w:sz w:val="24"/>
          <w:szCs w:val="24"/>
        </w:rPr>
        <w:t>次方，这里的</w:t>
      </w:r>
      <w:r>
        <w:rPr>
          <w:rFonts w:ascii="Times New Roman" w:hAnsi="Times New Roman" w:eastAsia="仿宋" w:cs="Times New Roman"/>
          <w:position w:val="-6"/>
          <w:sz w:val="24"/>
          <w:szCs w:val="24"/>
        </w:rPr>
        <w:object>
          <v:shape id="_x0000_i1200"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200" DrawAspect="Content" ObjectID="_1468075900" r:id="rId334">
            <o:LockedField>false</o:LockedField>
          </o:OLEObject>
        </w:object>
      </w:r>
      <w:r>
        <w:rPr>
          <w:rFonts w:ascii="Times New Roman" w:hAnsi="仿宋" w:eastAsia="仿宋" w:cs="Times New Roman"/>
          <w:sz w:val="24"/>
          <w:szCs w:val="24"/>
        </w:rPr>
        <w:t>是指大于等于</w:t>
      </w:r>
      <w:r>
        <w:rPr>
          <w:rFonts w:ascii="Times New Roman" w:hAnsi="Times New Roman" w:eastAsia="仿宋" w:cs="Times New Roman"/>
          <w:sz w:val="24"/>
          <w:szCs w:val="24"/>
        </w:rPr>
        <w:t>2</w:t>
      </w:r>
      <w:r>
        <w:rPr>
          <w:rFonts w:ascii="Times New Roman" w:hAnsi="仿宋" w:eastAsia="仿宋" w:cs="Times New Roman"/>
          <w:sz w:val="24"/>
          <w:szCs w:val="24"/>
        </w:rPr>
        <w:t>的正整数，我们知道</w:t>
      </w:r>
      <w:r>
        <w:rPr>
          <w:rFonts w:ascii="Times New Roman" w:hAnsi="Times New Roman" w:eastAsia="仿宋" w:cs="Times New Roman"/>
          <w:sz w:val="24"/>
          <w:szCs w:val="24"/>
        </w:rPr>
        <w:t>0</w:t>
      </w:r>
      <w:r>
        <w:rPr>
          <w:rFonts w:ascii="Times New Roman" w:hAnsi="仿宋" w:eastAsia="仿宋" w:cs="Times New Roman"/>
          <w:sz w:val="24"/>
          <w:szCs w:val="24"/>
        </w:rPr>
        <w:t>的</w:t>
      </w:r>
      <w:r>
        <w:rPr>
          <w:rFonts w:ascii="Times New Roman" w:hAnsi="Times New Roman" w:eastAsia="仿宋" w:cs="Times New Roman"/>
          <w:position w:val="-6"/>
          <w:sz w:val="24"/>
          <w:szCs w:val="24"/>
        </w:rPr>
        <w:object>
          <v:shape id="_x0000_i1201"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201" DrawAspect="Content" ObjectID="_1468075901" r:id="rId335">
            <o:LockedField>false</o:LockedField>
          </o:OLEObject>
        </w:object>
      </w:r>
      <w:r>
        <w:rPr>
          <w:rFonts w:ascii="Times New Roman" w:hAnsi="仿宋" w:eastAsia="仿宋" w:cs="Times New Roman"/>
          <w:sz w:val="24"/>
          <w:szCs w:val="24"/>
        </w:rPr>
        <w:t>次方根为</w:t>
      </w:r>
      <w:r>
        <w:rPr>
          <w:rFonts w:ascii="Times New Roman" w:hAnsi="Times New Roman" w:eastAsia="仿宋" w:cs="Times New Roman"/>
          <w:sz w:val="24"/>
          <w:szCs w:val="24"/>
        </w:rPr>
        <w:t>0</w:t>
      </w:r>
      <w:r>
        <w:rPr>
          <w:rFonts w:ascii="Times New Roman" w:hAnsi="仿宋" w:eastAsia="仿宋" w:cs="Times New Roman"/>
          <w:sz w:val="24"/>
          <w:szCs w:val="24"/>
        </w:rPr>
        <w:t>，那么</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Style w:val="10"/>
          <w:rFonts w:ascii="Times New Roman" w:hAnsi="Times New Roman" w:eastAsia="仿宋" w:cs="Times New Roman"/>
          <w:i w:val="0"/>
          <w:sz w:val="24"/>
          <w:szCs w:val="24"/>
        </w:rPr>
        <w:t>[</w:t>
      </w:r>
      <w:r>
        <w:rPr>
          <w:rStyle w:val="10"/>
          <w:rFonts w:ascii="Times New Roman" w:hAnsi="仿宋" w:eastAsia="仿宋" w:cs="Times New Roman"/>
          <w:i w:val="0"/>
          <w:sz w:val="24"/>
          <w:szCs w:val="24"/>
        </w:rPr>
        <w:t>问题</w:t>
      </w:r>
      <w:r>
        <w:rPr>
          <w:rFonts w:ascii="Times New Roman" w:hAnsi="Times New Roman" w:eastAsia="仿宋" w:cs="Times New Roman"/>
          <w:sz w:val="24"/>
          <w:szCs w:val="24"/>
        </w:rPr>
        <w:t>9</w:t>
      </w:r>
      <w:r>
        <w:rPr>
          <w:rStyle w:val="10"/>
          <w:rFonts w:ascii="Times New Roman" w:hAnsi="Times New Roman" w:eastAsia="仿宋" w:cs="Times New Roman"/>
          <w:i w:val="0"/>
          <w:sz w:val="24"/>
          <w:szCs w:val="24"/>
        </w:rPr>
        <w:t xml:space="preserve">] </w:t>
      </w:r>
      <w:r>
        <w:rPr>
          <w:rStyle w:val="10"/>
          <w:rFonts w:ascii="Times New Roman" w:hAnsi="仿宋" w:eastAsia="仿宋" w:cs="Times New Roman"/>
          <w:i w:val="0"/>
          <w:sz w:val="24"/>
          <w:szCs w:val="24"/>
        </w:rPr>
        <w:t>三角形式下，由复数的乘方运算，如何求一个非零</w:t>
      </w:r>
      <w:r>
        <w:rPr>
          <w:rFonts w:ascii="Times New Roman" w:hAnsi="仿宋" w:eastAsia="仿宋" w:cs="Times New Roman"/>
          <w:sz w:val="24"/>
          <w:szCs w:val="24"/>
        </w:rPr>
        <w:t>复数的</w:t>
      </w:r>
      <w:r>
        <w:rPr>
          <w:rFonts w:ascii="Times New Roman" w:hAnsi="Times New Roman" w:eastAsia="仿宋" w:cs="Times New Roman"/>
          <w:position w:val="-6"/>
          <w:sz w:val="24"/>
          <w:szCs w:val="24"/>
        </w:rPr>
        <w:object>
          <v:shape id="_x0000_i1202"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202" DrawAspect="Content" ObjectID="_1468075902" r:id="rId3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3" o:spt="75" type="#_x0000_t75" style="height:15.05pt;width:30.1pt;" o:ole="t" filled="f" o:preferrelative="t" stroked="f" coordsize="21600,21600">
            <v:path/>
            <v:fill on="f" focussize="0,0"/>
            <v:stroke on="f" joinstyle="miter"/>
            <v:imagedata r:id="rId338" o:title=""/>
            <o:lock v:ext="edit" aspectratio="t"/>
            <w10:wrap type="none"/>
            <w10:anchorlock/>
          </v:shape>
          <o:OLEObject Type="Embed" ProgID="Equation.DSMT4" ShapeID="_x0000_i1203" DrawAspect="Content" ObjectID="_1468075903" r:id="rId33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204" o:spt="75" type="#_x0000_t75" style="height:17.2pt;width:30.1pt;" o:ole="t" filled="f" o:preferrelative="t" stroked="f" coordsize="21600,21600">
            <v:path/>
            <v:fill on="f" focussize="0,0"/>
            <v:stroke on="f" joinstyle="miter"/>
            <v:imagedata r:id="rId340" o:title=""/>
            <o:lock v:ext="edit" aspectratio="t"/>
            <w10:wrap type="none"/>
            <w10:anchorlock/>
          </v:shape>
          <o:OLEObject Type="Embed" ProgID="Equation.DSMT4" ShapeID="_x0000_i1204" DrawAspect="Content" ObjectID="_1468075904" r:id="rId339">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次方根？</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设</w:t>
      </w:r>
      <w:r>
        <w:rPr>
          <w:rFonts w:ascii="Times New Roman" w:hAnsi="Times New Roman" w:eastAsia="仿宋" w:cs="Times New Roman"/>
          <w:position w:val="-10"/>
          <w:sz w:val="24"/>
          <w:szCs w:val="24"/>
        </w:rPr>
        <w:object>
          <v:shape id="_x0000_i1205" o:spt="75" type="#_x0000_t75" style="height:17.2pt;width:99.95pt;" o:ole="t" filled="f" o:preferrelative="t" stroked="f" coordsize="21600,21600">
            <v:path/>
            <v:fill on="f" focussize="0,0"/>
            <v:stroke on="f" joinstyle="miter"/>
            <v:imagedata r:id="rId311" o:title=""/>
            <o:lock v:ext="edit" aspectratio="t"/>
            <w10:wrap type="none"/>
            <w10:anchorlock/>
          </v:shape>
          <o:OLEObject Type="Embed" ProgID="Equation.DSMT4" ShapeID="_x0000_i1205" DrawAspect="Content" ObjectID="_1468075905" r:id="rId34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6" o:spt="75" type="#_x0000_t75" style="height:17.2pt;width:47.3pt;" o:ole="t" filled="f" o:preferrelative="t" stroked="f" coordsize="21600,21600">
            <v:path/>
            <v:fill on="f" focussize="0,0"/>
            <v:stroke on="f" joinstyle="miter"/>
            <v:imagedata r:id="rId343" o:title=""/>
            <o:lock v:ext="edit" aspectratio="t"/>
            <w10:wrap type="none"/>
            <w10:anchorlock/>
          </v:shape>
          <o:OLEObject Type="Embed" ProgID="Equation.DSMT4" ShapeID="_x0000_i1206" DrawAspect="Content" ObjectID="_1468075906" r:id="rId342">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207" o:spt="75" type="#_x0000_t75" style="height:17.2pt;width:104.8pt;" o:ole="t" filled="f" o:preferrelative="t" stroked="f" coordsize="21600,21600">
            <v:path/>
            <v:fill on="f" focussize="0,0"/>
            <v:stroke on="f" joinstyle="miter"/>
            <v:imagedata r:id="rId345" o:title=""/>
            <o:lock v:ext="edit" aspectratio="t"/>
            <w10:wrap type="none"/>
            <w10:anchorlock/>
          </v:shape>
          <o:OLEObject Type="Embed" ProgID="Equation.DSMT4" ShapeID="_x0000_i1207" DrawAspect="Content" ObjectID="_1468075907" r:id="rId3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8" o:spt="75" type="#_x0000_t75" style="height:17.2pt;width:49.95pt;" o:ole="t" filled="f" o:preferrelative="t" stroked="f" coordsize="21600,21600">
            <v:path/>
            <v:fill on="f" focussize="0,0"/>
            <v:stroke on="f" joinstyle="miter"/>
            <v:imagedata r:id="rId347" o:title=""/>
            <o:lock v:ext="edit" aspectratio="t"/>
            <w10:wrap type="none"/>
            <w10:anchorlock/>
          </v:shape>
          <o:OLEObject Type="Embed" ProgID="Equation.DSMT4" ShapeID="_x0000_i1208" DrawAspect="Content" ObjectID="_1468075908" r:id="rId346">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为</w:t>
      </w:r>
      <w:r>
        <w:rPr>
          <w:rFonts w:ascii="Times New Roman" w:hAnsi="Times New Roman" w:eastAsia="仿宋" w:cs="Times New Roman"/>
          <w:position w:val="-4"/>
          <w:sz w:val="24"/>
          <w:szCs w:val="24"/>
        </w:rPr>
        <w:object>
          <v:shape id="_x0000_i1209" o:spt="75" type="#_x0000_t75" style="height:10.2pt;width:10.2pt;" o:ole="t" filled="f" o:preferrelative="t" stroked="f" coordsize="21600,21600">
            <v:path/>
            <v:fill on="f" focussize="0,0"/>
            <v:stroke on="f" joinstyle="miter"/>
            <v:imagedata r:id="rId349" o:title=""/>
            <o:lock v:ext="edit" aspectratio="t"/>
            <w10:wrap type="none"/>
            <w10:anchorlock/>
          </v:shape>
          <o:OLEObject Type="Embed" ProgID="Equation.DSMT4" ShapeID="_x0000_i1209" DrawAspect="Content" ObjectID="_1468075909" r:id="rId348">
            <o:LockedField>false</o:LockedField>
          </o:OLEObject>
        </w:object>
      </w:r>
      <w:r>
        <w:rPr>
          <w:rFonts w:ascii="Times New Roman" w:hAnsi="仿宋" w:eastAsia="仿宋" w:cs="Times New Roman"/>
          <w:sz w:val="24"/>
          <w:szCs w:val="24"/>
        </w:rPr>
        <w:t>的</w:t>
      </w:r>
      <w:r>
        <w:rPr>
          <w:rFonts w:ascii="Times New Roman" w:hAnsi="Times New Roman" w:eastAsia="仿宋" w:cs="Times New Roman"/>
          <w:position w:val="-6"/>
          <w:sz w:val="24"/>
          <w:szCs w:val="24"/>
        </w:rPr>
        <w:object>
          <v:shape id="_x0000_i1210"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210" DrawAspect="Content" ObjectID="_1468075910" r:id="rId350">
            <o:LockedField>false</o:LockedField>
          </o:OLEObject>
        </w:object>
      </w:r>
      <w:r>
        <w:rPr>
          <w:rFonts w:ascii="Times New Roman" w:hAnsi="仿宋" w:eastAsia="仿宋" w:cs="Times New Roman"/>
          <w:sz w:val="24"/>
          <w:szCs w:val="24"/>
        </w:rPr>
        <w:t>次方根．</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因为</w:t>
      </w:r>
      <w:r>
        <w:rPr>
          <w:rFonts w:ascii="Times New Roman" w:hAnsi="Times New Roman" w:eastAsia="仿宋" w:cs="Times New Roman"/>
          <w:position w:val="-10"/>
          <w:sz w:val="24"/>
          <w:szCs w:val="24"/>
        </w:rPr>
        <w:object>
          <v:shape id="_x0000_i1211" o:spt="75" type="#_x0000_t75" style="height:19.35pt;width:293.35pt;" o:ole="t" filled="f" o:preferrelative="t" stroked="f" coordsize="21600,21600">
            <v:path/>
            <v:fill on="f" focussize="0,0"/>
            <v:stroke on="f" joinstyle="miter"/>
            <v:imagedata r:id="rId352" o:title=""/>
            <o:lock v:ext="edit" aspectratio="t"/>
            <w10:wrap type="none"/>
            <w10:anchorlock/>
          </v:shape>
          <o:OLEObject Type="Embed" ProgID="Equation.DSMT4" ShapeID="_x0000_i1211" DrawAspect="Content" ObjectID="_1468075911" r:id="rId35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所以</w:t>
      </w:r>
      <w:r>
        <w:rPr>
          <w:rFonts w:ascii="Times New Roman" w:hAnsi="Times New Roman" w:eastAsia="仿宋" w:cs="Times New Roman"/>
          <w:position w:val="-32"/>
          <w:sz w:val="24"/>
          <w:szCs w:val="24"/>
        </w:rPr>
        <w:object>
          <v:shape id="_x0000_i1212" o:spt="75" type="#_x0000_t75" style="height:37.6pt;width:113.35pt;" o:ole="t" filled="f" o:preferrelative="t" stroked="f" coordsize="21600,21600">
            <v:path/>
            <v:fill on="f" focussize="0,0"/>
            <v:stroke on="f" joinstyle="miter"/>
            <v:imagedata r:id="rId354" o:title=""/>
            <o:lock v:ext="edit" aspectratio="t"/>
            <w10:wrap type="none"/>
            <w10:anchorlock/>
          </v:shape>
          <o:OLEObject Type="Embed" ProgID="Equation.DSMT4" ShapeID="_x0000_i1212" DrawAspect="Content" ObjectID="_1468075912" r:id="rId353">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6"/>
          <w:sz w:val="24"/>
          <w:szCs w:val="24"/>
        </w:rPr>
        <w:object>
          <v:shape id="_x0000_i1213" o:spt="75" type="#_x0000_t75" style="height:18.25pt;width:35.45pt;" o:ole="t" filled="f" o:preferrelative="t" stroked="f" coordsize="21600,21600">
            <v:path/>
            <v:fill on="f" focussize="0,0"/>
            <v:stroke on="f" joinstyle="miter"/>
            <v:imagedata r:id="rId356" o:title=""/>
            <o:lock v:ext="edit" aspectratio="t"/>
            <w10:wrap type="none"/>
            <w10:anchorlock/>
          </v:shape>
          <o:OLEObject Type="Embed" ProgID="Equation.DSMT4" ShapeID="_x0000_i1213" DrawAspect="Content" ObjectID="_1468075913" r:id="rId35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14" o:spt="75" type="#_x0000_t75" style="height:31.15pt;width:63.95pt;" o:ole="t" filled="f" o:preferrelative="t" stroked="f" coordsize="21600,21600">
            <v:path/>
            <v:fill on="f" focussize="0,0"/>
            <v:stroke on="f" joinstyle="miter"/>
            <v:imagedata r:id="rId358" o:title=""/>
            <o:lock v:ext="edit" aspectratio="t"/>
            <w10:wrap type="none"/>
            <w10:anchorlock/>
          </v:shape>
          <o:OLEObject Type="Embed" ProgID="Equation.DSMT4" ShapeID="_x0000_i1214" DrawAspect="Content" ObjectID="_1468075914" r:id="rId35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215" o:spt="75" type="#_x0000_t75" style="height:15.05pt;width:10.2pt;" o:ole="t" filled="f" o:preferrelative="t" stroked="f" coordsize="21600,21600">
            <v:path/>
            <v:fill on="f" focussize="0,0"/>
            <v:stroke on="f" joinstyle="miter"/>
            <v:imagedata r:id="rId360" o:title=""/>
            <o:lock v:ext="edit" aspectratio="t"/>
            <w10:wrap type="none"/>
            <w10:anchorlock/>
          </v:shape>
          <o:OLEObject Type="Embed" ProgID="Equation.DSMT4" ShapeID="_x0000_i1215" DrawAspect="Content" ObjectID="_1468075915" r:id="rId359">
            <o:LockedField>false</o:LockedField>
          </o:OLEObject>
        </w:object>
      </w:r>
      <w:r>
        <w:rPr>
          <w:rFonts w:ascii="Times New Roman" w:hAnsi="仿宋" w:eastAsia="仿宋" w:cs="Times New Roman"/>
          <w:sz w:val="24"/>
          <w:szCs w:val="24"/>
        </w:rPr>
        <w:t>取</w:t>
      </w:r>
      <w:r>
        <w:rPr>
          <w:rFonts w:ascii="Times New Roman" w:hAnsi="Times New Roman" w:eastAsia="仿宋" w:cs="Times New Roman"/>
          <w:position w:val="-6"/>
          <w:sz w:val="24"/>
          <w:szCs w:val="24"/>
        </w:rPr>
        <w:object>
          <v:shape id="_x0000_i1216" o:spt="75" type="#_x0000_t75" style="height:15.05pt;width:10.2pt;" o:ole="t" filled="f" o:preferrelative="t" stroked="f" coordsize="21600,21600">
            <v:path/>
            <v:fill on="f" focussize="0,0"/>
            <v:stroke on="f" joinstyle="miter"/>
            <v:imagedata r:id="rId362" o:title=""/>
            <o:lock v:ext="edit" aspectratio="t"/>
            <w10:wrap type="none"/>
            <w10:anchorlock/>
          </v:shape>
          <o:OLEObject Type="Embed" ProgID="Equation.DSMT4" ShapeID="_x0000_i1216" DrawAspect="Content" ObjectID="_1468075916" r:id="rId36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17" o:spt="75" type="#_x0000_t75" style="height:13.45pt;width:6.45pt;" o:ole="t" filled="f" o:preferrelative="t" stroked="f" coordsize="21600,21600">
            <v:path/>
            <v:fill on="f" focussize="0,0"/>
            <v:stroke on="f" joinstyle="miter"/>
            <v:imagedata r:id="rId364" o:title=""/>
            <o:lock v:ext="edit" aspectratio="t"/>
            <w10:wrap type="none"/>
            <w10:anchorlock/>
          </v:shape>
          <o:OLEObject Type="Embed" ProgID="Equation.DSMT4" ShapeID="_x0000_i1217" DrawAspect="Content" ObjectID="_1468075917" r:id="rId36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18" o:spt="75" type="#_x0000_t75" style="height:13.45pt;width:10.2pt;" o:ole="t" filled="f" o:preferrelative="t" stroked="f" coordsize="21600,21600">
            <v:path/>
            <v:fill on="f" focussize="0,0"/>
            <v:stroke on="f" joinstyle="miter"/>
            <v:imagedata r:id="rId366" o:title=""/>
            <o:lock v:ext="edit" aspectratio="t"/>
            <w10:wrap type="none"/>
            <w10:anchorlock/>
          </v:shape>
          <o:OLEObject Type="Embed" ProgID="Equation.DSMT4" ShapeID="_x0000_i1218" DrawAspect="Content" ObjectID="_1468075918" r:id="rId365">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19" o:spt="75" type="#_x0000_t75" style="height:15.05pt;width:24.7pt;" o:ole="t" filled="f" o:preferrelative="t" stroked="f" coordsize="21600,21600">
            <v:path/>
            <v:fill on="f" focussize="0,0"/>
            <v:stroke on="f" joinstyle="miter"/>
            <v:imagedata r:id="rId368" o:title=""/>
            <o:lock v:ext="edit" aspectratio="t"/>
            <w10:wrap type="none"/>
            <w10:anchorlock/>
          </v:shape>
          <o:OLEObject Type="Embed" ProgID="Equation.DSMT4" ShapeID="_x0000_i1219" DrawAspect="Content" ObjectID="_1468075919" r:id="rId367">
            <o:LockedField>false</o:LockedField>
          </o:OLEObject>
        </w:object>
      </w:r>
      <w:r>
        <w:rPr>
          <w:rFonts w:ascii="Times New Roman" w:hAnsi="仿宋" w:eastAsia="仿宋" w:cs="Times New Roman"/>
          <w:sz w:val="24"/>
          <w:szCs w:val="24"/>
        </w:rPr>
        <w:t>各值时，可以得到上式的</w:t>
      </w:r>
      <w:r>
        <w:rPr>
          <w:rFonts w:ascii="Times New Roman" w:hAnsi="Times New Roman" w:eastAsia="仿宋" w:cs="Times New Roman"/>
          <w:position w:val="-6"/>
          <w:sz w:val="24"/>
          <w:szCs w:val="24"/>
        </w:rPr>
        <w:object>
          <v:shape id="_x0000_i1220"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220" DrawAspect="Content" ObjectID="_1468075920" r:id="rId369">
            <o:LockedField>false</o:LockedField>
          </o:OLEObject>
        </w:object>
      </w:r>
      <w:r>
        <w:rPr>
          <w:rFonts w:ascii="Times New Roman" w:hAnsi="仿宋" w:eastAsia="仿宋" w:cs="Times New Roman"/>
          <w:sz w:val="24"/>
          <w:szCs w:val="24"/>
        </w:rPr>
        <w:t>个不同值，这</w:t>
      </w:r>
      <w:r>
        <w:rPr>
          <w:rFonts w:ascii="Times New Roman" w:hAnsi="Times New Roman" w:eastAsia="仿宋" w:cs="Times New Roman"/>
          <w:position w:val="-6"/>
          <w:sz w:val="24"/>
          <w:szCs w:val="24"/>
        </w:rPr>
        <w:object>
          <v:shape id="_x0000_i1221" o:spt="75" type="#_x0000_t75" style="height:11.3pt;width:10.2pt;" o:ole="t" filled="f" o:preferrelative="t" stroked="f" coordsize="21600,21600">
            <v:path/>
            <v:fill on="f" focussize="0,0"/>
            <v:stroke on="f" joinstyle="miter"/>
            <v:imagedata r:id="rId371" o:title=""/>
            <o:lock v:ext="edit" aspectratio="t"/>
            <w10:wrap type="none"/>
            <w10:anchorlock/>
          </v:shape>
          <o:OLEObject Type="Embed" ProgID="Equation.DSMT4" ShapeID="_x0000_i1221" DrawAspect="Content" ObjectID="_1468075921" r:id="rId370">
            <o:LockedField>false</o:LockedField>
          </o:OLEObject>
        </w:object>
      </w:r>
      <w:r>
        <w:rPr>
          <w:rFonts w:ascii="Times New Roman" w:hAnsi="仿宋" w:eastAsia="仿宋" w:cs="Times New Roman"/>
          <w:sz w:val="24"/>
          <w:szCs w:val="24"/>
        </w:rPr>
        <w:t>个值之间的差都不是</w:t>
      </w:r>
      <w:r>
        <w:rPr>
          <w:rFonts w:ascii="Times New Roman" w:hAnsi="Times New Roman" w:eastAsia="仿宋" w:cs="Times New Roman"/>
          <w:position w:val="-6"/>
          <w:sz w:val="24"/>
          <w:szCs w:val="24"/>
        </w:rPr>
        <w:object>
          <v:shape id="_x0000_i1222" o:spt="75" type="#_x0000_t75" style="height:13.45pt;width:17.2pt;" o:ole="t" filled="f" o:preferrelative="t" stroked="f" coordsize="21600,21600">
            <v:path/>
            <v:fill on="f" focussize="0,0"/>
            <v:stroke on="f" joinstyle="miter"/>
            <v:imagedata r:id="rId373" o:title=""/>
            <o:lock v:ext="edit" aspectratio="t"/>
            <w10:wrap type="none"/>
            <w10:anchorlock/>
          </v:shape>
          <o:OLEObject Type="Embed" ProgID="Equation.DSMT4" ShapeID="_x0000_i1222" DrawAspect="Content" ObjectID="_1468075922" r:id="rId372">
            <o:LockedField>false</o:LockedField>
          </o:OLEObject>
        </w:object>
      </w:r>
      <w:r>
        <w:rPr>
          <w:rFonts w:ascii="Times New Roman" w:hAnsi="仿宋" w:eastAsia="仿宋" w:cs="Times New Roman"/>
          <w:sz w:val="24"/>
          <w:szCs w:val="24"/>
        </w:rPr>
        <w:t>的整数倍，即被开方数</w:t>
      </w:r>
      <w:r>
        <w:rPr>
          <w:rFonts w:ascii="Times New Roman" w:hAnsi="Times New Roman" w:eastAsia="仿宋" w:cs="Times New Roman"/>
          <w:position w:val="-6"/>
          <w:sz w:val="24"/>
          <w:szCs w:val="24"/>
        </w:rPr>
        <w:object>
          <v:shape id="_x0000_i1223"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223" DrawAspect="Content" ObjectID="_1468075923" r:id="rId374">
            <o:LockedField>false</o:LockedField>
          </o:OLEObject>
        </w:object>
      </w:r>
      <w:r>
        <w:rPr>
          <w:rFonts w:ascii="Times New Roman" w:hAnsi="仿宋" w:eastAsia="仿宋" w:cs="Times New Roman"/>
          <w:sz w:val="24"/>
          <w:szCs w:val="24"/>
        </w:rPr>
        <w:t>次方根的辐角为：</w:t>
      </w:r>
      <w:r>
        <w:rPr>
          <w:rFonts w:ascii="Times New Roman" w:hAnsi="Times New Roman" w:eastAsia="仿宋" w:cs="Times New Roman"/>
          <w:position w:val="-24"/>
          <w:sz w:val="24"/>
          <w:szCs w:val="24"/>
        </w:rPr>
        <w:object>
          <v:shape id="_x0000_i1224" o:spt="75" type="#_x0000_t75" style="height:31.15pt;width:13.45pt;" o:ole="t" filled="f" o:preferrelative="t" stroked="f" coordsize="21600,21600">
            <v:path/>
            <v:fill on="f" focussize="0,0"/>
            <v:stroke on="f" joinstyle="miter"/>
            <v:imagedata r:id="rId376" o:title=""/>
            <o:lock v:ext="edit" aspectratio="t"/>
            <w10:wrap type="none"/>
            <w10:anchorlock/>
          </v:shape>
          <o:OLEObject Type="Embed" ProgID="Equation.DSMT4" ShapeID="_x0000_i1224" DrawAspect="Content" ObjectID="_1468075924" r:id="rId37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25" o:spt="75" type="#_x0000_t75" style="height:31.15pt;width:36.55pt;" o:ole="t" filled="f" o:preferrelative="t" stroked="f" coordsize="21600,21600">
            <v:path/>
            <v:fill on="f" focussize="0,0"/>
            <v:stroke on="f" joinstyle="miter"/>
            <v:imagedata r:id="rId378" o:title=""/>
            <o:lock v:ext="edit" aspectratio="t"/>
            <w10:wrap type="none"/>
            <w10:anchorlock/>
          </v:shape>
          <o:OLEObject Type="Embed" ProgID="Equation.DSMT4" ShapeID="_x0000_i1225" DrawAspect="Content" ObjectID="_1468075925" r:id="rId37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26" o:spt="75" type="#_x0000_t75" style="height:31.15pt;width:36.55pt;" o:ole="t" filled="f" o:preferrelative="t" stroked="f" coordsize="21600,21600">
            <v:path/>
            <v:fill on="f" focussize="0,0"/>
            <v:stroke on="f" joinstyle="miter"/>
            <v:imagedata r:id="rId380" o:title=""/>
            <o:lock v:ext="edit" aspectratio="t"/>
            <w10:wrap type="none"/>
            <w10:anchorlock/>
          </v:shape>
          <o:OLEObject Type="Embed" ProgID="Equation.DSMT4" ShapeID="_x0000_i1226" DrawAspect="Content" ObjectID="_1468075926" r:id="rId379">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27" o:spt="75" type="#_x0000_t75" style="height:31.15pt;width:66.65pt;" o:ole="t" filled="f" o:preferrelative="t" stroked="f" coordsize="21600,21600">
            <v:path/>
            <v:fill on="f" focussize="0,0"/>
            <v:stroke on="f" joinstyle="miter"/>
            <v:imagedata r:id="rId382" o:title=""/>
            <o:lock v:ext="edit" aspectratio="t"/>
            <w10:wrap type="none"/>
            <w10:anchorlock/>
          </v:shape>
          <o:OLEObject Type="Embed" ProgID="Equation.DSMT4" ShapeID="_x0000_i1227" DrawAspect="Content" ObjectID="_1468075927" r:id="rId38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228" o:spt="75" type="#_x0000_t75" style="height:13.45pt;width:10.2pt;" o:ole="t" filled="f" o:preferrelative="t" stroked="f" coordsize="21600,21600">
            <v:path/>
            <v:fill on="f" focussize="0,0"/>
            <v:stroke on="f" joinstyle="miter"/>
            <v:imagedata r:id="rId360" o:title=""/>
            <o:lock v:ext="edit" aspectratio="t"/>
            <w10:wrap type="none"/>
            <w10:anchorlock/>
          </v:shape>
          <o:OLEObject Type="Embed" ProgID="Equation.DSMT4" ShapeID="_x0000_i1228" DrawAspect="Content" ObjectID="_1468075928" r:id="rId383">
            <o:LockedField>false</o:LockedField>
          </o:OLEObject>
        </w:object>
      </w:r>
      <w:r>
        <w:rPr>
          <w:rFonts w:ascii="Times New Roman" w:hAnsi="仿宋" w:eastAsia="仿宋" w:cs="Times New Roman"/>
          <w:sz w:val="24"/>
          <w:szCs w:val="24"/>
        </w:rPr>
        <w:t>取其他整数值时，可以证明会重复出现</w:t>
      </w:r>
      <w:r>
        <w:rPr>
          <w:rFonts w:ascii="Times New Roman" w:hAnsi="Times New Roman" w:eastAsia="仿宋" w:cs="Times New Roman"/>
          <w:position w:val="-6"/>
          <w:sz w:val="24"/>
          <w:szCs w:val="24"/>
        </w:rPr>
        <w:object>
          <v:shape id="_x0000_i1229" o:spt="75" type="#_x0000_t75" style="height:15.05pt;width:27.95pt;" o:ole="t" filled="f" o:preferrelative="t" stroked="f" coordsize="21600,21600">
            <v:path/>
            <v:fill on="f" focussize="0,0"/>
            <v:stroke on="f" joinstyle="miter"/>
            <v:imagedata r:id="rId385" o:title=""/>
            <o:lock v:ext="edit" aspectratio="t"/>
            <w10:wrap type="none"/>
            <w10:anchorlock/>
          </v:shape>
          <o:OLEObject Type="Embed" ProgID="Equation.DSMT4" ShapeID="_x0000_i1229" DrawAspect="Content" ObjectID="_1468075929" r:id="rId38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30" o:spt="75" type="#_x0000_t75" style="height:13.45pt;width:6.45pt;" o:ole="t" filled="f" o:preferrelative="t" stroked="f" coordsize="21600,21600">
            <v:path/>
            <v:fill on="f" focussize="0,0"/>
            <v:stroke on="f" joinstyle="miter"/>
            <v:imagedata r:id="rId364" o:title=""/>
            <o:lock v:ext="edit" aspectratio="t"/>
            <w10:wrap type="none"/>
            <w10:anchorlock/>
          </v:shape>
          <o:OLEObject Type="Embed" ProgID="Equation.DSMT4" ShapeID="_x0000_i1230" DrawAspect="Content" ObjectID="_1468075930" r:id="rId38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31" o:spt="75" type="#_x0000_t75" style="height:13.45pt;width:10.2pt;" o:ole="t" filled="f" o:preferrelative="t" stroked="f" coordsize="21600,21600">
            <v:path/>
            <v:fill on="f" focussize="0,0"/>
            <v:stroke on="f" joinstyle="miter"/>
            <v:imagedata r:id="rId366" o:title=""/>
            <o:lock v:ext="edit" aspectratio="t"/>
            <w10:wrap type="none"/>
            <w10:anchorlock/>
          </v:shape>
          <o:OLEObject Type="Embed" ProgID="Equation.DSMT4" ShapeID="_x0000_i1231" DrawAspect="Content" ObjectID="_1468075931" r:id="rId387">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32" o:spt="75" type="#_x0000_t75" style="height:15.05pt;width:24.7pt;" o:ole="t" filled="f" o:preferrelative="t" stroked="f" coordsize="21600,21600">
            <v:path/>
            <v:fill on="f" focussize="0,0"/>
            <v:stroke on="f" joinstyle="miter"/>
            <v:imagedata r:id="rId368" o:title=""/>
            <o:lock v:ext="edit" aspectratio="t"/>
            <w10:wrap type="none"/>
            <w10:anchorlock/>
          </v:shape>
          <o:OLEObject Type="Embed" ProgID="Equation.DSMT4" ShapeID="_x0000_i1232" DrawAspect="Content" ObjectID="_1468075932" r:id="rId388">
            <o:LockedField>false</o:LockedField>
          </o:OLEObject>
        </w:object>
      </w:r>
      <w:r>
        <w:rPr>
          <w:rFonts w:ascii="Times New Roman" w:hAnsi="仿宋" w:eastAsia="仿宋" w:cs="Times New Roman"/>
          <w:sz w:val="24"/>
          <w:szCs w:val="24"/>
        </w:rPr>
        <w:t>时的结果．</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因此</w:t>
      </w:r>
      <w:r>
        <w:rPr>
          <w:rFonts w:ascii="Times New Roman" w:hAnsi="Times New Roman" w:eastAsia="仿宋" w:cs="Times New Roman"/>
          <w:position w:val="-10"/>
          <w:sz w:val="24"/>
          <w:szCs w:val="24"/>
        </w:rPr>
        <w:object>
          <v:shape id="_x0000_i1233" o:spt="75" type="#_x0000_t75" style="height:17.2pt;width:99.95pt;" o:ole="t" filled="f" o:preferrelative="t" stroked="f" coordsize="21600,21600">
            <v:path/>
            <v:fill on="f" focussize="0,0"/>
            <v:stroke on="f" joinstyle="miter"/>
            <v:imagedata r:id="rId311" o:title=""/>
            <o:lock v:ext="edit" aspectratio="t"/>
            <w10:wrap type="none"/>
            <w10:anchorlock/>
          </v:shape>
          <o:OLEObject Type="Embed" ProgID="Equation.DSMT4" ShapeID="_x0000_i1233" DrawAspect="Content" ObjectID="_1468075933" r:id="rId389">
            <o:LockedField>false</o:LockedField>
          </o:OLEObject>
        </w:object>
      </w:r>
      <w:r>
        <w:rPr>
          <w:rFonts w:ascii="Times New Roman" w:hAnsi="仿宋" w:eastAsia="仿宋" w:cs="Times New Roman"/>
          <w:sz w:val="24"/>
          <w:szCs w:val="24"/>
        </w:rPr>
        <w:t>的</w:t>
      </w:r>
      <w:r>
        <w:rPr>
          <w:rFonts w:ascii="Times New Roman" w:hAnsi="Times New Roman" w:eastAsia="仿宋" w:cs="Times New Roman"/>
          <w:position w:val="-6"/>
          <w:sz w:val="24"/>
          <w:szCs w:val="24"/>
        </w:rPr>
        <w:object>
          <v:shape id="_x0000_i1234"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234" DrawAspect="Content" ObjectID="_1468075934" r:id="rId390">
            <o:LockedField>false</o:LockedField>
          </o:OLEObject>
        </w:object>
      </w:r>
      <w:r>
        <w:rPr>
          <w:rFonts w:ascii="Times New Roman" w:hAnsi="仿宋" w:eastAsia="仿宋" w:cs="Times New Roman"/>
          <w:sz w:val="24"/>
          <w:szCs w:val="24"/>
        </w:rPr>
        <w:t>次方根是</w:t>
      </w:r>
      <w:r>
        <w:rPr>
          <w:rFonts w:ascii="Times New Roman" w:hAnsi="Times New Roman" w:eastAsia="仿宋" w:cs="Times New Roman"/>
          <w:position w:val="-28"/>
          <w:sz w:val="24"/>
          <w:szCs w:val="24"/>
        </w:rPr>
        <w:object>
          <v:shape id="_x0000_i1235" o:spt="75" type="#_x0000_t75" style="height:34.4pt;width:158.5pt;" o:ole="t" filled="f" o:preferrelative="t" stroked="f" coordsize="21600,21600">
            <v:path/>
            <v:fill on="f" focussize="0,0"/>
            <v:stroke on="f" joinstyle="miter"/>
            <v:imagedata r:id="rId392" o:title=""/>
            <o:lock v:ext="edit" aspectratio="t"/>
            <w10:wrap type="none"/>
            <w10:anchorlock/>
          </v:shape>
          <o:OLEObject Type="Embed" ProgID="Equation.DSMT4" ShapeID="_x0000_i1235" DrawAspect="Content" ObjectID="_1468075935" r:id="rId39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6" o:spt="75" type="#_x0000_t75" style="height:13.45pt;width:27.95pt;" o:ole="t" filled="f" o:preferrelative="t" stroked="f" coordsize="21600,21600">
            <v:path/>
            <v:fill on="f" focussize="0,0"/>
            <v:stroke on="f" joinstyle="miter"/>
            <v:imagedata r:id="rId385" o:title=""/>
            <o:lock v:ext="edit" aspectratio="t"/>
            <w10:wrap type="none"/>
            <w10:anchorlock/>
          </v:shape>
          <o:OLEObject Type="Embed" ProgID="Equation.DSMT4" ShapeID="_x0000_i1236" DrawAspect="Content" ObjectID="_1468075936" r:id="rId39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37" o:spt="75" type="#_x0000_t75" style="height:13.45pt;width:6.45pt;" o:ole="t" filled="f" o:preferrelative="t" stroked="f" coordsize="21600,21600">
            <v:path/>
            <v:fill on="f" focussize="0,0"/>
            <v:stroke on="f" joinstyle="miter"/>
            <v:imagedata r:id="rId395" o:title=""/>
            <o:lock v:ext="edit" aspectratio="t"/>
            <w10:wrap type="none"/>
            <w10:anchorlock/>
          </v:shape>
          <o:OLEObject Type="Embed" ProgID="Equation.DSMT4" ShapeID="_x0000_i1237" DrawAspect="Content" ObjectID="_1468075937" r:id="rId39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38" o:spt="75" type="#_x0000_t75" style="height:13.45pt;width:10.2pt;" o:ole="t" filled="f" o:preferrelative="t" stroked="f" coordsize="21600,21600">
            <v:path/>
            <v:fill on="f" focussize="0,0"/>
            <v:stroke on="f" joinstyle="miter"/>
            <v:imagedata r:id="rId397" o:title=""/>
            <o:lock v:ext="edit" aspectratio="t"/>
            <w10:wrap type="none"/>
            <w10:anchorlock/>
          </v:shape>
          <o:OLEObject Type="Embed" ProgID="Equation.DSMT4" ShapeID="_x0000_i1238" DrawAspect="Content" ObjectID="_1468075938" r:id="rId396">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39" o:spt="75" type="#_x0000_t75" style="height:13.45pt;width:24.7pt;" o:ole="t" filled="f" o:preferrelative="t" stroked="f" coordsize="21600,21600">
            <v:path/>
            <v:fill on="f" focussize="0,0"/>
            <v:stroke on="f" joinstyle="miter"/>
            <v:imagedata r:id="rId368" o:title=""/>
            <o:lock v:ext="edit" aspectratio="t"/>
            <w10:wrap type="none"/>
            <w10:anchorlock/>
          </v:shape>
          <o:OLEObject Type="Embed" ProgID="Equation.DSMT4" ShapeID="_x0000_i1239" DrawAspect="Content" ObjectID="_1468075939" r:id="rId398">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于是得到复数的开方公式</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bookmarkStart w:id="0" w:name="_Hlk134001802"/>
      <w:r>
        <w:rPr>
          <w:rFonts w:ascii="Times New Roman" w:hAnsi="仿宋" w:eastAsia="仿宋" w:cs="Times New Roman"/>
          <w:sz w:val="24"/>
          <w:szCs w:val="24"/>
        </w:rPr>
        <w:t>复数</w:t>
      </w:r>
      <w:r>
        <w:rPr>
          <w:rFonts w:ascii="Times New Roman" w:hAnsi="Times New Roman" w:eastAsia="仿宋" w:cs="Times New Roman"/>
          <w:position w:val="-10"/>
          <w:sz w:val="24"/>
          <w:szCs w:val="24"/>
        </w:rPr>
        <w:object>
          <v:shape id="_x0000_i1240" o:spt="75" type="#_x0000_t75" style="height:17.2pt;width:96.7pt;" o:ole="t" filled="f" o:preferrelative="t" stroked="f" coordsize="21600,21600">
            <v:path/>
            <v:fill on="f" focussize="0,0"/>
            <v:stroke on="f" joinstyle="miter"/>
            <v:imagedata r:id="rId400" o:title=""/>
            <o:lock v:ext="edit" aspectratio="t"/>
            <w10:wrap type="none"/>
            <w10:anchorlock/>
          </v:shape>
          <o:OLEObject Type="Embed" ProgID="Equation.DSMT4" ShapeID="_x0000_i1240" DrawAspect="Content" ObjectID="_1468075940" r:id="rId3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41" o:spt="75" type="#_x0000_t75" style="height:17.2pt;width:51.6pt;" o:ole="t" filled="f" o:preferrelative="t" stroked="f" coordsize="21600,21600">
            <v:path/>
            <v:fill on="f" focussize="0,0"/>
            <v:stroke on="f" joinstyle="miter"/>
            <v:imagedata r:id="rId313" o:title=""/>
            <o:lock v:ext="edit" aspectratio="t"/>
            <w10:wrap type="none"/>
            <w10:anchorlock/>
          </v:shape>
          <o:OLEObject Type="Embed" ProgID="Equation.DSMT4" ShapeID="_x0000_i1241" DrawAspect="Content" ObjectID="_1468075941" r:id="rId401">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的</w:t>
      </w:r>
      <w:r>
        <w:rPr>
          <w:rFonts w:ascii="Times New Roman" w:hAnsi="Times New Roman" w:eastAsia="仿宋" w:cs="Times New Roman"/>
          <w:position w:val="-6"/>
          <w:sz w:val="24"/>
          <w:szCs w:val="24"/>
        </w:rPr>
        <w:object>
          <v:shape id="_x0000_i1242" o:spt="75" type="#_x0000_t75" style="height:11.3pt;width:10.2pt;" o:ole="t" filled="f" o:preferrelative="t" stroked="f" coordsize="21600,21600">
            <v:path/>
            <v:fill on="f" focussize="0,0"/>
            <v:stroke on="f" joinstyle="miter"/>
            <v:imagedata r:id="rId333" o:title=""/>
            <o:lock v:ext="edit" aspectratio="t"/>
            <w10:wrap type="none"/>
            <w10:anchorlock/>
          </v:shape>
          <o:OLEObject Type="Embed" ProgID="Equation.DSMT4" ShapeID="_x0000_i1242" DrawAspect="Content" ObjectID="_1468075942" r:id="rId40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3" o:spt="75" type="#_x0000_t75" style="height:15.05pt;width:30.1pt;" o:ole="t" filled="f" o:preferrelative="t" stroked="f" coordsize="21600,21600">
            <v:path/>
            <v:fill on="f" focussize="0,0"/>
            <v:stroke on="f" joinstyle="miter"/>
            <v:imagedata r:id="rId338" o:title=""/>
            <o:lock v:ext="edit" aspectratio="t"/>
            <w10:wrap type="none"/>
            <w10:anchorlock/>
          </v:shape>
          <o:OLEObject Type="Embed" ProgID="Equation.DSMT4" ShapeID="_x0000_i1243" DrawAspect="Content" ObjectID="_1468075943" r:id="rId40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244" o:spt="75" type="#_x0000_t75" style="height:17.2pt;width:30.1pt;" o:ole="t" filled="f" o:preferrelative="t" stroked="f" coordsize="21600,21600">
            <v:path/>
            <v:fill on="f" focussize="0,0"/>
            <v:stroke on="f" joinstyle="miter"/>
            <v:imagedata r:id="rId340" o:title=""/>
            <o:lock v:ext="edit" aspectratio="t"/>
            <w10:wrap type="none"/>
            <w10:anchorlock/>
          </v:shape>
          <o:OLEObject Type="Embed" ProgID="Equation.DSMT4" ShapeID="_x0000_i1244" DrawAspect="Content" ObjectID="_1468075944" r:id="rId404">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次方根为</w:t>
      </w:r>
      <w:r>
        <w:rPr>
          <w:rFonts w:ascii="Times New Roman" w:hAnsi="Times New Roman" w:eastAsia="仿宋" w:cs="Times New Roman"/>
          <w:position w:val="-28"/>
          <w:sz w:val="24"/>
          <w:szCs w:val="24"/>
        </w:rPr>
        <w:object>
          <v:shape id="_x0000_i1245" o:spt="75" type="#_x0000_t75" style="height:34.4pt;width:158.5pt;" o:ole="t" filled="f" o:preferrelative="t" stroked="f" coordsize="21600,21600">
            <v:path/>
            <v:fill on="f" focussize="0,0"/>
            <v:stroke on="f" joinstyle="miter"/>
            <v:imagedata r:id="rId392" o:title=""/>
            <o:lock v:ext="edit" aspectratio="t"/>
            <w10:wrap type="none"/>
            <w10:anchorlock/>
          </v:shape>
          <o:OLEObject Type="Embed" ProgID="Equation.DSMT4" ShapeID="_x0000_i1245" DrawAspect="Content" ObjectID="_1468075945" r:id="rId40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6" o:spt="75" type="#_x0000_t75" style="height:13.45pt;width:27.95pt;" o:ole="t" filled="f" o:preferrelative="t" stroked="f" coordsize="21600,21600">
            <v:path/>
            <v:fill on="f" focussize="0,0"/>
            <v:stroke on="f" joinstyle="miter"/>
            <v:imagedata r:id="rId385" o:title=""/>
            <o:lock v:ext="edit" aspectratio="t"/>
            <w10:wrap type="none"/>
            <w10:anchorlock/>
          </v:shape>
          <o:OLEObject Type="Embed" ProgID="Equation.DSMT4" ShapeID="_x0000_i1246" DrawAspect="Content" ObjectID="_1468075946" r:id="rId40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47" o:spt="75" type="#_x0000_t75" style="height:13.45pt;width:6.45pt;" o:ole="t" filled="f" o:preferrelative="t" stroked="f" coordsize="21600,21600">
            <v:path/>
            <v:fill on="f" focussize="0,0"/>
            <v:stroke on="f" joinstyle="miter"/>
            <v:imagedata r:id="rId395" o:title=""/>
            <o:lock v:ext="edit" aspectratio="t"/>
            <w10:wrap type="none"/>
            <w10:anchorlock/>
          </v:shape>
          <o:OLEObject Type="Embed" ProgID="Equation.DSMT4" ShapeID="_x0000_i1247" DrawAspect="Content" ObjectID="_1468075947" r:id="rId40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48" o:spt="75" type="#_x0000_t75" style="height:13.45pt;width:10.2pt;" o:ole="t" filled="f" o:preferrelative="t" stroked="f" coordsize="21600,21600">
            <v:path/>
            <v:fill on="f" focussize="0,0"/>
            <v:stroke on="f" joinstyle="miter"/>
            <v:imagedata r:id="rId397" o:title=""/>
            <o:lock v:ext="edit" aspectratio="t"/>
            <w10:wrap type="none"/>
            <w10:anchorlock/>
          </v:shape>
          <o:OLEObject Type="Embed" ProgID="Equation.DSMT4" ShapeID="_x0000_i1248" DrawAspect="Content" ObjectID="_1468075948" r:id="rId408">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49" o:spt="75" type="#_x0000_t75" style="height:13.45pt;width:24.7pt;" o:ole="t" filled="f" o:preferrelative="t" stroked="f" coordsize="21600,21600">
            <v:path/>
            <v:fill on="f" focussize="0,0"/>
            <v:stroke on="f" joinstyle="miter"/>
            <v:imagedata r:id="rId368" o:title=""/>
            <o:lock v:ext="edit" aspectratio="t"/>
            <w10:wrap type="none"/>
            <w10:anchorlock/>
          </v:shape>
          <o:OLEObject Type="Embed" ProgID="Equation.DSMT4" ShapeID="_x0000_i1249" DrawAspect="Content" ObjectID="_1468075949" r:id="rId409">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w:t>
      </w:r>
      <w:bookmarkEnd w:id="0"/>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仿宋" w:eastAsia="仿宋" w:cs="Times New Roman"/>
          <w:sz w:val="24"/>
          <w:szCs w:val="24"/>
        </w:rPr>
        <w:t>例</w:t>
      </w:r>
      <w:r>
        <w:rPr>
          <w:rFonts w:ascii="Times New Roman" w:hAnsi="Times New Roman" w:eastAsia="仿宋" w:cs="Times New Roman"/>
          <w:sz w:val="24"/>
          <w:szCs w:val="24"/>
        </w:rPr>
        <w:t xml:space="preserve">5 </w:t>
      </w:r>
      <w:r>
        <w:rPr>
          <w:rFonts w:ascii="Times New Roman" w:hAnsi="仿宋" w:eastAsia="仿宋" w:cs="Times New Roman"/>
          <w:sz w:val="24"/>
          <w:szCs w:val="24"/>
        </w:rPr>
        <w:t>求</w:t>
      </w:r>
      <w:r>
        <w:rPr>
          <w:rFonts w:ascii="Times New Roman" w:hAnsi="Times New Roman" w:eastAsia="仿宋" w:cs="Times New Roman"/>
          <w:position w:val="-4"/>
          <w:sz w:val="24"/>
          <w:szCs w:val="24"/>
        </w:rPr>
        <w:object>
          <v:shape id="_x0000_i1250" o:spt="75" type="#_x0000_t75" style="height:13.45pt;width:6.45pt;" o:ole="t" filled="f" o:preferrelative="t" stroked="f" coordsize="21600,21600">
            <v:path/>
            <v:fill on="f" focussize="0,0"/>
            <v:stroke on="f" joinstyle="miter"/>
            <v:imagedata r:id="rId411" o:title=""/>
            <o:lock v:ext="edit" aspectratio="t"/>
            <w10:wrap type="none"/>
            <w10:anchorlock/>
          </v:shape>
          <o:OLEObject Type="Embed" ProgID="Equation.DSMT4" ShapeID="_x0000_i1250" DrawAspect="Content" ObjectID="_1468075950" r:id="rId410">
            <o:LockedField>false</o:LockedField>
          </o:OLEObject>
        </w:object>
      </w:r>
      <w:r>
        <w:rPr>
          <w:rFonts w:ascii="Times New Roman" w:hAnsi="仿宋" w:eastAsia="仿宋" w:cs="Times New Roman"/>
          <w:sz w:val="24"/>
          <w:szCs w:val="24"/>
        </w:rPr>
        <w:t>的三次方根．</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仿宋" w:eastAsia="仿宋" w:cs="Times New Roman"/>
          <w:sz w:val="24"/>
          <w:szCs w:val="24"/>
        </w:rPr>
        <w:t>分析</w:t>
      </w:r>
      <w:r>
        <w:rPr>
          <w:rFonts w:ascii="Times New Roman" w:hAnsi="Times New Roman" w:eastAsia="仿宋" w:cs="Times New Roman"/>
          <w:sz w:val="24"/>
          <w:szCs w:val="24"/>
        </w:rPr>
        <w:t xml:space="preserve"> </w:t>
      </w:r>
      <w:r>
        <w:rPr>
          <w:rFonts w:ascii="Times New Roman" w:hAnsi="仿宋" w:eastAsia="仿宋" w:cs="Times New Roman"/>
          <w:sz w:val="24"/>
          <w:szCs w:val="24"/>
        </w:rPr>
        <w:t>我们可以先将</w:t>
      </w:r>
      <w:r>
        <w:rPr>
          <w:rFonts w:ascii="Times New Roman" w:hAnsi="Times New Roman" w:eastAsia="仿宋" w:cs="Times New Roman"/>
          <w:position w:val="-4"/>
          <w:sz w:val="24"/>
          <w:szCs w:val="24"/>
        </w:rPr>
        <w:object>
          <v:shape id="_x0000_i1251" o:spt="75" type="#_x0000_t75" style="height:13.45pt;width:6.45pt;" o:ole="t" filled="f" o:preferrelative="t" stroked="f" coordsize="21600,21600">
            <v:path/>
            <v:fill on="f" focussize="0,0"/>
            <v:stroke on="f" joinstyle="miter"/>
            <v:imagedata r:id="rId411" o:title=""/>
            <o:lock v:ext="edit" aspectratio="t"/>
            <w10:wrap type="none"/>
            <w10:anchorlock/>
          </v:shape>
          <o:OLEObject Type="Embed" ProgID="Equation.DSMT4" ShapeID="_x0000_i1251" DrawAspect="Content" ObjectID="_1468075951" r:id="rId412">
            <o:LockedField>false</o:LockedField>
          </o:OLEObject>
        </w:object>
      </w:r>
      <w:r>
        <w:rPr>
          <w:rFonts w:ascii="Times New Roman" w:hAnsi="仿宋" w:eastAsia="仿宋" w:cs="Times New Roman"/>
          <w:sz w:val="24"/>
          <w:szCs w:val="24"/>
        </w:rPr>
        <w:t>写成三角形式，再利用三角形式下的复数的开方运算公式写出结果．</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仿宋" w:eastAsia="仿宋" w:cs="Times New Roman"/>
          <w:sz w:val="24"/>
          <w:szCs w:val="24"/>
        </w:rPr>
        <w:t>解</w:t>
      </w:r>
      <w:r>
        <w:rPr>
          <w:rFonts w:ascii="Times New Roman" w:hAnsi="Times New Roman" w:eastAsia="仿宋" w:cs="Times New Roman"/>
          <w:sz w:val="24"/>
          <w:szCs w:val="24"/>
        </w:rPr>
        <w:t xml:space="preserve"> </w:t>
      </w:r>
      <w:r>
        <w:rPr>
          <w:rFonts w:ascii="Times New Roman" w:hAnsi="仿宋" w:eastAsia="仿宋" w:cs="Times New Roman"/>
          <w:sz w:val="24"/>
          <w:szCs w:val="24"/>
        </w:rPr>
        <w:t>因为</w:t>
      </w:r>
      <w:r>
        <w:rPr>
          <w:rFonts w:ascii="Times New Roman" w:hAnsi="Times New Roman" w:eastAsia="仿宋" w:cs="Times New Roman"/>
          <w:position w:val="-6"/>
          <w:sz w:val="24"/>
          <w:szCs w:val="24"/>
        </w:rPr>
        <w:object>
          <v:shape id="_x0000_i1252" o:spt="75" type="#_x0000_t75" style="height:13.45pt;width:79.5pt;" o:ole="t" filled="f" o:preferrelative="t" stroked="f" coordsize="21600,21600">
            <v:path/>
            <v:fill on="f" focussize="0,0"/>
            <v:stroke on="f" joinstyle="miter"/>
            <v:imagedata r:id="rId414" o:title=""/>
            <o:lock v:ext="edit" aspectratio="t"/>
            <w10:wrap type="none"/>
            <w10:anchorlock/>
          </v:shape>
          <o:OLEObject Type="Embed" ProgID="Equation.DSMT4" ShapeID="_x0000_i1252" DrawAspect="Content" ObjectID="_1468075952" r:id="rId413">
            <o:LockedField>false</o:LockedField>
          </o:OLEObject>
        </w:object>
      </w:r>
      <w:r>
        <w:rPr>
          <w:rFonts w:ascii="Times New Roman" w:hAnsi="仿宋" w:eastAsia="仿宋" w:cs="Times New Roman"/>
          <w:sz w:val="24"/>
          <w:szCs w:val="24"/>
        </w:rPr>
        <w:t>，所以它的三次方根是</w:t>
      </w:r>
      <w:r>
        <w:rPr>
          <w:rFonts w:ascii="Times New Roman" w:hAnsi="Times New Roman" w:eastAsia="仿宋" w:cs="Times New Roman"/>
          <w:position w:val="-24"/>
          <w:sz w:val="24"/>
          <w:szCs w:val="24"/>
        </w:rPr>
        <w:object>
          <v:shape id="_x0000_i1253" o:spt="75" type="#_x0000_t75" style="height:31.15pt;width:92.4pt;" o:ole="t" filled="f" o:preferrelative="t" stroked="f" coordsize="21600,21600">
            <v:path/>
            <v:fill on="f" focussize="0,0"/>
            <v:stroke on="f" joinstyle="miter"/>
            <v:imagedata r:id="rId416" o:title=""/>
            <o:lock v:ext="edit" aspectratio="t"/>
            <w10:wrap type="none"/>
            <w10:anchorlock/>
          </v:shape>
          <o:OLEObject Type="Embed" ProgID="Equation.DSMT4" ShapeID="_x0000_i1253" DrawAspect="Content" ObjectID="_1468075953" r:id="rId4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54" o:spt="75" type="#_x0000_t75" style="height:17.2pt;width:49.45pt;" o:ole="t" filled="f" o:preferrelative="t" stroked="f" coordsize="21600,21600">
            <v:path/>
            <v:fill on="f" focussize="0,0"/>
            <v:stroke on="f" joinstyle="miter"/>
            <v:imagedata r:id="rId418" o:title=""/>
            <o:lock v:ext="edit" aspectratio="t"/>
            <w10:wrap type="none"/>
            <w10:anchorlock/>
          </v:shape>
          <o:OLEObject Type="Embed" ProgID="Equation.DSMT4" ShapeID="_x0000_i1254" DrawAspect="Content" ObjectID="_1468075954" r:id="rId417">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，即</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255" o:spt="75" type="#_x0000_t75" style="height:15.05pt;width:81.65pt;" o:ole="t" filled="f" o:preferrelative="t" stroked="f" coordsize="21600,21600">
            <v:path/>
            <v:fill on="f" focussize="0,0"/>
            <v:stroke on="f" joinstyle="miter"/>
            <v:imagedata r:id="rId420" o:title=""/>
            <o:lock v:ext="edit" aspectratio="t"/>
            <w10:wrap type="none"/>
            <w10:anchorlock/>
          </v:shape>
          <o:OLEObject Type="Embed" ProgID="Equation.DSMT4" ShapeID="_x0000_i1255" DrawAspect="Content" ObjectID="_1468075955" r:id="rId419">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256" o:spt="75" type="#_x0000_t75" style="height:34.4pt;width:141.3pt;" o:ole="t" filled="f" o:preferrelative="t" stroked="f" coordsize="21600,21600">
            <v:path/>
            <v:fill on="f" focussize="0,0"/>
            <v:stroke on="f" joinstyle="miter"/>
            <v:imagedata r:id="rId422" o:title=""/>
            <o:lock v:ext="edit" aspectratio="t"/>
            <w10:wrap type="none"/>
            <w10:anchorlock/>
          </v:shape>
          <o:OLEObject Type="Embed" ProgID="Equation.DSMT4" ShapeID="_x0000_i1256" DrawAspect="Content" ObjectID="_1468075956" r:id="rId42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257" o:spt="75" type="#_x0000_t75" style="height:34.4pt;width:141.3pt;" o:ole="t" filled="f" o:preferrelative="t" stroked="f" coordsize="21600,21600">
            <v:path/>
            <v:fill on="f" focussize="0,0"/>
            <v:stroke on="f" joinstyle="miter"/>
            <v:imagedata r:id="rId424" o:title=""/>
            <o:lock v:ext="edit" aspectratio="t"/>
            <w10:wrap type="none"/>
            <w10:anchorlock/>
          </v:shape>
          <o:OLEObject Type="Embed" ProgID="Equation.DSMT4" ShapeID="_x0000_i1257" DrawAspect="Content" ObjectID="_1468075957" r:id="rId423">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思考</w:t>
      </w:r>
      <w:r>
        <w:rPr>
          <w:rFonts w:ascii="Times New Roman" w:hAnsi="Times New Roman" w:eastAsia="仿宋" w:cs="Times New Roman"/>
          <w:sz w:val="24"/>
          <w:szCs w:val="24"/>
        </w:rPr>
        <w:t xml:space="preserve">] </w:t>
      </w:r>
      <w:r>
        <w:rPr>
          <w:rFonts w:ascii="Times New Roman" w:hAnsi="仿宋" w:eastAsia="仿宋" w:cs="Times New Roman"/>
          <w:sz w:val="24"/>
          <w:szCs w:val="24"/>
        </w:rPr>
        <w:t>如何求非零实数</w:t>
      </w:r>
      <w:r>
        <w:rPr>
          <w:rFonts w:ascii="Times New Roman" w:hAnsi="Times New Roman" w:eastAsia="仿宋" w:cs="Times New Roman"/>
          <w:position w:val="-6"/>
          <w:sz w:val="24"/>
          <w:szCs w:val="24"/>
        </w:rPr>
        <w:object>
          <v:shape id="_x0000_i1258" o:spt="75" type="#_x0000_t75" style="height:11.3pt;width:10.2pt;" o:ole="t" filled="f" o:preferrelative="t" stroked="f" coordsize="21600,21600">
            <v:path/>
            <v:fill on="f" focussize="0,0"/>
            <v:stroke on="f" joinstyle="miter"/>
            <v:imagedata r:id="rId426" o:title=""/>
            <o:lock v:ext="edit" aspectratio="t"/>
            <w10:wrap type="none"/>
            <w10:anchorlock/>
          </v:shape>
          <o:OLEObject Type="Embed" ProgID="Equation.DSMT4" ShapeID="_x0000_i1258" DrawAspect="Content" ObjectID="_1468075958" r:id="rId425">
            <o:LockedField>false</o:LockedField>
          </o:OLEObject>
        </w:object>
      </w:r>
      <w:r>
        <w:rPr>
          <w:rFonts w:ascii="Times New Roman" w:hAnsi="仿宋" w:eastAsia="仿宋" w:cs="Times New Roman"/>
          <w:sz w:val="24"/>
          <w:szCs w:val="24"/>
        </w:rPr>
        <w:t>的所有三次方根？</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rPr>
        <w:t>[</w:t>
      </w:r>
      <w:r>
        <w:rPr>
          <w:rFonts w:ascii="Times New Roman" w:hAnsi="仿宋" w:eastAsia="仿宋" w:cs="Times New Roman"/>
          <w:sz w:val="24"/>
        </w:rPr>
        <w:t>设计意图</w:t>
      </w:r>
      <w:r>
        <w:rPr>
          <w:rFonts w:ascii="Times New Roman" w:hAnsi="Times New Roman" w:eastAsia="仿宋" w:cs="Times New Roman"/>
          <w:sz w:val="24"/>
        </w:rPr>
        <w:t>]</w:t>
      </w:r>
      <w:r>
        <w:rPr>
          <w:rFonts w:ascii="Times New Roman" w:hAnsi="仿宋" w:eastAsia="仿宋" w:cs="Times New Roman"/>
          <w:sz w:val="24"/>
        </w:rPr>
        <w:t>通过层层设问，再次让学生体会到复数的三角形式使得复数的乘方和开方运算也都有了非常简洁的表达式，使得原来复杂的连续乘除、高次的乘方和开方运算变成轻而易举的事情</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（环节四）课堂练习</w:t>
      </w:r>
      <w:r>
        <w:rPr>
          <w:rFonts w:ascii="Times New Roman" w:hAnsi="Times New Roman" w:eastAsia="仿宋" w:cs="Times New Roman"/>
          <w:sz w:val="24"/>
          <w:szCs w:val="24"/>
        </w:rPr>
        <w:t xml:space="preserve"> </w:t>
      </w:r>
      <w:r>
        <w:rPr>
          <w:rFonts w:ascii="Times New Roman" w:hAnsi="仿宋" w:eastAsia="仿宋" w:cs="Times New Roman"/>
          <w:sz w:val="24"/>
          <w:szCs w:val="24"/>
        </w:rPr>
        <w:t>迁移深化</w:t>
      </w:r>
    </w:p>
    <w:p>
      <w:pPr>
        <w:tabs>
          <w:tab w:val="left" w:pos="420"/>
        </w:tabs>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1．计算</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1</w:t>
      </w:r>
      <w:r>
        <w:rPr>
          <w:rFonts w:ascii="Times New Roman" w:hAnsi="仿宋" w:eastAsia="仿宋" w:cs="Times New Roman"/>
          <w:sz w:val="24"/>
        </w:rPr>
        <w:t>）</w:t>
      </w:r>
      <w:r>
        <w:rPr>
          <w:rFonts w:ascii="Times New Roman" w:hAnsi="Times New Roman" w:eastAsia="仿宋" w:cs="Times New Roman"/>
          <w:position w:val="-28"/>
          <w:sz w:val="24"/>
        </w:rPr>
        <w:object>
          <v:shape id="_x0000_i1259" o:spt="75" type="#_x0000_t75" style="height:34.4pt;width:177.3pt;" o:ole="t" filled="f" o:preferrelative="t" stroked="f" coordsize="21600,21600">
            <v:path/>
            <v:fill on="f" focussize="0,0"/>
            <v:stroke on="f" joinstyle="miter"/>
            <v:imagedata r:id="rId428" o:title=""/>
            <o:lock v:ext="edit" aspectratio="t"/>
            <w10:wrap type="none"/>
            <w10:anchorlock/>
          </v:shape>
          <o:OLEObject Type="Embed" ProgID="Equation.DSMT4" ShapeID="_x0000_i1259" DrawAspect="Content" ObjectID="_1468075959" r:id="rId427">
            <o:LockedField>false</o:LockedField>
          </o:OLEObject>
        </w:object>
      </w:r>
      <w:r>
        <w:rPr>
          <w:rFonts w:ascii="Times New Roman" w:hAnsi="仿宋" w:eastAsia="仿宋" w:cs="Times New Roman"/>
          <w:sz w:val="24"/>
        </w:rPr>
        <w:t>；（</w:t>
      </w:r>
      <w:r>
        <w:rPr>
          <w:rFonts w:ascii="Times New Roman" w:hAnsi="Times New Roman" w:eastAsia="仿宋" w:cs="Times New Roman"/>
          <w:sz w:val="24"/>
        </w:rPr>
        <w:t>2</w:t>
      </w:r>
      <w:r>
        <w:rPr>
          <w:rFonts w:ascii="Times New Roman" w:hAnsi="仿宋" w:eastAsia="仿宋" w:cs="Times New Roman"/>
          <w:sz w:val="24"/>
        </w:rPr>
        <w:t>）</w:t>
      </w:r>
      <w:r>
        <w:rPr>
          <w:rFonts w:ascii="Times New Roman" w:hAnsi="Times New Roman" w:eastAsia="仿宋" w:cs="Times New Roman"/>
          <w:position w:val="-60"/>
          <w:sz w:val="24"/>
        </w:rPr>
        <w:object>
          <v:shape id="_x0000_i1260" o:spt="75" type="#_x0000_t75" style="height:66.1pt;width:101pt;" o:ole="t" filled="f" o:preferrelative="t" stroked="f" coordsize="21600,21600">
            <v:path/>
            <v:fill on="f" focussize="0,0"/>
            <v:stroke on="f" joinstyle="miter"/>
            <v:imagedata r:id="rId430" o:title=""/>
            <o:lock v:ext="edit" aspectratio="t"/>
            <w10:wrap type="none"/>
            <w10:anchorlock/>
          </v:shape>
          <o:OLEObject Type="Embed" ProgID="Equation.DSMT4" ShapeID="_x0000_i1260" DrawAspect="Content" ObjectID="_1468075960" r:id="rId429">
            <o:LockedField>false</o:LockedField>
          </o:OLEObject>
        </w:object>
      </w:r>
      <w:r>
        <w:rPr>
          <w:rFonts w:ascii="Times New Roman" w:hAnsi="仿宋" w:eastAsia="仿宋" w:cs="Times New Roman"/>
          <w:sz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3</w:t>
      </w:r>
      <w:r>
        <w:rPr>
          <w:rFonts w:ascii="Times New Roman" w:hAnsi="仿宋" w:eastAsia="仿宋" w:cs="Times New Roman"/>
          <w:sz w:val="24"/>
        </w:rPr>
        <w:t>）</w:t>
      </w:r>
      <w:r>
        <w:rPr>
          <w:rFonts w:ascii="Times New Roman" w:hAnsi="Times New Roman" w:eastAsia="仿宋" w:cs="Times New Roman"/>
          <w:position w:val="-30"/>
          <w:sz w:val="24"/>
        </w:rPr>
        <w:object>
          <v:shape id="_x0000_i1261" o:spt="75" type="#_x0000_t75" style="height:37.6pt;width:112.3pt;" o:ole="t" filled="f" o:preferrelative="t" stroked="f" coordsize="21600,21600">
            <v:path/>
            <v:fill on="f" focussize="0,0"/>
            <v:stroke on="f" joinstyle="miter"/>
            <v:imagedata r:id="rId432" o:title=""/>
            <o:lock v:ext="edit" aspectratio="t"/>
            <w10:wrap type="none"/>
            <w10:anchorlock/>
          </v:shape>
          <o:OLEObject Type="Embed" ProgID="Equation.DSMT4" ShapeID="_x0000_i1261" DrawAspect="Content" ObjectID="_1468075961" r:id="rId431">
            <o:LockedField>false</o:LockedField>
          </o:OLEObject>
        </w:object>
      </w:r>
      <w:r>
        <w:rPr>
          <w:rFonts w:ascii="Times New Roman" w:hAnsi="仿宋" w:eastAsia="仿宋" w:cs="Times New Roman"/>
          <w:iCs/>
          <w:sz w:val="24"/>
        </w:rPr>
        <w:t>．</w:t>
      </w:r>
    </w:p>
    <w:p>
      <w:pPr>
        <w:tabs>
          <w:tab w:val="left" w:pos="420"/>
        </w:tabs>
        <w:adjustRightInd w:val="0"/>
        <w:snapToGrid w:val="0"/>
        <w:spacing w:line="312" w:lineRule="auto"/>
        <w:ind w:firstLine="600" w:firstLineChars="250"/>
        <w:rPr>
          <w:rFonts w:ascii="Times New Roman" w:hAnsi="Times New Roman" w:eastAsia="仿宋" w:cs="Times New Roman"/>
          <w:sz w:val="24"/>
          <w:szCs w:val="24"/>
        </w:rPr>
      </w:pPr>
      <w:r>
        <w:rPr>
          <w:rFonts w:ascii="Times New Roman" w:hAnsi="Times New Roman" w:eastAsia="仿宋" w:cs="Times New Roman"/>
          <w:sz w:val="24"/>
          <w:szCs w:val="24"/>
        </w:rPr>
        <w:t>2．求1的所有四次方根</w:t>
      </w:r>
      <w:r>
        <w:rPr>
          <w:rFonts w:ascii="Times New Roman" w:hAnsi="仿宋" w:eastAsia="仿宋" w:cs="Times New Roman"/>
          <w:iCs/>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rPr>
        <w:t>课堂练习答案</w:t>
      </w:r>
    </w:p>
    <w:p>
      <w:pPr>
        <w:tabs>
          <w:tab w:val="left" w:pos="420"/>
        </w:tabs>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w:t>
      </w:r>
      <w:r>
        <w:rPr>
          <w:rFonts w:ascii="Times New Roman" w:eastAsia="仿宋" w:cs="Times New Roman"/>
          <w:sz w:val="24"/>
        </w:rPr>
        <w:t>．（</w:t>
      </w:r>
      <w:r>
        <w:rPr>
          <w:rFonts w:ascii="Times New Roman" w:hAnsi="Times New Roman" w:eastAsia="仿宋" w:cs="Times New Roman"/>
          <w:sz w:val="24"/>
        </w:rPr>
        <w:t>1</w:t>
      </w:r>
      <w:r>
        <w:rPr>
          <w:rFonts w:ascii="Times New Roman" w:eastAsia="仿宋" w:cs="Times New Roman"/>
          <w:sz w:val="24"/>
        </w:rPr>
        <w:t>）</w:t>
      </w:r>
      <w:r>
        <w:rPr>
          <w:rFonts w:ascii="Times New Roman" w:hAnsi="Times New Roman" w:eastAsia="仿宋" w:cs="Times New Roman"/>
          <w:position w:val="-28"/>
          <w:sz w:val="24"/>
        </w:rPr>
        <w:object>
          <v:shape id="_x0000_i1262" o:spt="75" type="#_x0000_t75" style="height:34.4pt;width:175.15pt;" o:ole="t" filled="f" o:preferrelative="t" stroked="f" coordsize="21600,21600">
            <v:path/>
            <v:fill on="f" focussize="0,0"/>
            <v:stroke on="f" joinstyle="miter"/>
            <v:imagedata r:id="rId434" o:title=""/>
            <o:lock v:ext="edit" aspectratio="t"/>
            <w10:wrap type="none"/>
            <w10:anchorlock/>
          </v:shape>
          <o:OLEObject Type="Embed" ProgID="Equation.DSMT4" ShapeID="_x0000_i1262" DrawAspect="Content" ObjectID="_1468075962" r:id="rId433">
            <o:LockedField>false</o:LockedField>
          </o:OLEObject>
        </w:object>
      </w:r>
    </w:p>
    <w:p>
      <w:pPr>
        <w:tabs>
          <w:tab w:val="left" w:pos="420"/>
        </w:tabs>
        <w:adjustRightInd w:val="0"/>
        <w:snapToGrid w:val="0"/>
        <w:spacing w:line="312" w:lineRule="auto"/>
        <w:ind w:left="1050" w:leftChars="500"/>
        <w:rPr>
          <w:rFonts w:ascii="Times New Roman" w:hAnsi="Times New Roman" w:eastAsia="仿宋" w:cs="Times New Roman"/>
          <w:sz w:val="24"/>
        </w:rPr>
      </w:pPr>
      <w:r>
        <w:rPr>
          <w:rFonts w:ascii="Times New Roman" w:hAnsi="Times New Roman" w:eastAsia="仿宋" w:cs="Times New Roman"/>
          <w:position w:val="-30"/>
          <w:sz w:val="24"/>
        </w:rPr>
        <w:object>
          <v:shape id="_x0000_i1263" o:spt="75" type="#_x0000_t75" style="height:36pt;width:173pt;" o:ole="t" filled="f" o:preferrelative="t" stroked="f" coordsize="21600,21600">
            <v:path/>
            <v:fill on="f" focussize="0,0"/>
            <v:stroke on="f" joinstyle="miter"/>
            <v:imagedata r:id="rId436" o:title=""/>
            <o:lock v:ext="edit" aspectratio="t"/>
            <w10:wrap type="none"/>
            <w10:anchorlock/>
          </v:shape>
          <o:OLEObject Type="Embed" ProgID="Equation.DSMT4" ShapeID="_x0000_i1263" DrawAspect="Content" ObjectID="_1468075963" r:id="rId435">
            <o:LockedField>false</o:LockedField>
          </o:OLEObject>
        </w:object>
      </w:r>
    </w:p>
    <w:p>
      <w:pPr>
        <w:tabs>
          <w:tab w:val="left" w:pos="420"/>
        </w:tabs>
        <w:adjustRightInd w:val="0"/>
        <w:snapToGrid w:val="0"/>
        <w:spacing w:line="312" w:lineRule="auto"/>
        <w:ind w:left="1050" w:leftChars="500"/>
        <w:rPr>
          <w:rFonts w:ascii="Times New Roman" w:hAnsi="Times New Roman" w:eastAsia="仿宋" w:cs="Times New Roman"/>
          <w:sz w:val="24"/>
        </w:rPr>
      </w:pPr>
      <w:r>
        <w:rPr>
          <w:rFonts w:ascii="Times New Roman" w:hAnsi="Times New Roman" w:cs="Times New Roman"/>
          <w:position w:val="-28"/>
        </w:rPr>
        <w:object>
          <v:shape id="_x0000_i1264" o:spt="75" type="#_x0000_t75" style="height:34.4pt;width:102.1pt;" o:ole="t" filled="f" o:preferrelative="t" stroked="f" coordsize="21600,21600">
            <v:path/>
            <v:fill on="f" focussize="0,0"/>
            <v:stroke on="f" joinstyle="miter"/>
            <v:imagedata r:id="rId438" o:title=""/>
            <o:lock v:ext="edit" aspectratio="t"/>
            <w10:wrap type="none"/>
            <w10:anchorlock/>
          </v:shape>
          <o:OLEObject Type="Embed" ProgID="Equation.DSMT4" ShapeID="_x0000_i1264" DrawAspect="Content" ObjectID="_1468075964" r:id="rId437">
            <o:LockedField>false</o:LockedField>
          </o:OLEObject>
        </w:object>
      </w:r>
    </w:p>
    <w:p>
      <w:pPr>
        <w:tabs>
          <w:tab w:val="left" w:pos="420"/>
        </w:tabs>
        <w:adjustRightInd w:val="0"/>
        <w:snapToGrid w:val="0"/>
        <w:spacing w:line="312" w:lineRule="auto"/>
        <w:ind w:left="1050" w:leftChars="500"/>
        <w:rPr>
          <w:rFonts w:ascii="Times New Roman" w:hAnsi="Times New Roman" w:eastAsia="仿宋" w:cs="Times New Roman"/>
          <w:sz w:val="24"/>
        </w:rPr>
      </w:pPr>
      <w:r>
        <w:rPr>
          <w:rFonts w:ascii="Times New Roman" w:hAnsi="Times New Roman" w:cs="Times New Roman"/>
          <w:position w:val="-6"/>
        </w:rPr>
        <w:object>
          <v:shape id="_x0000_i1265" o:spt="75" type="#_x0000_t75" style="height:13.95pt;width:26.85pt;" o:ole="t" filled="f" o:preferrelative="t" stroked="f" coordsize="21600,21600">
            <v:path/>
            <v:fill on="f" focussize="0,0"/>
            <v:stroke on="f" joinstyle="miter"/>
            <v:imagedata r:id="rId440" o:title=""/>
            <o:lock v:ext="edit" aspectratio="t"/>
            <w10:wrap type="none"/>
            <w10:anchorlock/>
          </v:shape>
          <o:OLEObject Type="Embed" ProgID="Equation.DSMT4" ShapeID="_x0000_i1265" DrawAspect="Content" ObjectID="_1468075965" r:id="rId439">
            <o:LockedField>false</o:LockedField>
          </o:OLEObject>
        </w:object>
      </w:r>
      <w:r>
        <w:rPr>
          <w:rFonts w:ascii="Times New Roman" w:hAnsi="仿宋" w:eastAsia="仿宋" w:cs="Times New Roman"/>
          <w:iCs/>
          <w:sz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rPr>
      </w:pPr>
      <w:r>
        <w:rPr>
          <w:rFonts w:ascii="Times New Roman" w:eastAsia="仿宋" w:cs="Times New Roman"/>
          <w:sz w:val="24"/>
        </w:rPr>
        <w:t>（</w:t>
      </w:r>
      <w:r>
        <w:rPr>
          <w:rFonts w:ascii="Times New Roman" w:hAnsi="Times New Roman" w:eastAsia="仿宋" w:cs="Times New Roman"/>
          <w:sz w:val="24"/>
        </w:rPr>
        <w:t>2</w:t>
      </w:r>
      <w:r>
        <w:rPr>
          <w:rFonts w:ascii="Times New Roman" w:eastAsia="仿宋" w:cs="Times New Roman"/>
          <w:sz w:val="24"/>
        </w:rPr>
        <w:t>）</w:t>
      </w:r>
      <w:r>
        <w:rPr>
          <w:rFonts w:ascii="Times New Roman" w:hAnsi="Times New Roman" w:eastAsia="仿宋" w:cs="Times New Roman"/>
          <w:position w:val="-60"/>
          <w:sz w:val="24"/>
        </w:rPr>
        <w:object>
          <v:shape id="_x0000_i1266" o:spt="75" type="#_x0000_t75" style="height:66.1pt;width:101pt;" o:ole="t" filled="f" o:preferrelative="t" stroked="f" coordsize="21600,21600">
            <v:path/>
            <v:fill on="f" focussize="0,0"/>
            <v:stroke on="f" joinstyle="miter"/>
            <v:imagedata r:id="rId430" o:title=""/>
            <o:lock v:ext="edit" aspectratio="t"/>
            <w10:wrap type="none"/>
            <w10:anchorlock/>
          </v:shape>
          <o:OLEObject Type="Embed" ProgID="Equation.DSMT4" ShapeID="_x0000_i1266" DrawAspect="Content" ObjectID="_1468075966" r:id="rId441">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rPr>
      </w:pPr>
      <w:r>
        <w:rPr>
          <w:rFonts w:ascii="Times New Roman" w:hAnsi="Times New Roman" w:eastAsia="仿宋" w:cs="Times New Roman"/>
          <w:position w:val="-30"/>
          <w:sz w:val="24"/>
        </w:rPr>
        <w:object>
          <v:shape id="_x0000_i1267" o:spt="75" type="#_x0000_t75" style="height:36pt;width:177.3pt;" o:ole="t" filled="f" o:preferrelative="t" stroked="f" coordsize="21600,21600">
            <v:path/>
            <v:fill on="f" focussize="0,0"/>
            <v:stroke on="f" joinstyle="miter"/>
            <v:imagedata r:id="rId443" o:title=""/>
            <o:lock v:ext="edit" aspectratio="t"/>
            <w10:wrap type="none"/>
            <w10:anchorlock/>
          </v:shape>
          <o:OLEObject Type="Embed" ProgID="Equation.DSMT4" ShapeID="_x0000_i1267" DrawAspect="Content" ObjectID="_1468075967" r:id="rId442">
            <o:LockedField>false</o:LockedField>
          </o:OLEObject>
        </w:object>
      </w:r>
    </w:p>
    <w:p>
      <w:pPr>
        <w:tabs>
          <w:tab w:val="left" w:pos="420"/>
        </w:tabs>
        <w:adjustRightInd w:val="0"/>
        <w:snapToGrid w:val="0"/>
        <w:spacing w:line="312" w:lineRule="auto"/>
        <w:ind w:left="840" w:leftChars="400"/>
        <w:rPr>
          <w:rFonts w:ascii="Times New Roman" w:hAnsi="Times New Roman" w:cs="Times New Roman"/>
        </w:rPr>
      </w:pPr>
      <w:r>
        <w:rPr>
          <w:rFonts w:ascii="Times New Roman" w:hAnsi="Times New Roman" w:cs="Times New Roman"/>
          <w:position w:val="-28"/>
        </w:rPr>
        <w:object>
          <v:shape id="_x0000_i1268" o:spt="75" type="#_x0000_t75" style="height:34.4pt;width:97.25pt;" o:ole="t" filled="f" o:preferrelative="t" stroked="f" coordsize="21600,21600">
            <v:path/>
            <v:fill on="f" focussize="0,0"/>
            <v:stroke on="f" joinstyle="miter"/>
            <v:imagedata r:id="rId445" o:title=""/>
            <o:lock v:ext="edit" aspectratio="t"/>
            <w10:wrap type="none"/>
            <w10:anchorlock/>
          </v:shape>
          <o:OLEObject Type="Embed" ProgID="Equation.DSMT4" ShapeID="_x0000_i1268" DrawAspect="Content" ObjectID="_1468075968" r:id="rId444">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rPr>
      </w:pPr>
      <w:r>
        <w:rPr>
          <w:rFonts w:ascii="Times New Roman" w:hAnsi="Times New Roman" w:cs="Times New Roman"/>
          <w:position w:val="-6"/>
        </w:rPr>
        <w:object>
          <v:shape id="_x0000_i1269" o:spt="75" type="#_x0000_t75" style="height:13.95pt;width:22.05pt;" o:ole="t" filled="f" o:preferrelative="t" stroked="f" coordsize="21600,21600">
            <v:path/>
            <v:fill on="f" focussize="0,0"/>
            <v:stroke on="f" joinstyle="miter"/>
            <v:imagedata r:id="rId447" o:title=""/>
            <o:lock v:ext="edit" aspectratio="t"/>
            <w10:wrap type="none"/>
            <w10:anchorlock/>
          </v:shape>
          <o:OLEObject Type="Embed" ProgID="Equation.DSMT4" ShapeID="_x0000_i1269" DrawAspect="Content" ObjectID="_1468075969" r:id="rId446">
            <o:LockedField>false</o:LockedField>
          </o:OLEObject>
        </w:object>
      </w:r>
      <w:r>
        <w:rPr>
          <w:rFonts w:ascii="Times New Roman" w:hAnsi="仿宋" w:eastAsia="仿宋" w:cs="Times New Roman"/>
          <w:iCs/>
          <w:sz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rPr>
      </w:pPr>
      <w:r>
        <w:rPr>
          <w:rFonts w:ascii="Times New Roman" w:eastAsia="仿宋" w:cs="Times New Roman"/>
          <w:sz w:val="24"/>
        </w:rPr>
        <w:t>（</w:t>
      </w:r>
      <w:r>
        <w:rPr>
          <w:rFonts w:ascii="Times New Roman" w:hAnsi="Times New Roman" w:eastAsia="仿宋" w:cs="Times New Roman"/>
          <w:sz w:val="24"/>
        </w:rPr>
        <w:t>3</w:t>
      </w:r>
      <w:r>
        <w:rPr>
          <w:rFonts w:ascii="Times New Roman" w:eastAsia="仿宋" w:cs="Times New Roman"/>
          <w:sz w:val="24"/>
        </w:rPr>
        <w:t>）</w:t>
      </w:r>
      <w:r>
        <w:rPr>
          <w:rFonts w:ascii="Times New Roman" w:hAnsi="Times New Roman" w:eastAsia="仿宋" w:cs="Times New Roman"/>
          <w:position w:val="-30"/>
          <w:sz w:val="24"/>
        </w:rPr>
        <w:object>
          <v:shape id="_x0000_i1270" o:spt="75" type="#_x0000_t75" style="height:37.6pt;width:112.3pt;" o:ole="t" filled="f" o:preferrelative="t" stroked="f" coordsize="21600,21600">
            <v:path/>
            <v:fill on="f" focussize="0,0"/>
            <v:stroke on="f" joinstyle="miter"/>
            <v:imagedata r:id="rId432" o:title=""/>
            <o:lock v:ext="edit" aspectratio="t"/>
            <w10:wrap type="none"/>
            <w10:anchorlock/>
          </v:shape>
          <o:OLEObject Type="Embed" ProgID="Equation.DSMT4" ShapeID="_x0000_i1270" DrawAspect="Content" ObjectID="_1468075970" r:id="rId448">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rPr>
      </w:pPr>
      <w:r>
        <w:rPr>
          <w:rFonts w:ascii="Times New Roman" w:hAnsi="Times New Roman" w:eastAsia="仿宋" w:cs="Times New Roman"/>
          <w:position w:val="-28"/>
          <w:sz w:val="24"/>
        </w:rPr>
        <w:object>
          <v:shape id="_x0000_i1271" o:spt="75" type="#_x0000_t75" style="height:33.85pt;width:131.65pt;" o:ole="t" filled="f" o:preferrelative="t" stroked="f" coordsize="21600,21600">
            <v:path/>
            <v:fill on="f" focussize="0,0"/>
            <v:stroke on="f" joinstyle="miter"/>
            <v:imagedata r:id="rId450" o:title=""/>
            <o:lock v:ext="edit" aspectratio="t"/>
            <w10:wrap type="none"/>
            <w10:anchorlock/>
          </v:shape>
          <o:OLEObject Type="Embed" ProgID="Equation.DSMT4" ShapeID="_x0000_i1271" DrawAspect="Content" ObjectID="_1468075971" r:id="rId449">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rPr>
      </w:pPr>
      <w:r>
        <w:rPr>
          <w:rFonts w:ascii="Times New Roman" w:hAnsi="Times New Roman" w:cs="Times New Roman"/>
          <w:position w:val="-34"/>
        </w:rPr>
        <w:object>
          <v:shape id="_x0000_i1272" o:spt="75" type="#_x0000_t75" style="height:40.3pt;width:94.55pt;" o:ole="t" filled="f" o:preferrelative="t" stroked="f" coordsize="21600,21600">
            <v:path/>
            <v:fill on="f" focussize="0,0"/>
            <v:stroke on="f" joinstyle="miter"/>
            <v:imagedata r:id="rId452" o:title=""/>
            <o:lock v:ext="edit" aspectratio="t"/>
            <w10:wrap type="none"/>
            <w10:anchorlock/>
          </v:shape>
          <o:OLEObject Type="Embed" ProgID="Equation.DSMT4" ShapeID="_x0000_i1272" DrawAspect="Content" ObjectID="_1468075972" r:id="rId451">
            <o:LockedField>false</o:LockedField>
          </o:OLEObject>
        </w:object>
      </w:r>
      <w:r>
        <w:rPr>
          <w:rFonts w:ascii="Times New Roman" w:hAnsi="Times New Roman" w:eastAsia="仿宋" w:cs="Times New Roman"/>
          <w:position w:val="-4"/>
          <w:sz w:val="24"/>
        </w:rPr>
        <w:object>
          <v:shape id="_x0000_i1273" o:spt="75" type="#_x0000_t75" style="height:13.95pt;width:9.15pt;" o:ole="t" filled="f" o:preferrelative="t" stroked="f" coordsize="21600,21600">
            <v:path/>
            <v:fill on="f" focussize="0,0"/>
            <v:stroke on="f" joinstyle="miter"/>
            <v:imagedata r:id="rId454" o:title=""/>
            <o:lock v:ext="edit" aspectratio="t"/>
            <w10:wrap type="none"/>
            <w10:anchorlock/>
          </v:shape>
          <o:OLEObject Type="Embed" ProgID="Equation.DSMT4" ShapeID="_x0000_i1273" DrawAspect="Content" ObjectID="_1468075973" r:id="rId453">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rPr>
      </w:pPr>
      <w:r>
        <w:rPr>
          <w:rFonts w:ascii="Times New Roman" w:hAnsi="Times New Roman" w:cs="Times New Roman"/>
          <w:position w:val="-8"/>
        </w:rPr>
        <w:object>
          <v:shape id="_x0000_i1274" o:spt="75" type="#_x0000_t75" style="height:18.25pt;width:74.7pt;" o:ole="t" filled="f" o:preferrelative="t" stroked="f" coordsize="21600,21600">
            <v:path/>
            <v:fill on="f" focussize="0,0"/>
            <v:stroke on="f" joinstyle="miter"/>
            <v:imagedata r:id="rId456" o:title=""/>
            <o:lock v:ext="edit" aspectratio="t"/>
            <w10:wrap type="none"/>
            <w10:anchorlock/>
          </v:shape>
          <o:OLEObject Type="Embed" ProgID="Equation.DSMT4" ShapeID="_x0000_i1274" DrawAspect="Content" ObjectID="_1468075974" r:id="rId455">
            <o:LockedField>false</o:LockedField>
          </o:OLEObject>
        </w:object>
      </w:r>
      <w:r>
        <w:rPr>
          <w:rFonts w:ascii="Times New Roman" w:hAnsi="仿宋" w:eastAsia="仿宋" w:cs="Times New Roman"/>
          <w:iCs/>
          <w:sz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2．因为</w:t>
      </w:r>
      <w:r>
        <w:rPr>
          <w:rFonts w:ascii="Times New Roman" w:hAnsi="Times New Roman" w:eastAsia="仿宋" w:cs="Times New Roman"/>
          <w:position w:val="-6"/>
          <w:sz w:val="24"/>
          <w:szCs w:val="24"/>
        </w:rPr>
        <w:object>
          <v:shape id="_x0000_i1275" o:spt="75" type="#_x0000_t75" style="height:13.45pt;width:80.05pt;" o:ole="t" filled="f" o:preferrelative="t" stroked="f" coordsize="21600,21600">
            <v:path/>
            <v:fill on="f" focussize="0,0"/>
            <v:stroke on="f" joinstyle="miter"/>
            <v:imagedata r:id="rId458" o:title=""/>
            <o:lock v:ext="edit" aspectratio="t"/>
            <w10:wrap type="none"/>
            <w10:anchorlock/>
          </v:shape>
          <o:OLEObject Type="Embed" ProgID="Equation.DSMT4" ShapeID="_x0000_i1275" DrawAspect="Content" ObjectID="_1468075975" r:id="rId457">
            <o:LockedField>false</o:LockedField>
          </o:OLEObject>
        </w:object>
      </w:r>
      <w:r>
        <w:rPr>
          <w:rFonts w:ascii="Times New Roman" w:hAnsi="Times New Roman" w:eastAsia="仿宋" w:cs="Times New Roman"/>
          <w:sz w:val="24"/>
          <w:szCs w:val="24"/>
        </w:rPr>
        <w:t>，所以它的四次方根是</w:t>
      </w:r>
      <w:r>
        <w:rPr>
          <w:rFonts w:ascii="Times New Roman" w:hAnsi="Times New Roman" w:eastAsia="仿宋" w:cs="Times New Roman"/>
          <w:position w:val="-24"/>
          <w:sz w:val="24"/>
          <w:szCs w:val="24"/>
        </w:rPr>
        <w:object>
          <v:shape id="_x0000_i1276" o:spt="75" type="#_x0000_t75" style="height:31.7pt;width:93.5pt;" o:ole="t" filled="f" o:preferrelative="t" stroked="f" coordsize="21600,21600">
            <v:path/>
            <v:fill on="f" focussize="0,0"/>
            <v:stroke on="f" joinstyle="miter"/>
            <v:imagedata r:id="rId460" o:title=""/>
            <o:lock v:ext="edit" aspectratio="t"/>
            <w10:wrap type="none"/>
            <w10:anchorlock/>
          </v:shape>
          <o:OLEObject Type="Embed" ProgID="Equation.DSMT4" ShapeID="_x0000_i1276" DrawAspect="Content" ObjectID="_1468075976" r:id="rId45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7" o:spt="75" type="#_x0000_t75" style="height:13.45pt;width:19.9pt;" o:ole="t" filled="f" o:preferrelative="t" stroked="f" coordsize="21600,21600">
            <v:path/>
            <v:fill on="f" focussize="0,0"/>
            <v:stroke on="f" joinstyle="miter"/>
            <v:imagedata r:id="rId462" o:title=""/>
            <o:lock v:ext="edit" aspectratio="t"/>
            <w10:wrap type="none"/>
            <w10:anchorlock/>
          </v:shape>
          <o:OLEObject Type="Embed" ProgID="Equation.DSMT4" ShapeID="_x0000_i1277" DrawAspect="Content" ObjectID="_1468075977" r:id="rId461">
            <o:LockedField>false</o:LockedField>
          </o:OLEObject>
        </w:object>
      </w:r>
      <w:r>
        <w:rPr>
          <w:rFonts w:ascii="Times New Roman" w:hAnsi="Times New Roman" w:eastAsia="仿宋" w:cs="Times New Roman"/>
          <w:sz w:val="24"/>
          <w:szCs w:val="24"/>
        </w:rPr>
        <w:t>0,1,2,3），即</w:t>
      </w:r>
      <w:r>
        <w:rPr>
          <w:rFonts w:ascii="Times New Roman" w:hAnsi="Times New Roman" w:eastAsia="仿宋" w:cs="Times New Roman"/>
          <w:position w:val="-6"/>
          <w:sz w:val="24"/>
          <w:szCs w:val="24"/>
        </w:rPr>
        <w:object>
          <v:shape id="_x0000_i1278" o:spt="75" type="#_x0000_t75" style="height:13.45pt;width:80.05pt;" o:ole="t" filled="f" o:preferrelative="t" stroked="f" coordsize="21600,21600">
            <v:path/>
            <v:fill on="f" focussize="0,0"/>
            <v:stroke on="f" joinstyle="miter"/>
            <v:imagedata r:id="rId464" o:title=""/>
            <o:lock v:ext="edit" aspectratio="t"/>
            <w10:wrap type="none"/>
            <w10:anchorlock/>
          </v:shape>
          <o:OLEObject Type="Embed" ProgID="Equation.DSMT4" ShapeID="_x0000_i1278" DrawAspect="Content" ObjectID="_1468075978" r:id="rId46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79" o:spt="75" type="#_x0000_t75" style="height:31.7pt;width:83.8pt;" o:ole="t" filled="f" o:preferrelative="t" stroked="f" coordsize="21600,21600">
            <v:path/>
            <v:fill on="f" focussize="0,0"/>
            <v:stroke on="f" joinstyle="miter"/>
            <v:imagedata r:id="rId466" o:title=""/>
            <o:lock v:ext="edit" aspectratio="t"/>
            <w10:wrap type="none"/>
            <w10:anchorlock/>
          </v:shape>
          <o:OLEObject Type="Embed" ProgID="Equation.DSMT4" ShapeID="_x0000_i1279" DrawAspect="Content" ObjectID="_1468075979" r:id="rId46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80" o:spt="75" type="#_x0000_t75" style="height:13.45pt;width:88.65pt;" o:ole="t" filled="f" o:preferrelative="t" stroked="f" coordsize="21600,21600">
            <v:path/>
            <v:fill on="f" focussize="0,0"/>
            <v:stroke on="f" joinstyle="miter"/>
            <v:imagedata r:id="rId468" o:title=""/>
            <o:lock v:ext="edit" aspectratio="t"/>
            <w10:wrap type="none"/>
            <w10:anchorlock/>
          </v:shape>
          <o:OLEObject Type="Embed" ProgID="Equation.DSMT4" ShapeID="_x0000_i1280" DrawAspect="Content" ObjectID="_1468075980" r:id="rId4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1" o:spt="75" type="#_x0000_t75" style="height:31.7pt;width:102.65pt;" o:ole="t" filled="f" o:preferrelative="t" stroked="f" coordsize="21600,21600">
            <v:path/>
            <v:fill on="f" focussize="0,0"/>
            <v:stroke on="f" joinstyle="miter"/>
            <v:imagedata r:id="rId470" o:title=""/>
            <o:lock v:ext="edit" aspectratio="t"/>
            <w10:wrap type="none"/>
            <w10:anchorlock/>
          </v:shape>
          <o:OLEObject Type="Embed" ProgID="Equation.DSMT4" ShapeID="_x0000_i1281" DrawAspect="Content" ObjectID="_1468075981" r:id="rId469">
            <o:LockedField>false</o:LockedField>
          </o:OLEObject>
        </w:object>
      </w:r>
      <w:r>
        <w:rPr>
          <w:rFonts w:ascii="Times New Roman" w:eastAsia="仿宋" w:cs="Times New Roman"/>
          <w:sz w:val="24"/>
          <w:szCs w:val="24"/>
        </w:rPr>
        <w:t>．所以</w:t>
      </w:r>
      <w:r>
        <w:rPr>
          <w:rFonts w:ascii="Times New Roman" w:hAnsi="Times New Roman" w:eastAsia="仿宋" w:cs="Times New Roman"/>
          <w:sz w:val="24"/>
          <w:szCs w:val="24"/>
        </w:rPr>
        <w:t>1的四次方根为1,–1,</w:t>
      </w:r>
      <w:r>
        <w:rPr>
          <w:rFonts w:ascii="Times New Roman" w:hAnsi="Times New Roman" w:eastAsia="仿宋" w:cs="Times New Roman"/>
          <w:position w:val="-4"/>
          <w:sz w:val="24"/>
          <w:szCs w:val="24"/>
        </w:rPr>
        <w:object>
          <v:shape id="_x0000_i1282" o:spt="75" type="#_x0000_t75" style="height:13.45pt;width:7pt;" o:ole="t" filled="f" o:preferrelative="t" stroked="f" coordsize="21600,21600">
            <v:path/>
            <v:fill on="f" focussize="0,0"/>
            <v:stroke on="f" joinstyle="miter"/>
            <v:imagedata r:id="rId472" o:title=""/>
            <o:lock v:ext="edit" aspectratio="t"/>
            <w10:wrap type="none"/>
            <w10:anchorlock/>
          </v:shape>
          <o:OLEObject Type="Embed" ProgID="Equation.DSMT4" ShapeID="_x0000_i1282" DrawAspect="Content" ObjectID="_1468075982" r:id="rId4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83" o:spt="75" type="#_x0000_t75" style="height:13.45pt;width:13.45pt;" o:ole="t" filled="f" o:preferrelative="t" stroked="f" coordsize="21600,21600">
            <v:path/>
            <v:fill on="f" focussize="0,0"/>
            <v:stroke on="f" joinstyle="miter"/>
            <v:imagedata r:id="rId474" o:title=""/>
            <o:lock v:ext="edit" aspectratio="t"/>
            <w10:wrap type="none"/>
            <w10:anchorlock/>
          </v:shape>
          <o:OLEObject Type="Embed" ProgID="Equation.DSMT4" ShapeID="_x0000_i1283" DrawAspect="Content" ObjectID="_1468075983" r:id="rId473">
            <o:LockedField>false</o:LockedField>
          </o:OLEObject>
        </w:object>
      </w:r>
      <w:r>
        <w:rPr>
          <w:rFonts w:ascii="Times New Roman" w:eastAsia="仿宋" w:cs="Times New Roman"/>
          <w:sz w:val="24"/>
          <w:szCs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w:t>
      </w:r>
      <w:r>
        <w:rPr>
          <w:rFonts w:ascii="Times New Roman" w:hAnsi="仿宋" w:eastAsia="仿宋" w:cs="Times New Roman"/>
          <w:sz w:val="24"/>
        </w:rPr>
        <w:t>设计意图</w:t>
      </w:r>
      <w:r>
        <w:rPr>
          <w:rFonts w:ascii="Times New Roman" w:hAnsi="Times New Roman" w:eastAsia="仿宋" w:cs="Times New Roman"/>
          <w:sz w:val="24"/>
        </w:rPr>
        <w:t>]</w:t>
      </w:r>
      <w:r>
        <w:rPr>
          <w:rFonts w:ascii="Times New Roman" w:eastAsia="仿宋" w:cs="Times New Roman"/>
          <w:sz w:val="24"/>
        </w:rPr>
        <w:t>通过课堂练习，了解学生对新知识的掌握程度，同时学生通过独立运用新知识解决问题，感受到数学带来的乐趣．</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（环节五）课堂小结</w:t>
      </w:r>
      <w:r>
        <w:rPr>
          <w:rFonts w:ascii="Times New Roman" w:hAnsi="Times New Roman" w:eastAsia="仿宋" w:cs="Times New Roman"/>
          <w:sz w:val="24"/>
          <w:szCs w:val="24"/>
        </w:rPr>
        <w:t xml:space="preserve"> </w:t>
      </w:r>
      <w:r>
        <w:rPr>
          <w:rFonts w:ascii="Times New Roman" w:hAnsi="仿宋" w:eastAsia="仿宋" w:cs="Times New Roman"/>
          <w:sz w:val="24"/>
          <w:szCs w:val="24"/>
        </w:rPr>
        <w:t>布置作业</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今天这节课，我们学习了在三角形式下，复数的乘法、除法、乘方、开方的运算公式，知道了复数乘法的几何意义，同样复数的除法也具有几何意义．因此复数的加减乘除四则运算都有重要的几何意义，它们是描述平面几何中点的平移、对称、旋转变换的代数工具．对于这些问题的研究有利于提升数学运算、直观想象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知识：三角形式下复数的乘法、除法、乘方、开方运算．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思想方法：数形结合，类比归纳．</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核心素养：直观想象，数学运算素养．</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仿宋" w:eastAsia="仿宋" w:cs="Times New Roman"/>
          <w:sz w:val="24"/>
          <w:szCs w:val="24"/>
        </w:rPr>
        <w:t>课后作业</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．计算，并将结果用复数的代数形式表示：</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84" o:spt="75" type="#_x0000_t75" style="height:34.4pt;width:234.25pt;" o:ole="t" filled="f" o:preferrelative="t" stroked="f" coordsize="21600,21600">
            <v:path/>
            <v:fill on="f" focussize="0,0"/>
            <v:stroke on="f" joinstyle="miter"/>
            <v:imagedata r:id="rId476" o:title=""/>
            <o:lock v:ext="edit" aspectratio="t"/>
            <w10:wrap type="none"/>
            <w10:anchorlock/>
          </v:shape>
          <o:OLEObject Type="Embed" ProgID="Equation.DSMT4" ShapeID="_x0000_i1284" DrawAspect="Content" ObjectID="_1468075984" r:id="rId475">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60"/>
          <w:sz w:val="24"/>
          <w:szCs w:val="24"/>
        </w:rPr>
        <w:object>
          <v:shape id="_x0000_i1285" o:spt="75" type="#_x0000_t75" style="height:66.65pt;width:115.5pt;" o:ole="t" filled="f" o:preferrelative="t" stroked="f" coordsize="21600,21600">
            <v:path/>
            <v:fill on="f" focussize="0,0"/>
            <v:stroke on="f" joinstyle="miter"/>
            <v:imagedata r:id="rId478" o:title=""/>
            <o:lock v:ext="edit" aspectratio="t"/>
            <w10:wrap type="none"/>
            <w10:anchorlock/>
          </v:shape>
          <o:OLEObject Type="Embed" ProgID="Equation.DSMT4" ShapeID="_x0000_i1285" DrawAspect="Content" ObjectID="_1468075985" r:id="rId47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86" o:spt="75" type="#_x0000_t75" style="height:36.55pt;width:122.5pt;" o:ole="t" filled="f" o:preferrelative="t" stroked="f" coordsize="21600,21600">
            <v:path/>
            <v:fill on="f" focussize="0,0"/>
            <v:stroke on="f" joinstyle="miter"/>
            <v:imagedata r:id="rId480" o:title=""/>
            <o:lock v:ext="edit" aspectratio="t"/>
            <w10:wrap type="none"/>
            <w10:anchorlock/>
          </v:shape>
          <o:OLEObject Type="Embed" ProgID="Equation.DSMT4" ShapeID="_x0000_i1286" DrawAspect="Content" ObjectID="_1468075986" r:id="rId479">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287" o:spt="75" type="#_x0000_t75" style="height:37.6pt;width:112.85pt;" o:ole="t" filled="f" o:preferrelative="t" stroked="f" coordsize="21600,21600">
            <v:path/>
            <v:fill on="f" focussize="0,0"/>
            <v:stroke on="f" joinstyle="miter"/>
            <v:imagedata r:id="rId482" o:title=""/>
            <o:lock v:ext="edit" aspectratio="t"/>
            <w10:wrap type="none"/>
            <w10:anchorlock/>
          </v:shape>
          <o:OLEObject Type="Embed" ProgID="Equation.DSMT4" ShapeID="_x0000_i1287" DrawAspect="Content" ObjectID="_1468075987" r:id="rId48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288" o:spt="75" type="#_x0000_t75" style="height:19.35pt;width:47.3pt;" o:ole="t" filled="f" o:preferrelative="t" stroked="f" coordsize="21600,21600">
            <v:path/>
            <v:fill on="f" focussize="0,0"/>
            <v:stroke on="f" joinstyle="miter"/>
            <v:imagedata r:id="rId484" o:title=""/>
            <o:lock v:ext="edit" aspectratio="t"/>
            <w10:wrap type="none"/>
            <w10:anchorlock/>
          </v:shape>
          <o:OLEObject Type="Embed" ProgID="Equation.DSMT4" ShapeID="_x0000_i1288" DrawAspect="Content" ObjectID="_1468075988" r:id="rId483">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left="48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rPr>
        <w:t>．</w:t>
      </w:r>
      <w:r>
        <w:rPr>
          <w:rFonts w:ascii="Times New Roman" w:hAnsi="仿宋" w:eastAsia="仿宋" w:cs="Times New Roman"/>
          <w:sz w:val="24"/>
          <w:szCs w:val="24"/>
        </w:rPr>
        <w:t>求</w:t>
      </w:r>
      <w:r>
        <w:rPr>
          <w:rFonts w:ascii="Times New Roman" w:hAnsi="Times New Roman" w:cs="Times New Roman"/>
          <w:position w:val="-4"/>
        </w:rPr>
        <w:object>
          <v:shape id="_x0000_i1289" o:spt="75" type="#_x0000_t75" style="height:13.45pt;width:13.95pt;" o:ole="t" filled="f" o:preferrelative="t" stroked="f" coordsize="21600,21600">
            <v:path/>
            <v:fill on="f" focussize="0,0"/>
            <v:stroke on="f" joinstyle="miter"/>
            <v:imagedata r:id="rId486" o:title=""/>
            <o:lock v:ext="edit" aspectratio="t"/>
            <w10:wrap type="none"/>
            <w10:anchorlock/>
          </v:shape>
          <o:OLEObject Type="Embed" ProgID="Equation.DSMT4" ShapeID="_x0000_i1289" DrawAspect="Content" ObjectID="_1468075989" r:id="rId485">
            <o:LockedField>false</o:LockedField>
          </o:OLEObject>
        </w:object>
      </w:r>
      <w:r>
        <w:rPr>
          <w:rFonts w:ascii="Times New Roman" w:hAnsi="仿宋" w:eastAsia="仿宋" w:cs="Times New Roman"/>
          <w:sz w:val="24"/>
          <w:szCs w:val="24"/>
        </w:rPr>
        <w:t>的所有三次方根．</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rPr>
        <w:t>．</w:t>
      </w:r>
      <w:r>
        <w:rPr>
          <w:rFonts w:ascii="Times New Roman" w:hAnsi="仿宋" w:eastAsia="仿宋" w:cs="Times New Roman"/>
          <w:sz w:val="24"/>
          <w:szCs w:val="24"/>
        </w:rPr>
        <w:t>计算，并将结果用复数的代数形式表示：</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28"/>
          <w:sz w:val="24"/>
          <w:szCs w:val="24"/>
        </w:rPr>
        <w:object>
          <v:shape id="_x0000_i1290" o:spt="75" type="#_x0000_t75" style="height:36.55pt;width:218.15pt;" o:ole="t" filled="f" o:preferrelative="t" stroked="f" coordsize="21600,21600">
            <v:path/>
            <v:fill on="f" focussize="0,0"/>
            <v:stroke on="f" joinstyle="miter"/>
            <v:imagedata r:id="rId488" o:title=""/>
            <o:lock v:ext="edit" aspectratio="t"/>
            <w10:wrap type="none"/>
            <w10:anchorlock/>
          </v:shape>
          <o:OLEObject Type="Embed" ProgID="Equation.DSMT4" ShapeID="_x0000_i1290" DrawAspect="Content" ObjectID="_1468075990" r:id="rId48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60"/>
          <w:sz w:val="24"/>
          <w:szCs w:val="24"/>
        </w:rPr>
        <w:object>
          <v:shape id="_x0000_i1291" o:spt="75" type="#_x0000_t75" style="height:68.8pt;width:225.65pt;" o:ole="t" filled="f" o:preferrelative="t" stroked="f" coordsize="21600,21600">
            <v:path/>
            <v:fill on="f" focussize="0,0"/>
            <v:stroke on="f" joinstyle="miter"/>
            <v:imagedata r:id="rId490" o:title=""/>
            <o:lock v:ext="edit" aspectratio="t"/>
            <w10:wrap type="none"/>
            <w10:anchorlock/>
          </v:shape>
          <o:OLEObject Type="Embed" ProgID="Equation.DSMT4" ShapeID="_x0000_i1291" DrawAspect="Content" ObjectID="_1468075991" r:id="rId489">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firstLineChars="175"/>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．设复数</w:t>
      </w:r>
      <w:r>
        <w:rPr>
          <w:rFonts w:ascii="Times New Roman" w:hAnsi="Times New Roman" w:eastAsia="仿宋" w:cs="Times New Roman"/>
          <w:position w:val="-6"/>
          <w:sz w:val="24"/>
          <w:szCs w:val="24"/>
        </w:rPr>
        <w:object>
          <v:shape id="_x0000_i1292" o:spt="75" type="#_x0000_t75" style="height:14.5pt;width:36.55pt;" o:ole="t" filled="f" o:preferrelative="t" stroked="f" coordsize="21600,21600">
            <v:path/>
            <v:fill on="f" focussize="0,0"/>
            <v:stroke on="f" joinstyle="miter"/>
            <v:imagedata r:id="rId492" o:title=""/>
            <o:lock v:ext="edit" aspectratio="t"/>
            <w10:wrap type="none"/>
            <w10:anchorlock/>
          </v:shape>
          <o:OLEObject Type="Embed" ProgID="Equation.DSMT4" ShapeID="_x0000_i1292" DrawAspect="Content" ObjectID="_1468075992" r:id="rId491">
            <o:LockedField>false</o:LockedField>
          </o:OLEObject>
        </w:object>
      </w:r>
      <w:r>
        <w:rPr>
          <w:rFonts w:ascii="Times New Roman" w:hAnsi="仿宋" w:eastAsia="仿宋" w:cs="Times New Roman"/>
          <w:sz w:val="24"/>
          <w:szCs w:val="24"/>
        </w:rPr>
        <w:t>在复平面上所对应的向量是</w:t>
      </w:r>
      <w:r>
        <w:rPr>
          <w:rFonts w:ascii="Times New Roman" w:hAnsi="Times New Roman" w:eastAsia="仿宋" w:cs="Times New Roman"/>
          <w:position w:val="-6"/>
          <w:sz w:val="24"/>
          <w:szCs w:val="24"/>
        </w:rPr>
        <w:object>
          <v:shape id="_x0000_i1293" o:spt="75" type="#_x0000_t75" style="height:17.2pt;width:20.4pt;" o:ole="t" filled="f" o:preferrelative="t" stroked="f" coordsize="21600,21600">
            <v:path/>
            <v:fill on="f" focussize="0,0"/>
            <v:stroke on="f" joinstyle="miter"/>
            <v:imagedata r:id="rId494" o:title=""/>
            <o:lock v:ext="edit" aspectratio="t"/>
            <w10:wrap type="none"/>
            <w10:anchorlock/>
          </v:shape>
          <o:OLEObject Type="Embed" ProgID="Equation.DSMT4" ShapeID="_x0000_i1293" DrawAspect="Content" ObjectID="_1468075993" r:id="rId493">
            <o:LockedField>false</o:LockedField>
          </o:OLEObject>
        </w:object>
      </w:r>
      <w:r>
        <w:rPr>
          <w:rFonts w:ascii="Times New Roman" w:hAnsi="仿宋" w:eastAsia="仿宋" w:cs="Times New Roman"/>
          <w:sz w:val="24"/>
          <w:szCs w:val="24"/>
        </w:rPr>
        <w:t>，将</w:t>
      </w:r>
      <w:r>
        <w:rPr>
          <w:rFonts w:ascii="Times New Roman" w:hAnsi="Times New Roman" w:eastAsia="仿宋" w:cs="Times New Roman"/>
          <w:position w:val="-6"/>
          <w:sz w:val="24"/>
          <w:szCs w:val="24"/>
        </w:rPr>
        <w:object>
          <v:shape id="_x0000_i1294" o:spt="75" type="#_x0000_t75" style="height:17.2pt;width:20.4pt;" o:ole="t" filled="f" o:preferrelative="t" stroked="f" coordsize="21600,21600">
            <v:path/>
            <v:fill on="f" focussize="0,0"/>
            <v:stroke on="f" joinstyle="miter"/>
            <v:imagedata r:id="rId494" o:title=""/>
            <o:lock v:ext="edit" aspectratio="t"/>
            <w10:wrap type="none"/>
            <w10:anchorlock/>
          </v:shape>
          <o:OLEObject Type="Embed" ProgID="Equation.DSMT4" ShapeID="_x0000_i1294" DrawAspect="Content" ObjectID="_1468075994" r:id="rId495">
            <o:LockedField>false</o:LockedField>
          </o:OLEObject>
        </w:object>
      </w:r>
      <w:r>
        <w:rPr>
          <w:rFonts w:ascii="Times New Roman" w:hAnsi="仿宋" w:eastAsia="仿宋" w:cs="Times New Roman"/>
          <w:sz w:val="24"/>
          <w:szCs w:val="24"/>
        </w:rPr>
        <w:t>绕原点</w:t>
      </w:r>
      <w:r>
        <w:rPr>
          <w:rFonts w:ascii="Times New Roman" w:hAnsi="Times New Roman" w:eastAsia="仿宋" w:cs="Times New Roman"/>
          <w:position w:val="-6"/>
          <w:sz w:val="24"/>
          <w:szCs w:val="24"/>
        </w:rPr>
        <w:object>
          <v:shape id="_x0000_i1295" o:spt="75" type="#_x0000_t75" style="height:14.5pt;width:12.35pt;" o:ole="t" filled="f" o:preferrelative="t" stroked="f" coordsize="21600,21600">
            <v:path/>
            <v:fill on="f" focussize="0,0"/>
            <v:stroke on="f" joinstyle="miter"/>
            <v:imagedata r:id="rId497" o:title=""/>
            <o:lock v:ext="edit" aspectratio="t"/>
            <w10:wrap type="none"/>
            <w10:anchorlock/>
          </v:shape>
          <o:OLEObject Type="Embed" ProgID="Equation.DSMT4" ShapeID="_x0000_i1295" DrawAspect="Content" ObjectID="_1468075995" r:id="rId496">
            <o:LockedField>false</o:LockedField>
          </o:OLEObject>
        </w:object>
      </w:r>
      <w:r>
        <w:rPr>
          <w:rFonts w:ascii="Times New Roman" w:hAnsi="仿宋" w:eastAsia="仿宋" w:cs="Times New Roman"/>
          <w:sz w:val="24"/>
          <w:szCs w:val="24"/>
        </w:rPr>
        <w:t>顺时针旋转</w:t>
      </w:r>
      <w:r>
        <w:rPr>
          <w:rFonts w:ascii="Times New Roman" w:hAnsi="Times New Roman" w:eastAsia="仿宋" w:cs="Times New Roman"/>
          <w:position w:val="-6"/>
          <w:sz w:val="24"/>
          <w:szCs w:val="24"/>
        </w:rPr>
        <w:object>
          <v:shape id="_x0000_i1296" o:spt="75" type="#_x0000_t75" style="height:14.5pt;width:26.35pt;" o:ole="t" filled="f" o:preferrelative="t" stroked="f" coordsize="21600,21600">
            <v:path/>
            <v:fill on="f" focussize="0,0"/>
            <v:stroke on="f" joinstyle="miter"/>
            <v:imagedata r:id="rId499" o:title=""/>
            <o:lock v:ext="edit" aspectratio="t"/>
            <w10:wrap type="none"/>
            <w10:anchorlock/>
          </v:shape>
          <o:OLEObject Type="Embed" ProgID="Equation.DSMT4" ShapeID="_x0000_i1296" DrawAspect="Content" ObjectID="_1468075996" r:id="rId498">
            <o:LockedField>false</o:LockedField>
          </o:OLEObject>
        </w:object>
      </w:r>
      <w:r>
        <w:rPr>
          <w:rFonts w:ascii="Times New Roman" w:hAnsi="仿宋" w:eastAsia="仿宋" w:cs="Times New Roman"/>
          <w:sz w:val="24"/>
          <w:szCs w:val="24"/>
        </w:rPr>
        <w:t>得到向量</w:t>
      </w:r>
      <w:r>
        <w:rPr>
          <w:rFonts w:ascii="Times New Roman" w:hAnsi="Times New Roman" w:eastAsia="仿宋" w:cs="Times New Roman"/>
          <w:position w:val="-6"/>
          <w:sz w:val="24"/>
          <w:szCs w:val="24"/>
        </w:rPr>
        <w:object>
          <v:shape id="_x0000_i1297" o:spt="75" type="#_x0000_t75" style="height:17.2pt;width:22.55pt;" o:ole="t" filled="f" o:preferrelative="t" stroked="f" coordsize="21600,21600">
            <v:path/>
            <v:fill on="f" focussize="0,0"/>
            <v:stroke on="f" joinstyle="miter"/>
            <v:imagedata r:id="rId501" o:title=""/>
            <o:lock v:ext="edit" aspectratio="t"/>
            <w10:wrap type="none"/>
            <w10:anchorlock/>
          </v:shape>
          <o:OLEObject Type="Embed" ProgID="Equation.DSMT4" ShapeID="_x0000_i1297" DrawAspect="Content" ObjectID="_1468075997" r:id="rId500">
            <o:LockedField>false</o:LockedField>
          </o:OLEObject>
        </w:object>
      </w:r>
      <w:r>
        <w:rPr>
          <w:rFonts w:ascii="Times New Roman" w:hAnsi="仿宋" w:eastAsia="仿宋" w:cs="Times New Roman"/>
          <w:sz w:val="24"/>
          <w:szCs w:val="24"/>
        </w:rPr>
        <w:t>．求向量</w:t>
      </w:r>
      <w:r>
        <w:rPr>
          <w:rFonts w:ascii="Times New Roman" w:hAnsi="Times New Roman" w:eastAsia="仿宋" w:cs="Times New Roman"/>
          <w:position w:val="-6"/>
          <w:sz w:val="24"/>
          <w:szCs w:val="24"/>
        </w:rPr>
        <w:object>
          <v:shape id="_x0000_i1298" o:spt="75" type="#_x0000_t75" style="height:17.2pt;width:22.55pt;" o:ole="t" filled="f" o:preferrelative="t" stroked="f" coordsize="21600,21600">
            <v:path/>
            <v:fill on="f" focussize="0,0"/>
            <v:stroke on="f" joinstyle="miter"/>
            <v:imagedata r:id="rId501" o:title=""/>
            <o:lock v:ext="edit" aspectratio="t"/>
            <w10:wrap type="none"/>
            <w10:anchorlock/>
          </v:shape>
          <o:OLEObject Type="Embed" ProgID="Equation.DSMT4" ShapeID="_x0000_i1298" DrawAspect="Content" ObjectID="_1468075998" r:id="rId502">
            <o:LockedField>false</o:LockedField>
          </o:OLEObject>
        </w:object>
      </w:r>
      <w:r>
        <w:rPr>
          <w:rFonts w:ascii="Times New Roman" w:hAnsi="仿宋" w:eastAsia="仿宋" w:cs="Times New Roman"/>
          <w:sz w:val="24"/>
          <w:szCs w:val="24"/>
        </w:rPr>
        <w:t>所对应的复数．（结果用复数的代数形式表示）</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．求复数</w:t>
      </w:r>
      <w:r>
        <w:rPr>
          <w:rFonts w:ascii="Times New Roman" w:hAnsi="Times New Roman" w:eastAsia="仿宋" w:cs="Times New Roman"/>
          <w:position w:val="-6"/>
          <w:sz w:val="24"/>
          <w:szCs w:val="24"/>
        </w:rPr>
        <w:object>
          <v:shape id="_x0000_i1299" o:spt="75" type="#_x0000_t75" style="height:14.5pt;width:29pt;" o:ole="t" filled="f" o:preferrelative="t" stroked="f" coordsize="21600,21600">
            <v:path/>
            <v:fill on="f" focussize="0,0"/>
            <v:stroke on="f" joinstyle="miter"/>
            <v:imagedata r:id="rId504" o:title=""/>
            <o:lock v:ext="edit" aspectratio="t"/>
            <w10:wrap type="none"/>
            <w10:anchorlock/>
          </v:shape>
          <o:OLEObject Type="Embed" ProgID="Equation.DSMT4" ShapeID="_x0000_i1299" DrawAspect="Content" ObjectID="_1468075999" r:id="rId503">
            <o:LockedField>false</o:LockedField>
          </o:OLEObject>
        </w:object>
      </w:r>
      <w:r>
        <w:rPr>
          <w:rFonts w:ascii="Times New Roman" w:hAnsi="仿宋" w:eastAsia="仿宋" w:cs="Times New Roman"/>
          <w:sz w:val="24"/>
          <w:szCs w:val="24"/>
        </w:rPr>
        <w:t>与复数</w:t>
      </w:r>
      <w:r>
        <w:rPr>
          <w:rFonts w:ascii="Times New Roman" w:hAnsi="Times New Roman" w:eastAsia="仿宋" w:cs="Times New Roman"/>
          <w:position w:val="-6"/>
          <w:sz w:val="24"/>
          <w:szCs w:val="24"/>
        </w:rPr>
        <w:object>
          <v:shape id="_x0000_i1300" o:spt="75" type="#_x0000_t75" style="height:14.5pt;width:35.45pt;" o:ole="t" filled="f" o:preferrelative="t" stroked="f" coordsize="21600,21600">
            <v:path/>
            <v:fill on="f" focussize="0,0"/>
            <v:stroke on="f" joinstyle="miter"/>
            <v:imagedata r:id="rId506" o:title=""/>
            <o:lock v:ext="edit" aspectratio="t"/>
            <w10:wrap type="none"/>
            <w10:anchorlock/>
          </v:shape>
          <o:OLEObject Type="Embed" ProgID="Equation.DSMT4" ShapeID="_x0000_i1300" DrawAspect="Content" ObjectID="_1468076000" r:id="rId505">
            <o:LockedField>false</o:LockedField>
          </o:OLEObject>
        </w:object>
      </w:r>
      <w:r>
        <w:rPr>
          <w:rFonts w:ascii="Times New Roman" w:hAnsi="仿宋" w:eastAsia="仿宋" w:cs="Times New Roman"/>
          <w:sz w:val="24"/>
          <w:szCs w:val="24"/>
        </w:rPr>
        <w:t>在复平面上所对应的两个向量的夹角的大小．</w:t>
      </w:r>
    </w:p>
    <w:p>
      <w:pPr>
        <w:tabs>
          <w:tab w:val="left" w:pos="420"/>
        </w:tabs>
        <w:adjustRightInd w:val="0"/>
        <w:snapToGrid w:val="0"/>
        <w:spacing w:line="312"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1</w:t>
      </w:r>
      <w:r>
        <w:rPr>
          <w:rFonts w:ascii="Times New Roman" w:hAnsi="仿宋" w:eastAsia="仿宋" w:cs="Times New Roman"/>
          <w:sz w:val="24"/>
          <w:szCs w:val="24"/>
        </w:rPr>
        <w:t>．在复数范围内解方程：</w:t>
      </w:r>
      <w:r>
        <w:rPr>
          <w:rFonts w:ascii="Times New Roman" w:hAnsi="Times New Roman" w:eastAsia="仿宋" w:cs="Times New Roman"/>
          <w:position w:val="-10"/>
          <w:sz w:val="24"/>
          <w:szCs w:val="24"/>
        </w:rPr>
        <w:object>
          <v:shape id="_x0000_i1301" o:spt="75" type="#_x0000_t75" style="height:19.35pt;width:83.8pt;" o:ole="t" filled="f" o:preferrelative="t" stroked="f" coordsize="21600,21600">
            <v:path/>
            <v:fill on="f" focussize="0,0"/>
            <v:stroke on="f" joinstyle="miter"/>
            <v:imagedata r:id="rId508" o:title=""/>
            <o:lock v:ext="edit" aspectratio="t"/>
            <w10:wrap type="none"/>
            <w10:anchorlock/>
          </v:shape>
          <o:OLEObject Type="Embed" ProgID="Equation.DSMT4" ShapeID="_x0000_i1301" DrawAspect="Content" ObjectID="_1468076001" r:id="rId50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．已知</w:t>
      </w:r>
      <w:r>
        <w:rPr>
          <w:rFonts w:ascii="Times New Roman" w:hAnsi="Times New Roman" w:eastAsia="仿宋" w:cs="Times New Roman"/>
          <w:position w:val="-6"/>
          <w:sz w:val="24"/>
          <w:szCs w:val="24"/>
        </w:rPr>
        <w:object>
          <v:shape id="_x0000_i1302" o:spt="75" type="#_x0000_t75" style="height:11.3pt;width:10.2pt;" o:ole="t" filled="f" o:preferrelative="t" stroked="f" coordsize="21600,21600">
            <v:path/>
            <v:fill on="f" focussize="0,0"/>
            <v:stroke on="f" joinstyle="miter"/>
            <v:imagedata r:id="rId510" o:title=""/>
            <o:lock v:ext="edit" aspectratio="t"/>
            <w10:wrap type="none"/>
            <w10:anchorlock/>
          </v:shape>
          <o:OLEObject Type="Embed" ProgID="Equation.DSMT4" ShapeID="_x0000_i1302" DrawAspect="Content" ObjectID="_1468076002" r:id="rId509">
            <o:LockedField>false</o:LockedField>
          </o:OLEObject>
        </w:object>
      </w:r>
      <w:r>
        <w:rPr>
          <w:rFonts w:ascii="Times New Roman" w:hAnsi="仿宋" w:eastAsia="仿宋" w:cs="Times New Roman"/>
          <w:sz w:val="24"/>
          <w:szCs w:val="24"/>
        </w:rPr>
        <w:t>为正整数，若复数</w:t>
      </w:r>
      <w:r>
        <w:rPr>
          <w:rFonts w:ascii="Times New Roman" w:hAnsi="Times New Roman" w:eastAsia="仿宋" w:cs="Times New Roman"/>
          <w:position w:val="-30"/>
          <w:sz w:val="24"/>
          <w:szCs w:val="24"/>
        </w:rPr>
        <w:object>
          <v:shape id="_x0000_i1303" o:spt="75" type="#_x0000_t75" style="height:37.6pt;width:72pt;" o:ole="t" filled="f" o:preferrelative="t" stroked="f" coordsize="21600,21600">
            <v:path/>
            <v:fill on="f" focussize="0,0"/>
            <v:stroke on="f" joinstyle="miter"/>
            <v:imagedata r:id="rId512" o:title=""/>
            <o:lock v:ext="edit" aspectratio="t"/>
            <w10:wrap type="none"/>
            <w10:anchorlock/>
          </v:shape>
          <o:OLEObject Type="Embed" ProgID="Equation.DSMT4" ShapeID="_x0000_i1303" DrawAspect="Content" ObjectID="_1468076003" r:id="rId511">
            <o:LockedField>false</o:LockedField>
          </o:OLEObject>
        </w:object>
      </w:r>
      <w:r>
        <w:rPr>
          <w:rFonts w:ascii="Times New Roman" w:hAnsi="仿宋" w:eastAsia="仿宋" w:cs="Times New Roman"/>
          <w:sz w:val="24"/>
          <w:szCs w:val="24"/>
        </w:rPr>
        <w:t>为实数，求</w:t>
      </w:r>
      <w:r>
        <w:rPr>
          <w:rFonts w:ascii="Times New Roman" w:hAnsi="Times New Roman" w:eastAsia="仿宋" w:cs="Times New Roman"/>
          <w:position w:val="-6"/>
          <w:sz w:val="24"/>
          <w:szCs w:val="24"/>
        </w:rPr>
        <w:object>
          <v:shape id="_x0000_i1304" o:spt="75" type="#_x0000_t75" style="height:11.3pt;width:10.2pt;" o:ole="t" filled="f" o:preferrelative="t" stroked="f" coordsize="21600,21600">
            <v:path/>
            <v:fill on="f" focussize="0,0"/>
            <v:stroke on="f" joinstyle="miter"/>
            <v:imagedata r:id="rId510" o:title=""/>
            <o:lock v:ext="edit" aspectratio="t"/>
            <w10:wrap type="none"/>
            <w10:anchorlock/>
          </v:shape>
          <o:OLEObject Type="Embed" ProgID="Equation.DSMT4" ShapeID="_x0000_i1304" DrawAspect="Content" ObjectID="_1468076004" r:id="rId513">
            <o:LockedField>false</o:LockedField>
          </o:OLEObject>
        </w:object>
      </w:r>
      <w:r>
        <w:rPr>
          <w:rFonts w:ascii="Times New Roman" w:hAnsi="仿宋" w:eastAsia="仿宋" w:cs="Times New Roman"/>
          <w:sz w:val="24"/>
          <w:szCs w:val="24"/>
        </w:rPr>
        <w:t>的最小值及相应的</w:t>
      </w:r>
      <w:r>
        <w:rPr>
          <w:rFonts w:ascii="Times New Roman" w:hAnsi="Times New Roman" w:eastAsia="仿宋" w:cs="Times New Roman"/>
          <w:position w:val="-4"/>
          <w:sz w:val="24"/>
          <w:szCs w:val="24"/>
        </w:rPr>
        <w:object>
          <v:shape id="_x0000_i1305" o:spt="75" type="#_x0000_t75" style="height:10.2pt;width:10.2pt;" o:ole="t" filled="f" o:preferrelative="t" stroked="f" coordsize="21600,21600">
            <v:path/>
            <v:fill on="f" focussize="0,0"/>
            <v:stroke on="f" joinstyle="miter"/>
            <v:imagedata r:id="rId515" o:title=""/>
            <o:lock v:ext="edit" aspectratio="t"/>
            <w10:wrap type="none"/>
            <w10:anchorlock/>
          </v:shape>
          <o:OLEObject Type="Embed" ProgID="Equation.DSMT4" ShapeID="_x0000_i1305" DrawAspect="Content" ObjectID="_1468076005" r:id="rId514">
            <o:LockedField>false</o:LockedField>
          </o:OLEObject>
        </w:object>
      </w:r>
      <w:r>
        <w:rPr>
          <w:rFonts w:ascii="Times New Roman" w:hAnsi="仿宋" w:eastAsia="仿宋" w:cs="Times New Roman"/>
          <w:sz w:val="24"/>
          <w:szCs w:val="24"/>
        </w:rPr>
        <w:t>的值．</w:t>
      </w:r>
    </w:p>
    <w:p>
      <w:pPr>
        <w:spacing w:line="312" w:lineRule="auto"/>
        <w:ind w:firstLine="480" w:firstLineChars="200"/>
        <w:rPr>
          <w:rFonts w:ascii="Times New Roman" w:hAnsi="Times New Roman" w:eastAsia="仿宋" w:cs="Times New Roman"/>
          <w:sz w:val="24"/>
        </w:rPr>
      </w:pPr>
      <w:del w:id="0" w:author="殷 琦涛" w:date="2023-05-02T23:13:00Z">
        <w:r>
          <w:rPr>
            <w:rFonts w:ascii="Times New Roman" w:hAnsi="Times New Roman" w:eastAsia="仿宋" w:cs="Times New Roman"/>
            <w:sz w:val="24"/>
            <w:szCs w:val="24"/>
          </w:rPr>
          <w:tab/>
        </w:r>
      </w:del>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ascii="Times New Roman" w:hAnsi="仿宋" w:eastAsia="仿宋" w:cs="Times New Roman"/>
          <w:sz w:val="24"/>
          <w:szCs w:val="24"/>
        </w:rPr>
        <w:t>对本节课所涉及的知识和思想方法进行小结，</w:t>
      </w:r>
      <w:r>
        <w:rPr>
          <w:rFonts w:ascii="Times New Roman" w:hAnsi="仿宋" w:eastAsia="仿宋" w:cs="Times New Roman"/>
          <w:sz w:val="24"/>
        </w:rPr>
        <w:t>完善学生的知识结构，并强化对知识的理解，便于学生在课后独立运用所学知识解决问题；学生通过课后作业，巩固所学知识并加深理解，</w:t>
      </w:r>
      <w:r>
        <w:rPr>
          <w:rFonts w:ascii="Times New Roman" w:hAnsi="仿宋" w:eastAsia="仿宋" w:cs="Times New Roman"/>
          <w:sz w:val="24"/>
          <w:szCs w:val="24"/>
        </w:rPr>
        <w:t>能力拓展题供学有余力的学生选做．</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（环节六）结束语</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仿宋" w:eastAsia="仿宋" w:cs="Times New Roman"/>
          <w:sz w:val="24"/>
          <w:szCs w:val="24"/>
        </w:rPr>
        <w:t>同学们，在学完复数的三角形式后，对复数的基础知识已经有了相对完整的了解，知道了复数这一代数概念与几何的内在联系，经历了用代数手段解决几何问题的过程，获得了宝贵的实践经验．</w:t>
      </w:r>
    </w:p>
    <w:p>
      <w:pPr>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仿宋" w:eastAsia="仿宋" w:cs="Times New Roman"/>
          <w:sz w:val="24"/>
          <w:szCs w:val="24"/>
        </w:rPr>
        <w:t>作为复数的三角形式的另一种更简洁的表示方式，数学家们还用指数形式来表示复数，复数的三角形式和指数形式在数学中都具有广泛的应用，除了数学学科内的应用之外，复数在其它科学技术领域也扮演着重要的角色．</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正所谓：</w:t>
      </w:r>
    </w:p>
    <w:p>
      <w:pPr>
        <w:tabs>
          <w:tab w:val="left" w:pos="420"/>
        </w:tabs>
        <w:adjustRightInd w:val="0"/>
        <w:snapToGrid w:val="0"/>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代数三角可转化，只缘身在复数中．</w:t>
      </w:r>
    </w:p>
    <w:p>
      <w:pPr>
        <w:tabs>
          <w:tab w:val="left" w:pos="420"/>
        </w:tabs>
        <w:adjustRightInd w:val="0"/>
        <w:snapToGrid w:val="0"/>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认识复数真面目，数学科学巧应用．</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让我们在今后的学习中再进一步体会．</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rPr>
        <w:t>[</w:t>
      </w:r>
      <w:r>
        <w:rPr>
          <w:rFonts w:ascii="Times New Roman" w:hAnsi="仿宋" w:eastAsia="仿宋" w:cs="Times New Roman"/>
          <w:sz w:val="24"/>
        </w:rPr>
        <w:t>设计意图</w:t>
      </w:r>
      <w:r>
        <w:rPr>
          <w:rFonts w:ascii="Times New Roman" w:hAnsi="Times New Roman" w:eastAsia="仿宋" w:cs="Times New Roman"/>
          <w:sz w:val="24"/>
        </w:rPr>
        <w:t>]</w:t>
      </w:r>
      <w:r>
        <w:rPr>
          <w:rFonts w:ascii="Times New Roman" w:hAnsi="Times New Roman" w:eastAsia="仿宋" w:cs="Times New Roman"/>
          <w:sz w:val="24"/>
          <w:szCs w:val="24"/>
        </w:rPr>
        <w:t xml:space="preserve"> 融入学科德育，升华本节课的育人价值．</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p>
    <w:p>
      <w:pPr>
        <w:tabs>
          <w:tab w:val="left" w:pos="420"/>
        </w:tabs>
        <w:adjustRightInd w:val="0"/>
        <w:snapToGrid w:val="0"/>
        <w:spacing w:line="312" w:lineRule="auto"/>
        <w:jc w:val="left"/>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rPr>
      </w:pPr>
      <w:bookmarkStart w:id="1" w:name="_Hlk128402475"/>
      <w:r>
        <w:rPr>
          <w:rFonts w:ascii="Times New Roman" w:hAnsi="仿宋" w:eastAsia="仿宋" w:cs="Times New Roman"/>
          <w:sz w:val="24"/>
        </w:rPr>
        <w:t>参考答案</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w:t>
      </w:r>
      <w:r>
        <w:rPr>
          <w:rFonts w:ascii="Times New Roman" w:hAnsi="仿宋" w:eastAsia="仿宋" w:cs="Times New Roman"/>
          <w:sz w:val="24"/>
        </w:rPr>
        <w:t>基础练习</w:t>
      </w:r>
      <w:r>
        <w:rPr>
          <w:rFonts w:ascii="Times New Roman" w:hAnsi="Times New Roman" w:eastAsia="仿宋" w:cs="Times New Roman"/>
          <w:sz w:val="24"/>
        </w:rPr>
        <w:t>]</w:t>
      </w:r>
    </w:p>
    <w:bookmarkEnd w:id="1"/>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rPr>
        <w:t>1</w:t>
      </w:r>
      <w:r>
        <w:rPr>
          <w:rFonts w:ascii="Times New Roman" w:eastAsia="仿宋" w:cs="Times New Roman"/>
          <w:sz w:val="24"/>
        </w:rPr>
        <w:t>．</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306" o:spt="75" type="#_x0000_t75" style="height:34.4pt;width:234.25pt;" o:ole="t" filled="f" o:preferrelative="t" stroked="f" coordsize="21600,21600">
            <v:path/>
            <v:fill on="f" focussize="0,0"/>
            <v:stroke on="f" joinstyle="miter"/>
            <v:imagedata r:id="rId476" o:title=""/>
            <o:lock v:ext="edit" aspectratio="t"/>
            <w10:wrap type="none"/>
            <w10:anchorlock/>
          </v:shape>
          <o:OLEObject Type="Embed" ProgID="Equation.DSMT4" ShapeID="_x0000_i1306" DrawAspect="Content" ObjectID="_1468076006" r:id="rId516">
            <o:LockedField>false</o:LockedField>
          </o:OLEObject>
        </w:object>
      </w:r>
    </w:p>
    <w:p>
      <w:pPr>
        <w:spacing w:line="312" w:lineRule="auto"/>
        <w:ind w:left="1050" w:leftChars="500"/>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307" o:spt="75" type="#_x0000_t75" style="height:34.4pt;width:228.35pt;" o:ole="t" filled="f" o:preferrelative="t" stroked="f" coordsize="21600,21600">
            <v:path/>
            <v:fill on="f" focussize="0,0"/>
            <v:stroke on="f" joinstyle="miter"/>
            <v:imagedata r:id="rId518" o:title=""/>
            <o:lock v:ext="edit" aspectratio="t"/>
            <w10:wrap type="none"/>
            <w10:anchorlock/>
          </v:shape>
          <o:OLEObject Type="Embed" ProgID="Equation.DSMT4" ShapeID="_x0000_i1307" DrawAspect="Content" ObjectID="_1468076007" r:id="rId517">
            <o:LockedField>false</o:LockedField>
          </o:OLEObject>
        </w:object>
      </w:r>
    </w:p>
    <w:p>
      <w:pPr>
        <w:spacing w:line="312" w:lineRule="auto"/>
        <w:ind w:left="1050" w:leftChars="500"/>
        <w:rPr>
          <w:rFonts w:ascii="Times New Roman" w:hAnsi="Times New Roman" w:cs="Times New Roman"/>
        </w:rPr>
      </w:pPr>
      <w:r>
        <w:rPr>
          <w:rFonts w:ascii="Times New Roman" w:hAnsi="Times New Roman" w:cs="Times New Roman"/>
          <w:position w:val="-24"/>
        </w:rPr>
        <w:object>
          <v:shape id="_x0000_i1308" o:spt="75" type="#_x0000_t75" style="height:34.4pt;width:133.8pt;" o:ole="t" filled="f" o:preferrelative="t" stroked="f" coordsize="21600,21600">
            <v:path/>
            <v:fill on="f" focussize="0,0"/>
            <v:stroke on="f" joinstyle="miter"/>
            <v:imagedata r:id="rId520" o:title=""/>
            <o:lock v:ext="edit" aspectratio="t"/>
            <w10:wrap type="none"/>
            <w10:anchorlock/>
          </v:shape>
          <o:OLEObject Type="Embed" ProgID="Equation.DSMT4" ShapeID="_x0000_i1308" DrawAspect="Content" ObjectID="_1468076008" r:id="rId519">
            <o:LockedField>false</o:LockedField>
          </o:OLEObject>
        </w:object>
      </w:r>
    </w:p>
    <w:p>
      <w:pPr>
        <w:spacing w:line="312" w:lineRule="auto"/>
        <w:ind w:left="1050" w:leftChars="500"/>
        <w:rPr>
          <w:rFonts w:ascii="Times New Roman" w:hAnsi="Times New Roman" w:cs="Times New Roman"/>
        </w:rPr>
      </w:pPr>
      <w:r>
        <w:rPr>
          <w:rFonts w:ascii="Times New Roman" w:hAnsi="Times New Roman" w:cs="Times New Roman"/>
          <w:position w:val="-34"/>
        </w:rPr>
        <w:object>
          <v:shape id="_x0000_i1309" o:spt="75" type="#_x0000_t75" style="height:40.3pt;width:82.2pt;" o:ole="t" filled="f" o:preferrelative="t" stroked="f" coordsize="21600,21600">
            <v:path/>
            <v:fill on="f" focussize="0,0"/>
            <v:stroke on="f" joinstyle="miter"/>
            <v:imagedata r:id="rId522" o:title=""/>
            <o:lock v:ext="edit" aspectratio="t"/>
            <w10:wrap type="none"/>
            <w10:anchorlock/>
          </v:shape>
          <o:OLEObject Type="Embed" ProgID="Equation.DSMT4" ShapeID="_x0000_i1309" DrawAspect="Content" ObjectID="_1468076009" r:id="rId521">
            <o:LockedField>false</o:LockedField>
          </o:OLEObject>
        </w:object>
      </w:r>
    </w:p>
    <w:p>
      <w:pPr>
        <w:spacing w:line="312" w:lineRule="auto"/>
        <w:ind w:left="1050" w:leftChars="500"/>
        <w:rPr>
          <w:rFonts w:ascii="Times New Roman" w:hAnsi="Times New Roman" w:eastAsia="仿宋" w:cs="Times New Roman"/>
          <w:sz w:val="24"/>
          <w:szCs w:val="24"/>
        </w:rPr>
      </w:pPr>
      <w:r>
        <w:rPr>
          <w:rFonts w:ascii="Times New Roman" w:hAnsi="Times New Roman" w:cs="Times New Roman"/>
          <w:position w:val="-24"/>
        </w:rPr>
        <w:object>
          <v:shape id="_x0000_i1310" o:spt="75" type="#_x0000_t75" style="height:34.4pt;width:67.15pt;" o:ole="t" filled="f" o:preferrelative="t" stroked="f" coordsize="21600,21600">
            <v:path/>
            <v:fill on="f" focussize="0,0"/>
            <v:stroke on="f" joinstyle="miter"/>
            <v:imagedata r:id="rId524" o:title=""/>
            <o:lock v:ext="edit" aspectratio="t"/>
            <w10:wrap type="none"/>
            <w10:anchorlock/>
          </v:shape>
          <o:OLEObject Type="Embed" ProgID="Equation.DSMT4" ShapeID="_x0000_i1310" DrawAspect="Content" ObjectID="_1468076010" r:id="rId523">
            <o:LockedField>false</o:LockedField>
          </o:OLEObject>
        </w:object>
      </w:r>
      <w:r>
        <w:rPr>
          <w:rFonts w:ascii="Times New Roman" w:hAnsi="仿宋" w:eastAsia="仿宋" w:cs="Times New Roman"/>
          <w:iCs/>
          <w:sz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60"/>
          <w:sz w:val="24"/>
          <w:szCs w:val="24"/>
        </w:rPr>
        <w:object>
          <v:shape id="_x0000_i1311" o:spt="75" type="#_x0000_t75" style="height:66.65pt;width:115.5pt;" o:ole="t" filled="f" o:preferrelative="t" stroked="f" coordsize="21600,21600">
            <v:path/>
            <v:fill on="f" focussize="0,0"/>
            <v:stroke on="f" joinstyle="miter"/>
            <v:imagedata r:id="rId478" o:title=""/>
            <o:lock v:ext="edit" aspectratio="t"/>
            <w10:wrap type="none"/>
            <w10:anchorlock/>
          </v:shape>
          <o:OLEObject Type="Embed" ProgID="Equation.DSMT4" ShapeID="_x0000_i1311" DrawAspect="Content" ObjectID="_1468076011" r:id="rId525">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312" o:spt="75" type="#_x0000_t75" style="height:36pt;width:190.2pt;" o:ole="t" filled="f" o:preferrelative="t" stroked="f" coordsize="21600,21600">
            <v:path/>
            <v:fill on="f" focussize="0,0"/>
            <v:stroke on="f" joinstyle="miter"/>
            <v:imagedata r:id="rId527" o:title=""/>
            <o:lock v:ext="edit" aspectratio="t"/>
            <w10:wrap type="none"/>
            <w10:anchorlock/>
          </v:shape>
          <o:OLEObject Type="Embed" ProgID="Equation.DSMT4" ShapeID="_x0000_i1312" DrawAspect="Content" ObjectID="_1468076012" r:id="rId526">
            <o:LockedField>false</o:LockedField>
          </o:OLEObject>
        </w:object>
      </w:r>
      <w:r>
        <w:rPr>
          <w:rFonts w:ascii="Times New Roman" w:hAnsi="Times New Roman" w:eastAsia="仿宋" w:cs="Times New Roman"/>
          <w:position w:val="-4"/>
          <w:sz w:val="24"/>
          <w:szCs w:val="24"/>
        </w:rPr>
        <w:object>
          <v:shape id="_x0000_i1313" o:spt="75" type="#_x0000_t75" style="height:13.95pt;width:9.15pt;" o:ole="t" filled="f" o:preferrelative="t" stroked="f" coordsize="21600,21600">
            <v:path/>
            <v:fill on="f" focussize="0,0"/>
            <v:stroke on="f" joinstyle="miter"/>
            <v:imagedata r:id="rId454" o:title=""/>
            <o:lock v:ext="edit" aspectratio="t"/>
            <w10:wrap type="none"/>
            <w10:anchorlock/>
          </v:shape>
          <o:OLEObject Type="Embed" ProgID="Equation.DSMT4" ShapeID="_x0000_i1313" DrawAspect="Content" ObjectID="_1468076013" r:id="rId528">
            <o:LockedField>false</o:LockedField>
          </o:OLEObject>
        </w:object>
      </w:r>
    </w:p>
    <w:p>
      <w:pPr>
        <w:tabs>
          <w:tab w:val="left" w:pos="420"/>
        </w:tabs>
        <w:adjustRightInd w:val="0"/>
        <w:snapToGrid w:val="0"/>
        <w:spacing w:line="312" w:lineRule="auto"/>
        <w:ind w:left="840" w:leftChars="400"/>
        <w:rPr>
          <w:rFonts w:ascii="Times New Roman" w:hAnsi="Times New Roman" w:cs="Times New Roman"/>
        </w:rPr>
      </w:pPr>
      <w:r>
        <w:rPr>
          <w:rFonts w:ascii="Times New Roman" w:hAnsi="Times New Roman" w:cs="Times New Roman"/>
          <w:position w:val="-28"/>
        </w:rPr>
        <w:object>
          <v:shape id="_x0000_i1314" o:spt="75" type="#_x0000_t75" style="height:34.4pt;width:109.6pt;" o:ole="t" filled="f" o:preferrelative="t" stroked="f" coordsize="21600,21600">
            <v:path/>
            <v:fill on="f" focussize="0,0"/>
            <v:stroke on="f" joinstyle="miter"/>
            <v:imagedata r:id="rId530" o:title=""/>
            <o:lock v:ext="edit" aspectratio="t"/>
            <w10:wrap type="none"/>
            <w10:anchorlock/>
          </v:shape>
          <o:OLEObject Type="Embed" ProgID="Equation.DSMT4" ShapeID="_x0000_i1314" DrawAspect="Content" ObjectID="_1468076014" r:id="rId529">
            <o:LockedField>false</o:LockedField>
          </o:OLEObject>
        </w:object>
      </w:r>
    </w:p>
    <w:p>
      <w:pPr>
        <w:tabs>
          <w:tab w:val="left" w:pos="420"/>
        </w:tabs>
        <w:adjustRightInd w:val="0"/>
        <w:snapToGrid w:val="0"/>
        <w:spacing w:line="312" w:lineRule="auto"/>
        <w:ind w:left="840" w:leftChars="400"/>
        <w:rPr>
          <w:rFonts w:ascii="Times New Roman" w:hAnsi="Times New Roman" w:cs="Times New Roman"/>
        </w:rPr>
      </w:pPr>
      <w:r>
        <w:rPr>
          <w:rFonts w:ascii="Times New Roman" w:hAnsi="Times New Roman" w:cs="Times New Roman"/>
          <w:position w:val="-34"/>
        </w:rPr>
        <w:object>
          <v:shape id="_x0000_i1315" o:spt="75" type="#_x0000_t75" style="height:40.3pt;width:80.05pt;" o:ole="t" filled="f" o:preferrelative="t" stroked="f" coordsize="21600,21600">
            <v:path/>
            <v:fill on="f" focussize="0,0"/>
            <v:stroke on="f" joinstyle="miter"/>
            <v:imagedata r:id="rId532" o:title=""/>
            <o:lock v:ext="edit" aspectratio="t"/>
            <w10:wrap type="none"/>
            <w10:anchorlock/>
          </v:shape>
          <o:OLEObject Type="Embed" ProgID="Equation.DSMT4" ShapeID="_x0000_i1315" DrawAspect="Content" ObjectID="_1468076015" r:id="rId531">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szCs w:val="24"/>
        </w:rPr>
      </w:pPr>
      <w:r>
        <w:rPr>
          <w:rFonts w:ascii="Times New Roman" w:hAnsi="Times New Roman" w:cs="Times New Roman"/>
          <w:position w:val="-8"/>
        </w:rPr>
        <w:object>
          <v:shape id="_x0000_i1316" o:spt="75" type="#_x0000_t75" style="height:18.25pt;width:48.35pt;" o:ole="t" filled="f" o:preferrelative="t" stroked="f" coordsize="21600,21600">
            <v:path/>
            <v:fill on="f" focussize="0,0"/>
            <v:stroke on="f" joinstyle="miter"/>
            <v:imagedata r:id="rId534" o:title=""/>
            <o:lock v:ext="edit" aspectratio="t"/>
            <w10:wrap type="none"/>
            <w10:anchorlock/>
          </v:shape>
          <o:OLEObject Type="Embed" ProgID="Equation.DSMT4" ShapeID="_x0000_i1316" DrawAspect="Content" ObjectID="_1468076016" r:id="rId533">
            <o:LockedField>false</o:LockedField>
          </o:OLEObject>
        </w:object>
      </w:r>
      <w:r>
        <w:rPr>
          <w:rFonts w:ascii="Times New Roman" w:hAnsi="仿宋" w:eastAsia="仿宋" w:cs="Times New Roman"/>
          <w:iCs/>
          <w:sz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317" o:spt="75" type="#_x0000_t75" style="height:36.55pt;width:122.5pt;" o:ole="t" filled="f" o:preferrelative="t" stroked="f" coordsize="21600,21600">
            <v:path/>
            <v:fill on="f" focussize="0,0"/>
            <v:stroke on="f" joinstyle="miter"/>
            <v:imagedata r:id="rId480" o:title=""/>
            <o:lock v:ext="edit" aspectratio="t"/>
            <w10:wrap type="none"/>
            <w10:anchorlock/>
          </v:shape>
          <o:OLEObject Type="Embed" ProgID="Equation.DSMT4" ShapeID="_x0000_i1317" DrawAspect="Content" ObjectID="_1468076017" r:id="rId535">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318" o:spt="75" type="#_x0000_t75" style="height:34.4pt;width:217.05pt;" o:ole="t" filled="f" o:preferrelative="t" stroked="f" coordsize="21600,21600">
            <v:path/>
            <v:fill on="f" focussize="0,0"/>
            <v:stroke on="f" joinstyle="miter"/>
            <v:imagedata r:id="rId537" o:title=""/>
            <o:lock v:ext="edit" aspectratio="t"/>
            <w10:wrap type="none"/>
            <w10:anchorlock/>
          </v:shape>
          <o:OLEObject Type="Embed" ProgID="Equation.DSMT4" ShapeID="_x0000_i1318" DrawAspect="Content" ObjectID="_1468076018" r:id="rId536">
            <o:LockedField>false</o:LockedField>
          </o:OLEObject>
        </w:object>
      </w:r>
    </w:p>
    <w:p>
      <w:pPr>
        <w:tabs>
          <w:tab w:val="left" w:pos="420"/>
        </w:tabs>
        <w:adjustRightInd w:val="0"/>
        <w:snapToGrid w:val="0"/>
        <w:spacing w:line="312" w:lineRule="auto"/>
        <w:ind w:left="840" w:leftChars="400"/>
        <w:rPr>
          <w:rFonts w:ascii="Times New Roman" w:hAnsi="Times New Roman" w:cs="Times New Roman"/>
        </w:rPr>
      </w:pPr>
      <w:r>
        <w:rPr>
          <w:rFonts w:ascii="Times New Roman" w:hAnsi="Times New Roman" w:cs="Times New Roman"/>
          <w:position w:val="-24"/>
        </w:rPr>
        <w:object>
          <v:shape id="_x0000_i1319" o:spt="75" type="#_x0000_t75" style="height:34.4pt;width:167.65pt;" o:ole="t" filled="f" o:preferrelative="t" stroked="f" coordsize="21600,21600">
            <v:path/>
            <v:fill on="f" focussize="0,0"/>
            <v:stroke on="f" joinstyle="miter"/>
            <v:imagedata r:id="rId539" o:title=""/>
            <o:lock v:ext="edit" aspectratio="t"/>
            <w10:wrap type="none"/>
            <w10:anchorlock/>
          </v:shape>
          <o:OLEObject Type="Embed" ProgID="Equation.DSMT4" ShapeID="_x0000_i1319" DrawAspect="Content" ObjectID="_1468076019" r:id="rId538">
            <o:LockedField>false</o:LockedField>
          </o:OLEObject>
        </w:object>
      </w:r>
    </w:p>
    <w:p>
      <w:pPr>
        <w:tabs>
          <w:tab w:val="left" w:pos="420"/>
        </w:tabs>
        <w:adjustRightInd w:val="0"/>
        <w:snapToGrid w:val="0"/>
        <w:spacing w:line="312" w:lineRule="auto"/>
        <w:ind w:left="840" w:leftChars="400"/>
        <w:rPr>
          <w:rFonts w:ascii="Times New Roman" w:hAnsi="Times New Roman" w:cs="Times New Roman"/>
        </w:rPr>
      </w:pPr>
      <w:r>
        <w:rPr>
          <w:rFonts w:ascii="Times New Roman" w:hAnsi="Times New Roman" w:cs="Times New Roman"/>
          <w:position w:val="-34"/>
        </w:rPr>
        <w:object>
          <v:shape id="_x0000_i1320" o:spt="75" type="#_x0000_t75" style="height:40.3pt;width:91.35pt;" o:ole="t" filled="f" o:preferrelative="t" stroked="f" coordsize="21600,21600">
            <v:path/>
            <v:fill on="f" focussize="0,0"/>
            <v:stroke on="f" joinstyle="miter"/>
            <v:imagedata r:id="rId541" o:title=""/>
            <o:lock v:ext="edit" aspectratio="t"/>
            <w10:wrap type="none"/>
            <w10:anchorlock/>
          </v:shape>
          <o:OLEObject Type="Embed" ProgID="Equation.DSMT4" ShapeID="_x0000_i1320" DrawAspect="Content" ObjectID="_1468076020" r:id="rId540">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b/>
          <w:bCs/>
          <w:sz w:val="24"/>
          <w:szCs w:val="24"/>
        </w:rPr>
      </w:pPr>
      <w:r>
        <w:rPr>
          <w:rFonts w:ascii="Times New Roman" w:hAnsi="Times New Roman" w:cs="Times New Roman"/>
          <w:position w:val="-24"/>
        </w:rPr>
        <w:object>
          <v:shape id="_x0000_i1321" o:spt="75" type="#_x0000_t75" style="height:34.4pt;width:76.3pt;" o:ole="t" filled="f" o:preferrelative="t" stroked="f" coordsize="21600,21600">
            <v:path/>
            <v:fill on="f" focussize="0,0"/>
            <v:stroke on="f" joinstyle="miter"/>
            <v:imagedata r:id="rId543" o:title=""/>
            <o:lock v:ext="edit" aspectratio="t"/>
            <w10:wrap type="none"/>
            <w10:anchorlock/>
          </v:shape>
          <o:OLEObject Type="Embed" ProgID="Equation.DSMT4" ShapeID="_x0000_i1321" DrawAspect="Content" ObjectID="_1468076021" r:id="rId542">
            <o:LockedField>false</o:LockedField>
          </o:OLEObject>
        </w:object>
      </w:r>
      <w:r>
        <w:rPr>
          <w:rFonts w:ascii="Times New Roman" w:hAnsi="仿宋" w:eastAsia="仿宋" w:cs="Times New Roman"/>
          <w:iCs/>
          <w:sz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322" o:spt="75" type="#_x0000_t75" style="height:37.6pt;width:112.85pt;" o:ole="t" filled="f" o:preferrelative="t" stroked="f" coordsize="21600,21600">
            <v:path/>
            <v:fill on="f" focussize="0,0"/>
            <v:stroke on="f" joinstyle="miter"/>
            <v:imagedata r:id="rId482" o:title=""/>
            <o:lock v:ext="edit" aspectratio="t"/>
            <w10:wrap type="none"/>
            <w10:anchorlock/>
          </v:shape>
          <o:OLEObject Type="Embed" ProgID="Equation.DSMT4" ShapeID="_x0000_i1322" DrawAspect="Content" ObjectID="_1468076022" r:id="rId544">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rPr>
      </w:pPr>
      <w:bookmarkStart w:id="2" w:name="_Hlk128403709"/>
      <w:r>
        <w:rPr>
          <w:rFonts w:ascii="Times New Roman" w:hAnsi="Times New Roman" w:eastAsia="仿宋" w:cs="Times New Roman"/>
          <w:position w:val="-28"/>
          <w:sz w:val="24"/>
        </w:rPr>
        <w:object>
          <v:shape id="_x0000_i1323" o:spt="75" type="#_x0000_t75" style="height:37.05pt;width:124.1pt;" o:ole="t" filled="f" o:preferrelative="t" stroked="f" coordsize="21600,21600">
            <v:path/>
            <v:fill on="f" focussize="0,0"/>
            <v:stroke on="f" joinstyle="miter"/>
            <v:imagedata r:id="rId546" o:title=""/>
            <o:lock v:ext="edit" aspectratio="t"/>
            <w10:wrap type="none"/>
            <w10:anchorlock/>
          </v:shape>
          <o:OLEObject Type="Embed" ProgID="Equation.DSMT4" ShapeID="_x0000_i1323" DrawAspect="Content" ObjectID="_1468076023" r:id="rId545">
            <o:LockedField>false</o:LockedField>
          </o:OLEObject>
        </w:object>
      </w:r>
      <w:bookmarkEnd w:id="2"/>
    </w:p>
    <w:p>
      <w:pPr>
        <w:tabs>
          <w:tab w:val="left" w:pos="420"/>
        </w:tabs>
        <w:adjustRightInd w:val="0"/>
        <w:snapToGrid w:val="0"/>
        <w:spacing w:line="312" w:lineRule="auto"/>
        <w:ind w:left="840" w:leftChars="400"/>
        <w:rPr>
          <w:rFonts w:ascii="Times New Roman" w:hAnsi="Times New Roman" w:cs="Times New Roman"/>
        </w:rPr>
      </w:pPr>
      <w:r>
        <w:rPr>
          <w:rFonts w:ascii="Times New Roman" w:hAnsi="Times New Roman" w:cs="Times New Roman"/>
          <w:position w:val="-14"/>
        </w:rPr>
        <w:object>
          <v:shape id="_x0000_i1324" o:spt="75" type="#_x0000_t75" style="height:20.95pt;width:106.95pt;" o:ole="t" filled="f" o:preferrelative="t" stroked="f" coordsize="21600,21600">
            <v:path/>
            <v:fill on="f" focussize="0,0"/>
            <v:stroke on="f" joinstyle="miter"/>
            <v:imagedata r:id="rId548" o:title=""/>
            <o:lock v:ext="edit" aspectratio="t"/>
            <w10:wrap type="none"/>
            <w10:anchorlock/>
          </v:shape>
          <o:OLEObject Type="Embed" ProgID="Equation.DSMT4" ShapeID="_x0000_i1324" DrawAspect="Content" ObjectID="_1468076024" r:id="rId547">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szCs w:val="24"/>
        </w:rPr>
      </w:pPr>
      <w:r>
        <w:rPr>
          <w:rFonts w:ascii="Times New Roman" w:hAnsi="Times New Roman" w:cs="Times New Roman"/>
          <w:position w:val="-6"/>
        </w:rPr>
        <w:object>
          <v:shape id="_x0000_i1325" o:spt="75" type="#_x0000_t75" style="height:16.65pt;width:40.85pt;" o:ole="t" filled="f" o:preferrelative="t" stroked="f" coordsize="21600,21600">
            <v:path/>
            <v:fill on="f" focussize="0,0"/>
            <v:stroke on="f" joinstyle="miter"/>
            <v:imagedata r:id="rId550" o:title=""/>
            <o:lock v:ext="edit" aspectratio="t"/>
            <w10:wrap type="none"/>
            <w10:anchorlock/>
          </v:shape>
          <o:OLEObject Type="Embed" ProgID="Equation.DSMT4" ShapeID="_x0000_i1325" DrawAspect="Content" ObjectID="_1468076025" r:id="rId549">
            <o:LockedField>false</o:LockedField>
          </o:OLEObject>
        </w:object>
      </w:r>
      <w:r>
        <w:rPr>
          <w:rFonts w:ascii="Times New Roman" w:hAnsi="仿宋" w:eastAsia="仿宋" w:cs="Times New Roman"/>
          <w:iCs/>
          <w:sz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326" o:spt="75" type="#_x0000_t75" style="height:19.35pt;width:47.3pt;" o:ole="t" filled="f" o:preferrelative="t" stroked="f" coordsize="21600,21600">
            <v:path/>
            <v:fill on="f" focussize="0,0"/>
            <v:stroke on="f" joinstyle="miter"/>
            <v:imagedata r:id="rId484" o:title=""/>
            <o:lock v:ext="edit" aspectratio="t"/>
            <w10:wrap type="none"/>
            <w10:anchorlock/>
          </v:shape>
          <o:OLEObject Type="Embed" ProgID="Equation.DSMT4" ShapeID="_x0000_i1326" DrawAspect="Content" ObjectID="_1468076026" r:id="rId551">
            <o:LockedField>false</o:LockedField>
          </o:OLEObject>
        </w:object>
      </w:r>
    </w:p>
    <w:p>
      <w:pPr>
        <w:tabs>
          <w:tab w:val="left" w:pos="420"/>
        </w:tabs>
        <w:adjustRightInd w:val="0"/>
        <w:snapToGrid w:val="0"/>
        <w:spacing w:line="312" w:lineRule="auto"/>
        <w:ind w:left="840" w:leftChars="400"/>
        <w:rPr>
          <w:rFonts w:ascii="Times New Roman" w:hAnsi="Times New Roman" w:eastAsia="仿宋" w:cs="Times New Roman"/>
          <w:sz w:val="24"/>
          <w:szCs w:val="24"/>
        </w:rPr>
      </w:pPr>
      <w:r>
        <w:rPr>
          <w:rFonts w:ascii="Times New Roman" w:hAnsi="Times New Roman" w:eastAsia="仿宋" w:cs="Times New Roman"/>
          <w:position w:val="-36"/>
          <w:sz w:val="24"/>
        </w:rPr>
        <w:object>
          <v:shape id="_x0000_i1327" o:spt="75" type="#_x0000_t75" style="height:43.5pt;width:88.65pt;" o:ole="t" filled="f" o:preferrelative="t" stroked="f" coordsize="21600,21600">
            <v:path/>
            <v:fill on="f" focussize="0,0"/>
            <v:stroke on="f" joinstyle="miter"/>
            <v:imagedata r:id="rId553" o:title=""/>
            <o:lock v:ext="edit" aspectratio="t"/>
            <w10:wrap type="none"/>
            <w10:anchorlock/>
          </v:shape>
          <o:OLEObject Type="Embed" ProgID="Equation.DSMT4" ShapeID="_x0000_i1327" DrawAspect="Content" ObjectID="_1468076027" r:id="rId552">
            <o:LockedField>false</o:LockedField>
          </o:OLEObject>
        </w:object>
      </w:r>
    </w:p>
    <w:p>
      <w:pPr>
        <w:spacing w:line="312" w:lineRule="auto"/>
        <w:ind w:left="840" w:leftChars="400"/>
        <w:rPr>
          <w:rFonts w:ascii="Times New Roman" w:hAnsi="Times New Roman" w:cs="Times New Roman"/>
        </w:rPr>
      </w:pPr>
      <w:r>
        <w:rPr>
          <w:rFonts w:ascii="Times New Roman" w:hAnsi="Times New Roman" w:cs="Times New Roman"/>
          <w:position w:val="-28"/>
        </w:rPr>
        <w:object>
          <v:shape id="_x0000_i1328" o:spt="75" type="#_x0000_t75" style="height:37.05pt;width:124.1pt;" o:ole="t" filled="f" o:preferrelative="t" stroked="f" coordsize="21600,21600">
            <v:path/>
            <v:fill on="f" focussize="0,0"/>
            <v:stroke on="f" joinstyle="miter"/>
            <v:imagedata r:id="rId555" o:title=""/>
            <o:lock v:ext="edit" aspectratio="t"/>
            <w10:wrap type="none"/>
            <w10:anchorlock/>
          </v:shape>
          <o:OLEObject Type="Embed" ProgID="Equation.DSMT4" ShapeID="_x0000_i1328" DrawAspect="Content" ObjectID="_1468076028" r:id="rId554">
            <o:LockedField>false</o:LockedField>
          </o:OLEObject>
        </w:object>
      </w:r>
    </w:p>
    <w:p>
      <w:pPr>
        <w:spacing w:line="312" w:lineRule="auto"/>
        <w:ind w:left="840" w:leftChars="400"/>
        <w:rPr>
          <w:rFonts w:ascii="Times New Roman" w:hAnsi="Times New Roman" w:cs="Times New Roman"/>
        </w:rPr>
      </w:pPr>
      <w:r>
        <w:rPr>
          <w:rFonts w:ascii="Times New Roman" w:hAnsi="Times New Roman" w:cs="Times New Roman"/>
          <w:position w:val="-14"/>
        </w:rPr>
        <w:object>
          <v:shape id="_x0000_i1329" o:spt="75" type="#_x0000_t75" style="height:19.9pt;width:124.1pt;" o:ole="t" filled="f" o:preferrelative="t" stroked="f" coordsize="21600,21600">
            <v:path/>
            <v:fill on="f" focussize="0,0"/>
            <v:stroke on="f" joinstyle="miter"/>
            <v:imagedata r:id="rId557" o:title=""/>
            <o:lock v:ext="edit" aspectratio="t"/>
            <w10:wrap type="none"/>
            <w10:anchorlock/>
          </v:shape>
          <o:OLEObject Type="Embed" ProgID="Equation.DSMT4" ShapeID="_x0000_i1329" DrawAspect="Content" ObjectID="_1468076029" r:id="rId556">
            <o:LockedField>false</o:LockedField>
          </o:OLEObject>
        </w:object>
      </w:r>
    </w:p>
    <w:p>
      <w:pPr>
        <w:spacing w:line="312" w:lineRule="auto"/>
        <w:ind w:left="840" w:leftChars="400"/>
        <w:rPr>
          <w:rFonts w:ascii="Times New Roman" w:hAnsi="Times New Roman" w:cs="Times New Roman"/>
        </w:rPr>
      </w:pPr>
      <w:r>
        <w:rPr>
          <w:rFonts w:ascii="Times New Roman" w:hAnsi="Times New Roman" w:cs="Times New Roman"/>
          <w:position w:val="-4"/>
        </w:rPr>
        <w:object>
          <v:shape id="_x0000_i1330" o:spt="75" type="#_x0000_t75" style="height:15.05pt;width:25.8pt;" o:ole="t" filled="f" o:preferrelative="t" stroked="f" coordsize="21600,21600">
            <v:path/>
            <v:fill on="f" focussize="0,0"/>
            <v:stroke on="f" joinstyle="miter"/>
            <v:imagedata r:id="rId559" o:title=""/>
            <o:lock v:ext="edit" aspectratio="t"/>
            <w10:wrap type="none"/>
            <w10:anchorlock/>
          </v:shape>
          <o:OLEObject Type="Embed" ProgID="Equation.DSMT4" ShapeID="_x0000_i1330" DrawAspect="Content" ObjectID="_1468076030" r:id="rId558">
            <o:LockedField>false</o:LockedField>
          </o:OLEObject>
        </w:object>
      </w:r>
    </w:p>
    <w:p>
      <w:pPr>
        <w:spacing w:line="312" w:lineRule="auto"/>
        <w:ind w:left="840" w:leftChars="400"/>
        <w:rPr>
          <w:rFonts w:ascii="Times New Roman" w:hAnsi="Times New Roman" w:eastAsia="仿宋" w:cs="Times New Roman"/>
          <w:sz w:val="24"/>
        </w:rPr>
      </w:pPr>
      <w:r>
        <w:rPr>
          <w:rFonts w:ascii="Times New Roman" w:hAnsi="Times New Roman" w:cs="Times New Roman"/>
          <w:position w:val="-6"/>
        </w:rPr>
        <w:object>
          <v:shape id="_x0000_i1331" o:spt="75" type="#_x0000_t75" style="height:13.95pt;width:34.95pt;" o:ole="t" filled="f" o:preferrelative="t" stroked="f" coordsize="21600,21600">
            <v:path/>
            <v:fill on="f" focussize="0,0"/>
            <v:stroke on="f" joinstyle="miter"/>
            <v:imagedata r:id="rId561" o:title=""/>
            <o:lock v:ext="edit" aspectratio="t"/>
            <w10:wrap type="none"/>
            <w10:anchorlock/>
          </v:shape>
          <o:OLEObject Type="Embed" ProgID="Equation.DSMT4" ShapeID="_x0000_i1331" DrawAspect="Content" ObjectID="_1468076031" r:id="rId560">
            <o:LockedField>false</o:LockedField>
          </o:OLEObject>
        </w:object>
      </w:r>
      <w:r>
        <w:rPr>
          <w:rFonts w:ascii="Times New Roman" w:hAnsi="仿宋" w:eastAsia="仿宋" w:cs="Times New Roman"/>
          <w:iCs/>
          <w:sz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．因为</w:t>
      </w:r>
      <w:r>
        <w:rPr>
          <w:rFonts w:ascii="Times New Roman" w:hAnsi="Times New Roman" w:eastAsia="仿宋" w:cs="Times New Roman"/>
          <w:position w:val="-24"/>
          <w:sz w:val="24"/>
          <w:szCs w:val="24"/>
        </w:rPr>
        <w:object>
          <v:shape id="_x0000_i1332" o:spt="75" type="#_x0000_t75" style="height:29.55pt;width:103.15pt;" o:ole="t" filled="f" o:preferrelative="t" stroked="f" coordsize="21600,21600">
            <v:path/>
            <v:fill on="f" focussize="0,0"/>
            <v:stroke on="f" joinstyle="miter"/>
            <v:imagedata r:id="rId563" o:title=""/>
            <o:lock v:ext="edit" aspectratio="t"/>
            <w10:wrap type="none"/>
            <w10:anchorlock/>
          </v:shape>
          <o:OLEObject Type="Embed" ProgID="Equation.DSMT4" ShapeID="_x0000_i1332" DrawAspect="Content" ObjectID="_1468076032" r:id="rId562">
            <o:LockedField>false</o:LockedField>
          </o:OLEObject>
        </w:object>
      </w:r>
      <w:r>
        <w:rPr>
          <w:rFonts w:ascii="Times New Roman" w:hAnsi="仿宋" w:eastAsia="仿宋" w:cs="Times New Roman"/>
          <w:sz w:val="24"/>
          <w:szCs w:val="24"/>
        </w:rPr>
        <w:t>，所以它的三次方根是</w:t>
      </w:r>
      <w:r>
        <w:rPr>
          <w:rFonts w:ascii="Times New Roman" w:hAnsi="Times New Roman" w:eastAsia="仿宋" w:cs="Times New Roman"/>
          <w:position w:val="-24"/>
          <w:sz w:val="24"/>
          <w:szCs w:val="24"/>
        </w:rPr>
        <w:object>
          <v:shape id="_x0000_i1333" o:spt="75" type="#_x0000_t75" style="height:45.15pt;width:137pt;" o:ole="t" filled="f" o:preferrelative="t" stroked="f" coordsize="21600,21600">
            <v:path/>
            <v:fill on="f" focussize="0,0"/>
            <v:stroke on="f" joinstyle="miter"/>
            <v:imagedata r:id="rId565" o:title=""/>
            <o:lock v:ext="edit" aspectratio="t"/>
            <w10:wrap type="none"/>
            <w10:anchorlock/>
          </v:shape>
          <o:OLEObject Type="Embed" ProgID="Equation.DSMT4" ShapeID="_x0000_i1333" DrawAspect="Content" ObjectID="_1468076033" r:id="rId56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34" o:spt="75" type="#_x0000_t75" style="height:17.2pt;width:49.45pt;" o:ole="t" filled="f" o:preferrelative="t" stroked="f" coordsize="21600,21600">
            <v:path/>
            <v:fill on="f" focussize="0,0"/>
            <v:stroke on="f" joinstyle="miter"/>
            <v:imagedata r:id="rId418" o:title=""/>
            <o:lock v:ext="edit" aspectratio="t"/>
            <w10:wrap type="none"/>
            <w10:anchorlock/>
          </v:shape>
          <o:OLEObject Type="Embed" ProgID="Equation.DSMT4" ShapeID="_x0000_i1334" DrawAspect="Content" ObjectID="_1468076034" r:id="rId566">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，即</w:t>
      </w:r>
      <w:r>
        <w:rPr>
          <w:rFonts w:ascii="Times New Roman" w:hAnsi="Times New Roman" w:eastAsia="仿宋" w:cs="Times New Roman"/>
          <w:position w:val="-28"/>
          <w:sz w:val="24"/>
          <w:szCs w:val="24"/>
        </w:rPr>
        <w:object>
          <v:shape id="_x0000_i1335" o:spt="75" type="#_x0000_t75" style="height:34.4pt;width:153.65pt;" o:ole="t" filled="f" o:preferrelative="t" stroked="f" coordsize="21600,21600">
            <v:path/>
            <v:fill on="f" focussize="0,0"/>
            <v:stroke on="f" joinstyle="miter"/>
            <v:imagedata r:id="rId568" o:title=""/>
            <o:lock v:ext="edit" aspectratio="t"/>
            <w10:wrap type="none"/>
            <w10:anchorlock/>
          </v:shape>
          <o:OLEObject Type="Embed" ProgID="Equation.DSMT4" ShapeID="_x0000_i1335" DrawAspect="Content" ObjectID="_1468076035" r:id="rId567">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所以</w:t>
      </w:r>
      <w:r>
        <w:rPr>
          <w:rFonts w:ascii="Times New Roman" w:hAnsi="Times New Roman" w:eastAsia="仿宋" w:cs="Times New Roman"/>
          <w:position w:val="-4"/>
          <w:sz w:val="24"/>
          <w:szCs w:val="24"/>
        </w:rPr>
        <w:object>
          <v:shape id="_x0000_i1336" o:spt="75" type="#_x0000_t75" style="height:13.45pt;width:15.05pt;" o:ole="t" filled="f" o:preferrelative="t" stroked="f" coordsize="21600,21600">
            <v:path/>
            <v:fill on="f" focussize="0,0"/>
            <v:stroke on="f" joinstyle="miter"/>
            <v:imagedata r:id="rId570" o:title=""/>
            <o:lock v:ext="edit" aspectratio="t"/>
            <w10:wrap type="none"/>
            <w10:anchorlock/>
          </v:shape>
          <o:OLEObject Type="Embed" ProgID="Equation.DSMT4" ShapeID="_x0000_i1336" DrawAspect="Content" ObjectID="_1468076036" r:id="rId569">
            <o:LockedField>false</o:LockedField>
          </o:OLEObject>
        </w:object>
      </w:r>
      <w:r>
        <w:rPr>
          <w:rFonts w:ascii="Times New Roman" w:hAnsi="仿宋" w:eastAsia="仿宋" w:cs="Times New Roman"/>
          <w:sz w:val="24"/>
          <w:szCs w:val="24"/>
        </w:rPr>
        <w:t>的三次方根为：</w:t>
      </w:r>
      <w:r>
        <w:rPr>
          <w:rFonts w:ascii="Times New Roman" w:hAnsi="Times New Roman" w:eastAsia="仿宋" w:cs="Times New Roman"/>
          <w:position w:val="-24"/>
          <w:sz w:val="24"/>
          <w:szCs w:val="24"/>
        </w:rPr>
        <w:object>
          <v:shape id="_x0000_i1337" o:spt="75" type="#_x0000_t75" style="height:33.3pt;width:86.5pt;" o:ole="t" filled="f" o:preferrelative="t" stroked="f" coordsize="21600,21600">
            <v:path/>
            <v:fill on="f" focussize="0,0"/>
            <v:stroke on="f" joinstyle="miter"/>
            <v:imagedata r:id="rId572" o:title=""/>
            <o:lock v:ext="edit" aspectratio="t"/>
            <w10:wrap type="none"/>
            <w10:anchorlock/>
          </v:shape>
          <o:OLEObject Type="Embed" ProgID="Equation.DSMT4" ShapeID="_x0000_i1337" DrawAspect="Content" ObjectID="_1468076037" r:id="rId57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338" o:spt="75" type="#_x0000_t75" style="height:34.4pt;width:140.25pt;" o:ole="t" filled="f" o:preferrelative="t" stroked="f" coordsize="21600,21600">
            <v:path/>
            <v:fill on="f" focussize="0,0"/>
            <v:stroke on="f" joinstyle="miter"/>
            <v:imagedata r:id="rId574" o:title=""/>
            <o:lock v:ext="edit" aspectratio="t"/>
            <w10:wrap type="none"/>
            <w10:anchorlock/>
          </v:shape>
          <o:OLEObject Type="Embed" ProgID="Equation.DSMT4" ShapeID="_x0000_i1338" DrawAspect="Content" ObjectID="_1468076038" r:id="rId57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339" o:spt="75" type="#_x0000_t75" style="height:34.4pt;width:142.95pt;" o:ole="t" filled="f" o:preferrelative="t" stroked="f" coordsize="21600,21600">
            <v:path/>
            <v:fill on="f" focussize="0,0"/>
            <v:stroke on="f" joinstyle="miter"/>
            <v:imagedata r:id="rId576" o:title=""/>
            <o:lock v:ext="edit" aspectratio="t"/>
            <w10:wrap type="none"/>
            <w10:anchorlock/>
          </v:shape>
          <o:OLEObject Type="Embed" ProgID="Equation.DSMT4" ShapeID="_x0000_i1339" DrawAspect="Content" ObjectID="_1468076039" r:id="rId575">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rPr>
        <w:t>．</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28"/>
          <w:sz w:val="24"/>
          <w:szCs w:val="24"/>
        </w:rPr>
        <w:object>
          <v:shape id="_x0000_i1340" o:spt="75" type="#_x0000_t75" style="height:36.55pt;width:218.15pt;" o:ole="t" filled="f" o:preferrelative="t" stroked="f" coordsize="21600,21600">
            <v:path/>
            <v:fill on="f" focussize="0,0"/>
            <v:stroke on="f" joinstyle="miter"/>
            <v:imagedata r:id="rId488" o:title=""/>
            <o:lock v:ext="edit" aspectratio="t"/>
            <w10:wrap type="none"/>
            <w10:anchorlock/>
          </v:shape>
          <o:OLEObject Type="Embed" ProgID="Equation.DSMT4" ShapeID="_x0000_i1340" DrawAspect="Content" ObjectID="_1468076040" r:id="rId577">
            <o:LockedField>false</o:LockedField>
          </o:OLEObject>
        </w:object>
      </w:r>
    </w:p>
    <w:p>
      <w:pPr>
        <w:tabs>
          <w:tab w:val="left" w:pos="420"/>
        </w:tabs>
        <w:adjustRightInd w:val="0"/>
        <w:snapToGrid w:val="0"/>
        <w:spacing w:line="312" w:lineRule="auto"/>
        <w:ind w:left="1050" w:leftChars="500"/>
        <w:jc w:val="left"/>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341" o:spt="75" type="#_x0000_t75" style="height:34.4pt;width:221.35pt;" o:ole="t" filled="f" o:preferrelative="t" stroked="f" coordsize="21600,21600">
            <v:path/>
            <v:fill on="f" focussize="0,0"/>
            <v:stroke on="f" joinstyle="miter"/>
            <v:imagedata r:id="rId579" o:title=""/>
            <o:lock v:ext="edit" aspectratio="t"/>
            <w10:wrap type="none"/>
            <w10:anchorlock/>
          </v:shape>
          <o:OLEObject Type="Embed" ProgID="Equation.DSMT4" ShapeID="_x0000_i1341" DrawAspect="Content" ObjectID="_1468076041" r:id="rId578">
            <o:LockedField>false</o:LockedField>
          </o:OLEObject>
        </w:object>
      </w:r>
    </w:p>
    <w:p>
      <w:pPr>
        <w:tabs>
          <w:tab w:val="left" w:pos="420"/>
        </w:tabs>
        <w:adjustRightInd w:val="0"/>
        <w:snapToGrid w:val="0"/>
        <w:spacing w:line="312" w:lineRule="auto"/>
        <w:ind w:left="1050" w:leftChars="500"/>
        <w:jc w:val="left"/>
        <w:rPr>
          <w:rFonts w:ascii="Times New Roman" w:hAnsi="Times New Roman" w:cs="Times New Roman"/>
        </w:rPr>
      </w:pPr>
      <w:r>
        <w:rPr>
          <w:rFonts w:ascii="Times New Roman" w:hAnsi="Times New Roman" w:cs="Times New Roman"/>
          <w:position w:val="-30"/>
        </w:rPr>
        <w:object>
          <v:shape id="_x0000_i1342" o:spt="75" type="#_x0000_t75" style="height:36pt;width:199.35pt;" o:ole="t" filled="f" o:preferrelative="t" stroked="f" coordsize="21600,21600">
            <v:path/>
            <v:fill on="f" focussize="0,0"/>
            <v:stroke on="f" joinstyle="miter"/>
            <v:imagedata r:id="rId581" o:title=""/>
            <o:lock v:ext="edit" aspectratio="t"/>
            <w10:wrap type="none"/>
            <w10:anchorlock/>
          </v:shape>
          <o:OLEObject Type="Embed" ProgID="Equation.DSMT4" ShapeID="_x0000_i1342" DrawAspect="Content" ObjectID="_1468076042" r:id="rId580">
            <o:LockedField>false</o:LockedField>
          </o:OLEObject>
        </w:object>
      </w:r>
    </w:p>
    <w:p>
      <w:pPr>
        <w:tabs>
          <w:tab w:val="left" w:pos="420"/>
        </w:tabs>
        <w:adjustRightInd w:val="0"/>
        <w:snapToGrid w:val="0"/>
        <w:spacing w:line="312" w:lineRule="auto"/>
        <w:ind w:left="1050" w:leftChars="500"/>
        <w:jc w:val="left"/>
        <w:rPr>
          <w:rFonts w:ascii="Times New Roman" w:hAnsi="Times New Roman" w:cs="Times New Roman"/>
        </w:rPr>
      </w:pPr>
      <w:r>
        <w:rPr>
          <w:rFonts w:ascii="Times New Roman" w:hAnsi="Times New Roman" w:cs="Times New Roman"/>
          <w:position w:val="-28"/>
        </w:rPr>
        <w:object>
          <v:shape id="_x0000_i1343" o:spt="75" type="#_x0000_t75" style="height:34.4pt;width:128.95pt;" o:ole="t" filled="f" o:preferrelative="t" stroked="f" coordsize="21600,21600">
            <v:path/>
            <v:fill on="f" focussize="0,0"/>
            <v:stroke on="f" joinstyle="miter"/>
            <v:imagedata r:id="rId583" o:title=""/>
            <o:lock v:ext="edit" aspectratio="t"/>
            <w10:wrap type="none"/>
            <w10:anchorlock/>
          </v:shape>
          <o:OLEObject Type="Embed" ProgID="Equation.DSMT4" ShapeID="_x0000_i1343" DrawAspect="Content" ObjectID="_1468076043" r:id="rId582">
            <o:LockedField>false</o:LockedField>
          </o:OLEObject>
        </w:object>
      </w:r>
    </w:p>
    <w:p>
      <w:pPr>
        <w:tabs>
          <w:tab w:val="left" w:pos="420"/>
        </w:tabs>
        <w:adjustRightInd w:val="0"/>
        <w:snapToGrid w:val="0"/>
        <w:spacing w:line="312" w:lineRule="auto"/>
        <w:ind w:left="1050" w:leftChars="500"/>
        <w:jc w:val="left"/>
        <w:rPr>
          <w:rFonts w:ascii="Times New Roman" w:hAnsi="Times New Roman" w:cs="Times New Roman"/>
        </w:rPr>
      </w:pPr>
      <w:r>
        <w:rPr>
          <w:rFonts w:ascii="Times New Roman" w:hAnsi="Times New Roman" w:cs="Times New Roman"/>
          <w:position w:val="-28"/>
        </w:rPr>
        <w:object>
          <v:shape id="_x0000_i1344" o:spt="75" type="#_x0000_t75" style="height:34.4pt;width:118.75pt;" o:ole="t" filled="f" o:preferrelative="t" stroked="f" coordsize="21600,21600">
            <v:path/>
            <v:fill on="f" focussize="0,0"/>
            <v:stroke on="f" joinstyle="miter"/>
            <v:imagedata r:id="rId585" o:title=""/>
            <o:lock v:ext="edit" aspectratio="t"/>
            <w10:wrap type="none"/>
            <w10:anchorlock/>
          </v:shape>
          <o:OLEObject Type="Embed" ProgID="Equation.DSMT4" ShapeID="_x0000_i1344" DrawAspect="Content" ObjectID="_1468076044" r:id="rId584">
            <o:LockedField>false</o:LockedField>
          </o:OLEObject>
        </w:object>
      </w:r>
    </w:p>
    <w:p>
      <w:pPr>
        <w:tabs>
          <w:tab w:val="left" w:pos="420"/>
        </w:tabs>
        <w:adjustRightInd w:val="0"/>
        <w:snapToGrid w:val="0"/>
        <w:spacing w:line="312" w:lineRule="auto"/>
        <w:ind w:left="1050" w:leftChars="500"/>
        <w:jc w:val="left"/>
        <w:rPr>
          <w:rFonts w:ascii="Times New Roman" w:hAnsi="Times New Roman" w:cs="Times New Roman"/>
        </w:rPr>
      </w:pPr>
      <w:r>
        <w:rPr>
          <w:rFonts w:ascii="Times New Roman" w:hAnsi="Times New Roman" w:cs="Times New Roman"/>
          <w:position w:val="-34"/>
        </w:rPr>
        <w:object>
          <v:shape id="_x0000_i1345" o:spt="75" type="#_x0000_t75" style="height:40.3pt;width:88.65pt;" o:ole="t" filled="f" o:preferrelative="t" stroked="f" coordsize="21600,21600">
            <v:path/>
            <v:fill on="f" focussize="0,0"/>
            <v:stroke on="f" joinstyle="miter"/>
            <v:imagedata r:id="rId587" o:title=""/>
            <o:lock v:ext="edit" aspectratio="t"/>
            <w10:wrap type="none"/>
            <w10:anchorlock/>
          </v:shape>
          <o:OLEObject Type="Embed" ProgID="Equation.DSMT4" ShapeID="_x0000_i1345" DrawAspect="Content" ObjectID="_1468076045" r:id="rId586">
            <o:LockedField>false</o:LockedField>
          </o:OLEObject>
        </w:object>
      </w:r>
    </w:p>
    <w:p>
      <w:pPr>
        <w:tabs>
          <w:tab w:val="left" w:pos="420"/>
        </w:tabs>
        <w:adjustRightInd w:val="0"/>
        <w:snapToGrid w:val="0"/>
        <w:spacing w:line="312" w:lineRule="auto"/>
        <w:ind w:left="1050" w:leftChars="500"/>
        <w:jc w:val="left"/>
        <w:rPr>
          <w:rFonts w:ascii="Times New Roman" w:hAnsi="Times New Roman" w:eastAsia="仿宋" w:cs="Times New Roman"/>
          <w:sz w:val="24"/>
          <w:szCs w:val="24"/>
        </w:rPr>
      </w:pPr>
      <w:r>
        <w:rPr>
          <w:rFonts w:ascii="Times New Roman" w:hAnsi="Times New Roman" w:cs="Times New Roman"/>
          <w:position w:val="-24"/>
        </w:rPr>
        <w:object>
          <v:shape id="_x0000_i1346" o:spt="75" type="#_x0000_t75" style="height:34.4pt;width:70.4pt;" o:ole="t" filled="f" o:preferrelative="t" stroked="f" coordsize="21600,21600">
            <v:path/>
            <v:fill on="f" focussize="0,0"/>
            <v:stroke on="f" joinstyle="miter"/>
            <v:imagedata r:id="rId589" o:title=""/>
            <o:lock v:ext="edit" aspectratio="t"/>
            <w10:wrap type="none"/>
            <w10:anchorlock/>
          </v:shape>
          <o:OLEObject Type="Embed" ProgID="Equation.DSMT4" ShapeID="_x0000_i1346" DrawAspect="Content" ObjectID="_1468076046" r:id="rId588">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60"/>
          <w:sz w:val="24"/>
          <w:szCs w:val="24"/>
        </w:rPr>
        <w:object>
          <v:shape id="_x0000_i1347" o:spt="75" type="#_x0000_t75" style="height:68.8pt;width:225.65pt;" o:ole="t" filled="f" o:preferrelative="t" stroked="f" coordsize="21600,21600">
            <v:path/>
            <v:fill on="f" focussize="0,0"/>
            <v:stroke on="f" joinstyle="miter"/>
            <v:imagedata r:id="rId591" o:title=""/>
            <o:lock v:ext="edit" aspectratio="t"/>
            <w10:wrap type="none"/>
            <w10:anchorlock/>
          </v:shape>
          <o:OLEObject Type="Embed" ProgID="Equation.DSMT4" ShapeID="_x0000_i1347" DrawAspect="Content" ObjectID="_1468076047" r:id="rId590">
            <o:LockedField>false</o:LockedField>
          </o:OLEObject>
        </w:object>
      </w:r>
    </w:p>
    <w:p>
      <w:pPr>
        <w:spacing w:line="312" w:lineRule="auto"/>
        <w:ind w:left="1050" w:leftChars="500"/>
        <w:rPr>
          <w:rFonts w:ascii="Times New Roman" w:hAnsi="Times New Roman" w:eastAsia="仿宋" w:cs="Times New Roman"/>
          <w:sz w:val="24"/>
        </w:rPr>
      </w:pPr>
      <w:r>
        <w:rPr>
          <w:rFonts w:ascii="Times New Roman" w:hAnsi="Times New Roman" w:eastAsia="仿宋" w:cs="Times New Roman"/>
          <w:position w:val="-60"/>
          <w:sz w:val="24"/>
        </w:rPr>
        <w:object>
          <v:shape id="_x0000_i1348" o:spt="75" type="#_x0000_t75" style="height:66.1pt;width:118.75pt;" o:ole="t" filled="f" o:preferrelative="t" stroked="f" coordsize="21600,21600">
            <v:path/>
            <v:fill on="f" focussize="0,0"/>
            <v:stroke on="f" joinstyle="miter"/>
            <v:imagedata r:id="rId593" o:title=""/>
            <o:lock v:ext="edit" aspectratio="t"/>
            <w10:wrap type="none"/>
            <w10:anchorlock/>
          </v:shape>
          <o:OLEObject Type="Embed" ProgID="Equation.DSMT4" ShapeID="_x0000_i1348" DrawAspect="Content" ObjectID="_1468076048" r:id="rId592">
            <o:LockedField>false</o:LockedField>
          </o:OLEObject>
        </w:object>
      </w:r>
    </w:p>
    <w:p>
      <w:pPr>
        <w:spacing w:line="312" w:lineRule="auto"/>
        <w:ind w:left="1050" w:leftChars="500"/>
        <w:rPr>
          <w:rFonts w:ascii="Times New Roman" w:hAnsi="Times New Roman" w:cs="Times New Roman"/>
        </w:rPr>
      </w:pPr>
      <w:r>
        <w:rPr>
          <w:rFonts w:ascii="Times New Roman" w:hAnsi="Times New Roman" w:cs="Times New Roman"/>
          <w:position w:val="-64"/>
        </w:rPr>
        <w:object>
          <v:shape id="_x0000_i1349" o:spt="75" type="#_x0000_t75" style="height:67.7pt;width:164.95pt;" o:ole="t" filled="f" o:preferrelative="t" stroked="f" coordsize="21600,21600">
            <v:path/>
            <v:fill on="f" focussize="0,0"/>
            <v:stroke on="f" joinstyle="miter"/>
            <v:imagedata r:id="rId595" o:title=""/>
            <o:lock v:ext="edit" aspectratio="t"/>
            <w10:wrap type="none"/>
            <w10:anchorlock/>
          </v:shape>
          <o:OLEObject Type="Embed" ProgID="Equation.DSMT4" ShapeID="_x0000_i1349" DrawAspect="Content" ObjectID="_1468076049" r:id="rId594">
            <o:LockedField>false</o:LockedField>
          </o:OLEObject>
        </w:object>
      </w:r>
    </w:p>
    <w:p>
      <w:pPr>
        <w:spacing w:line="312" w:lineRule="auto"/>
        <w:ind w:left="1050" w:leftChars="500"/>
        <w:rPr>
          <w:rFonts w:ascii="Times New Roman" w:hAnsi="Times New Roman" w:cs="Times New Roman"/>
        </w:rPr>
      </w:pPr>
      <w:r>
        <w:rPr>
          <w:rFonts w:ascii="Times New Roman" w:hAnsi="Times New Roman" w:cs="Times New Roman"/>
          <w:position w:val="-30"/>
        </w:rPr>
        <w:object>
          <v:shape id="_x0000_i1350" o:spt="75" type="#_x0000_t75" style="height:37.05pt;width:190.75pt;" o:ole="t" filled="f" o:preferrelative="t" stroked="f" coordsize="21600,21600">
            <v:path/>
            <v:fill on="f" focussize="0,0"/>
            <v:stroke on="f" joinstyle="miter"/>
            <v:imagedata r:id="rId597" o:title=""/>
            <o:lock v:ext="edit" aspectratio="t"/>
            <w10:wrap type="none"/>
            <w10:anchorlock/>
          </v:shape>
          <o:OLEObject Type="Embed" ProgID="Equation.DSMT4" ShapeID="_x0000_i1350" DrawAspect="Content" ObjectID="_1468076050" r:id="rId596">
            <o:LockedField>false</o:LockedField>
          </o:OLEObject>
        </w:object>
      </w:r>
    </w:p>
    <w:p>
      <w:pPr>
        <w:spacing w:line="312" w:lineRule="auto"/>
        <w:ind w:left="1050" w:leftChars="500"/>
        <w:rPr>
          <w:rFonts w:ascii="Times New Roman" w:hAnsi="Times New Roman" w:cs="Times New Roman"/>
        </w:rPr>
      </w:pPr>
      <w:r>
        <w:rPr>
          <w:rFonts w:ascii="Times New Roman" w:hAnsi="Times New Roman" w:cs="Times New Roman"/>
          <w:position w:val="-28"/>
        </w:rPr>
        <w:object>
          <v:shape id="_x0000_i1351" o:spt="75" type="#_x0000_t75" style="height:36pt;width:118.75pt;" o:ole="t" filled="f" o:preferrelative="t" stroked="f" coordsize="21600,21600">
            <v:path/>
            <v:fill on="f" focussize="0,0"/>
            <v:stroke on="f" joinstyle="miter"/>
            <v:imagedata r:id="rId599" o:title=""/>
            <o:lock v:ext="edit" aspectratio="t"/>
            <w10:wrap type="none"/>
            <w10:anchorlock/>
          </v:shape>
          <o:OLEObject Type="Embed" ProgID="Equation.DSMT4" ShapeID="_x0000_i1351" DrawAspect="Content" ObjectID="_1468076051" r:id="rId598">
            <o:LockedField>false</o:LockedField>
          </o:OLEObject>
        </w:object>
      </w:r>
    </w:p>
    <w:p>
      <w:pPr>
        <w:spacing w:line="312" w:lineRule="auto"/>
        <w:ind w:left="1050" w:leftChars="500"/>
        <w:rPr>
          <w:rFonts w:ascii="Times New Roman" w:hAnsi="Times New Roman" w:cs="Times New Roman"/>
        </w:rPr>
      </w:pPr>
      <w:r>
        <w:rPr>
          <w:rFonts w:ascii="Times New Roman" w:hAnsi="Times New Roman" w:cs="Times New Roman"/>
          <w:position w:val="-34"/>
        </w:rPr>
        <w:object>
          <v:shape id="_x0000_i1352" o:spt="75" type="#_x0000_t75" style="height:40.3pt;width:90.25pt;" o:ole="t" filled="f" o:preferrelative="t" stroked="f" coordsize="21600,21600">
            <v:path/>
            <v:fill on="f" focussize="0,0"/>
            <v:stroke on="f" joinstyle="miter"/>
            <v:imagedata r:id="rId601" o:title=""/>
            <o:lock v:ext="edit" aspectratio="t"/>
            <w10:wrap type="none"/>
            <w10:anchorlock/>
          </v:shape>
          <o:OLEObject Type="Embed" ProgID="Equation.DSMT4" ShapeID="_x0000_i1352" DrawAspect="Content" ObjectID="_1468076052" r:id="rId600">
            <o:LockedField>false</o:LockedField>
          </o:OLEObject>
        </w:object>
      </w:r>
    </w:p>
    <w:p>
      <w:pPr>
        <w:spacing w:line="312" w:lineRule="auto"/>
        <w:ind w:left="1050" w:leftChars="500"/>
        <w:rPr>
          <w:rFonts w:ascii="Times New Roman" w:hAnsi="Times New Roman" w:eastAsia="仿宋" w:cs="Times New Roman"/>
          <w:sz w:val="24"/>
        </w:rPr>
      </w:pPr>
      <w:r>
        <w:rPr>
          <w:rFonts w:ascii="Times New Roman" w:hAnsi="Times New Roman" w:cs="Times New Roman"/>
          <w:position w:val="-24"/>
        </w:rPr>
        <w:object>
          <v:shape id="_x0000_i1353" o:spt="75" type="#_x0000_t75" style="height:34.4pt;width:70.4pt;" o:ole="t" filled="f" o:preferrelative="t" stroked="f" coordsize="21600,21600">
            <v:path/>
            <v:fill on="f" focussize="0,0"/>
            <v:stroke on="f" joinstyle="miter"/>
            <v:imagedata r:id="rId603" o:title=""/>
            <o:lock v:ext="edit" aspectratio="t"/>
            <w10:wrap type="none"/>
            <w10:anchorlock/>
          </v:shape>
          <o:OLEObject Type="Embed" ProgID="Equation.DSMT4" ShapeID="_x0000_i1353" DrawAspect="Content" ObjectID="_1468076053" r:id="rId602">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．设</w:t>
      </w:r>
      <w:r>
        <w:rPr>
          <w:rFonts w:ascii="Times New Roman" w:hAnsi="Times New Roman" w:eastAsia="仿宋" w:cs="Times New Roman"/>
          <w:position w:val="-6"/>
          <w:sz w:val="24"/>
          <w:szCs w:val="24"/>
        </w:rPr>
        <w:object>
          <v:shape id="_x0000_i1354" o:spt="75" type="#_x0000_t75" style="height:17.2pt;width:22.55pt;" o:ole="t" filled="f" o:preferrelative="t" stroked="f" coordsize="21600,21600">
            <v:path/>
            <v:fill on="f" focussize="0,0"/>
            <v:stroke on="f" joinstyle="miter"/>
            <v:imagedata r:id="rId501" o:title=""/>
            <o:lock v:ext="edit" aspectratio="t"/>
            <w10:wrap type="none"/>
            <w10:anchorlock/>
          </v:shape>
          <o:OLEObject Type="Embed" ProgID="Equation.DSMT4" ShapeID="_x0000_i1354" DrawAspect="Content" ObjectID="_1468076054" r:id="rId604">
            <o:LockedField>false</o:LockedField>
          </o:OLEObject>
        </w:object>
      </w:r>
      <w:r>
        <w:rPr>
          <w:rFonts w:ascii="Times New Roman" w:hAnsi="仿宋" w:eastAsia="仿宋" w:cs="Times New Roman"/>
          <w:sz w:val="24"/>
          <w:szCs w:val="24"/>
        </w:rPr>
        <w:t>对应复数为</w:t>
      </w:r>
      <w:r>
        <w:rPr>
          <w:rFonts w:ascii="Times New Roman" w:hAnsi="Times New Roman" w:eastAsia="仿宋" w:cs="Times New Roman"/>
          <w:position w:val="-4"/>
          <w:sz w:val="24"/>
          <w:szCs w:val="24"/>
        </w:rPr>
        <w:object>
          <v:shape id="_x0000_i1355" o:spt="75" type="#_x0000_t75" style="height:13.45pt;width:12.35pt;" o:ole="t" filled="f" o:preferrelative="t" stroked="f" coordsize="21600,21600">
            <v:path/>
            <v:fill on="f" focussize="0,0"/>
            <v:stroke on="f" joinstyle="miter"/>
            <v:imagedata r:id="rId606" o:title=""/>
            <o:lock v:ext="edit" aspectratio="t"/>
            <w10:wrap type="none"/>
            <w10:anchorlock/>
          </v:shape>
          <o:OLEObject Type="Embed" ProgID="Equation.DSMT4" ShapeID="_x0000_i1355" DrawAspect="Content" ObjectID="_1468076055" r:id="rId605">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则</w:t>
      </w:r>
      <w:r>
        <w:rPr>
          <w:rFonts w:ascii="Times New Roman" w:hAnsi="Times New Roman" w:eastAsia="仿宋" w:cs="Times New Roman"/>
          <w:position w:val="-16"/>
          <w:sz w:val="24"/>
          <w:szCs w:val="24"/>
        </w:rPr>
        <w:object>
          <v:shape id="_x0000_i1356" o:spt="75" type="#_x0000_t75" style="height:22.05pt;width:203.1pt;" o:ole="t" filled="f" o:preferrelative="t" stroked="f" coordsize="21600,21600">
            <v:path/>
            <v:fill on="f" focussize="0,0"/>
            <v:stroke on="f" joinstyle="miter"/>
            <v:imagedata r:id="rId608" o:title=""/>
            <o:lock v:ext="edit" aspectratio="t"/>
            <w10:wrap type="none"/>
            <w10:anchorlock/>
          </v:shape>
          <o:OLEObject Type="Embed" ProgID="Equation.DSMT4" ShapeID="_x0000_i1356" DrawAspect="Content" ObjectID="_1468076056" r:id="rId607">
            <o:LockedField>false</o:LockedField>
          </o:OLEObject>
        </w:object>
      </w:r>
    </w:p>
    <w:p>
      <w:pPr>
        <w:tabs>
          <w:tab w:val="left" w:pos="420"/>
        </w:tabs>
        <w:adjustRightInd w:val="0"/>
        <w:snapToGrid w:val="0"/>
        <w:spacing w:line="312" w:lineRule="auto"/>
        <w:ind w:left="945" w:leftChars="450"/>
        <w:rPr>
          <w:rFonts w:ascii="Times New Roman" w:hAnsi="Times New Roman" w:eastAsia="仿宋" w:cs="Times New Roman"/>
          <w:sz w:val="24"/>
          <w:szCs w:val="24"/>
        </w:rPr>
      </w:pPr>
      <w:r>
        <w:rPr>
          <w:rFonts w:ascii="Times New Roman" w:hAnsi="Times New Roman" w:eastAsia="仿宋" w:cs="Times New Roman"/>
          <w:position w:val="-14"/>
          <w:sz w:val="24"/>
          <w:szCs w:val="24"/>
        </w:rPr>
        <w:object>
          <v:shape id="_x0000_i1357" o:spt="75" type="#_x0000_t75" style="height:19.9pt;width:74.7pt;" o:ole="t" filled="f" o:preferrelative="t" stroked="f" coordsize="21600,21600">
            <v:path/>
            <v:fill on="f" focussize="0,0"/>
            <v:stroke on="f" joinstyle="miter"/>
            <v:imagedata r:id="rId610" o:title=""/>
            <o:lock v:ext="edit" aspectratio="t"/>
            <w10:wrap type="none"/>
            <w10:anchorlock/>
          </v:shape>
          <o:OLEObject Type="Embed" ProgID="Equation.DSMT4" ShapeID="_x0000_i1357" DrawAspect="Content" ObjectID="_1468076057" r:id="rId609">
            <o:LockedField>false</o:LockedField>
          </o:OLEObject>
        </w:object>
      </w:r>
    </w:p>
    <w:p>
      <w:pPr>
        <w:tabs>
          <w:tab w:val="left" w:pos="420"/>
        </w:tabs>
        <w:adjustRightInd w:val="0"/>
        <w:snapToGrid w:val="0"/>
        <w:spacing w:line="312" w:lineRule="auto"/>
        <w:ind w:left="945" w:leftChars="450"/>
        <w:rPr>
          <w:rFonts w:ascii="Times New Roman" w:hAnsi="Times New Roman" w:eastAsia="仿宋" w:cs="Times New Roman"/>
          <w:sz w:val="24"/>
          <w:szCs w:val="24"/>
        </w:rPr>
      </w:pPr>
      <w:r>
        <w:rPr>
          <w:rFonts w:ascii="Times New Roman" w:hAnsi="Times New Roman" w:cs="Times New Roman"/>
          <w:position w:val="-6"/>
        </w:rPr>
        <w:object>
          <v:shape id="_x0000_i1358" o:spt="75" type="#_x0000_t75" style="height:13.95pt;width:45.15pt;" o:ole="t" filled="f" o:preferrelative="t" stroked="f" coordsize="21600,21600">
            <v:path/>
            <v:fill on="f" focussize="0,0"/>
            <v:stroke on="f" joinstyle="miter"/>
            <v:imagedata r:id="rId612" o:title=""/>
            <o:lock v:ext="edit" aspectratio="t"/>
            <w10:wrap type="none"/>
            <w10:anchorlock/>
          </v:shape>
          <o:OLEObject Type="Embed" ProgID="Equation.DSMT4" ShapeID="_x0000_i1358" DrawAspect="Content" ObjectID="_1468076058" r:id="rId61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．设复数</w:t>
      </w:r>
      <w:r>
        <w:rPr>
          <w:rFonts w:ascii="Times New Roman" w:hAnsi="Times New Roman" w:eastAsia="仿宋" w:cs="Times New Roman"/>
          <w:position w:val="-6"/>
          <w:sz w:val="24"/>
          <w:szCs w:val="24"/>
        </w:rPr>
        <w:object>
          <v:shape id="_x0000_i1359" o:spt="75" type="#_x0000_t75" style="height:14.5pt;width:29pt;" o:ole="t" filled="f" o:preferrelative="t" stroked="f" coordsize="21600,21600">
            <v:path/>
            <v:fill on="f" focussize="0,0"/>
            <v:stroke on="f" joinstyle="miter"/>
            <v:imagedata r:id="rId504" o:title=""/>
            <o:lock v:ext="edit" aspectratio="t"/>
            <w10:wrap type="none"/>
            <w10:anchorlock/>
          </v:shape>
          <o:OLEObject Type="Embed" ProgID="Equation.DSMT4" ShapeID="_x0000_i1359" DrawAspect="Content" ObjectID="_1468076059" r:id="rId613">
            <o:LockedField>false</o:LockedField>
          </o:OLEObject>
        </w:object>
      </w:r>
      <w:r>
        <w:rPr>
          <w:rFonts w:ascii="Times New Roman" w:hAnsi="仿宋" w:eastAsia="仿宋" w:cs="Times New Roman"/>
          <w:sz w:val="24"/>
          <w:szCs w:val="24"/>
        </w:rPr>
        <w:t>在复平面上所对应的向量</w:t>
      </w:r>
      <w:r>
        <w:rPr>
          <w:rFonts w:ascii="Times New Roman" w:hAnsi="Times New Roman" w:eastAsia="仿宋" w:cs="Times New Roman"/>
          <w:position w:val="-14"/>
          <w:sz w:val="24"/>
          <w:szCs w:val="24"/>
        </w:rPr>
        <w:object>
          <v:shape id="_x0000_i1360" o:spt="75" type="#_x0000_t75" style="height:20.95pt;width:59.65pt;" o:ole="t" filled="f" o:preferrelative="t" stroked="f" coordsize="21600,21600">
            <v:path/>
            <v:fill on="f" focussize="0,0"/>
            <v:stroke on="f" joinstyle="miter"/>
            <v:imagedata r:id="rId615" o:title=""/>
            <o:lock v:ext="edit" aspectratio="t"/>
            <w10:wrap type="none"/>
            <w10:anchorlock/>
          </v:shape>
          <o:OLEObject Type="Embed" ProgID="Equation.DSMT4" ShapeID="_x0000_i1360" DrawAspect="Content" ObjectID="_1468076060" r:id="rId614">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复数</w:t>
      </w:r>
      <w:r>
        <w:rPr>
          <w:rFonts w:ascii="Times New Roman" w:hAnsi="Times New Roman" w:eastAsia="仿宋" w:cs="Times New Roman"/>
          <w:position w:val="-6"/>
          <w:sz w:val="24"/>
          <w:szCs w:val="24"/>
        </w:rPr>
        <w:object>
          <v:shape id="_x0000_i1361" o:spt="75" type="#_x0000_t75" style="height:14.5pt;width:35.45pt;" o:ole="t" filled="f" o:preferrelative="t" stroked="f" coordsize="21600,21600">
            <v:path/>
            <v:fill on="f" focussize="0,0"/>
            <v:stroke on="f" joinstyle="miter"/>
            <v:imagedata r:id="rId506" o:title=""/>
            <o:lock v:ext="edit" aspectratio="t"/>
            <w10:wrap type="none"/>
            <w10:anchorlock/>
          </v:shape>
          <o:OLEObject Type="Embed" ProgID="Equation.DSMT4" ShapeID="_x0000_i1361" DrawAspect="Content" ObjectID="_1468076061" r:id="rId616">
            <o:LockedField>false</o:LockedField>
          </o:OLEObject>
        </w:object>
      </w:r>
      <w:r>
        <w:rPr>
          <w:rFonts w:ascii="Times New Roman" w:hAnsi="仿宋" w:eastAsia="仿宋" w:cs="Times New Roman"/>
          <w:sz w:val="24"/>
          <w:szCs w:val="24"/>
        </w:rPr>
        <w:t>在复平面上所对应的向量</w:t>
      </w:r>
      <w:r>
        <w:rPr>
          <w:rFonts w:ascii="Times New Roman" w:hAnsi="Times New Roman" w:eastAsia="仿宋" w:cs="Times New Roman"/>
          <w:position w:val="-14"/>
          <w:sz w:val="24"/>
          <w:szCs w:val="24"/>
        </w:rPr>
        <w:object>
          <v:shape id="_x0000_i1362" o:spt="75" type="#_x0000_t75" style="height:20.95pt;width:66.65pt;" o:ole="t" filled="f" o:preferrelative="t" stroked="f" coordsize="21600,21600">
            <v:path/>
            <v:fill on="f" focussize="0,0"/>
            <v:stroke on="f" joinstyle="miter"/>
            <v:imagedata r:id="rId618" o:title=""/>
            <o:lock v:ext="edit" aspectratio="t"/>
            <w10:wrap type="none"/>
            <w10:anchorlock/>
          </v:shape>
          <o:OLEObject Type="Embed" ProgID="Equation.DSMT4" ShapeID="_x0000_i1362" DrawAspect="Content" ObjectID="_1468076062" r:id="rId617">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设向量</w:t>
      </w:r>
      <w:r>
        <w:rPr>
          <w:rFonts w:ascii="Times New Roman" w:hAnsi="Times New Roman" w:eastAsia="仿宋" w:cs="Times New Roman"/>
          <w:position w:val="-12"/>
          <w:sz w:val="24"/>
          <w:szCs w:val="24"/>
        </w:rPr>
        <w:object>
          <v:shape id="_x0000_i1363" o:spt="75" type="#_x0000_t75" style="height:20.4pt;width:22.55pt;" o:ole="t" filled="f" o:preferrelative="t" stroked="f" coordsize="21600,21600">
            <v:path/>
            <v:fill on="f" focussize="0,0"/>
            <v:stroke on="f" joinstyle="miter"/>
            <v:imagedata r:id="rId620" o:title=""/>
            <o:lock v:ext="edit" aspectratio="t"/>
            <w10:wrap type="none"/>
            <w10:anchorlock/>
          </v:shape>
          <o:OLEObject Type="Embed" ProgID="Equation.DSMT4" ShapeID="_x0000_i1363" DrawAspect="Content" ObjectID="_1468076063" r:id="rId619">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2"/>
          <w:sz w:val="24"/>
          <w:szCs w:val="24"/>
        </w:rPr>
        <w:object>
          <v:shape id="_x0000_i1364" o:spt="75" type="#_x0000_t75" style="height:20.4pt;width:23.65pt;" o:ole="t" filled="f" o:preferrelative="t" stroked="f" coordsize="21600,21600">
            <v:path/>
            <v:fill on="f" focussize="0,0"/>
            <v:stroke on="f" joinstyle="miter"/>
            <v:imagedata r:id="rId622" o:title=""/>
            <o:lock v:ext="edit" aspectratio="t"/>
            <w10:wrap type="none"/>
            <w10:anchorlock/>
          </v:shape>
          <o:OLEObject Type="Embed" ProgID="Equation.DSMT4" ShapeID="_x0000_i1364" DrawAspect="Content" ObjectID="_1468076064" r:id="rId621">
            <o:LockedField>false</o:LockedField>
          </o:OLEObject>
        </w:object>
      </w:r>
      <w:r>
        <w:rPr>
          <w:rFonts w:ascii="Times New Roman" w:hAnsi="仿宋" w:eastAsia="仿宋" w:cs="Times New Roman"/>
          <w:sz w:val="24"/>
          <w:szCs w:val="24"/>
        </w:rPr>
        <w:t>的夹角为</w:t>
      </w:r>
      <w:r>
        <w:rPr>
          <w:rFonts w:ascii="Times New Roman" w:hAnsi="Times New Roman" w:eastAsia="仿宋" w:cs="Times New Roman"/>
          <w:position w:val="-6"/>
          <w:sz w:val="24"/>
          <w:szCs w:val="24"/>
        </w:rPr>
        <w:object>
          <v:shape id="_x0000_i1365" o:spt="75" type="#_x0000_t75" style="height:13.95pt;width:10.2pt;" o:ole="t" filled="f" o:preferrelative="t" stroked="f" coordsize="21600,21600">
            <v:path/>
            <v:fill on="f" focussize="0,0"/>
            <v:stroke on="f" joinstyle="miter"/>
            <v:imagedata r:id="rId624" o:title=""/>
            <o:lock v:ext="edit" aspectratio="t"/>
            <w10:wrap type="none"/>
            <w10:anchorlock/>
          </v:shape>
          <o:OLEObject Type="Embed" ProgID="Equation.DSMT4" ShapeID="_x0000_i1365" DrawAspect="Content" ObjectID="_1468076065" r:id="rId623">
            <o:LockedField>false</o:LockedField>
          </o:OLEObject>
        </w:object>
      </w:r>
      <w:r>
        <w:rPr>
          <w:rFonts w:ascii="Times New Roman" w:hAnsi="Times New Roman" w:eastAsia="仿宋" w:cs="Times New Roman"/>
          <w:position w:val="-14"/>
          <w:sz w:val="24"/>
          <w:szCs w:val="24"/>
        </w:rPr>
        <w:object>
          <v:shape id="_x0000_i1366" o:spt="75" type="#_x0000_t75" style="height:20.4pt;width:62.85pt;" o:ole="t" filled="f" o:preferrelative="t" stroked="f" coordsize="21600,21600">
            <v:path/>
            <v:fill on="f" focussize="0,0"/>
            <v:stroke on="f" joinstyle="miter"/>
            <v:imagedata r:id="rId626" o:title=""/>
            <o:lock v:ext="edit" aspectratio="t"/>
            <w10:wrap type="none"/>
            <w10:anchorlock/>
          </v:shape>
          <o:OLEObject Type="Embed" ProgID="Equation.DSMT4" ShapeID="_x0000_i1366" DrawAspect="Content" ObjectID="_1468076066" r:id="rId625">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42"/>
          <w:sz w:val="24"/>
          <w:szCs w:val="24"/>
        </w:rPr>
        <w:object>
          <v:shape id="_x0000_i1367" o:spt="75" type="#_x0000_t75" style="height:43pt;width:290.7pt;" o:ole="t" filled="f" o:preferrelative="t" stroked="f" coordsize="21600,21600">
            <v:path/>
            <v:fill on="f" focussize="0,0"/>
            <v:stroke on="f" joinstyle="miter"/>
            <v:imagedata r:id="rId628" o:title=""/>
            <o:lock v:ext="edit" aspectratio="t"/>
            <w10:wrap type="none"/>
            <w10:anchorlock/>
          </v:shape>
          <o:OLEObject Type="Embed" ProgID="Equation.DSMT4" ShapeID="_x0000_i1367" DrawAspect="Content" ObjectID="_1468076067" r:id="rId62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所以</w:t>
      </w:r>
      <w:r>
        <w:rPr>
          <w:rFonts w:ascii="Times New Roman" w:hAnsi="Times New Roman" w:eastAsia="仿宋" w:cs="Times New Roman"/>
          <w:position w:val="-24"/>
          <w:sz w:val="24"/>
          <w:szCs w:val="24"/>
        </w:rPr>
        <w:object>
          <v:shape id="_x0000_i1368" o:spt="75" type="#_x0000_t75" style="height:31.7pt;width:31.15pt;" o:ole="t" filled="f" o:preferrelative="t" stroked="f" coordsize="21600,21600">
            <v:path/>
            <v:fill on="f" focussize="0,0"/>
            <v:stroke on="f" joinstyle="miter"/>
            <v:imagedata r:id="rId630" o:title=""/>
            <o:lock v:ext="edit" aspectratio="t"/>
            <w10:wrap type="none"/>
            <w10:anchorlock/>
          </v:shape>
          <o:OLEObject Type="Embed" ProgID="Equation.DSMT4" ShapeID="_x0000_i1368" DrawAspect="Content" ObjectID="_1468076068" r:id="rId629">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rPr>
      </w:pP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w:t>
      </w:r>
      <w:r>
        <w:rPr>
          <w:rFonts w:ascii="Times New Roman" w:hAnsi="仿宋" w:eastAsia="仿宋" w:cs="Times New Roman"/>
          <w:sz w:val="24"/>
        </w:rPr>
        <w:t>能力拓展</w:t>
      </w:r>
      <w:r>
        <w:rPr>
          <w:rFonts w:ascii="Times New Roman" w:hAnsi="Times New Roman" w:eastAsia="仿宋" w:cs="Times New Roman"/>
          <w:sz w:val="24"/>
        </w:rPr>
        <w:t>]</w:t>
      </w:r>
      <w:r>
        <w:rPr>
          <w:rFonts w:ascii="Times New Roman" w:hAnsi="仿宋" w:eastAsia="仿宋" w:cs="Times New Roman"/>
          <w:sz w:val="24"/>
        </w:rPr>
        <w:t>（选做）</w:t>
      </w:r>
    </w:p>
    <w:p>
      <w:pPr>
        <w:tabs>
          <w:tab w:val="left" w:pos="420"/>
        </w:tabs>
        <w:adjustRightInd w:val="0"/>
        <w:snapToGrid w:val="0"/>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rPr>
        <w:t>1</w:t>
      </w:r>
      <w:r>
        <w:rPr>
          <w:rFonts w:ascii="Times New Roman" w:eastAsia="仿宋" w:cs="Times New Roman"/>
          <w:sz w:val="24"/>
        </w:rPr>
        <w:t>．</w:t>
      </w:r>
      <w:r>
        <w:rPr>
          <w:rFonts w:ascii="Times New Roman" w:hAnsi="仿宋" w:eastAsia="仿宋" w:cs="Times New Roman"/>
          <w:sz w:val="24"/>
          <w:szCs w:val="24"/>
        </w:rPr>
        <w:t>原方程即</w:t>
      </w:r>
      <w:r>
        <w:rPr>
          <w:rFonts w:ascii="Times New Roman" w:hAnsi="Times New Roman" w:eastAsia="仿宋" w:cs="Times New Roman"/>
          <w:position w:val="-28"/>
          <w:sz w:val="24"/>
          <w:szCs w:val="24"/>
        </w:rPr>
        <w:object>
          <v:shape id="_x0000_i1369" o:spt="75" type="#_x0000_t75" style="height:32.8pt;width:62.35pt;" o:ole="t" filled="f" o:preferrelative="t" stroked="f" coordsize="21600,21600">
            <v:path/>
            <v:fill on="f" focussize="0,0"/>
            <v:stroke on="f" joinstyle="miter"/>
            <v:imagedata r:id="rId632" o:title=""/>
            <o:lock v:ext="edit" aspectratio="t"/>
            <w10:wrap type="none"/>
            <w10:anchorlock/>
          </v:shape>
          <o:OLEObject Type="Embed" ProgID="Equation.DSMT4" ShapeID="_x0000_i1369" DrawAspect="Content" ObjectID="_1468076069" r:id="rId63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rPr>
          <w:rFonts w:ascii="Times New Roman" w:hAnsi="Times New Roman" w:eastAsia="仿宋" w:cs="Times New Roman"/>
          <w:sz w:val="24"/>
          <w:szCs w:val="24"/>
        </w:rPr>
      </w:pPr>
      <w:r>
        <w:rPr>
          <w:rFonts w:ascii="Times New Roman" w:hAnsi="仿宋" w:eastAsia="仿宋" w:cs="Times New Roman"/>
          <w:sz w:val="24"/>
          <w:szCs w:val="24"/>
        </w:rPr>
        <w:t>因为</w:t>
      </w:r>
      <w:r>
        <w:rPr>
          <w:rFonts w:ascii="Times New Roman" w:hAnsi="Times New Roman" w:eastAsia="仿宋" w:cs="Times New Roman"/>
          <w:position w:val="-28"/>
          <w:sz w:val="24"/>
          <w:szCs w:val="24"/>
        </w:rPr>
        <w:object>
          <v:shape id="_x0000_i1370" o:spt="75" type="#_x0000_t75" style="height:34.4pt;width:121.45pt;" o:ole="t" filled="f" o:preferrelative="t" stroked="f" coordsize="21600,21600">
            <v:path/>
            <v:fill on="f" focussize="0,0"/>
            <v:stroke on="f" joinstyle="miter"/>
            <v:imagedata r:id="rId634" o:title=""/>
            <o:lock v:ext="edit" aspectratio="t"/>
            <w10:wrap type="none"/>
            <w10:anchorlock/>
          </v:shape>
          <o:OLEObject Type="Embed" ProgID="Equation.DSMT4" ShapeID="_x0000_i1370" DrawAspect="Content" ObjectID="_1468076070" r:id="rId63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0"/>
          <w:sz w:val="24"/>
          <w:szCs w:val="24"/>
        </w:rPr>
        <w:object>
          <v:shape id="_x0000_i1371" o:spt="75" type="#_x0000_t75" style="height:36pt;width:166.55pt;" o:ole="t" filled="f" o:preferrelative="t" stroked="f" coordsize="21600,21600">
            <v:path/>
            <v:fill on="f" focussize="0,0"/>
            <v:stroke on="f" joinstyle="miter"/>
            <v:imagedata r:id="rId636" o:title=""/>
            <o:lock v:ext="edit" aspectratio="t"/>
            <w10:wrap type="none"/>
            <w10:anchorlock/>
          </v:shape>
          <o:OLEObject Type="Embed" ProgID="Equation.DSMT4" ShapeID="_x0000_i1371" DrawAspect="Content" ObjectID="_1468076071" r:id="rId635">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rPr>
          <w:rFonts w:ascii="Times New Roman" w:hAnsi="Times New Roman" w:eastAsia="仿宋" w:cs="Times New Roman"/>
          <w:sz w:val="24"/>
          <w:szCs w:val="24"/>
        </w:rPr>
      </w:pPr>
      <w:r>
        <w:rPr>
          <w:rFonts w:ascii="Times New Roman" w:hAnsi="仿宋" w:eastAsia="仿宋" w:cs="Times New Roman"/>
          <w:sz w:val="24"/>
          <w:szCs w:val="24"/>
        </w:rPr>
        <w:t>所以</w:t>
      </w:r>
      <w:r>
        <w:rPr>
          <w:rFonts w:ascii="Times New Roman" w:hAnsi="Times New Roman" w:eastAsia="仿宋" w:cs="Times New Roman"/>
          <w:position w:val="-30"/>
          <w:sz w:val="24"/>
          <w:szCs w:val="24"/>
        </w:rPr>
        <w:object>
          <v:shape id="_x0000_i1372" o:spt="75" type="#_x0000_t75" style="height:36pt;width:308.4pt;" o:ole="t" filled="f" o:preferrelative="t" stroked="f" coordsize="21600,21600">
            <v:path/>
            <v:fill on="f" focussize="0,0"/>
            <v:stroke on="f" joinstyle="miter"/>
            <v:imagedata r:id="rId638" o:title=""/>
            <o:lock v:ext="edit" aspectratio="t"/>
            <w10:wrap type="none"/>
            <w10:anchorlock/>
          </v:shape>
          <o:OLEObject Type="Embed" ProgID="Equation.DSMT4" ShapeID="_x0000_i1372" DrawAspect="Content" ObjectID="_1468076072" r:id="rId63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仿宋" w:eastAsia="仿宋" w:cs="Times New Roman"/>
          <w:sz w:val="24"/>
          <w:szCs w:val="24"/>
        </w:rPr>
        <w:t>于是</w:t>
      </w:r>
      <w:r>
        <w:rPr>
          <w:rFonts w:ascii="Times New Roman" w:hAnsi="Times New Roman" w:eastAsia="仿宋" w:cs="Times New Roman"/>
          <w:position w:val="-28"/>
          <w:sz w:val="24"/>
          <w:szCs w:val="24"/>
        </w:rPr>
        <w:object>
          <v:shape id="_x0000_i1373" o:spt="75" type="#_x0000_t75" style="height:34.4pt;width:138.65pt;" o:ole="t" filled="f" o:preferrelative="t" stroked="f" coordsize="21600,21600">
            <v:path/>
            <v:fill on="f" focussize="0,0"/>
            <v:stroke on="f" joinstyle="miter"/>
            <v:imagedata r:id="rId640" o:title=""/>
            <o:lock v:ext="edit" aspectratio="t"/>
            <w10:wrap type="none"/>
            <w10:anchorlock/>
          </v:shape>
          <o:OLEObject Type="Embed" ProgID="Equation.DSMT4" ShapeID="_x0000_i1373" DrawAspect="Content" ObjectID="_1468076073" r:id="rId63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56"/>
          <w:sz w:val="24"/>
          <w:szCs w:val="24"/>
        </w:rPr>
        <w:object>
          <v:shape id="_x0000_i1374" o:spt="75" type="#_x0000_t75" style="height:61.25pt;width:195.6pt;" o:ole="t" filled="f" o:preferrelative="t" stroked="f" coordsize="21600,21600">
            <v:path/>
            <v:fill on="f" focussize="0,0"/>
            <v:stroke on="f" joinstyle="miter"/>
            <v:imagedata r:id="rId642" o:title=""/>
            <o:lock v:ext="edit" aspectratio="t"/>
            <w10:wrap type="none"/>
            <w10:anchorlock/>
          </v:shape>
          <o:OLEObject Type="Embed" ProgID="Equation.DSMT4" ShapeID="_x0000_i1374" DrawAspect="Content" ObjectID="_1468076074" r:id="rId64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375" o:spt="75" type="#_x0000_t75" style="height:15.6pt;width:59.65pt;" o:ole="t" filled="f" o:preferrelative="t" stroked="f" coordsize="21600,21600">
            <v:path/>
            <v:fill on="f" focussize="0,0"/>
            <v:stroke on="f" joinstyle="miter"/>
            <v:imagedata r:id="rId644" o:title=""/>
            <o:lock v:ext="edit" aspectratio="t"/>
            <w10:wrap type="none"/>
            <w10:anchorlock/>
          </v:shape>
          <o:OLEObject Type="Embed" ProgID="Equation.DSMT4" ShapeID="_x0000_i1375" DrawAspect="Content" ObjectID="_1468076075" r:id="rId643">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rPr>
          <w:rFonts w:ascii="Times New Roman" w:hAnsi="Times New Roman" w:eastAsia="仿宋" w:cs="Times New Roman"/>
          <w:sz w:val="24"/>
          <w:szCs w:val="24"/>
        </w:rPr>
      </w:pPr>
      <w:r>
        <w:rPr>
          <w:rFonts w:ascii="Times New Roman" w:hAnsi="仿宋" w:eastAsia="仿宋" w:cs="Times New Roman"/>
          <w:sz w:val="24"/>
          <w:szCs w:val="24"/>
        </w:rPr>
        <w:t>即</w:t>
      </w:r>
      <w:r>
        <w:rPr>
          <w:rFonts w:ascii="Times New Roman" w:hAnsi="Times New Roman" w:eastAsia="仿宋" w:cs="Times New Roman"/>
          <w:position w:val="-28"/>
          <w:sz w:val="24"/>
          <w:szCs w:val="24"/>
        </w:rPr>
        <w:object>
          <v:shape id="_x0000_i1376" o:spt="75" type="#_x0000_t75" style="height:34.4pt;width:163.35pt;" o:ole="t" filled="f" o:preferrelative="t" stroked="f" coordsize="21600,21600">
            <v:path/>
            <v:fill on="f" focussize="0,0"/>
            <v:stroke on="f" joinstyle="miter"/>
            <v:imagedata r:id="rId646" o:title=""/>
            <o:lock v:ext="edit" aspectratio="t"/>
            <w10:wrap type="none"/>
            <w10:anchorlock/>
          </v:shape>
          <o:OLEObject Type="Embed" ProgID="Equation.DSMT4" ShapeID="_x0000_i1376" DrawAspect="Content" ObjectID="_1468076076" r:id="rId64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8"/>
          <w:sz w:val="24"/>
          <w:szCs w:val="24"/>
        </w:rPr>
        <w:object>
          <v:shape id="_x0000_i1377" o:spt="75" type="#_x0000_t75" style="height:34.4pt;width:188.05pt;" o:ole="t" filled="f" o:preferrelative="t" stroked="f" coordsize="21600,21600">
            <v:path/>
            <v:fill on="f" focussize="0,0"/>
            <v:stroke on="f" joinstyle="miter"/>
            <v:imagedata r:id="rId648" o:title=""/>
            <o:lock v:ext="edit" aspectratio="t"/>
            <w10:wrap type="none"/>
            <w10:anchorlock/>
          </v:shape>
          <o:OLEObject Type="Embed" ProgID="Equation.DSMT4" ShapeID="_x0000_i1377" DrawAspect="Content" ObjectID="_1468076077" r:id="rId647">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2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378" o:spt="75" type="#_x0000_t75" style="height:34.4pt;width:182.7pt;" o:ole="t" filled="f" o:preferrelative="t" stroked="f" coordsize="21600,21600">
            <v:path/>
            <v:fill on="f" focussize="0,0"/>
            <v:stroke on="f" joinstyle="miter"/>
            <v:imagedata r:id="rId650" o:title=""/>
            <o:lock v:ext="edit" aspectratio="t"/>
            <w10:wrap type="none"/>
            <w10:anchorlock/>
          </v:shape>
          <o:OLEObject Type="Embed" ProgID="Equation.DSMT4" ShapeID="_x0000_i1378" DrawAspect="Content" ObjectID="_1468076078" r:id="rId64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8"/>
          <w:sz w:val="24"/>
          <w:szCs w:val="24"/>
        </w:rPr>
        <w:object>
          <v:shape id="_x0000_i1379" o:spt="75" type="#_x0000_t75" style="height:34.4pt;width:178.4pt;" o:ole="t" filled="f" o:preferrelative="t" stroked="f" coordsize="21600,21600">
            <v:path/>
            <v:fill on="f" focussize="0,0"/>
            <v:stroke on="f" joinstyle="miter"/>
            <v:imagedata r:id="rId652" o:title=""/>
            <o:lock v:ext="edit" aspectratio="t"/>
            <w10:wrap type="none"/>
            <w10:anchorlock/>
          </v:shape>
          <o:OLEObject Type="Embed" ProgID="Equation.DSMT4" ShapeID="_x0000_i1379" DrawAspect="Content" ObjectID="_1468076079" r:id="rId651">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rPr>
        <w:t>2</w:t>
      </w:r>
      <w:r>
        <w:rPr>
          <w:rFonts w:ascii="Times New Roman" w:eastAsia="仿宋" w:cs="Times New Roman"/>
          <w:sz w:val="24"/>
        </w:rPr>
        <w:t>．</w:t>
      </w:r>
      <w:r>
        <w:rPr>
          <w:rFonts w:ascii="Times New Roman" w:hAnsi="仿宋" w:eastAsia="仿宋" w:cs="Times New Roman"/>
          <w:sz w:val="24"/>
          <w:szCs w:val="24"/>
        </w:rPr>
        <w:t>由</w:t>
      </w:r>
      <w:r>
        <w:rPr>
          <w:rFonts w:ascii="Times New Roman" w:hAnsi="Times New Roman" w:eastAsia="仿宋" w:cs="Times New Roman"/>
          <w:position w:val="-30"/>
          <w:sz w:val="24"/>
          <w:szCs w:val="24"/>
        </w:rPr>
        <w:object>
          <v:shape id="_x0000_i1380" o:spt="75" type="#_x0000_t75" style="height:36.55pt;width:183.75pt;" o:ole="t" filled="f" o:preferrelative="t" stroked="f" coordsize="21600,21600">
            <v:path/>
            <v:fill on="f" focussize="0,0"/>
            <v:stroke on="f" joinstyle="miter"/>
            <v:imagedata r:id="rId654" o:title=""/>
            <o:lock v:ext="edit" aspectratio="t"/>
            <w10:wrap type="none"/>
            <w10:anchorlock/>
          </v:shape>
          <o:OLEObject Type="Embed" ProgID="Equation.DSMT4" ShapeID="_x0000_i1380" DrawAspect="Content" ObjectID="_1468076080" r:id="rId653">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34"/>
          <w:sz w:val="24"/>
          <w:szCs w:val="24"/>
        </w:rPr>
        <w:object>
          <v:shape id="_x0000_i1381" o:spt="75" type="#_x0000_t75" style="height:41.9pt;width:183.75pt;" o:ole="t" filled="f" o:preferrelative="t" stroked="f" coordsize="21600,21600">
            <v:path/>
            <v:fill on="f" focussize="0,0"/>
            <v:stroke on="f" joinstyle="miter"/>
            <v:imagedata r:id="rId656" o:title=""/>
            <o:lock v:ext="edit" aspectratio="t"/>
            <w10:wrap type="none"/>
            <w10:anchorlock/>
          </v:shape>
          <o:OLEObject Type="Embed" ProgID="Equation.DSMT4" ShapeID="_x0000_i1381" DrawAspect="Content" ObjectID="_1468076081" r:id="rId655">
            <o:LockedField>false</o:LockedField>
          </o:OLEObject>
        </w:object>
      </w:r>
      <w:r>
        <w:rPr>
          <w:rFonts w:ascii="Times New Roman" w:hAnsi="仿宋"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因为</w:t>
      </w:r>
      <w:r>
        <w:rPr>
          <w:rFonts w:ascii="Times New Roman" w:hAnsi="Times New Roman" w:eastAsia="仿宋" w:cs="Times New Roman"/>
          <w:position w:val="-4"/>
          <w:sz w:val="24"/>
          <w:szCs w:val="24"/>
        </w:rPr>
        <w:object>
          <v:shape id="_x0000_i1382" o:spt="75" type="#_x0000_t75" style="height:13.45pt;width:29pt;" o:ole="t" filled="f" o:preferrelative="t" stroked="f" coordsize="21600,21600">
            <v:path/>
            <v:fill on="f" focussize="0,0"/>
            <v:stroke on="f" joinstyle="miter"/>
            <v:imagedata r:id="rId658" o:title=""/>
            <o:lock v:ext="edit" aspectratio="t"/>
            <w10:wrap type="none"/>
            <w10:anchorlock/>
          </v:shape>
          <o:OLEObject Type="Embed" ProgID="Equation.DSMT4" ShapeID="_x0000_i1382" DrawAspect="Content" ObjectID="_1468076082" r:id="rId657">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28"/>
          <w:sz w:val="24"/>
          <w:szCs w:val="24"/>
        </w:rPr>
        <w:object>
          <v:shape id="_x0000_i1383" o:spt="75" type="#_x0000_t75" style="height:34.4pt;width:72.55pt;" o:ole="t" filled="f" o:preferrelative="t" stroked="f" coordsize="21600,21600">
            <v:path/>
            <v:fill on="f" focussize="0,0"/>
            <v:stroke on="f" joinstyle="miter"/>
            <v:imagedata r:id="rId660" o:title=""/>
            <o:lock v:ext="edit" aspectratio="t"/>
            <w10:wrap type="none"/>
            <w10:anchorlock/>
          </v:shape>
          <o:OLEObject Type="Embed" ProgID="Equation.DSMT4" ShapeID="_x0000_i1383" DrawAspect="Content" ObjectID="_1468076083" r:id="rId659">
            <o:LockedField>false</o:LockedField>
          </o:OLEObject>
        </w:object>
      </w:r>
      <w:r>
        <w:rPr>
          <w:rFonts w:ascii="Times New Roman" w:hAnsi="仿宋" w:eastAsia="仿宋" w:cs="Times New Roman"/>
          <w:sz w:val="24"/>
          <w:szCs w:val="24"/>
        </w:rPr>
        <w:t>，解得</w:t>
      </w:r>
      <w:r>
        <w:rPr>
          <w:rFonts w:ascii="Times New Roman" w:hAnsi="Times New Roman" w:eastAsia="仿宋" w:cs="Times New Roman"/>
          <w:position w:val="-6"/>
          <w:sz w:val="24"/>
          <w:szCs w:val="24"/>
        </w:rPr>
        <w:object>
          <v:shape id="_x0000_i1384" o:spt="75" type="#_x0000_t75" style="height:14.5pt;width:34.4pt;" o:ole="t" filled="f" o:preferrelative="t" stroked="f" coordsize="21600,21600">
            <v:path/>
            <v:fill on="f" focussize="0,0"/>
            <v:stroke on="f" joinstyle="miter"/>
            <v:imagedata r:id="rId662" o:title=""/>
            <o:lock v:ext="edit" aspectratio="t"/>
            <w10:wrap type="none"/>
            <w10:anchorlock/>
          </v:shape>
          <o:OLEObject Type="Embed" ProgID="Equation.DSMT4" ShapeID="_x0000_i1384" DrawAspect="Content" ObjectID="_1468076084" r:id="rId6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85" o:spt="75" type="#_x0000_t75" style="height:16.65pt;width:58.55pt;" o:ole="t" filled="f" o:preferrelative="t" stroked="f" coordsize="21600,21600">
            <v:path/>
            <v:fill on="f" focussize="0,0"/>
            <v:stroke on="f" joinstyle="miter"/>
            <v:imagedata r:id="rId664" o:title=""/>
            <o:lock v:ext="edit" aspectratio="t"/>
            <w10:wrap type="none"/>
            <w10:anchorlock/>
          </v:shape>
          <o:OLEObject Type="Embed" ProgID="Equation.DSMT4" ShapeID="_x0000_i1385" DrawAspect="Content" ObjectID="_1468076085" r:id="rId663">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仿宋" w:eastAsia="仿宋" w:cs="Times New Roman"/>
          <w:sz w:val="24"/>
          <w:szCs w:val="24"/>
        </w:rPr>
        <w:t>因此，最小的正整数</w:t>
      </w:r>
      <w:r>
        <w:rPr>
          <w:rFonts w:ascii="Times New Roman" w:hAnsi="Times New Roman" w:eastAsia="仿宋" w:cs="Times New Roman"/>
          <w:position w:val="-6"/>
          <w:sz w:val="24"/>
          <w:szCs w:val="24"/>
        </w:rPr>
        <w:object>
          <v:shape id="_x0000_i1386" o:spt="75" type="#_x0000_t75" style="height:11.3pt;width:9.65pt;" o:ole="t" filled="f" o:preferrelative="t" stroked="f" coordsize="21600,21600">
            <v:path/>
            <v:fill on="f" focussize="0,0"/>
            <v:stroke on="f" joinstyle="miter"/>
            <v:imagedata r:id="rId666" o:title=""/>
            <o:lock v:ext="edit" aspectratio="t"/>
            <w10:wrap type="none"/>
            <w10:anchorlock/>
          </v:shape>
          <o:OLEObject Type="Embed" ProgID="Equation.DSMT4" ShapeID="_x0000_i1386" DrawAspect="Content" ObjectID="_1468076086" r:id="rId665">
            <o:LockedField>false</o:LockedField>
          </o:OLEObject>
        </w:object>
      </w:r>
      <w:r>
        <w:rPr>
          <w:rFonts w:ascii="Times New Roman" w:hAnsi="仿宋" w:eastAsia="仿宋" w:cs="Times New Roman"/>
          <w:sz w:val="24"/>
          <w:szCs w:val="24"/>
        </w:rPr>
        <w:t>为</w:t>
      </w:r>
      <w:r>
        <w:rPr>
          <w:rFonts w:ascii="Times New Roman" w:hAnsi="Times New Roman" w:eastAsia="仿宋" w:cs="Times New Roman"/>
          <w:position w:val="-6"/>
          <w:sz w:val="24"/>
          <w:szCs w:val="24"/>
        </w:rPr>
        <w:object>
          <v:shape id="_x0000_i1387" o:spt="75" type="#_x0000_t75" style="height:14.5pt;width:9.65pt;" o:ole="t" filled="f" o:preferrelative="t" stroked="f" coordsize="21600,21600">
            <v:path/>
            <v:fill on="f" focussize="0,0"/>
            <v:stroke on="f" joinstyle="miter"/>
            <v:imagedata r:id="rId668" o:title=""/>
            <o:lock v:ext="edit" aspectratio="t"/>
            <w10:wrap type="none"/>
            <w10:anchorlock/>
          </v:shape>
          <o:OLEObject Type="Embed" ProgID="Equation.DSMT4" ShapeID="_x0000_i1387" DrawAspect="Content" ObjectID="_1468076087" r:id="rId667">
            <o:LockedField>false</o:LockedField>
          </o:OLEObject>
        </w:object>
      </w:r>
      <w:r>
        <w:rPr>
          <w:rFonts w:ascii="Times New Roman" w:hAnsi="仿宋" w:eastAsia="仿宋" w:cs="Times New Roman"/>
          <w:sz w:val="24"/>
          <w:szCs w:val="24"/>
        </w:rPr>
        <w:t>，此时</w:t>
      </w:r>
      <w:r>
        <w:rPr>
          <w:rFonts w:ascii="Times New Roman" w:hAnsi="Times New Roman" w:eastAsia="仿宋" w:cs="Times New Roman"/>
          <w:position w:val="-24"/>
          <w:sz w:val="24"/>
          <w:szCs w:val="24"/>
        </w:rPr>
        <w:object>
          <v:shape id="_x0000_i1388" o:spt="75" type="#_x0000_t75" style="height:31.7pt;width:44.05pt;" o:ole="t" filled="f" o:preferrelative="t" stroked="f" coordsize="21600,21600">
            <v:path/>
            <v:fill on="f" focussize="0,0"/>
            <v:stroke on="f" joinstyle="miter"/>
            <v:imagedata r:id="rId670" o:title=""/>
            <o:lock v:ext="edit" aspectratio="t"/>
            <w10:wrap type="none"/>
            <w10:anchorlock/>
          </v:shape>
          <o:OLEObject Type="Embed" ProgID="Equation.DSMT4" ShapeID="_x0000_i1388" DrawAspect="Content" ObjectID="_1468076088" r:id="rId669">
            <o:LockedField>false</o:LockedField>
          </o:OLEObject>
        </w:object>
      </w:r>
      <w:r>
        <w:rPr>
          <w:rFonts w:ascii="Times New Roman" w:hAnsi="仿宋" w:eastAsia="仿宋" w:cs="Times New Roman"/>
          <w:sz w:val="24"/>
          <w:szCs w:val="24"/>
        </w:rPr>
        <w:t>．</w:t>
      </w: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上海市基础教育数字化转型项目组（高中数学）</w:t>
      </w: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right"/>
        <w:rPr>
          <w:rFonts w:hint="default"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制作时间：2023年</w:t>
      </w:r>
    </w:p>
    <w:p>
      <w:pPr>
        <w:tabs>
          <w:tab w:val="left" w:pos="420"/>
        </w:tabs>
        <w:adjustRightInd w:val="0"/>
        <w:snapToGrid w:val="0"/>
        <w:spacing w:line="312" w:lineRule="auto"/>
        <w:rPr>
          <w:rFonts w:ascii="Times New Roman" w:hAnsi="Times New Roman" w:eastAsia="仿宋" w:cs="Times New Roman"/>
          <w:sz w:val="24"/>
          <w:szCs w:val="24"/>
        </w:rPr>
      </w:pPr>
      <w:bookmarkStart w:id="3" w:name="_GoBack"/>
      <w:bookmarkEnd w:id="3"/>
    </w:p>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殷 琦涛" w:date="2023-05-02T22:15:00Z" w:initials="殷">
    <w:p w14:paraId="374F61DB">
      <w:pPr>
        <w:pStyle w:val="2"/>
      </w:pPr>
      <w:r>
        <w:rPr>
          <w:rFonts w:hint="eastAsia"/>
        </w:rPr>
        <w:t>虽然PPT上也用这种表述，但我个人认为应该为“乘</w:t>
      </w:r>
      <w:r>
        <w:rPr>
          <w:rFonts w:hint="eastAsia"/>
          <w:highlight w:val="yellow"/>
        </w:rPr>
        <w:t>法</w:t>
      </w:r>
      <w:r>
        <w:rPr>
          <w:rFonts w:hint="eastAsia"/>
        </w:rPr>
        <w:t>公式”，请斟酌。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4F61D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rPr>
      <w:fldChar w:fldCharType="end"/>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殷 琦涛">
    <w15:presenceInfo w15:providerId="Windows Live" w15:userId="938ddbc8297f48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EwNDNlMGY5MDNhMTkxYzZkNThhZjY3ZDEzMDljZDIifQ=="/>
    <w:docVar w:name="KSO_WPS_MARK_KEY" w:val="7c7c06d2-e53c-47af-b6cd-2683e61cd4a4"/>
  </w:docVars>
  <w:rsids>
    <w:rsidRoot w:val="00AA57FC"/>
    <w:rsid w:val="00001B8B"/>
    <w:rsid w:val="00005013"/>
    <w:rsid w:val="00006410"/>
    <w:rsid w:val="0001118B"/>
    <w:rsid w:val="00021BE3"/>
    <w:rsid w:val="00023281"/>
    <w:rsid w:val="000244E6"/>
    <w:rsid w:val="00024B33"/>
    <w:rsid w:val="00025424"/>
    <w:rsid w:val="0003160F"/>
    <w:rsid w:val="00041B02"/>
    <w:rsid w:val="000443C8"/>
    <w:rsid w:val="000646AF"/>
    <w:rsid w:val="00067CB3"/>
    <w:rsid w:val="00071006"/>
    <w:rsid w:val="00076E3D"/>
    <w:rsid w:val="00077219"/>
    <w:rsid w:val="00081B35"/>
    <w:rsid w:val="00084B1D"/>
    <w:rsid w:val="00090A4B"/>
    <w:rsid w:val="000910CE"/>
    <w:rsid w:val="000910ED"/>
    <w:rsid w:val="0009145F"/>
    <w:rsid w:val="00094822"/>
    <w:rsid w:val="00094AD5"/>
    <w:rsid w:val="00095E5C"/>
    <w:rsid w:val="000A4EE8"/>
    <w:rsid w:val="000A63B2"/>
    <w:rsid w:val="000A6D41"/>
    <w:rsid w:val="000A76AD"/>
    <w:rsid w:val="000B4285"/>
    <w:rsid w:val="000B4C5E"/>
    <w:rsid w:val="000C4C2F"/>
    <w:rsid w:val="000C6527"/>
    <w:rsid w:val="000C7CD6"/>
    <w:rsid w:val="000D1811"/>
    <w:rsid w:val="000D3D50"/>
    <w:rsid w:val="000D41DA"/>
    <w:rsid w:val="000E0559"/>
    <w:rsid w:val="000F0572"/>
    <w:rsid w:val="000F2B39"/>
    <w:rsid w:val="000F6A41"/>
    <w:rsid w:val="00101212"/>
    <w:rsid w:val="00102693"/>
    <w:rsid w:val="00103AA4"/>
    <w:rsid w:val="00104C0C"/>
    <w:rsid w:val="00105BB6"/>
    <w:rsid w:val="00114168"/>
    <w:rsid w:val="00114BEE"/>
    <w:rsid w:val="00114ED3"/>
    <w:rsid w:val="0011537D"/>
    <w:rsid w:val="0011737B"/>
    <w:rsid w:val="001224EC"/>
    <w:rsid w:val="00123552"/>
    <w:rsid w:val="00130742"/>
    <w:rsid w:val="00134490"/>
    <w:rsid w:val="001374EB"/>
    <w:rsid w:val="0014727D"/>
    <w:rsid w:val="00147D07"/>
    <w:rsid w:val="00150ED9"/>
    <w:rsid w:val="001534D9"/>
    <w:rsid w:val="001636A0"/>
    <w:rsid w:val="00165DA7"/>
    <w:rsid w:val="00165E71"/>
    <w:rsid w:val="00165F4E"/>
    <w:rsid w:val="001662E5"/>
    <w:rsid w:val="00166524"/>
    <w:rsid w:val="00174477"/>
    <w:rsid w:val="00175B85"/>
    <w:rsid w:val="00176587"/>
    <w:rsid w:val="00180114"/>
    <w:rsid w:val="0018078F"/>
    <w:rsid w:val="00181A17"/>
    <w:rsid w:val="001836A9"/>
    <w:rsid w:val="001836CF"/>
    <w:rsid w:val="00184F64"/>
    <w:rsid w:val="0018756A"/>
    <w:rsid w:val="00193ADA"/>
    <w:rsid w:val="00194668"/>
    <w:rsid w:val="001A41CC"/>
    <w:rsid w:val="001A54E1"/>
    <w:rsid w:val="001B112C"/>
    <w:rsid w:val="001B1A1A"/>
    <w:rsid w:val="001B398A"/>
    <w:rsid w:val="001B603A"/>
    <w:rsid w:val="001B698A"/>
    <w:rsid w:val="001B6E44"/>
    <w:rsid w:val="001C2ECB"/>
    <w:rsid w:val="001C4991"/>
    <w:rsid w:val="001D54EB"/>
    <w:rsid w:val="001D60D2"/>
    <w:rsid w:val="001D6580"/>
    <w:rsid w:val="001E1911"/>
    <w:rsid w:val="001E36ED"/>
    <w:rsid w:val="001E6E68"/>
    <w:rsid w:val="001F3645"/>
    <w:rsid w:val="001F5539"/>
    <w:rsid w:val="001F63F5"/>
    <w:rsid w:val="00205011"/>
    <w:rsid w:val="00205653"/>
    <w:rsid w:val="002073E4"/>
    <w:rsid w:val="002128FD"/>
    <w:rsid w:val="0021613E"/>
    <w:rsid w:val="0021716C"/>
    <w:rsid w:val="00217B55"/>
    <w:rsid w:val="00217C60"/>
    <w:rsid w:val="00234A54"/>
    <w:rsid w:val="00241550"/>
    <w:rsid w:val="00245D8C"/>
    <w:rsid w:val="00246B66"/>
    <w:rsid w:val="0025001D"/>
    <w:rsid w:val="002510DC"/>
    <w:rsid w:val="0025130D"/>
    <w:rsid w:val="00252899"/>
    <w:rsid w:val="00253736"/>
    <w:rsid w:val="00254496"/>
    <w:rsid w:val="002557EF"/>
    <w:rsid w:val="00260972"/>
    <w:rsid w:val="002649B0"/>
    <w:rsid w:val="002667F1"/>
    <w:rsid w:val="00270DA1"/>
    <w:rsid w:val="00272208"/>
    <w:rsid w:val="002736B4"/>
    <w:rsid w:val="00275FA6"/>
    <w:rsid w:val="00276087"/>
    <w:rsid w:val="00291F54"/>
    <w:rsid w:val="00293ED4"/>
    <w:rsid w:val="00295B21"/>
    <w:rsid w:val="00297284"/>
    <w:rsid w:val="00297B1E"/>
    <w:rsid w:val="002A0F13"/>
    <w:rsid w:val="002A3688"/>
    <w:rsid w:val="002A3A35"/>
    <w:rsid w:val="002B056F"/>
    <w:rsid w:val="002B558F"/>
    <w:rsid w:val="002B57E0"/>
    <w:rsid w:val="002B60FF"/>
    <w:rsid w:val="002C4880"/>
    <w:rsid w:val="002C6EA5"/>
    <w:rsid w:val="002D58CB"/>
    <w:rsid w:val="002D6225"/>
    <w:rsid w:val="002D683C"/>
    <w:rsid w:val="002D6D4C"/>
    <w:rsid w:val="002D7168"/>
    <w:rsid w:val="002E669F"/>
    <w:rsid w:val="002E747F"/>
    <w:rsid w:val="002F0572"/>
    <w:rsid w:val="002F0BE0"/>
    <w:rsid w:val="002F2E84"/>
    <w:rsid w:val="002F4166"/>
    <w:rsid w:val="002F42D6"/>
    <w:rsid w:val="002F5537"/>
    <w:rsid w:val="002F565A"/>
    <w:rsid w:val="002F5F3A"/>
    <w:rsid w:val="003003A6"/>
    <w:rsid w:val="003004C5"/>
    <w:rsid w:val="00307D1C"/>
    <w:rsid w:val="003101B3"/>
    <w:rsid w:val="00313893"/>
    <w:rsid w:val="00315F95"/>
    <w:rsid w:val="0032166F"/>
    <w:rsid w:val="003276CE"/>
    <w:rsid w:val="003278ED"/>
    <w:rsid w:val="003324F5"/>
    <w:rsid w:val="003358F9"/>
    <w:rsid w:val="00337267"/>
    <w:rsid w:val="003431DA"/>
    <w:rsid w:val="0034427B"/>
    <w:rsid w:val="003446B1"/>
    <w:rsid w:val="00347D61"/>
    <w:rsid w:val="00347F1A"/>
    <w:rsid w:val="00351430"/>
    <w:rsid w:val="00364916"/>
    <w:rsid w:val="00367230"/>
    <w:rsid w:val="00371682"/>
    <w:rsid w:val="00371AE4"/>
    <w:rsid w:val="00371CC2"/>
    <w:rsid w:val="00372982"/>
    <w:rsid w:val="00373F78"/>
    <w:rsid w:val="00374D5E"/>
    <w:rsid w:val="00376439"/>
    <w:rsid w:val="00376C69"/>
    <w:rsid w:val="00380098"/>
    <w:rsid w:val="00381696"/>
    <w:rsid w:val="00381ACB"/>
    <w:rsid w:val="003824DE"/>
    <w:rsid w:val="00385984"/>
    <w:rsid w:val="00385DA8"/>
    <w:rsid w:val="00394999"/>
    <w:rsid w:val="0039499B"/>
    <w:rsid w:val="003A0F85"/>
    <w:rsid w:val="003A45E0"/>
    <w:rsid w:val="003A5CC1"/>
    <w:rsid w:val="003A72DF"/>
    <w:rsid w:val="003A7CA7"/>
    <w:rsid w:val="003B25BA"/>
    <w:rsid w:val="003B40F3"/>
    <w:rsid w:val="003B47EB"/>
    <w:rsid w:val="003C20C5"/>
    <w:rsid w:val="003C55DB"/>
    <w:rsid w:val="003D3E00"/>
    <w:rsid w:val="003D642B"/>
    <w:rsid w:val="003D7A67"/>
    <w:rsid w:val="003F0E9D"/>
    <w:rsid w:val="003F3847"/>
    <w:rsid w:val="003F4298"/>
    <w:rsid w:val="003F4E17"/>
    <w:rsid w:val="003F7BB6"/>
    <w:rsid w:val="00401E54"/>
    <w:rsid w:val="00402BA7"/>
    <w:rsid w:val="00402DAD"/>
    <w:rsid w:val="00415CE6"/>
    <w:rsid w:val="00416D77"/>
    <w:rsid w:val="00420561"/>
    <w:rsid w:val="00423ABF"/>
    <w:rsid w:val="00424812"/>
    <w:rsid w:val="00424ECE"/>
    <w:rsid w:val="00425C7B"/>
    <w:rsid w:val="004320ED"/>
    <w:rsid w:val="004341DC"/>
    <w:rsid w:val="0043478E"/>
    <w:rsid w:val="00435A81"/>
    <w:rsid w:val="0043785B"/>
    <w:rsid w:val="00442BD0"/>
    <w:rsid w:val="00443D29"/>
    <w:rsid w:val="004525E1"/>
    <w:rsid w:val="004528DC"/>
    <w:rsid w:val="00452997"/>
    <w:rsid w:val="00454238"/>
    <w:rsid w:val="00460935"/>
    <w:rsid w:val="0046435A"/>
    <w:rsid w:val="00474290"/>
    <w:rsid w:val="00475152"/>
    <w:rsid w:val="00476B41"/>
    <w:rsid w:val="00476B78"/>
    <w:rsid w:val="004840E3"/>
    <w:rsid w:val="004841DA"/>
    <w:rsid w:val="004852F1"/>
    <w:rsid w:val="00491A50"/>
    <w:rsid w:val="004936D9"/>
    <w:rsid w:val="00493E66"/>
    <w:rsid w:val="00494EA6"/>
    <w:rsid w:val="004A1425"/>
    <w:rsid w:val="004A4F1E"/>
    <w:rsid w:val="004A7AB4"/>
    <w:rsid w:val="004A7CA5"/>
    <w:rsid w:val="004B0431"/>
    <w:rsid w:val="004B1302"/>
    <w:rsid w:val="004B1A34"/>
    <w:rsid w:val="004B2537"/>
    <w:rsid w:val="004B3317"/>
    <w:rsid w:val="004B39DB"/>
    <w:rsid w:val="004B4EDC"/>
    <w:rsid w:val="004C2E42"/>
    <w:rsid w:val="004D07F0"/>
    <w:rsid w:val="004D59D6"/>
    <w:rsid w:val="004E278B"/>
    <w:rsid w:val="004E49C9"/>
    <w:rsid w:val="004E56B0"/>
    <w:rsid w:val="004E7C43"/>
    <w:rsid w:val="004F055A"/>
    <w:rsid w:val="004F663D"/>
    <w:rsid w:val="00500387"/>
    <w:rsid w:val="00500B03"/>
    <w:rsid w:val="005010AB"/>
    <w:rsid w:val="00505FB4"/>
    <w:rsid w:val="005076FF"/>
    <w:rsid w:val="00511D1D"/>
    <w:rsid w:val="00513D3F"/>
    <w:rsid w:val="0051584A"/>
    <w:rsid w:val="0052259C"/>
    <w:rsid w:val="00525CE1"/>
    <w:rsid w:val="00526B4C"/>
    <w:rsid w:val="00526DE0"/>
    <w:rsid w:val="00532DE9"/>
    <w:rsid w:val="00536CE0"/>
    <w:rsid w:val="00536D2D"/>
    <w:rsid w:val="00541286"/>
    <w:rsid w:val="005413D3"/>
    <w:rsid w:val="005430F7"/>
    <w:rsid w:val="00543D89"/>
    <w:rsid w:val="00545CFE"/>
    <w:rsid w:val="00550A18"/>
    <w:rsid w:val="00551597"/>
    <w:rsid w:val="00571B67"/>
    <w:rsid w:val="0057351B"/>
    <w:rsid w:val="00573D63"/>
    <w:rsid w:val="00574205"/>
    <w:rsid w:val="00574A8A"/>
    <w:rsid w:val="00574DD5"/>
    <w:rsid w:val="00577530"/>
    <w:rsid w:val="00585308"/>
    <w:rsid w:val="00591364"/>
    <w:rsid w:val="0059330F"/>
    <w:rsid w:val="005937FB"/>
    <w:rsid w:val="005A417D"/>
    <w:rsid w:val="005A7E49"/>
    <w:rsid w:val="005B29E3"/>
    <w:rsid w:val="005C2434"/>
    <w:rsid w:val="005C2D1B"/>
    <w:rsid w:val="005D1547"/>
    <w:rsid w:val="005D16DA"/>
    <w:rsid w:val="005D1E68"/>
    <w:rsid w:val="005D35BD"/>
    <w:rsid w:val="005D3FF7"/>
    <w:rsid w:val="005E0838"/>
    <w:rsid w:val="005E3B55"/>
    <w:rsid w:val="005E724D"/>
    <w:rsid w:val="005F1203"/>
    <w:rsid w:val="005F38F0"/>
    <w:rsid w:val="005F3F06"/>
    <w:rsid w:val="005F60F3"/>
    <w:rsid w:val="0060001D"/>
    <w:rsid w:val="00605ABE"/>
    <w:rsid w:val="0060679D"/>
    <w:rsid w:val="00607941"/>
    <w:rsid w:val="00610B2C"/>
    <w:rsid w:val="00614844"/>
    <w:rsid w:val="00614B0D"/>
    <w:rsid w:val="00617064"/>
    <w:rsid w:val="00617D81"/>
    <w:rsid w:val="00621D3B"/>
    <w:rsid w:val="00623D1F"/>
    <w:rsid w:val="006347B0"/>
    <w:rsid w:val="0064123C"/>
    <w:rsid w:val="0065221B"/>
    <w:rsid w:val="0065523A"/>
    <w:rsid w:val="0067172F"/>
    <w:rsid w:val="006741F9"/>
    <w:rsid w:val="0068334E"/>
    <w:rsid w:val="00683B57"/>
    <w:rsid w:val="00684768"/>
    <w:rsid w:val="00686569"/>
    <w:rsid w:val="00692C16"/>
    <w:rsid w:val="006A3098"/>
    <w:rsid w:val="006B0D01"/>
    <w:rsid w:val="006B2AE1"/>
    <w:rsid w:val="006B384F"/>
    <w:rsid w:val="006B3FCB"/>
    <w:rsid w:val="006C3216"/>
    <w:rsid w:val="006C37DB"/>
    <w:rsid w:val="006D0231"/>
    <w:rsid w:val="006D0D28"/>
    <w:rsid w:val="006D638E"/>
    <w:rsid w:val="006D7CAD"/>
    <w:rsid w:val="006E1211"/>
    <w:rsid w:val="006E2DAB"/>
    <w:rsid w:val="006E2E16"/>
    <w:rsid w:val="006E67B5"/>
    <w:rsid w:val="006F1A3F"/>
    <w:rsid w:val="006F1B1D"/>
    <w:rsid w:val="006F1C60"/>
    <w:rsid w:val="006F2407"/>
    <w:rsid w:val="006F3F41"/>
    <w:rsid w:val="006F4DDD"/>
    <w:rsid w:val="00700798"/>
    <w:rsid w:val="007122E1"/>
    <w:rsid w:val="00724CE2"/>
    <w:rsid w:val="007251AC"/>
    <w:rsid w:val="007324D6"/>
    <w:rsid w:val="00734C07"/>
    <w:rsid w:val="007405D2"/>
    <w:rsid w:val="00744123"/>
    <w:rsid w:val="00744392"/>
    <w:rsid w:val="007447BC"/>
    <w:rsid w:val="00746D0C"/>
    <w:rsid w:val="007509A5"/>
    <w:rsid w:val="00751C3F"/>
    <w:rsid w:val="00751E9E"/>
    <w:rsid w:val="0075271F"/>
    <w:rsid w:val="00757B95"/>
    <w:rsid w:val="00765480"/>
    <w:rsid w:val="00765E60"/>
    <w:rsid w:val="00771C66"/>
    <w:rsid w:val="00773BC0"/>
    <w:rsid w:val="00780836"/>
    <w:rsid w:val="00782CC9"/>
    <w:rsid w:val="00790C25"/>
    <w:rsid w:val="007911F9"/>
    <w:rsid w:val="0079213D"/>
    <w:rsid w:val="0079777E"/>
    <w:rsid w:val="007A0F6A"/>
    <w:rsid w:val="007A3EEB"/>
    <w:rsid w:val="007A54AF"/>
    <w:rsid w:val="007A6CD9"/>
    <w:rsid w:val="007A7093"/>
    <w:rsid w:val="007B0FDC"/>
    <w:rsid w:val="007B2C22"/>
    <w:rsid w:val="007B4039"/>
    <w:rsid w:val="007B6B7F"/>
    <w:rsid w:val="007C2B60"/>
    <w:rsid w:val="007C6BA1"/>
    <w:rsid w:val="007D3A0B"/>
    <w:rsid w:val="007D6962"/>
    <w:rsid w:val="007E0D8E"/>
    <w:rsid w:val="007E38B0"/>
    <w:rsid w:val="007F372F"/>
    <w:rsid w:val="007F38A1"/>
    <w:rsid w:val="007F63AD"/>
    <w:rsid w:val="007F6545"/>
    <w:rsid w:val="00800053"/>
    <w:rsid w:val="00801AD0"/>
    <w:rsid w:val="00801B06"/>
    <w:rsid w:val="00805E34"/>
    <w:rsid w:val="00807B91"/>
    <w:rsid w:val="008113EC"/>
    <w:rsid w:val="00812765"/>
    <w:rsid w:val="00813EFD"/>
    <w:rsid w:val="00821419"/>
    <w:rsid w:val="00821F91"/>
    <w:rsid w:val="00822AF9"/>
    <w:rsid w:val="00823D93"/>
    <w:rsid w:val="00824905"/>
    <w:rsid w:val="00830615"/>
    <w:rsid w:val="00831858"/>
    <w:rsid w:val="0084024B"/>
    <w:rsid w:val="0084641B"/>
    <w:rsid w:val="008479C2"/>
    <w:rsid w:val="008502D3"/>
    <w:rsid w:val="00850545"/>
    <w:rsid w:val="0085571B"/>
    <w:rsid w:val="00855A6F"/>
    <w:rsid w:val="008609D2"/>
    <w:rsid w:val="00862ABA"/>
    <w:rsid w:val="008649DA"/>
    <w:rsid w:val="00867B7E"/>
    <w:rsid w:val="00867E1E"/>
    <w:rsid w:val="00870A29"/>
    <w:rsid w:val="00871735"/>
    <w:rsid w:val="00872D82"/>
    <w:rsid w:val="00873366"/>
    <w:rsid w:val="00873C28"/>
    <w:rsid w:val="00892B3B"/>
    <w:rsid w:val="00894819"/>
    <w:rsid w:val="008A3FB0"/>
    <w:rsid w:val="008B08AE"/>
    <w:rsid w:val="008B2DC2"/>
    <w:rsid w:val="008B6007"/>
    <w:rsid w:val="008B63ED"/>
    <w:rsid w:val="008B7BCD"/>
    <w:rsid w:val="008C0A08"/>
    <w:rsid w:val="008C263E"/>
    <w:rsid w:val="008C38B6"/>
    <w:rsid w:val="008C4827"/>
    <w:rsid w:val="008D438F"/>
    <w:rsid w:val="008D5EBB"/>
    <w:rsid w:val="008D7DBF"/>
    <w:rsid w:val="008E1F3F"/>
    <w:rsid w:val="008F2C36"/>
    <w:rsid w:val="00900050"/>
    <w:rsid w:val="009009B4"/>
    <w:rsid w:val="009023E2"/>
    <w:rsid w:val="00906734"/>
    <w:rsid w:val="00907FA7"/>
    <w:rsid w:val="00911E2F"/>
    <w:rsid w:val="00913A99"/>
    <w:rsid w:val="009154FC"/>
    <w:rsid w:val="00917E24"/>
    <w:rsid w:val="00922273"/>
    <w:rsid w:val="00926442"/>
    <w:rsid w:val="009308C9"/>
    <w:rsid w:val="00934714"/>
    <w:rsid w:val="00940120"/>
    <w:rsid w:val="0094209C"/>
    <w:rsid w:val="009553DD"/>
    <w:rsid w:val="00960F55"/>
    <w:rsid w:val="00961980"/>
    <w:rsid w:val="009632F7"/>
    <w:rsid w:val="009636C4"/>
    <w:rsid w:val="00967555"/>
    <w:rsid w:val="00974486"/>
    <w:rsid w:val="00976B5A"/>
    <w:rsid w:val="0098408D"/>
    <w:rsid w:val="00985195"/>
    <w:rsid w:val="009945C4"/>
    <w:rsid w:val="009A0AF4"/>
    <w:rsid w:val="009A1E6E"/>
    <w:rsid w:val="009A2FCD"/>
    <w:rsid w:val="009A6A52"/>
    <w:rsid w:val="009B2148"/>
    <w:rsid w:val="009B25BA"/>
    <w:rsid w:val="009B2AF8"/>
    <w:rsid w:val="009B2D10"/>
    <w:rsid w:val="009B68EC"/>
    <w:rsid w:val="009C1C7E"/>
    <w:rsid w:val="009C2C42"/>
    <w:rsid w:val="009C4D29"/>
    <w:rsid w:val="009C7972"/>
    <w:rsid w:val="009D0A03"/>
    <w:rsid w:val="009D6483"/>
    <w:rsid w:val="009E0B2D"/>
    <w:rsid w:val="009E0FBD"/>
    <w:rsid w:val="009E7931"/>
    <w:rsid w:val="009F0FBF"/>
    <w:rsid w:val="00A03041"/>
    <w:rsid w:val="00A10893"/>
    <w:rsid w:val="00A137F6"/>
    <w:rsid w:val="00A15BA6"/>
    <w:rsid w:val="00A16167"/>
    <w:rsid w:val="00A23CCB"/>
    <w:rsid w:val="00A244C7"/>
    <w:rsid w:val="00A2479F"/>
    <w:rsid w:val="00A2694B"/>
    <w:rsid w:val="00A26BD9"/>
    <w:rsid w:val="00A27C88"/>
    <w:rsid w:val="00A31191"/>
    <w:rsid w:val="00A316CE"/>
    <w:rsid w:val="00A31ED5"/>
    <w:rsid w:val="00A3519F"/>
    <w:rsid w:val="00A37B00"/>
    <w:rsid w:val="00A4284D"/>
    <w:rsid w:val="00A42E61"/>
    <w:rsid w:val="00A507BD"/>
    <w:rsid w:val="00A52BD3"/>
    <w:rsid w:val="00A62650"/>
    <w:rsid w:val="00A642D1"/>
    <w:rsid w:val="00A7269D"/>
    <w:rsid w:val="00A72778"/>
    <w:rsid w:val="00A74766"/>
    <w:rsid w:val="00A765AE"/>
    <w:rsid w:val="00A77648"/>
    <w:rsid w:val="00A8311C"/>
    <w:rsid w:val="00A8598B"/>
    <w:rsid w:val="00A95233"/>
    <w:rsid w:val="00AA57FC"/>
    <w:rsid w:val="00AC2E22"/>
    <w:rsid w:val="00AC6544"/>
    <w:rsid w:val="00AC6CB2"/>
    <w:rsid w:val="00AD0D58"/>
    <w:rsid w:val="00AD55B8"/>
    <w:rsid w:val="00AE287B"/>
    <w:rsid w:val="00AE3333"/>
    <w:rsid w:val="00AE7149"/>
    <w:rsid w:val="00B014F6"/>
    <w:rsid w:val="00B06213"/>
    <w:rsid w:val="00B12745"/>
    <w:rsid w:val="00B12F5A"/>
    <w:rsid w:val="00B17213"/>
    <w:rsid w:val="00B2173F"/>
    <w:rsid w:val="00B24CE5"/>
    <w:rsid w:val="00B25939"/>
    <w:rsid w:val="00B25B78"/>
    <w:rsid w:val="00B26B13"/>
    <w:rsid w:val="00B33C9B"/>
    <w:rsid w:val="00B36D56"/>
    <w:rsid w:val="00B406A1"/>
    <w:rsid w:val="00B56CBD"/>
    <w:rsid w:val="00B648C3"/>
    <w:rsid w:val="00B66273"/>
    <w:rsid w:val="00B72A80"/>
    <w:rsid w:val="00B750EE"/>
    <w:rsid w:val="00B84694"/>
    <w:rsid w:val="00B851DB"/>
    <w:rsid w:val="00B868C4"/>
    <w:rsid w:val="00B9024F"/>
    <w:rsid w:val="00B916F2"/>
    <w:rsid w:val="00B9206A"/>
    <w:rsid w:val="00B931ED"/>
    <w:rsid w:val="00BA4070"/>
    <w:rsid w:val="00BB22E9"/>
    <w:rsid w:val="00BB35FB"/>
    <w:rsid w:val="00BB71CF"/>
    <w:rsid w:val="00BB768C"/>
    <w:rsid w:val="00BC4627"/>
    <w:rsid w:val="00BE010E"/>
    <w:rsid w:val="00BE0335"/>
    <w:rsid w:val="00BE221C"/>
    <w:rsid w:val="00BE4F99"/>
    <w:rsid w:val="00BF24D0"/>
    <w:rsid w:val="00BF2D25"/>
    <w:rsid w:val="00BF5C62"/>
    <w:rsid w:val="00C16599"/>
    <w:rsid w:val="00C17415"/>
    <w:rsid w:val="00C200D0"/>
    <w:rsid w:val="00C25468"/>
    <w:rsid w:val="00C25B68"/>
    <w:rsid w:val="00C27C22"/>
    <w:rsid w:val="00C358DD"/>
    <w:rsid w:val="00C412F4"/>
    <w:rsid w:val="00C4130C"/>
    <w:rsid w:val="00C42089"/>
    <w:rsid w:val="00C427CC"/>
    <w:rsid w:val="00C45D11"/>
    <w:rsid w:val="00C466B0"/>
    <w:rsid w:val="00C52ADE"/>
    <w:rsid w:val="00C52D07"/>
    <w:rsid w:val="00C60748"/>
    <w:rsid w:val="00C62538"/>
    <w:rsid w:val="00C63B65"/>
    <w:rsid w:val="00C64A06"/>
    <w:rsid w:val="00C75403"/>
    <w:rsid w:val="00C8089C"/>
    <w:rsid w:val="00C840D0"/>
    <w:rsid w:val="00C857A0"/>
    <w:rsid w:val="00C87A13"/>
    <w:rsid w:val="00CB0EE8"/>
    <w:rsid w:val="00CC2414"/>
    <w:rsid w:val="00CC462C"/>
    <w:rsid w:val="00CD5566"/>
    <w:rsid w:val="00CE0537"/>
    <w:rsid w:val="00CE1377"/>
    <w:rsid w:val="00CE60D5"/>
    <w:rsid w:val="00CE61BE"/>
    <w:rsid w:val="00CF1012"/>
    <w:rsid w:val="00CF2D07"/>
    <w:rsid w:val="00CF600F"/>
    <w:rsid w:val="00CF6064"/>
    <w:rsid w:val="00CF7CC2"/>
    <w:rsid w:val="00D014CC"/>
    <w:rsid w:val="00D036E4"/>
    <w:rsid w:val="00D05753"/>
    <w:rsid w:val="00D15DC7"/>
    <w:rsid w:val="00D230E5"/>
    <w:rsid w:val="00D30894"/>
    <w:rsid w:val="00D34AE6"/>
    <w:rsid w:val="00D37FBF"/>
    <w:rsid w:val="00D400AE"/>
    <w:rsid w:val="00D443F0"/>
    <w:rsid w:val="00D4570A"/>
    <w:rsid w:val="00D46AA3"/>
    <w:rsid w:val="00D46BE1"/>
    <w:rsid w:val="00D61B3B"/>
    <w:rsid w:val="00D62B5C"/>
    <w:rsid w:val="00D62C45"/>
    <w:rsid w:val="00D701C4"/>
    <w:rsid w:val="00D77FC2"/>
    <w:rsid w:val="00D81178"/>
    <w:rsid w:val="00D865BB"/>
    <w:rsid w:val="00D866F3"/>
    <w:rsid w:val="00D914EE"/>
    <w:rsid w:val="00D917F8"/>
    <w:rsid w:val="00D922F6"/>
    <w:rsid w:val="00D93867"/>
    <w:rsid w:val="00D96186"/>
    <w:rsid w:val="00D976EA"/>
    <w:rsid w:val="00DA1AE0"/>
    <w:rsid w:val="00DA2A09"/>
    <w:rsid w:val="00DB24FF"/>
    <w:rsid w:val="00DB4A14"/>
    <w:rsid w:val="00DC1B00"/>
    <w:rsid w:val="00DC24A7"/>
    <w:rsid w:val="00DC554E"/>
    <w:rsid w:val="00DC7F39"/>
    <w:rsid w:val="00DD1B47"/>
    <w:rsid w:val="00DE089C"/>
    <w:rsid w:val="00DE34E1"/>
    <w:rsid w:val="00DE3646"/>
    <w:rsid w:val="00DF0467"/>
    <w:rsid w:val="00DF2BAF"/>
    <w:rsid w:val="00DF554D"/>
    <w:rsid w:val="00DF674D"/>
    <w:rsid w:val="00DF7AC1"/>
    <w:rsid w:val="00E00CF5"/>
    <w:rsid w:val="00E012FC"/>
    <w:rsid w:val="00E044CC"/>
    <w:rsid w:val="00E22C90"/>
    <w:rsid w:val="00E238EE"/>
    <w:rsid w:val="00E23995"/>
    <w:rsid w:val="00E27264"/>
    <w:rsid w:val="00E279AE"/>
    <w:rsid w:val="00E30E42"/>
    <w:rsid w:val="00E311FF"/>
    <w:rsid w:val="00E32B91"/>
    <w:rsid w:val="00E34682"/>
    <w:rsid w:val="00E37CD7"/>
    <w:rsid w:val="00E409F2"/>
    <w:rsid w:val="00E41A32"/>
    <w:rsid w:val="00E42C60"/>
    <w:rsid w:val="00E43E0A"/>
    <w:rsid w:val="00E51E8F"/>
    <w:rsid w:val="00E54A72"/>
    <w:rsid w:val="00E62C92"/>
    <w:rsid w:val="00E64F88"/>
    <w:rsid w:val="00E70897"/>
    <w:rsid w:val="00E71DA5"/>
    <w:rsid w:val="00E74017"/>
    <w:rsid w:val="00E84C67"/>
    <w:rsid w:val="00E875AC"/>
    <w:rsid w:val="00E90F69"/>
    <w:rsid w:val="00E9149F"/>
    <w:rsid w:val="00E94187"/>
    <w:rsid w:val="00E95ADB"/>
    <w:rsid w:val="00E96B0F"/>
    <w:rsid w:val="00E96E54"/>
    <w:rsid w:val="00EA5005"/>
    <w:rsid w:val="00EA6F9D"/>
    <w:rsid w:val="00EB0713"/>
    <w:rsid w:val="00EB2FC3"/>
    <w:rsid w:val="00EB3333"/>
    <w:rsid w:val="00EB5CFF"/>
    <w:rsid w:val="00EB70A9"/>
    <w:rsid w:val="00EC05D2"/>
    <w:rsid w:val="00EC0BC7"/>
    <w:rsid w:val="00EC3BF8"/>
    <w:rsid w:val="00ED0331"/>
    <w:rsid w:val="00ED22F6"/>
    <w:rsid w:val="00ED4FB2"/>
    <w:rsid w:val="00ED4FEC"/>
    <w:rsid w:val="00ED6E63"/>
    <w:rsid w:val="00EE60E1"/>
    <w:rsid w:val="00EE744E"/>
    <w:rsid w:val="00EE7AB1"/>
    <w:rsid w:val="00EF3536"/>
    <w:rsid w:val="00EF4CE3"/>
    <w:rsid w:val="00EF6B69"/>
    <w:rsid w:val="00EF7D37"/>
    <w:rsid w:val="00F0317C"/>
    <w:rsid w:val="00F10585"/>
    <w:rsid w:val="00F10AC2"/>
    <w:rsid w:val="00F20DBE"/>
    <w:rsid w:val="00F26902"/>
    <w:rsid w:val="00F30591"/>
    <w:rsid w:val="00F35C82"/>
    <w:rsid w:val="00F35E0C"/>
    <w:rsid w:val="00F440B1"/>
    <w:rsid w:val="00F448A1"/>
    <w:rsid w:val="00F52746"/>
    <w:rsid w:val="00F65E90"/>
    <w:rsid w:val="00F67A31"/>
    <w:rsid w:val="00F760FC"/>
    <w:rsid w:val="00F9050D"/>
    <w:rsid w:val="00F93B45"/>
    <w:rsid w:val="00F9426D"/>
    <w:rsid w:val="00F9608B"/>
    <w:rsid w:val="00FA1BCB"/>
    <w:rsid w:val="00FA3392"/>
    <w:rsid w:val="00FB2CE0"/>
    <w:rsid w:val="00FB6A81"/>
    <w:rsid w:val="00FB6EBB"/>
    <w:rsid w:val="00FC0D04"/>
    <w:rsid w:val="00FC442F"/>
    <w:rsid w:val="00FC4509"/>
    <w:rsid w:val="00FC5C07"/>
    <w:rsid w:val="00FD0185"/>
    <w:rsid w:val="00FD0897"/>
    <w:rsid w:val="00FD2C44"/>
    <w:rsid w:val="00FD481F"/>
    <w:rsid w:val="00FD70B3"/>
    <w:rsid w:val="00FF32B6"/>
    <w:rsid w:val="2AE00293"/>
    <w:rsid w:val="2B610135"/>
    <w:rsid w:val="319A4266"/>
    <w:rsid w:val="57B245FD"/>
    <w:rsid w:val="5AB87FD5"/>
    <w:rsid w:val="7261729A"/>
    <w:rsid w:val="74142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Balloon Text"/>
    <w:basedOn w:val="1"/>
    <w:link w:val="14"/>
    <w:qFormat/>
    <w:uiPriority w:val="99"/>
    <w:rPr>
      <w:sz w:val="18"/>
      <w:szCs w:val="18"/>
    </w:rPr>
  </w:style>
  <w:style w:type="paragraph" w:styleId="4">
    <w:name w:val="footer"/>
    <w:basedOn w:val="1"/>
    <w:link w:val="13"/>
    <w:qFormat/>
    <w:uiPriority w:val="99"/>
    <w:pPr>
      <w:tabs>
        <w:tab w:val="center" w:pos="4153"/>
        <w:tab w:val="right" w:pos="8306"/>
      </w:tabs>
      <w:snapToGrid w:val="0"/>
      <w:jc w:val="left"/>
    </w:pPr>
    <w:rPr>
      <w:sz w:val="18"/>
      <w:szCs w:val="18"/>
    </w:rPr>
  </w:style>
  <w:style w:type="paragraph" w:styleId="5">
    <w:name w:val="header"/>
    <w:basedOn w:val="1"/>
    <w:link w:val="12"/>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qFormat/>
    <w:uiPriority w:val="20"/>
    <w:rPr>
      <w:i/>
      <w:iCs/>
    </w:rPr>
  </w:style>
  <w:style w:type="character" w:styleId="11">
    <w:name w:val="annotation reference"/>
    <w:basedOn w:val="9"/>
    <w:semiHidden/>
    <w:unhideWhenUsed/>
    <w:qFormat/>
    <w:uiPriority w:val="99"/>
    <w:rPr>
      <w:sz w:val="21"/>
      <w:szCs w:val="21"/>
    </w:r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框文本 Char"/>
    <w:basedOn w:val="9"/>
    <w:link w:val="3"/>
    <w:qFormat/>
    <w:uiPriority w:val="99"/>
    <w:rPr>
      <w:sz w:val="18"/>
      <w:szCs w:val="18"/>
    </w:rPr>
  </w:style>
  <w:style w:type="paragraph" w:customStyle="1" w:styleId="15">
    <w:name w:val="MTDisplayEquation"/>
    <w:basedOn w:val="1"/>
    <w:next w:val="1"/>
    <w:link w:val="16"/>
    <w:qFormat/>
    <w:uiPriority w:val="0"/>
    <w:pPr>
      <w:tabs>
        <w:tab w:val="center" w:pos="4160"/>
        <w:tab w:val="right" w:pos="8300"/>
      </w:tabs>
      <w:adjustRightInd w:val="0"/>
      <w:snapToGrid w:val="0"/>
      <w:ind w:firstLine="480" w:firstLineChars="200"/>
    </w:pPr>
    <w:rPr>
      <w:rFonts w:ascii="仿宋" w:hAnsi="仿宋" w:eastAsia="仿宋"/>
      <w:iCs/>
      <w:sz w:val="24"/>
      <w:szCs w:val="24"/>
    </w:rPr>
  </w:style>
  <w:style w:type="character" w:customStyle="1" w:styleId="16">
    <w:name w:val="MTDisplayEquation Char"/>
    <w:basedOn w:val="9"/>
    <w:link w:val="15"/>
    <w:qFormat/>
    <w:uiPriority w:val="0"/>
    <w:rPr>
      <w:rFonts w:ascii="仿宋" w:hAnsi="仿宋" w:eastAsia="仿宋"/>
      <w:iCs/>
      <w:sz w:val="24"/>
      <w:szCs w:val="24"/>
    </w:rPr>
  </w:style>
  <w:style w:type="character" w:customStyle="1" w:styleId="17">
    <w:name w:val="批注文字 Char"/>
    <w:basedOn w:val="9"/>
    <w:link w:val="2"/>
    <w:semiHidden/>
    <w:qFormat/>
    <w:uiPriority w:val="99"/>
    <w:rPr>
      <w:kern w:val="2"/>
      <w:sz w:val="21"/>
      <w:szCs w:val="22"/>
    </w:rPr>
  </w:style>
  <w:style w:type="character" w:customStyle="1" w:styleId="18">
    <w:name w:val="批注主题 Char"/>
    <w:basedOn w:val="17"/>
    <w:link w:val="6"/>
    <w:semiHidden/>
    <w:qFormat/>
    <w:uiPriority w:val="99"/>
    <w:rPr>
      <w:b/>
      <w:bCs/>
      <w:kern w:val="2"/>
      <w:sz w:val="21"/>
      <w:szCs w:val="22"/>
    </w:rPr>
  </w:style>
  <w:style w:type="paragraph" w:styleId="19">
    <w:name w:val="List Paragraph"/>
    <w:basedOn w:val="1"/>
    <w:qFormat/>
    <w:uiPriority w:val="34"/>
    <w:pPr>
      <w:ind w:firstLine="420" w:firstLineChars="200"/>
    </w:pPr>
  </w:style>
  <w:style w:type="paragraph" w:customStyle="1" w:styleId="20">
    <w:name w:val="Revision"/>
    <w:hidden/>
    <w:semiHidden/>
    <w:qFormat/>
    <w:uiPriority w:val="99"/>
    <w:rPr>
      <w:rFonts w:ascii="等线" w:hAnsi="等线" w:eastAsia="等线"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oleObject" Target="embeddings/oleObject50.bin"/><Relationship Id="rId97" Type="http://schemas.openxmlformats.org/officeDocument/2006/relationships/oleObject" Target="embeddings/oleObject49.bin"/><Relationship Id="rId96" Type="http://schemas.openxmlformats.org/officeDocument/2006/relationships/image" Target="media/image42.wmf"/><Relationship Id="rId95" Type="http://schemas.openxmlformats.org/officeDocument/2006/relationships/oleObject" Target="embeddings/oleObject48.bin"/><Relationship Id="rId94" Type="http://schemas.openxmlformats.org/officeDocument/2006/relationships/image" Target="media/image41.wmf"/><Relationship Id="rId93" Type="http://schemas.openxmlformats.org/officeDocument/2006/relationships/oleObject" Target="embeddings/oleObject47.bin"/><Relationship Id="rId92" Type="http://schemas.openxmlformats.org/officeDocument/2006/relationships/image" Target="media/image40.wmf"/><Relationship Id="rId91" Type="http://schemas.openxmlformats.org/officeDocument/2006/relationships/oleObject" Target="embeddings/oleObject46.bin"/><Relationship Id="rId90" Type="http://schemas.openxmlformats.org/officeDocument/2006/relationships/image" Target="media/image39.wmf"/><Relationship Id="rId9" Type="http://schemas.openxmlformats.org/officeDocument/2006/relationships/oleObject" Target="embeddings/oleObject2.bin"/><Relationship Id="rId89" Type="http://schemas.openxmlformats.org/officeDocument/2006/relationships/oleObject" Target="embeddings/oleObject45.bin"/><Relationship Id="rId88" Type="http://schemas.openxmlformats.org/officeDocument/2006/relationships/image" Target="media/image38.wmf"/><Relationship Id="rId87" Type="http://schemas.openxmlformats.org/officeDocument/2006/relationships/oleObject" Target="embeddings/oleObject44.bin"/><Relationship Id="rId86" Type="http://schemas.openxmlformats.org/officeDocument/2006/relationships/image" Target="media/image37.wmf"/><Relationship Id="rId85" Type="http://schemas.openxmlformats.org/officeDocument/2006/relationships/oleObject" Target="embeddings/oleObject43.bin"/><Relationship Id="rId84" Type="http://schemas.openxmlformats.org/officeDocument/2006/relationships/image" Target="media/image36.wmf"/><Relationship Id="rId83" Type="http://schemas.openxmlformats.org/officeDocument/2006/relationships/oleObject" Target="embeddings/oleObject42.bin"/><Relationship Id="rId82" Type="http://schemas.openxmlformats.org/officeDocument/2006/relationships/image" Target="media/image35.wmf"/><Relationship Id="rId81" Type="http://schemas.openxmlformats.org/officeDocument/2006/relationships/oleObject" Target="embeddings/oleObject41.bin"/><Relationship Id="rId80" Type="http://schemas.openxmlformats.org/officeDocument/2006/relationships/image" Target="media/image34.wmf"/><Relationship Id="rId8" Type="http://schemas.openxmlformats.org/officeDocument/2006/relationships/image" Target="media/image1.wmf"/><Relationship Id="rId79" Type="http://schemas.openxmlformats.org/officeDocument/2006/relationships/oleObject" Target="embeddings/oleObject40.bin"/><Relationship Id="rId78" Type="http://schemas.openxmlformats.org/officeDocument/2006/relationships/image" Target="media/image33.wmf"/><Relationship Id="rId77" Type="http://schemas.openxmlformats.org/officeDocument/2006/relationships/oleObject" Target="embeddings/oleObject39.bin"/><Relationship Id="rId76" Type="http://schemas.openxmlformats.org/officeDocument/2006/relationships/image" Target="media/image32.wmf"/><Relationship Id="rId75" Type="http://schemas.openxmlformats.org/officeDocument/2006/relationships/oleObject" Target="embeddings/oleObject38.bin"/><Relationship Id="rId74" Type="http://schemas.openxmlformats.org/officeDocument/2006/relationships/image" Target="media/image31.wmf"/><Relationship Id="rId73" Type="http://schemas.openxmlformats.org/officeDocument/2006/relationships/oleObject" Target="embeddings/oleObject37.bin"/><Relationship Id="rId72" Type="http://schemas.openxmlformats.org/officeDocument/2006/relationships/image" Target="media/image30.wmf"/><Relationship Id="rId71" Type="http://schemas.openxmlformats.org/officeDocument/2006/relationships/oleObject" Target="embeddings/oleObject36.bin"/><Relationship Id="rId70" Type="http://schemas.openxmlformats.org/officeDocument/2006/relationships/image" Target="media/image29.wmf"/><Relationship Id="rId7" Type="http://schemas.openxmlformats.org/officeDocument/2006/relationships/oleObject" Target="embeddings/oleObject1.bin"/><Relationship Id="rId69" Type="http://schemas.openxmlformats.org/officeDocument/2006/relationships/oleObject" Target="embeddings/oleObject35.bin"/><Relationship Id="rId68" Type="http://schemas.openxmlformats.org/officeDocument/2006/relationships/image" Target="media/image28.wmf"/><Relationship Id="rId673" Type="http://schemas.microsoft.com/office/2011/relationships/people" Target="people.xml"/><Relationship Id="rId672" Type="http://schemas.openxmlformats.org/officeDocument/2006/relationships/fontTable" Target="fontTable.xml"/><Relationship Id="rId671" Type="http://schemas.openxmlformats.org/officeDocument/2006/relationships/customXml" Target="../customXml/item1.xml"/><Relationship Id="rId670" Type="http://schemas.openxmlformats.org/officeDocument/2006/relationships/image" Target="media/image300.wmf"/><Relationship Id="rId67" Type="http://schemas.openxmlformats.org/officeDocument/2006/relationships/oleObject" Target="embeddings/oleObject34.bin"/><Relationship Id="rId669" Type="http://schemas.openxmlformats.org/officeDocument/2006/relationships/oleObject" Target="embeddings/oleObject364.bin"/><Relationship Id="rId668" Type="http://schemas.openxmlformats.org/officeDocument/2006/relationships/image" Target="media/image299.wmf"/><Relationship Id="rId667" Type="http://schemas.openxmlformats.org/officeDocument/2006/relationships/oleObject" Target="embeddings/oleObject363.bin"/><Relationship Id="rId666" Type="http://schemas.openxmlformats.org/officeDocument/2006/relationships/image" Target="media/image298.wmf"/><Relationship Id="rId665" Type="http://schemas.openxmlformats.org/officeDocument/2006/relationships/oleObject" Target="embeddings/oleObject362.bin"/><Relationship Id="rId664" Type="http://schemas.openxmlformats.org/officeDocument/2006/relationships/image" Target="media/image297.wmf"/><Relationship Id="rId663" Type="http://schemas.openxmlformats.org/officeDocument/2006/relationships/oleObject" Target="embeddings/oleObject361.bin"/><Relationship Id="rId662" Type="http://schemas.openxmlformats.org/officeDocument/2006/relationships/image" Target="media/image296.wmf"/><Relationship Id="rId661" Type="http://schemas.openxmlformats.org/officeDocument/2006/relationships/oleObject" Target="embeddings/oleObject360.bin"/><Relationship Id="rId660" Type="http://schemas.openxmlformats.org/officeDocument/2006/relationships/image" Target="media/image295.wmf"/><Relationship Id="rId66" Type="http://schemas.openxmlformats.org/officeDocument/2006/relationships/oleObject" Target="embeddings/oleObject33.bin"/><Relationship Id="rId659" Type="http://schemas.openxmlformats.org/officeDocument/2006/relationships/oleObject" Target="embeddings/oleObject359.bin"/><Relationship Id="rId658" Type="http://schemas.openxmlformats.org/officeDocument/2006/relationships/image" Target="media/image294.wmf"/><Relationship Id="rId657" Type="http://schemas.openxmlformats.org/officeDocument/2006/relationships/oleObject" Target="embeddings/oleObject358.bin"/><Relationship Id="rId656" Type="http://schemas.openxmlformats.org/officeDocument/2006/relationships/image" Target="media/image293.wmf"/><Relationship Id="rId655" Type="http://schemas.openxmlformats.org/officeDocument/2006/relationships/oleObject" Target="embeddings/oleObject357.bin"/><Relationship Id="rId654" Type="http://schemas.openxmlformats.org/officeDocument/2006/relationships/image" Target="media/image292.wmf"/><Relationship Id="rId653" Type="http://schemas.openxmlformats.org/officeDocument/2006/relationships/oleObject" Target="embeddings/oleObject356.bin"/><Relationship Id="rId652" Type="http://schemas.openxmlformats.org/officeDocument/2006/relationships/image" Target="media/image291.wmf"/><Relationship Id="rId651" Type="http://schemas.openxmlformats.org/officeDocument/2006/relationships/oleObject" Target="embeddings/oleObject355.bin"/><Relationship Id="rId650" Type="http://schemas.openxmlformats.org/officeDocument/2006/relationships/image" Target="media/image290.wmf"/><Relationship Id="rId65" Type="http://schemas.openxmlformats.org/officeDocument/2006/relationships/oleObject" Target="embeddings/oleObject32.bin"/><Relationship Id="rId649" Type="http://schemas.openxmlformats.org/officeDocument/2006/relationships/oleObject" Target="embeddings/oleObject354.bin"/><Relationship Id="rId648" Type="http://schemas.openxmlformats.org/officeDocument/2006/relationships/image" Target="media/image289.wmf"/><Relationship Id="rId647" Type="http://schemas.openxmlformats.org/officeDocument/2006/relationships/oleObject" Target="embeddings/oleObject353.bin"/><Relationship Id="rId646" Type="http://schemas.openxmlformats.org/officeDocument/2006/relationships/image" Target="media/image288.wmf"/><Relationship Id="rId645" Type="http://schemas.openxmlformats.org/officeDocument/2006/relationships/oleObject" Target="embeddings/oleObject352.bin"/><Relationship Id="rId644" Type="http://schemas.openxmlformats.org/officeDocument/2006/relationships/image" Target="media/image287.wmf"/><Relationship Id="rId643" Type="http://schemas.openxmlformats.org/officeDocument/2006/relationships/oleObject" Target="embeddings/oleObject351.bin"/><Relationship Id="rId642" Type="http://schemas.openxmlformats.org/officeDocument/2006/relationships/image" Target="media/image286.wmf"/><Relationship Id="rId641" Type="http://schemas.openxmlformats.org/officeDocument/2006/relationships/oleObject" Target="embeddings/oleObject350.bin"/><Relationship Id="rId640" Type="http://schemas.openxmlformats.org/officeDocument/2006/relationships/image" Target="media/image285.wmf"/><Relationship Id="rId64" Type="http://schemas.openxmlformats.org/officeDocument/2006/relationships/image" Target="media/image27.wmf"/><Relationship Id="rId639" Type="http://schemas.openxmlformats.org/officeDocument/2006/relationships/oleObject" Target="embeddings/oleObject349.bin"/><Relationship Id="rId638" Type="http://schemas.openxmlformats.org/officeDocument/2006/relationships/image" Target="media/image284.wmf"/><Relationship Id="rId637" Type="http://schemas.openxmlformats.org/officeDocument/2006/relationships/oleObject" Target="embeddings/oleObject348.bin"/><Relationship Id="rId636" Type="http://schemas.openxmlformats.org/officeDocument/2006/relationships/image" Target="media/image283.wmf"/><Relationship Id="rId635" Type="http://schemas.openxmlformats.org/officeDocument/2006/relationships/oleObject" Target="embeddings/oleObject347.bin"/><Relationship Id="rId634" Type="http://schemas.openxmlformats.org/officeDocument/2006/relationships/image" Target="media/image282.wmf"/><Relationship Id="rId633" Type="http://schemas.openxmlformats.org/officeDocument/2006/relationships/oleObject" Target="embeddings/oleObject346.bin"/><Relationship Id="rId632" Type="http://schemas.openxmlformats.org/officeDocument/2006/relationships/image" Target="media/image281.wmf"/><Relationship Id="rId631" Type="http://schemas.openxmlformats.org/officeDocument/2006/relationships/oleObject" Target="embeddings/oleObject345.bin"/><Relationship Id="rId630" Type="http://schemas.openxmlformats.org/officeDocument/2006/relationships/image" Target="media/image280.wmf"/><Relationship Id="rId63" Type="http://schemas.openxmlformats.org/officeDocument/2006/relationships/oleObject" Target="embeddings/oleObject31.bin"/><Relationship Id="rId629" Type="http://schemas.openxmlformats.org/officeDocument/2006/relationships/oleObject" Target="embeddings/oleObject344.bin"/><Relationship Id="rId628" Type="http://schemas.openxmlformats.org/officeDocument/2006/relationships/image" Target="media/image279.wmf"/><Relationship Id="rId627" Type="http://schemas.openxmlformats.org/officeDocument/2006/relationships/oleObject" Target="embeddings/oleObject343.bin"/><Relationship Id="rId626" Type="http://schemas.openxmlformats.org/officeDocument/2006/relationships/image" Target="media/image278.wmf"/><Relationship Id="rId625" Type="http://schemas.openxmlformats.org/officeDocument/2006/relationships/oleObject" Target="embeddings/oleObject342.bin"/><Relationship Id="rId624" Type="http://schemas.openxmlformats.org/officeDocument/2006/relationships/image" Target="media/image277.wmf"/><Relationship Id="rId623" Type="http://schemas.openxmlformats.org/officeDocument/2006/relationships/oleObject" Target="embeddings/oleObject341.bin"/><Relationship Id="rId622" Type="http://schemas.openxmlformats.org/officeDocument/2006/relationships/image" Target="media/image276.wmf"/><Relationship Id="rId621" Type="http://schemas.openxmlformats.org/officeDocument/2006/relationships/oleObject" Target="embeddings/oleObject340.bin"/><Relationship Id="rId620" Type="http://schemas.openxmlformats.org/officeDocument/2006/relationships/image" Target="media/image275.wmf"/><Relationship Id="rId62" Type="http://schemas.openxmlformats.org/officeDocument/2006/relationships/image" Target="media/image26.wmf"/><Relationship Id="rId619" Type="http://schemas.openxmlformats.org/officeDocument/2006/relationships/oleObject" Target="embeddings/oleObject339.bin"/><Relationship Id="rId618" Type="http://schemas.openxmlformats.org/officeDocument/2006/relationships/image" Target="media/image274.wmf"/><Relationship Id="rId617" Type="http://schemas.openxmlformats.org/officeDocument/2006/relationships/oleObject" Target="embeddings/oleObject338.bin"/><Relationship Id="rId616" Type="http://schemas.openxmlformats.org/officeDocument/2006/relationships/oleObject" Target="embeddings/oleObject337.bin"/><Relationship Id="rId615" Type="http://schemas.openxmlformats.org/officeDocument/2006/relationships/image" Target="media/image273.wmf"/><Relationship Id="rId614" Type="http://schemas.openxmlformats.org/officeDocument/2006/relationships/oleObject" Target="embeddings/oleObject336.bin"/><Relationship Id="rId613" Type="http://schemas.openxmlformats.org/officeDocument/2006/relationships/oleObject" Target="embeddings/oleObject335.bin"/><Relationship Id="rId612" Type="http://schemas.openxmlformats.org/officeDocument/2006/relationships/image" Target="media/image272.wmf"/><Relationship Id="rId611" Type="http://schemas.openxmlformats.org/officeDocument/2006/relationships/oleObject" Target="embeddings/oleObject334.bin"/><Relationship Id="rId610" Type="http://schemas.openxmlformats.org/officeDocument/2006/relationships/image" Target="media/image271.wmf"/><Relationship Id="rId61" Type="http://schemas.openxmlformats.org/officeDocument/2006/relationships/oleObject" Target="embeddings/oleObject30.bin"/><Relationship Id="rId609" Type="http://schemas.openxmlformats.org/officeDocument/2006/relationships/oleObject" Target="embeddings/oleObject333.bin"/><Relationship Id="rId608" Type="http://schemas.openxmlformats.org/officeDocument/2006/relationships/image" Target="media/image270.wmf"/><Relationship Id="rId607" Type="http://schemas.openxmlformats.org/officeDocument/2006/relationships/oleObject" Target="embeddings/oleObject332.bin"/><Relationship Id="rId606" Type="http://schemas.openxmlformats.org/officeDocument/2006/relationships/image" Target="media/image269.wmf"/><Relationship Id="rId605" Type="http://schemas.openxmlformats.org/officeDocument/2006/relationships/oleObject" Target="embeddings/oleObject331.bin"/><Relationship Id="rId604" Type="http://schemas.openxmlformats.org/officeDocument/2006/relationships/oleObject" Target="embeddings/oleObject330.bin"/><Relationship Id="rId603" Type="http://schemas.openxmlformats.org/officeDocument/2006/relationships/image" Target="media/image268.wmf"/><Relationship Id="rId602" Type="http://schemas.openxmlformats.org/officeDocument/2006/relationships/oleObject" Target="embeddings/oleObject329.bin"/><Relationship Id="rId601" Type="http://schemas.openxmlformats.org/officeDocument/2006/relationships/image" Target="media/image267.wmf"/><Relationship Id="rId600" Type="http://schemas.openxmlformats.org/officeDocument/2006/relationships/oleObject" Target="embeddings/oleObject328.bin"/><Relationship Id="rId60" Type="http://schemas.openxmlformats.org/officeDocument/2006/relationships/oleObject" Target="embeddings/oleObject29.bin"/><Relationship Id="rId6" Type="http://schemas.openxmlformats.org/officeDocument/2006/relationships/theme" Target="theme/theme1.xml"/><Relationship Id="rId599" Type="http://schemas.openxmlformats.org/officeDocument/2006/relationships/image" Target="media/image266.wmf"/><Relationship Id="rId598" Type="http://schemas.openxmlformats.org/officeDocument/2006/relationships/oleObject" Target="embeddings/oleObject327.bin"/><Relationship Id="rId597" Type="http://schemas.openxmlformats.org/officeDocument/2006/relationships/image" Target="media/image265.wmf"/><Relationship Id="rId596" Type="http://schemas.openxmlformats.org/officeDocument/2006/relationships/oleObject" Target="embeddings/oleObject326.bin"/><Relationship Id="rId595" Type="http://schemas.openxmlformats.org/officeDocument/2006/relationships/image" Target="media/image264.wmf"/><Relationship Id="rId594" Type="http://schemas.openxmlformats.org/officeDocument/2006/relationships/oleObject" Target="embeddings/oleObject325.bin"/><Relationship Id="rId593" Type="http://schemas.openxmlformats.org/officeDocument/2006/relationships/image" Target="media/image263.wmf"/><Relationship Id="rId592" Type="http://schemas.openxmlformats.org/officeDocument/2006/relationships/oleObject" Target="embeddings/oleObject324.bin"/><Relationship Id="rId591" Type="http://schemas.openxmlformats.org/officeDocument/2006/relationships/image" Target="media/image262.wmf"/><Relationship Id="rId590" Type="http://schemas.openxmlformats.org/officeDocument/2006/relationships/oleObject" Target="embeddings/oleObject323.bin"/><Relationship Id="rId59" Type="http://schemas.openxmlformats.org/officeDocument/2006/relationships/image" Target="media/image25.wmf"/><Relationship Id="rId589" Type="http://schemas.openxmlformats.org/officeDocument/2006/relationships/image" Target="media/image261.wmf"/><Relationship Id="rId588" Type="http://schemas.openxmlformats.org/officeDocument/2006/relationships/oleObject" Target="embeddings/oleObject322.bin"/><Relationship Id="rId587" Type="http://schemas.openxmlformats.org/officeDocument/2006/relationships/image" Target="media/image260.wmf"/><Relationship Id="rId586" Type="http://schemas.openxmlformats.org/officeDocument/2006/relationships/oleObject" Target="embeddings/oleObject321.bin"/><Relationship Id="rId585" Type="http://schemas.openxmlformats.org/officeDocument/2006/relationships/image" Target="media/image259.wmf"/><Relationship Id="rId584" Type="http://schemas.openxmlformats.org/officeDocument/2006/relationships/oleObject" Target="embeddings/oleObject320.bin"/><Relationship Id="rId583" Type="http://schemas.openxmlformats.org/officeDocument/2006/relationships/image" Target="media/image258.wmf"/><Relationship Id="rId582" Type="http://schemas.openxmlformats.org/officeDocument/2006/relationships/oleObject" Target="embeddings/oleObject319.bin"/><Relationship Id="rId581" Type="http://schemas.openxmlformats.org/officeDocument/2006/relationships/image" Target="media/image257.wmf"/><Relationship Id="rId580" Type="http://schemas.openxmlformats.org/officeDocument/2006/relationships/oleObject" Target="embeddings/oleObject318.bin"/><Relationship Id="rId58" Type="http://schemas.openxmlformats.org/officeDocument/2006/relationships/oleObject" Target="embeddings/oleObject28.bin"/><Relationship Id="rId579" Type="http://schemas.openxmlformats.org/officeDocument/2006/relationships/image" Target="media/image256.wmf"/><Relationship Id="rId578" Type="http://schemas.openxmlformats.org/officeDocument/2006/relationships/oleObject" Target="embeddings/oleObject317.bin"/><Relationship Id="rId577" Type="http://schemas.openxmlformats.org/officeDocument/2006/relationships/oleObject" Target="embeddings/oleObject316.bin"/><Relationship Id="rId576" Type="http://schemas.openxmlformats.org/officeDocument/2006/relationships/image" Target="media/image255.wmf"/><Relationship Id="rId575" Type="http://schemas.openxmlformats.org/officeDocument/2006/relationships/oleObject" Target="embeddings/oleObject315.bin"/><Relationship Id="rId574" Type="http://schemas.openxmlformats.org/officeDocument/2006/relationships/image" Target="media/image254.wmf"/><Relationship Id="rId573" Type="http://schemas.openxmlformats.org/officeDocument/2006/relationships/oleObject" Target="embeddings/oleObject314.bin"/><Relationship Id="rId572" Type="http://schemas.openxmlformats.org/officeDocument/2006/relationships/image" Target="media/image253.wmf"/><Relationship Id="rId571" Type="http://schemas.openxmlformats.org/officeDocument/2006/relationships/oleObject" Target="embeddings/oleObject313.bin"/><Relationship Id="rId570" Type="http://schemas.openxmlformats.org/officeDocument/2006/relationships/image" Target="media/image252.wmf"/><Relationship Id="rId57" Type="http://schemas.openxmlformats.org/officeDocument/2006/relationships/image" Target="media/image24.wmf"/><Relationship Id="rId569" Type="http://schemas.openxmlformats.org/officeDocument/2006/relationships/oleObject" Target="embeddings/oleObject312.bin"/><Relationship Id="rId568" Type="http://schemas.openxmlformats.org/officeDocument/2006/relationships/image" Target="media/image251.wmf"/><Relationship Id="rId567" Type="http://schemas.openxmlformats.org/officeDocument/2006/relationships/oleObject" Target="embeddings/oleObject311.bin"/><Relationship Id="rId566" Type="http://schemas.openxmlformats.org/officeDocument/2006/relationships/oleObject" Target="embeddings/oleObject310.bin"/><Relationship Id="rId565" Type="http://schemas.openxmlformats.org/officeDocument/2006/relationships/image" Target="media/image250.wmf"/><Relationship Id="rId564" Type="http://schemas.openxmlformats.org/officeDocument/2006/relationships/oleObject" Target="embeddings/oleObject309.bin"/><Relationship Id="rId563" Type="http://schemas.openxmlformats.org/officeDocument/2006/relationships/image" Target="media/image249.wmf"/><Relationship Id="rId562" Type="http://schemas.openxmlformats.org/officeDocument/2006/relationships/oleObject" Target="embeddings/oleObject308.bin"/><Relationship Id="rId561" Type="http://schemas.openxmlformats.org/officeDocument/2006/relationships/image" Target="media/image248.wmf"/><Relationship Id="rId560" Type="http://schemas.openxmlformats.org/officeDocument/2006/relationships/oleObject" Target="embeddings/oleObject307.bin"/><Relationship Id="rId56" Type="http://schemas.openxmlformats.org/officeDocument/2006/relationships/oleObject" Target="embeddings/oleObject27.bin"/><Relationship Id="rId559" Type="http://schemas.openxmlformats.org/officeDocument/2006/relationships/image" Target="media/image247.wmf"/><Relationship Id="rId558" Type="http://schemas.openxmlformats.org/officeDocument/2006/relationships/oleObject" Target="embeddings/oleObject306.bin"/><Relationship Id="rId557" Type="http://schemas.openxmlformats.org/officeDocument/2006/relationships/image" Target="media/image246.wmf"/><Relationship Id="rId556" Type="http://schemas.openxmlformats.org/officeDocument/2006/relationships/oleObject" Target="embeddings/oleObject305.bin"/><Relationship Id="rId555" Type="http://schemas.openxmlformats.org/officeDocument/2006/relationships/image" Target="media/image245.wmf"/><Relationship Id="rId554" Type="http://schemas.openxmlformats.org/officeDocument/2006/relationships/oleObject" Target="embeddings/oleObject304.bin"/><Relationship Id="rId553" Type="http://schemas.openxmlformats.org/officeDocument/2006/relationships/image" Target="media/image244.wmf"/><Relationship Id="rId552" Type="http://schemas.openxmlformats.org/officeDocument/2006/relationships/oleObject" Target="embeddings/oleObject303.bin"/><Relationship Id="rId551" Type="http://schemas.openxmlformats.org/officeDocument/2006/relationships/oleObject" Target="embeddings/oleObject302.bin"/><Relationship Id="rId550" Type="http://schemas.openxmlformats.org/officeDocument/2006/relationships/image" Target="media/image243.wmf"/><Relationship Id="rId55" Type="http://schemas.openxmlformats.org/officeDocument/2006/relationships/oleObject" Target="embeddings/oleObject26.bin"/><Relationship Id="rId549" Type="http://schemas.openxmlformats.org/officeDocument/2006/relationships/oleObject" Target="embeddings/oleObject301.bin"/><Relationship Id="rId548" Type="http://schemas.openxmlformats.org/officeDocument/2006/relationships/image" Target="media/image242.wmf"/><Relationship Id="rId547" Type="http://schemas.openxmlformats.org/officeDocument/2006/relationships/oleObject" Target="embeddings/oleObject300.bin"/><Relationship Id="rId546" Type="http://schemas.openxmlformats.org/officeDocument/2006/relationships/image" Target="media/image241.wmf"/><Relationship Id="rId545" Type="http://schemas.openxmlformats.org/officeDocument/2006/relationships/oleObject" Target="embeddings/oleObject299.bin"/><Relationship Id="rId544" Type="http://schemas.openxmlformats.org/officeDocument/2006/relationships/oleObject" Target="embeddings/oleObject298.bin"/><Relationship Id="rId543" Type="http://schemas.openxmlformats.org/officeDocument/2006/relationships/image" Target="media/image240.wmf"/><Relationship Id="rId542" Type="http://schemas.openxmlformats.org/officeDocument/2006/relationships/oleObject" Target="embeddings/oleObject297.bin"/><Relationship Id="rId541" Type="http://schemas.openxmlformats.org/officeDocument/2006/relationships/image" Target="media/image239.wmf"/><Relationship Id="rId540" Type="http://schemas.openxmlformats.org/officeDocument/2006/relationships/oleObject" Target="embeddings/oleObject296.bin"/><Relationship Id="rId54" Type="http://schemas.openxmlformats.org/officeDocument/2006/relationships/oleObject" Target="embeddings/oleObject25.bin"/><Relationship Id="rId539" Type="http://schemas.openxmlformats.org/officeDocument/2006/relationships/image" Target="media/image238.wmf"/><Relationship Id="rId538" Type="http://schemas.openxmlformats.org/officeDocument/2006/relationships/oleObject" Target="embeddings/oleObject295.bin"/><Relationship Id="rId537" Type="http://schemas.openxmlformats.org/officeDocument/2006/relationships/image" Target="media/image237.wmf"/><Relationship Id="rId536" Type="http://schemas.openxmlformats.org/officeDocument/2006/relationships/oleObject" Target="embeddings/oleObject294.bin"/><Relationship Id="rId535" Type="http://schemas.openxmlformats.org/officeDocument/2006/relationships/oleObject" Target="embeddings/oleObject293.bin"/><Relationship Id="rId534" Type="http://schemas.openxmlformats.org/officeDocument/2006/relationships/image" Target="media/image236.wmf"/><Relationship Id="rId533" Type="http://schemas.openxmlformats.org/officeDocument/2006/relationships/oleObject" Target="embeddings/oleObject292.bin"/><Relationship Id="rId532" Type="http://schemas.openxmlformats.org/officeDocument/2006/relationships/image" Target="media/image235.wmf"/><Relationship Id="rId531" Type="http://schemas.openxmlformats.org/officeDocument/2006/relationships/oleObject" Target="embeddings/oleObject291.bin"/><Relationship Id="rId530" Type="http://schemas.openxmlformats.org/officeDocument/2006/relationships/image" Target="media/image234.wmf"/><Relationship Id="rId53" Type="http://schemas.openxmlformats.org/officeDocument/2006/relationships/image" Target="media/image23.wmf"/><Relationship Id="rId529" Type="http://schemas.openxmlformats.org/officeDocument/2006/relationships/oleObject" Target="embeddings/oleObject290.bin"/><Relationship Id="rId528" Type="http://schemas.openxmlformats.org/officeDocument/2006/relationships/oleObject" Target="embeddings/oleObject289.bin"/><Relationship Id="rId527" Type="http://schemas.openxmlformats.org/officeDocument/2006/relationships/image" Target="media/image233.wmf"/><Relationship Id="rId526" Type="http://schemas.openxmlformats.org/officeDocument/2006/relationships/oleObject" Target="embeddings/oleObject288.bin"/><Relationship Id="rId525" Type="http://schemas.openxmlformats.org/officeDocument/2006/relationships/oleObject" Target="embeddings/oleObject287.bin"/><Relationship Id="rId524" Type="http://schemas.openxmlformats.org/officeDocument/2006/relationships/image" Target="media/image232.wmf"/><Relationship Id="rId523" Type="http://schemas.openxmlformats.org/officeDocument/2006/relationships/oleObject" Target="embeddings/oleObject286.bin"/><Relationship Id="rId522" Type="http://schemas.openxmlformats.org/officeDocument/2006/relationships/image" Target="media/image231.wmf"/><Relationship Id="rId521" Type="http://schemas.openxmlformats.org/officeDocument/2006/relationships/oleObject" Target="embeddings/oleObject285.bin"/><Relationship Id="rId520" Type="http://schemas.openxmlformats.org/officeDocument/2006/relationships/image" Target="media/image230.wmf"/><Relationship Id="rId52" Type="http://schemas.openxmlformats.org/officeDocument/2006/relationships/oleObject" Target="embeddings/oleObject24.bin"/><Relationship Id="rId519" Type="http://schemas.openxmlformats.org/officeDocument/2006/relationships/oleObject" Target="embeddings/oleObject284.bin"/><Relationship Id="rId518" Type="http://schemas.openxmlformats.org/officeDocument/2006/relationships/image" Target="media/image229.wmf"/><Relationship Id="rId517" Type="http://schemas.openxmlformats.org/officeDocument/2006/relationships/oleObject" Target="embeddings/oleObject283.bin"/><Relationship Id="rId516" Type="http://schemas.openxmlformats.org/officeDocument/2006/relationships/oleObject" Target="embeddings/oleObject282.bin"/><Relationship Id="rId515" Type="http://schemas.openxmlformats.org/officeDocument/2006/relationships/image" Target="media/image228.wmf"/><Relationship Id="rId514" Type="http://schemas.openxmlformats.org/officeDocument/2006/relationships/oleObject" Target="embeddings/oleObject281.bin"/><Relationship Id="rId513" Type="http://schemas.openxmlformats.org/officeDocument/2006/relationships/oleObject" Target="embeddings/oleObject280.bin"/><Relationship Id="rId512" Type="http://schemas.openxmlformats.org/officeDocument/2006/relationships/image" Target="media/image227.wmf"/><Relationship Id="rId511" Type="http://schemas.openxmlformats.org/officeDocument/2006/relationships/oleObject" Target="embeddings/oleObject279.bin"/><Relationship Id="rId510" Type="http://schemas.openxmlformats.org/officeDocument/2006/relationships/image" Target="media/image226.wmf"/><Relationship Id="rId51" Type="http://schemas.openxmlformats.org/officeDocument/2006/relationships/image" Target="media/image22.wmf"/><Relationship Id="rId509" Type="http://schemas.openxmlformats.org/officeDocument/2006/relationships/oleObject" Target="embeddings/oleObject278.bin"/><Relationship Id="rId508" Type="http://schemas.openxmlformats.org/officeDocument/2006/relationships/image" Target="media/image225.wmf"/><Relationship Id="rId507" Type="http://schemas.openxmlformats.org/officeDocument/2006/relationships/oleObject" Target="embeddings/oleObject277.bin"/><Relationship Id="rId506" Type="http://schemas.openxmlformats.org/officeDocument/2006/relationships/image" Target="media/image224.wmf"/><Relationship Id="rId505" Type="http://schemas.openxmlformats.org/officeDocument/2006/relationships/oleObject" Target="embeddings/oleObject276.bin"/><Relationship Id="rId504" Type="http://schemas.openxmlformats.org/officeDocument/2006/relationships/image" Target="media/image223.wmf"/><Relationship Id="rId503" Type="http://schemas.openxmlformats.org/officeDocument/2006/relationships/oleObject" Target="embeddings/oleObject275.bin"/><Relationship Id="rId502" Type="http://schemas.openxmlformats.org/officeDocument/2006/relationships/oleObject" Target="embeddings/oleObject274.bin"/><Relationship Id="rId501" Type="http://schemas.openxmlformats.org/officeDocument/2006/relationships/image" Target="media/image222.wmf"/><Relationship Id="rId500" Type="http://schemas.openxmlformats.org/officeDocument/2006/relationships/oleObject" Target="embeddings/oleObject273.bin"/><Relationship Id="rId50" Type="http://schemas.openxmlformats.org/officeDocument/2006/relationships/oleObject" Target="embeddings/oleObject23.bin"/><Relationship Id="rId5" Type="http://schemas.openxmlformats.org/officeDocument/2006/relationships/footer" Target="footer1.xml"/><Relationship Id="rId499" Type="http://schemas.openxmlformats.org/officeDocument/2006/relationships/image" Target="media/image221.wmf"/><Relationship Id="rId498" Type="http://schemas.openxmlformats.org/officeDocument/2006/relationships/oleObject" Target="embeddings/oleObject272.bin"/><Relationship Id="rId497" Type="http://schemas.openxmlformats.org/officeDocument/2006/relationships/image" Target="media/image220.wmf"/><Relationship Id="rId496" Type="http://schemas.openxmlformats.org/officeDocument/2006/relationships/oleObject" Target="embeddings/oleObject271.bin"/><Relationship Id="rId495" Type="http://schemas.openxmlformats.org/officeDocument/2006/relationships/oleObject" Target="embeddings/oleObject270.bin"/><Relationship Id="rId494" Type="http://schemas.openxmlformats.org/officeDocument/2006/relationships/image" Target="media/image219.wmf"/><Relationship Id="rId493" Type="http://schemas.openxmlformats.org/officeDocument/2006/relationships/oleObject" Target="embeddings/oleObject269.bin"/><Relationship Id="rId492" Type="http://schemas.openxmlformats.org/officeDocument/2006/relationships/image" Target="media/image218.wmf"/><Relationship Id="rId491" Type="http://schemas.openxmlformats.org/officeDocument/2006/relationships/oleObject" Target="embeddings/oleObject268.bin"/><Relationship Id="rId490" Type="http://schemas.openxmlformats.org/officeDocument/2006/relationships/image" Target="media/image217.wmf"/><Relationship Id="rId49" Type="http://schemas.openxmlformats.org/officeDocument/2006/relationships/image" Target="media/image21.wmf"/><Relationship Id="rId489" Type="http://schemas.openxmlformats.org/officeDocument/2006/relationships/oleObject" Target="embeddings/oleObject267.bin"/><Relationship Id="rId488" Type="http://schemas.openxmlformats.org/officeDocument/2006/relationships/image" Target="media/image216.wmf"/><Relationship Id="rId487" Type="http://schemas.openxmlformats.org/officeDocument/2006/relationships/oleObject" Target="embeddings/oleObject266.bin"/><Relationship Id="rId486" Type="http://schemas.openxmlformats.org/officeDocument/2006/relationships/image" Target="media/image215.wmf"/><Relationship Id="rId485" Type="http://schemas.openxmlformats.org/officeDocument/2006/relationships/oleObject" Target="embeddings/oleObject265.bin"/><Relationship Id="rId484" Type="http://schemas.openxmlformats.org/officeDocument/2006/relationships/image" Target="media/image214.wmf"/><Relationship Id="rId483" Type="http://schemas.openxmlformats.org/officeDocument/2006/relationships/oleObject" Target="embeddings/oleObject264.bin"/><Relationship Id="rId482" Type="http://schemas.openxmlformats.org/officeDocument/2006/relationships/image" Target="media/image213.wmf"/><Relationship Id="rId481" Type="http://schemas.openxmlformats.org/officeDocument/2006/relationships/oleObject" Target="embeddings/oleObject263.bin"/><Relationship Id="rId480" Type="http://schemas.openxmlformats.org/officeDocument/2006/relationships/image" Target="media/image212.wmf"/><Relationship Id="rId48" Type="http://schemas.openxmlformats.org/officeDocument/2006/relationships/oleObject" Target="embeddings/oleObject22.bin"/><Relationship Id="rId479" Type="http://schemas.openxmlformats.org/officeDocument/2006/relationships/oleObject" Target="embeddings/oleObject262.bin"/><Relationship Id="rId478" Type="http://schemas.openxmlformats.org/officeDocument/2006/relationships/image" Target="media/image211.wmf"/><Relationship Id="rId477" Type="http://schemas.openxmlformats.org/officeDocument/2006/relationships/oleObject" Target="embeddings/oleObject261.bin"/><Relationship Id="rId476" Type="http://schemas.openxmlformats.org/officeDocument/2006/relationships/image" Target="media/image210.wmf"/><Relationship Id="rId475" Type="http://schemas.openxmlformats.org/officeDocument/2006/relationships/oleObject" Target="embeddings/oleObject260.bin"/><Relationship Id="rId474" Type="http://schemas.openxmlformats.org/officeDocument/2006/relationships/image" Target="media/image209.wmf"/><Relationship Id="rId473" Type="http://schemas.openxmlformats.org/officeDocument/2006/relationships/oleObject" Target="embeddings/oleObject259.bin"/><Relationship Id="rId472" Type="http://schemas.openxmlformats.org/officeDocument/2006/relationships/image" Target="media/image208.wmf"/><Relationship Id="rId471" Type="http://schemas.openxmlformats.org/officeDocument/2006/relationships/oleObject" Target="embeddings/oleObject258.bin"/><Relationship Id="rId470" Type="http://schemas.openxmlformats.org/officeDocument/2006/relationships/image" Target="media/image207.wmf"/><Relationship Id="rId47" Type="http://schemas.openxmlformats.org/officeDocument/2006/relationships/oleObject" Target="embeddings/oleObject21.bin"/><Relationship Id="rId469" Type="http://schemas.openxmlformats.org/officeDocument/2006/relationships/oleObject" Target="embeddings/oleObject257.bin"/><Relationship Id="rId468" Type="http://schemas.openxmlformats.org/officeDocument/2006/relationships/image" Target="media/image206.wmf"/><Relationship Id="rId467" Type="http://schemas.openxmlformats.org/officeDocument/2006/relationships/oleObject" Target="embeddings/oleObject256.bin"/><Relationship Id="rId466" Type="http://schemas.openxmlformats.org/officeDocument/2006/relationships/image" Target="media/image205.wmf"/><Relationship Id="rId465" Type="http://schemas.openxmlformats.org/officeDocument/2006/relationships/oleObject" Target="embeddings/oleObject255.bin"/><Relationship Id="rId464" Type="http://schemas.openxmlformats.org/officeDocument/2006/relationships/image" Target="media/image204.wmf"/><Relationship Id="rId463" Type="http://schemas.openxmlformats.org/officeDocument/2006/relationships/oleObject" Target="embeddings/oleObject254.bin"/><Relationship Id="rId462" Type="http://schemas.openxmlformats.org/officeDocument/2006/relationships/image" Target="media/image203.wmf"/><Relationship Id="rId461" Type="http://schemas.openxmlformats.org/officeDocument/2006/relationships/oleObject" Target="embeddings/oleObject253.bin"/><Relationship Id="rId460" Type="http://schemas.openxmlformats.org/officeDocument/2006/relationships/image" Target="media/image202.wmf"/><Relationship Id="rId46" Type="http://schemas.openxmlformats.org/officeDocument/2006/relationships/image" Target="media/image20.wmf"/><Relationship Id="rId459" Type="http://schemas.openxmlformats.org/officeDocument/2006/relationships/oleObject" Target="embeddings/oleObject252.bin"/><Relationship Id="rId458" Type="http://schemas.openxmlformats.org/officeDocument/2006/relationships/image" Target="media/image201.wmf"/><Relationship Id="rId457" Type="http://schemas.openxmlformats.org/officeDocument/2006/relationships/oleObject" Target="embeddings/oleObject251.bin"/><Relationship Id="rId456" Type="http://schemas.openxmlformats.org/officeDocument/2006/relationships/image" Target="media/image200.wmf"/><Relationship Id="rId455" Type="http://schemas.openxmlformats.org/officeDocument/2006/relationships/oleObject" Target="embeddings/oleObject250.bin"/><Relationship Id="rId454" Type="http://schemas.openxmlformats.org/officeDocument/2006/relationships/image" Target="media/image199.wmf"/><Relationship Id="rId453" Type="http://schemas.openxmlformats.org/officeDocument/2006/relationships/oleObject" Target="embeddings/oleObject249.bin"/><Relationship Id="rId452" Type="http://schemas.openxmlformats.org/officeDocument/2006/relationships/image" Target="media/image198.wmf"/><Relationship Id="rId451" Type="http://schemas.openxmlformats.org/officeDocument/2006/relationships/oleObject" Target="embeddings/oleObject248.bin"/><Relationship Id="rId450" Type="http://schemas.openxmlformats.org/officeDocument/2006/relationships/image" Target="media/image197.wmf"/><Relationship Id="rId45" Type="http://schemas.openxmlformats.org/officeDocument/2006/relationships/oleObject" Target="embeddings/oleObject20.bin"/><Relationship Id="rId449" Type="http://schemas.openxmlformats.org/officeDocument/2006/relationships/oleObject" Target="embeddings/oleObject247.bin"/><Relationship Id="rId448" Type="http://schemas.openxmlformats.org/officeDocument/2006/relationships/oleObject" Target="embeddings/oleObject246.bin"/><Relationship Id="rId447" Type="http://schemas.openxmlformats.org/officeDocument/2006/relationships/image" Target="media/image196.wmf"/><Relationship Id="rId446" Type="http://schemas.openxmlformats.org/officeDocument/2006/relationships/oleObject" Target="embeddings/oleObject245.bin"/><Relationship Id="rId445" Type="http://schemas.openxmlformats.org/officeDocument/2006/relationships/image" Target="media/image195.wmf"/><Relationship Id="rId444" Type="http://schemas.openxmlformats.org/officeDocument/2006/relationships/oleObject" Target="embeddings/oleObject244.bin"/><Relationship Id="rId443" Type="http://schemas.openxmlformats.org/officeDocument/2006/relationships/image" Target="media/image194.wmf"/><Relationship Id="rId442" Type="http://schemas.openxmlformats.org/officeDocument/2006/relationships/oleObject" Target="embeddings/oleObject243.bin"/><Relationship Id="rId441" Type="http://schemas.openxmlformats.org/officeDocument/2006/relationships/oleObject" Target="embeddings/oleObject242.bin"/><Relationship Id="rId440" Type="http://schemas.openxmlformats.org/officeDocument/2006/relationships/image" Target="media/image193.wmf"/><Relationship Id="rId44" Type="http://schemas.openxmlformats.org/officeDocument/2006/relationships/image" Target="media/image19.wmf"/><Relationship Id="rId439" Type="http://schemas.openxmlformats.org/officeDocument/2006/relationships/oleObject" Target="embeddings/oleObject241.bin"/><Relationship Id="rId438" Type="http://schemas.openxmlformats.org/officeDocument/2006/relationships/image" Target="media/image192.wmf"/><Relationship Id="rId437" Type="http://schemas.openxmlformats.org/officeDocument/2006/relationships/oleObject" Target="embeddings/oleObject240.bin"/><Relationship Id="rId436" Type="http://schemas.openxmlformats.org/officeDocument/2006/relationships/image" Target="media/image191.wmf"/><Relationship Id="rId435" Type="http://schemas.openxmlformats.org/officeDocument/2006/relationships/oleObject" Target="embeddings/oleObject239.bin"/><Relationship Id="rId434" Type="http://schemas.openxmlformats.org/officeDocument/2006/relationships/image" Target="media/image190.wmf"/><Relationship Id="rId433" Type="http://schemas.openxmlformats.org/officeDocument/2006/relationships/oleObject" Target="embeddings/oleObject238.bin"/><Relationship Id="rId432" Type="http://schemas.openxmlformats.org/officeDocument/2006/relationships/image" Target="media/image189.wmf"/><Relationship Id="rId431" Type="http://schemas.openxmlformats.org/officeDocument/2006/relationships/oleObject" Target="embeddings/oleObject237.bin"/><Relationship Id="rId430" Type="http://schemas.openxmlformats.org/officeDocument/2006/relationships/image" Target="media/image188.wmf"/><Relationship Id="rId43" Type="http://schemas.openxmlformats.org/officeDocument/2006/relationships/oleObject" Target="embeddings/oleObject19.bin"/><Relationship Id="rId429" Type="http://schemas.openxmlformats.org/officeDocument/2006/relationships/oleObject" Target="embeddings/oleObject236.bin"/><Relationship Id="rId428" Type="http://schemas.openxmlformats.org/officeDocument/2006/relationships/image" Target="media/image187.wmf"/><Relationship Id="rId427" Type="http://schemas.openxmlformats.org/officeDocument/2006/relationships/oleObject" Target="embeddings/oleObject235.bin"/><Relationship Id="rId426" Type="http://schemas.openxmlformats.org/officeDocument/2006/relationships/image" Target="media/image186.wmf"/><Relationship Id="rId425" Type="http://schemas.openxmlformats.org/officeDocument/2006/relationships/oleObject" Target="embeddings/oleObject234.bin"/><Relationship Id="rId424" Type="http://schemas.openxmlformats.org/officeDocument/2006/relationships/image" Target="media/image185.wmf"/><Relationship Id="rId423" Type="http://schemas.openxmlformats.org/officeDocument/2006/relationships/oleObject" Target="embeddings/oleObject233.bin"/><Relationship Id="rId422" Type="http://schemas.openxmlformats.org/officeDocument/2006/relationships/image" Target="media/image184.wmf"/><Relationship Id="rId421" Type="http://schemas.openxmlformats.org/officeDocument/2006/relationships/oleObject" Target="embeddings/oleObject232.bin"/><Relationship Id="rId420" Type="http://schemas.openxmlformats.org/officeDocument/2006/relationships/image" Target="media/image183.wmf"/><Relationship Id="rId42" Type="http://schemas.openxmlformats.org/officeDocument/2006/relationships/image" Target="media/image18.wmf"/><Relationship Id="rId419" Type="http://schemas.openxmlformats.org/officeDocument/2006/relationships/oleObject" Target="embeddings/oleObject231.bin"/><Relationship Id="rId418" Type="http://schemas.openxmlformats.org/officeDocument/2006/relationships/image" Target="media/image182.wmf"/><Relationship Id="rId417" Type="http://schemas.openxmlformats.org/officeDocument/2006/relationships/oleObject" Target="embeddings/oleObject230.bin"/><Relationship Id="rId416" Type="http://schemas.openxmlformats.org/officeDocument/2006/relationships/image" Target="media/image181.wmf"/><Relationship Id="rId415" Type="http://schemas.openxmlformats.org/officeDocument/2006/relationships/oleObject" Target="embeddings/oleObject229.bin"/><Relationship Id="rId414" Type="http://schemas.openxmlformats.org/officeDocument/2006/relationships/image" Target="media/image180.wmf"/><Relationship Id="rId413" Type="http://schemas.openxmlformats.org/officeDocument/2006/relationships/oleObject" Target="embeddings/oleObject228.bin"/><Relationship Id="rId412" Type="http://schemas.openxmlformats.org/officeDocument/2006/relationships/oleObject" Target="embeddings/oleObject227.bin"/><Relationship Id="rId411" Type="http://schemas.openxmlformats.org/officeDocument/2006/relationships/image" Target="media/image179.wmf"/><Relationship Id="rId410" Type="http://schemas.openxmlformats.org/officeDocument/2006/relationships/oleObject" Target="embeddings/oleObject226.bin"/><Relationship Id="rId41" Type="http://schemas.openxmlformats.org/officeDocument/2006/relationships/oleObject" Target="embeddings/oleObject18.bin"/><Relationship Id="rId409" Type="http://schemas.openxmlformats.org/officeDocument/2006/relationships/oleObject" Target="embeddings/oleObject225.bin"/><Relationship Id="rId408" Type="http://schemas.openxmlformats.org/officeDocument/2006/relationships/oleObject" Target="embeddings/oleObject224.bin"/><Relationship Id="rId407" Type="http://schemas.openxmlformats.org/officeDocument/2006/relationships/oleObject" Target="embeddings/oleObject223.bin"/><Relationship Id="rId406" Type="http://schemas.openxmlformats.org/officeDocument/2006/relationships/oleObject" Target="embeddings/oleObject222.bin"/><Relationship Id="rId405" Type="http://schemas.openxmlformats.org/officeDocument/2006/relationships/oleObject" Target="embeddings/oleObject221.bin"/><Relationship Id="rId404" Type="http://schemas.openxmlformats.org/officeDocument/2006/relationships/oleObject" Target="embeddings/oleObject220.bin"/><Relationship Id="rId403" Type="http://schemas.openxmlformats.org/officeDocument/2006/relationships/oleObject" Target="embeddings/oleObject219.bin"/><Relationship Id="rId402" Type="http://schemas.openxmlformats.org/officeDocument/2006/relationships/oleObject" Target="embeddings/oleObject218.bin"/><Relationship Id="rId401" Type="http://schemas.openxmlformats.org/officeDocument/2006/relationships/oleObject" Target="embeddings/oleObject217.bin"/><Relationship Id="rId400" Type="http://schemas.openxmlformats.org/officeDocument/2006/relationships/image" Target="media/image178.wmf"/><Relationship Id="rId40" Type="http://schemas.openxmlformats.org/officeDocument/2006/relationships/image" Target="media/image17.wmf"/><Relationship Id="rId4" Type="http://schemas.microsoft.com/office/2011/relationships/commentsExtended" Target="commentsExtended.xml"/><Relationship Id="rId399" Type="http://schemas.openxmlformats.org/officeDocument/2006/relationships/oleObject" Target="embeddings/oleObject216.bin"/><Relationship Id="rId398" Type="http://schemas.openxmlformats.org/officeDocument/2006/relationships/oleObject" Target="embeddings/oleObject215.bin"/><Relationship Id="rId397" Type="http://schemas.openxmlformats.org/officeDocument/2006/relationships/image" Target="media/image177.wmf"/><Relationship Id="rId396" Type="http://schemas.openxmlformats.org/officeDocument/2006/relationships/oleObject" Target="embeddings/oleObject214.bin"/><Relationship Id="rId395" Type="http://schemas.openxmlformats.org/officeDocument/2006/relationships/image" Target="media/image176.wmf"/><Relationship Id="rId394" Type="http://schemas.openxmlformats.org/officeDocument/2006/relationships/oleObject" Target="embeddings/oleObject213.bin"/><Relationship Id="rId393" Type="http://schemas.openxmlformats.org/officeDocument/2006/relationships/oleObject" Target="embeddings/oleObject212.bin"/><Relationship Id="rId392" Type="http://schemas.openxmlformats.org/officeDocument/2006/relationships/image" Target="media/image175.wmf"/><Relationship Id="rId391" Type="http://schemas.openxmlformats.org/officeDocument/2006/relationships/oleObject" Target="embeddings/oleObject211.bin"/><Relationship Id="rId390" Type="http://schemas.openxmlformats.org/officeDocument/2006/relationships/oleObject" Target="embeddings/oleObject210.bin"/><Relationship Id="rId39" Type="http://schemas.openxmlformats.org/officeDocument/2006/relationships/oleObject" Target="embeddings/oleObject17.bin"/><Relationship Id="rId389" Type="http://schemas.openxmlformats.org/officeDocument/2006/relationships/oleObject" Target="embeddings/oleObject209.bin"/><Relationship Id="rId388" Type="http://schemas.openxmlformats.org/officeDocument/2006/relationships/oleObject" Target="embeddings/oleObject208.bin"/><Relationship Id="rId387" Type="http://schemas.openxmlformats.org/officeDocument/2006/relationships/oleObject" Target="embeddings/oleObject207.bin"/><Relationship Id="rId386" Type="http://schemas.openxmlformats.org/officeDocument/2006/relationships/oleObject" Target="embeddings/oleObject206.bin"/><Relationship Id="rId385" Type="http://schemas.openxmlformats.org/officeDocument/2006/relationships/image" Target="media/image174.wmf"/><Relationship Id="rId384" Type="http://schemas.openxmlformats.org/officeDocument/2006/relationships/oleObject" Target="embeddings/oleObject205.bin"/><Relationship Id="rId383" Type="http://schemas.openxmlformats.org/officeDocument/2006/relationships/oleObject" Target="embeddings/oleObject204.bin"/><Relationship Id="rId382" Type="http://schemas.openxmlformats.org/officeDocument/2006/relationships/image" Target="media/image173.wmf"/><Relationship Id="rId381" Type="http://schemas.openxmlformats.org/officeDocument/2006/relationships/oleObject" Target="embeddings/oleObject203.bin"/><Relationship Id="rId380" Type="http://schemas.openxmlformats.org/officeDocument/2006/relationships/image" Target="media/image172.wmf"/><Relationship Id="rId38" Type="http://schemas.openxmlformats.org/officeDocument/2006/relationships/image" Target="media/image16.wmf"/><Relationship Id="rId379" Type="http://schemas.openxmlformats.org/officeDocument/2006/relationships/oleObject" Target="embeddings/oleObject202.bin"/><Relationship Id="rId378" Type="http://schemas.openxmlformats.org/officeDocument/2006/relationships/image" Target="media/image171.wmf"/><Relationship Id="rId377" Type="http://schemas.openxmlformats.org/officeDocument/2006/relationships/oleObject" Target="embeddings/oleObject201.bin"/><Relationship Id="rId376" Type="http://schemas.openxmlformats.org/officeDocument/2006/relationships/image" Target="media/image170.wmf"/><Relationship Id="rId375" Type="http://schemas.openxmlformats.org/officeDocument/2006/relationships/oleObject" Target="embeddings/oleObject200.bin"/><Relationship Id="rId374" Type="http://schemas.openxmlformats.org/officeDocument/2006/relationships/oleObject" Target="embeddings/oleObject199.bin"/><Relationship Id="rId373" Type="http://schemas.openxmlformats.org/officeDocument/2006/relationships/image" Target="media/image169.wmf"/><Relationship Id="rId372" Type="http://schemas.openxmlformats.org/officeDocument/2006/relationships/oleObject" Target="embeddings/oleObject198.bin"/><Relationship Id="rId371" Type="http://schemas.openxmlformats.org/officeDocument/2006/relationships/image" Target="media/image168.wmf"/><Relationship Id="rId370" Type="http://schemas.openxmlformats.org/officeDocument/2006/relationships/oleObject" Target="embeddings/oleObject197.bin"/><Relationship Id="rId37" Type="http://schemas.openxmlformats.org/officeDocument/2006/relationships/oleObject" Target="embeddings/oleObject16.bin"/><Relationship Id="rId369" Type="http://schemas.openxmlformats.org/officeDocument/2006/relationships/oleObject" Target="embeddings/oleObject196.bin"/><Relationship Id="rId368" Type="http://schemas.openxmlformats.org/officeDocument/2006/relationships/image" Target="media/image167.wmf"/><Relationship Id="rId367" Type="http://schemas.openxmlformats.org/officeDocument/2006/relationships/oleObject" Target="embeddings/oleObject195.bin"/><Relationship Id="rId366" Type="http://schemas.openxmlformats.org/officeDocument/2006/relationships/image" Target="media/image166.wmf"/><Relationship Id="rId365" Type="http://schemas.openxmlformats.org/officeDocument/2006/relationships/oleObject" Target="embeddings/oleObject194.bin"/><Relationship Id="rId364" Type="http://schemas.openxmlformats.org/officeDocument/2006/relationships/image" Target="media/image165.wmf"/><Relationship Id="rId363" Type="http://schemas.openxmlformats.org/officeDocument/2006/relationships/oleObject" Target="embeddings/oleObject193.bin"/><Relationship Id="rId362" Type="http://schemas.openxmlformats.org/officeDocument/2006/relationships/image" Target="media/image164.wmf"/><Relationship Id="rId361" Type="http://schemas.openxmlformats.org/officeDocument/2006/relationships/oleObject" Target="embeddings/oleObject192.bin"/><Relationship Id="rId360" Type="http://schemas.openxmlformats.org/officeDocument/2006/relationships/image" Target="media/image163.wmf"/><Relationship Id="rId36" Type="http://schemas.openxmlformats.org/officeDocument/2006/relationships/image" Target="media/image15.wmf"/><Relationship Id="rId359" Type="http://schemas.openxmlformats.org/officeDocument/2006/relationships/oleObject" Target="embeddings/oleObject191.bin"/><Relationship Id="rId358" Type="http://schemas.openxmlformats.org/officeDocument/2006/relationships/image" Target="media/image162.wmf"/><Relationship Id="rId357" Type="http://schemas.openxmlformats.org/officeDocument/2006/relationships/oleObject" Target="embeddings/oleObject190.bin"/><Relationship Id="rId356" Type="http://schemas.openxmlformats.org/officeDocument/2006/relationships/image" Target="media/image161.wmf"/><Relationship Id="rId355" Type="http://schemas.openxmlformats.org/officeDocument/2006/relationships/oleObject" Target="embeddings/oleObject189.bin"/><Relationship Id="rId354" Type="http://schemas.openxmlformats.org/officeDocument/2006/relationships/image" Target="media/image160.wmf"/><Relationship Id="rId353" Type="http://schemas.openxmlformats.org/officeDocument/2006/relationships/oleObject" Target="embeddings/oleObject188.bin"/><Relationship Id="rId352" Type="http://schemas.openxmlformats.org/officeDocument/2006/relationships/image" Target="media/image159.wmf"/><Relationship Id="rId351" Type="http://schemas.openxmlformats.org/officeDocument/2006/relationships/oleObject" Target="embeddings/oleObject187.bin"/><Relationship Id="rId350" Type="http://schemas.openxmlformats.org/officeDocument/2006/relationships/oleObject" Target="embeddings/oleObject186.bin"/><Relationship Id="rId35" Type="http://schemas.openxmlformats.org/officeDocument/2006/relationships/oleObject" Target="embeddings/oleObject15.bin"/><Relationship Id="rId349" Type="http://schemas.openxmlformats.org/officeDocument/2006/relationships/image" Target="media/image158.wmf"/><Relationship Id="rId348" Type="http://schemas.openxmlformats.org/officeDocument/2006/relationships/oleObject" Target="embeddings/oleObject185.bin"/><Relationship Id="rId347" Type="http://schemas.openxmlformats.org/officeDocument/2006/relationships/image" Target="media/image157.wmf"/><Relationship Id="rId346" Type="http://schemas.openxmlformats.org/officeDocument/2006/relationships/oleObject" Target="embeddings/oleObject184.bin"/><Relationship Id="rId345" Type="http://schemas.openxmlformats.org/officeDocument/2006/relationships/image" Target="media/image156.wmf"/><Relationship Id="rId344" Type="http://schemas.openxmlformats.org/officeDocument/2006/relationships/oleObject" Target="embeddings/oleObject183.bin"/><Relationship Id="rId343" Type="http://schemas.openxmlformats.org/officeDocument/2006/relationships/image" Target="media/image155.wmf"/><Relationship Id="rId342" Type="http://schemas.openxmlformats.org/officeDocument/2006/relationships/oleObject" Target="embeddings/oleObject182.bin"/><Relationship Id="rId341" Type="http://schemas.openxmlformats.org/officeDocument/2006/relationships/oleObject" Target="embeddings/oleObject181.bin"/><Relationship Id="rId340" Type="http://schemas.openxmlformats.org/officeDocument/2006/relationships/image" Target="media/image154.wmf"/><Relationship Id="rId34" Type="http://schemas.openxmlformats.org/officeDocument/2006/relationships/image" Target="media/image14.wmf"/><Relationship Id="rId339" Type="http://schemas.openxmlformats.org/officeDocument/2006/relationships/oleObject" Target="embeddings/oleObject180.bin"/><Relationship Id="rId338" Type="http://schemas.openxmlformats.org/officeDocument/2006/relationships/image" Target="media/image153.wmf"/><Relationship Id="rId337" Type="http://schemas.openxmlformats.org/officeDocument/2006/relationships/oleObject" Target="embeddings/oleObject179.bin"/><Relationship Id="rId336" Type="http://schemas.openxmlformats.org/officeDocument/2006/relationships/oleObject" Target="embeddings/oleObject178.bin"/><Relationship Id="rId335" Type="http://schemas.openxmlformats.org/officeDocument/2006/relationships/oleObject" Target="embeddings/oleObject177.bin"/><Relationship Id="rId334" Type="http://schemas.openxmlformats.org/officeDocument/2006/relationships/oleObject" Target="embeddings/oleObject176.bin"/><Relationship Id="rId333" Type="http://schemas.openxmlformats.org/officeDocument/2006/relationships/image" Target="media/image152.wmf"/><Relationship Id="rId332" Type="http://schemas.openxmlformats.org/officeDocument/2006/relationships/oleObject" Target="embeddings/oleObject175.bin"/><Relationship Id="rId331" Type="http://schemas.openxmlformats.org/officeDocument/2006/relationships/image" Target="media/image151.wmf"/><Relationship Id="rId330" Type="http://schemas.openxmlformats.org/officeDocument/2006/relationships/oleObject" Target="embeddings/oleObject174.bin"/><Relationship Id="rId33" Type="http://schemas.openxmlformats.org/officeDocument/2006/relationships/oleObject" Target="embeddings/oleObject14.bin"/><Relationship Id="rId329" Type="http://schemas.openxmlformats.org/officeDocument/2006/relationships/image" Target="media/image150.wmf"/><Relationship Id="rId328" Type="http://schemas.openxmlformats.org/officeDocument/2006/relationships/oleObject" Target="embeddings/oleObject173.bin"/><Relationship Id="rId327" Type="http://schemas.openxmlformats.org/officeDocument/2006/relationships/image" Target="media/image149.wmf"/><Relationship Id="rId326" Type="http://schemas.openxmlformats.org/officeDocument/2006/relationships/oleObject" Target="embeddings/oleObject172.bin"/><Relationship Id="rId325" Type="http://schemas.openxmlformats.org/officeDocument/2006/relationships/image" Target="media/image148.wmf"/><Relationship Id="rId324" Type="http://schemas.openxmlformats.org/officeDocument/2006/relationships/oleObject" Target="embeddings/oleObject171.bin"/><Relationship Id="rId323" Type="http://schemas.openxmlformats.org/officeDocument/2006/relationships/image" Target="media/image147.wmf"/><Relationship Id="rId322" Type="http://schemas.openxmlformats.org/officeDocument/2006/relationships/oleObject" Target="embeddings/oleObject170.bin"/><Relationship Id="rId321" Type="http://schemas.openxmlformats.org/officeDocument/2006/relationships/image" Target="media/image146.wmf"/><Relationship Id="rId320" Type="http://schemas.openxmlformats.org/officeDocument/2006/relationships/oleObject" Target="embeddings/oleObject169.bin"/><Relationship Id="rId32" Type="http://schemas.openxmlformats.org/officeDocument/2006/relationships/image" Target="media/image13.wmf"/><Relationship Id="rId319" Type="http://schemas.openxmlformats.org/officeDocument/2006/relationships/image" Target="media/image145.wmf"/><Relationship Id="rId318" Type="http://schemas.openxmlformats.org/officeDocument/2006/relationships/oleObject" Target="embeddings/oleObject168.bin"/><Relationship Id="rId317" Type="http://schemas.openxmlformats.org/officeDocument/2006/relationships/image" Target="media/image144.wmf"/><Relationship Id="rId316" Type="http://schemas.openxmlformats.org/officeDocument/2006/relationships/oleObject" Target="embeddings/oleObject167.bin"/><Relationship Id="rId315" Type="http://schemas.openxmlformats.org/officeDocument/2006/relationships/image" Target="media/image143.wmf"/><Relationship Id="rId314" Type="http://schemas.openxmlformats.org/officeDocument/2006/relationships/oleObject" Target="embeddings/oleObject166.bin"/><Relationship Id="rId313" Type="http://schemas.openxmlformats.org/officeDocument/2006/relationships/image" Target="media/image142.wmf"/><Relationship Id="rId312" Type="http://schemas.openxmlformats.org/officeDocument/2006/relationships/oleObject" Target="embeddings/oleObject165.bin"/><Relationship Id="rId311" Type="http://schemas.openxmlformats.org/officeDocument/2006/relationships/image" Target="media/image141.wmf"/><Relationship Id="rId310" Type="http://schemas.openxmlformats.org/officeDocument/2006/relationships/oleObject" Target="embeddings/oleObject164.bin"/><Relationship Id="rId31" Type="http://schemas.openxmlformats.org/officeDocument/2006/relationships/oleObject" Target="embeddings/oleObject13.bin"/><Relationship Id="rId309" Type="http://schemas.openxmlformats.org/officeDocument/2006/relationships/image" Target="media/image140.wmf"/><Relationship Id="rId308" Type="http://schemas.openxmlformats.org/officeDocument/2006/relationships/oleObject" Target="embeddings/oleObject163.bin"/><Relationship Id="rId307" Type="http://schemas.openxmlformats.org/officeDocument/2006/relationships/image" Target="media/image139.wmf"/><Relationship Id="rId306" Type="http://schemas.openxmlformats.org/officeDocument/2006/relationships/oleObject" Target="embeddings/oleObject162.bin"/><Relationship Id="rId305" Type="http://schemas.openxmlformats.org/officeDocument/2006/relationships/image" Target="media/image138.wmf"/><Relationship Id="rId304" Type="http://schemas.openxmlformats.org/officeDocument/2006/relationships/oleObject" Target="embeddings/oleObject161.bin"/><Relationship Id="rId303" Type="http://schemas.openxmlformats.org/officeDocument/2006/relationships/image" Target="media/image137.wmf"/><Relationship Id="rId302" Type="http://schemas.openxmlformats.org/officeDocument/2006/relationships/oleObject" Target="embeddings/oleObject160.bin"/><Relationship Id="rId301" Type="http://schemas.openxmlformats.org/officeDocument/2006/relationships/oleObject" Target="embeddings/oleObject159.bin"/><Relationship Id="rId300" Type="http://schemas.openxmlformats.org/officeDocument/2006/relationships/image" Target="media/image136.wmf"/><Relationship Id="rId30" Type="http://schemas.openxmlformats.org/officeDocument/2006/relationships/image" Target="media/image12.wmf"/><Relationship Id="rId3" Type="http://schemas.openxmlformats.org/officeDocument/2006/relationships/comments" Target="comments.xml"/><Relationship Id="rId299" Type="http://schemas.openxmlformats.org/officeDocument/2006/relationships/oleObject" Target="embeddings/oleObject158.bin"/><Relationship Id="rId298" Type="http://schemas.openxmlformats.org/officeDocument/2006/relationships/oleObject" Target="embeddings/oleObject157.bin"/><Relationship Id="rId297" Type="http://schemas.openxmlformats.org/officeDocument/2006/relationships/oleObject" Target="embeddings/oleObject156.bin"/><Relationship Id="rId296" Type="http://schemas.openxmlformats.org/officeDocument/2006/relationships/image" Target="media/image135.wmf"/><Relationship Id="rId295" Type="http://schemas.openxmlformats.org/officeDocument/2006/relationships/oleObject" Target="embeddings/oleObject155.bin"/><Relationship Id="rId294" Type="http://schemas.openxmlformats.org/officeDocument/2006/relationships/image" Target="media/image134.wmf"/><Relationship Id="rId293" Type="http://schemas.openxmlformats.org/officeDocument/2006/relationships/oleObject" Target="embeddings/oleObject154.bin"/><Relationship Id="rId292" Type="http://schemas.openxmlformats.org/officeDocument/2006/relationships/image" Target="media/image133.wmf"/><Relationship Id="rId291" Type="http://schemas.openxmlformats.org/officeDocument/2006/relationships/oleObject" Target="embeddings/oleObject153.bin"/><Relationship Id="rId290" Type="http://schemas.openxmlformats.org/officeDocument/2006/relationships/image" Target="media/image132.wmf"/><Relationship Id="rId29" Type="http://schemas.openxmlformats.org/officeDocument/2006/relationships/oleObject" Target="embeddings/oleObject12.bin"/><Relationship Id="rId289" Type="http://schemas.openxmlformats.org/officeDocument/2006/relationships/oleObject" Target="embeddings/oleObject152.bin"/><Relationship Id="rId288" Type="http://schemas.openxmlformats.org/officeDocument/2006/relationships/oleObject" Target="embeddings/oleObject151.bin"/><Relationship Id="rId287" Type="http://schemas.openxmlformats.org/officeDocument/2006/relationships/image" Target="media/image131.wmf"/><Relationship Id="rId286" Type="http://schemas.openxmlformats.org/officeDocument/2006/relationships/oleObject" Target="embeddings/oleObject150.bin"/><Relationship Id="rId285" Type="http://schemas.openxmlformats.org/officeDocument/2006/relationships/image" Target="media/image130.wmf"/><Relationship Id="rId284" Type="http://schemas.openxmlformats.org/officeDocument/2006/relationships/oleObject" Target="embeddings/oleObject149.bin"/><Relationship Id="rId283" Type="http://schemas.openxmlformats.org/officeDocument/2006/relationships/image" Target="media/image129.wmf"/><Relationship Id="rId282" Type="http://schemas.openxmlformats.org/officeDocument/2006/relationships/oleObject" Target="embeddings/oleObject148.bin"/><Relationship Id="rId281" Type="http://schemas.openxmlformats.org/officeDocument/2006/relationships/image" Target="media/image128.wmf"/><Relationship Id="rId280" Type="http://schemas.openxmlformats.org/officeDocument/2006/relationships/oleObject" Target="embeddings/oleObject147.bin"/><Relationship Id="rId28" Type="http://schemas.openxmlformats.org/officeDocument/2006/relationships/image" Target="media/image11.wmf"/><Relationship Id="rId279" Type="http://schemas.openxmlformats.org/officeDocument/2006/relationships/image" Target="media/image127.wmf"/><Relationship Id="rId278" Type="http://schemas.openxmlformats.org/officeDocument/2006/relationships/oleObject" Target="embeddings/oleObject146.bin"/><Relationship Id="rId277" Type="http://schemas.openxmlformats.org/officeDocument/2006/relationships/image" Target="media/image126.wmf"/><Relationship Id="rId276" Type="http://schemas.openxmlformats.org/officeDocument/2006/relationships/oleObject" Target="embeddings/oleObject145.bin"/><Relationship Id="rId275" Type="http://schemas.openxmlformats.org/officeDocument/2006/relationships/image" Target="media/image125.wmf"/><Relationship Id="rId274" Type="http://schemas.openxmlformats.org/officeDocument/2006/relationships/oleObject" Target="embeddings/oleObject144.bin"/><Relationship Id="rId273" Type="http://schemas.openxmlformats.org/officeDocument/2006/relationships/image" Target="media/image124.wmf"/><Relationship Id="rId272" Type="http://schemas.openxmlformats.org/officeDocument/2006/relationships/oleObject" Target="embeddings/oleObject143.bin"/><Relationship Id="rId271" Type="http://schemas.openxmlformats.org/officeDocument/2006/relationships/image" Target="media/image123.wmf"/><Relationship Id="rId270" Type="http://schemas.openxmlformats.org/officeDocument/2006/relationships/oleObject" Target="embeddings/oleObject142.bin"/><Relationship Id="rId27" Type="http://schemas.openxmlformats.org/officeDocument/2006/relationships/oleObject" Target="embeddings/oleObject11.bin"/><Relationship Id="rId269" Type="http://schemas.openxmlformats.org/officeDocument/2006/relationships/image" Target="media/image122.wmf"/><Relationship Id="rId268" Type="http://schemas.openxmlformats.org/officeDocument/2006/relationships/oleObject" Target="embeddings/oleObject141.bin"/><Relationship Id="rId267" Type="http://schemas.openxmlformats.org/officeDocument/2006/relationships/image" Target="media/image121.wmf"/><Relationship Id="rId266" Type="http://schemas.openxmlformats.org/officeDocument/2006/relationships/oleObject" Target="embeddings/oleObject140.bin"/><Relationship Id="rId265" Type="http://schemas.openxmlformats.org/officeDocument/2006/relationships/image" Target="media/image120.wmf"/><Relationship Id="rId264" Type="http://schemas.openxmlformats.org/officeDocument/2006/relationships/oleObject" Target="embeddings/oleObject139.bin"/><Relationship Id="rId263" Type="http://schemas.openxmlformats.org/officeDocument/2006/relationships/image" Target="media/image119.wmf"/><Relationship Id="rId262" Type="http://schemas.openxmlformats.org/officeDocument/2006/relationships/oleObject" Target="embeddings/oleObject138.bin"/><Relationship Id="rId261" Type="http://schemas.openxmlformats.org/officeDocument/2006/relationships/image" Target="media/image118.wmf"/><Relationship Id="rId260" Type="http://schemas.openxmlformats.org/officeDocument/2006/relationships/oleObject" Target="embeddings/oleObject137.bin"/><Relationship Id="rId26" Type="http://schemas.openxmlformats.org/officeDocument/2006/relationships/image" Target="media/image10.wmf"/><Relationship Id="rId259" Type="http://schemas.openxmlformats.org/officeDocument/2006/relationships/image" Target="media/image117.wmf"/><Relationship Id="rId258" Type="http://schemas.openxmlformats.org/officeDocument/2006/relationships/oleObject" Target="embeddings/oleObject136.bin"/><Relationship Id="rId257" Type="http://schemas.openxmlformats.org/officeDocument/2006/relationships/image" Target="media/image116.wmf"/><Relationship Id="rId256" Type="http://schemas.openxmlformats.org/officeDocument/2006/relationships/oleObject" Target="embeddings/oleObject135.bin"/><Relationship Id="rId255" Type="http://schemas.openxmlformats.org/officeDocument/2006/relationships/image" Target="media/image115.wmf"/><Relationship Id="rId254" Type="http://schemas.openxmlformats.org/officeDocument/2006/relationships/oleObject" Target="embeddings/oleObject134.bin"/><Relationship Id="rId253" Type="http://schemas.openxmlformats.org/officeDocument/2006/relationships/image" Target="media/image114.wmf"/><Relationship Id="rId252" Type="http://schemas.openxmlformats.org/officeDocument/2006/relationships/oleObject" Target="embeddings/oleObject133.bin"/><Relationship Id="rId251" Type="http://schemas.openxmlformats.org/officeDocument/2006/relationships/image" Target="media/image113.wmf"/><Relationship Id="rId250" Type="http://schemas.openxmlformats.org/officeDocument/2006/relationships/oleObject" Target="embeddings/oleObject132.bin"/><Relationship Id="rId25" Type="http://schemas.openxmlformats.org/officeDocument/2006/relationships/oleObject" Target="embeddings/oleObject10.bin"/><Relationship Id="rId249" Type="http://schemas.openxmlformats.org/officeDocument/2006/relationships/image" Target="media/image112.wmf"/><Relationship Id="rId248" Type="http://schemas.openxmlformats.org/officeDocument/2006/relationships/oleObject" Target="embeddings/oleObject131.bin"/><Relationship Id="rId247" Type="http://schemas.openxmlformats.org/officeDocument/2006/relationships/image" Target="media/image111.wmf"/><Relationship Id="rId246" Type="http://schemas.openxmlformats.org/officeDocument/2006/relationships/oleObject" Target="embeddings/oleObject130.bin"/><Relationship Id="rId245" Type="http://schemas.openxmlformats.org/officeDocument/2006/relationships/image" Target="media/image110.wmf"/><Relationship Id="rId244" Type="http://schemas.openxmlformats.org/officeDocument/2006/relationships/oleObject" Target="embeddings/oleObject129.bin"/><Relationship Id="rId243" Type="http://schemas.openxmlformats.org/officeDocument/2006/relationships/image" Target="media/image109.wmf"/><Relationship Id="rId242" Type="http://schemas.openxmlformats.org/officeDocument/2006/relationships/oleObject" Target="embeddings/oleObject128.bin"/><Relationship Id="rId241" Type="http://schemas.openxmlformats.org/officeDocument/2006/relationships/image" Target="media/image108.wmf"/><Relationship Id="rId240" Type="http://schemas.openxmlformats.org/officeDocument/2006/relationships/oleObject" Target="embeddings/oleObject127.bin"/><Relationship Id="rId24" Type="http://schemas.openxmlformats.org/officeDocument/2006/relationships/image" Target="media/image9.wmf"/><Relationship Id="rId239" Type="http://schemas.openxmlformats.org/officeDocument/2006/relationships/image" Target="media/image107.wmf"/><Relationship Id="rId238" Type="http://schemas.openxmlformats.org/officeDocument/2006/relationships/oleObject" Target="embeddings/oleObject126.bin"/><Relationship Id="rId237" Type="http://schemas.openxmlformats.org/officeDocument/2006/relationships/image" Target="media/image106.wmf"/><Relationship Id="rId236" Type="http://schemas.openxmlformats.org/officeDocument/2006/relationships/oleObject" Target="embeddings/oleObject125.bin"/><Relationship Id="rId235" Type="http://schemas.openxmlformats.org/officeDocument/2006/relationships/image" Target="media/image105.wmf"/><Relationship Id="rId234" Type="http://schemas.openxmlformats.org/officeDocument/2006/relationships/oleObject" Target="embeddings/oleObject124.bin"/><Relationship Id="rId233" Type="http://schemas.openxmlformats.org/officeDocument/2006/relationships/image" Target="media/image104.wmf"/><Relationship Id="rId232" Type="http://schemas.openxmlformats.org/officeDocument/2006/relationships/oleObject" Target="embeddings/oleObject123.bin"/><Relationship Id="rId231" Type="http://schemas.openxmlformats.org/officeDocument/2006/relationships/image" Target="media/image103.wmf"/><Relationship Id="rId230" Type="http://schemas.openxmlformats.org/officeDocument/2006/relationships/oleObject" Target="embeddings/oleObject122.bin"/><Relationship Id="rId23" Type="http://schemas.openxmlformats.org/officeDocument/2006/relationships/oleObject" Target="embeddings/oleObject9.bin"/><Relationship Id="rId229" Type="http://schemas.openxmlformats.org/officeDocument/2006/relationships/image" Target="media/image102.wmf"/><Relationship Id="rId228" Type="http://schemas.openxmlformats.org/officeDocument/2006/relationships/oleObject" Target="embeddings/oleObject121.bin"/><Relationship Id="rId227" Type="http://schemas.openxmlformats.org/officeDocument/2006/relationships/image" Target="media/image101.wmf"/><Relationship Id="rId226" Type="http://schemas.openxmlformats.org/officeDocument/2006/relationships/oleObject" Target="embeddings/oleObject120.bin"/><Relationship Id="rId225" Type="http://schemas.openxmlformats.org/officeDocument/2006/relationships/image" Target="media/image100.wmf"/><Relationship Id="rId224" Type="http://schemas.openxmlformats.org/officeDocument/2006/relationships/oleObject" Target="embeddings/oleObject119.bin"/><Relationship Id="rId223" Type="http://schemas.openxmlformats.org/officeDocument/2006/relationships/image" Target="media/image99.wmf"/><Relationship Id="rId222" Type="http://schemas.openxmlformats.org/officeDocument/2006/relationships/oleObject" Target="embeddings/oleObject118.bin"/><Relationship Id="rId221" Type="http://schemas.openxmlformats.org/officeDocument/2006/relationships/image" Target="media/image98.wmf"/><Relationship Id="rId220" Type="http://schemas.openxmlformats.org/officeDocument/2006/relationships/oleObject" Target="embeddings/oleObject117.bin"/><Relationship Id="rId22" Type="http://schemas.openxmlformats.org/officeDocument/2006/relationships/image" Target="media/image8.wmf"/><Relationship Id="rId219" Type="http://schemas.openxmlformats.org/officeDocument/2006/relationships/image" Target="media/image97.wmf"/><Relationship Id="rId218" Type="http://schemas.openxmlformats.org/officeDocument/2006/relationships/oleObject" Target="embeddings/oleObject116.bin"/><Relationship Id="rId217" Type="http://schemas.openxmlformats.org/officeDocument/2006/relationships/image" Target="media/image96.wmf"/><Relationship Id="rId216" Type="http://schemas.openxmlformats.org/officeDocument/2006/relationships/oleObject" Target="embeddings/oleObject115.bin"/><Relationship Id="rId215" Type="http://schemas.openxmlformats.org/officeDocument/2006/relationships/image" Target="media/image95.wmf"/><Relationship Id="rId214" Type="http://schemas.openxmlformats.org/officeDocument/2006/relationships/oleObject" Target="embeddings/oleObject114.bin"/><Relationship Id="rId213" Type="http://schemas.openxmlformats.org/officeDocument/2006/relationships/image" Target="media/image94.wmf"/><Relationship Id="rId212" Type="http://schemas.openxmlformats.org/officeDocument/2006/relationships/oleObject" Target="embeddings/oleObject113.bin"/><Relationship Id="rId211" Type="http://schemas.openxmlformats.org/officeDocument/2006/relationships/image" Target="media/image93.png"/><Relationship Id="rId210" Type="http://schemas.openxmlformats.org/officeDocument/2006/relationships/image" Target="media/image92.wmf"/><Relationship Id="rId21" Type="http://schemas.openxmlformats.org/officeDocument/2006/relationships/oleObject" Target="embeddings/oleObject8.bin"/><Relationship Id="rId209" Type="http://schemas.openxmlformats.org/officeDocument/2006/relationships/oleObject" Target="embeddings/oleObject112.bin"/><Relationship Id="rId208" Type="http://schemas.openxmlformats.org/officeDocument/2006/relationships/image" Target="media/image91.wmf"/><Relationship Id="rId207" Type="http://schemas.openxmlformats.org/officeDocument/2006/relationships/oleObject" Target="embeddings/oleObject111.bin"/><Relationship Id="rId206" Type="http://schemas.openxmlformats.org/officeDocument/2006/relationships/image" Target="media/image90.wmf"/><Relationship Id="rId205" Type="http://schemas.openxmlformats.org/officeDocument/2006/relationships/oleObject" Target="embeddings/oleObject110.bin"/><Relationship Id="rId204" Type="http://schemas.openxmlformats.org/officeDocument/2006/relationships/image" Target="media/image89.wmf"/><Relationship Id="rId203" Type="http://schemas.openxmlformats.org/officeDocument/2006/relationships/oleObject" Target="embeddings/oleObject109.bin"/><Relationship Id="rId202" Type="http://schemas.openxmlformats.org/officeDocument/2006/relationships/image" Target="media/image88.wmf"/><Relationship Id="rId201" Type="http://schemas.openxmlformats.org/officeDocument/2006/relationships/oleObject" Target="embeddings/oleObject108.bin"/><Relationship Id="rId200" Type="http://schemas.openxmlformats.org/officeDocument/2006/relationships/image" Target="media/image87.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oleObject" Target="embeddings/oleObject106.bin"/><Relationship Id="rId197" Type="http://schemas.openxmlformats.org/officeDocument/2006/relationships/image" Target="media/image86.wmf"/><Relationship Id="rId196" Type="http://schemas.openxmlformats.org/officeDocument/2006/relationships/oleObject" Target="embeddings/oleObject105.bin"/><Relationship Id="rId195" Type="http://schemas.openxmlformats.org/officeDocument/2006/relationships/image" Target="media/image85.wmf"/><Relationship Id="rId194" Type="http://schemas.openxmlformats.org/officeDocument/2006/relationships/oleObject" Target="embeddings/oleObject104.bin"/><Relationship Id="rId193" Type="http://schemas.openxmlformats.org/officeDocument/2006/relationships/image" Target="media/image84.wmf"/><Relationship Id="rId192" Type="http://schemas.openxmlformats.org/officeDocument/2006/relationships/oleObject" Target="embeddings/oleObject103.bin"/><Relationship Id="rId191" Type="http://schemas.openxmlformats.org/officeDocument/2006/relationships/image" Target="media/image83.wmf"/><Relationship Id="rId190" Type="http://schemas.openxmlformats.org/officeDocument/2006/relationships/oleObject" Target="embeddings/oleObject102.bin"/><Relationship Id="rId19" Type="http://schemas.openxmlformats.org/officeDocument/2006/relationships/oleObject" Target="embeddings/oleObject7.bin"/><Relationship Id="rId189" Type="http://schemas.openxmlformats.org/officeDocument/2006/relationships/image" Target="media/image82.wmf"/><Relationship Id="rId188" Type="http://schemas.openxmlformats.org/officeDocument/2006/relationships/oleObject" Target="embeddings/oleObject101.bin"/><Relationship Id="rId187" Type="http://schemas.openxmlformats.org/officeDocument/2006/relationships/oleObject" Target="embeddings/oleObject100.bin"/><Relationship Id="rId186" Type="http://schemas.openxmlformats.org/officeDocument/2006/relationships/image" Target="media/image81.wmf"/><Relationship Id="rId185" Type="http://schemas.openxmlformats.org/officeDocument/2006/relationships/oleObject" Target="embeddings/oleObject99.bin"/><Relationship Id="rId184" Type="http://schemas.openxmlformats.org/officeDocument/2006/relationships/image" Target="media/image80.wmf"/><Relationship Id="rId183" Type="http://schemas.openxmlformats.org/officeDocument/2006/relationships/oleObject" Target="embeddings/oleObject98.bin"/><Relationship Id="rId182" Type="http://schemas.openxmlformats.org/officeDocument/2006/relationships/image" Target="media/image79.wmf"/><Relationship Id="rId181" Type="http://schemas.openxmlformats.org/officeDocument/2006/relationships/oleObject" Target="embeddings/oleObject97.bin"/><Relationship Id="rId180" Type="http://schemas.openxmlformats.org/officeDocument/2006/relationships/image" Target="media/image78.wmf"/><Relationship Id="rId18" Type="http://schemas.openxmlformats.org/officeDocument/2006/relationships/image" Target="media/image6.wmf"/><Relationship Id="rId179" Type="http://schemas.openxmlformats.org/officeDocument/2006/relationships/oleObject" Target="embeddings/oleObject96.bin"/><Relationship Id="rId178" Type="http://schemas.openxmlformats.org/officeDocument/2006/relationships/image" Target="media/image77.wmf"/><Relationship Id="rId177" Type="http://schemas.openxmlformats.org/officeDocument/2006/relationships/oleObject" Target="embeddings/oleObject95.bin"/><Relationship Id="rId176" Type="http://schemas.openxmlformats.org/officeDocument/2006/relationships/image" Target="media/image76.wmf"/><Relationship Id="rId175" Type="http://schemas.openxmlformats.org/officeDocument/2006/relationships/oleObject" Target="embeddings/oleObject94.bin"/><Relationship Id="rId174" Type="http://schemas.openxmlformats.org/officeDocument/2006/relationships/image" Target="media/image75.wmf"/><Relationship Id="rId173" Type="http://schemas.openxmlformats.org/officeDocument/2006/relationships/oleObject" Target="embeddings/oleObject93.bin"/><Relationship Id="rId172" Type="http://schemas.openxmlformats.org/officeDocument/2006/relationships/image" Target="media/image74.wmf"/><Relationship Id="rId171" Type="http://schemas.openxmlformats.org/officeDocument/2006/relationships/oleObject" Target="embeddings/oleObject92.bin"/><Relationship Id="rId170" Type="http://schemas.openxmlformats.org/officeDocument/2006/relationships/image" Target="media/image73.wmf"/><Relationship Id="rId17" Type="http://schemas.openxmlformats.org/officeDocument/2006/relationships/oleObject" Target="embeddings/oleObject6.bin"/><Relationship Id="rId169" Type="http://schemas.openxmlformats.org/officeDocument/2006/relationships/oleObject" Target="embeddings/oleObject91.bin"/><Relationship Id="rId168" Type="http://schemas.openxmlformats.org/officeDocument/2006/relationships/image" Target="media/image72.wmf"/><Relationship Id="rId167" Type="http://schemas.openxmlformats.org/officeDocument/2006/relationships/oleObject" Target="embeddings/oleObject90.bin"/><Relationship Id="rId166" Type="http://schemas.openxmlformats.org/officeDocument/2006/relationships/image" Target="media/image71.wmf"/><Relationship Id="rId165" Type="http://schemas.openxmlformats.org/officeDocument/2006/relationships/oleObject" Target="embeddings/oleObject89.bin"/><Relationship Id="rId164" Type="http://schemas.openxmlformats.org/officeDocument/2006/relationships/image" Target="media/image70.wmf"/><Relationship Id="rId163" Type="http://schemas.openxmlformats.org/officeDocument/2006/relationships/oleObject" Target="embeddings/oleObject88.bin"/><Relationship Id="rId162" Type="http://schemas.openxmlformats.org/officeDocument/2006/relationships/image" Target="media/image69.wmf"/><Relationship Id="rId161" Type="http://schemas.openxmlformats.org/officeDocument/2006/relationships/oleObject" Target="embeddings/oleObject87.bin"/><Relationship Id="rId160" Type="http://schemas.openxmlformats.org/officeDocument/2006/relationships/image" Target="media/image68.wmf"/><Relationship Id="rId16" Type="http://schemas.openxmlformats.org/officeDocument/2006/relationships/image" Target="media/image5.wmf"/><Relationship Id="rId159" Type="http://schemas.openxmlformats.org/officeDocument/2006/relationships/oleObject" Target="embeddings/oleObject86.bin"/><Relationship Id="rId158" Type="http://schemas.openxmlformats.org/officeDocument/2006/relationships/image" Target="media/image67.wmf"/><Relationship Id="rId157" Type="http://schemas.openxmlformats.org/officeDocument/2006/relationships/oleObject" Target="embeddings/oleObject85.bin"/><Relationship Id="rId156" Type="http://schemas.openxmlformats.org/officeDocument/2006/relationships/image" Target="media/image66.wmf"/><Relationship Id="rId155" Type="http://schemas.openxmlformats.org/officeDocument/2006/relationships/oleObject" Target="embeddings/oleObject84.bin"/><Relationship Id="rId154" Type="http://schemas.openxmlformats.org/officeDocument/2006/relationships/oleObject" Target="embeddings/oleObject83.bin"/><Relationship Id="rId153" Type="http://schemas.openxmlformats.org/officeDocument/2006/relationships/image" Target="media/image65.wmf"/><Relationship Id="rId152" Type="http://schemas.openxmlformats.org/officeDocument/2006/relationships/oleObject" Target="embeddings/oleObject82.bin"/><Relationship Id="rId151" Type="http://schemas.openxmlformats.org/officeDocument/2006/relationships/image" Target="media/image64.wmf"/><Relationship Id="rId150" Type="http://schemas.openxmlformats.org/officeDocument/2006/relationships/oleObject" Target="embeddings/oleObject81.bin"/><Relationship Id="rId15" Type="http://schemas.openxmlformats.org/officeDocument/2006/relationships/oleObject" Target="embeddings/oleObject5.bin"/><Relationship Id="rId149" Type="http://schemas.openxmlformats.org/officeDocument/2006/relationships/image" Target="media/image63.wmf"/><Relationship Id="rId148" Type="http://schemas.openxmlformats.org/officeDocument/2006/relationships/oleObject" Target="embeddings/oleObject80.bin"/><Relationship Id="rId147" Type="http://schemas.openxmlformats.org/officeDocument/2006/relationships/image" Target="media/image62.wmf"/><Relationship Id="rId146" Type="http://schemas.openxmlformats.org/officeDocument/2006/relationships/oleObject" Target="embeddings/oleObject79.bin"/><Relationship Id="rId145" Type="http://schemas.openxmlformats.org/officeDocument/2006/relationships/image" Target="media/image61.wmf"/><Relationship Id="rId144" Type="http://schemas.openxmlformats.org/officeDocument/2006/relationships/oleObject" Target="embeddings/oleObject78.bin"/><Relationship Id="rId143" Type="http://schemas.openxmlformats.org/officeDocument/2006/relationships/oleObject" Target="embeddings/oleObject77.bin"/><Relationship Id="rId142" Type="http://schemas.openxmlformats.org/officeDocument/2006/relationships/image" Target="media/image60.wmf"/><Relationship Id="rId141" Type="http://schemas.openxmlformats.org/officeDocument/2006/relationships/oleObject" Target="embeddings/oleObject76.bin"/><Relationship Id="rId140" Type="http://schemas.openxmlformats.org/officeDocument/2006/relationships/oleObject" Target="embeddings/oleObject75.bin"/><Relationship Id="rId14" Type="http://schemas.openxmlformats.org/officeDocument/2006/relationships/image" Target="media/image4.wmf"/><Relationship Id="rId139" Type="http://schemas.openxmlformats.org/officeDocument/2006/relationships/image" Target="media/image59.wmf"/><Relationship Id="rId138" Type="http://schemas.openxmlformats.org/officeDocument/2006/relationships/oleObject" Target="embeddings/oleObject74.bin"/><Relationship Id="rId137" Type="http://schemas.openxmlformats.org/officeDocument/2006/relationships/image" Target="media/image58.wmf"/><Relationship Id="rId136" Type="http://schemas.openxmlformats.org/officeDocument/2006/relationships/oleObject" Target="embeddings/oleObject73.bin"/><Relationship Id="rId135" Type="http://schemas.openxmlformats.org/officeDocument/2006/relationships/image" Target="media/image57.wmf"/><Relationship Id="rId134" Type="http://schemas.openxmlformats.org/officeDocument/2006/relationships/oleObject" Target="embeddings/oleObject72.bin"/><Relationship Id="rId133" Type="http://schemas.openxmlformats.org/officeDocument/2006/relationships/image" Target="media/image56.wmf"/><Relationship Id="rId132" Type="http://schemas.openxmlformats.org/officeDocument/2006/relationships/oleObject" Target="embeddings/oleObject71.bin"/><Relationship Id="rId131" Type="http://schemas.openxmlformats.org/officeDocument/2006/relationships/image" Target="media/image55.wmf"/><Relationship Id="rId130" Type="http://schemas.openxmlformats.org/officeDocument/2006/relationships/oleObject" Target="embeddings/oleObject70.bin"/><Relationship Id="rId13" Type="http://schemas.openxmlformats.org/officeDocument/2006/relationships/oleObject" Target="embeddings/oleObject4.bin"/><Relationship Id="rId129" Type="http://schemas.openxmlformats.org/officeDocument/2006/relationships/oleObject" Target="embeddings/oleObject69.bin"/><Relationship Id="rId128" Type="http://schemas.openxmlformats.org/officeDocument/2006/relationships/image" Target="media/image54.wmf"/><Relationship Id="rId127" Type="http://schemas.openxmlformats.org/officeDocument/2006/relationships/oleObject" Target="embeddings/oleObject68.bin"/><Relationship Id="rId126" Type="http://schemas.openxmlformats.org/officeDocument/2006/relationships/image" Target="media/image53.wmf"/><Relationship Id="rId125" Type="http://schemas.openxmlformats.org/officeDocument/2006/relationships/oleObject" Target="embeddings/oleObject67.bin"/><Relationship Id="rId124" Type="http://schemas.openxmlformats.org/officeDocument/2006/relationships/image" Target="media/image52.wmf"/><Relationship Id="rId123" Type="http://schemas.openxmlformats.org/officeDocument/2006/relationships/oleObject" Target="embeddings/oleObject66.bin"/><Relationship Id="rId122" Type="http://schemas.openxmlformats.org/officeDocument/2006/relationships/oleObject" Target="embeddings/oleObject65.bin"/><Relationship Id="rId121" Type="http://schemas.openxmlformats.org/officeDocument/2006/relationships/image" Target="media/image51.wmf"/><Relationship Id="rId120" Type="http://schemas.openxmlformats.org/officeDocument/2006/relationships/oleObject" Target="embeddings/oleObject64.bin"/><Relationship Id="rId12" Type="http://schemas.openxmlformats.org/officeDocument/2006/relationships/image" Target="media/image3.wmf"/><Relationship Id="rId119" Type="http://schemas.openxmlformats.org/officeDocument/2006/relationships/image" Target="media/image50.wmf"/><Relationship Id="rId118" Type="http://schemas.openxmlformats.org/officeDocument/2006/relationships/oleObject" Target="embeddings/oleObject63.bin"/><Relationship Id="rId117" Type="http://schemas.openxmlformats.org/officeDocument/2006/relationships/oleObject" Target="embeddings/oleObject62.bin"/><Relationship Id="rId116" Type="http://schemas.openxmlformats.org/officeDocument/2006/relationships/oleObject" Target="embeddings/oleObject61.bin"/><Relationship Id="rId115" Type="http://schemas.openxmlformats.org/officeDocument/2006/relationships/oleObject" Target="embeddings/oleObject60.bin"/><Relationship Id="rId114" Type="http://schemas.openxmlformats.org/officeDocument/2006/relationships/oleObject" Target="embeddings/oleObject59.bin"/><Relationship Id="rId113" Type="http://schemas.openxmlformats.org/officeDocument/2006/relationships/image" Target="media/image49.wmf"/><Relationship Id="rId112" Type="http://schemas.openxmlformats.org/officeDocument/2006/relationships/oleObject" Target="embeddings/oleObject58.bin"/><Relationship Id="rId111" Type="http://schemas.openxmlformats.org/officeDocument/2006/relationships/image" Target="media/image48.wmf"/><Relationship Id="rId110" Type="http://schemas.openxmlformats.org/officeDocument/2006/relationships/oleObject" Target="embeddings/oleObject57.bin"/><Relationship Id="rId11" Type="http://schemas.openxmlformats.org/officeDocument/2006/relationships/oleObject" Target="embeddings/oleObject3.bin"/><Relationship Id="rId109" Type="http://schemas.openxmlformats.org/officeDocument/2006/relationships/image" Target="media/image47.wmf"/><Relationship Id="rId108" Type="http://schemas.openxmlformats.org/officeDocument/2006/relationships/oleObject" Target="embeddings/oleObject56.bin"/><Relationship Id="rId107" Type="http://schemas.openxmlformats.org/officeDocument/2006/relationships/image" Target="media/image46.wmf"/><Relationship Id="rId106" Type="http://schemas.openxmlformats.org/officeDocument/2006/relationships/oleObject" Target="embeddings/oleObject55.bin"/><Relationship Id="rId105" Type="http://schemas.openxmlformats.org/officeDocument/2006/relationships/oleObject" Target="embeddings/oleObject54.bin"/><Relationship Id="rId104" Type="http://schemas.openxmlformats.org/officeDocument/2006/relationships/image" Target="media/image45.wmf"/><Relationship Id="rId103" Type="http://schemas.openxmlformats.org/officeDocument/2006/relationships/oleObject" Target="embeddings/oleObject53.bin"/><Relationship Id="rId102" Type="http://schemas.openxmlformats.org/officeDocument/2006/relationships/image" Target="media/image44.wmf"/><Relationship Id="rId101" Type="http://schemas.openxmlformats.org/officeDocument/2006/relationships/oleObject" Target="embeddings/oleObject52.bin"/><Relationship Id="rId100" Type="http://schemas.openxmlformats.org/officeDocument/2006/relationships/image" Target="media/image43.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0B6BDF-9036-4CAC-8C87-42016A65D24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4025</Words>
  <Characters>4052</Characters>
  <Lines>97</Lines>
  <Paragraphs>27</Paragraphs>
  <TotalTime>0</TotalTime>
  <ScaleCrop>false</ScaleCrop>
  <LinksUpToDate>false</LinksUpToDate>
  <CharactersWithSpaces>4156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2021-05-27T11:18:00Z</dcterms:created>
  <dc:creator>姚 伟华</dc:creator>
  <cp:lastModifiedBy>sxbz</cp:lastModifiedBy>
  <dcterms:modified xsi:type="dcterms:W3CDTF">2023-06-13T05:13:07Z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2052-11.1.0.14309</vt:lpwstr>
  </property>
  <property fmtid="{D5CDD505-2E9C-101B-9397-08002B2CF9AE}" pid="9" name="ICV">
    <vt:lpwstr>0B43C411E25E4F65B2E71228A4E89C9F</vt:lpwstr>
  </property>
</Properties>
</file>